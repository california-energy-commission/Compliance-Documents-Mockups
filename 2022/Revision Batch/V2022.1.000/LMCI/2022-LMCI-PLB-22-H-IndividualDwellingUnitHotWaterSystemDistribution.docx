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3C7CB" w14:textId="1DA3BA87" w:rsidR="00961911" w:rsidRPr="00601039" w:rsidRDefault="00961911" w:rsidP="00F03487">
      <w:pPr>
        <w:spacing w:after="0" w:line="240" w:lineRule="auto"/>
        <w:ind w:left="-90"/>
        <w:textAlignment w:val="baseline"/>
        <w:rPr>
          <w:rFonts w:cs="Calibri"/>
          <w:b/>
        </w:rPr>
      </w:pPr>
      <w:r w:rsidRPr="00601039">
        <w:rPr>
          <w:rFonts w:eastAsia="Times New Roman" w:cs="Calibri"/>
          <w:b/>
          <w:bCs/>
          <w:sz w:val="24"/>
          <w:szCs w:val="24"/>
        </w:rPr>
        <w:t xml:space="preserve">CERTIFICATE OF </w:t>
      </w:r>
      <w:r w:rsidRPr="3105FCFD">
        <w:rPr>
          <w:rFonts w:cs="Calibri"/>
          <w:b/>
          <w:bCs/>
          <w:sz w:val="24"/>
          <w:szCs w:val="24"/>
        </w:rPr>
        <w:t>INSTALLATION</w:t>
      </w:r>
    </w:p>
    <w:p w14:paraId="7B64AD6E" w14:textId="77777777" w:rsidR="00961911" w:rsidRPr="00601039" w:rsidRDefault="00961911" w:rsidP="00F03487">
      <w:pPr>
        <w:spacing w:after="0" w:line="240" w:lineRule="auto"/>
        <w:ind w:left="-90"/>
        <w:textAlignment w:val="baseline"/>
        <w:rPr>
          <w:rFonts w:ascii="Segoe UI" w:eastAsia="Times New Roman" w:hAnsi="Segoe UI" w:cs="Segoe UI"/>
          <w:sz w:val="18"/>
          <w:szCs w:val="18"/>
        </w:rPr>
      </w:pPr>
      <w:r w:rsidRPr="00601039">
        <w:rPr>
          <w:rFonts w:eastAsia="Times New Roman" w:cs="Calibri"/>
          <w:b/>
          <w:bCs/>
          <w:sz w:val="24"/>
          <w:szCs w:val="24"/>
        </w:rPr>
        <w:t>Note:</w:t>
      </w:r>
      <w:r w:rsidRPr="00601039">
        <w:rPr>
          <w:rFonts w:eastAsia="Times New Roman" w:cs="Calibri"/>
          <w:sz w:val="24"/>
          <w:szCs w:val="24"/>
        </w:rPr>
        <w:t xml:space="preserve"> This table completed by HERS Registry. </w:t>
      </w:r>
    </w:p>
    <w:tbl>
      <w:tblPr>
        <w:tblStyle w:val="TableGridLight"/>
        <w:tblW w:w="107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0"/>
        <w:gridCol w:w="5430"/>
      </w:tblGrid>
      <w:tr w:rsidR="00961911" w:rsidRPr="00601039" w14:paraId="7982BC76" w14:textId="77777777" w:rsidTr="00927EC2">
        <w:trPr>
          <w:trHeight w:val="427"/>
        </w:trPr>
        <w:tc>
          <w:tcPr>
            <w:tcW w:w="5340" w:type="dxa"/>
            <w:hideMark/>
          </w:tcPr>
          <w:p w14:paraId="605E4A5F"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Project Name: </w:t>
            </w:r>
          </w:p>
        </w:tc>
        <w:tc>
          <w:tcPr>
            <w:tcW w:w="5430" w:type="dxa"/>
            <w:hideMark/>
          </w:tcPr>
          <w:p w14:paraId="1C5810A1"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Enforcement Agency: </w:t>
            </w:r>
          </w:p>
        </w:tc>
      </w:tr>
      <w:tr w:rsidR="00961911" w:rsidRPr="00601039" w14:paraId="34E5B99A" w14:textId="77777777" w:rsidTr="00927EC2">
        <w:trPr>
          <w:trHeight w:val="427"/>
        </w:trPr>
        <w:tc>
          <w:tcPr>
            <w:tcW w:w="5340" w:type="dxa"/>
            <w:hideMark/>
          </w:tcPr>
          <w:p w14:paraId="2785021D"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Dwelling Address: </w:t>
            </w:r>
          </w:p>
        </w:tc>
        <w:tc>
          <w:tcPr>
            <w:tcW w:w="5430" w:type="dxa"/>
            <w:hideMark/>
          </w:tcPr>
          <w:p w14:paraId="34AEE721"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Permit Number: </w:t>
            </w:r>
          </w:p>
        </w:tc>
      </w:tr>
      <w:tr w:rsidR="00961911" w:rsidRPr="00601039" w14:paraId="70430564" w14:textId="77777777" w:rsidTr="00927EC2">
        <w:trPr>
          <w:trHeight w:val="427"/>
        </w:trPr>
        <w:tc>
          <w:tcPr>
            <w:tcW w:w="5340" w:type="dxa"/>
            <w:hideMark/>
          </w:tcPr>
          <w:p w14:paraId="6C0E0FE6"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00601039">
              <w:rPr>
                <w:rFonts w:eastAsia="Times New Roman" w:cs="Calibri"/>
                <w:sz w:val="24"/>
                <w:szCs w:val="24"/>
              </w:rPr>
              <w:t>City and Zip Code: </w:t>
            </w:r>
          </w:p>
        </w:tc>
        <w:tc>
          <w:tcPr>
            <w:tcW w:w="5430" w:type="dxa"/>
            <w:hideMark/>
          </w:tcPr>
          <w:p w14:paraId="7284EB47" w14:textId="77777777" w:rsidR="00961911" w:rsidRPr="00601039" w:rsidRDefault="00961911" w:rsidP="00DC6F5C">
            <w:pPr>
              <w:spacing w:after="0" w:line="240" w:lineRule="auto"/>
              <w:textAlignment w:val="baseline"/>
              <w:rPr>
                <w:rFonts w:ascii="Times New Roman" w:eastAsia="Times New Roman" w:hAnsi="Times New Roman"/>
                <w:sz w:val="24"/>
                <w:szCs w:val="24"/>
              </w:rPr>
            </w:pPr>
            <w:r w:rsidRPr="64462E69">
              <w:rPr>
                <w:rFonts w:cs="Calibri"/>
                <w:color w:val="000000" w:themeColor="text1"/>
                <w:sz w:val="24"/>
                <w:szCs w:val="24"/>
              </w:rPr>
              <w:t>Permit Application Date</w:t>
            </w:r>
            <w:r w:rsidRPr="64462E69">
              <w:rPr>
                <w:rFonts w:eastAsia="Times New Roman" w:cs="Calibri"/>
                <w:sz w:val="24"/>
                <w:szCs w:val="24"/>
              </w:rPr>
              <w:t>: </w:t>
            </w:r>
          </w:p>
        </w:tc>
      </w:tr>
    </w:tbl>
    <w:p w14:paraId="25590750" w14:textId="5632BE3E" w:rsidR="006F7B9F" w:rsidRDefault="006F7B9F" w:rsidP="00F03487">
      <w:pPr>
        <w:spacing w:after="0"/>
      </w:pPr>
    </w:p>
    <w:tbl>
      <w:tblPr>
        <w:tblW w:w="5005"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732"/>
        <w:gridCol w:w="907"/>
        <w:gridCol w:w="1050"/>
        <w:gridCol w:w="916"/>
        <w:gridCol w:w="1024"/>
        <w:gridCol w:w="646"/>
        <w:gridCol w:w="670"/>
        <w:gridCol w:w="719"/>
        <w:gridCol w:w="1173"/>
        <w:gridCol w:w="1171"/>
        <w:gridCol w:w="901"/>
        <w:gridCol w:w="892"/>
      </w:tblGrid>
      <w:tr w:rsidR="00F349F6" w:rsidRPr="009E01FE" w14:paraId="230DD579" w14:textId="390F5C85" w:rsidTr="00927EC2">
        <w:trPr>
          <w:cantSplit/>
          <w:trHeight w:val="402"/>
          <w:jc w:val="center"/>
        </w:trPr>
        <w:tc>
          <w:tcPr>
            <w:tcW w:w="5000" w:type="pct"/>
            <w:gridSpan w:val="12"/>
            <w:tcBorders>
              <w:top w:val="single" w:sz="4" w:space="0" w:color="auto"/>
              <w:left w:val="single" w:sz="4" w:space="0" w:color="auto"/>
              <w:bottom w:val="single" w:sz="4" w:space="0" w:color="auto"/>
              <w:right w:val="single" w:sz="4" w:space="0" w:color="auto"/>
            </w:tcBorders>
          </w:tcPr>
          <w:p w14:paraId="435556A6" w14:textId="0309ADB1" w:rsidR="00F349F6" w:rsidRPr="008733ED" w:rsidRDefault="00F349F6" w:rsidP="51144363">
            <w:pPr>
              <w:keepNext/>
              <w:tabs>
                <w:tab w:val="left" w:pos="2160"/>
                <w:tab w:val="left" w:pos="2700"/>
                <w:tab w:val="left" w:pos="3420"/>
                <w:tab w:val="left" w:pos="3780"/>
                <w:tab w:val="left" w:pos="5760"/>
                <w:tab w:val="left" w:pos="7212"/>
              </w:tabs>
              <w:spacing w:after="0" w:line="240" w:lineRule="auto"/>
              <w:rPr>
                <w:rFonts w:asciiTheme="minorHAnsi" w:hAnsiTheme="minorHAnsi" w:cstheme="minorBidi"/>
                <w:b/>
                <w:bCs/>
                <w:sz w:val="20"/>
                <w:szCs w:val="20"/>
              </w:rPr>
            </w:pPr>
            <w:r w:rsidRPr="51144363">
              <w:rPr>
                <w:rFonts w:asciiTheme="minorHAnsi" w:hAnsiTheme="minorHAnsi" w:cstheme="minorBidi"/>
                <w:b/>
                <w:bCs/>
                <w:sz w:val="20"/>
                <w:szCs w:val="20"/>
              </w:rPr>
              <w:t xml:space="preserve">A. Design HERS Verified Dwelling Unit Water Heating Systems Information </w:t>
            </w:r>
            <w:r w:rsidR="00711F85" w:rsidRPr="51144363">
              <w:rPr>
                <w:rFonts w:asciiTheme="minorHAnsi" w:hAnsiTheme="minorHAnsi" w:cstheme="minorBidi"/>
                <w:b/>
                <w:bCs/>
                <w:sz w:val="20"/>
                <w:szCs w:val="20"/>
              </w:rPr>
              <w:t>(other than HPWH)</w:t>
            </w:r>
          </w:p>
          <w:p w14:paraId="1D5D2685" w14:textId="28046F5D"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2130B3">
              <w:rPr>
                <w:rFonts w:asciiTheme="minorHAnsi" w:eastAsia="Times New Roman" w:hAnsiTheme="minorHAnsi" w:cstheme="minorHAnsi"/>
                <w:sz w:val="20"/>
                <w:szCs w:val="20"/>
              </w:rPr>
              <w:t xml:space="preserve">features of </w:t>
            </w:r>
            <w:r w:rsidRPr="00236F4B">
              <w:rPr>
                <w:rFonts w:asciiTheme="minorHAnsi" w:eastAsia="Times New Roman" w:hAnsiTheme="minorHAnsi" w:cstheme="minorHAnsi"/>
                <w:sz w:val="18"/>
                <w:szCs w:val="20"/>
              </w:rPr>
              <w:t xml:space="preserve">the water heating system(s) </w:t>
            </w:r>
            <w:r w:rsidR="00963B61">
              <w:rPr>
                <w:rFonts w:asciiTheme="minorHAnsi" w:eastAsia="Times New Roman" w:hAnsiTheme="minorHAnsi" w:cstheme="minorHAnsi"/>
                <w:sz w:val="20"/>
                <w:szCs w:val="20"/>
              </w:rPr>
              <w:t xml:space="preserve">other than </w:t>
            </w:r>
            <w:r w:rsidR="00963B61" w:rsidRPr="00E40C70">
              <w:rPr>
                <w:rFonts w:asciiTheme="minorHAnsi" w:eastAsia="Times New Roman" w:hAnsiTheme="minorHAnsi" w:cstheme="minorHAnsi"/>
                <w:b/>
                <w:bCs/>
                <w:sz w:val="20"/>
                <w:szCs w:val="20"/>
              </w:rPr>
              <w:t>HPWH</w:t>
            </w:r>
            <w:r w:rsidR="00963B61">
              <w:rPr>
                <w:rFonts w:asciiTheme="minorHAnsi" w:eastAsia="Times New Roman" w:hAnsiTheme="minorHAnsi" w:cstheme="minorHAnsi"/>
                <w:sz w:val="20"/>
                <w:szCs w:val="20"/>
              </w:rPr>
              <w:t xml:space="preserve"> system</w:t>
            </w:r>
            <w:r w:rsidR="00963B61"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 xml:space="preserve">specified on the registered </w:t>
            </w:r>
            <w:r w:rsidR="00C96D7C">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 xml:space="preserve"> compliance document for this project.</w:t>
            </w:r>
          </w:p>
        </w:tc>
      </w:tr>
      <w:tr w:rsidR="002E1D83" w:rsidRPr="009E01FE" w14:paraId="73A56B1E" w14:textId="199B8BBE" w:rsidTr="00C30333">
        <w:trPr>
          <w:cantSplit/>
          <w:trHeight w:val="216"/>
          <w:jc w:val="center"/>
        </w:trPr>
        <w:tc>
          <w:tcPr>
            <w:tcW w:w="339" w:type="pct"/>
            <w:tcBorders>
              <w:top w:val="single" w:sz="4" w:space="0" w:color="auto"/>
              <w:left w:val="single" w:sz="4" w:space="0" w:color="auto"/>
              <w:bottom w:val="single" w:sz="4" w:space="0" w:color="auto"/>
              <w:right w:val="single" w:sz="4" w:space="0" w:color="auto"/>
            </w:tcBorders>
          </w:tcPr>
          <w:p w14:paraId="1885D35D" w14:textId="506133EC"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01</w:t>
            </w:r>
          </w:p>
        </w:tc>
        <w:tc>
          <w:tcPr>
            <w:tcW w:w="420" w:type="pct"/>
            <w:tcBorders>
              <w:top w:val="single" w:sz="4" w:space="0" w:color="auto"/>
              <w:left w:val="single" w:sz="4" w:space="0" w:color="auto"/>
              <w:bottom w:val="single" w:sz="4" w:space="0" w:color="auto"/>
              <w:right w:val="single" w:sz="4" w:space="0" w:color="auto"/>
            </w:tcBorders>
          </w:tcPr>
          <w:p w14:paraId="64C34BDC" w14:textId="2B8E960E"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02</w:t>
            </w:r>
          </w:p>
        </w:tc>
        <w:tc>
          <w:tcPr>
            <w:tcW w:w="486" w:type="pct"/>
            <w:tcBorders>
              <w:top w:val="single" w:sz="4" w:space="0" w:color="auto"/>
              <w:left w:val="single" w:sz="4" w:space="0" w:color="auto"/>
              <w:bottom w:val="single" w:sz="4" w:space="0" w:color="auto"/>
              <w:right w:val="single" w:sz="4" w:space="0" w:color="auto"/>
            </w:tcBorders>
          </w:tcPr>
          <w:p w14:paraId="33422D03" w14:textId="181F6E15"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03</w:t>
            </w:r>
          </w:p>
        </w:tc>
        <w:tc>
          <w:tcPr>
            <w:tcW w:w="424" w:type="pct"/>
            <w:tcBorders>
              <w:top w:val="single" w:sz="4" w:space="0" w:color="auto"/>
              <w:left w:val="single" w:sz="4" w:space="0" w:color="auto"/>
              <w:bottom w:val="single" w:sz="4" w:space="0" w:color="auto"/>
              <w:right w:val="single" w:sz="4" w:space="0" w:color="auto"/>
            </w:tcBorders>
          </w:tcPr>
          <w:p w14:paraId="0CC589C2" w14:textId="08CECAB0"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04</w:t>
            </w:r>
          </w:p>
        </w:tc>
        <w:tc>
          <w:tcPr>
            <w:tcW w:w="474" w:type="pct"/>
            <w:tcBorders>
              <w:top w:val="single" w:sz="4" w:space="0" w:color="auto"/>
              <w:left w:val="single" w:sz="4" w:space="0" w:color="auto"/>
              <w:bottom w:val="single" w:sz="4" w:space="0" w:color="auto"/>
              <w:right w:val="single" w:sz="4" w:space="0" w:color="auto"/>
            </w:tcBorders>
          </w:tcPr>
          <w:p w14:paraId="11429DC3" w14:textId="0042781D"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C30333">
              <w:rPr>
                <w:rFonts w:asciiTheme="minorHAnsi" w:eastAsia="Times New Roman" w:hAnsiTheme="minorHAnsi" w:cstheme="minorHAnsi"/>
                <w:sz w:val="18"/>
                <w:szCs w:val="18"/>
              </w:rPr>
              <w:t>05</w:t>
            </w:r>
          </w:p>
        </w:tc>
        <w:tc>
          <w:tcPr>
            <w:tcW w:w="299" w:type="pct"/>
            <w:tcBorders>
              <w:top w:val="single" w:sz="4" w:space="0" w:color="auto"/>
              <w:left w:val="single" w:sz="4" w:space="0" w:color="auto"/>
              <w:bottom w:val="single" w:sz="4" w:space="0" w:color="auto"/>
              <w:right w:val="single" w:sz="4" w:space="0" w:color="auto"/>
            </w:tcBorders>
          </w:tcPr>
          <w:p w14:paraId="43AB03DA" w14:textId="1106B087"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C30333">
              <w:rPr>
                <w:rFonts w:asciiTheme="minorHAnsi" w:eastAsia="Times New Roman" w:hAnsiTheme="minorHAnsi" w:cstheme="minorHAnsi"/>
                <w:sz w:val="18"/>
                <w:szCs w:val="18"/>
              </w:rPr>
              <w:t>06</w:t>
            </w:r>
          </w:p>
        </w:tc>
        <w:tc>
          <w:tcPr>
            <w:tcW w:w="310" w:type="pct"/>
            <w:tcBorders>
              <w:top w:val="single" w:sz="4" w:space="0" w:color="auto"/>
              <w:left w:val="single" w:sz="4" w:space="0" w:color="auto"/>
              <w:bottom w:val="single" w:sz="4" w:space="0" w:color="auto"/>
              <w:right w:val="single" w:sz="4" w:space="0" w:color="auto"/>
            </w:tcBorders>
          </w:tcPr>
          <w:p w14:paraId="12BF9D03" w14:textId="48AEE32A"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C30333">
              <w:rPr>
                <w:rFonts w:asciiTheme="minorHAnsi" w:eastAsia="Times New Roman" w:hAnsiTheme="minorHAnsi" w:cstheme="minorHAnsi"/>
                <w:sz w:val="18"/>
                <w:szCs w:val="18"/>
              </w:rPr>
              <w:t>07</w:t>
            </w:r>
          </w:p>
        </w:tc>
        <w:tc>
          <w:tcPr>
            <w:tcW w:w="333" w:type="pct"/>
            <w:tcBorders>
              <w:top w:val="single" w:sz="4" w:space="0" w:color="auto"/>
              <w:left w:val="single" w:sz="4" w:space="0" w:color="auto"/>
              <w:bottom w:val="single" w:sz="4" w:space="0" w:color="auto"/>
              <w:right w:val="single" w:sz="4" w:space="0" w:color="auto"/>
            </w:tcBorders>
          </w:tcPr>
          <w:p w14:paraId="5BF73542" w14:textId="784DAC56"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C30333">
              <w:rPr>
                <w:rFonts w:asciiTheme="minorHAnsi" w:eastAsia="Times New Roman" w:hAnsiTheme="minorHAnsi" w:cstheme="minorHAnsi"/>
                <w:sz w:val="18"/>
                <w:szCs w:val="18"/>
              </w:rPr>
              <w:t>08</w:t>
            </w:r>
          </w:p>
        </w:tc>
        <w:tc>
          <w:tcPr>
            <w:tcW w:w="543" w:type="pct"/>
            <w:tcBorders>
              <w:top w:val="single" w:sz="4" w:space="0" w:color="auto"/>
              <w:left w:val="single" w:sz="4" w:space="0" w:color="auto"/>
              <w:bottom w:val="single" w:sz="4" w:space="0" w:color="auto"/>
              <w:right w:val="single" w:sz="4" w:space="0" w:color="auto"/>
            </w:tcBorders>
          </w:tcPr>
          <w:p w14:paraId="35C31585" w14:textId="56D948BD"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09</w:t>
            </w:r>
          </w:p>
        </w:tc>
        <w:tc>
          <w:tcPr>
            <w:tcW w:w="542" w:type="pct"/>
            <w:tcBorders>
              <w:top w:val="single" w:sz="4" w:space="0" w:color="auto"/>
              <w:left w:val="single" w:sz="4" w:space="0" w:color="auto"/>
              <w:bottom w:val="single" w:sz="4" w:space="0" w:color="auto"/>
              <w:right w:val="single" w:sz="4" w:space="0" w:color="auto"/>
            </w:tcBorders>
          </w:tcPr>
          <w:p w14:paraId="181D626A" w14:textId="68C87145"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10</w:t>
            </w:r>
          </w:p>
        </w:tc>
        <w:tc>
          <w:tcPr>
            <w:tcW w:w="417" w:type="pct"/>
            <w:tcBorders>
              <w:top w:val="single" w:sz="4" w:space="0" w:color="auto"/>
              <w:left w:val="single" w:sz="4" w:space="0" w:color="auto"/>
              <w:bottom w:val="single" w:sz="4" w:space="0" w:color="auto"/>
              <w:right w:val="single" w:sz="4" w:space="0" w:color="auto"/>
            </w:tcBorders>
          </w:tcPr>
          <w:p w14:paraId="3A5540D8" w14:textId="6CAE5282"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11</w:t>
            </w:r>
          </w:p>
        </w:tc>
        <w:tc>
          <w:tcPr>
            <w:tcW w:w="415" w:type="pct"/>
            <w:tcBorders>
              <w:top w:val="single" w:sz="4" w:space="0" w:color="auto"/>
              <w:left w:val="single" w:sz="4" w:space="0" w:color="auto"/>
              <w:bottom w:val="single" w:sz="4" w:space="0" w:color="auto"/>
              <w:right w:val="single" w:sz="4" w:space="0" w:color="auto"/>
            </w:tcBorders>
          </w:tcPr>
          <w:p w14:paraId="7F4CC02D" w14:textId="76A03B63" w:rsidR="00F349F6" w:rsidRPr="00C30333" w:rsidRDefault="00F349F6" w:rsidP="00C30333">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C30333">
              <w:rPr>
                <w:rFonts w:asciiTheme="minorHAnsi" w:eastAsia="Times New Roman" w:hAnsiTheme="minorHAnsi" w:cstheme="minorHAnsi"/>
                <w:sz w:val="18"/>
                <w:szCs w:val="18"/>
              </w:rPr>
              <w:t>12</w:t>
            </w:r>
          </w:p>
        </w:tc>
      </w:tr>
      <w:tr w:rsidR="002E1D83" w:rsidRPr="009E01FE" w14:paraId="26464F8A" w14:textId="3E757B7A" w:rsidTr="00927EC2">
        <w:trPr>
          <w:cantSplit/>
          <w:trHeight w:val="288"/>
          <w:jc w:val="center"/>
        </w:trPr>
        <w:tc>
          <w:tcPr>
            <w:tcW w:w="339" w:type="pct"/>
            <w:tcBorders>
              <w:top w:val="single" w:sz="4" w:space="0" w:color="auto"/>
              <w:left w:val="single" w:sz="4" w:space="0" w:color="auto"/>
              <w:bottom w:val="single" w:sz="4" w:space="0" w:color="auto"/>
              <w:right w:val="single" w:sz="4" w:space="0" w:color="auto"/>
            </w:tcBorders>
            <w:vAlign w:val="bottom"/>
          </w:tcPr>
          <w:p w14:paraId="62B01F6F" w14:textId="3C11D68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20" w:type="pct"/>
            <w:tcBorders>
              <w:top w:val="single" w:sz="4" w:space="0" w:color="auto"/>
              <w:left w:val="single" w:sz="4" w:space="0" w:color="auto"/>
              <w:bottom w:val="single" w:sz="4" w:space="0" w:color="auto"/>
              <w:right w:val="single" w:sz="4" w:space="0" w:color="auto"/>
            </w:tcBorders>
            <w:vAlign w:val="bottom"/>
          </w:tcPr>
          <w:p w14:paraId="2C0B5722" w14:textId="610A496F"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86" w:type="pct"/>
            <w:tcBorders>
              <w:top w:val="single" w:sz="4" w:space="0" w:color="auto"/>
              <w:left w:val="single" w:sz="4" w:space="0" w:color="auto"/>
              <w:bottom w:val="single" w:sz="4" w:space="0" w:color="auto"/>
              <w:right w:val="single" w:sz="4" w:space="0" w:color="auto"/>
            </w:tcBorders>
            <w:vAlign w:val="bottom"/>
          </w:tcPr>
          <w:p w14:paraId="4A1A894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424" w:type="pct"/>
            <w:tcBorders>
              <w:top w:val="single" w:sz="4" w:space="0" w:color="auto"/>
              <w:left w:val="single" w:sz="4" w:space="0" w:color="auto"/>
              <w:bottom w:val="single" w:sz="4" w:space="0" w:color="auto"/>
              <w:right w:val="single" w:sz="4" w:space="0" w:color="auto"/>
            </w:tcBorders>
            <w:vAlign w:val="bottom"/>
          </w:tcPr>
          <w:p w14:paraId="7711E93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74" w:type="pct"/>
            <w:tcBorders>
              <w:top w:val="single" w:sz="4" w:space="0" w:color="auto"/>
              <w:left w:val="single" w:sz="4" w:space="0" w:color="auto"/>
              <w:bottom w:val="single" w:sz="4" w:space="0" w:color="auto"/>
              <w:right w:val="single" w:sz="4" w:space="0" w:color="auto"/>
            </w:tcBorders>
            <w:vAlign w:val="bottom"/>
          </w:tcPr>
          <w:p w14:paraId="052C1309" w14:textId="4231D2D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of</w:t>
            </w:r>
            <w:r w:rsidR="002E1D83">
              <w:rPr>
                <w:rFonts w:asciiTheme="minorHAnsi" w:eastAsia="Times New Roman" w:hAnsiTheme="minorHAnsi" w:cstheme="minorHAnsi"/>
                <w:sz w:val="18"/>
                <w:szCs w:val="20"/>
              </w:rPr>
              <w:t xml:space="preserve"> Like (or Identical) </w:t>
            </w:r>
            <w:r w:rsidRPr="00236F4B">
              <w:rPr>
                <w:rFonts w:asciiTheme="minorHAnsi" w:eastAsia="Times New Roman" w:hAnsiTheme="minorHAnsi" w:cstheme="minorHAnsi"/>
                <w:sz w:val="18"/>
                <w:szCs w:val="20"/>
              </w:rPr>
              <w:t xml:space="preserve"> Water Heaters in System</w:t>
            </w:r>
          </w:p>
        </w:tc>
        <w:tc>
          <w:tcPr>
            <w:tcW w:w="299" w:type="pct"/>
            <w:tcBorders>
              <w:top w:val="single" w:sz="4" w:space="0" w:color="auto"/>
              <w:left w:val="single" w:sz="4" w:space="0" w:color="auto"/>
              <w:bottom w:val="single" w:sz="4" w:space="0" w:color="auto"/>
              <w:right w:val="single" w:sz="4" w:space="0" w:color="auto"/>
            </w:tcBorders>
            <w:vAlign w:val="bottom"/>
          </w:tcPr>
          <w:p w14:paraId="06E2FB18"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10" w:type="pct"/>
            <w:tcBorders>
              <w:top w:val="single" w:sz="4" w:space="0" w:color="auto"/>
              <w:left w:val="single" w:sz="4" w:space="0" w:color="auto"/>
              <w:bottom w:val="single" w:sz="4" w:space="0" w:color="auto"/>
              <w:right w:val="single" w:sz="4" w:space="0" w:color="auto"/>
            </w:tcBorders>
            <w:vAlign w:val="bottom"/>
          </w:tcPr>
          <w:p w14:paraId="4CC76B62"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33" w:type="pct"/>
            <w:tcBorders>
              <w:top w:val="single" w:sz="4" w:space="0" w:color="auto"/>
              <w:left w:val="single" w:sz="4" w:space="0" w:color="auto"/>
              <w:bottom w:val="single" w:sz="4" w:space="0" w:color="auto"/>
              <w:right w:val="single" w:sz="4" w:space="0" w:color="auto"/>
            </w:tcBorders>
            <w:vAlign w:val="bottom"/>
          </w:tcPr>
          <w:p w14:paraId="196F7A20"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3" w:type="pct"/>
            <w:tcBorders>
              <w:top w:val="single" w:sz="4" w:space="0" w:color="auto"/>
              <w:left w:val="single" w:sz="4" w:space="0" w:color="auto"/>
              <w:bottom w:val="single" w:sz="4" w:space="0" w:color="auto"/>
              <w:right w:val="single" w:sz="4" w:space="0" w:color="auto"/>
            </w:tcBorders>
            <w:vAlign w:val="bottom"/>
          </w:tcPr>
          <w:p w14:paraId="64ACEA33"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42" w:type="pct"/>
            <w:tcBorders>
              <w:top w:val="single" w:sz="4" w:space="0" w:color="auto"/>
              <w:left w:val="single" w:sz="4" w:space="0" w:color="auto"/>
              <w:bottom w:val="single" w:sz="4" w:space="0" w:color="auto"/>
              <w:right w:val="single" w:sz="4" w:space="0" w:color="auto"/>
            </w:tcBorders>
            <w:vAlign w:val="bottom"/>
          </w:tcPr>
          <w:p w14:paraId="58A198C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4A6F7DA9"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17" w:type="pct"/>
            <w:tcBorders>
              <w:top w:val="single" w:sz="4" w:space="0" w:color="auto"/>
              <w:left w:val="single" w:sz="4" w:space="0" w:color="auto"/>
              <w:bottom w:val="single" w:sz="4" w:space="0" w:color="auto"/>
              <w:right w:val="single" w:sz="4" w:space="0" w:color="auto"/>
            </w:tcBorders>
            <w:vAlign w:val="bottom"/>
          </w:tcPr>
          <w:p w14:paraId="32349509" w14:textId="6B416834"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15" w:type="pct"/>
            <w:tcBorders>
              <w:top w:val="single" w:sz="4" w:space="0" w:color="auto"/>
              <w:left w:val="single" w:sz="4" w:space="0" w:color="auto"/>
              <w:bottom w:val="single" w:sz="4" w:space="0" w:color="auto"/>
              <w:right w:val="single" w:sz="4" w:space="0" w:color="auto"/>
            </w:tcBorders>
            <w:vAlign w:val="bottom"/>
          </w:tcPr>
          <w:p w14:paraId="3C0EDE59" w14:textId="717B4841"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2E1D83" w:rsidRPr="009E01FE" w14:paraId="5D4DAF0C" w14:textId="2174CCCF" w:rsidTr="00927EC2">
        <w:trPr>
          <w:cantSplit/>
          <w:trHeight w:val="246"/>
          <w:jc w:val="center"/>
        </w:trPr>
        <w:tc>
          <w:tcPr>
            <w:tcW w:w="339" w:type="pct"/>
            <w:tcBorders>
              <w:top w:val="single" w:sz="4" w:space="0" w:color="auto"/>
              <w:left w:val="single" w:sz="4" w:space="0" w:color="auto"/>
              <w:bottom w:val="single" w:sz="4" w:space="0" w:color="auto"/>
              <w:right w:val="single" w:sz="4" w:space="0" w:color="auto"/>
            </w:tcBorders>
          </w:tcPr>
          <w:p w14:paraId="7A5694AD"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72662FBB" w14:textId="19B2C5AF"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6" w:type="pct"/>
            <w:tcBorders>
              <w:top w:val="single" w:sz="4" w:space="0" w:color="auto"/>
              <w:left w:val="single" w:sz="4" w:space="0" w:color="auto"/>
              <w:bottom w:val="single" w:sz="4" w:space="0" w:color="auto"/>
              <w:right w:val="single" w:sz="4" w:space="0" w:color="auto"/>
            </w:tcBorders>
            <w:vAlign w:val="center"/>
          </w:tcPr>
          <w:p w14:paraId="5542078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4" w:type="pct"/>
            <w:tcBorders>
              <w:top w:val="single" w:sz="4" w:space="0" w:color="auto"/>
              <w:left w:val="single" w:sz="4" w:space="0" w:color="auto"/>
              <w:bottom w:val="single" w:sz="4" w:space="0" w:color="auto"/>
              <w:right w:val="single" w:sz="4" w:space="0" w:color="auto"/>
            </w:tcBorders>
            <w:vAlign w:val="center"/>
          </w:tcPr>
          <w:p w14:paraId="6127A3C7"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4" w:type="pct"/>
            <w:tcBorders>
              <w:top w:val="single" w:sz="4" w:space="0" w:color="auto"/>
              <w:left w:val="single" w:sz="4" w:space="0" w:color="auto"/>
              <w:bottom w:val="single" w:sz="4" w:space="0" w:color="auto"/>
              <w:right w:val="single" w:sz="4" w:space="0" w:color="auto"/>
            </w:tcBorders>
            <w:vAlign w:val="center"/>
          </w:tcPr>
          <w:p w14:paraId="48C2EC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9" w:type="pct"/>
            <w:tcBorders>
              <w:top w:val="single" w:sz="4" w:space="0" w:color="auto"/>
              <w:left w:val="single" w:sz="4" w:space="0" w:color="auto"/>
              <w:bottom w:val="single" w:sz="4" w:space="0" w:color="auto"/>
              <w:right w:val="single" w:sz="4" w:space="0" w:color="auto"/>
            </w:tcBorders>
            <w:vAlign w:val="center"/>
          </w:tcPr>
          <w:p w14:paraId="78E671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10" w:type="pct"/>
            <w:tcBorders>
              <w:top w:val="single" w:sz="4" w:space="0" w:color="auto"/>
              <w:left w:val="single" w:sz="4" w:space="0" w:color="auto"/>
              <w:bottom w:val="single" w:sz="4" w:space="0" w:color="auto"/>
              <w:right w:val="single" w:sz="4" w:space="0" w:color="auto"/>
            </w:tcBorders>
            <w:vAlign w:val="center"/>
          </w:tcPr>
          <w:p w14:paraId="3BA2358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58ED836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2AD6885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2" w:type="pct"/>
            <w:tcBorders>
              <w:top w:val="single" w:sz="4" w:space="0" w:color="auto"/>
              <w:left w:val="single" w:sz="4" w:space="0" w:color="auto"/>
              <w:bottom w:val="single" w:sz="4" w:space="0" w:color="auto"/>
              <w:right w:val="single" w:sz="4" w:space="0" w:color="auto"/>
            </w:tcBorders>
          </w:tcPr>
          <w:p w14:paraId="033A4D5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6EB628F2"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5" w:type="pct"/>
            <w:tcBorders>
              <w:top w:val="single" w:sz="4" w:space="0" w:color="auto"/>
              <w:left w:val="single" w:sz="4" w:space="0" w:color="auto"/>
              <w:bottom w:val="single" w:sz="4" w:space="0" w:color="auto"/>
              <w:right w:val="single" w:sz="4" w:space="0" w:color="auto"/>
            </w:tcBorders>
          </w:tcPr>
          <w:p w14:paraId="18E1D7D3"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2E1D83" w:rsidRPr="009E01FE" w14:paraId="08C00B59" w14:textId="2B217D17" w:rsidTr="00927EC2">
        <w:trPr>
          <w:cantSplit/>
          <w:trHeight w:val="255"/>
          <w:jc w:val="center"/>
        </w:trPr>
        <w:tc>
          <w:tcPr>
            <w:tcW w:w="339" w:type="pct"/>
            <w:tcBorders>
              <w:top w:val="single" w:sz="4" w:space="0" w:color="auto"/>
              <w:left w:val="single" w:sz="4" w:space="0" w:color="auto"/>
              <w:bottom w:val="single" w:sz="4" w:space="0" w:color="auto"/>
              <w:right w:val="single" w:sz="4" w:space="0" w:color="auto"/>
            </w:tcBorders>
          </w:tcPr>
          <w:p w14:paraId="2291091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0" w:type="pct"/>
            <w:tcBorders>
              <w:top w:val="single" w:sz="4" w:space="0" w:color="auto"/>
              <w:left w:val="single" w:sz="4" w:space="0" w:color="auto"/>
              <w:bottom w:val="single" w:sz="4" w:space="0" w:color="auto"/>
              <w:right w:val="single" w:sz="4" w:space="0" w:color="auto"/>
            </w:tcBorders>
            <w:vAlign w:val="center"/>
          </w:tcPr>
          <w:p w14:paraId="084135C1" w14:textId="6692A356"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6" w:type="pct"/>
            <w:tcBorders>
              <w:top w:val="single" w:sz="4" w:space="0" w:color="auto"/>
              <w:left w:val="single" w:sz="4" w:space="0" w:color="auto"/>
              <w:bottom w:val="single" w:sz="4" w:space="0" w:color="auto"/>
              <w:right w:val="single" w:sz="4" w:space="0" w:color="auto"/>
            </w:tcBorders>
            <w:vAlign w:val="center"/>
          </w:tcPr>
          <w:p w14:paraId="48B7F12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4" w:type="pct"/>
            <w:tcBorders>
              <w:top w:val="single" w:sz="4" w:space="0" w:color="auto"/>
              <w:left w:val="single" w:sz="4" w:space="0" w:color="auto"/>
              <w:bottom w:val="single" w:sz="4" w:space="0" w:color="auto"/>
              <w:right w:val="single" w:sz="4" w:space="0" w:color="auto"/>
            </w:tcBorders>
            <w:vAlign w:val="center"/>
          </w:tcPr>
          <w:p w14:paraId="53AB15F2"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74" w:type="pct"/>
            <w:tcBorders>
              <w:top w:val="single" w:sz="4" w:space="0" w:color="auto"/>
              <w:left w:val="single" w:sz="4" w:space="0" w:color="auto"/>
              <w:bottom w:val="single" w:sz="4" w:space="0" w:color="auto"/>
              <w:right w:val="single" w:sz="4" w:space="0" w:color="auto"/>
            </w:tcBorders>
            <w:vAlign w:val="center"/>
          </w:tcPr>
          <w:p w14:paraId="6575C8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9" w:type="pct"/>
            <w:tcBorders>
              <w:top w:val="single" w:sz="4" w:space="0" w:color="auto"/>
              <w:left w:val="single" w:sz="4" w:space="0" w:color="auto"/>
              <w:bottom w:val="single" w:sz="4" w:space="0" w:color="auto"/>
              <w:right w:val="single" w:sz="4" w:space="0" w:color="auto"/>
            </w:tcBorders>
            <w:vAlign w:val="center"/>
          </w:tcPr>
          <w:p w14:paraId="7290D35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10" w:type="pct"/>
            <w:tcBorders>
              <w:top w:val="single" w:sz="4" w:space="0" w:color="auto"/>
              <w:left w:val="single" w:sz="4" w:space="0" w:color="auto"/>
              <w:bottom w:val="single" w:sz="4" w:space="0" w:color="auto"/>
              <w:right w:val="single" w:sz="4" w:space="0" w:color="auto"/>
            </w:tcBorders>
            <w:vAlign w:val="center"/>
          </w:tcPr>
          <w:p w14:paraId="390957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3" w:type="pct"/>
            <w:tcBorders>
              <w:top w:val="single" w:sz="4" w:space="0" w:color="auto"/>
              <w:left w:val="single" w:sz="4" w:space="0" w:color="auto"/>
              <w:bottom w:val="single" w:sz="4" w:space="0" w:color="auto"/>
              <w:right w:val="single" w:sz="4" w:space="0" w:color="auto"/>
            </w:tcBorders>
            <w:vAlign w:val="center"/>
          </w:tcPr>
          <w:p w14:paraId="366F871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3" w:type="pct"/>
            <w:tcBorders>
              <w:top w:val="single" w:sz="4" w:space="0" w:color="auto"/>
              <w:left w:val="single" w:sz="4" w:space="0" w:color="auto"/>
              <w:bottom w:val="single" w:sz="4" w:space="0" w:color="auto"/>
              <w:right w:val="single" w:sz="4" w:space="0" w:color="auto"/>
            </w:tcBorders>
          </w:tcPr>
          <w:p w14:paraId="6F9F8920"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2" w:type="pct"/>
            <w:tcBorders>
              <w:top w:val="single" w:sz="4" w:space="0" w:color="auto"/>
              <w:left w:val="single" w:sz="4" w:space="0" w:color="auto"/>
              <w:bottom w:val="single" w:sz="4" w:space="0" w:color="auto"/>
              <w:right w:val="single" w:sz="4" w:space="0" w:color="auto"/>
            </w:tcBorders>
          </w:tcPr>
          <w:p w14:paraId="565C7AC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7" w:type="pct"/>
            <w:tcBorders>
              <w:top w:val="single" w:sz="4" w:space="0" w:color="auto"/>
              <w:left w:val="single" w:sz="4" w:space="0" w:color="auto"/>
              <w:bottom w:val="single" w:sz="4" w:space="0" w:color="auto"/>
              <w:right w:val="single" w:sz="4" w:space="0" w:color="auto"/>
            </w:tcBorders>
          </w:tcPr>
          <w:p w14:paraId="34DFCCC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5" w:type="pct"/>
            <w:tcBorders>
              <w:top w:val="single" w:sz="4" w:space="0" w:color="auto"/>
              <w:left w:val="single" w:sz="4" w:space="0" w:color="auto"/>
              <w:bottom w:val="single" w:sz="4" w:space="0" w:color="auto"/>
              <w:right w:val="single" w:sz="4" w:space="0" w:color="auto"/>
            </w:tcBorders>
          </w:tcPr>
          <w:p w14:paraId="3EC8A11D"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436E6BF0" w14:textId="77777777" w:rsidR="003C527B" w:rsidRDefault="003C527B" w:rsidP="00D879CA">
      <w:pPr>
        <w:spacing w:after="0" w:line="240" w:lineRule="auto"/>
        <w:rPr>
          <w:rFonts w:asciiTheme="minorHAnsi" w:hAnsiTheme="minorHAnsi" w:cstheme="minorHAnsi"/>
          <w:sz w:val="18"/>
          <w:szCs w:val="18"/>
        </w:rPr>
      </w:pPr>
    </w:p>
    <w:tbl>
      <w:tblPr>
        <w:tblStyle w:val="TableGrid4"/>
        <w:tblW w:w="10819" w:type="dxa"/>
        <w:tblInd w:w="-5" w:type="dxa"/>
        <w:tblLook w:val="04A0" w:firstRow="1" w:lastRow="0" w:firstColumn="1" w:lastColumn="0" w:noHBand="0" w:noVBand="1"/>
      </w:tblPr>
      <w:tblGrid>
        <w:gridCol w:w="945"/>
        <w:gridCol w:w="990"/>
        <w:gridCol w:w="1175"/>
        <w:gridCol w:w="1068"/>
        <w:gridCol w:w="1333"/>
        <w:gridCol w:w="1027"/>
        <w:gridCol w:w="1215"/>
        <w:gridCol w:w="1084"/>
        <w:gridCol w:w="964"/>
        <w:gridCol w:w="1018"/>
      </w:tblGrid>
      <w:tr w:rsidR="00380122" w:rsidRPr="00F40856" w14:paraId="786CF86D" w14:textId="77777777" w:rsidTr="00927EC2">
        <w:trPr>
          <w:trHeight w:val="468"/>
        </w:trPr>
        <w:tc>
          <w:tcPr>
            <w:tcW w:w="10819" w:type="dxa"/>
            <w:gridSpan w:val="10"/>
          </w:tcPr>
          <w:p w14:paraId="6DBA899D" w14:textId="4F03643C" w:rsidR="00380122" w:rsidRPr="00EB4154" w:rsidRDefault="00380122" w:rsidP="009C6DB3">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HPWH</w:t>
            </w:r>
            <w:r w:rsidRPr="00EB4154">
              <w:rPr>
                <w:rFonts w:cstheme="minorHAnsi"/>
                <w:b/>
                <w:bCs/>
                <w:sz w:val="20"/>
                <w:szCs w:val="20"/>
              </w:rPr>
              <w:t xml:space="preserve"> System Information</w:t>
            </w:r>
          </w:p>
          <w:p w14:paraId="283E486B" w14:textId="0B2FF312" w:rsidR="00380122" w:rsidRPr="00F40856" w:rsidRDefault="00380122" w:rsidP="009C6DB3">
            <w:pPr>
              <w:spacing w:after="0" w:line="240" w:lineRule="auto"/>
              <w:rPr>
                <w:rFonts w:cstheme="minorHAnsi"/>
                <w:sz w:val="20"/>
                <w:szCs w:val="20"/>
              </w:rPr>
            </w:pPr>
            <w:r w:rsidRPr="00F40856">
              <w:rPr>
                <w:rFonts w:cstheme="minorHAnsi"/>
                <w:sz w:val="18"/>
                <w:szCs w:val="20"/>
              </w:rPr>
              <w:t xml:space="preserve">This table reports the water heating system(s) that were specified on the registered </w:t>
            </w:r>
            <w:r>
              <w:rPr>
                <w:rFonts w:cstheme="minorHAnsi"/>
                <w:sz w:val="18"/>
                <w:szCs w:val="20"/>
              </w:rPr>
              <w:t>LMCC</w:t>
            </w:r>
            <w:r w:rsidRPr="00F40856">
              <w:rPr>
                <w:rFonts w:cstheme="minorHAnsi"/>
                <w:sz w:val="18"/>
                <w:szCs w:val="20"/>
              </w:rPr>
              <w:t xml:space="preserve"> compliance document for this project.</w:t>
            </w:r>
          </w:p>
        </w:tc>
      </w:tr>
      <w:tr w:rsidR="006266EB" w:rsidRPr="00F40856" w14:paraId="0FACB7CA" w14:textId="77777777" w:rsidTr="00C30333">
        <w:trPr>
          <w:trHeight w:val="216"/>
        </w:trPr>
        <w:tc>
          <w:tcPr>
            <w:tcW w:w="946" w:type="dxa"/>
            <w:tcBorders>
              <w:top w:val="single" w:sz="4" w:space="0" w:color="auto"/>
              <w:left w:val="single" w:sz="4" w:space="0" w:color="auto"/>
              <w:bottom w:val="single" w:sz="4" w:space="0" w:color="auto"/>
              <w:right w:val="single" w:sz="4" w:space="0" w:color="auto"/>
            </w:tcBorders>
          </w:tcPr>
          <w:p w14:paraId="07835959"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18"/>
              </w:rPr>
              <w:t>01</w:t>
            </w:r>
          </w:p>
        </w:tc>
        <w:tc>
          <w:tcPr>
            <w:tcW w:w="991" w:type="dxa"/>
          </w:tcPr>
          <w:p w14:paraId="55076699"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02</w:t>
            </w:r>
          </w:p>
        </w:tc>
        <w:tc>
          <w:tcPr>
            <w:tcW w:w="1176" w:type="dxa"/>
          </w:tcPr>
          <w:p w14:paraId="17F7EF6D"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03</w:t>
            </w:r>
          </w:p>
        </w:tc>
        <w:tc>
          <w:tcPr>
            <w:tcW w:w="1069" w:type="dxa"/>
          </w:tcPr>
          <w:p w14:paraId="1DA8D508"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04</w:t>
            </w:r>
          </w:p>
        </w:tc>
        <w:tc>
          <w:tcPr>
            <w:tcW w:w="1336" w:type="dxa"/>
          </w:tcPr>
          <w:p w14:paraId="710162BA"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05</w:t>
            </w:r>
          </w:p>
        </w:tc>
        <w:tc>
          <w:tcPr>
            <w:tcW w:w="1028" w:type="dxa"/>
          </w:tcPr>
          <w:p w14:paraId="5D357D11"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06</w:t>
            </w:r>
          </w:p>
        </w:tc>
        <w:tc>
          <w:tcPr>
            <w:tcW w:w="1216" w:type="dxa"/>
          </w:tcPr>
          <w:p w14:paraId="680BECFC"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07</w:t>
            </w:r>
          </w:p>
        </w:tc>
        <w:tc>
          <w:tcPr>
            <w:tcW w:w="1076" w:type="dxa"/>
          </w:tcPr>
          <w:p w14:paraId="2C8F6A65" w14:textId="77777777" w:rsidR="006266EB" w:rsidRPr="00F40856" w:rsidRDefault="006266EB" w:rsidP="00C30333">
            <w:pPr>
              <w:spacing w:after="0" w:line="240" w:lineRule="auto"/>
              <w:jc w:val="center"/>
              <w:rPr>
                <w:rFonts w:cstheme="minorHAnsi"/>
                <w:sz w:val="18"/>
                <w:szCs w:val="20"/>
              </w:rPr>
            </w:pPr>
            <w:r w:rsidRPr="00F40856">
              <w:rPr>
                <w:rFonts w:cstheme="minorHAnsi"/>
                <w:sz w:val="18"/>
                <w:szCs w:val="20"/>
              </w:rPr>
              <w:t>08</w:t>
            </w:r>
          </w:p>
        </w:tc>
        <w:tc>
          <w:tcPr>
            <w:tcW w:w="965" w:type="dxa"/>
          </w:tcPr>
          <w:p w14:paraId="205D7329" w14:textId="33A8D6A0" w:rsidR="006266EB" w:rsidRPr="00F40856" w:rsidRDefault="00553489" w:rsidP="00C30333">
            <w:pPr>
              <w:spacing w:after="0" w:line="240" w:lineRule="auto"/>
              <w:jc w:val="center"/>
              <w:rPr>
                <w:rFonts w:cstheme="minorHAnsi"/>
                <w:sz w:val="18"/>
                <w:szCs w:val="20"/>
              </w:rPr>
            </w:pPr>
            <w:r>
              <w:rPr>
                <w:rFonts w:cstheme="minorHAnsi"/>
                <w:sz w:val="18"/>
                <w:szCs w:val="20"/>
              </w:rPr>
              <w:t>09</w:t>
            </w:r>
          </w:p>
        </w:tc>
        <w:tc>
          <w:tcPr>
            <w:tcW w:w="1011" w:type="dxa"/>
          </w:tcPr>
          <w:p w14:paraId="14F17F48" w14:textId="64BD9834" w:rsidR="006266EB" w:rsidRPr="00F40856" w:rsidRDefault="00553489" w:rsidP="00C30333">
            <w:pPr>
              <w:spacing w:after="0" w:line="240" w:lineRule="auto"/>
              <w:jc w:val="center"/>
              <w:rPr>
                <w:rFonts w:cstheme="minorHAnsi"/>
                <w:sz w:val="18"/>
                <w:szCs w:val="20"/>
              </w:rPr>
            </w:pPr>
            <w:r>
              <w:rPr>
                <w:rFonts w:cstheme="minorHAnsi"/>
                <w:sz w:val="18"/>
                <w:szCs w:val="20"/>
              </w:rPr>
              <w:t>10</w:t>
            </w:r>
          </w:p>
        </w:tc>
      </w:tr>
      <w:tr w:rsidR="006266EB" w:rsidRPr="00F40856" w14:paraId="0674DF25" w14:textId="77777777" w:rsidTr="00927EC2">
        <w:trPr>
          <w:trHeight w:val="1333"/>
        </w:trPr>
        <w:tc>
          <w:tcPr>
            <w:tcW w:w="946" w:type="dxa"/>
            <w:tcBorders>
              <w:top w:val="single" w:sz="4" w:space="0" w:color="auto"/>
              <w:left w:val="single" w:sz="4" w:space="0" w:color="auto"/>
              <w:bottom w:val="single" w:sz="4" w:space="0" w:color="auto"/>
              <w:right w:val="single" w:sz="4" w:space="0" w:color="auto"/>
            </w:tcBorders>
            <w:vAlign w:val="bottom"/>
          </w:tcPr>
          <w:p w14:paraId="7013708F"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991" w:type="dxa"/>
            <w:vAlign w:val="bottom"/>
          </w:tcPr>
          <w:p w14:paraId="34D21649"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AADBD91" w14:textId="77777777" w:rsidR="006266EB" w:rsidRPr="00F40856" w:rsidRDefault="006266EB" w:rsidP="009C6DB3">
            <w:pPr>
              <w:spacing w:after="0" w:line="240" w:lineRule="auto"/>
              <w:jc w:val="center"/>
              <w:rPr>
                <w:rFonts w:cstheme="minorHAnsi"/>
                <w:sz w:val="18"/>
                <w:szCs w:val="20"/>
              </w:rPr>
            </w:pPr>
            <w:r w:rsidRPr="00F40856">
              <w:rPr>
                <w:rFonts w:cstheme="minorHAnsi"/>
                <w:sz w:val="18"/>
                <w:szCs w:val="20"/>
              </w:rPr>
              <w:t>or Name</w:t>
            </w:r>
          </w:p>
        </w:tc>
        <w:tc>
          <w:tcPr>
            <w:tcW w:w="1176" w:type="dxa"/>
            <w:vAlign w:val="bottom"/>
          </w:tcPr>
          <w:p w14:paraId="764E55B7"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363B3901" w14:textId="77777777" w:rsidR="006266EB" w:rsidRPr="00F40856" w:rsidRDefault="006266EB" w:rsidP="009C6DB3">
            <w:pPr>
              <w:spacing w:after="0" w:line="240" w:lineRule="auto"/>
              <w:jc w:val="center"/>
              <w:rPr>
                <w:rFonts w:cstheme="minorHAnsi"/>
                <w:sz w:val="18"/>
                <w:szCs w:val="20"/>
              </w:rPr>
            </w:pPr>
            <w:r w:rsidRPr="00F40856">
              <w:rPr>
                <w:rFonts w:cstheme="minorHAnsi"/>
                <w:sz w:val="18"/>
                <w:szCs w:val="20"/>
              </w:rPr>
              <w:t>Make and Model</w:t>
            </w:r>
          </w:p>
        </w:tc>
        <w:tc>
          <w:tcPr>
            <w:tcW w:w="1069" w:type="dxa"/>
            <w:vAlign w:val="bottom"/>
          </w:tcPr>
          <w:p w14:paraId="1906A805"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336" w:type="dxa"/>
            <w:vAlign w:val="bottom"/>
          </w:tcPr>
          <w:p w14:paraId="2F687453"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028" w:type="dxa"/>
            <w:vAlign w:val="bottom"/>
          </w:tcPr>
          <w:p w14:paraId="554369F2"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216" w:type="dxa"/>
            <w:vAlign w:val="bottom"/>
          </w:tcPr>
          <w:p w14:paraId="164441EF"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76" w:type="dxa"/>
            <w:vAlign w:val="bottom"/>
          </w:tcPr>
          <w:p w14:paraId="53A21935" w14:textId="77777777"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965" w:type="dxa"/>
            <w:vAlign w:val="bottom"/>
          </w:tcPr>
          <w:p w14:paraId="7C780396" w14:textId="1F1ED8EC" w:rsidR="006266EB" w:rsidRPr="00F40856" w:rsidRDefault="00553489" w:rsidP="00553489">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553489">
              <w:rPr>
                <w:rFonts w:cstheme="minorHAnsi"/>
                <w:sz w:val="18"/>
                <w:szCs w:val="20"/>
              </w:rPr>
              <w:t>Drain Water Heat Recovery</w:t>
            </w:r>
          </w:p>
        </w:tc>
        <w:tc>
          <w:tcPr>
            <w:tcW w:w="1011" w:type="dxa"/>
            <w:vAlign w:val="bottom"/>
          </w:tcPr>
          <w:p w14:paraId="0CADE69D" w14:textId="35C5B330" w:rsidR="006266EB" w:rsidRPr="00F40856" w:rsidRDefault="006266EB" w:rsidP="009C6DB3">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6266EB" w:rsidRPr="00F40856" w14:paraId="04E58E39" w14:textId="77777777" w:rsidTr="00927EC2">
        <w:trPr>
          <w:trHeight w:val="240"/>
        </w:trPr>
        <w:tc>
          <w:tcPr>
            <w:tcW w:w="946" w:type="dxa"/>
          </w:tcPr>
          <w:p w14:paraId="4CA13434" w14:textId="77777777" w:rsidR="006266EB" w:rsidRPr="00F40856" w:rsidRDefault="006266EB" w:rsidP="009C6DB3">
            <w:pPr>
              <w:spacing w:after="0" w:line="240" w:lineRule="auto"/>
              <w:rPr>
                <w:rFonts w:cstheme="minorHAnsi"/>
                <w:sz w:val="20"/>
                <w:szCs w:val="20"/>
              </w:rPr>
            </w:pPr>
          </w:p>
        </w:tc>
        <w:tc>
          <w:tcPr>
            <w:tcW w:w="991" w:type="dxa"/>
          </w:tcPr>
          <w:p w14:paraId="5F5C9DB5" w14:textId="77777777" w:rsidR="006266EB" w:rsidRPr="00F40856" w:rsidRDefault="006266EB" w:rsidP="009C6DB3">
            <w:pPr>
              <w:spacing w:after="0" w:line="240" w:lineRule="auto"/>
              <w:rPr>
                <w:rFonts w:cstheme="minorHAnsi"/>
                <w:sz w:val="20"/>
                <w:szCs w:val="20"/>
              </w:rPr>
            </w:pPr>
          </w:p>
        </w:tc>
        <w:tc>
          <w:tcPr>
            <w:tcW w:w="1176" w:type="dxa"/>
          </w:tcPr>
          <w:p w14:paraId="7F1B1B64" w14:textId="77777777" w:rsidR="006266EB" w:rsidRPr="00F40856" w:rsidRDefault="006266EB" w:rsidP="009C6DB3">
            <w:pPr>
              <w:spacing w:after="0" w:line="240" w:lineRule="auto"/>
              <w:rPr>
                <w:rFonts w:cstheme="minorHAnsi"/>
                <w:sz w:val="20"/>
                <w:szCs w:val="20"/>
              </w:rPr>
            </w:pPr>
          </w:p>
        </w:tc>
        <w:tc>
          <w:tcPr>
            <w:tcW w:w="1069" w:type="dxa"/>
          </w:tcPr>
          <w:p w14:paraId="4DF6C815" w14:textId="77777777" w:rsidR="006266EB" w:rsidRPr="00F40856" w:rsidRDefault="006266EB" w:rsidP="009C6DB3">
            <w:pPr>
              <w:spacing w:after="0" w:line="240" w:lineRule="auto"/>
              <w:rPr>
                <w:rFonts w:cstheme="minorHAnsi"/>
                <w:sz w:val="20"/>
                <w:szCs w:val="20"/>
              </w:rPr>
            </w:pPr>
          </w:p>
        </w:tc>
        <w:tc>
          <w:tcPr>
            <w:tcW w:w="1336" w:type="dxa"/>
          </w:tcPr>
          <w:p w14:paraId="0F66B81B" w14:textId="77777777" w:rsidR="006266EB" w:rsidRPr="00F40856" w:rsidRDefault="006266EB" w:rsidP="009C6DB3">
            <w:pPr>
              <w:spacing w:after="0" w:line="240" w:lineRule="auto"/>
              <w:rPr>
                <w:rFonts w:cstheme="minorHAnsi"/>
                <w:sz w:val="20"/>
                <w:szCs w:val="20"/>
              </w:rPr>
            </w:pPr>
          </w:p>
        </w:tc>
        <w:tc>
          <w:tcPr>
            <w:tcW w:w="1028" w:type="dxa"/>
          </w:tcPr>
          <w:p w14:paraId="72B19B8D" w14:textId="77777777" w:rsidR="006266EB" w:rsidRPr="00F40856" w:rsidRDefault="006266EB" w:rsidP="009C6DB3">
            <w:pPr>
              <w:spacing w:after="0" w:line="240" w:lineRule="auto"/>
              <w:rPr>
                <w:rFonts w:cstheme="minorHAnsi"/>
                <w:sz w:val="20"/>
                <w:szCs w:val="20"/>
              </w:rPr>
            </w:pPr>
          </w:p>
        </w:tc>
        <w:tc>
          <w:tcPr>
            <w:tcW w:w="1216" w:type="dxa"/>
          </w:tcPr>
          <w:p w14:paraId="22A975D2" w14:textId="77777777" w:rsidR="006266EB" w:rsidRPr="00F40856" w:rsidRDefault="006266EB" w:rsidP="009C6DB3">
            <w:pPr>
              <w:spacing w:after="0" w:line="240" w:lineRule="auto"/>
              <w:rPr>
                <w:rFonts w:cstheme="minorHAnsi"/>
                <w:sz w:val="20"/>
                <w:szCs w:val="20"/>
              </w:rPr>
            </w:pPr>
          </w:p>
        </w:tc>
        <w:tc>
          <w:tcPr>
            <w:tcW w:w="1076" w:type="dxa"/>
          </w:tcPr>
          <w:p w14:paraId="5A19CE08" w14:textId="77777777" w:rsidR="006266EB" w:rsidRPr="00F40856" w:rsidRDefault="006266EB" w:rsidP="009C6DB3">
            <w:pPr>
              <w:spacing w:after="0" w:line="240" w:lineRule="auto"/>
              <w:rPr>
                <w:rFonts w:cstheme="minorHAnsi"/>
                <w:sz w:val="20"/>
                <w:szCs w:val="20"/>
              </w:rPr>
            </w:pPr>
          </w:p>
        </w:tc>
        <w:tc>
          <w:tcPr>
            <w:tcW w:w="965" w:type="dxa"/>
          </w:tcPr>
          <w:p w14:paraId="6B7DBB1E" w14:textId="77777777" w:rsidR="006266EB" w:rsidRPr="00F40856" w:rsidRDefault="006266EB" w:rsidP="009C6DB3">
            <w:pPr>
              <w:spacing w:after="0" w:line="240" w:lineRule="auto"/>
              <w:rPr>
                <w:rFonts w:cstheme="minorHAnsi"/>
                <w:sz w:val="20"/>
                <w:szCs w:val="20"/>
              </w:rPr>
            </w:pPr>
          </w:p>
        </w:tc>
        <w:tc>
          <w:tcPr>
            <w:tcW w:w="1011" w:type="dxa"/>
          </w:tcPr>
          <w:p w14:paraId="2B01F375" w14:textId="70EA66FC" w:rsidR="006266EB" w:rsidRPr="00F40856" w:rsidRDefault="006266EB" w:rsidP="009C6DB3">
            <w:pPr>
              <w:spacing w:after="0" w:line="240" w:lineRule="auto"/>
              <w:rPr>
                <w:rFonts w:cstheme="minorHAnsi"/>
                <w:sz w:val="20"/>
                <w:szCs w:val="20"/>
              </w:rPr>
            </w:pPr>
          </w:p>
        </w:tc>
      </w:tr>
      <w:tr w:rsidR="006266EB" w:rsidRPr="00F40856" w14:paraId="2F4818A2" w14:textId="77777777" w:rsidTr="00927EC2">
        <w:trPr>
          <w:trHeight w:val="240"/>
        </w:trPr>
        <w:tc>
          <w:tcPr>
            <w:tcW w:w="946" w:type="dxa"/>
          </w:tcPr>
          <w:p w14:paraId="758DD574" w14:textId="77777777" w:rsidR="006266EB" w:rsidRPr="00F40856" w:rsidRDefault="006266EB" w:rsidP="009C6DB3">
            <w:pPr>
              <w:spacing w:after="0" w:line="240" w:lineRule="auto"/>
              <w:rPr>
                <w:rFonts w:cstheme="minorHAnsi"/>
                <w:sz w:val="20"/>
                <w:szCs w:val="20"/>
              </w:rPr>
            </w:pPr>
          </w:p>
        </w:tc>
        <w:tc>
          <w:tcPr>
            <w:tcW w:w="991" w:type="dxa"/>
          </w:tcPr>
          <w:p w14:paraId="5D42BE8C" w14:textId="77777777" w:rsidR="006266EB" w:rsidRPr="00F40856" w:rsidRDefault="006266EB" w:rsidP="009C6DB3">
            <w:pPr>
              <w:spacing w:after="0" w:line="240" w:lineRule="auto"/>
              <w:rPr>
                <w:rFonts w:cstheme="minorHAnsi"/>
                <w:sz w:val="20"/>
                <w:szCs w:val="20"/>
              </w:rPr>
            </w:pPr>
          </w:p>
        </w:tc>
        <w:tc>
          <w:tcPr>
            <w:tcW w:w="1176" w:type="dxa"/>
          </w:tcPr>
          <w:p w14:paraId="6494E0FE" w14:textId="77777777" w:rsidR="006266EB" w:rsidRPr="00F40856" w:rsidRDefault="006266EB" w:rsidP="009C6DB3">
            <w:pPr>
              <w:spacing w:after="0" w:line="240" w:lineRule="auto"/>
              <w:rPr>
                <w:rFonts w:cstheme="minorHAnsi"/>
                <w:sz w:val="20"/>
                <w:szCs w:val="20"/>
              </w:rPr>
            </w:pPr>
          </w:p>
        </w:tc>
        <w:tc>
          <w:tcPr>
            <w:tcW w:w="1069" w:type="dxa"/>
          </w:tcPr>
          <w:p w14:paraId="3E884BD6" w14:textId="77777777" w:rsidR="006266EB" w:rsidRPr="00F40856" w:rsidRDefault="006266EB" w:rsidP="009C6DB3">
            <w:pPr>
              <w:spacing w:after="0" w:line="240" w:lineRule="auto"/>
              <w:rPr>
                <w:rFonts w:cstheme="minorHAnsi"/>
                <w:sz w:val="20"/>
                <w:szCs w:val="20"/>
              </w:rPr>
            </w:pPr>
          </w:p>
        </w:tc>
        <w:tc>
          <w:tcPr>
            <w:tcW w:w="1336" w:type="dxa"/>
          </w:tcPr>
          <w:p w14:paraId="0DD2293C" w14:textId="77777777" w:rsidR="006266EB" w:rsidRPr="00F40856" w:rsidRDefault="006266EB" w:rsidP="009C6DB3">
            <w:pPr>
              <w:spacing w:after="0" w:line="240" w:lineRule="auto"/>
              <w:rPr>
                <w:rFonts w:cstheme="minorHAnsi"/>
                <w:sz w:val="20"/>
                <w:szCs w:val="20"/>
              </w:rPr>
            </w:pPr>
          </w:p>
        </w:tc>
        <w:tc>
          <w:tcPr>
            <w:tcW w:w="1028" w:type="dxa"/>
          </w:tcPr>
          <w:p w14:paraId="5284AA21" w14:textId="77777777" w:rsidR="006266EB" w:rsidRPr="00F40856" w:rsidRDefault="006266EB" w:rsidP="009C6DB3">
            <w:pPr>
              <w:spacing w:after="0" w:line="240" w:lineRule="auto"/>
              <w:rPr>
                <w:rFonts w:cstheme="minorHAnsi"/>
                <w:sz w:val="20"/>
                <w:szCs w:val="20"/>
              </w:rPr>
            </w:pPr>
          </w:p>
        </w:tc>
        <w:tc>
          <w:tcPr>
            <w:tcW w:w="1216" w:type="dxa"/>
          </w:tcPr>
          <w:p w14:paraId="467F8AD5" w14:textId="77777777" w:rsidR="006266EB" w:rsidRPr="00F40856" w:rsidRDefault="006266EB" w:rsidP="009C6DB3">
            <w:pPr>
              <w:spacing w:after="0" w:line="240" w:lineRule="auto"/>
              <w:rPr>
                <w:rFonts w:cstheme="minorHAnsi"/>
                <w:sz w:val="20"/>
                <w:szCs w:val="20"/>
              </w:rPr>
            </w:pPr>
          </w:p>
        </w:tc>
        <w:tc>
          <w:tcPr>
            <w:tcW w:w="1076" w:type="dxa"/>
          </w:tcPr>
          <w:p w14:paraId="25FDD4DD" w14:textId="77777777" w:rsidR="006266EB" w:rsidRPr="00F40856" w:rsidRDefault="006266EB" w:rsidP="009C6DB3">
            <w:pPr>
              <w:spacing w:after="0" w:line="240" w:lineRule="auto"/>
              <w:rPr>
                <w:rFonts w:cstheme="minorHAnsi"/>
                <w:sz w:val="20"/>
                <w:szCs w:val="20"/>
              </w:rPr>
            </w:pPr>
          </w:p>
        </w:tc>
        <w:tc>
          <w:tcPr>
            <w:tcW w:w="965" w:type="dxa"/>
          </w:tcPr>
          <w:p w14:paraId="3945751B" w14:textId="77777777" w:rsidR="006266EB" w:rsidRPr="00F40856" w:rsidRDefault="006266EB" w:rsidP="009C6DB3">
            <w:pPr>
              <w:spacing w:after="0" w:line="240" w:lineRule="auto"/>
              <w:rPr>
                <w:rFonts w:cstheme="minorHAnsi"/>
                <w:sz w:val="20"/>
                <w:szCs w:val="20"/>
              </w:rPr>
            </w:pPr>
          </w:p>
        </w:tc>
        <w:tc>
          <w:tcPr>
            <w:tcW w:w="1011" w:type="dxa"/>
          </w:tcPr>
          <w:p w14:paraId="15DBE0B4" w14:textId="270300E1" w:rsidR="006266EB" w:rsidRPr="00F40856" w:rsidRDefault="006266EB" w:rsidP="009C6DB3">
            <w:pPr>
              <w:spacing w:after="0" w:line="240" w:lineRule="auto"/>
              <w:rPr>
                <w:rFonts w:cstheme="minorHAnsi"/>
                <w:sz w:val="20"/>
                <w:szCs w:val="20"/>
              </w:rPr>
            </w:pPr>
          </w:p>
        </w:tc>
      </w:tr>
    </w:tbl>
    <w:p w14:paraId="63195E55" w14:textId="77777777" w:rsidR="00F03487" w:rsidRDefault="00F03487" w:rsidP="00F03487">
      <w:pPr>
        <w:spacing w:after="0"/>
      </w:pPr>
    </w:p>
    <w:tbl>
      <w:tblPr>
        <w:tblW w:w="5009" w:type="pct"/>
        <w:jc w:val="center"/>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0"/>
        <w:gridCol w:w="895"/>
        <w:gridCol w:w="964"/>
        <w:gridCol w:w="800"/>
        <w:gridCol w:w="1066"/>
        <w:gridCol w:w="754"/>
        <w:gridCol w:w="670"/>
        <w:gridCol w:w="709"/>
        <w:gridCol w:w="1170"/>
        <w:gridCol w:w="1128"/>
        <w:gridCol w:w="884"/>
        <w:gridCol w:w="869"/>
      </w:tblGrid>
      <w:tr w:rsidR="00F349F6" w:rsidRPr="009E01FE" w14:paraId="47428C92" w14:textId="13539CC9" w:rsidTr="00927EC2">
        <w:trPr>
          <w:cantSplit/>
          <w:trHeight w:val="411"/>
          <w:jc w:val="center"/>
        </w:trPr>
        <w:tc>
          <w:tcPr>
            <w:tcW w:w="5000" w:type="pct"/>
            <w:gridSpan w:val="12"/>
            <w:tcBorders>
              <w:top w:val="single" w:sz="4" w:space="0" w:color="auto"/>
              <w:left w:val="single" w:sz="4" w:space="0" w:color="auto"/>
              <w:bottom w:val="single" w:sz="4" w:space="0" w:color="auto"/>
              <w:right w:val="single" w:sz="4" w:space="0" w:color="auto"/>
            </w:tcBorders>
          </w:tcPr>
          <w:p w14:paraId="7C3CB381" w14:textId="0FFB710D" w:rsidR="00F349F6" w:rsidRPr="00B33DFF"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w:t>
            </w:r>
            <w:r>
              <w:rPr>
                <w:rFonts w:asciiTheme="minorHAnsi" w:hAnsiTheme="minorHAnsi" w:cstheme="minorHAnsi"/>
                <w:b/>
                <w:sz w:val="20"/>
                <w:szCs w:val="20"/>
              </w:rPr>
              <w:t xml:space="preserve">HERS Verified </w:t>
            </w:r>
            <w:r w:rsidRPr="008733ED">
              <w:rPr>
                <w:rFonts w:asciiTheme="minorHAnsi" w:hAnsiTheme="minorHAnsi" w:cstheme="minorHAnsi"/>
                <w:b/>
                <w:sz w:val="20"/>
                <w:szCs w:val="20"/>
              </w:rPr>
              <w:t>Dwelling Unit Water Heating Systems Information</w:t>
            </w:r>
            <w:r w:rsidR="00A864F6">
              <w:t xml:space="preserve"> (</w:t>
            </w:r>
            <w:r w:rsidR="00A864F6" w:rsidRPr="00A864F6">
              <w:rPr>
                <w:rFonts w:asciiTheme="minorHAnsi" w:hAnsiTheme="minorHAnsi" w:cstheme="minorHAnsi"/>
                <w:b/>
                <w:sz w:val="20"/>
                <w:szCs w:val="20"/>
              </w:rPr>
              <w:t>other than HPWH</w:t>
            </w:r>
            <w:r w:rsidR="00A864F6">
              <w:rPr>
                <w:rFonts w:asciiTheme="minorHAnsi" w:hAnsiTheme="minorHAnsi" w:cstheme="minorHAnsi"/>
                <w:b/>
                <w:sz w:val="20"/>
                <w:szCs w:val="20"/>
              </w:rPr>
              <w:t>)</w:t>
            </w:r>
          </w:p>
          <w:p w14:paraId="09B27B34" w14:textId="3C2CCABA" w:rsidR="00F349F6" w:rsidRDefault="00F349F6"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w:t>
            </w:r>
            <w:r w:rsidR="00B70C68">
              <w:rPr>
                <w:rFonts w:asciiTheme="minorHAnsi" w:eastAsia="Times New Roman" w:hAnsiTheme="minorHAnsi" w:cstheme="minorHAnsi"/>
                <w:sz w:val="20"/>
                <w:szCs w:val="20"/>
              </w:rPr>
              <w:t>features</w:t>
            </w:r>
            <w:r w:rsidR="00B70C68" w:rsidRPr="00236F4B">
              <w:rPr>
                <w:rFonts w:asciiTheme="minorHAnsi" w:eastAsia="Times New Roman" w:hAnsiTheme="minorHAnsi" w:cstheme="minorHAnsi"/>
                <w:sz w:val="18"/>
                <w:szCs w:val="20"/>
              </w:rPr>
              <w:t xml:space="preserve"> </w:t>
            </w:r>
            <w:r w:rsidR="00EB0AA5">
              <w:rPr>
                <w:rFonts w:asciiTheme="minorHAnsi" w:eastAsia="Times New Roman" w:hAnsiTheme="minorHAnsi" w:cstheme="minorHAnsi"/>
                <w:sz w:val="18"/>
                <w:szCs w:val="20"/>
              </w:rPr>
              <w:t xml:space="preserve">of </w:t>
            </w:r>
            <w:r w:rsidRPr="00236F4B">
              <w:rPr>
                <w:rFonts w:asciiTheme="minorHAnsi" w:eastAsia="Times New Roman" w:hAnsiTheme="minorHAnsi" w:cstheme="minorHAnsi"/>
                <w:sz w:val="18"/>
                <w:szCs w:val="20"/>
              </w:rPr>
              <w:t xml:space="preserve">the water heating system </w:t>
            </w:r>
            <w:r w:rsidR="009B229B">
              <w:rPr>
                <w:rFonts w:asciiTheme="minorHAnsi" w:eastAsia="Times New Roman" w:hAnsiTheme="minorHAnsi" w:cstheme="minorHAnsi"/>
                <w:sz w:val="20"/>
                <w:szCs w:val="20"/>
              </w:rPr>
              <w:t xml:space="preserve">other than </w:t>
            </w:r>
            <w:r w:rsidR="009B229B">
              <w:rPr>
                <w:rFonts w:cstheme="minorHAnsi"/>
                <w:b/>
                <w:bCs/>
                <w:sz w:val="20"/>
                <w:szCs w:val="20"/>
              </w:rPr>
              <w:t>HPWH</w:t>
            </w:r>
            <w:r w:rsidR="009B229B" w:rsidRPr="005828AE">
              <w:rPr>
                <w:rFonts w:asciiTheme="minorHAnsi" w:eastAsia="Times New Roman" w:hAnsiTheme="minorHAnsi" w:cstheme="minorHAnsi"/>
                <w:sz w:val="20"/>
                <w:szCs w:val="20"/>
              </w:rPr>
              <w:t xml:space="preserve"> </w:t>
            </w:r>
            <w:r w:rsidR="009B229B">
              <w:rPr>
                <w:rFonts w:asciiTheme="minorHAnsi" w:eastAsia="Times New Roman" w:hAnsiTheme="minorHAnsi" w:cstheme="minorHAnsi"/>
                <w:sz w:val="20"/>
                <w:szCs w:val="20"/>
              </w:rPr>
              <w:t>systems</w:t>
            </w:r>
            <w:r w:rsidR="009B229B" w:rsidRPr="00236F4B">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installed in this project.</w:t>
            </w:r>
          </w:p>
        </w:tc>
      </w:tr>
      <w:tr w:rsidR="00927EC2" w:rsidRPr="009E01FE" w14:paraId="5E10FB82" w14:textId="1F2D2580" w:rsidTr="00927EC2">
        <w:trPr>
          <w:cantSplit/>
          <w:trHeight w:val="216"/>
          <w:jc w:val="center"/>
        </w:trPr>
        <w:tc>
          <w:tcPr>
            <w:tcW w:w="416" w:type="pct"/>
            <w:tcBorders>
              <w:top w:val="single" w:sz="4" w:space="0" w:color="auto"/>
              <w:left w:val="single" w:sz="4" w:space="0" w:color="auto"/>
              <w:bottom w:val="single" w:sz="4" w:space="0" w:color="auto"/>
              <w:right w:val="single" w:sz="4" w:space="0" w:color="auto"/>
            </w:tcBorders>
            <w:vAlign w:val="bottom"/>
          </w:tcPr>
          <w:p w14:paraId="75323EDC" w14:textId="19DFB56D"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01</w:t>
            </w:r>
          </w:p>
        </w:tc>
        <w:tc>
          <w:tcPr>
            <w:tcW w:w="414" w:type="pct"/>
            <w:tcBorders>
              <w:top w:val="single" w:sz="4" w:space="0" w:color="auto"/>
              <w:left w:val="single" w:sz="4" w:space="0" w:color="auto"/>
              <w:bottom w:val="single" w:sz="4" w:space="0" w:color="auto"/>
              <w:right w:val="single" w:sz="4" w:space="0" w:color="auto"/>
            </w:tcBorders>
            <w:vAlign w:val="bottom"/>
          </w:tcPr>
          <w:p w14:paraId="5F178F62" w14:textId="7C133009"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02</w:t>
            </w:r>
          </w:p>
        </w:tc>
        <w:tc>
          <w:tcPr>
            <w:tcW w:w="446" w:type="pct"/>
            <w:tcBorders>
              <w:top w:val="single" w:sz="4" w:space="0" w:color="auto"/>
              <w:left w:val="single" w:sz="4" w:space="0" w:color="auto"/>
              <w:bottom w:val="single" w:sz="4" w:space="0" w:color="auto"/>
              <w:right w:val="single" w:sz="4" w:space="0" w:color="auto"/>
            </w:tcBorders>
            <w:vAlign w:val="bottom"/>
          </w:tcPr>
          <w:p w14:paraId="25E49458" w14:textId="0726B8D7"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03</w:t>
            </w:r>
          </w:p>
        </w:tc>
        <w:tc>
          <w:tcPr>
            <w:tcW w:w="370" w:type="pct"/>
            <w:tcBorders>
              <w:top w:val="single" w:sz="4" w:space="0" w:color="auto"/>
              <w:left w:val="single" w:sz="4" w:space="0" w:color="auto"/>
              <w:bottom w:val="single" w:sz="4" w:space="0" w:color="auto"/>
              <w:right w:val="single" w:sz="4" w:space="0" w:color="auto"/>
            </w:tcBorders>
            <w:vAlign w:val="bottom"/>
          </w:tcPr>
          <w:p w14:paraId="4D1BC378" w14:textId="738DD569"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04</w:t>
            </w:r>
          </w:p>
        </w:tc>
        <w:tc>
          <w:tcPr>
            <w:tcW w:w="493" w:type="pct"/>
            <w:tcBorders>
              <w:top w:val="single" w:sz="4" w:space="0" w:color="auto"/>
              <w:left w:val="single" w:sz="4" w:space="0" w:color="auto"/>
              <w:bottom w:val="single" w:sz="4" w:space="0" w:color="auto"/>
              <w:right w:val="single" w:sz="4" w:space="0" w:color="auto"/>
            </w:tcBorders>
            <w:vAlign w:val="bottom"/>
          </w:tcPr>
          <w:p w14:paraId="3D26A1B8" w14:textId="23411E06"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27EC2">
              <w:rPr>
                <w:rFonts w:asciiTheme="minorHAnsi" w:eastAsia="Times New Roman" w:hAnsiTheme="minorHAnsi" w:cstheme="minorHAnsi"/>
                <w:sz w:val="18"/>
                <w:szCs w:val="18"/>
              </w:rPr>
              <w:t>05</w:t>
            </w:r>
          </w:p>
        </w:tc>
        <w:tc>
          <w:tcPr>
            <w:tcW w:w="349" w:type="pct"/>
            <w:tcBorders>
              <w:top w:val="single" w:sz="4" w:space="0" w:color="auto"/>
              <w:left w:val="single" w:sz="4" w:space="0" w:color="auto"/>
              <w:bottom w:val="single" w:sz="4" w:space="0" w:color="auto"/>
              <w:right w:val="single" w:sz="4" w:space="0" w:color="auto"/>
            </w:tcBorders>
            <w:vAlign w:val="bottom"/>
          </w:tcPr>
          <w:p w14:paraId="0E16E27E" w14:textId="14298FD8"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27EC2">
              <w:rPr>
                <w:rFonts w:asciiTheme="minorHAnsi" w:eastAsia="Times New Roman" w:hAnsiTheme="minorHAnsi" w:cstheme="minorHAnsi"/>
                <w:sz w:val="18"/>
                <w:szCs w:val="18"/>
              </w:rPr>
              <w:t>06</w:t>
            </w:r>
          </w:p>
        </w:tc>
        <w:tc>
          <w:tcPr>
            <w:tcW w:w="310" w:type="pct"/>
            <w:tcBorders>
              <w:top w:val="single" w:sz="4" w:space="0" w:color="auto"/>
              <w:left w:val="single" w:sz="4" w:space="0" w:color="auto"/>
              <w:bottom w:val="single" w:sz="4" w:space="0" w:color="auto"/>
              <w:right w:val="single" w:sz="4" w:space="0" w:color="auto"/>
            </w:tcBorders>
            <w:vAlign w:val="bottom"/>
          </w:tcPr>
          <w:p w14:paraId="1EFBBCAA" w14:textId="198005C5"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27EC2">
              <w:rPr>
                <w:rFonts w:asciiTheme="minorHAnsi" w:eastAsia="Times New Roman" w:hAnsiTheme="minorHAnsi" w:cstheme="minorHAnsi"/>
                <w:sz w:val="18"/>
                <w:szCs w:val="18"/>
              </w:rPr>
              <w:t>07</w:t>
            </w:r>
          </w:p>
        </w:tc>
        <w:tc>
          <w:tcPr>
            <w:tcW w:w="328" w:type="pct"/>
            <w:tcBorders>
              <w:top w:val="single" w:sz="4" w:space="0" w:color="auto"/>
              <w:left w:val="single" w:sz="4" w:space="0" w:color="auto"/>
              <w:bottom w:val="single" w:sz="4" w:space="0" w:color="auto"/>
              <w:right w:val="single" w:sz="4" w:space="0" w:color="auto"/>
            </w:tcBorders>
            <w:vAlign w:val="bottom"/>
          </w:tcPr>
          <w:p w14:paraId="3A8184C6" w14:textId="5F6A2829"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927EC2">
              <w:rPr>
                <w:rFonts w:asciiTheme="minorHAnsi" w:eastAsia="Times New Roman" w:hAnsiTheme="minorHAnsi" w:cstheme="minorHAnsi"/>
                <w:sz w:val="18"/>
                <w:szCs w:val="18"/>
              </w:rPr>
              <w:t>08</w:t>
            </w:r>
          </w:p>
        </w:tc>
        <w:tc>
          <w:tcPr>
            <w:tcW w:w="541" w:type="pct"/>
            <w:tcBorders>
              <w:top w:val="single" w:sz="4" w:space="0" w:color="auto"/>
              <w:left w:val="single" w:sz="4" w:space="0" w:color="auto"/>
              <w:bottom w:val="single" w:sz="4" w:space="0" w:color="auto"/>
              <w:right w:val="single" w:sz="4" w:space="0" w:color="auto"/>
            </w:tcBorders>
            <w:vAlign w:val="bottom"/>
          </w:tcPr>
          <w:p w14:paraId="15CF708E" w14:textId="0693A5AF"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09</w:t>
            </w:r>
          </w:p>
        </w:tc>
        <w:tc>
          <w:tcPr>
            <w:tcW w:w="522" w:type="pct"/>
            <w:tcBorders>
              <w:top w:val="single" w:sz="4" w:space="0" w:color="auto"/>
              <w:left w:val="single" w:sz="4" w:space="0" w:color="auto"/>
              <w:bottom w:val="single" w:sz="4" w:space="0" w:color="auto"/>
              <w:right w:val="single" w:sz="4" w:space="0" w:color="auto"/>
            </w:tcBorders>
            <w:vAlign w:val="bottom"/>
          </w:tcPr>
          <w:p w14:paraId="521DBC25" w14:textId="6947D68E"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10</w:t>
            </w:r>
          </w:p>
        </w:tc>
        <w:tc>
          <w:tcPr>
            <w:tcW w:w="409" w:type="pct"/>
            <w:tcBorders>
              <w:top w:val="single" w:sz="4" w:space="0" w:color="auto"/>
              <w:left w:val="single" w:sz="4" w:space="0" w:color="auto"/>
              <w:bottom w:val="single" w:sz="4" w:space="0" w:color="auto"/>
              <w:right w:val="single" w:sz="4" w:space="0" w:color="auto"/>
            </w:tcBorders>
            <w:vAlign w:val="bottom"/>
          </w:tcPr>
          <w:p w14:paraId="59C7B8FF" w14:textId="03FEF755"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11</w:t>
            </w:r>
          </w:p>
        </w:tc>
        <w:tc>
          <w:tcPr>
            <w:tcW w:w="402" w:type="pct"/>
            <w:tcBorders>
              <w:top w:val="single" w:sz="4" w:space="0" w:color="auto"/>
              <w:left w:val="single" w:sz="4" w:space="0" w:color="auto"/>
              <w:bottom w:val="single" w:sz="4" w:space="0" w:color="auto"/>
              <w:right w:val="single" w:sz="4" w:space="0" w:color="auto"/>
            </w:tcBorders>
            <w:vAlign w:val="bottom"/>
          </w:tcPr>
          <w:p w14:paraId="22046E67" w14:textId="67632103" w:rsidR="00F349F6" w:rsidRPr="00927EC2" w:rsidRDefault="00F349F6" w:rsidP="00927EC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927EC2">
              <w:rPr>
                <w:rFonts w:asciiTheme="minorHAnsi" w:eastAsia="Times New Roman" w:hAnsiTheme="minorHAnsi" w:cstheme="minorHAnsi"/>
                <w:sz w:val="18"/>
                <w:szCs w:val="18"/>
              </w:rPr>
              <w:t>12</w:t>
            </w:r>
          </w:p>
        </w:tc>
      </w:tr>
      <w:tr w:rsidR="00927EC2" w:rsidRPr="009E01FE" w14:paraId="285571F4" w14:textId="1F0C2329" w:rsidTr="00927EC2">
        <w:trPr>
          <w:cantSplit/>
          <w:trHeight w:val="295"/>
          <w:jc w:val="center"/>
        </w:trPr>
        <w:tc>
          <w:tcPr>
            <w:tcW w:w="416" w:type="pct"/>
            <w:tcBorders>
              <w:top w:val="single" w:sz="4" w:space="0" w:color="auto"/>
              <w:left w:val="single" w:sz="4" w:space="0" w:color="auto"/>
              <w:bottom w:val="single" w:sz="4" w:space="0" w:color="auto"/>
              <w:right w:val="single" w:sz="4" w:space="0" w:color="auto"/>
            </w:tcBorders>
            <w:vAlign w:val="bottom"/>
          </w:tcPr>
          <w:p w14:paraId="2BDEA299" w14:textId="363FE50C"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14" w:type="pct"/>
            <w:tcBorders>
              <w:top w:val="single" w:sz="4" w:space="0" w:color="auto"/>
              <w:left w:val="single" w:sz="4" w:space="0" w:color="auto"/>
              <w:bottom w:val="single" w:sz="4" w:space="0" w:color="auto"/>
              <w:right w:val="single" w:sz="4" w:space="0" w:color="auto"/>
            </w:tcBorders>
            <w:vAlign w:val="bottom"/>
          </w:tcPr>
          <w:p w14:paraId="4C8D8125" w14:textId="23A27E93"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446" w:type="pct"/>
            <w:tcBorders>
              <w:top w:val="single" w:sz="4" w:space="0" w:color="auto"/>
              <w:left w:val="single" w:sz="4" w:space="0" w:color="auto"/>
              <w:bottom w:val="single" w:sz="4" w:space="0" w:color="auto"/>
              <w:right w:val="single" w:sz="4" w:space="0" w:color="auto"/>
            </w:tcBorders>
            <w:vAlign w:val="bottom"/>
          </w:tcPr>
          <w:p w14:paraId="6BA036E4"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Type</w:t>
            </w:r>
          </w:p>
        </w:tc>
        <w:tc>
          <w:tcPr>
            <w:tcW w:w="370" w:type="pct"/>
            <w:tcBorders>
              <w:top w:val="single" w:sz="4" w:space="0" w:color="auto"/>
              <w:left w:val="single" w:sz="4" w:space="0" w:color="auto"/>
              <w:bottom w:val="single" w:sz="4" w:space="0" w:color="auto"/>
              <w:right w:val="single" w:sz="4" w:space="0" w:color="auto"/>
            </w:tcBorders>
            <w:vAlign w:val="bottom"/>
          </w:tcPr>
          <w:p w14:paraId="7C66A97B"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Type</w:t>
            </w:r>
          </w:p>
        </w:tc>
        <w:tc>
          <w:tcPr>
            <w:tcW w:w="493" w:type="pct"/>
            <w:tcBorders>
              <w:top w:val="single" w:sz="4" w:space="0" w:color="auto"/>
              <w:left w:val="single" w:sz="4" w:space="0" w:color="auto"/>
              <w:bottom w:val="single" w:sz="4" w:space="0" w:color="auto"/>
              <w:right w:val="single" w:sz="4" w:space="0" w:color="auto"/>
            </w:tcBorders>
            <w:vAlign w:val="bottom"/>
          </w:tcPr>
          <w:p w14:paraId="0980E02E" w14:textId="6C09F1F5"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 of </w:t>
            </w:r>
            <w:r w:rsidR="002E1D83">
              <w:rPr>
                <w:rFonts w:asciiTheme="minorHAnsi" w:eastAsia="Times New Roman" w:hAnsiTheme="minorHAnsi" w:cstheme="minorHAnsi"/>
                <w:sz w:val="18"/>
                <w:szCs w:val="20"/>
              </w:rPr>
              <w:t xml:space="preserve">Like (or Identical) </w:t>
            </w:r>
            <w:r w:rsidRPr="00236F4B">
              <w:rPr>
                <w:rFonts w:asciiTheme="minorHAnsi" w:eastAsia="Times New Roman" w:hAnsiTheme="minorHAnsi" w:cstheme="minorHAnsi"/>
                <w:sz w:val="18"/>
                <w:szCs w:val="20"/>
              </w:rPr>
              <w:t>Water Heaters in System</w:t>
            </w:r>
          </w:p>
        </w:tc>
        <w:tc>
          <w:tcPr>
            <w:tcW w:w="349" w:type="pct"/>
            <w:tcBorders>
              <w:top w:val="single" w:sz="4" w:space="0" w:color="auto"/>
              <w:left w:val="single" w:sz="4" w:space="0" w:color="auto"/>
              <w:bottom w:val="single" w:sz="4" w:space="0" w:color="auto"/>
              <w:right w:val="single" w:sz="4" w:space="0" w:color="auto"/>
            </w:tcBorders>
            <w:vAlign w:val="bottom"/>
          </w:tcPr>
          <w:p w14:paraId="3024E801"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Fuel Type</w:t>
            </w:r>
          </w:p>
        </w:tc>
        <w:tc>
          <w:tcPr>
            <w:tcW w:w="310" w:type="pct"/>
            <w:tcBorders>
              <w:top w:val="single" w:sz="4" w:space="0" w:color="auto"/>
              <w:left w:val="single" w:sz="4" w:space="0" w:color="auto"/>
              <w:bottom w:val="single" w:sz="4" w:space="0" w:color="auto"/>
              <w:right w:val="single" w:sz="4" w:space="0" w:color="auto"/>
            </w:tcBorders>
            <w:vAlign w:val="bottom"/>
          </w:tcPr>
          <w:p w14:paraId="12E5370C"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Type</w:t>
            </w:r>
          </w:p>
        </w:tc>
        <w:tc>
          <w:tcPr>
            <w:tcW w:w="328" w:type="pct"/>
            <w:tcBorders>
              <w:top w:val="single" w:sz="4" w:space="0" w:color="auto"/>
              <w:left w:val="single" w:sz="4" w:space="0" w:color="auto"/>
              <w:bottom w:val="single" w:sz="4" w:space="0" w:color="auto"/>
              <w:right w:val="single" w:sz="4" w:space="0" w:color="auto"/>
            </w:tcBorders>
            <w:vAlign w:val="bottom"/>
          </w:tcPr>
          <w:p w14:paraId="7E7D822D"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Rated Input Value</w:t>
            </w:r>
          </w:p>
        </w:tc>
        <w:tc>
          <w:tcPr>
            <w:tcW w:w="541" w:type="pct"/>
            <w:tcBorders>
              <w:top w:val="single" w:sz="4" w:space="0" w:color="auto"/>
              <w:left w:val="single" w:sz="4" w:space="0" w:color="auto"/>
              <w:bottom w:val="single" w:sz="4" w:space="0" w:color="auto"/>
              <w:right w:val="single" w:sz="4" w:space="0" w:color="auto"/>
            </w:tcBorders>
            <w:vAlign w:val="bottom"/>
          </w:tcPr>
          <w:p w14:paraId="2FF7E8B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Central DHW System Distribution</w:t>
            </w:r>
          </w:p>
        </w:tc>
        <w:tc>
          <w:tcPr>
            <w:tcW w:w="522" w:type="pct"/>
            <w:tcBorders>
              <w:top w:val="single" w:sz="4" w:space="0" w:color="auto"/>
              <w:left w:val="single" w:sz="4" w:space="0" w:color="auto"/>
              <w:bottom w:val="single" w:sz="4" w:space="0" w:color="auto"/>
              <w:right w:val="single" w:sz="4" w:space="0" w:color="auto"/>
            </w:tcBorders>
            <w:vAlign w:val="bottom"/>
          </w:tcPr>
          <w:p w14:paraId="54A8862E"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Dwelling Unit DHW System</w:t>
            </w:r>
          </w:p>
          <w:p w14:paraId="603085A6" w14:textId="77777777"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Distribution Type</w:t>
            </w:r>
          </w:p>
        </w:tc>
        <w:tc>
          <w:tcPr>
            <w:tcW w:w="409" w:type="pct"/>
            <w:tcBorders>
              <w:top w:val="single" w:sz="4" w:space="0" w:color="auto"/>
              <w:left w:val="single" w:sz="4" w:space="0" w:color="auto"/>
              <w:bottom w:val="single" w:sz="4" w:space="0" w:color="auto"/>
              <w:right w:val="single" w:sz="4" w:space="0" w:color="auto"/>
            </w:tcBorders>
            <w:vAlign w:val="bottom"/>
          </w:tcPr>
          <w:p w14:paraId="40842392" w14:textId="143E47FD"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Compact Dist</w:t>
            </w:r>
            <w:r>
              <w:rPr>
                <w:rFonts w:asciiTheme="minorHAnsi" w:eastAsia="Times New Roman" w:hAnsiTheme="minorHAnsi" w:cstheme="minorHAnsi"/>
                <w:sz w:val="18"/>
                <w:szCs w:val="20"/>
              </w:rPr>
              <w:t>rib.</w:t>
            </w:r>
          </w:p>
        </w:tc>
        <w:tc>
          <w:tcPr>
            <w:tcW w:w="402" w:type="pct"/>
            <w:tcBorders>
              <w:top w:val="single" w:sz="4" w:space="0" w:color="auto"/>
              <w:left w:val="single" w:sz="4" w:space="0" w:color="auto"/>
              <w:bottom w:val="single" w:sz="4" w:space="0" w:color="auto"/>
              <w:right w:val="single" w:sz="4" w:space="0" w:color="auto"/>
            </w:tcBorders>
            <w:vAlign w:val="bottom"/>
          </w:tcPr>
          <w:p w14:paraId="2FADA926" w14:textId="05845C62" w:rsidR="00F349F6" w:rsidRPr="00236F4B"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Drain Water Heat Recovery</w:t>
            </w:r>
          </w:p>
        </w:tc>
      </w:tr>
      <w:tr w:rsidR="00927EC2" w:rsidRPr="009E01FE" w14:paraId="6B02B3CA" w14:textId="343ED4B2" w:rsidTr="00927EC2">
        <w:trPr>
          <w:cantSplit/>
          <w:trHeight w:val="252"/>
          <w:jc w:val="center"/>
        </w:trPr>
        <w:tc>
          <w:tcPr>
            <w:tcW w:w="416" w:type="pct"/>
            <w:tcBorders>
              <w:top w:val="single" w:sz="4" w:space="0" w:color="auto"/>
              <w:left w:val="single" w:sz="4" w:space="0" w:color="auto"/>
              <w:bottom w:val="single" w:sz="4" w:space="0" w:color="auto"/>
              <w:right w:val="single" w:sz="4" w:space="0" w:color="auto"/>
            </w:tcBorders>
          </w:tcPr>
          <w:p w14:paraId="7152FD5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14:paraId="71017647" w14:textId="17108F3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60237D6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0" w:type="pct"/>
            <w:tcBorders>
              <w:top w:val="single" w:sz="4" w:space="0" w:color="auto"/>
              <w:left w:val="single" w:sz="4" w:space="0" w:color="auto"/>
              <w:bottom w:val="single" w:sz="4" w:space="0" w:color="auto"/>
              <w:right w:val="single" w:sz="4" w:space="0" w:color="auto"/>
            </w:tcBorders>
            <w:vAlign w:val="center"/>
          </w:tcPr>
          <w:p w14:paraId="4C8F8D59"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3" w:type="pct"/>
            <w:tcBorders>
              <w:top w:val="single" w:sz="4" w:space="0" w:color="auto"/>
              <w:left w:val="single" w:sz="4" w:space="0" w:color="auto"/>
              <w:bottom w:val="single" w:sz="4" w:space="0" w:color="auto"/>
              <w:right w:val="single" w:sz="4" w:space="0" w:color="auto"/>
            </w:tcBorders>
            <w:vAlign w:val="center"/>
          </w:tcPr>
          <w:p w14:paraId="3A2E6580"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9" w:type="pct"/>
            <w:tcBorders>
              <w:top w:val="single" w:sz="4" w:space="0" w:color="auto"/>
              <w:left w:val="single" w:sz="4" w:space="0" w:color="auto"/>
              <w:bottom w:val="single" w:sz="4" w:space="0" w:color="auto"/>
              <w:right w:val="single" w:sz="4" w:space="0" w:color="auto"/>
            </w:tcBorders>
            <w:vAlign w:val="center"/>
          </w:tcPr>
          <w:p w14:paraId="20F8B4FF"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10" w:type="pct"/>
            <w:tcBorders>
              <w:top w:val="single" w:sz="4" w:space="0" w:color="auto"/>
              <w:left w:val="single" w:sz="4" w:space="0" w:color="auto"/>
              <w:bottom w:val="single" w:sz="4" w:space="0" w:color="auto"/>
              <w:right w:val="single" w:sz="4" w:space="0" w:color="auto"/>
            </w:tcBorders>
            <w:vAlign w:val="center"/>
          </w:tcPr>
          <w:p w14:paraId="004457C8"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58E84F8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633FA68A"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2" w:type="pct"/>
            <w:tcBorders>
              <w:top w:val="single" w:sz="4" w:space="0" w:color="auto"/>
              <w:left w:val="single" w:sz="4" w:space="0" w:color="auto"/>
              <w:bottom w:val="single" w:sz="4" w:space="0" w:color="auto"/>
              <w:right w:val="single" w:sz="4" w:space="0" w:color="auto"/>
            </w:tcBorders>
          </w:tcPr>
          <w:p w14:paraId="1BE4E2B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9" w:type="pct"/>
            <w:tcBorders>
              <w:top w:val="single" w:sz="4" w:space="0" w:color="auto"/>
              <w:left w:val="single" w:sz="4" w:space="0" w:color="auto"/>
              <w:bottom w:val="single" w:sz="4" w:space="0" w:color="auto"/>
              <w:right w:val="single" w:sz="4" w:space="0" w:color="auto"/>
            </w:tcBorders>
          </w:tcPr>
          <w:p w14:paraId="36DA2D2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2" w:type="pct"/>
            <w:tcBorders>
              <w:top w:val="single" w:sz="4" w:space="0" w:color="auto"/>
              <w:left w:val="single" w:sz="4" w:space="0" w:color="auto"/>
              <w:bottom w:val="single" w:sz="4" w:space="0" w:color="auto"/>
              <w:right w:val="single" w:sz="4" w:space="0" w:color="auto"/>
            </w:tcBorders>
          </w:tcPr>
          <w:p w14:paraId="69728BD9"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927EC2" w:rsidRPr="009E01FE" w14:paraId="066E83F2" w14:textId="6A6C0634" w:rsidTr="00927EC2">
        <w:trPr>
          <w:cantSplit/>
          <w:trHeight w:val="261"/>
          <w:jc w:val="center"/>
        </w:trPr>
        <w:tc>
          <w:tcPr>
            <w:tcW w:w="416" w:type="pct"/>
            <w:tcBorders>
              <w:top w:val="single" w:sz="4" w:space="0" w:color="auto"/>
              <w:left w:val="single" w:sz="4" w:space="0" w:color="auto"/>
              <w:bottom w:val="single" w:sz="4" w:space="0" w:color="auto"/>
              <w:right w:val="single" w:sz="4" w:space="0" w:color="auto"/>
            </w:tcBorders>
          </w:tcPr>
          <w:p w14:paraId="4230A196"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4" w:type="pct"/>
            <w:tcBorders>
              <w:top w:val="single" w:sz="4" w:space="0" w:color="auto"/>
              <w:left w:val="single" w:sz="4" w:space="0" w:color="auto"/>
              <w:bottom w:val="single" w:sz="4" w:space="0" w:color="auto"/>
              <w:right w:val="single" w:sz="4" w:space="0" w:color="auto"/>
            </w:tcBorders>
            <w:vAlign w:val="center"/>
          </w:tcPr>
          <w:p w14:paraId="61B833EF" w14:textId="17CD833E"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46" w:type="pct"/>
            <w:tcBorders>
              <w:top w:val="single" w:sz="4" w:space="0" w:color="auto"/>
              <w:left w:val="single" w:sz="4" w:space="0" w:color="auto"/>
              <w:bottom w:val="single" w:sz="4" w:space="0" w:color="auto"/>
              <w:right w:val="single" w:sz="4" w:space="0" w:color="auto"/>
            </w:tcBorders>
            <w:vAlign w:val="center"/>
          </w:tcPr>
          <w:p w14:paraId="72AD32D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0" w:type="pct"/>
            <w:tcBorders>
              <w:top w:val="single" w:sz="4" w:space="0" w:color="auto"/>
              <w:left w:val="single" w:sz="4" w:space="0" w:color="auto"/>
              <w:bottom w:val="single" w:sz="4" w:space="0" w:color="auto"/>
              <w:right w:val="single" w:sz="4" w:space="0" w:color="auto"/>
            </w:tcBorders>
            <w:vAlign w:val="center"/>
          </w:tcPr>
          <w:p w14:paraId="7985165B"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3" w:type="pct"/>
            <w:tcBorders>
              <w:top w:val="single" w:sz="4" w:space="0" w:color="auto"/>
              <w:left w:val="single" w:sz="4" w:space="0" w:color="auto"/>
              <w:bottom w:val="single" w:sz="4" w:space="0" w:color="auto"/>
              <w:right w:val="single" w:sz="4" w:space="0" w:color="auto"/>
            </w:tcBorders>
            <w:vAlign w:val="center"/>
          </w:tcPr>
          <w:p w14:paraId="01B7ABC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49" w:type="pct"/>
            <w:tcBorders>
              <w:top w:val="single" w:sz="4" w:space="0" w:color="auto"/>
              <w:left w:val="single" w:sz="4" w:space="0" w:color="auto"/>
              <w:bottom w:val="single" w:sz="4" w:space="0" w:color="auto"/>
              <w:right w:val="single" w:sz="4" w:space="0" w:color="auto"/>
            </w:tcBorders>
            <w:vAlign w:val="center"/>
          </w:tcPr>
          <w:p w14:paraId="7E44C6FA"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10" w:type="pct"/>
            <w:tcBorders>
              <w:top w:val="single" w:sz="4" w:space="0" w:color="auto"/>
              <w:left w:val="single" w:sz="4" w:space="0" w:color="auto"/>
              <w:bottom w:val="single" w:sz="4" w:space="0" w:color="auto"/>
              <w:right w:val="single" w:sz="4" w:space="0" w:color="auto"/>
            </w:tcBorders>
            <w:vAlign w:val="center"/>
          </w:tcPr>
          <w:p w14:paraId="2F926A0C"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28" w:type="pct"/>
            <w:tcBorders>
              <w:top w:val="single" w:sz="4" w:space="0" w:color="auto"/>
              <w:left w:val="single" w:sz="4" w:space="0" w:color="auto"/>
              <w:bottom w:val="single" w:sz="4" w:space="0" w:color="auto"/>
              <w:right w:val="single" w:sz="4" w:space="0" w:color="auto"/>
            </w:tcBorders>
            <w:vAlign w:val="center"/>
          </w:tcPr>
          <w:p w14:paraId="1EFB1744"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1" w:type="pct"/>
            <w:tcBorders>
              <w:top w:val="single" w:sz="4" w:space="0" w:color="auto"/>
              <w:left w:val="single" w:sz="4" w:space="0" w:color="auto"/>
              <w:bottom w:val="single" w:sz="4" w:space="0" w:color="auto"/>
              <w:right w:val="single" w:sz="4" w:space="0" w:color="auto"/>
            </w:tcBorders>
          </w:tcPr>
          <w:p w14:paraId="21B85B6E" w14:textId="77777777" w:rsidR="00F349F6" w:rsidRPr="008C7B33"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2" w:type="pct"/>
            <w:tcBorders>
              <w:top w:val="single" w:sz="4" w:space="0" w:color="auto"/>
              <w:left w:val="single" w:sz="4" w:space="0" w:color="auto"/>
              <w:bottom w:val="single" w:sz="4" w:space="0" w:color="auto"/>
              <w:right w:val="single" w:sz="4" w:space="0" w:color="auto"/>
            </w:tcBorders>
          </w:tcPr>
          <w:p w14:paraId="389848A1" w14:textId="77777777" w:rsidR="00F349F6" w:rsidRPr="00095904"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9" w:type="pct"/>
            <w:tcBorders>
              <w:top w:val="single" w:sz="4" w:space="0" w:color="auto"/>
              <w:left w:val="single" w:sz="4" w:space="0" w:color="auto"/>
              <w:bottom w:val="single" w:sz="4" w:space="0" w:color="auto"/>
              <w:right w:val="single" w:sz="4" w:space="0" w:color="auto"/>
            </w:tcBorders>
          </w:tcPr>
          <w:p w14:paraId="45270EC5"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2" w:type="pct"/>
            <w:tcBorders>
              <w:top w:val="single" w:sz="4" w:space="0" w:color="auto"/>
              <w:left w:val="single" w:sz="4" w:space="0" w:color="auto"/>
              <w:bottom w:val="single" w:sz="4" w:space="0" w:color="auto"/>
              <w:right w:val="single" w:sz="4" w:space="0" w:color="auto"/>
            </w:tcBorders>
          </w:tcPr>
          <w:p w14:paraId="4D36FB31" w14:textId="77777777" w:rsidR="00F349F6" w:rsidRPr="00C10172" w:rsidRDefault="00F349F6" w:rsidP="00F349F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5FC35F8" w14:textId="0C829FC5" w:rsidR="00F03487" w:rsidRDefault="00F03487" w:rsidP="00D879CA">
      <w:pPr>
        <w:spacing w:after="0" w:line="240" w:lineRule="auto"/>
        <w:rPr>
          <w:rFonts w:asciiTheme="minorHAnsi" w:hAnsiTheme="minorHAnsi" w:cstheme="minorHAnsi"/>
          <w:sz w:val="18"/>
          <w:szCs w:val="18"/>
        </w:rPr>
      </w:pPr>
    </w:p>
    <w:p w14:paraId="0A380C28" w14:textId="77777777" w:rsidR="00F03487" w:rsidRDefault="00F03487">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7BEB79F5" w14:textId="71A4027A" w:rsidR="009070C1" w:rsidRDefault="009070C1" w:rsidP="007C69DF">
      <w:pPr>
        <w:spacing w:after="0" w:line="240" w:lineRule="auto"/>
        <w:ind w:left="-180"/>
        <w:rPr>
          <w:rFonts w:asciiTheme="minorHAnsi" w:hAnsiTheme="minorHAnsi" w:cstheme="minorHAnsi"/>
          <w:sz w:val="18"/>
          <w:szCs w:val="18"/>
        </w:rPr>
      </w:pPr>
    </w:p>
    <w:tbl>
      <w:tblPr>
        <w:tblStyle w:val="TableGrid5"/>
        <w:tblW w:w="10783" w:type="dxa"/>
        <w:tblInd w:w="-5" w:type="dxa"/>
        <w:tblLayout w:type="fixed"/>
        <w:tblLook w:val="04A0" w:firstRow="1" w:lastRow="0" w:firstColumn="1" w:lastColumn="0" w:noHBand="0" w:noVBand="1"/>
      </w:tblPr>
      <w:tblGrid>
        <w:gridCol w:w="1118"/>
        <w:gridCol w:w="1208"/>
        <w:gridCol w:w="1208"/>
        <w:gridCol w:w="1208"/>
        <w:gridCol w:w="1208"/>
        <w:gridCol w:w="1208"/>
        <w:gridCol w:w="1208"/>
        <w:gridCol w:w="1208"/>
        <w:gridCol w:w="1209"/>
      </w:tblGrid>
      <w:tr w:rsidR="003C259A" w:rsidRPr="007B2CC9" w14:paraId="386BC9AE" w14:textId="27540C1F" w:rsidTr="00927EC2">
        <w:trPr>
          <w:trHeight w:val="465"/>
        </w:trPr>
        <w:tc>
          <w:tcPr>
            <w:tcW w:w="10783" w:type="dxa"/>
            <w:gridSpan w:val="9"/>
          </w:tcPr>
          <w:p w14:paraId="7B81D946" w14:textId="77777777" w:rsidR="003C259A" w:rsidRPr="00EB4154" w:rsidRDefault="003C259A" w:rsidP="009C6DB3">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w:t>
            </w:r>
            <w:r w:rsidRPr="00C1150F">
              <w:rPr>
                <w:rFonts w:cstheme="minorHAnsi"/>
                <w:b/>
                <w:sz w:val="20"/>
                <w:szCs w:val="20"/>
              </w:rPr>
              <w:t xml:space="preserve">HERS Verified </w:t>
            </w:r>
            <w:r w:rsidRPr="00EB4154">
              <w:rPr>
                <w:rFonts w:cstheme="minorHAnsi"/>
                <w:b/>
                <w:bCs/>
                <w:sz w:val="20"/>
                <w:szCs w:val="20"/>
              </w:rPr>
              <w:t xml:space="preserve">Dwelling Unit </w:t>
            </w:r>
            <w:r>
              <w:rPr>
                <w:rFonts w:cstheme="minorHAnsi"/>
                <w:b/>
                <w:bCs/>
                <w:sz w:val="20"/>
                <w:szCs w:val="20"/>
              </w:rPr>
              <w:t xml:space="preserve">HPWH </w:t>
            </w:r>
            <w:r w:rsidRPr="00EB4154">
              <w:rPr>
                <w:rFonts w:cstheme="minorHAnsi"/>
                <w:b/>
                <w:bCs/>
                <w:sz w:val="20"/>
                <w:szCs w:val="20"/>
              </w:rPr>
              <w:t>System Information</w:t>
            </w:r>
          </w:p>
          <w:p w14:paraId="5E61CB5D" w14:textId="642865AD" w:rsidR="003C259A" w:rsidRDefault="003C259A" w:rsidP="009C6DB3">
            <w:pPr>
              <w:spacing w:after="0" w:line="240" w:lineRule="auto"/>
              <w:rPr>
                <w:rFonts w:cstheme="minorHAnsi"/>
                <w:b/>
                <w:bCs/>
                <w:sz w:val="20"/>
                <w:szCs w:val="20"/>
              </w:rPr>
            </w:pPr>
            <w:r w:rsidRPr="007B2CC9">
              <w:rPr>
                <w:rFonts w:cstheme="minorHAnsi"/>
                <w:sz w:val="18"/>
                <w:szCs w:val="20"/>
              </w:rPr>
              <w:t>This table reports the water heating system(s) installed in this project.</w:t>
            </w:r>
          </w:p>
        </w:tc>
      </w:tr>
      <w:tr w:rsidR="002F5EE4" w:rsidRPr="007B2CC9" w14:paraId="57F6A5E1" w14:textId="3B170887" w:rsidTr="00927EC2">
        <w:trPr>
          <w:trHeight w:val="210"/>
        </w:trPr>
        <w:tc>
          <w:tcPr>
            <w:tcW w:w="1118" w:type="dxa"/>
            <w:tcBorders>
              <w:top w:val="single" w:sz="4" w:space="0" w:color="auto"/>
              <w:left w:val="single" w:sz="4" w:space="0" w:color="auto"/>
              <w:bottom w:val="single" w:sz="4" w:space="0" w:color="auto"/>
              <w:right w:val="single" w:sz="4" w:space="0" w:color="auto"/>
            </w:tcBorders>
          </w:tcPr>
          <w:p w14:paraId="1A24EF5B"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01</w:t>
            </w:r>
          </w:p>
        </w:tc>
        <w:tc>
          <w:tcPr>
            <w:tcW w:w="1208" w:type="dxa"/>
            <w:vAlign w:val="bottom"/>
          </w:tcPr>
          <w:p w14:paraId="15FF330E"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02</w:t>
            </w:r>
          </w:p>
        </w:tc>
        <w:tc>
          <w:tcPr>
            <w:tcW w:w="1208" w:type="dxa"/>
            <w:vAlign w:val="bottom"/>
          </w:tcPr>
          <w:p w14:paraId="7A564E04"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03</w:t>
            </w:r>
          </w:p>
        </w:tc>
        <w:tc>
          <w:tcPr>
            <w:tcW w:w="1208" w:type="dxa"/>
          </w:tcPr>
          <w:p w14:paraId="5BFBD68E"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04</w:t>
            </w:r>
          </w:p>
        </w:tc>
        <w:tc>
          <w:tcPr>
            <w:tcW w:w="1208" w:type="dxa"/>
          </w:tcPr>
          <w:p w14:paraId="6762DD06"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05</w:t>
            </w:r>
          </w:p>
        </w:tc>
        <w:tc>
          <w:tcPr>
            <w:tcW w:w="1208" w:type="dxa"/>
          </w:tcPr>
          <w:p w14:paraId="56C62E68"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06</w:t>
            </w:r>
          </w:p>
        </w:tc>
        <w:tc>
          <w:tcPr>
            <w:tcW w:w="1208" w:type="dxa"/>
          </w:tcPr>
          <w:p w14:paraId="0BEF35F5"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07</w:t>
            </w:r>
          </w:p>
        </w:tc>
        <w:tc>
          <w:tcPr>
            <w:tcW w:w="1208" w:type="dxa"/>
          </w:tcPr>
          <w:p w14:paraId="72F5BA3D"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08</w:t>
            </w:r>
          </w:p>
        </w:tc>
        <w:tc>
          <w:tcPr>
            <w:tcW w:w="1209" w:type="dxa"/>
          </w:tcPr>
          <w:p w14:paraId="7DAEF96F" w14:textId="1C87BA36" w:rsidR="002F5EE4" w:rsidRPr="007B2CC9" w:rsidRDefault="002F5EE4" w:rsidP="002F5EE4">
            <w:pPr>
              <w:spacing w:after="0" w:line="240" w:lineRule="auto"/>
              <w:jc w:val="center"/>
              <w:rPr>
                <w:rFonts w:cstheme="minorHAnsi"/>
                <w:sz w:val="18"/>
                <w:szCs w:val="20"/>
              </w:rPr>
            </w:pPr>
            <w:r w:rsidRPr="008C1142">
              <w:rPr>
                <w:rFonts w:eastAsia="Times New Roman" w:cstheme="minorHAnsi"/>
                <w:sz w:val="16"/>
                <w:szCs w:val="20"/>
              </w:rPr>
              <w:t>09</w:t>
            </w:r>
          </w:p>
        </w:tc>
      </w:tr>
      <w:tr w:rsidR="002F5EE4" w:rsidRPr="007B2CC9" w14:paraId="4DBD9CDF" w14:textId="6EB852AF" w:rsidTr="00927EC2">
        <w:trPr>
          <w:trHeight w:val="1531"/>
        </w:trPr>
        <w:tc>
          <w:tcPr>
            <w:tcW w:w="1118" w:type="dxa"/>
            <w:tcBorders>
              <w:top w:val="single" w:sz="4" w:space="0" w:color="auto"/>
              <w:left w:val="single" w:sz="4" w:space="0" w:color="auto"/>
              <w:bottom w:val="single" w:sz="4" w:space="0" w:color="auto"/>
              <w:right w:val="single" w:sz="4" w:space="0" w:color="auto"/>
            </w:tcBorders>
            <w:vAlign w:val="bottom"/>
          </w:tcPr>
          <w:p w14:paraId="2C467BFC"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1208" w:type="dxa"/>
            <w:vAlign w:val="bottom"/>
          </w:tcPr>
          <w:p w14:paraId="270F44D2"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FCFF0B4"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or Name</w:t>
            </w:r>
          </w:p>
        </w:tc>
        <w:tc>
          <w:tcPr>
            <w:tcW w:w="1208" w:type="dxa"/>
            <w:vAlign w:val="bottom"/>
          </w:tcPr>
          <w:p w14:paraId="3751D6A6"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9A46D0E" w14:textId="77777777" w:rsidR="002F5EE4" w:rsidRPr="007B2CC9" w:rsidRDefault="002F5EE4" w:rsidP="002F5EE4">
            <w:pPr>
              <w:spacing w:after="0" w:line="240" w:lineRule="auto"/>
              <w:jc w:val="center"/>
              <w:rPr>
                <w:rFonts w:cstheme="minorHAnsi"/>
                <w:sz w:val="18"/>
                <w:szCs w:val="20"/>
              </w:rPr>
            </w:pPr>
            <w:r w:rsidRPr="007B2CC9">
              <w:rPr>
                <w:rFonts w:cstheme="minorHAnsi"/>
                <w:sz w:val="18"/>
                <w:szCs w:val="20"/>
              </w:rPr>
              <w:t>Make and Model</w:t>
            </w:r>
          </w:p>
        </w:tc>
        <w:tc>
          <w:tcPr>
            <w:tcW w:w="1208" w:type="dxa"/>
            <w:vAlign w:val="bottom"/>
          </w:tcPr>
          <w:p w14:paraId="13F88842"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208" w:type="dxa"/>
            <w:vAlign w:val="bottom"/>
          </w:tcPr>
          <w:p w14:paraId="408FFB1B"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208" w:type="dxa"/>
            <w:vAlign w:val="bottom"/>
          </w:tcPr>
          <w:p w14:paraId="6EA11E50"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208" w:type="dxa"/>
            <w:vAlign w:val="bottom"/>
          </w:tcPr>
          <w:p w14:paraId="3614C54B"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208" w:type="dxa"/>
            <w:vAlign w:val="bottom"/>
          </w:tcPr>
          <w:p w14:paraId="55E1AD2E" w14:textId="77777777"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c>
          <w:tcPr>
            <w:tcW w:w="1209" w:type="dxa"/>
            <w:vAlign w:val="bottom"/>
          </w:tcPr>
          <w:p w14:paraId="3048FE62" w14:textId="1DFF6556" w:rsidR="002F5EE4" w:rsidRPr="007B2CC9" w:rsidRDefault="002F5EE4" w:rsidP="002F5EE4">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8C1142">
              <w:rPr>
                <w:rFonts w:eastAsia="Times New Roman" w:cstheme="minorHAnsi"/>
                <w:sz w:val="18"/>
                <w:szCs w:val="20"/>
              </w:rPr>
              <w:t>Drain Water Heat Recovery</w:t>
            </w:r>
          </w:p>
        </w:tc>
      </w:tr>
      <w:tr w:rsidR="002F5EE4" w:rsidRPr="007B2CC9" w14:paraId="3971C247" w14:textId="4462A1EE" w:rsidTr="00927EC2">
        <w:trPr>
          <w:trHeight w:val="225"/>
        </w:trPr>
        <w:tc>
          <w:tcPr>
            <w:tcW w:w="1118" w:type="dxa"/>
          </w:tcPr>
          <w:p w14:paraId="7E37E4B5" w14:textId="77777777" w:rsidR="002F5EE4" w:rsidRPr="007B2CC9" w:rsidRDefault="002F5EE4" w:rsidP="002F5EE4">
            <w:pPr>
              <w:spacing w:after="0" w:line="240" w:lineRule="auto"/>
              <w:rPr>
                <w:rFonts w:cstheme="minorHAnsi"/>
                <w:sz w:val="20"/>
                <w:szCs w:val="20"/>
              </w:rPr>
            </w:pPr>
          </w:p>
        </w:tc>
        <w:tc>
          <w:tcPr>
            <w:tcW w:w="1208" w:type="dxa"/>
          </w:tcPr>
          <w:p w14:paraId="414E01D1" w14:textId="77777777" w:rsidR="002F5EE4" w:rsidRPr="007B2CC9" w:rsidRDefault="002F5EE4" w:rsidP="002F5EE4">
            <w:pPr>
              <w:spacing w:after="0" w:line="240" w:lineRule="auto"/>
              <w:rPr>
                <w:rFonts w:cstheme="minorHAnsi"/>
                <w:sz w:val="20"/>
                <w:szCs w:val="20"/>
              </w:rPr>
            </w:pPr>
          </w:p>
        </w:tc>
        <w:tc>
          <w:tcPr>
            <w:tcW w:w="1208" w:type="dxa"/>
          </w:tcPr>
          <w:p w14:paraId="68A897C0" w14:textId="77777777" w:rsidR="002F5EE4" w:rsidRPr="007B2CC9" w:rsidRDefault="002F5EE4" w:rsidP="002F5EE4">
            <w:pPr>
              <w:spacing w:after="0" w:line="240" w:lineRule="auto"/>
              <w:rPr>
                <w:rFonts w:cstheme="minorHAnsi"/>
                <w:sz w:val="20"/>
                <w:szCs w:val="20"/>
              </w:rPr>
            </w:pPr>
          </w:p>
        </w:tc>
        <w:tc>
          <w:tcPr>
            <w:tcW w:w="1208" w:type="dxa"/>
          </w:tcPr>
          <w:p w14:paraId="26D27F03" w14:textId="77777777" w:rsidR="002F5EE4" w:rsidRPr="007B2CC9" w:rsidRDefault="002F5EE4" w:rsidP="002F5EE4">
            <w:pPr>
              <w:spacing w:after="0" w:line="240" w:lineRule="auto"/>
              <w:rPr>
                <w:rFonts w:cstheme="minorHAnsi"/>
                <w:sz w:val="20"/>
                <w:szCs w:val="20"/>
              </w:rPr>
            </w:pPr>
          </w:p>
        </w:tc>
        <w:tc>
          <w:tcPr>
            <w:tcW w:w="1208" w:type="dxa"/>
          </w:tcPr>
          <w:p w14:paraId="745F5CE5" w14:textId="77777777" w:rsidR="002F5EE4" w:rsidRPr="007B2CC9" w:rsidRDefault="002F5EE4" w:rsidP="002F5EE4">
            <w:pPr>
              <w:spacing w:after="0" w:line="240" w:lineRule="auto"/>
              <w:rPr>
                <w:rFonts w:cstheme="minorHAnsi"/>
                <w:sz w:val="20"/>
                <w:szCs w:val="20"/>
              </w:rPr>
            </w:pPr>
          </w:p>
        </w:tc>
        <w:tc>
          <w:tcPr>
            <w:tcW w:w="1208" w:type="dxa"/>
          </w:tcPr>
          <w:p w14:paraId="097BAFFC" w14:textId="77777777" w:rsidR="002F5EE4" w:rsidRPr="007B2CC9" w:rsidRDefault="002F5EE4" w:rsidP="002F5EE4">
            <w:pPr>
              <w:spacing w:after="0" w:line="240" w:lineRule="auto"/>
              <w:rPr>
                <w:rFonts w:cstheme="minorHAnsi"/>
                <w:sz w:val="20"/>
                <w:szCs w:val="20"/>
              </w:rPr>
            </w:pPr>
          </w:p>
        </w:tc>
        <w:tc>
          <w:tcPr>
            <w:tcW w:w="1208" w:type="dxa"/>
          </w:tcPr>
          <w:p w14:paraId="691B1483" w14:textId="77777777" w:rsidR="002F5EE4" w:rsidRPr="007B2CC9" w:rsidRDefault="002F5EE4" w:rsidP="002F5EE4">
            <w:pPr>
              <w:spacing w:after="0" w:line="240" w:lineRule="auto"/>
              <w:rPr>
                <w:rFonts w:cstheme="minorHAnsi"/>
                <w:sz w:val="20"/>
                <w:szCs w:val="20"/>
              </w:rPr>
            </w:pPr>
          </w:p>
        </w:tc>
        <w:tc>
          <w:tcPr>
            <w:tcW w:w="1208" w:type="dxa"/>
          </w:tcPr>
          <w:p w14:paraId="4EEEC7BF" w14:textId="77777777" w:rsidR="002F5EE4" w:rsidRPr="007B2CC9" w:rsidRDefault="002F5EE4" w:rsidP="002F5EE4">
            <w:pPr>
              <w:spacing w:after="0" w:line="240" w:lineRule="auto"/>
              <w:rPr>
                <w:rFonts w:cstheme="minorHAnsi"/>
                <w:sz w:val="20"/>
                <w:szCs w:val="20"/>
              </w:rPr>
            </w:pPr>
          </w:p>
        </w:tc>
        <w:tc>
          <w:tcPr>
            <w:tcW w:w="1209" w:type="dxa"/>
          </w:tcPr>
          <w:p w14:paraId="16EAF28B" w14:textId="77777777" w:rsidR="002F5EE4" w:rsidRPr="007B2CC9" w:rsidRDefault="002F5EE4" w:rsidP="002F5EE4">
            <w:pPr>
              <w:spacing w:after="0" w:line="240" w:lineRule="auto"/>
              <w:rPr>
                <w:rFonts w:cstheme="minorHAnsi"/>
                <w:sz w:val="20"/>
                <w:szCs w:val="20"/>
              </w:rPr>
            </w:pPr>
          </w:p>
        </w:tc>
      </w:tr>
      <w:tr w:rsidR="002F5EE4" w:rsidRPr="007B2CC9" w14:paraId="2D79A802" w14:textId="0685B22A" w:rsidTr="00927EC2">
        <w:trPr>
          <w:trHeight w:val="225"/>
        </w:trPr>
        <w:tc>
          <w:tcPr>
            <w:tcW w:w="1118" w:type="dxa"/>
          </w:tcPr>
          <w:p w14:paraId="5C36FA1A" w14:textId="77777777" w:rsidR="002F5EE4" w:rsidRPr="007B2CC9" w:rsidRDefault="002F5EE4" w:rsidP="002F5EE4">
            <w:pPr>
              <w:spacing w:after="0" w:line="240" w:lineRule="auto"/>
              <w:rPr>
                <w:rFonts w:cstheme="minorHAnsi"/>
                <w:sz w:val="20"/>
                <w:szCs w:val="20"/>
              </w:rPr>
            </w:pPr>
          </w:p>
        </w:tc>
        <w:tc>
          <w:tcPr>
            <w:tcW w:w="1208" w:type="dxa"/>
          </w:tcPr>
          <w:p w14:paraId="4425AF41" w14:textId="77777777" w:rsidR="002F5EE4" w:rsidRPr="007B2CC9" w:rsidRDefault="002F5EE4" w:rsidP="002F5EE4">
            <w:pPr>
              <w:spacing w:after="0" w:line="240" w:lineRule="auto"/>
              <w:rPr>
                <w:rFonts w:cstheme="minorHAnsi"/>
                <w:sz w:val="20"/>
                <w:szCs w:val="20"/>
              </w:rPr>
            </w:pPr>
          </w:p>
        </w:tc>
        <w:tc>
          <w:tcPr>
            <w:tcW w:w="1208" w:type="dxa"/>
          </w:tcPr>
          <w:p w14:paraId="74C13B75" w14:textId="77777777" w:rsidR="002F5EE4" w:rsidRPr="007B2CC9" w:rsidRDefault="002F5EE4" w:rsidP="002F5EE4">
            <w:pPr>
              <w:spacing w:after="0" w:line="240" w:lineRule="auto"/>
              <w:rPr>
                <w:rFonts w:cstheme="minorHAnsi"/>
                <w:sz w:val="20"/>
                <w:szCs w:val="20"/>
              </w:rPr>
            </w:pPr>
          </w:p>
        </w:tc>
        <w:tc>
          <w:tcPr>
            <w:tcW w:w="1208" w:type="dxa"/>
          </w:tcPr>
          <w:p w14:paraId="3412F875" w14:textId="77777777" w:rsidR="002F5EE4" w:rsidRPr="007B2CC9" w:rsidRDefault="002F5EE4" w:rsidP="002F5EE4">
            <w:pPr>
              <w:spacing w:after="0" w:line="240" w:lineRule="auto"/>
              <w:rPr>
                <w:rFonts w:cstheme="minorHAnsi"/>
                <w:sz w:val="20"/>
                <w:szCs w:val="20"/>
              </w:rPr>
            </w:pPr>
          </w:p>
        </w:tc>
        <w:tc>
          <w:tcPr>
            <w:tcW w:w="1208" w:type="dxa"/>
          </w:tcPr>
          <w:p w14:paraId="56D26B35" w14:textId="77777777" w:rsidR="002F5EE4" w:rsidRPr="007B2CC9" w:rsidRDefault="002F5EE4" w:rsidP="002F5EE4">
            <w:pPr>
              <w:spacing w:after="0" w:line="240" w:lineRule="auto"/>
              <w:rPr>
                <w:rFonts w:cstheme="minorHAnsi"/>
                <w:sz w:val="20"/>
                <w:szCs w:val="20"/>
              </w:rPr>
            </w:pPr>
          </w:p>
        </w:tc>
        <w:tc>
          <w:tcPr>
            <w:tcW w:w="1208" w:type="dxa"/>
          </w:tcPr>
          <w:p w14:paraId="6167ADC3" w14:textId="77777777" w:rsidR="002F5EE4" w:rsidRPr="007B2CC9" w:rsidRDefault="002F5EE4" w:rsidP="002F5EE4">
            <w:pPr>
              <w:spacing w:after="0" w:line="240" w:lineRule="auto"/>
              <w:rPr>
                <w:rFonts w:cstheme="minorHAnsi"/>
                <w:sz w:val="20"/>
                <w:szCs w:val="20"/>
              </w:rPr>
            </w:pPr>
          </w:p>
        </w:tc>
        <w:tc>
          <w:tcPr>
            <w:tcW w:w="1208" w:type="dxa"/>
          </w:tcPr>
          <w:p w14:paraId="6182060D" w14:textId="77777777" w:rsidR="002F5EE4" w:rsidRPr="007B2CC9" w:rsidRDefault="002F5EE4" w:rsidP="002F5EE4">
            <w:pPr>
              <w:spacing w:after="0" w:line="240" w:lineRule="auto"/>
              <w:rPr>
                <w:rFonts w:cstheme="minorHAnsi"/>
                <w:sz w:val="20"/>
                <w:szCs w:val="20"/>
              </w:rPr>
            </w:pPr>
          </w:p>
        </w:tc>
        <w:tc>
          <w:tcPr>
            <w:tcW w:w="1208" w:type="dxa"/>
          </w:tcPr>
          <w:p w14:paraId="542F165C" w14:textId="77777777" w:rsidR="002F5EE4" w:rsidRPr="007B2CC9" w:rsidRDefault="002F5EE4" w:rsidP="002F5EE4">
            <w:pPr>
              <w:spacing w:after="0" w:line="240" w:lineRule="auto"/>
              <w:rPr>
                <w:rFonts w:cstheme="minorHAnsi"/>
                <w:sz w:val="20"/>
                <w:szCs w:val="20"/>
              </w:rPr>
            </w:pPr>
          </w:p>
        </w:tc>
        <w:tc>
          <w:tcPr>
            <w:tcW w:w="1209" w:type="dxa"/>
          </w:tcPr>
          <w:p w14:paraId="52109DF1" w14:textId="77777777" w:rsidR="002F5EE4" w:rsidRPr="007B2CC9" w:rsidRDefault="002F5EE4" w:rsidP="002F5EE4">
            <w:pPr>
              <w:spacing w:after="0" w:line="240" w:lineRule="auto"/>
              <w:rPr>
                <w:rFonts w:cstheme="minorHAnsi"/>
                <w:sz w:val="20"/>
                <w:szCs w:val="20"/>
              </w:rPr>
            </w:pPr>
          </w:p>
        </w:tc>
      </w:tr>
    </w:tbl>
    <w:p w14:paraId="5205E72B" w14:textId="2D5A4A91" w:rsidR="007C69DF" w:rsidRDefault="007C69DF" w:rsidP="007C69DF">
      <w:pPr>
        <w:spacing w:after="0" w:line="240" w:lineRule="auto"/>
        <w:ind w:left="-180"/>
        <w:rPr>
          <w:rFonts w:asciiTheme="minorHAnsi" w:hAnsiTheme="minorHAnsi" w:cstheme="minorHAnsi"/>
          <w:sz w:val="18"/>
          <w:szCs w:val="18"/>
        </w:rPr>
      </w:pPr>
    </w:p>
    <w:tbl>
      <w:tblPr>
        <w:tblW w:w="4984" w:type="pct"/>
        <w:tblInd w:w="18"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9"/>
        <w:gridCol w:w="1181"/>
        <w:gridCol w:w="1181"/>
        <w:gridCol w:w="1181"/>
        <w:gridCol w:w="1181"/>
        <w:gridCol w:w="1383"/>
        <w:gridCol w:w="3119"/>
      </w:tblGrid>
      <w:tr w:rsidR="007A73AF" w:rsidRPr="009E01FE" w14:paraId="40BDA61B" w14:textId="40EEB287" w:rsidTr="00236F4B">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AF02F" w14:textId="1312CA83"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bookmarkStart w:id="0" w:name="_Hlk94016759"/>
            <w:r>
              <w:rPr>
                <w:rFonts w:asciiTheme="minorHAnsi" w:hAnsiTheme="minorHAnsi" w:cstheme="minorHAnsi"/>
                <w:b/>
                <w:sz w:val="20"/>
                <w:szCs w:val="20"/>
              </w:rPr>
              <w:t>C</w:t>
            </w:r>
            <w:r w:rsidRPr="008733ED">
              <w:rPr>
                <w:rFonts w:asciiTheme="minorHAnsi" w:hAnsiTheme="minorHAnsi" w:cstheme="minorHAnsi"/>
                <w:b/>
                <w:sz w:val="20"/>
                <w:szCs w:val="20"/>
              </w:rPr>
              <w:t xml:space="preserve">. Design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33DD02B5" w14:textId="1D6A1498" w:rsidR="007A73AF" w:rsidRPr="008733ED"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specified on the registered </w:t>
            </w:r>
            <w:r w:rsidR="00C96D7C">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 xml:space="preserve"> compliance document for this project. (Not needed for central systems)</w:t>
            </w:r>
          </w:p>
        </w:tc>
      </w:tr>
      <w:tr w:rsidR="007A73AF" w:rsidRPr="009E01FE" w14:paraId="6B676368" w14:textId="7066483F"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69A372B" w14:textId="2043B3D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49" w:type="pct"/>
            <w:tcBorders>
              <w:top w:val="single" w:sz="4" w:space="0" w:color="auto"/>
              <w:left w:val="single" w:sz="4" w:space="0" w:color="auto"/>
              <w:bottom w:val="single" w:sz="4" w:space="0" w:color="auto"/>
              <w:right w:val="single" w:sz="4" w:space="0" w:color="auto"/>
            </w:tcBorders>
            <w:vAlign w:val="center"/>
          </w:tcPr>
          <w:p w14:paraId="254352E6" w14:textId="605828C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49" w:type="pct"/>
            <w:tcBorders>
              <w:top w:val="single" w:sz="4" w:space="0" w:color="auto"/>
              <w:left w:val="single" w:sz="4" w:space="0" w:color="auto"/>
              <w:bottom w:val="single" w:sz="4" w:space="0" w:color="auto"/>
              <w:right w:val="single" w:sz="4" w:space="0" w:color="auto"/>
            </w:tcBorders>
            <w:vAlign w:val="center"/>
          </w:tcPr>
          <w:p w14:paraId="22D01913" w14:textId="312178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49" w:type="pct"/>
            <w:tcBorders>
              <w:top w:val="single" w:sz="4" w:space="0" w:color="auto"/>
              <w:left w:val="single" w:sz="4" w:space="0" w:color="auto"/>
              <w:bottom w:val="single" w:sz="4" w:space="0" w:color="auto"/>
              <w:right w:val="single" w:sz="4" w:space="0" w:color="auto"/>
            </w:tcBorders>
            <w:vAlign w:val="center"/>
          </w:tcPr>
          <w:p w14:paraId="245EA760" w14:textId="6C14783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49" w:type="pct"/>
            <w:tcBorders>
              <w:top w:val="single" w:sz="4" w:space="0" w:color="auto"/>
              <w:left w:val="single" w:sz="4" w:space="0" w:color="auto"/>
              <w:bottom w:val="single" w:sz="4" w:space="0" w:color="auto"/>
              <w:right w:val="single" w:sz="4" w:space="0" w:color="auto"/>
            </w:tcBorders>
            <w:vAlign w:val="center"/>
          </w:tcPr>
          <w:p w14:paraId="5E47CD90" w14:textId="685467F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43" w:type="pct"/>
            <w:tcBorders>
              <w:top w:val="single" w:sz="4" w:space="0" w:color="auto"/>
              <w:left w:val="single" w:sz="4" w:space="0" w:color="auto"/>
              <w:bottom w:val="single" w:sz="4" w:space="0" w:color="auto"/>
              <w:right w:val="single" w:sz="4" w:space="0" w:color="auto"/>
            </w:tcBorders>
          </w:tcPr>
          <w:p w14:paraId="03A5F64B" w14:textId="092538FD"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50" w:type="pct"/>
            <w:tcBorders>
              <w:top w:val="single" w:sz="4" w:space="0" w:color="auto"/>
              <w:left w:val="single" w:sz="4" w:space="0" w:color="auto"/>
              <w:bottom w:val="single" w:sz="4" w:space="0" w:color="auto"/>
              <w:right w:val="single" w:sz="4" w:space="0" w:color="auto"/>
            </w:tcBorders>
            <w:vAlign w:val="center"/>
          </w:tcPr>
          <w:p w14:paraId="10E63AB8" w14:textId="7407F59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9E01FE" w14:paraId="290A51D1" w14:textId="61ECC085"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bottom"/>
          </w:tcPr>
          <w:p w14:paraId="785D8051" w14:textId="1EEE8C5B"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49" w:type="pct"/>
            <w:tcBorders>
              <w:top w:val="single" w:sz="4" w:space="0" w:color="auto"/>
              <w:left w:val="single" w:sz="4" w:space="0" w:color="auto"/>
              <w:bottom w:val="single" w:sz="4" w:space="0" w:color="auto"/>
              <w:right w:val="single" w:sz="4" w:space="0" w:color="auto"/>
            </w:tcBorders>
            <w:vAlign w:val="bottom"/>
          </w:tcPr>
          <w:p w14:paraId="3610A73A" w14:textId="408B2F17"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49" w:type="pct"/>
            <w:tcBorders>
              <w:top w:val="single" w:sz="4" w:space="0" w:color="auto"/>
              <w:left w:val="single" w:sz="4" w:space="0" w:color="auto"/>
              <w:bottom w:val="single" w:sz="4" w:space="0" w:color="auto"/>
              <w:right w:val="single" w:sz="4" w:space="0" w:color="auto"/>
            </w:tcBorders>
            <w:vAlign w:val="bottom"/>
          </w:tcPr>
          <w:p w14:paraId="37EC2307" w14:textId="369A4964"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49" w:type="pct"/>
            <w:tcBorders>
              <w:top w:val="single" w:sz="4" w:space="0" w:color="auto"/>
              <w:left w:val="single" w:sz="4" w:space="0" w:color="auto"/>
              <w:bottom w:val="single" w:sz="4" w:space="0" w:color="auto"/>
              <w:right w:val="single" w:sz="4" w:space="0" w:color="auto"/>
            </w:tcBorders>
            <w:vAlign w:val="bottom"/>
          </w:tcPr>
          <w:p w14:paraId="79089DE7" w14:textId="32EC24D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A9EA95E" w14:textId="57FE58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49" w:type="pct"/>
            <w:tcBorders>
              <w:top w:val="single" w:sz="4" w:space="0" w:color="auto"/>
              <w:left w:val="single" w:sz="4" w:space="0" w:color="auto"/>
              <w:bottom w:val="single" w:sz="4" w:space="0" w:color="auto"/>
              <w:right w:val="single" w:sz="4" w:space="0" w:color="auto"/>
            </w:tcBorders>
            <w:vAlign w:val="bottom"/>
          </w:tcPr>
          <w:p w14:paraId="13D45E22" w14:textId="794E467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552BEFCE" w14:textId="5394D6F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43" w:type="pct"/>
            <w:tcBorders>
              <w:top w:val="single" w:sz="4" w:space="0" w:color="auto"/>
              <w:left w:val="single" w:sz="4" w:space="0" w:color="auto"/>
              <w:bottom w:val="single" w:sz="4" w:space="0" w:color="auto"/>
              <w:right w:val="single" w:sz="4" w:space="0" w:color="auto"/>
            </w:tcBorders>
            <w:vAlign w:val="bottom"/>
          </w:tcPr>
          <w:p w14:paraId="119B872F" w14:textId="7F01814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169DC548" w14:textId="1006FC93"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50" w:type="pct"/>
            <w:tcBorders>
              <w:top w:val="single" w:sz="4" w:space="0" w:color="auto"/>
              <w:left w:val="single" w:sz="4" w:space="0" w:color="auto"/>
              <w:bottom w:val="single" w:sz="4" w:space="0" w:color="auto"/>
              <w:right w:val="single" w:sz="4" w:space="0" w:color="auto"/>
            </w:tcBorders>
            <w:vAlign w:val="bottom"/>
          </w:tcPr>
          <w:p w14:paraId="3DA61F44" w14:textId="77145423" w:rsidR="007A73AF" w:rsidRPr="00236F4B" w:rsidRDefault="007A73AF" w:rsidP="00293EE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9E01FE" w14:paraId="25F4FB53" w14:textId="408D959C"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0BF177CD" w14:textId="52A2874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98DA1C7" w14:textId="402BB9C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598432DF" w14:textId="6882059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FA07E36" w14:textId="5F1D61F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0B16B85C" w14:textId="054376E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01AB53A1" w14:textId="08363F2A"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24B3EF6D" w14:textId="2421D24D"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9E01FE" w14:paraId="6972E575" w14:textId="71E6A389" w:rsidTr="007A73AF">
        <w:trPr>
          <w:cantSplit/>
          <w:trHeight w:val="144"/>
        </w:trPr>
        <w:tc>
          <w:tcPr>
            <w:tcW w:w="711" w:type="pct"/>
            <w:tcBorders>
              <w:top w:val="single" w:sz="4" w:space="0" w:color="auto"/>
              <w:left w:val="single" w:sz="4" w:space="0" w:color="auto"/>
              <w:bottom w:val="single" w:sz="4" w:space="0" w:color="auto"/>
              <w:right w:val="single" w:sz="4" w:space="0" w:color="auto"/>
            </w:tcBorders>
            <w:vAlign w:val="center"/>
          </w:tcPr>
          <w:p w14:paraId="425A57A6" w14:textId="12B1600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EE1537F" w14:textId="39BCFA8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454D00F5" w14:textId="21E2EF2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362A9E55" w14:textId="19FE2954"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49" w:type="pct"/>
            <w:tcBorders>
              <w:top w:val="single" w:sz="4" w:space="0" w:color="auto"/>
              <w:left w:val="single" w:sz="4" w:space="0" w:color="auto"/>
              <w:bottom w:val="single" w:sz="4" w:space="0" w:color="auto"/>
              <w:right w:val="single" w:sz="4" w:space="0" w:color="auto"/>
            </w:tcBorders>
            <w:vAlign w:val="center"/>
          </w:tcPr>
          <w:p w14:paraId="1C08E8DD" w14:textId="468433C9"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3" w:type="pct"/>
            <w:tcBorders>
              <w:top w:val="single" w:sz="4" w:space="0" w:color="auto"/>
              <w:left w:val="single" w:sz="4" w:space="0" w:color="auto"/>
              <w:bottom w:val="single" w:sz="4" w:space="0" w:color="auto"/>
              <w:right w:val="single" w:sz="4" w:space="0" w:color="auto"/>
            </w:tcBorders>
          </w:tcPr>
          <w:p w14:paraId="1CDA32CA" w14:textId="58C38FAB" w:rsidR="007A73AF" w:rsidRPr="008C7B33"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50" w:type="pct"/>
            <w:tcBorders>
              <w:top w:val="single" w:sz="4" w:space="0" w:color="auto"/>
              <w:left w:val="single" w:sz="4" w:space="0" w:color="auto"/>
              <w:bottom w:val="single" w:sz="4" w:space="0" w:color="auto"/>
              <w:right w:val="single" w:sz="4" w:space="0" w:color="auto"/>
            </w:tcBorders>
            <w:vAlign w:val="center"/>
          </w:tcPr>
          <w:p w14:paraId="79DB3450" w14:textId="616B714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bookmarkEnd w:id="0"/>
    </w:tbl>
    <w:p w14:paraId="796C95BE" w14:textId="17699395" w:rsidR="00D7513B" w:rsidRPr="00236F4B" w:rsidRDefault="00D7513B" w:rsidP="002369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18"/>
        <w:gridCol w:w="1234"/>
        <w:gridCol w:w="1146"/>
        <w:gridCol w:w="1146"/>
        <w:gridCol w:w="1232"/>
        <w:gridCol w:w="1411"/>
        <w:gridCol w:w="3103"/>
      </w:tblGrid>
      <w:tr w:rsidR="007A73AF" w:rsidRPr="008733ED" w14:paraId="7B74D56E" w14:textId="3D1D907A" w:rsidTr="007A73AF">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5DAB9D91" w14:textId="3BF12E34" w:rsidR="007A73AF" w:rsidRPr="00B33DFF" w:rsidRDefault="007A73AF" w:rsidP="007A73A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8733ED">
              <w:rPr>
                <w:rFonts w:asciiTheme="minorHAnsi" w:hAnsiTheme="minorHAnsi" w:cstheme="minorHAnsi"/>
                <w:b/>
                <w:sz w:val="20"/>
                <w:szCs w:val="20"/>
              </w:rPr>
              <w:t xml:space="preserve">. </w:t>
            </w:r>
            <w:r>
              <w:rPr>
                <w:rFonts w:asciiTheme="minorHAnsi" w:hAnsiTheme="minorHAnsi" w:cstheme="minorHAnsi"/>
                <w:b/>
                <w:sz w:val="20"/>
                <w:szCs w:val="20"/>
              </w:rPr>
              <w:t>Installed</w:t>
            </w:r>
            <w:r w:rsidRPr="008733ED">
              <w:rPr>
                <w:rFonts w:asciiTheme="minorHAnsi" w:hAnsiTheme="minorHAnsi" w:cstheme="minorHAnsi"/>
                <w:b/>
                <w:sz w:val="20"/>
                <w:szCs w:val="20"/>
              </w:rPr>
              <w:t xml:space="preserve"> </w:t>
            </w:r>
            <w:r w:rsidR="00C549BD">
              <w:rPr>
                <w:rFonts w:asciiTheme="minorHAnsi" w:hAnsiTheme="minorHAnsi" w:cstheme="minorHAnsi"/>
                <w:b/>
                <w:sz w:val="20"/>
                <w:szCs w:val="20"/>
              </w:rPr>
              <w:t xml:space="preserve">HERS Verified </w:t>
            </w:r>
            <w:r w:rsidRPr="008733ED">
              <w:rPr>
                <w:rFonts w:asciiTheme="minorHAnsi" w:hAnsiTheme="minorHAnsi" w:cstheme="minorHAnsi"/>
                <w:b/>
                <w:sz w:val="20"/>
                <w:szCs w:val="20"/>
              </w:rPr>
              <w:t xml:space="preserve">Dwelling Unit Water Heating Efficiency Information </w:t>
            </w:r>
          </w:p>
          <w:p w14:paraId="1BC8A529" w14:textId="08D060C8" w:rsidR="007A73AF" w:rsidRPr="008733ED" w:rsidRDefault="007A73AF" w:rsidP="00CC1AF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236F4B">
              <w:rPr>
                <w:rFonts w:asciiTheme="minorHAnsi" w:eastAsia="Times New Roman" w:hAnsiTheme="minorHAnsi" w:cstheme="minorHAnsi"/>
                <w:sz w:val="18"/>
                <w:szCs w:val="20"/>
              </w:rPr>
              <w:t xml:space="preserve">This table reports the water heater(s) efficiency features </w:t>
            </w:r>
            <w:r w:rsidR="00CC1AFA">
              <w:rPr>
                <w:rFonts w:asciiTheme="minorHAnsi" w:eastAsia="Times New Roman" w:hAnsiTheme="minorHAnsi" w:cstheme="minorHAnsi"/>
                <w:sz w:val="18"/>
                <w:szCs w:val="20"/>
              </w:rPr>
              <w:t>installed in</w:t>
            </w:r>
            <w:r w:rsidRPr="00236F4B">
              <w:rPr>
                <w:rFonts w:asciiTheme="minorHAnsi" w:eastAsia="Times New Roman" w:hAnsiTheme="minorHAnsi" w:cstheme="minorHAnsi"/>
                <w:sz w:val="18"/>
                <w:szCs w:val="20"/>
              </w:rPr>
              <w:t xml:space="preserve"> this project.</w:t>
            </w:r>
            <w:r w:rsidRPr="00236F4B">
              <w:rPr>
                <w:sz w:val="20"/>
              </w:rPr>
              <w:t xml:space="preserve"> </w:t>
            </w:r>
            <w:r w:rsidRPr="00236F4B">
              <w:rPr>
                <w:rFonts w:asciiTheme="minorHAnsi" w:eastAsia="Times New Roman" w:hAnsiTheme="minorHAnsi" w:cstheme="minorHAnsi"/>
                <w:sz w:val="18"/>
                <w:szCs w:val="20"/>
              </w:rPr>
              <w:t>(Not needed for central systems)</w:t>
            </w:r>
          </w:p>
        </w:tc>
      </w:tr>
      <w:tr w:rsidR="007A73AF" w:rsidRPr="00095904" w14:paraId="7D819574" w14:textId="12DB8D4A"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C2CDE5D" w14:textId="55CEAB3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01</w:t>
            </w:r>
          </w:p>
        </w:tc>
        <w:tc>
          <w:tcPr>
            <w:tcW w:w="572" w:type="pct"/>
            <w:tcBorders>
              <w:top w:val="single" w:sz="4" w:space="0" w:color="auto"/>
              <w:left w:val="single" w:sz="4" w:space="0" w:color="auto"/>
              <w:bottom w:val="single" w:sz="4" w:space="0" w:color="auto"/>
              <w:right w:val="single" w:sz="4" w:space="0" w:color="auto"/>
            </w:tcBorders>
            <w:vAlign w:val="center"/>
          </w:tcPr>
          <w:p w14:paraId="705B63EF" w14:textId="2E862FD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02</w:t>
            </w:r>
          </w:p>
        </w:tc>
        <w:tc>
          <w:tcPr>
            <w:tcW w:w="531" w:type="pct"/>
            <w:tcBorders>
              <w:top w:val="single" w:sz="4" w:space="0" w:color="auto"/>
              <w:left w:val="single" w:sz="4" w:space="0" w:color="auto"/>
              <w:bottom w:val="single" w:sz="4" w:space="0" w:color="auto"/>
              <w:right w:val="single" w:sz="4" w:space="0" w:color="auto"/>
            </w:tcBorders>
            <w:vAlign w:val="center"/>
          </w:tcPr>
          <w:p w14:paraId="7D15B2F8" w14:textId="6DF1C0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03</w:t>
            </w:r>
          </w:p>
        </w:tc>
        <w:tc>
          <w:tcPr>
            <w:tcW w:w="531" w:type="pct"/>
            <w:tcBorders>
              <w:top w:val="single" w:sz="4" w:space="0" w:color="auto"/>
              <w:left w:val="single" w:sz="4" w:space="0" w:color="auto"/>
              <w:bottom w:val="single" w:sz="4" w:space="0" w:color="auto"/>
              <w:right w:val="single" w:sz="4" w:space="0" w:color="auto"/>
            </w:tcBorders>
            <w:vAlign w:val="center"/>
          </w:tcPr>
          <w:p w14:paraId="447FCAB5" w14:textId="2A06F65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04</w:t>
            </w:r>
          </w:p>
        </w:tc>
        <w:tc>
          <w:tcPr>
            <w:tcW w:w="571" w:type="pct"/>
            <w:tcBorders>
              <w:top w:val="single" w:sz="4" w:space="0" w:color="auto"/>
              <w:left w:val="single" w:sz="4" w:space="0" w:color="auto"/>
              <w:bottom w:val="single" w:sz="4" w:space="0" w:color="auto"/>
              <w:right w:val="single" w:sz="4" w:space="0" w:color="auto"/>
            </w:tcBorders>
            <w:vAlign w:val="center"/>
          </w:tcPr>
          <w:p w14:paraId="759049E8" w14:textId="1447C1C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05</w:t>
            </w:r>
          </w:p>
        </w:tc>
        <w:tc>
          <w:tcPr>
            <w:tcW w:w="654" w:type="pct"/>
            <w:tcBorders>
              <w:top w:val="single" w:sz="4" w:space="0" w:color="auto"/>
              <w:left w:val="single" w:sz="4" w:space="0" w:color="auto"/>
              <w:bottom w:val="single" w:sz="4" w:space="0" w:color="auto"/>
              <w:right w:val="single" w:sz="4" w:space="0" w:color="auto"/>
            </w:tcBorders>
          </w:tcPr>
          <w:p w14:paraId="3B70466A" w14:textId="5DDB4C1E"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06</w:t>
            </w:r>
          </w:p>
        </w:tc>
        <w:tc>
          <w:tcPr>
            <w:tcW w:w="1438" w:type="pct"/>
            <w:tcBorders>
              <w:top w:val="single" w:sz="4" w:space="0" w:color="auto"/>
              <w:left w:val="single" w:sz="4" w:space="0" w:color="auto"/>
              <w:bottom w:val="single" w:sz="4" w:space="0" w:color="auto"/>
              <w:right w:val="single" w:sz="4" w:space="0" w:color="auto"/>
            </w:tcBorders>
            <w:vAlign w:val="center"/>
          </w:tcPr>
          <w:p w14:paraId="5D4A112B" w14:textId="54D88E65"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236F4B">
              <w:rPr>
                <w:rFonts w:asciiTheme="minorHAnsi" w:eastAsia="Times New Roman" w:hAnsiTheme="minorHAnsi" w:cstheme="minorHAnsi"/>
                <w:sz w:val="18"/>
                <w:szCs w:val="20"/>
              </w:rPr>
              <w:t>07</w:t>
            </w:r>
          </w:p>
        </w:tc>
      </w:tr>
      <w:tr w:rsidR="007A73AF" w:rsidRPr="00095904" w14:paraId="58AAB9AA" w14:textId="20B7B8AE"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bottom"/>
          </w:tcPr>
          <w:p w14:paraId="6F4F867D" w14:textId="13A00D5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Heating System ID or Name</w:t>
            </w:r>
          </w:p>
        </w:tc>
        <w:tc>
          <w:tcPr>
            <w:tcW w:w="572" w:type="pct"/>
            <w:tcBorders>
              <w:top w:val="single" w:sz="4" w:space="0" w:color="auto"/>
              <w:left w:val="single" w:sz="4" w:space="0" w:color="auto"/>
              <w:bottom w:val="single" w:sz="4" w:space="0" w:color="auto"/>
              <w:right w:val="single" w:sz="4" w:space="0" w:color="auto"/>
            </w:tcBorders>
            <w:vAlign w:val="bottom"/>
          </w:tcPr>
          <w:p w14:paraId="58E75348" w14:textId="6290C3E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3D72E452" w14:textId="43512C96"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Heating Efficiency Value</w:t>
            </w:r>
          </w:p>
        </w:tc>
        <w:tc>
          <w:tcPr>
            <w:tcW w:w="531" w:type="pct"/>
            <w:tcBorders>
              <w:top w:val="single" w:sz="4" w:space="0" w:color="auto"/>
              <w:left w:val="single" w:sz="4" w:space="0" w:color="auto"/>
              <w:bottom w:val="single" w:sz="4" w:space="0" w:color="auto"/>
              <w:right w:val="single" w:sz="4" w:space="0" w:color="auto"/>
            </w:tcBorders>
            <w:vAlign w:val="bottom"/>
          </w:tcPr>
          <w:p w14:paraId="7BADFE98" w14:textId="50F226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Standby Loss </w:t>
            </w:r>
          </w:p>
          <w:p w14:paraId="5D0D0122" w14:textId="4DE56918"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t>
            </w:r>
          </w:p>
        </w:tc>
        <w:tc>
          <w:tcPr>
            <w:tcW w:w="571" w:type="pct"/>
            <w:tcBorders>
              <w:top w:val="single" w:sz="4" w:space="0" w:color="auto"/>
              <w:left w:val="single" w:sz="4" w:space="0" w:color="auto"/>
              <w:bottom w:val="single" w:sz="4" w:space="0" w:color="auto"/>
              <w:right w:val="single" w:sz="4" w:space="0" w:color="auto"/>
            </w:tcBorders>
            <w:vAlign w:val="bottom"/>
          </w:tcPr>
          <w:p w14:paraId="56F14F31" w14:textId="407B114F"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Exterior Insulation </w:t>
            </w:r>
          </w:p>
          <w:p w14:paraId="0277DC7A" w14:textId="49E237BC"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R-Value</w:t>
            </w:r>
          </w:p>
        </w:tc>
        <w:tc>
          <w:tcPr>
            <w:tcW w:w="654" w:type="pct"/>
            <w:tcBorders>
              <w:top w:val="single" w:sz="4" w:space="0" w:color="auto"/>
              <w:left w:val="single" w:sz="4" w:space="0" w:color="auto"/>
              <w:bottom w:val="single" w:sz="4" w:space="0" w:color="auto"/>
              <w:right w:val="single" w:sz="4" w:space="0" w:color="auto"/>
            </w:tcBorders>
            <w:vAlign w:val="bottom"/>
          </w:tcPr>
          <w:p w14:paraId="4B51E759" w14:textId="1CFBBA10"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20250F90" w14:textId="1037E56A"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Volume (gal)</w:t>
            </w:r>
          </w:p>
        </w:tc>
        <w:tc>
          <w:tcPr>
            <w:tcW w:w="1438" w:type="pct"/>
            <w:tcBorders>
              <w:top w:val="single" w:sz="4" w:space="0" w:color="auto"/>
              <w:left w:val="single" w:sz="4" w:space="0" w:color="auto"/>
              <w:bottom w:val="single" w:sz="4" w:space="0" w:color="auto"/>
              <w:right w:val="single" w:sz="4" w:space="0" w:color="auto"/>
            </w:tcBorders>
            <w:vAlign w:val="bottom"/>
          </w:tcPr>
          <w:p w14:paraId="48D2C3B4" w14:textId="3B9D6851" w:rsidR="007A73AF" w:rsidRPr="00236F4B"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Tank </w:t>
            </w:r>
            <w:r w:rsidR="00293EE6">
              <w:rPr>
                <w:rFonts w:asciiTheme="minorHAnsi" w:eastAsia="Times New Roman" w:hAnsiTheme="minorHAnsi" w:cstheme="minorHAnsi"/>
                <w:sz w:val="18"/>
                <w:szCs w:val="20"/>
              </w:rPr>
              <w:t>L</w:t>
            </w:r>
            <w:r w:rsidRPr="00236F4B">
              <w:rPr>
                <w:rFonts w:asciiTheme="minorHAnsi" w:eastAsia="Times New Roman" w:hAnsiTheme="minorHAnsi" w:cstheme="minorHAnsi"/>
                <w:sz w:val="18"/>
                <w:szCs w:val="20"/>
              </w:rPr>
              <w:t>ocation</w:t>
            </w:r>
          </w:p>
        </w:tc>
      </w:tr>
      <w:tr w:rsidR="007A73AF" w:rsidRPr="00095904" w14:paraId="1F458609" w14:textId="63BF4606"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28A19077" w14:textId="4334A91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592FF9AC" w14:textId="564825A2"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208A3086" w14:textId="28D893DE"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7453E0" w14:textId="17AD613A"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39C2B85A" w14:textId="71779CAC"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7E2737D2" w14:textId="14C271F1"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41957F68" w14:textId="0299DCF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A73AF" w:rsidRPr="00095904" w14:paraId="0D246455" w14:textId="117E26DC" w:rsidTr="00236F4B">
        <w:trPr>
          <w:cantSplit/>
          <w:trHeight w:val="144"/>
        </w:trPr>
        <w:tc>
          <w:tcPr>
            <w:tcW w:w="703" w:type="pct"/>
            <w:tcBorders>
              <w:top w:val="single" w:sz="4" w:space="0" w:color="auto"/>
              <w:left w:val="single" w:sz="4" w:space="0" w:color="auto"/>
              <w:bottom w:val="single" w:sz="4" w:space="0" w:color="auto"/>
              <w:right w:val="single" w:sz="4" w:space="0" w:color="auto"/>
            </w:tcBorders>
            <w:vAlign w:val="center"/>
          </w:tcPr>
          <w:p w14:paraId="4933C529" w14:textId="3BEE40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2" w:type="pct"/>
            <w:tcBorders>
              <w:top w:val="single" w:sz="4" w:space="0" w:color="auto"/>
              <w:left w:val="single" w:sz="4" w:space="0" w:color="auto"/>
              <w:bottom w:val="single" w:sz="4" w:space="0" w:color="auto"/>
              <w:right w:val="single" w:sz="4" w:space="0" w:color="auto"/>
            </w:tcBorders>
            <w:vAlign w:val="center"/>
          </w:tcPr>
          <w:p w14:paraId="621F9115" w14:textId="3E3CBDE7"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700DAEA3" w14:textId="3B4E148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1" w:type="pct"/>
            <w:tcBorders>
              <w:top w:val="single" w:sz="4" w:space="0" w:color="auto"/>
              <w:left w:val="single" w:sz="4" w:space="0" w:color="auto"/>
              <w:bottom w:val="single" w:sz="4" w:space="0" w:color="auto"/>
              <w:right w:val="single" w:sz="4" w:space="0" w:color="auto"/>
            </w:tcBorders>
            <w:vAlign w:val="center"/>
          </w:tcPr>
          <w:p w14:paraId="57F1A584" w14:textId="3D76F93B"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71" w:type="pct"/>
            <w:tcBorders>
              <w:top w:val="single" w:sz="4" w:space="0" w:color="auto"/>
              <w:left w:val="single" w:sz="4" w:space="0" w:color="auto"/>
              <w:bottom w:val="single" w:sz="4" w:space="0" w:color="auto"/>
              <w:right w:val="single" w:sz="4" w:space="0" w:color="auto"/>
            </w:tcBorders>
            <w:vAlign w:val="center"/>
          </w:tcPr>
          <w:p w14:paraId="6C678DFF" w14:textId="18441305"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4" w:type="pct"/>
            <w:tcBorders>
              <w:top w:val="single" w:sz="4" w:space="0" w:color="auto"/>
              <w:left w:val="single" w:sz="4" w:space="0" w:color="auto"/>
              <w:bottom w:val="single" w:sz="4" w:space="0" w:color="auto"/>
              <w:right w:val="single" w:sz="4" w:space="0" w:color="auto"/>
            </w:tcBorders>
          </w:tcPr>
          <w:p w14:paraId="5BBF4FB2" w14:textId="069A5E58"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438" w:type="pct"/>
            <w:tcBorders>
              <w:top w:val="single" w:sz="4" w:space="0" w:color="auto"/>
              <w:left w:val="single" w:sz="4" w:space="0" w:color="auto"/>
              <w:bottom w:val="single" w:sz="4" w:space="0" w:color="auto"/>
              <w:right w:val="single" w:sz="4" w:space="0" w:color="auto"/>
            </w:tcBorders>
            <w:vAlign w:val="center"/>
          </w:tcPr>
          <w:p w14:paraId="55613468" w14:textId="6B21F9EF" w:rsidR="007A73AF" w:rsidRPr="00095904" w:rsidRDefault="007A73AF" w:rsidP="007A73A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3233340" w14:textId="77777777" w:rsidR="00D7513B" w:rsidRPr="00236F4B" w:rsidRDefault="00D7513B" w:rsidP="0023694B">
      <w:pPr>
        <w:spacing w:after="0" w:line="240" w:lineRule="auto"/>
        <w:rPr>
          <w:rFonts w:asciiTheme="minorHAnsi" w:hAnsiTheme="minorHAnsi" w:cstheme="minorHAnsi"/>
          <w:sz w:val="18"/>
          <w:szCs w:val="18"/>
        </w:rPr>
      </w:pPr>
    </w:p>
    <w:tbl>
      <w:tblPr>
        <w:tblW w:w="4992"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780"/>
        <w:gridCol w:w="3697"/>
        <w:gridCol w:w="5296"/>
      </w:tblGrid>
      <w:tr w:rsidR="0094138E" w:rsidRPr="002F18C2" w14:paraId="0F7F442B" w14:textId="77777777" w:rsidTr="00236F4B">
        <w:trPr>
          <w:trHeight w:val="144"/>
        </w:trPr>
        <w:tc>
          <w:tcPr>
            <w:tcW w:w="10998" w:type="dxa"/>
            <w:gridSpan w:val="3"/>
            <w:tcBorders>
              <w:top w:val="single" w:sz="4" w:space="0" w:color="auto"/>
              <w:bottom w:val="single" w:sz="4" w:space="0" w:color="auto"/>
            </w:tcBorders>
            <w:vAlign w:val="center"/>
          </w:tcPr>
          <w:p w14:paraId="0F7F442A" w14:textId="457870B7" w:rsidR="0094138E" w:rsidRPr="00236F4B" w:rsidRDefault="006E1E98">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18"/>
              </w:rPr>
            </w:pPr>
            <w:r>
              <w:rPr>
                <w:rFonts w:asciiTheme="minorHAnsi" w:hAnsiTheme="minorHAnsi" w:cstheme="minorHAnsi"/>
                <w:b/>
                <w:sz w:val="20"/>
                <w:szCs w:val="18"/>
              </w:rPr>
              <w:t>E</w:t>
            </w:r>
            <w:r w:rsidR="0094138E" w:rsidRPr="005C69A2">
              <w:rPr>
                <w:rFonts w:asciiTheme="minorHAnsi" w:hAnsiTheme="minorHAnsi" w:cstheme="minorHAnsi"/>
                <w:b/>
                <w:sz w:val="20"/>
                <w:szCs w:val="18"/>
              </w:rPr>
              <w:t>. Installed Water Heater Manufacturer Information</w:t>
            </w:r>
          </w:p>
        </w:tc>
      </w:tr>
      <w:tr w:rsidR="0094138E" w:rsidRPr="002F18C2" w14:paraId="0F7F442F" w14:textId="77777777" w:rsidTr="00236F4B">
        <w:trPr>
          <w:trHeight w:val="144"/>
        </w:trPr>
        <w:tc>
          <w:tcPr>
            <w:tcW w:w="1815" w:type="dxa"/>
            <w:tcBorders>
              <w:top w:val="single" w:sz="4" w:space="0" w:color="auto"/>
              <w:bottom w:val="single" w:sz="4" w:space="0" w:color="auto"/>
              <w:right w:val="single" w:sz="4" w:space="0" w:color="auto"/>
            </w:tcBorders>
            <w:vAlign w:val="center"/>
          </w:tcPr>
          <w:p w14:paraId="0F7F442C"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01</w:t>
            </w:r>
          </w:p>
        </w:tc>
        <w:tc>
          <w:tcPr>
            <w:tcW w:w="3774" w:type="dxa"/>
            <w:tcBorders>
              <w:top w:val="single" w:sz="4" w:space="0" w:color="auto"/>
              <w:left w:val="single" w:sz="4" w:space="0" w:color="auto"/>
              <w:bottom w:val="single" w:sz="4" w:space="0" w:color="auto"/>
              <w:right w:val="single" w:sz="4" w:space="0" w:color="auto"/>
            </w:tcBorders>
            <w:vAlign w:val="center"/>
          </w:tcPr>
          <w:p w14:paraId="0F7F442D"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02</w:t>
            </w:r>
          </w:p>
        </w:tc>
        <w:tc>
          <w:tcPr>
            <w:tcW w:w="5409" w:type="dxa"/>
            <w:tcBorders>
              <w:top w:val="single" w:sz="4" w:space="0" w:color="auto"/>
              <w:left w:val="single" w:sz="4" w:space="0" w:color="auto"/>
              <w:bottom w:val="single" w:sz="4" w:space="0" w:color="auto"/>
            </w:tcBorders>
            <w:vAlign w:val="center"/>
          </w:tcPr>
          <w:p w14:paraId="0F7F442E"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03</w:t>
            </w:r>
          </w:p>
        </w:tc>
      </w:tr>
      <w:tr w:rsidR="0094138E" w:rsidRPr="002F18C2" w14:paraId="0F7F4433"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0"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Water Heating System ID or Name</w:t>
            </w:r>
          </w:p>
        </w:tc>
        <w:tc>
          <w:tcPr>
            <w:tcW w:w="3774" w:type="dxa"/>
            <w:tcBorders>
              <w:top w:val="single" w:sz="4" w:space="0" w:color="auto"/>
              <w:left w:val="single" w:sz="4" w:space="0" w:color="auto"/>
              <w:bottom w:val="single" w:sz="4" w:space="0" w:color="auto"/>
              <w:right w:val="single" w:sz="4" w:space="0" w:color="auto"/>
            </w:tcBorders>
            <w:vAlign w:val="bottom"/>
          </w:tcPr>
          <w:p w14:paraId="0F7F4431"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Manufacturer</w:t>
            </w:r>
          </w:p>
        </w:tc>
        <w:tc>
          <w:tcPr>
            <w:tcW w:w="5409" w:type="dxa"/>
            <w:tcBorders>
              <w:top w:val="single" w:sz="4" w:space="0" w:color="auto"/>
              <w:left w:val="single" w:sz="4" w:space="0" w:color="auto"/>
              <w:bottom w:val="single" w:sz="4" w:space="0" w:color="auto"/>
            </w:tcBorders>
            <w:vAlign w:val="bottom"/>
          </w:tcPr>
          <w:p w14:paraId="0F7F4432"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r w:rsidRPr="00236F4B">
              <w:rPr>
                <w:rFonts w:asciiTheme="minorHAnsi" w:eastAsia="Times New Roman" w:hAnsiTheme="minorHAnsi" w:cstheme="minorHAnsi"/>
                <w:sz w:val="20"/>
                <w:szCs w:val="18"/>
              </w:rPr>
              <w:t>Model Number</w:t>
            </w:r>
          </w:p>
        </w:tc>
      </w:tr>
      <w:tr w:rsidR="0094138E" w:rsidRPr="002F18C2" w14:paraId="0F7F4437"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4"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5"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shd w:val="clear" w:color="auto" w:fill="FFFFFF" w:themeFill="background1"/>
          </w:tcPr>
          <w:p w14:paraId="0F7F4436"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r w:rsidR="0094138E" w:rsidRPr="002F18C2" w14:paraId="0F7F443B" w14:textId="77777777" w:rsidTr="00236F4B">
        <w:trPr>
          <w:trHeight w:val="144"/>
        </w:trPr>
        <w:tc>
          <w:tcPr>
            <w:tcW w:w="1815" w:type="dxa"/>
            <w:tcBorders>
              <w:top w:val="single" w:sz="4" w:space="0" w:color="auto"/>
              <w:bottom w:val="single" w:sz="4" w:space="0" w:color="auto"/>
              <w:right w:val="single" w:sz="4" w:space="0" w:color="auto"/>
            </w:tcBorders>
            <w:vAlign w:val="bottom"/>
          </w:tcPr>
          <w:p w14:paraId="0F7F4438"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3774" w:type="dxa"/>
            <w:tcBorders>
              <w:top w:val="single" w:sz="4" w:space="0" w:color="auto"/>
              <w:left w:val="single" w:sz="4" w:space="0" w:color="auto"/>
              <w:bottom w:val="single" w:sz="4" w:space="0" w:color="auto"/>
              <w:right w:val="single" w:sz="4" w:space="0" w:color="auto"/>
            </w:tcBorders>
            <w:vAlign w:val="bottom"/>
          </w:tcPr>
          <w:p w14:paraId="0F7F4439"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c>
          <w:tcPr>
            <w:tcW w:w="5409" w:type="dxa"/>
            <w:tcBorders>
              <w:top w:val="single" w:sz="4" w:space="0" w:color="auto"/>
              <w:left w:val="single" w:sz="4" w:space="0" w:color="auto"/>
              <w:bottom w:val="single" w:sz="4" w:space="0" w:color="auto"/>
            </w:tcBorders>
          </w:tcPr>
          <w:p w14:paraId="0F7F443A" w14:textId="77777777" w:rsidR="0094138E" w:rsidRPr="00236F4B" w:rsidRDefault="0094138E" w:rsidP="0023694B">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18"/>
              </w:rPr>
            </w:pPr>
          </w:p>
        </w:tc>
      </w:tr>
    </w:tbl>
    <w:p w14:paraId="0F7F4464" w14:textId="0CE70B47" w:rsidR="00DE7A20" w:rsidRDefault="00DE7A20" w:rsidP="00DC522B">
      <w:pPr>
        <w:spacing w:after="0" w:line="240" w:lineRule="auto"/>
        <w:rPr>
          <w:rFonts w:asciiTheme="minorHAnsi" w:hAnsiTheme="minorHAnsi" w:cstheme="minorHAnsi"/>
          <w:sz w:val="18"/>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9"/>
        <w:gridCol w:w="10181"/>
      </w:tblGrid>
      <w:tr w:rsidR="006C36EE" w:rsidRPr="002F18C2" w14:paraId="06394A1D" w14:textId="77777777" w:rsidTr="00E879AA">
        <w:trPr>
          <w:trHeight w:val="144"/>
        </w:trPr>
        <w:tc>
          <w:tcPr>
            <w:tcW w:w="11016" w:type="dxa"/>
            <w:gridSpan w:val="2"/>
            <w:tcBorders>
              <w:top w:val="single" w:sz="4" w:space="0" w:color="auto"/>
              <w:left w:val="single" w:sz="4" w:space="0" w:color="auto"/>
              <w:bottom w:val="single" w:sz="4" w:space="0" w:color="auto"/>
              <w:right w:val="single" w:sz="4" w:space="0" w:color="auto"/>
            </w:tcBorders>
          </w:tcPr>
          <w:p w14:paraId="6EF9F502" w14:textId="3134EABA" w:rsidR="006C36EE" w:rsidRPr="00935470" w:rsidRDefault="006C36EE" w:rsidP="00E879AA">
            <w:pPr>
              <w:keepNext/>
              <w:spacing w:after="0" w:line="240" w:lineRule="auto"/>
              <w:rPr>
                <w:rFonts w:asciiTheme="minorHAnsi" w:eastAsiaTheme="minorEastAsia" w:hAnsiTheme="minorHAnsi" w:cstheme="minorHAnsi"/>
                <w:sz w:val="20"/>
                <w:szCs w:val="18"/>
              </w:rPr>
            </w:pPr>
            <w:r>
              <w:rPr>
                <w:rFonts w:asciiTheme="minorHAnsi" w:eastAsiaTheme="minorEastAsia" w:hAnsiTheme="minorHAnsi" w:cstheme="minorHAnsi"/>
                <w:b/>
                <w:sz w:val="20"/>
                <w:szCs w:val="18"/>
              </w:rPr>
              <w:lastRenderedPageBreak/>
              <w:t>F</w:t>
            </w:r>
            <w:r w:rsidRPr="00583B52">
              <w:rPr>
                <w:rFonts w:asciiTheme="minorHAnsi" w:eastAsiaTheme="minorEastAsia" w:hAnsiTheme="minorHAnsi" w:cstheme="minorHAnsi"/>
                <w:b/>
                <w:sz w:val="20"/>
                <w:szCs w:val="18"/>
              </w:rPr>
              <w:t xml:space="preserve">. </w:t>
            </w:r>
            <w:r w:rsidRPr="00935470">
              <w:rPr>
                <w:rFonts w:asciiTheme="minorHAnsi" w:eastAsiaTheme="minorEastAsia" w:hAnsiTheme="minorHAnsi" w:cstheme="minorHAnsi"/>
                <w:b/>
                <w:sz w:val="20"/>
                <w:szCs w:val="18"/>
              </w:rPr>
              <w:t xml:space="preserve">Mandatory Measures for </w:t>
            </w:r>
            <w:r>
              <w:rPr>
                <w:rFonts w:asciiTheme="minorHAnsi" w:eastAsiaTheme="minorEastAsia" w:hAnsiTheme="minorHAnsi" w:cstheme="minorHAnsi"/>
                <w:b/>
                <w:sz w:val="20"/>
                <w:szCs w:val="18"/>
              </w:rPr>
              <w:t>all</w:t>
            </w:r>
            <w:r w:rsidRPr="00935470">
              <w:rPr>
                <w:rFonts w:asciiTheme="minorHAnsi" w:eastAsiaTheme="minorEastAsia" w:hAnsiTheme="minorHAnsi" w:cstheme="minorHAnsi"/>
                <w:b/>
                <w:sz w:val="20"/>
                <w:szCs w:val="18"/>
              </w:rPr>
              <w:t xml:space="preserve"> </w:t>
            </w:r>
            <w:r>
              <w:rPr>
                <w:rFonts w:asciiTheme="minorHAnsi" w:eastAsiaTheme="minorEastAsia" w:hAnsiTheme="minorHAnsi" w:cstheme="minorHAnsi"/>
                <w:b/>
                <w:sz w:val="20"/>
                <w:szCs w:val="18"/>
              </w:rPr>
              <w:t>Domestic H</w:t>
            </w:r>
            <w:r w:rsidR="005D11BC">
              <w:rPr>
                <w:rFonts w:asciiTheme="minorHAnsi" w:eastAsiaTheme="minorEastAsia" w:hAnsiTheme="minorHAnsi" w:cstheme="minorHAnsi"/>
                <w:b/>
                <w:sz w:val="20"/>
                <w:szCs w:val="18"/>
              </w:rPr>
              <w:t>ot Water Distribution Systems</w:t>
            </w:r>
          </w:p>
        </w:tc>
      </w:tr>
      <w:tr w:rsidR="006C36EE" w:rsidRPr="002F18C2" w14:paraId="7523B6E8" w14:textId="77777777" w:rsidTr="00E879AA">
        <w:trPr>
          <w:trHeight w:val="144"/>
          <w:tblHeader/>
        </w:trPr>
        <w:tc>
          <w:tcPr>
            <w:tcW w:w="615" w:type="dxa"/>
            <w:vAlign w:val="center"/>
          </w:tcPr>
          <w:p w14:paraId="5EDCDBBA"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01</w:t>
            </w:r>
          </w:p>
        </w:tc>
        <w:tc>
          <w:tcPr>
            <w:tcW w:w="10401" w:type="dxa"/>
            <w:vAlign w:val="center"/>
          </w:tcPr>
          <w:p w14:paraId="59E65A51" w14:textId="7777777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Equipment shall meet the applicable requirements of the Appliance Efficiency Regulations (Section 110.3(b)1).</w:t>
            </w:r>
          </w:p>
        </w:tc>
      </w:tr>
      <w:tr w:rsidR="006C36EE" w:rsidRPr="002F18C2" w14:paraId="7640BCAF" w14:textId="77777777" w:rsidTr="00E879AA">
        <w:trPr>
          <w:trHeight w:val="144"/>
          <w:tblHeader/>
        </w:trPr>
        <w:tc>
          <w:tcPr>
            <w:tcW w:w="615" w:type="dxa"/>
            <w:vAlign w:val="center"/>
          </w:tcPr>
          <w:p w14:paraId="762CC82E" w14:textId="77777777" w:rsidR="006C36EE" w:rsidRPr="00583B52"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02</w:t>
            </w:r>
          </w:p>
        </w:tc>
        <w:tc>
          <w:tcPr>
            <w:tcW w:w="10401" w:type="dxa"/>
            <w:vAlign w:val="center"/>
          </w:tcPr>
          <w:p w14:paraId="2F088E1D" w14:textId="736F5FD7" w:rsidR="006C36EE" w:rsidRPr="00542719"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18"/>
              </w:rPr>
            </w:pPr>
            <w:r w:rsidRPr="00542719">
              <w:rPr>
                <w:rFonts w:asciiTheme="minorHAnsi" w:eastAsiaTheme="minorEastAsia" w:hAnsiTheme="minorHAnsi" w:cstheme="minorHAnsi"/>
                <w:sz w:val="18"/>
                <w:szCs w:val="18"/>
              </w:rPr>
              <w:t xml:space="preserve">Unfired </w:t>
            </w:r>
            <w:r w:rsidR="00293EE6">
              <w:rPr>
                <w:rFonts w:asciiTheme="minorHAnsi" w:eastAsiaTheme="minorEastAsia" w:hAnsiTheme="minorHAnsi" w:cstheme="minorHAnsi"/>
                <w:sz w:val="18"/>
                <w:szCs w:val="18"/>
              </w:rPr>
              <w:t>s</w:t>
            </w:r>
            <w:r w:rsidRPr="00542719">
              <w:rPr>
                <w:rFonts w:asciiTheme="minorHAnsi" w:eastAsiaTheme="minorEastAsia" w:hAnsiTheme="minorHAnsi" w:cstheme="minorHAnsi"/>
                <w:sz w:val="18"/>
                <w:szCs w:val="18"/>
              </w:rPr>
              <w:t xml:space="preserve">torage </w:t>
            </w:r>
            <w:r w:rsidR="00293EE6">
              <w:rPr>
                <w:rFonts w:asciiTheme="minorHAnsi" w:eastAsiaTheme="minorEastAsia" w:hAnsiTheme="minorHAnsi" w:cstheme="minorHAnsi"/>
                <w:sz w:val="18"/>
                <w:szCs w:val="18"/>
              </w:rPr>
              <w:t>t</w:t>
            </w:r>
            <w:r w:rsidRPr="00542719">
              <w:rPr>
                <w:rFonts w:asciiTheme="minorHAnsi" w:eastAsiaTheme="minorEastAsia" w:hAnsiTheme="minorHAnsi" w:cstheme="minorHAnsi"/>
                <w:sz w:val="18"/>
                <w:szCs w:val="18"/>
              </w:rPr>
              <w:t>anks are insulated with an external R-</w:t>
            </w:r>
            <w:r w:rsidR="00676572">
              <w:rPr>
                <w:rFonts w:asciiTheme="minorHAnsi" w:eastAsiaTheme="minorEastAsia" w:hAnsiTheme="minorHAnsi" w:cstheme="minorHAnsi"/>
                <w:sz w:val="18"/>
                <w:szCs w:val="18"/>
              </w:rPr>
              <w:t>3.5</w:t>
            </w:r>
            <w:r w:rsidR="00676572" w:rsidRPr="00542719">
              <w:rPr>
                <w:rFonts w:asciiTheme="minorHAnsi" w:eastAsiaTheme="minorEastAsia" w:hAnsiTheme="minorHAnsi" w:cstheme="minorHAnsi"/>
                <w:sz w:val="18"/>
                <w:szCs w:val="18"/>
              </w:rPr>
              <w:t xml:space="preserve"> </w:t>
            </w:r>
            <w:r w:rsidRPr="00542719">
              <w:rPr>
                <w:rFonts w:asciiTheme="minorHAnsi" w:eastAsiaTheme="minorEastAsia" w:hAnsiTheme="minorHAnsi" w:cstheme="minorHAnsi"/>
                <w:sz w:val="18"/>
                <w:szCs w:val="18"/>
              </w:rPr>
              <w:t>or combination of R-16 internal and external Insulation. (Section 110.3(c)4).</w:t>
            </w:r>
          </w:p>
        </w:tc>
      </w:tr>
      <w:tr w:rsidR="006C36EE" w:rsidRPr="002F18C2" w14:paraId="60043560" w14:textId="77777777" w:rsidTr="00E879AA">
        <w:trPr>
          <w:trHeight w:val="144"/>
        </w:trPr>
        <w:tc>
          <w:tcPr>
            <w:tcW w:w="615" w:type="dxa"/>
            <w:vAlign w:val="center"/>
          </w:tcPr>
          <w:p w14:paraId="2C9370B9" w14:textId="77777777" w:rsidR="006C36EE" w:rsidRPr="00583B52" w:rsidRDefault="006C36EE" w:rsidP="00E879AA">
            <w:pPr>
              <w:keepNext/>
              <w:spacing w:after="0" w:line="240" w:lineRule="auto"/>
              <w:jc w:val="center"/>
              <w:rPr>
                <w:rFonts w:asciiTheme="minorHAnsi" w:eastAsiaTheme="minorEastAsia" w:hAnsiTheme="minorHAnsi" w:cstheme="minorHAnsi"/>
                <w:sz w:val="20"/>
                <w:szCs w:val="18"/>
              </w:rPr>
            </w:pPr>
            <w:r w:rsidRPr="00583B52">
              <w:rPr>
                <w:rFonts w:asciiTheme="minorHAnsi" w:eastAsiaTheme="minorEastAsia" w:hAnsiTheme="minorHAnsi" w:cstheme="minorHAnsi"/>
                <w:sz w:val="20"/>
                <w:szCs w:val="18"/>
              </w:rPr>
              <w:t>03</w:t>
            </w:r>
          </w:p>
        </w:tc>
        <w:tc>
          <w:tcPr>
            <w:tcW w:w="10401" w:type="dxa"/>
            <w:vAlign w:val="center"/>
          </w:tcPr>
          <w:p w14:paraId="01713044" w14:textId="2D6F11BE" w:rsidR="006C36EE" w:rsidRPr="00542719" w:rsidRDefault="006C36EE" w:rsidP="00FA3456">
            <w:pPr>
              <w:keepNext/>
              <w:autoSpaceDE w:val="0"/>
              <w:autoSpaceDN w:val="0"/>
              <w:adjustRightInd w:val="0"/>
              <w:spacing w:after="0" w:line="240" w:lineRule="auto"/>
              <w:ind w:left="1080"/>
              <w:contextualSpacing/>
              <w:rPr>
                <w:rFonts w:asciiTheme="minorHAnsi" w:eastAsia="Times New Roman" w:hAnsiTheme="minorHAnsi" w:cstheme="minorHAnsi"/>
                <w:b/>
                <w:bCs/>
                <w:sz w:val="18"/>
                <w:szCs w:val="18"/>
              </w:rPr>
            </w:pPr>
            <w:r w:rsidRPr="00542719">
              <w:rPr>
                <w:rFonts w:asciiTheme="minorHAnsi" w:eastAsiaTheme="minorEastAsia" w:hAnsiTheme="minorHAnsi" w:cstheme="minorHAnsi"/>
                <w:bCs/>
                <w:sz w:val="18"/>
                <w:szCs w:val="18"/>
              </w:rPr>
              <w:t xml:space="preserve">All domestic hot water piping shall be insulated as specified in Section 609.11 of the California Plumbing Code. </w:t>
            </w:r>
          </w:p>
          <w:p w14:paraId="6E556316" w14:textId="1FA08AFC" w:rsidR="006C36EE" w:rsidRPr="00542719" w:rsidRDefault="006C36EE" w:rsidP="00E26207">
            <w:pPr>
              <w:keepNext/>
              <w:numPr>
                <w:ilvl w:val="1"/>
                <w:numId w:val="10"/>
              </w:numPr>
              <w:autoSpaceDE w:val="0"/>
              <w:autoSpaceDN w:val="0"/>
              <w:adjustRightInd w:val="0"/>
              <w:spacing w:after="0" w:line="240" w:lineRule="auto"/>
              <w:ind w:left="286" w:hanging="268"/>
              <w:contextualSpacing/>
              <w:rPr>
                <w:rFonts w:asciiTheme="minorHAnsi" w:eastAsia="Times New Roman" w:hAnsiTheme="minorHAnsi" w:cstheme="minorHAnsi"/>
                <w:bCs/>
                <w:sz w:val="18"/>
                <w:szCs w:val="18"/>
              </w:rPr>
            </w:pPr>
            <w:r w:rsidRPr="004B5988">
              <w:rPr>
                <w:rFonts w:asciiTheme="minorHAnsi" w:eastAsia="Times New Roman" w:hAnsiTheme="minorHAnsi" w:cstheme="minorHAnsi"/>
                <w:bCs/>
                <w:sz w:val="18"/>
                <w:szCs w:val="18"/>
              </w:rPr>
              <w:t>Insulation buried below grade must be installed in a waterproof and non-crushable casing or sleeve.</w:t>
            </w:r>
          </w:p>
          <w:p w14:paraId="6307F6D8" w14:textId="7340952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that penetrates framing members shall not be required to have pipe insulation for the dista</w:t>
            </w:r>
            <w:r w:rsidR="003F5E03">
              <w:rPr>
                <w:rFonts w:asciiTheme="minorHAnsi" w:eastAsia="Times New Roman" w:hAnsiTheme="minorHAnsi" w:cstheme="minorHAnsi"/>
                <w:bCs/>
                <w:sz w:val="18"/>
                <w:szCs w:val="18"/>
              </w:rPr>
              <w:t>nce of the framing penetration.</w:t>
            </w:r>
            <w:r w:rsidRPr="00542719">
              <w:rPr>
                <w:rFonts w:asciiTheme="minorHAnsi" w:eastAsia="Times New Roman" w:hAnsiTheme="minorHAnsi" w:cstheme="minorHAnsi"/>
                <w:bCs/>
                <w:sz w:val="18"/>
                <w:szCs w:val="18"/>
              </w:rPr>
              <w:t xml:space="preserve">Piping that penetrates metal framing shall use grommets, plugs, wrapping or other insulating material to assure that no contact is made with the metal framing. Insulation shall butt securely against all framing members. </w:t>
            </w:r>
          </w:p>
          <w:p w14:paraId="4395B4CE" w14:textId="7E849E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interior or exterior walls that is surrounded on all sides by at least 1 inch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insulation.</w:t>
            </w:r>
          </w:p>
          <w:p w14:paraId="614611BC" w14:textId="6D1E2B0F"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crawlspace with a minimum of 1 inches (</w:t>
            </w:r>
            <w:r w:rsidR="00684EC5">
              <w:rPr>
                <w:rFonts w:asciiTheme="minorHAnsi" w:eastAsia="Times New Roman" w:hAnsiTheme="minorHAnsi" w:cstheme="minorHAnsi"/>
                <w:bCs/>
                <w:sz w:val="18"/>
                <w:szCs w:val="18"/>
              </w:rPr>
              <w:t>2.</w:t>
            </w:r>
            <w:r w:rsidRPr="00542719">
              <w:rPr>
                <w:rFonts w:asciiTheme="minorHAnsi" w:eastAsia="Times New Roman" w:hAnsiTheme="minorHAnsi" w:cstheme="minorHAnsi"/>
                <w:bCs/>
                <w:sz w:val="18"/>
                <w:szCs w:val="18"/>
              </w:rPr>
              <w:t>5 cm) of crawlspace insulation above and below.</w:t>
            </w:r>
          </w:p>
          <w:p w14:paraId="58233D66" w14:textId="58DEF539"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Piping installed in attics with a minimum of 4 inches (10 cm) of attic insulation on top</w:t>
            </w:r>
            <w:r w:rsidR="00293EE6">
              <w:rPr>
                <w:rFonts w:asciiTheme="minorHAnsi" w:eastAsia="Times New Roman" w:hAnsiTheme="minorHAnsi" w:cstheme="minorHAnsi"/>
                <w:bCs/>
                <w:sz w:val="18"/>
                <w:szCs w:val="18"/>
              </w:rPr>
              <w:t>.</w:t>
            </w:r>
          </w:p>
          <w:p w14:paraId="5AF765AB" w14:textId="77777777" w:rsidR="006C36EE" w:rsidRPr="00542719" w:rsidRDefault="006C36EE" w:rsidP="00E26207">
            <w:pPr>
              <w:keepNext/>
              <w:numPr>
                <w:ilvl w:val="1"/>
                <w:numId w:val="5"/>
              </w:numPr>
              <w:autoSpaceDE w:val="0"/>
              <w:autoSpaceDN w:val="0"/>
              <w:adjustRightInd w:val="0"/>
              <w:spacing w:after="0" w:line="240" w:lineRule="auto"/>
              <w:ind w:left="286" w:hanging="268"/>
              <w:contextualSpacing/>
              <w:rPr>
                <w:rFonts w:asciiTheme="minorHAnsi" w:eastAsia="Times New Roman" w:hAnsiTheme="minorHAnsi" w:cstheme="minorHAnsi"/>
                <w:b/>
                <w:bCs/>
                <w:sz w:val="18"/>
                <w:szCs w:val="18"/>
              </w:rPr>
            </w:pPr>
            <w:r w:rsidRPr="00542719">
              <w:rPr>
                <w:rFonts w:asciiTheme="minorHAnsi" w:eastAsia="Times New Roman" w:hAnsiTheme="minorHAnsi" w:cstheme="minorHAnsi"/>
                <w:bCs/>
                <w:sz w:val="18"/>
                <w:szCs w:val="18"/>
              </w:rPr>
              <w:t>Pipe insulation shall fit tightly and all elbows and tees shall be fully insulated.</w:t>
            </w:r>
          </w:p>
        </w:tc>
      </w:tr>
      <w:tr w:rsidR="006C36EE" w:rsidRPr="002F18C2" w14:paraId="591364E0" w14:textId="77777777" w:rsidTr="00E879AA">
        <w:trPr>
          <w:trHeight w:val="144"/>
          <w:tblHeader/>
        </w:trPr>
        <w:tc>
          <w:tcPr>
            <w:tcW w:w="615" w:type="dxa"/>
            <w:vAlign w:val="center"/>
          </w:tcPr>
          <w:p w14:paraId="1C807F11"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20"/>
                <w:szCs w:val="18"/>
              </w:rPr>
            </w:pPr>
            <w:r w:rsidRPr="00583B52">
              <w:rPr>
                <w:rFonts w:asciiTheme="minorHAnsi" w:eastAsiaTheme="minorEastAsia" w:hAnsiTheme="minorHAnsi" w:cstheme="minorHAnsi"/>
                <w:sz w:val="20"/>
                <w:szCs w:val="18"/>
              </w:rPr>
              <w:t>04</w:t>
            </w:r>
          </w:p>
        </w:tc>
        <w:tc>
          <w:tcPr>
            <w:tcW w:w="10401" w:type="dxa"/>
            <w:vAlign w:val="center"/>
          </w:tcPr>
          <w:p w14:paraId="089764D4" w14:textId="19086B2F" w:rsidR="006C36EE"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For Gas or Propane Water Heaters:  Ensure </w:t>
            </w:r>
            <w:r w:rsidR="00BF603C" w:rsidRPr="00BF603C">
              <w:rPr>
                <w:rFonts w:asciiTheme="minorHAnsi" w:eastAsia="Times New Roman" w:hAnsiTheme="minorHAnsi" w:cstheme="minorHAnsi"/>
                <w:sz w:val="18"/>
                <w:szCs w:val="18"/>
              </w:rPr>
              <w:t xml:space="preserve">either a </w:t>
            </w:r>
            <w:r w:rsidR="00BF603C" w:rsidRPr="00BF603C">
              <w:rPr>
                <w:rFonts w:asciiTheme="minorHAnsi" w:eastAsia="Times New Roman" w:hAnsiTheme="minorHAnsi" w:cstheme="minorHAnsi"/>
                <w:b/>
                <w:bCs/>
                <w:sz w:val="18"/>
                <w:szCs w:val="18"/>
              </w:rPr>
              <w:t>or</w:t>
            </w:r>
            <w:r w:rsidR="00BF603C" w:rsidRPr="00BF603C">
              <w:rPr>
                <w:rFonts w:asciiTheme="minorHAnsi" w:eastAsia="Times New Roman" w:hAnsiTheme="minorHAnsi" w:cstheme="minorHAnsi"/>
                <w:sz w:val="18"/>
                <w:szCs w:val="18"/>
              </w:rPr>
              <w:t xml:space="preserve"> b</w:t>
            </w:r>
            <w:r w:rsidRPr="00542719">
              <w:rPr>
                <w:rFonts w:asciiTheme="minorHAnsi" w:eastAsia="Times New Roman" w:hAnsiTheme="minorHAnsi" w:cstheme="minorHAnsi"/>
                <w:sz w:val="18"/>
                <w:szCs w:val="18"/>
              </w:rPr>
              <w:t xml:space="preserve"> are installed (Section 150.0(n))</w:t>
            </w:r>
          </w:p>
          <w:p w14:paraId="2CF6D7DC" w14:textId="77777777" w:rsidR="00BF603C" w:rsidRPr="00E96E3C" w:rsidRDefault="00BF603C" w:rsidP="00BF603C">
            <w:pPr>
              <w:pStyle w:val="ListParagraph"/>
              <w:keepNext/>
              <w:numPr>
                <w:ilvl w:val="0"/>
                <w:numId w:val="1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designated space at least 2.5 feet by 2.5 feet and 7 feet tall within 3 feet from the water heater</w:t>
            </w:r>
          </w:p>
          <w:p w14:paraId="2DFB9203" w14:textId="77777777" w:rsidR="00BF603C" w:rsidRPr="00542719" w:rsidRDefault="00BF603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p>
          <w:p w14:paraId="3303CE97" w14:textId="2B02943F"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dedicated 125V, 20A electrical receptacle connected to the electric panel with a 120/240V 3 conductor, 10 AWG copper branch circuit, within 3 feet from the water heater and</w:t>
            </w:r>
            <w:r w:rsidR="00293EE6">
              <w:rPr>
                <w:rFonts w:asciiTheme="minorHAnsi" w:eastAsia="Times New Roman" w:hAnsiTheme="minorHAnsi" w:cstheme="minorHAnsi"/>
                <w:sz w:val="18"/>
                <w:szCs w:val="18"/>
              </w:rPr>
              <w:t xml:space="preserve"> is</w:t>
            </w:r>
            <w:r w:rsidRPr="00542719">
              <w:rPr>
                <w:rFonts w:asciiTheme="minorHAnsi" w:eastAsia="Times New Roman" w:hAnsiTheme="minorHAnsi" w:cstheme="minorHAnsi"/>
                <w:sz w:val="18"/>
                <w:szCs w:val="18"/>
              </w:rPr>
              <w:t xml:space="preserve"> accessible with no obstructions;</w:t>
            </w:r>
          </w:p>
          <w:p w14:paraId="34194BD3" w14:textId="6D009B91"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 xml:space="preserve">The conductor shall be labeled with the </w:t>
            </w:r>
            <w:r w:rsidR="00293EE6">
              <w:rPr>
                <w:rFonts w:asciiTheme="minorHAnsi" w:eastAsia="Times New Roman" w:hAnsiTheme="minorHAnsi" w:cstheme="minorHAnsi"/>
                <w:sz w:val="18"/>
                <w:szCs w:val="18"/>
              </w:rPr>
              <w:t>word</w:t>
            </w:r>
            <w:r w:rsidR="00293EE6" w:rsidRPr="00542719">
              <w:rPr>
                <w:rFonts w:asciiTheme="minorHAnsi" w:eastAsia="Times New Roman" w:hAnsiTheme="minorHAnsi" w:cstheme="minorHAnsi"/>
                <w:sz w:val="18"/>
                <w:szCs w:val="18"/>
              </w:rPr>
              <w:t xml:space="preserve"> </w:t>
            </w:r>
            <w:r w:rsidRPr="00542719">
              <w:rPr>
                <w:rFonts w:asciiTheme="minorHAnsi" w:eastAsia="Times New Roman" w:hAnsiTheme="minorHAnsi" w:cstheme="minorHAnsi"/>
                <w:sz w:val="18"/>
                <w:szCs w:val="18"/>
              </w:rPr>
              <w:t>“Spare” on both ends; and</w:t>
            </w:r>
          </w:p>
          <w:p w14:paraId="497EB6BE" w14:textId="4B5D0874" w:rsidR="006C36EE" w:rsidRPr="00542719" w:rsidRDefault="006C36EE" w:rsidP="00524349">
            <w:pPr>
              <w:keepNext/>
              <w:numPr>
                <w:ilvl w:val="1"/>
                <w:numId w:val="13"/>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586"/>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reserved single pole circuit breaker space next to the circuit breaker next to the branch circuit labeled “Future” 240V shall be provided.</w:t>
            </w:r>
          </w:p>
          <w:p w14:paraId="260C81E6" w14:textId="6A7E1068" w:rsidR="006C36EE" w:rsidRPr="00542719" w:rsidRDefault="006C36EE" w:rsidP="00524349">
            <w:pPr>
              <w:keepNext/>
              <w:numPr>
                <w:ilvl w:val="0"/>
                <w:numId w:val="10"/>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884" w:hanging="632"/>
              <w:contextualSpacing/>
              <w:rPr>
                <w:rFonts w:asciiTheme="minorHAnsi" w:eastAsia="Times New Roman" w:hAnsiTheme="minorHAnsi" w:cstheme="minorHAnsi"/>
                <w:sz w:val="18"/>
                <w:szCs w:val="18"/>
              </w:rPr>
            </w:pPr>
            <w:r w:rsidRPr="00542719">
              <w:rPr>
                <w:rFonts w:asciiTheme="minorHAnsi" w:eastAsia="Times New Roman" w:hAnsiTheme="minorHAnsi" w:cstheme="minorHAnsi"/>
                <w:sz w:val="18"/>
                <w:szCs w:val="18"/>
              </w:rPr>
              <w:t>A condensate drain no more than 2 inches higher than the base on water heater for natural draining</w:t>
            </w:r>
            <w:r w:rsidR="00293EE6">
              <w:rPr>
                <w:rFonts w:asciiTheme="minorHAnsi" w:eastAsia="Times New Roman" w:hAnsiTheme="minorHAnsi" w:cstheme="minorHAnsi"/>
                <w:sz w:val="18"/>
                <w:szCs w:val="18"/>
              </w:rPr>
              <w:t>.</w:t>
            </w:r>
          </w:p>
          <w:p w14:paraId="24CD7C15" w14:textId="745525FF" w:rsidR="006C36EE" w:rsidRDefault="006C36EE" w:rsidP="00BF603C">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asciiTheme="minorHAnsi" w:eastAsia="Times New Roman" w:hAnsiTheme="minorHAnsi" w:cstheme="minorHAnsi"/>
                <w:sz w:val="18"/>
                <w:szCs w:val="18"/>
              </w:rPr>
            </w:pPr>
          </w:p>
          <w:p w14:paraId="35ACEA6A" w14:textId="0A8CA372" w:rsidR="00524349" w:rsidRPr="004736BD" w:rsidRDefault="00524349" w:rsidP="00524349">
            <w:pPr>
              <w:pStyle w:val="ListParagraph"/>
              <w:keepNext/>
              <w:numPr>
                <w:ilvl w:val="0"/>
                <w:numId w:val="1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 xml:space="preserve">more than 3 feet </w:t>
            </w:r>
            <w:r w:rsidR="00E7429A">
              <w:rPr>
                <w:rFonts w:asciiTheme="minorHAnsi" w:eastAsia="Times New Roman" w:hAnsiTheme="minorHAnsi" w:cstheme="minorHAnsi"/>
                <w:sz w:val="18"/>
                <w:szCs w:val="18"/>
              </w:rPr>
              <w:t>from the water heater</w:t>
            </w:r>
          </w:p>
          <w:p w14:paraId="45A9C4B7" w14:textId="77777777" w:rsidR="00524349" w:rsidRPr="004B6B6C" w:rsidRDefault="00524349" w:rsidP="00524349">
            <w:pPr>
              <w:numPr>
                <w:ilvl w:val="0"/>
                <w:numId w:val="19"/>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r w:rsidRPr="004B6B6C">
              <w:rPr>
                <w:rFonts w:cs="Calibri"/>
                <w:sz w:val="20"/>
                <w:szCs w:val="20"/>
                <w:u w:val="single"/>
              </w:rPr>
              <w:t>240 volt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1CEC8303" w14:textId="77777777" w:rsidR="00524349" w:rsidRPr="004736BD" w:rsidRDefault="00524349" w:rsidP="00524349">
            <w:pPr>
              <w:pStyle w:val="ListParagraph"/>
              <w:numPr>
                <w:ilvl w:val="0"/>
                <w:numId w:val="19"/>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386ADE76"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76E51C92"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r w:rsidRPr="004B6B6C">
              <w:rPr>
                <w:rFonts w:cs="Calibri"/>
                <w:sz w:val="20"/>
                <w:szCs w:val="20"/>
                <w:u w:val="single"/>
              </w:rPr>
              <w:t>cold water</w:t>
            </w:r>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4E8606B9"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06BCC073" w14:textId="77777777" w:rsidR="00524349" w:rsidRPr="004B6B6C" w:rsidRDefault="00524349" w:rsidP="00524349">
            <w:pPr>
              <w:numPr>
                <w:ilvl w:val="0"/>
                <w:numId w:val="19"/>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p>
          <w:p w14:paraId="48E01F08" w14:textId="122FBC12" w:rsidR="00524349" w:rsidRPr="000477C3" w:rsidRDefault="00524349" w:rsidP="00205CF5">
            <w:pPr>
              <w:pStyle w:val="ListParagraph"/>
              <w:keepNext/>
              <w:numPr>
                <w:ilvl w:val="0"/>
                <w:numId w:val="19"/>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254" w:hanging="270"/>
              <w:rPr>
                <w:rFonts w:asciiTheme="minorHAnsi" w:eastAsia="Times New Roman" w:hAnsiTheme="minorHAnsi" w:cstheme="minorHAnsi"/>
                <w:sz w:val="18"/>
                <w:szCs w:val="18"/>
              </w:rPr>
            </w:pPr>
            <w:r w:rsidRPr="00205CF5">
              <w:rPr>
                <w:rFonts w:cs="Calibri"/>
                <w:w w:val="99"/>
                <w:sz w:val="20"/>
                <w:szCs w:val="20"/>
                <w:u w:val="single"/>
              </w:rPr>
              <w:t>A condensate drain no mo</w:t>
            </w:r>
            <w:r w:rsidRPr="00205CF5">
              <w:rPr>
                <w:rFonts w:cs="Calibri"/>
                <w:sz w:val="20"/>
                <w:szCs w:val="20"/>
                <w:u w:val="single"/>
              </w:rPr>
              <w:t>re</w:t>
            </w:r>
            <w:r w:rsidRPr="00205CF5">
              <w:rPr>
                <w:rFonts w:cs="Calibri"/>
                <w:spacing w:val="-1"/>
                <w:sz w:val="20"/>
                <w:szCs w:val="20"/>
                <w:u w:val="single"/>
              </w:rPr>
              <w:t xml:space="preserve"> </w:t>
            </w:r>
            <w:r w:rsidRPr="00205CF5">
              <w:rPr>
                <w:rFonts w:cs="Calibri"/>
                <w:sz w:val="20"/>
                <w:szCs w:val="20"/>
                <w:u w:val="single"/>
              </w:rPr>
              <w:t>than</w:t>
            </w:r>
            <w:r w:rsidRPr="00205CF5">
              <w:rPr>
                <w:rFonts w:cs="Calibri"/>
                <w:spacing w:val="1"/>
                <w:sz w:val="20"/>
                <w:szCs w:val="20"/>
                <w:u w:val="single"/>
              </w:rPr>
              <w:t xml:space="preserve"> </w:t>
            </w:r>
            <w:r w:rsidRPr="00205CF5">
              <w:rPr>
                <w:rFonts w:cs="Calibri"/>
                <w:sz w:val="20"/>
                <w:szCs w:val="20"/>
                <w:u w:val="single"/>
              </w:rPr>
              <w:t>2 inches</w:t>
            </w:r>
            <w:r w:rsidRPr="00205CF5">
              <w:rPr>
                <w:rFonts w:cs="Calibri"/>
                <w:spacing w:val="1"/>
                <w:sz w:val="20"/>
                <w:szCs w:val="20"/>
                <w:u w:val="single"/>
              </w:rPr>
              <w:t xml:space="preserve"> </w:t>
            </w:r>
            <w:r w:rsidRPr="00205CF5">
              <w:rPr>
                <w:rFonts w:cs="Calibri"/>
                <w:sz w:val="20"/>
                <w:szCs w:val="20"/>
                <w:u w:val="single"/>
              </w:rPr>
              <w:t>higher than</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1"/>
                <w:sz w:val="20"/>
                <w:szCs w:val="20"/>
                <w:u w:val="single"/>
              </w:rPr>
              <w:t xml:space="preserve"> </w:t>
            </w:r>
            <w:r w:rsidRPr="00205CF5">
              <w:rPr>
                <w:rFonts w:cs="Calibri"/>
                <w:sz w:val="20"/>
                <w:szCs w:val="20"/>
                <w:u w:val="single"/>
              </w:rPr>
              <w:t>base</w:t>
            </w:r>
            <w:r w:rsidRPr="00205CF5">
              <w:rPr>
                <w:rFonts w:cs="Calibri"/>
                <w:spacing w:val="-1"/>
                <w:sz w:val="20"/>
                <w:szCs w:val="20"/>
                <w:u w:val="single"/>
              </w:rPr>
              <w:t xml:space="preserve"> </w:t>
            </w:r>
            <w:r w:rsidRPr="00205CF5">
              <w:rPr>
                <w:rFonts w:cs="Calibri"/>
                <w:sz w:val="20"/>
                <w:szCs w:val="20"/>
                <w:u w:val="single"/>
              </w:rPr>
              <w:t>of</w:t>
            </w:r>
            <w:r w:rsidRPr="00205CF5">
              <w:rPr>
                <w:rFonts w:cs="Calibri"/>
                <w:spacing w:val="-1"/>
                <w:sz w:val="20"/>
                <w:szCs w:val="20"/>
                <w:u w:val="single"/>
              </w:rPr>
              <w:t xml:space="preserve"> </w:t>
            </w:r>
            <w:r w:rsidRPr="00205CF5">
              <w:rPr>
                <w:rFonts w:cs="Calibri"/>
                <w:sz w:val="20"/>
                <w:szCs w:val="20"/>
                <w:u w:val="single"/>
              </w:rPr>
              <w:t>the</w:t>
            </w:r>
            <w:r w:rsidRPr="00205CF5">
              <w:rPr>
                <w:rFonts w:cs="Calibri"/>
                <w:spacing w:val="-2"/>
                <w:sz w:val="20"/>
                <w:szCs w:val="20"/>
                <w:u w:val="single"/>
              </w:rPr>
              <w:t xml:space="preserve"> </w:t>
            </w:r>
            <w:r w:rsidRPr="00205CF5">
              <w:rPr>
                <w:rFonts w:cs="Calibri"/>
                <w:sz w:val="20"/>
                <w:szCs w:val="20"/>
                <w:u w:val="single"/>
              </w:rPr>
              <w:t>installed</w:t>
            </w:r>
            <w:r w:rsidRPr="00205CF5">
              <w:rPr>
                <w:rFonts w:cs="Calibri"/>
                <w:spacing w:val="1"/>
                <w:sz w:val="20"/>
                <w:szCs w:val="20"/>
                <w:u w:val="single"/>
              </w:rPr>
              <w:t xml:space="preserve"> </w:t>
            </w:r>
            <w:r w:rsidRPr="00205CF5">
              <w:rPr>
                <w:rFonts w:cs="Calibri"/>
                <w:sz w:val="20"/>
                <w:szCs w:val="20"/>
                <w:u w:val="single"/>
              </w:rPr>
              <w:t>water heater,</w:t>
            </w:r>
            <w:r w:rsidRPr="00205CF5">
              <w:rPr>
                <w:rFonts w:cs="Calibri"/>
                <w:spacing w:val="1"/>
                <w:sz w:val="20"/>
                <w:szCs w:val="20"/>
                <w:u w:val="single"/>
              </w:rPr>
              <w:t xml:space="preserve"> </w:t>
            </w:r>
            <w:r w:rsidRPr="00205CF5">
              <w:rPr>
                <w:rFonts w:cs="Calibri"/>
                <w:sz w:val="20"/>
                <w:szCs w:val="20"/>
                <w:u w:val="single"/>
              </w:rPr>
              <w:t>and</w:t>
            </w:r>
            <w:r w:rsidRPr="00205CF5">
              <w:rPr>
                <w:rFonts w:cs="Calibri"/>
                <w:spacing w:val="1"/>
                <w:sz w:val="20"/>
                <w:szCs w:val="20"/>
                <w:u w:val="single"/>
              </w:rPr>
              <w:t xml:space="preserve"> </w:t>
            </w:r>
            <w:r w:rsidRPr="00205CF5">
              <w:rPr>
                <w:rFonts w:cs="Calibri"/>
                <w:sz w:val="20"/>
                <w:szCs w:val="20"/>
                <w:u w:val="single"/>
              </w:rPr>
              <w:t>allows</w:t>
            </w:r>
            <w:r w:rsidRPr="00205CF5">
              <w:rPr>
                <w:rFonts w:cs="Calibri"/>
                <w:spacing w:val="1"/>
                <w:sz w:val="20"/>
                <w:szCs w:val="20"/>
                <w:u w:val="single"/>
              </w:rPr>
              <w:t xml:space="preserve"> </w:t>
            </w:r>
            <w:r w:rsidRPr="00205CF5">
              <w:rPr>
                <w:rFonts w:cs="Calibri"/>
                <w:sz w:val="20"/>
                <w:szCs w:val="20"/>
                <w:u w:val="single"/>
              </w:rPr>
              <w:t>natural draining without pump</w:t>
            </w:r>
            <w:r w:rsidRPr="00205CF5">
              <w:rPr>
                <w:rFonts w:cs="Calibri"/>
                <w:spacing w:val="1"/>
                <w:sz w:val="20"/>
                <w:szCs w:val="20"/>
                <w:u w:val="single"/>
              </w:rPr>
              <w:t xml:space="preserve"> </w:t>
            </w:r>
            <w:r w:rsidRPr="00205CF5">
              <w:rPr>
                <w:rFonts w:cs="Calibri"/>
                <w:sz w:val="20"/>
                <w:szCs w:val="20"/>
                <w:u w:val="single"/>
              </w:rPr>
              <w:t>assistance.</w:t>
            </w:r>
          </w:p>
        </w:tc>
      </w:tr>
      <w:tr w:rsidR="006C36EE" w:rsidRPr="002F18C2" w14:paraId="3BEFD202" w14:textId="77777777" w:rsidTr="00E879AA">
        <w:trPr>
          <w:trHeight w:val="144"/>
          <w:tblHeader/>
        </w:trPr>
        <w:tc>
          <w:tcPr>
            <w:tcW w:w="11016" w:type="dxa"/>
            <w:gridSpan w:val="2"/>
            <w:vAlign w:val="center"/>
          </w:tcPr>
          <w:p w14:paraId="5811BF96" w14:textId="77777777" w:rsidR="006C36EE" w:rsidRPr="00935470"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1C1E4D6C" w14:textId="65966AA4" w:rsidR="005D11BC" w:rsidRDefault="005D11BC" w:rsidP="00236F4B">
      <w:pPr>
        <w:spacing w:after="0" w:line="240" w:lineRule="auto"/>
      </w:pPr>
    </w:p>
    <w:tbl>
      <w:tblPr>
        <w:tblStyle w:val="TableGrid"/>
        <w:tblW w:w="10800" w:type="dxa"/>
        <w:tblInd w:w="-5" w:type="dxa"/>
        <w:tblLayout w:type="fixed"/>
        <w:tblLook w:val="04A0" w:firstRow="1" w:lastRow="0" w:firstColumn="1" w:lastColumn="0" w:noHBand="0" w:noVBand="1"/>
      </w:tblPr>
      <w:tblGrid>
        <w:gridCol w:w="630"/>
        <w:gridCol w:w="270"/>
        <w:gridCol w:w="1080"/>
        <w:gridCol w:w="1260"/>
        <w:gridCol w:w="1350"/>
        <w:gridCol w:w="1260"/>
        <w:gridCol w:w="1170"/>
        <w:gridCol w:w="1260"/>
        <w:gridCol w:w="1260"/>
        <w:gridCol w:w="1260"/>
      </w:tblGrid>
      <w:tr w:rsidR="00EA0932" w:rsidRPr="008D6F63" w14:paraId="76C90DE7" w14:textId="24BE7EA0" w:rsidTr="004B6B6C">
        <w:tc>
          <w:tcPr>
            <w:tcW w:w="10800" w:type="dxa"/>
            <w:gridSpan w:val="10"/>
          </w:tcPr>
          <w:p w14:paraId="681EF971" w14:textId="10D296BE" w:rsidR="00EA0932" w:rsidRPr="008D6F63" w:rsidRDefault="00EA0932" w:rsidP="006E239E">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r w:rsidR="002C0390">
              <w:rPr>
                <w:rFonts w:cstheme="minorHAnsi"/>
                <w:b/>
                <w:sz w:val="18"/>
                <w:szCs w:val="18"/>
              </w:rPr>
              <w:t xml:space="preserve"> </w:t>
            </w:r>
          </w:p>
          <w:p w14:paraId="3B0C892E" w14:textId="21E73799" w:rsidR="00EA0932" w:rsidRPr="008D6F63" w:rsidRDefault="00EA0932" w:rsidP="006E239E">
            <w:pPr>
              <w:spacing w:after="0" w:line="240" w:lineRule="auto"/>
              <w:rPr>
                <w:rFonts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r w:rsidRPr="008D6F63">
              <w:rPr>
                <w:rFonts w:cstheme="minorHAnsi"/>
                <w:sz w:val="18"/>
                <w:szCs w:val="18"/>
              </w:rPr>
              <w:t xml:space="preserve"> </w:t>
            </w:r>
          </w:p>
        </w:tc>
      </w:tr>
      <w:tr w:rsidR="00EA0932" w:rsidRPr="00AC2387" w14:paraId="199C4069" w14:textId="6D840814" w:rsidTr="003D081B">
        <w:tc>
          <w:tcPr>
            <w:tcW w:w="900" w:type="dxa"/>
            <w:gridSpan w:val="2"/>
          </w:tcPr>
          <w:p w14:paraId="1A2750FB" w14:textId="77777777" w:rsidR="00EA0932" w:rsidRDefault="00EA0932" w:rsidP="006E239E">
            <w:pPr>
              <w:spacing w:after="0"/>
              <w:jc w:val="center"/>
              <w:rPr>
                <w:rFonts w:cstheme="minorHAnsi"/>
                <w:sz w:val="20"/>
                <w:szCs w:val="20"/>
              </w:rPr>
            </w:pPr>
            <w:r>
              <w:rPr>
                <w:rFonts w:cstheme="minorHAnsi"/>
                <w:sz w:val="20"/>
                <w:szCs w:val="20"/>
              </w:rPr>
              <w:t>01</w:t>
            </w:r>
          </w:p>
        </w:tc>
        <w:tc>
          <w:tcPr>
            <w:tcW w:w="1080" w:type="dxa"/>
          </w:tcPr>
          <w:p w14:paraId="715A5C9C" w14:textId="77777777" w:rsidR="00EA0932" w:rsidRDefault="00EA0932" w:rsidP="006E239E">
            <w:pPr>
              <w:spacing w:after="0"/>
              <w:jc w:val="center"/>
              <w:rPr>
                <w:rFonts w:cstheme="minorHAnsi"/>
                <w:sz w:val="20"/>
                <w:szCs w:val="20"/>
              </w:rPr>
            </w:pPr>
            <w:r>
              <w:rPr>
                <w:rFonts w:cstheme="minorHAnsi"/>
                <w:sz w:val="20"/>
                <w:szCs w:val="20"/>
              </w:rPr>
              <w:t>02</w:t>
            </w:r>
          </w:p>
        </w:tc>
        <w:tc>
          <w:tcPr>
            <w:tcW w:w="1260" w:type="dxa"/>
            <w:vAlign w:val="bottom"/>
          </w:tcPr>
          <w:p w14:paraId="329FCC0D" w14:textId="77777777" w:rsidR="00EA0932" w:rsidRDefault="00EA0932" w:rsidP="006E239E">
            <w:pPr>
              <w:spacing w:after="0"/>
              <w:jc w:val="center"/>
              <w:rPr>
                <w:rFonts w:cstheme="minorHAnsi"/>
                <w:sz w:val="20"/>
                <w:szCs w:val="20"/>
              </w:rPr>
            </w:pPr>
            <w:r>
              <w:rPr>
                <w:rFonts w:cstheme="minorHAnsi"/>
                <w:sz w:val="20"/>
                <w:szCs w:val="20"/>
              </w:rPr>
              <w:t>03</w:t>
            </w:r>
          </w:p>
        </w:tc>
        <w:tc>
          <w:tcPr>
            <w:tcW w:w="1350" w:type="dxa"/>
          </w:tcPr>
          <w:p w14:paraId="3763E078" w14:textId="77777777" w:rsidR="00EA0932" w:rsidRDefault="00EA0932" w:rsidP="006E239E">
            <w:pPr>
              <w:spacing w:after="0"/>
              <w:jc w:val="center"/>
              <w:rPr>
                <w:rFonts w:cstheme="minorHAnsi"/>
                <w:sz w:val="20"/>
                <w:szCs w:val="20"/>
              </w:rPr>
            </w:pPr>
            <w:r>
              <w:rPr>
                <w:rFonts w:cstheme="minorHAnsi"/>
                <w:sz w:val="20"/>
                <w:szCs w:val="20"/>
              </w:rPr>
              <w:t>04</w:t>
            </w:r>
          </w:p>
        </w:tc>
        <w:tc>
          <w:tcPr>
            <w:tcW w:w="1260" w:type="dxa"/>
          </w:tcPr>
          <w:p w14:paraId="0DA73BF4" w14:textId="77777777" w:rsidR="00EA0932" w:rsidRDefault="00EA0932" w:rsidP="006E239E">
            <w:pPr>
              <w:spacing w:after="0"/>
              <w:jc w:val="center"/>
              <w:rPr>
                <w:rFonts w:cstheme="minorHAnsi"/>
                <w:sz w:val="20"/>
                <w:szCs w:val="20"/>
              </w:rPr>
            </w:pPr>
            <w:r>
              <w:rPr>
                <w:rFonts w:cstheme="minorHAnsi"/>
                <w:sz w:val="20"/>
                <w:szCs w:val="20"/>
              </w:rPr>
              <w:t>05</w:t>
            </w:r>
          </w:p>
        </w:tc>
        <w:tc>
          <w:tcPr>
            <w:tcW w:w="1170" w:type="dxa"/>
          </w:tcPr>
          <w:p w14:paraId="63B3C9BE" w14:textId="77777777" w:rsidR="00EA0932" w:rsidRDefault="00EA0932" w:rsidP="006E239E">
            <w:pPr>
              <w:spacing w:after="0"/>
              <w:jc w:val="center"/>
              <w:rPr>
                <w:rFonts w:cstheme="minorHAnsi"/>
                <w:sz w:val="20"/>
                <w:szCs w:val="20"/>
              </w:rPr>
            </w:pPr>
            <w:r>
              <w:rPr>
                <w:rFonts w:cstheme="minorHAnsi"/>
                <w:sz w:val="20"/>
                <w:szCs w:val="20"/>
              </w:rPr>
              <w:t>06</w:t>
            </w:r>
          </w:p>
        </w:tc>
        <w:tc>
          <w:tcPr>
            <w:tcW w:w="1260" w:type="dxa"/>
          </w:tcPr>
          <w:p w14:paraId="034F7085" w14:textId="77777777" w:rsidR="00EA0932" w:rsidRDefault="00EA0932" w:rsidP="006E239E">
            <w:pPr>
              <w:spacing w:after="0"/>
              <w:jc w:val="center"/>
              <w:rPr>
                <w:rFonts w:cstheme="minorHAnsi"/>
                <w:sz w:val="20"/>
                <w:szCs w:val="20"/>
              </w:rPr>
            </w:pPr>
            <w:r>
              <w:rPr>
                <w:rFonts w:cstheme="minorHAnsi"/>
                <w:sz w:val="20"/>
                <w:szCs w:val="20"/>
              </w:rPr>
              <w:t>07</w:t>
            </w:r>
          </w:p>
        </w:tc>
        <w:tc>
          <w:tcPr>
            <w:tcW w:w="1260" w:type="dxa"/>
          </w:tcPr>
          <w:p w14:paraId="3F68505A" w14:textId="1A699EDC" w:rsidR="00EA0932" w:rsidRDefault="00EA0932" w:rsidP="006E239E">
            <w:pPr>
              <w:spacing w:after="0"/>
              <w:jc w:val="center"/>
              <w:rPr>
                <w:rFonts w:cstheme="minorHAnsi"/>
                <w:sz w:val="20"/>
                <w:szCs w:val="20"/>
              </w:rPr>
            </w:pPr>
            <w:r>
              <w:rPr>
                <w:rFonts w:cstheme="minorHAnsi"/>
                <w:sz w:val="20"/>
                <w:szCs w:val="20"/>
              </w:rPr>
              <w:t>08</w:t>
            </w:r>
          </w:p>
        </w:tc>
        <w:tc>
          <w:tcPr>
            <w:tcW w:w="1260" w:type="dxa"/>
          </w:tcPr>
          <w:p w14:paraId="7D36CF90" w14:textId="6945C259" w:rsidR="00EA0932" w:rsidRDefault="00EA0932" w:rsidP="006E239E">
            <w:pPr>
              <w:spacing w:after="0"/>
              <w:jc w:val="center"/>
              <w:rPr>
                <w:rFonts w:cstheme="minorHAnsi"/>
                <w:sz w:val="20"/>
                <w:szCs w:val="20"/>
              </w:rPr>
            </w:pPr>
            <w:r>
              <w:rPr>
                <w:rFonts w:cstheme="minorHAnsi"/>
                <w:sz w:val="20"/>
                <w:szCs w:val="20"/>
              </w:rPr>
              <w:t>09</w:t>
            </w:r>
          </w:p>
        </w:tc>
      </w:tr>
      <w:tr w:rsidR="00EA0932" w:rsidRPr="00AB4500" w14:paraId="78A2AB69" w14:textId="78E87021" w:rsidTr="003D081B">
        <w:tc>
          <w:tcPr>
            <w:tcW w:w="900" w:type="dxa"/>
            <w:gridSpan w:val="2"/>
            <w:vAlign w:val="bottom"/>
          </w:tcPr>
          <w:p w14:paraId="1A5FC86D" w14:textId="0DD9F066" w:rsidR="00EA0932" w:rsidRPr="00AB4500" w:rsidRDefault="00EA0932" w:rsidP="00EA0932">
            <w:pPr>
              <w:spacing w:after="0" w:line="240" w:lineRule="auto"/>
              <w:jc w:val="center"/>
              <w:rPr>
                <w:rFonts w:cstheme="minorHAnsi"/>
                <w:sz w:val="18"/>
                <w:szCs w:val="20"/>
              </w:rPr>
            </w:pPr>
            <w:r>
              <w:rPr>
                <w:rFonts w:cstheme="minorHAnsi"/>
                <w:sz w:val="18"/>
                <w:szCs w:val="20"/>
              </w:rPr>
              <w:t>Dwelling</w:t>
            </w:r>
            <w:r w:rsidRPr="00AB4500">
              <w:rPr>
                <w:rFonts w:cstheme="minorHAnsi"/>
                <w:sz w:val="18"/>
                <w:szCs w:val="20"/>
              </w:rPr>
              <w:t xml:space="preserve"> Name</w:t>
            </w:r>
          </w:p>
        </w:tc>
        <w:tc>
          <w:tcPr>
            <w:tcW w:w="1080" w:type="dxa"/>
            <w:vAlign w:val="bottom"/>
          </w:tcPr>
          <w:p w14:paraId="6798C4A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Number of Stories</w:t>
            </w:r>
          </w:p>
        </w:tc>
        <w:tc>
          <w:tcPr>
            <w:tcW w:w="1260" w:type="dxa"/>
            <w:vAlign w:val="bottom"/>
          </w:tcPr>
          <w:p w14:paraId="6ABC35D1" w14:textId="77777777" w:rsidR="00EA0932" w:rsidRPr="00AB4500" w:rsidRDefault="00EA0932" w:rsidP="00EA0932">
            <w:pPr>
              <w:spacing w:after="0" w:line="240" w:lineRule="auto"/>
              <w:jc w:val="center"/>
              <w:rPr>
                <w:sz w:val="18"/>
              </w:rPr>
            </w:pPr>
            <w:r w:rsidRPr="00AB4500">
              <w:rPr>
                <w:rFonts w:cstheme="minorHAnsi"/>
                <w:sz w:val="18"/>
                <w:szCs w:val="20"/>
              </w:rPr>
              <w:t>Master Bath distance of furthest fixture to Water Heater in feet</w:t>
            </w:r>
          </w:p>
        </w:tc>
        <w:tc>
          <w:tcPr>
            <w:tcW w:w="1350" w:type="dxa"/>
            <w:vAlign w:val="bottom"/>
          </w:tcPr>
          <w:p w14:paraId="51699141" w14:textId="77777777" w:rsidR="00EA0932" w:rsidRPr="00AB4500" w:rsidRDefault="00EA0932" w:rsidP="00EA093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60" w:type="dxa"/>
            <w:vAlign w:val="bottom"/>
          </w:tcPr>
          <w:p w14:paraId="59F64DE4" w14:textId="6372ED7E" w:rsidR="00EA0932" w:rsidRPr="00AB4500" w:rsidRDefault="00EA0932" w:rsidP="00EA093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70" w:type="dxa"/>
            <w:vAlign w:val="bottom"/>
          </w:tcPr>
          <w:p w14:paraId="59171784" w14:textId="77777777" w:rsidR="00EA0932" w:rsidRPr="00AB4500" w:rsidRDefault="00EA0932" w:rsidP="00EA0932">
            <w:pPr>
              <w:spacing w:after="0" w:line="240" w:lineRule="auto"/>
              <w:jc w:val="center"/>
              <w:rPr>
                <w:sz w:val="18"/>
              </w:rPr>
            </w:pPr>
            <w:r w:rsidRPr="00AB4500">
              <w:rPr>
                <w:rFonts w:cstheme="minorHAnsi"/>
                <w:sz w:val="18"/>
                <w:szCs w:val="20"/>
              </w:rPr>
              <w:t>Weighted Distance</w:t>
            </w:r>
          </w:p>
        </w:tc>
        <w:tc>
          <w:tcPr>
            <w:tcW w:w="1260" w:type="dxa"/>
            <w:vAlign w:val="bottom"/>
          </w:tcPr>
          <w:p w14:paraId="65EE0E2C" w14:textId="77777777" w:rsidR="00EA0932" w:rsidRPr="00AB4500" w:rsidRDefault="00EA0932" w:rsidP="00EA0932">
            <w:pPr>
              <w:spacing w:after="0" w:line="240" w:lineRule="auto"/>
              <w:jc w:val="center"/>
              <w:rPr>
                <w:sz w:val="18"/>
              </w:rPr>
            </w:pPr>
            <w:r w:rsidRPr="00AB4500">
              <w:rPr>
                <w:rFonts w:cstheme="minorHAnsi"/>
                <w:sz w:val="18"/>
                <w:szCs w:val="20"/>
              </w:rPr>
              <w:t>Qualification Distance</w:t>
            </w:r>
          </w:p>
        </w:tc>
        <w:tc>
          <w:tcPr>
            <w:tcW w:w="1260" w:type="dxa"/>
            <w:vAlign w:val="bottom"/>
          </w:tcPr>
          <w:p w14:paraId="263878DE" w14:textId="0A34C1CA" w:rsidR="00EA0932" w:rsidRPr="00AB4500" w:rsidRDefault="00EA0932" w:rsidP="00EA0932">
            <w:pPr>
              <w:spacing w:after="0" w:line="240" w:lineRule="auto"/>
              <w:jc w:val="center"/>
              <w:rPr>
                <w:rFonts w:cstheme="minorHAnsi"/>
                <w:sz w:val="18"/>
                <w:szCs w:val="20"/>
              </w:rPr>
            </w:pPr>
            <w:r>
              <w:rPr>
                <w:rFonts w:cstheme="minorHAnsi"/>
                <w:sz w:val="18"/>
              </w:rPr>
              <w:t>Design Compactness Factor</w:t>
            </w:r>
          </w:p>
        </w:tc>
        <w:tc>
          <w:tcPr>
            <w:tcW w:w="1260" w:type="dxa"/>
            <w:vAlign w:val="bottom"/>
          </w:tcPr>
          <w:p w14:paraId="08229ADA" w14:textId="24FB2539" w:rsidR="00EA0932" w:rsidRPr="00AB4500" w:rsidRDefault="00EA0932" w:rsidP="00EA0932">
            <w:pPr>
              <w:spacing w:after="0" w:line="240" w:lineRule="auto"/>
              <w:jc w:val="center"/>
              <w:rPr>
                <w:rFonts w:cstheme="minorHAnsi"/>
                <w:sz w:val="18"/>
                <w:szCs w:val="20"/>
              </w:rPr>
            </w:pPr>
            <w:r>
              <w:rPr>
                <w:rFonts w:cstheme="minorHAnsi"/>
                <w:sz w:val="18"/>
              </w:rPr>
              <w:t>Calculated Compactness Factor</w:t>
            </w:r>
          </w:p>
        </w:tc>
      </w:tr>
      <w:tr w:rsidR="00EA0932" w:rsidRPr="00AB4500" w14:paraId="443F59FD" w14:textId="33036494" w:rsidTr="003D081B">
        <w:trPr>
          <w:trHeight w:val="305"/>
        </w:trPr>
        <w:tc>
          <w:tcPr>
            <w:tcW w:w="900" w:type="dxa"/>
            <w:gridSpan w:val="2"/>
          </w:tcPr>
          <w:p w14:paraId="1396DDE6" w14:textId="0AD83FA7" w:rsidR="00EA0932" w:rsidRPr="00AB4500" w:rsidRDefault="00EA0932" w:rsidP="00EA0932">
            <w:pPr>
              <w:spacing w:after="0" w:line="240" w:lineRule="auto"/>
              <w:rPr>
                <w:sz w:val="18"/>
                <w:szCs w:val="18"/>
              </w:rPr>
            </w:pPr>
          </w:p>
        </w:tc>
        <w:tc>
          <w:tcPr>
            <w:tcW w:w="1080" w:type="dxa"/>
          </w:tcPr>
          <w:p w14:paraId="20FB6AE8" w14:textId="4EC3F009" w:rsidR="00EA0932" w:rsidRPr="00AB4500" w:rsidRDefault="00EA0932" w:rsidP="00EA0932">
            <w:pPr>
              <w:spacing w:after="0" w:line="240" w:lineRule="auto"/>
              <w:rPr>
                <w:sz w:val="18"/>
                <w:szCs w:val="18"/>
              </w:rPr>
            </w:pPr>
          </w:p>
        </w:tc>
        <w:tc>
          <w:tcPr>
            <w:tcW w:w="1260" w:type="dxa"/>
          </w:tcPr>
          <w:p w14:paraId="25071C1C" w14:textId="2FE1A9AA" w:rsidR="00EA0932" w:rsidRPr="00AB4500" w:rsidRDefault="00EA0932" w:rsidP="00EA0932">
            <w:pPr>
              <w:spacing w:after="0" w:line="240" w:lineRule="auto"/>
              <w:rPr>
                <w:sz w:val="18"/>
                <w:szCs w:val="18"/>
              </w:rPr>
            </w:pPr>
          </w:p>
        </w:tc>
        <w:tc>
          <w:tcPr>
            <w:tcW w:w="1350" w:type="dxa"/>
          </w:tcPr>
          <w:p w14:paraId="2A2B8C19" w14:textId="37207C2C" w:rsidR="00EA0932" w:rsidRPr="00AB4500" w:rsidRDefault="00EA0932" w:rsidP="00EA0932">
            <w:pPr>
              <w:spacing w:after="0" w:line="240" w:lineRule="auto"/>
              <w:rPr>
                <w:sz w:val="18"/>
                <w:szCs w:val="18"/>
              </w:rPr>
            </w:pPr>
          </w:p>
        </w:tc>
        <w:tc>
          <w:tcPr>
            <w:tcW w:w="1260" w:type="dxa"/>
          </w:tcPr>
          <w:p w14:paraId="19550173" w14:textId="03E4B3F1" w:rsidR="00EA0932" w:rsidRPr="00AB4500" w:rsidRDefault="00EA0932" w:rsidP="00EA0932">
            <w:pPr>
              <w:spacing w:after="0" w:line="240" w:lineRule="auto"/>
              <w:rPr>
                <w:sz w:val="18"/>
                <w:szCs w:val="18"/>
              </w:rPr>
            </w:pPr>
          </w:p>
        </w:tc>
        <w:tc>
          <w:tcPr>
            <w:tcW w:w="1170" w:type="dxa"/>
          </w:tcPr>
          <w:p w14:paraId="0F5D3803" w14:textId="7C6699B0" w:rsidR="00EA0932" w:rsidRPr="00AB4500" w:rsidRDefault="00EA0932" w:rsidP="00EA0932">
            <w:pPr>
              <w:spacing w:after="0" w:line="240" w:lineRule="auto"/>
              <w:rPr>
                <w:sz w:val="18"/>
                <w:szCs w:val="18"/>
              </w:rPr>
            </w:pPr>
          </w:p>
        </w:tc>
        <w:tc>
          <w:tcPr>
            <w:tcW w:w="1260" w:type="dxa"/>
          </w:tcPr>
          <w:p w14:paraId="3FAF543C" w14:textId="3391FAE4" w:rsidR="00EA0932" w:rsidRPr="00AB4500" w:rsidRDefault="00EA0932" w:rsidP="00EA0932">
            <w:pPr>
              <w:spacing w:after="0" w:line="240" w:lineRule="auto"/>
              <w:rPr>
                <w:sz w:val="18"/>
                <w:szCs w:val="18"/>
              </w:rPr>
            </w:pPr>
          </w:p>
        </w:tc>
        <w:tc>
          <w:tcPr>
            <w:tcW w:w="1260" w:type="dxa"/>
          </w:tcPr>
          <w:p w14:paraId="3476F32D" w14:textId="77777777" w:rsidR="00EA0932" w:rsidRPr="00AB4500" w:rsidRDefault="00EA0932" w:rsidP="00EA0932">
            <w:pPr>
              <w:spacing w:after="0" w:line="240" w:lineRule="auto"/>
              <w:rPr>
                <w:sz w:val="18"/>
                <w:szCs w:val="18"/>
              </w:rPr>
            </w:pPr>
          </w:p>
        </w:tc>
        <w:tc>
          <w:tcPr>
            <w:tcW w:w="1260" w:type="dxa"/>
          </w:tcPr>
          <w:p w14:paraId="24364DBF" w14:textId="77777777" w:rsidR="00EA0932" w:rsidRPr="00AB4500" w:rsidRDefault="00EA0932" w:rsidP="00EA0932">
            <w:pPr>
              <w:spacing w:after="0" w:line="240" w:lineRule="auto"/>
              <w:rPr>
                <w:sz w:val="18"/>
                <w:szCs w:val="18"/>
              </w:rPr>
            </w:pPr>
          </w:p>
        </w:tc>
      </w:tr>
      <w:tr w:rsidR="00EA0932" w:rsidRPr="00D37C06" w14:paraId="4FE42E62" w14:textId="6569281D" w:rsidTr="003D081B">
        <w:tc>
          <w:tcPr>
            <w:tcW w:w="900" w:type="dxa"/>
            <w:gridSpan w:val="2"/>
            <w:tcBorders>
              <w:bottom w:val="single" w:sz="4" w:space="0" w:color="000000"/>
            </w:tcBorders>
          </w:tcPr>
          <w:p w14:paraId="4D6C10BB" w14:textId="77777777" w:rsidR="00EA0932" w:rsidRPr="00D37C06" w:rsidRDefault="00EA0932" w:rsidP="00EA0932">
            <w:pPr>
              <w:spacing w:after="0"/>
              <w:rPr>
                <w:sz w:val="20"/>
                <w:szCs w:val="20"/>
              </w:rPr>
            </w:pPr>
          </w:p>
        </w:tc>
        <w:tc>
          <w:tcPr>
            <w:tcW w:w="1080" w:type="dxa"/>
            <w:tcBorders>
              <w:bottom w:val="single" w:sz="4" w:space="0" w:color="000000"/>
            </w:tcBorders>
          </w:tcPr>
          <w:p w14:paraId="45CABD42" w14:textId="77777777" w:rsidR="00EA0932" w:rsidRPr="00D37C06" w:rsidRDefault="00EA0932" w:rsidP="00EA0932">
            <w:pPr>
              <w:spacing w:after="0"/>
              <w:rPr>
                <w:sz w:val="20"/>
                <w:szCs w:val="20"/>
              </w:rPr>
            </w:pPr>
          </w:p>
        </w:tc>
        <w:tc>
          <w:tcPr>
            <w:tcW w:w="1260" w:type="dxa"/>
            <w:tcBorders>
              <w:bottom w:val="single" w:sz="4" w:space="0" w:color="000000"/>
            </w:tcBorders>
          </w:tcPr>
          <w:p w14:paraId="0DCB7954" w14:textId="77777777" w:rsidR="00EA0932" w:rsidRPr="00D37C06" w:rsidRDefault="00EA0932" w:rsidP="00EA0932">
            <w:pPr>
              <w:spacing w:after="0"/>
              <w:rPr>
                <w:sz w:val="20"/>
                <w:szCs w:val="20"/>
              </w:rPr>
            </w:pPr>
          </w:p>
        </w:tc>
        <w:tc>
          <w:tcPr>
            <w:tcW w:w="1350" w:type="dxa"/>
            <w:tcBorders>
              <w:bottom w:val="single" w:sz="4" w:space="0" w:color="000000"/>
            </w:tcBorders>
          </w:tcPr>
          <w:p w14:paraId="51FA31A7" w14:textId="77777777" w:rsidR="00EA0932" w:rsidRPr="00D37C06" w:rsidRDefault="00EA0932" w:rsidP="00EA0932">
            <w:pPr>
              <w:spacing w:after="0"/>
              <w:rPr>
                <w:sz w:val="20"/>
                <w:szCs w:val="20"/>
              </w:rPr>
            </w:pPr>
          </w:p>
        </w:tc>
        <w:tc>
          <w:tcPr>
            <w:tcW w:w="1260" w:type="dxa"/>
            <w:tcBorders>
              <w:bottom w:val="single" w:sz="4" w:space="0" w:color="000000"/>
            </w:tcBorders>
          </w:tcPr>
          <w:p w14:paraId="064FBEF8" w14:textId="77777777" w:rsidR="00EA0932" w:rsidRPr="00D37C06" w:rsidRDefault="00EA0932" w:rsidP="00EA0932">
            <w:pPr>
              <w:spacing w:after="0"/>
              <w:rPr>
                <w:sz w:val="20"/>
                <w:szCs w:val="20"/>
              </w:rPr>
            </w:pPr>
          </w:p>
        </w:tc>
        <w:tc>
          <w:tcPr>
            <w:tcW w:w="1170" w:type="dxa"/>
            <w:tcBorders>
              <w:bottom w:val="single" w:sz="4" w:space="0" w:color="000000"/>
            </w:tcBorders>
          </w:tcPr>
          <w:p w14:paraId="3C5DE7C4" w14:textId="77777777" w:rsidR="00EA0932" w:rsidRPr="00D37C06" w:rsidRDefault="00EA0932" w:rsidP="00EA0932">
            <w:pPr>
              <w:spacing w:after="0"/>
              <w:rPr>
                <w:sz w:val="20"/>
                <w:szCs w:val="20"/>
              </w:rPr>
            </w:pPr>
          </w:p>
        </w:tc>
        <w:tc>
          <w:tcPr>
            <w:tcW w:w="1260" w:type="dxa"/>
            <w:tcBorders>
              <w:bottom w:val="single" w:sz="4" w:space="0" w:color="000000"/>
            </w:tcBorders>
          </w:tcPr>
          <w:p w14:paraId="79912277" w14:textId="77777777" w:rsidR="00EA0932" w:rsidRPr="00D37C06" w:rsidRDefault="00EA0932" w:rsidP="00EA0932">
            <w:pPr>
              <w:spacing w:after="0"/>
              <w:rPr>
                <w:sz w:val="20"/>
                <w:szCs w:val="20"/>
              </w:rPr>
            </w:pPr>
          </w:p>
        </w:tc>
        <w:tc>
          <w:tcPr>
            <w:tcW w:w="1260" w:type="dxa"/>
            <w:tcBorders>
              <w:bottom w:val="single" w:sz="4" w:space="0" w:color="000000"/>
            </w:tcBorders>
          </w:tcPr>
          <w:p w14:paraId="50A2EE31" w14:textId="77777777" w:rsidR="00EA0932" w:rsidRPr="00D37C06" w:rsidRDefault="00EA0932" w:rsidP="00EA0932">
            <w:pPr>
              <w:spacing w:after="0"/>
              <w:rPr>
                <w:sz w:val="20"/>
                <w:szCs w:val="20"/>
              </w:rPr>
            </w:pPr>
          </w:p>
        </w:tc>
        <w:tc>
          <w:tcPr>
            <w:tcW w:w="1260" w:type="dxa"/>
            <w:tcBorders>
              <w:bottom w:val="single" w:sz="4" w:space="0" w:color="000000"/>
            </w:tcBorders>
          </w:tcPr>
          <w:p w14:paraId="0E34D1FB" w14:textId="77777777" w:rsidR="00EA0932" w:rsidRPr="00D37C06" w:rsidRDefault="00EA0932" w:rsidP="00EA0932">
            <w:pPr>
              <w:spacing w:after="0"/>
              <w:rPr>
                <w:sz w:val="20"/>
                <w:szCs w:val="20"/>
              </w:rPr>
            </w:pPr>
          </w:p>
        </w:tc>
      </w:tr>
      <w:tr w:rsidR="00EA0932" w14:paraId="3747E7D2" w14:textId="7AD68F58" w:rsidTr="00F71D17">
        <w:trPr>
          <w:trHeight w:val="291"/>
        </w:trPr>
        <w:tc>
          <w:tcPr>
            <w:tcW w:w="630" w:type="dxa"/>
            <w:tcBorders>
              <w:top w:val="single" w:sz="4" w:space="0" w:color="auto"/>
            </w:tcBorders>
          </w:tcPr>
          <w:p w14:paraId="7FD448E1" w14:textId="019F9303" w:rsidR="00EA0932" w:rsidRPr="00AC2387" w:rsidRDefault="00292D70" w:rsidP="00EA0932">
            <w:pPr>
              <w:spacing w:after="0"/>
              <w:rPr>
                <w:rFonts w:cstheme="minorHAnsi"/>
                <w:b/>
                <w:sz w:val="20"/>
                <w:szCs w:val="20"/>
              </w:rPr>
            </w:pPr>
            <w:r>
              <w:rPr>
                <w:rFonts w:cstheme="minorHAnsi"/>
                <w:sz w:val="20"/>
                <w:szCs w:val="18"/>
              </w:rPr>
              <w:lastRenderedPageBreak/>
              <w:t>10</w:t>
            </w:r>
          </w:p>
        </w:tc>
        <w:tc>
          <w:tcPr>
            <w:tcW w:w="10170" w:type="dxa"/>
            <w:gridSpan w:val="9"/>
            <w:tcBorders>
              <w:top w:val="single" w:sz="4" w:space="0" w:color="auto"/>
            </w:tcBorders>
          </w:tcPr>
          <w:p w14:paraId="1446184F" w14:textId="09592741" w:rsidR="00EA0932" w:rsidRPr="004B5988" w:rsidRDefault="00EA0932" w:rsidP="00EA0932">
            <w:pPr>
              <w:spacing w:after="0"/>
              <w:rPr>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EA0932" w14:paraId="05949AD5" w14:textId="129DB1D8" w:rsidTr="00F71D17">
        <w:trPr>
          <w:trHeight w:val="288"/>
        </w:trPr>
        <w:tc>
          <w:tcPr>
            <w:tcW w:w="630" w:type="dxa"/>
          </w:tcPr>
          <w:p w14:paraId="5C953A5B" w14:textId="61D798CE" w:rsidR="00EA0932" w:rsidRPr="00AC2387" w:rsidRDefault="00292D70" w:rsidP="00EA0932">
            <w:pPr>
              <w:spacing w:after="0"/>
              <w:rPr>
                <w:rFonts w:cstheme="minorHAnsi"/>
                <w:b/>
                <w:sz w:val="20"/>
                <w:szCs w:val="20"/>
              </w:rPr>
            </w:pPr>
            <w:r>
              <w:rPr>
                <w:rFonts w:cstheme="minorHAnsi"/>
                <w:sz w:val="20"/>
                <w:szCs w:val="18"/>
              </w:rPr>
              <w:t>11</w:t>
            </w:r>
          </w:p>
        </w:tc>
        <w:tc>
          <w:tcPr>
            <w:tcW w:w="10170" w:type="dxa"/>
            <w:gridSpan w:val="9"/>
          </w:tcPr>
          <w:p w14:paraId="46BC5D85" w14:textId="6A4A0ED7" w:rsidR="00EA0932" w:rsidRPr="004B5988" w:rsidRDefault="00EA0932" w:rsidP="00EA0932">
            <w:pPr>
              <w:spacing w:after="0"/>
              <w:rPr>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EA0932" w14:paraId="23101D05" w14:textId="3CD4327A" w:rsidTr="00F71D17">
        <w:trPr>
          <w:trHeight w:val="288"/>
        </w:trPr>
        <w:tc>
          <w:tcPr>
            <w:tcW w:w="630" w:type="dxa"/>
          </w:tcPr>
          <w:p w14:paraId="31049DBE" w14:textId="270DF1F4" w:rsidR="00EA0932" w:rsidRPr="00AC2387" w:rsidRDefault="00292D70" w:rsidP="00EA0932">
            <w:pPr>
              <w:spacing w:after="0"/>
              <w:rPr>
                <w:rFonts w:cstheme="minorHAnsi"/>
                <w:b/>
                <w:sz w:val="20"/>
                <w:szCs w:val="20"/>
              </w:rPr>
            </w:pPr>
            <w:r>
              <w:rPr>
                <w:rFonts w:cstheme="minorHAnsi"/>
                <w:sz w:val="20"/>
                <w:szCs w:val="18"/>
              </w:rPr>
              <w:t>12</w:t>
            </w:r>
          </w:p>
        </w:tc>
        <w:tc>
          <w:tcPr>
            <w:tcW w:w="10170" w:type="dxa"/>
            <w:gridSpan w:val="9"/>
          </w:tcPr>
          <w:p w14:paraId="33A13442" w14:textId="6EAA13ED" w:rsidR="00EA0932" w:rsidRPr="004B5988" w:rsidRDefault="00EA0932" w:rsidP="00EA0932">
            <w:pPr>
              <w:spacing w:after="0"/>
              <w:rPr>
                <w:rFonts w:cstheme="minorHAnsi"/>
                <w:sz w:val="18"/>
                <w:szCs w:val="18"/>
              </w:rPr>
            </w:pPr>
            <w:r w:rsidRPr="004B5988">
              <w:rPr>
                <w:rFonts w:cstheme="minorHAnsi"/>
                <w:sz w:val="18"/>
                <w:szCs w:val="18"/>
              </w:rPr>
              <w:t>Two and three story buildings cannot have hot water distribution piping in the attic, unless the water heater is also located in the attic.</w:t>
            </w:r>
          </w:p>
        </w:tc>
      </w:tr>
      <w:tr w:rsidR="00EA0932" w14:paraId="4D85D7A8" w14:textId="7186CFB7" w:rsidTr="00F71D17">
        <w:trPr>
          <w:trHeight w:val="288"/>
        </w:trPr>
        <w:tc>
          <w:tcPr>
            <w:tcW w:w="630" w:type="dxa"/>
          </w:tcPr>
          <w:p w14:paraId="3C360AC1" w14:textId="5D07D7C9" w:rsidR="00EA0932" w:rsidRPr="00AC2387" w:rsidRDefault="00292D70" w:rsidP="00EA0932">
            <w:pPr>
              <w:spacing w:after="0"/>
              <w:rPr>
                <w:rFonts w:cstheme="minorHAnsi"/>
                <w:b/>
                <w:sz w:val="20"/>
                <w:szCs w:val="20"/>
              </w:rPr>
            </w:pPr>
            <w:r>
              <w:rPr>
                <w:rFonts w:cstheme="minorHAnsi"/>
                <w:sz w:val="20"/>
                <w:szCs w:val="18"/>
              </w:rPr>
              <w:t>13</w:t>
            </w:r>
          </w:p>
        </w:tc>
        <w:tc>
          <w:tcPr>
            <w:tcW w:w="10170" w:type="dxa"/>
            <w:gridSpan w:val="9"/>
          </w:tcPr>
          <w:p w14:paraId="5BDB9C76" w14:textId="7E69AFD9" w:rsidR="00EA0932" w:rsidRPr="004B5988" w:rsidRDefault="00EA0932" w:rsidP="00EA0932">
            <w:pPr>
              <w:spacing w:after="0"/>
              <w:rPr>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EA0932" w14:paraId="370BE188" w14:textId="79A3994C" w:rsidTr="003D081B">
        <w:trPr>
          <w:trHeight w:val="287"/>
        </w:trPr>
        <w:tc>
          <w:tcPr>
            <w:tcW w:w="10800" w:type="dxa"/>
            <w:gridSpan w:val="10"/>
          </w:tcPr>
          <w:p w14:paraId="143CE8B5" w14:textId="5B4B0B4F" w:rsidR="00EA0932" w:rsidRPr="00236F4B" w:rsidRDefault="00EA0932" w:rsidP="00EA0932">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5746EEAD" w14:textId="61EF71E0" w:rsidR="00D7513B" w:rsidRDefault="00D7513B" w:rsidP="00DC522B">
      <w:pPr>
        <w:spacing w:after="0" w:line="240" w:lineRule="auto"/>
        <w:rPr>
          <w:rFonts w:asciiTheme="minorHAnsi" w:hAnsiTheme="minorHAnsi" w:cstheme="minorHAnsi"/>
          <w:sz w:val="18"/>
          <w:szCs w:val="18"/>
        </w:rPr>
      </w:pPr>
    </w:p>
    <w:p w14:paraId="39F09463" w14:textId="547814E7" w:rsidR="009E613E" w:rsidRDefault="009E613E" w:rsidP="00DC522B">
      <w:pPr>
        <w:spacing w:after="0" w:line="240" w:lineRule="auto"/>
        <w:rPr>
          <w:rFonts w:asciiTheme="minorHAnsi" w:hAnsiTheme="minorHAnsi" w:cstheme="minorHAnsi"/>
          <w:sz w:val="18"/>
          <w:szCs w:val="18"/>
        </w:rPr>
      </w:pPr>
    </w:p>
    <w:tbl>
      <w:tblPr>
        <w:tblStyle w:val="TableGrid"/>
        <w:tblW w:w="10795" w:type="dxa"/>
        <w:tblLayout w:type="fixed"/>
        <w:tblLook w:val="04A0" w:firstRow="1" w:lastRow="0" w:firstColumn="1" w:lastColumn="0" w:noHBand="0" w:noVBand="1"/>
      </w:tblPr>
      <w:tblGrid>
        <w:gridCol w:w="980"/>
        <w:gridCol w:w="1085"/>
        <w:gridCol w:w="1170"/>
        <w:gridCol w:w="1350"/>
        <w:gridCol w:w="1440"/>
        <w:gridCol w:w="1080"/>
        <w:gridCol w:w="1170"/>
        <w:gridCol w:w="1260"/>
        <w:gridCol w:w="1260"/>
      </w:tblGrid>
      <w:tr w:rsidR="003D081B" w:rsidRPr="00352318" w14:paraId="1D8D19EF" w14:textId="61296744" w:rsidTr="00F056D7">
        <w:trPr>
          <w:trHeight w:val="530"/>
        </w:trPr>
        <w:tc>
          <w:tcPr>
            <w:tcW w:w="10795" w:type="dxa"/>
            <w:gridSpan w:val="9"/>
          </w:tcPr>
          <w:p w14:paraId="58AA0FDC" w14:textId="415419D5" w:rsidR="003D081B" w:rsidRPr="00352318" w:rsidRDefault="003D081B" w:rsidP="006E239E">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0C6B93F7" w14:textId="5F113416" w:rsidR="003D081B" w:rsidRDefault="003D081B" w:rsidP="006E239E">
            <w:pPr>
              <w:spacing w:after="0" w:line="240" w:lineRule="auto"/>
              <w:rPr>
                <w:rFonts w:asciiTheme="minorHAnsi" w:hAnsiTheme="minorHAnsi" w:cstheme="minorHAnsi"/>
                <w:b/>
                <w:sz w:val="18"/>
                <w:szCs w:val="18"/>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3D081B" w:rsidRPr="00352318" w14:paraId="3BCB6102" w14:textId="28B351A4" w:rsidTr="00F056D7">
        <w:tc>
          <w:tcPr>
            <w:tcW w:w="980" w:type="dxa"/>
            <w:vAlign w:val="center"/>
          </w:tcPr>
          <w:p w14:paraId="4928AB4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85" w:type="dxa"/>
            <w:vAlign w:val="center"/>
          </w:tcPr>
          <w:p w14:paraId="383FD19B"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170" w:type="dxa"/>
            <w:vAlign w:val="center"/>
          </w:tcPr>
          <w:p w14:paraId="03590918"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350" w:type="dxa"/>
            <w:vAlign w:val="center"/>
          </w:tcPr>
          <w:p w14:paraId="09BE92C6"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440" w:type="dxa"/>
            <w:vAlign w:val="center"/>
          </w:tcPr>
          <w:p w14:paraId="6F115A1E"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080" w:type="dxa"/>
            <w:vAlign w:val="center"/>
          </w:tcPr>
          <w:p w14:paraId="07BB26D7"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170" w:type="dxa"/>
            <w:vAlign w:val="center"/>
          </w:tcPr>
          <w:p w14:paraId="31CDB5FC" w14:textId="77777777" w:rsidR="003D081B" w:rsidRPr="00352318" w:rsidRDefault="003D081B" w:rsidP="006E239E">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60" w:type="dxa"/>
          </w:tcPr>
          <w:p w14:paraId="6CD83355" w14:textId="77259A0D"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60" w:type="dxa"/>
          </w:tcPr>
          <w:p w14:paraId="024FC1FF" w14:textId="1BC7CE58" w:rsidR="003D081B" w:rsidRPr="00352318" w:rsidRDefault="00564E29" w:rsidP="006E239E">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64E29" w:rsidRPr="00352318" w14:paraId="30F97D81" w14:textId="1B630C98" w:rsidTr="00F056D7">
        <w:tc>
          <w:tcPr>
            <w:tcW w:w="980" w:type="dxa"/>
            <w:vAlign w:val="bottom"/>
          </w:tcPr>
          <w:p w14:paraId="0455691D" w14:textId="1AAC6999" w:rsidR="00564E29" w:rsidRPr="00352318" w:rsidRDefault="00564E29" w:rsidP="00564E29">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 xml:space="preserve">Dwelling </w:t>
            </w:r>
            <w:r w:rsidRPr="00352318">
              <w:rPr>
                <w:rFonts w:asciiTheme="minorHAnsi" w:hAnsiTheme="minorHAnsi" w:cstheme="minorHAnsi"/>
                <w:sz w:val="18"/>
                <w:szCs w:val="18"/>
              </w:rPr>
              <w:t>Name</w:t>
            </w:r>
          </w:p>
        </w:tc>
        <w:tc>
          <w:tcPr>
            <w:tcW w:w="1085" w:type="dxa"/>
            <w:vAlign w:val="bottom"/>
          </w:tcPr>
          <w:p w14:paraId="5BAE39C7"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170" w:type="dxa"/>
            <w:vAlign w:val="bottom"/>
          </w:tcPr>
          <w:p w14:paraId="45EB62A1"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350" w:type="dxa"/>
            <w:vAlign w:val="bottom"/>
          </w:tcPr>
          <w:p w14:paraId="7233A46F"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440" w:type="dxa"/>
            <w:vAlign w:val="bottom"/>
          </w:tcPr>
          <w:p w14:paraId="42383062" w14:textId="4AB7A4EE"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080" w:type="dxa"/>
            <w:vAlign w:val="bottom"/>
          </w:tcPr>
          <w:p w14:paraId="00A4F566"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170" w:type="dxa"/>
            <w:vAlign w:val="bottom"/>
          </w:tcPr>
          <w:p w14:paraId="5366FCB5" w14:textId="77777777" w:rsidR="00564E29" w:rsidRPr="00352318" w:rsidRDefault="00564E29" w:rsidP="00564E29">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60" w:type="dxa"/>
            <w:vAlign w:val="bottom"/>
          </w:tcPr>
          <w:p w14:paraId="03A3B5EA" w14:textId="53BBA311"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Design Compactness Factor</w:t>
            </w:r>
          </w:p>
        </w:tc>
        <w:tc>
          <w:tcPr>
            <w:tcW w:w="1260" w:type="dxa"/>
            <w:vAlign w:val="bottom"/>
          </w:tcPr>
          <w:p w14:paraId="41E6E30F" w14:textId="606BAACD" w:rsidR="00564E29" w:rsidRPr="00352318" w:rsidRDefault="00564E29" w:rsidP="00564E29">
            <w:pPr>
              <w:spacing w:after="0" w:line="240" w:lineRule="auto"/>
              <w:jc w:val="center"/>
              <w:rPr>
                <w:rFonts w:asciiTheme="minorHAnsi" w:hAnsiTheme="minorHAnsi" w:cstheme="minorHAnsi"/>
                <w:sz w:val="18"/>
                <w:szCs w:val="18"/>
              </w:rPr>
            </w:pPr>
            <w:r>
              <w:rPr>
                <w:rFonts w:cstheme="minorHAnsi"/>
                <w:sz w:val="18"/>
              </w:rPr>
              <w:t>Calculated Compactness Factor</w:t>
            </w:r>
          </w:p>
        </w:tc>
      </w:tr>
      <w:tr w:rsidR="00564E29" w:rsidRPr="00352318" w14:paraId="3F51A9FA" w14:textId="64502E88" w:rsidTr="00F056D7">
        <w:trPr>
          <w:trHeight w:val="305"/>
        </w:trPr>
        <w:tc>
          <w:tcPr>
            <w:tcW w:w="980" w:type="dxa"/>
          </w:tcPr>
          <w:p w14:paraId="6E508352" w14:textId="1E2390C8"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7B970B17" w14:textId="0B6D9895"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1F519438" w14:textId="2FAE5D6D"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13D5133" w14:textId="48E1E0ED"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7C5162DD" w14:textId="60A08735"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439408E4" w14:textId="14D59859"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5493A5EF" w14:textId="3099479F" w:rsidR="00564E29" w:rsidRPr="00352318" w:rsidRDefault="00564E29" w:rsidP="00564E2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 </w:t>
            </w:r>
          </w:p>
        </w:tc>
        <w:tc>
          <w:tcPr>
            <w:tcW w:w="1260" w:type="dxa"/>
          </w:tcPr>
          <w:p w14:paraId="7B4927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31603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D1E8DB8" w14:textId="3A3E0C31" w:rsidTr="00F056D7">
        <w:tc>
          <w:tcPr>
            <w:tcW w:w="980" w:type="dxa"/>
          </w:tcPr>
          <w:p w14:paraId="3AF2A1BB" w14:textId="77777777" w:rsidR="00564E29" w:rsidRPr="00352318" w:rsidRDefault="00564E29" w:rsidP="00564E29">
            <w:pPr>
              <w:spacing w:after="0" w:line="240" w:lineRule="auto"/>
              <w:rPr>
                <w:rFonts w:asciiTheme="minorHAnsi" w:hAnsiTheme="minorHAnsi" w:cstheme="minorHAnsi"/>
                <w:sz w:val="18"/>
                <w:szCs w:val="18"/>
              </w:rPr>
            </w:pPr>
          </w:p>
        </w:tc>
        <w:tc>
          <w:tcPr>
            <w:tcW w:w="1085" w:type="dxa"/>
          </w:tcPr>
          <w:p w14:paraId="0933487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0F6FECA7" w14:textId="77777777" w:rsidR="00564E29" w:rsidRPr="00352318" w:rsidRDefault="00564E29" w:rsidP="00564E29">
            <w:pPr>
              <w:spacing w:after="0" w:line="240" w:lineRule="auto"/>
              <w:rPr>
                <w:rFonts w:asciiTheme="minorHAnsi" w:hAnsiTheme="minorHAnsi" w:cstheme="minorHAnsi"/>
                <w:sz w:val="18"/>
                <w:szCs w:val="18"/>
              </w:rPr>
            </w:pPr>
          </w:p>
        </w:tc>
        <w:tc>
          <w:tcPr>
            <w:tcW w:w="1350" w:type="dxa"/>
          </w:tcPr>
          <w:p w14:paraId="53D679F7" w14:textId="77777777" w:rsidR="00564E29" w:rsidRPr="00352318" w:rsidRDefault="00564E29" w:rsidP="00564E29">
            <w:pPr>
              <w:spacing w:after="0" w:line="240" w:lineRule="auto"/>
              <w:rPr>
                <w:rFonts w:asciiTheme="minorHAnsi" w:hAnsiTheme="minorHAnsi" w:cstheme="minorHAnsi"/>
                <w:sz w:val="18"/>
                <w:szCs w:val="18"/>
              </w:rPr>
            </w:pPr>
          </w:p>
        </w:tc>
        <w:tc>
          <w:tcPr>
            <w:tcW w:w="1440" w:type="dxa"/>
          </w:tcPr>
          <w:p w14:paraId="6611D484" w14:textId="77777777" w:rsidR="00564E29" w:rsidRPr="00352318" w:rsidRDefault="00564E29" w:rsidP="00564E29">
            <w:pPr>
              <w:spacing w:after="0" w:line="240" w:lineRule="auto"/>
              <w:rPr>
                <w:rFonts w:asciiTheme="minorHAnsi" w:hAnsiTheme="minorHAnsi" w:cstheme="minorHAnsi"/>
                <w:sz w:val="18"/>
                <w:szCs w:val="18"/>
              </w:rPr>
            </w:pPr>
          </w:p>
        </w:tc>
        <w:tc>
          <w:tcPr>
            <w:tcW w:w="1080" w:type="dxa"/>
          </w:tcPr>
          <w:p w14:paraId="5512B959" w14:textId="77777777" w:rsidR="00564E29" w:rsidRPr="00352318" w:rsidRDefault="00564E29" w:rsidP="00564E29">
            <w:pPr>
              <w:spacing w:after="0" w:line="240" w:lineRule="auto"/>
              <w:rPr>
                <w:rFonts w:asciiTheme="minorHAnsi" w:hAnsiTheme="minorHAnsi" w:cstheme="minorHAnsi"/>
                <w:sz w:val="18"/>
                <w:szCs w:val="18"/>
              </w:rPr>
            </w:pPr>
          </w:p>
        </w:tc>
        <w:tc>
          <w:tcPr>
            <w:tcW w:w="1170" w:type="dxa"/>
          </w:tcPr>
          <w:p w14:paraId="4A5D6CA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6A98DF4A" w14:textId="77777777" w:rsidR="00564E29" w:rsidRPr="00352318" w:rsidRDefault="00564E29" w:rsidP="00564E29">
            <w:pPr>
              <w:spacing w:after="0" w:line="240" w:lineRule="auto"/>
              <w:rPr>
                <w:rFonts w:asciiTheme="minorHAnsi" w:hAnsiTheme="minorHAnsi" w:cstheme="minorHAnsi"/>
                <w:sz w:val="18"/>
                <w:szCs w:val="18"/>
              </w:rPr>
            </w:pPr>
          </w:p>
        </w:tc>
        <w:tc>
          <w:tcPr>
            <w:tcW w:w="1260" w:type="dxa"/>
          </w:tcPr>
          <w:p w14:paraId="796680E6" w14:textId="77777777" w:rsidR="00564E29" w:rsidRPr="00352318" w:rsidRDefault="00564E29" w:rsidP="00564E29">
            <w:pPr>
              <w:spacing w:after="0" w:line="240" w:lineRule="auto"/>
              <w:rPr>
                <w:rFonts w:asciiTheme="minorHAnsi" w:hAnsiTheme="minorHAnsi" w:cstheme="minorHAnsi"/>
                <w:sz w:val="18"/>
                <w:szCs w:val="18"/>
              </w:rPr>
            </w:pPr>
          </w:p>
        </w:tc>
      </w:tr>
      <w:tr w:rsidR="00564E29" w:rsidRPr="00352318" w14:paraId="7E1DE9CF" w14:textId="1154DD69" w:rsidTr="00F056D7">
        <w:trPr>
          <w:trHeight w:val="323"/>
        </w:trPr>
        <w:tc>
          <w:tcPr>
            <w:tcW w:w="10795" w:type="dxa"/>
            <w:gridSpan w:val="9"/>
          </w:tcPr>
          <w:p w14:paraId="7FBEC8BA" w14:textId="3CFBD693" w:rsidR="00564E29" w:rsidRPr="00352318" w:rsidRDefault="00564E29" w:rsidP="00564E29">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16B56E2A" w14:textId="1891CC57" w:rsidR="002456C7" w:rsidRDefault="002456C7" w:rsidP="00DC522B">
      <w:pPr>
        <w:spacing w:after="0" w:line="240" w:lineRule="auto"/>
        <w:rPr>
          <w:rFonts w:asciiTheme="minorHAnsi" w:hAnsiTheme="minorHAnsi" w:cstheme="minorHAnsi"/>
          <w:sz w:val="18"/>
          <w:szCs w:val="18"/>
        </w:rPr>
      </w:pPr>
    </w:p>
    <w:tbl>
      <w:tblPr>
        <w:tblStyle w:val="TableGrid3"/>
        <w:tblW w:w="0" w:type="auto"/>
        <w:tblInd w:w="18" w:type="dxa"/>
        <w:tblLook w:val="04A0" w:firstRow="1" w:lastRow="0" w:firstColumn="1" w:lastColumn="0" w:noHBand="0" w:noVBand="1"/>
      </w:tblPr>
      <w:tblGrid>
        <w:gridCol w:w="1493"/>
        <w:gridCol w:w="179"/>
        <w:gridCol w:w="1481"/>
        <w:gridCol w:w="1478"/>
        <w:gridCol w:w="1412"/>
        <w:gridCol w:w="1129"/>
        <w:gridCol w:w="534"/>
        <w:gridCol w:w="1336"/>
        <w:gridCol w:w="1730"/>
      </w:tblGrid>
      <w:tr w:rsidR="0053634D" w:rsidRPr="002F18C2" w14:paraId="28C933DD" w14:textId="77777777" w:rsidTr="00975E71">
        <w:trPr>
          <w:trHeight w:val="242"/>
        </w:trPr>
        <w:tc>
          <w:tcPr>
            <w:tcW w:w="10998" w:type="dxa"/>
            <w:gridSpan w:val="9"/>
          </w:tcPr>
          <w:p w14:paraId="3B718E9B" w14:textId="00A3BC02" w:rsidR="0053634D" w:rsidRPr="00236F4B" w:rsidRDefault="0053634D">
            <w:pPr>
              <w:spacing w:after="0" w:line="240" w:lineRule="auto"/>
              <w:rPr>
                <w:rFonts w:asciiTheme="minorHAnsi" w:hAnsiTheme="minorHAnsi" w:cstheme="minorHAnsi"/>
                <w:b/>
                <w:sz w:val="20"/>
                <w:szCs w:val="18"/>
              </w:rPr>
            </w:pPr>
            <w:r>
              <w:rPr>
                <w:rFonts w:asciiTheme="minorHAnsi" w:hAnsiTheme="minorHAnsi" w:cstheme="minorHAnsi"/>
                <w:b/>
                <w:sz w:val="20"/>
                <w:szCs w:val="18"/>
              </w:rPr>
              <w:t>I</w:t>
            </w:r>
            <w:r w:rsidRPr="00236F4B">
              <w:rPr>
                <w:rFonts w:asciiTheme="minorHAnsi" w:hAnsiTheme="minorHAnsi" w:cstheme="minorHAnsi"/>
                <w:b/>
                <w:sz w:val="20"/>
                <w:szCs w:val="18"/>
              </w:rPr>
              <w:t>. HERS-Verified Drain Water Heat Recovery System (DWHR-H)</w:t>
            </w:r>
            <w:r w:rsidRPr="00570C0E">
              <w:rPr>
                <w:rFonts w:asciiTheme="minorHAnsi" w:hAnsiTheme="minorHAnsi" w:cstheme="minorHAnsi"/>
                <w:b/>
                <w:sz w:val="20"/>
                <w:szCs w:val="20"/>
              </w:rPr>
              <w:t xml:space="preserve"> </w:t>
            </w:r>
            <w:r w:rsidRPr="00570C0E">
              <w:rPr>
                <w:rFonts w:asciiTheme="minorHAnsi" w:hAnsiTheme="minorHAnsi" w:cstheme="minorHAnsi"/>
                <w:sz w:val="20"/>
                <w:szCs w:val="20"/>
              </w:rPr>
              <w:t>(RA3.6.9)</w:t>
            </w:r>
            <w:r w:rsidR="002C0390">
              <w:rPr>
                <w:rFonts w:asciiTheme="minorHAnsi" w:hAnsiTheme="minorHAnsi" w:cstheme="minorHAnsi"/>
                <w:sz w:val="20"/>
                <w:szCs w:val="20"/>
              </w:rPr>
              <w:t xml:space="preserve"> </w:t>
            </w:r>
          </w:p>
          <w:p w14:paraId="1ABB917D" w14:textId="3C9DF80B" w:rsidR="0053634D" w:rsidRPr="00236F4B" w:rsidRDefault="0053634D">
            <w:pPr>
              <w:spacing w:after="0" w:line="240" w:lineRule="auto"/>
              <w:rPr>
                <w:rFonts w:asciiTheme="minorHAnsi" w:hAnsiTheme="minorHAnsi" w:cstheme="minorHAnsi"/>
                <w:sz w:val="20"/>
                <w:szCs w:val="18"/>
              </w:rPr>
            </w:pPr>
            <w:r w:rsidRPr="00E879AA">
              <w:rPr>
                <w:rFonts w:asciiTheme="minorHAnsi" w:hAnsiTheme="minorHAnsi" w:cstheme="minorHAnsi"/>
                <w:sz w:val="18"/>
                <w:szCs w:val="18"/>
              </w:rPr>
              <w:t>DWHR devices shall comply with these requirements.</w:t>
            </w:r>
          </w:p>
        </w:tc>
      </w:tr>
      <w:tr w:rsidR="005157FC" w:rsidRPr="002F18C2" w14:paraId="2D67E9B1" w14:textId="77777777" w:rsidTr="005157FC">
        <w:trPr>
          <w:trHeight w:val="144"/>
        </w:trPr>
        <w:tc>
          <w:tcPr>
            <w:tcW w:w="10998" w:type="dxa"/>
            <w:gridSpan w:val="9"/>
          </w:tcPr>
          <w:p w14:paraId="14EB9961" w14:textId="0EF5AA8C"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Design DWHR System Information</w:t>
            </w:r>
          </w:p>
        </w:tc>
      </w:tr>
      <w:tr w:rsidR="00980DEE" w:rsidRPr="002F18C2" w14:paraId="29B704B5" w14:textId="77777777" w:rsidTr="00073FBD">
        <w:trPr>
          <w:trHeight w:val="144"/>
        </w:trPr>
        <w:tc>
          <w:tcPr>
            <w:tcW w:w="1710" w:type="dxa"/>
            <w:gridSpan w:val="2"/>
          </w:tcPr>
          <w:p w14:paraId="0B70E237" w14:textId="52E9B29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3016" w:type="dxa"/>
            <w:gridSpan w:val="2"/>
          </w:tcPr>
          <w:p w14:paraId="5069154F" w14:textId="08D39ED2"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2</w:t>
            </w:r>
          </w:p>
        </w:tc>
        <w:tc>
          <w:tcPr>
            <w:tcW w:w="2564" w:type="dxa"/>
            <w:gridSpan w:val="2"/>
          </w:tcPr>
          <w:p w14:paraId="6A6365B1" w14:textId="3980998F"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3</w:t>
            </w:r>
          </w:p>
        </w:tc>
        <w:tc>
          <w:tcPr>
            <w:tcW w:w="3708" w:type="dxa"/>
            <w:gridSpan w:val="3"/>
          </w:tcPr>
          <w:p w14:paraId="57E28FE4" w14:textId="158FD06E"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0</w:t>
            </w:r>
            <w:r>
              <w:rPr>
                <w:rFonts w:asciiTheme="minorHAnsi" w:hAnsiTheme="minorHAnsi" w:cstheme="minorHAnsi"/>
                <w:sz w:val="18"/>
                <w:szCs w:val="18"/>
              </w:rPr>
              <w:t>4</w:t>
            </w:r>
          </w:p>
        </w:tc>
      </w:tr>
      <w:tr w:rsidR="00980DEE" w:rsidRPr="002F18C2" w14:paraId="0F566FE9" w14:textId="77777777" w:rsidTr="00073FBD">
        <w:trPr>
          <w:trHeight w:val="144"/>
        </w:trPr>
        <w:tc>
          <w:tcPr>
            <w:tcW w:w="1710" w:type="dxa"/>
            <w:gridSpan w:val="2"/>
          </w:tcPr>
          <w:p w14:paraId="6EC8B9C2" w14:textId="71EF41E6"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3016" w:type="dxa"/>
            <w:gridSpan w:val="2"/>
          </w:tcPr>
          <w:p w14:paraId="258B2AE9" w14:textId="0EB45350"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2564" w:type="dxa"/>
            <w:gridSpan w:val="2"/>
          </w:tcPr>
          <w:p w14:paraId="66F9E19E" w14:textId="568D0CDD"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3708" w:type="dxa"/>
            <w:gridSpan w:val="3"/>
          </w:tcPr>
          <w:p w14:paraId="3B719463" w14:textId="0B28E5F1"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r>
      <w:tr w:rsidR="00980DEE" w:rsidRPr="002F18C2" w14:paraId="7C9910C6" w14:textId="77777777" w:rsidTr="00073FBD">
        <w:trPr>
          <w:trHeight w:val="144"/>
        </w:trPr>
        <w:tc>
          <w:tcPr>
            <w:tcW w:w="1710" w:type="dxa"/>
            <w:gridSpan w:val="2"/>
          </w:tcPr>
          <w:p w14:paraId="7A27B7AD"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60BE6E0B"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04908221"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6E7794E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980DEE" w:rsidRPr="002F18C2" w14:paraId="453C28F8" w14:textId="77777777" w:rsidTr="00073FBD">
        <w:trPr>
          <w:trHeight w:val="144"/>
        </w:trPr>
        <w:tc>
          <w:tcPr>
            <w:tcW w:w="1710" w:type="dxa"/>
            <w:gridSpan w:val="2"/>
          </w:tcPr>
          <w:p w14:paraId="3D51FB89" w14:textId="77777777" w:rsidR="00980DEE"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016" w:type="dxa"/>
            <w:gridSpan w:val="2"/>
          </w:tcPr>
          <w:p w14:paraId="0D2B8E84"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564" w:type="dxa"/>
            <w:gridSpan w:val="2"/>
          </w:tcPr>
          <w:p w14:paraId="5B0705F7"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08" w:type="dxa"/>
            <w:gridSpan w:val="3"/>
          </w:tcPr>
          <w:p w14:paraId="377CAE6C" w14:textId="77777777" w:rsidR="00980DEE" w:rsidRPr="00095F6F" w:rsidRDefault="00980DEE"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157FC" w:rsidRPr="002F18C2" w14:paraId="22F57189" w14:textId="77777777" w:rsidTr="005157FC">
        <w:trPr>
          <w:trHeight w:val="144"/>
        </w:trPr>
        <w:tc>
          <w:tcPr>
            <w:tcW w:w="10998" w:type="dxa"/>
            <w:gridSpan w:val="9"/>
            <w:vAlign w:val="bottom"/>
          </w:tcPr>
          <w:p w14:paraId="3BC8D739" w14:textId="23ADFE86" w:rsidR="005157FC" w:rsidRPr="005157FC" w:rsidRDefault="005157FC" w:rsidP="005157F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5157FC">
              <w:rPr>
                <w:rFonts w:asciiTheme="minorHAnsi" w:hAnsiTheme="minorHAnsi" w:cstheme="minorHAnsi"/>
                <w:b/>
                <w:sz w:val="18"/>
                <w:szCs w:val="18"/>
              </w:rPr>
              <w:t>Installed DWHR System Information</w:t>
            </w:r>
          </w:p>
        </w:tc>
      </w:tr>
      <w:tr w:rsidR="00980DEE" w:rsidRPr="002F18C2" w14:paraId="08E60A61" w14:textId="77777777" w:rsidTr="00073FBD">
        <w:trPr>
          <w:trHeight w:val="144"/>
        </w:trPr>
        <w:tc>
          <w:tcPr>
            <w:tcW w:w="1530" w:type="dxa"/>
            <w:vAlign w:val="bottom"/>
          </w:tcPr>
          <w:p w14:paraId="21BBB9A8" w14:textId="25DFEE4E" w:rsidR="00980DEE"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687" w:type="dxa"/>
            <w:gridSpan w:val="2"/>
            <w:vAlign w:val="bottom"/>
          </w:tcPr>
          <w:p w14:paraId="39CE3893" w14:textId="3C3DEFF9"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09" w:type="dxa"/>
            <w:vAlign w:val="bottom"/>
          </w:tcPr>
          <w:p w14:paraId="375D3160" w14:textId="1710050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425" w:type="dxa"/>
            <w:vAlign w:val="bottom"/>
          </w:tcPr>
          <w:p w14:paraId="0D3BFEC7" w14:textId="6DA1D905"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691" w:type="dxa"/>
            <w:gridSpan w:val="2"/>
            <w:vAlign w:val="bottom"/>
          </w:tcPr>
          <w:p w14:paraId="51A9D608" w14:textId="5FF2DF90" w:rsidR="00980DEE" w:rsidRPr="00095F6F" w:rsidRDefault="00173A82"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1371" w:type="dxa"/>
            <w:vAlign w:val="bottom"/>
          </w:tcPr>
          <w:p w14:paraId="7B84E484" w14:textId="47ED23EC" w:rsidR="00980DEE" w:rsidRPr="00095F6F" w:rsidRDefault="00173A82"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85" w:type="dxa"/>
            <w:vAlign w:val="bottom"/>
          </w:tcPr>
          <w:p w14:paraId="343FA692" w14:textId="3B457DAC" w:rsidR="00980DEE" w:rsidRPr="00095F6F" w:rsidRDefault="00173A82">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53634D" w:rsidRPr="002F18C2" w14:paraId="38AAE31B" w14:textId="77777777" w:rsidTr="00073FBD">
        <w:trPr>
          <w:trHeight w:val="144"/>
        </w:trPr>
        <w:tc>
          <w:tcPr>
            <w:tcW w:w="1530" w:type="dxa"/>
            <w:vAlign w:val="bottom"/>
          </w:tcPr>
          <w:p w14:paraId="0059DDE4" w14:textId="067FC11B" w:rsidR="0053634D" w:rsidRPr="00095F6F" w:rsidRDefault="0053634D"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687" w:type="dxa"/>
            <w:gridSpan w:val="2"/>
            <w:vAlign w:val="bottom"/>
          </w:tcPr>
          <w:p w14:paraId="6D3C564A" w14:textId="04A31B4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Manufacturer</w:t>
            </w:r>
          </w:p>
        </w:tc>
        <w:tc>
          <w:tcPr>
            <w:tcW w:w="1509" w:type="dxa"/>
            <w:vAlign w:val="bottom"/>
          </w:tcPr>
          <w:p w14:paraId="3EC73A1D" w14:textId="5CF2EA60"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425" w:type="dxa"/>
            <w:vAlign w:val="bottom"/>
          </w:tcPr>
          <w:p w14:paraId="7C0D2D4B" w14:textId="6E165F15"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 xml:space="preserve">Rated </w:t>
            </w:r>
            <w:r>
              <w:rPr>
                <w:rFonts w:asciiTheme="minorHAnsi" w:hAnsiTheme="minorHAnsi" w:cstheme="minorHAnsi"/>
                <w:sz w:val="18"/>
                <w:szCs w:val="18"/>
              </w:rPr>
              <w:t>E</w:t>
            </w:r>
            <w:r w:rsidRPr="00095F6F">
              <w:rPr>
                <w:rFonts w:asciiTheme="minorHAnsi" w:hAnsiTheme="minorHAnsi" w:cstheme="minorHAnsi"/>
                <w:sz w:val="18"/>
                <w:szCs w:val="18"/>
              </w:rPr>
              <w:t>ffectiveness</w:t>
            </w:r>
          </w:p>
        </w:tc>
        <w:tc>
          <w:tcPr>
            <w:tcW w:w="1691" w:type="dxa"/>
            <w:gridSpan w:val="2"/>
            <w:vAlign w:val="bottom"/>
          </w:tcPr>
          <w:p w14:paraId="3EA2B613" w14:textId="339120FB" w:rsidR="0053634D" w:rsidRPr="00095F6F" w:rsidRDefault="0053634D" w:rsidP="0082708E">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Installation Configuration</w:t>
            </w:r>
          </w:p>
        </w:tc>
        <w:tc>
          <w:tcPr>
            <w:tcW w:w="1371" w:type="dxa"/>
            <w:vAlign w:val="bottom"/>
          </w:tcPr>
          <w:p w14:paraId="032FD2C5"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Percent of shower served by the DWHR device</w:t>
            </w:r>
          </w:p>
        </w:tc>
        <w:tc>
          <w:tcPr>
            <w:tcW w:w="1785" w:type="dxa"/>
            <w:vAlign w:val="bottom"/>
          </w:tcPr>
          <w:p w14:paraId="32AE6794" w14:textId="77777777" w:rsidR="0053634D" w:rsidRDefault="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095F6F">
              <w:rPr>
                <w:rFonts w:asciiTheme="minorHAnsi" w:hAnsiTheme="minorHAnsi" w:cstheme="minorHAnsi"/>
                <w:sz w:val="18"/>
                <w:szCs w:val="18"/>
              </w:rPr>
              <w:t>DWHR System Certified by CEC</w:t>
            </w:r>
          </w:p>
          <w:p w14:paraId="5CB57734" w14:textId="78D5F4AE"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53634D" w:rsidRPr="002F18C2" w14:paraId="7AB75586" w14:textId="77777777" w:rsidTr="00073FBD">
        <w:trPr>
          <w:trHeight w:val="188"/>
        </w:trPr>
        <w:tc>
          <w:tcPr>
            <w:tcW w:w="1530" w:type="dxa"/>
          </w:tcPr>
          <w:p w14:paraId="73A4F7A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87" w:type="dxa"/>
            <w:gridSpan w:val="2"/>
          </w:tcPr>
          <w:p w14:paraId="0ED74BCB" w14:textId="12A233AC"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509" w:type="dxa"/>
          </w:tcPr>
          <w:p w14:paraId="74835B12"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425" w:type="dxa"/>
          </w:tcPr>
          <w:p w14:paraId="6E49C7CF"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691" w:type="dxa"/>
            <w:gridSpan w:val="2"/>
          </w:tcPr>
          <w:p w14:paraId="08D07247"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371" w:type="dxa"/>
          </w:tcPr>
          <w:p w14:paraId="3FBCB49B" w14:textId="77777777"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85" w:type="dxa"/>
          </w:tcPr>
          <w:p w14:paraId="45697B98" w14:textId="6B4A8C48" w:rsidR="0053634D" w:rsidRPr="00095F6F"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53634D" w:rsidRPr="002F18C2" w14:paraId="66C992EA" w14:textId="77777777" w:rsidTr="00073FBD">
        <w:trPr>
          <w:trHeight w:val="188"/>
        </w:trPr>
        <w:tc>
          <w:tcPr>
            <w:tcW w:w="1530" w:type="dxa"/>
          </w:tcPr>
          <w:p w14:paraId="11ADD0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87" w:type="dxa"/>
            <w:gridSpan w:val="2"/>
          </w:tcPr>
          <w:p w14:paraId="76100B0B" w14:textId="1ABE4D72"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509" w:type="dxa"/>
          </w:tcPr>
          <w:p w14:paraId="60849CE1"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425" w:type="dxa"/>
          </w:tcPr>
          <w:p w14:paraId="5A83558E"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691" w:type="dxa"/>
            <w:gridSpan w:val="2"/>
          </w:tcPr>
          <w:p w14:paraId="78C68716"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371" w:type="dxa"/>
          </w:tcPr>
          <w:p w14:paraId="73395073"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c>
          <w:tcPr>
            <w:tcW w:w="1785" w:type="dxa"/>
          </w:tcPr>
          <w:p w14:paraId="78D0368C" w14:textId="77777777" w:rsidR="0053634D" w:rsidRPr="00236F4B" w:rsidRDefault="0053634D" w:rsidP="000849F0">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20"/>
                <w:szCs w:val="18"/>
              </w:rPr>
            </w:pPr>
          </w:p>
        </w:tc>
      </w:tr>
      <w:tr w:rsidR="0053634D" w:rsidRPr="002F18C2" w14:paraId="71BF0842" w14:textId="77777777" w:rsidTr="00073FBD">
        <w:trPr>
          <w:trHeight w:val="188"/>
        </w:trPr>
        <w:tc>
          <w:tcPr>
            <w:tcW w:w="1530" w:type="dxa"/>
          </w:tcPr>
          <w:p w14:paraId="4385D706" w14:textId="131DC985"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c>
          <w:tcPr>
            <w:tcW w:w="9468" w:type="dxa"/>
            <w:gridSpan w:val="8"/>
          </w:tcPr>
          <w:p w14:paraId="0AE441DA" w14:textId="10EE1210"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 xml:space="preserve">For water heating system serving a </w:t>
            </w:r>
            <w:r w:rsidR="00BF2D1C">
              <w:rPr>
                <w:rFonts w:asciiTheme="minorHAnsi" w:hAnsiTheme="minorHAnsi" w:cstheme="minorHAnsi"/>
                <w:sz w:val="18"/>
                <w:szCs w:val="18"/>
              </w:rPr>
              <w:t>Individual</w:t>
            </w:r>
            <w:r w:rsidR="00BF2D1C" w:rsidRPr="004B5988">
              <w:rPr>
                <w:rFonts w:asciiTheme="minorHAnsi" w:hAnsiTheme="minorHAnsi" w:cstheme="minorHAnsi"/>
                <w:sz w:val="18"/>
                <w:szCs w:val="18"/>
              </w:rPr>
              <w:t xml:space="preserve"> </w:t>
            </w:r>
            <w:r w:rsidRPr="004B5988">
              <w:rPr>
                <w:rFonts w:asciiTheme="minorHAnsi" w:hAnsiTheme="minorHAnsi" w:cstheme="minorHAnsi"/>
                <w:sz w:val="18"/>
                <w:szCs w:val="18"/>
              </w:rPr>
              <w:t>dwelling, the DWHR system shall, at the minimum, recover heat from the master bathroom shower and must transfer that heat either back to the respective shower</w:t>
            </w:r>
            <w:r>
              <w:rPr>
                <w:rFonts w:asciiTheme="minorHAnsi" w:hAnsiTheme="minorHAnsi" w:cstheme="minorHAnsi"/>
                <w:sz w:val="18"/>
                <w:szCs w:val="18"/>
              </w:rPr>
              <w:t>(</w:t>
            </w:r>
            <w:r w:rsidRPr="004B5988">
              <w:rPr>
                <w:rFonts w:asciiTheme="minorHAnsi" w:hAnsiTheme="minorHAnsi" w:cstheme="minorHAnsi"/>
                <w:sz w:val="18"/>
                <w:szCs w:val="18"/>
              </w:rPr>
              <w:t>s</w:t>
            </w:r>
            <w:r>
              <w:rPr>
                <w:rFonts w:asciiTheme="minorHAnsi" w:hAnsiTheme="minorHAnsi" w:cstheme="minorHAnsi"/>
                <w:sz w:val="18"/>
                <w:szCs w:val="18"/>
              </w:rPr>
              <w:t>)</w:t>
            </w:r>
            <w:r w:rsidRPr="004B5988">
              <w:rPr>
                <w:rFonts w:asciiTheme="minorHAnsi" w:hAnsiTheme="minorHAnsi" w:cstheme="minorHAnsi"/>
                <w:sz w:val="18"/>
                <w:szCs w:val="18"/>
              </w:rPr>
              <w:t xml:space="preserve"> or the water heater.</w:t>
            </w:r>
          </w:p>
        </w:tc>
      </w:tr>
      <w:tr w:rsidR="0053634D" w:rsidRPr="002F18C2" w14:paraId="72702A3F" w14:textId="77777777" w:rsidTr="00073FBD">
        <w:trPr>
          <w:trHeight w:val="188"/>
        </w:trPr>
        <w:tc>
          <w:tcPr>
            <w:tcW w:w="1530" w:type="dxa"/>
          </w:tcPr>
          <w:p w14:paraId="345A97A3" w14:textId="453205BA" w:rsidR="0053634D" w:rsidRPr="00095F6F"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13</w:t>
            </w:r>
          </w:p>
        </w:tc>
        <w:tc>
          <w:tcPr>
            <w:tcW w:w="9468" w:type="dxa"/>
            <w:gridSpan w:val="8"/>
          </w:tcPr>
          <w:p w14:paraId="713AA8F1" w14:textId="56D45A4D"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For central water heating system serving multiple dwellings, the DWHR system shall, at the minimum, recover heat from half the showers located above the first floor and must transfer that heat either back to all the respective showers or the water heater.</w:t>
            </w:r>
          </w:p>
        </w:tc>
      </w:tr>
      <w:tr w:rsidR="0053634D" w:rsidRPr="002F18C2" w14:paraId="06284682" w14:textId="77777777" w:rsidTr="00073FBD">
        <w:trPr>
          <w:trHeight w:val="188"/>
        </w:trPr>
        <w:tc>
          <w:tcPr>
            <w:tcW w:w="1530" w:type="dxa"/>
          </w:tcPr>
          <w:p w14:paraId="26FE61E8" w14:textId="2B12949A" w:rsidR="0053634D" w:rsidRDefault="00173A82"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14</w:t>
            </w:r>
          </w:p>
        </w:tc>
        <w:tc>
          <w:tcPr>
            <w:tcW w:w="9468" w:type="dxa"/>
            <w:gridSpan w:val="8"/>
          </w:tcPr>
          <w:p w14:paraId="705BA079" w14:textId="2B7EF762" w:rsidR="0053634D" w:rsidRPr="004B5988"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4B5988">
              <w:rPr>
                <w:rFonts w:asciiTheme="minorHAnsi" w:hAnsiTheme="minorHAnsi" w:cstheme="minorHAnsi"/>
                <w:sz w:val="18"/>
                <w:szCs w:val="18"/>
              </w:rPr>
              <w:t>The DWHR unit(s) shall be installed within 1 degree of the rated slope.  Sloped DWHR shall have a minimum lengthwise slope of 1 degree.  The lateral level tolerance shall be within plus or minus 1 degree.</w:t>
            </w:r>
          </w:p>
        </w:tc>
      </w:tr>
      <w:tr w:rsidR="0053634D" w:rsidRPr="002F18C2" w14:paraId="7E22ADBE" w14:textId="77777777" w:rsidTr="00975E71">
        <w:trPr>
          <w:trHeight w:val="260"/>
        </w:trPr>
        <w:tc>
          <w:tcPr>
            <w:tcW w:w="10998" w:type="dxa"/>
            <w:gridSpan w:val="9"/>
          </w:tcPr>
          <w:p w14:paraId="6658F7AE" w14:textId="07FEC5E2" w:rsidR="0053634D" w:rsidRPr="00236F4B" w:rsidRDefault="0053634D" w:rsidP="0053634D">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18"/>
              </w:rPr>
            </w:pPr>
            <w:r w:rsidRPr="00E879AA">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E879AA">
              <w:rPr>
                <w:rFonts w:asciiTheme="minorHAnsi" w:hAnsiTheme="minorHAnsi" w:cstheme="minorHAnsi"/>
                <w:b/>
                <w:sz w:val="18"/>
                <w:szCs w:val="18"/>
              </w:rPr>
              <w:t xml:space="preserve">  </w:t>
            </w:r>
          </w:p>
        </w:tc>
      </w:tr>
    </w:tbl>
    <w:p w14:paraId="32A2500B" w14:textId="6E169F4E" w:rsidR="00D7513B" w:rsidRPr="00236F4B" w:rsidRDefault="00D7513B" w:rsidP="00DC522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
        <w:gridCol w:w="10327"/>
      </w:tblGrid>
      <w:tr w:rsidR="002600BD" w:rsidRPr="002F18C2" w14:paraId="0F7F4467" w14:textId="77777777" w:rsidTr="00A259EF">
        <w:trPr>
          <w:trHeight w:val="144"/>
          <w:tblHeader/>
        </w:trPr>
        <w:tc>
          <w:tcPr>
            <w:tcW w:w="11016" w:type="dxa"/>
            <w:gridSpan w:val="2"/>
            <w:tcBorders>
              <w:bottom w:val="single" w:sz="4" w:space="0" w:color="000000"/>
            </w:tcBorders>
            <w:vAlign w:val="center"/>
          </w:tcPr>
          <w:p w14:paraId="0F7F4465" w14:textId="7B28BC8A" w:rsidR="00A82A43" w:rsidRPr="00583B52" w:rsidRDefault="006C36EE" w:rsidP="0023694B">
            <w:pPr>
              <w:keepNext/>
              <w:spacing w:after="0" w:line="240" w:lineRule="auto"/>
              <w:rPr>
                <w:rFonts w:asciiTheme="minorHAnsi" w:hAnsiTheme="minorHAnsi" w:cstheme="minorHAnsi"/>
                <w:b/>
                <w:sz w:val="20"/>
                <w:szCs w:val="18"/>
              </w:rPr>
            </w:pPr>
            <w:bookmarkStart w:id="1" w:name="_Toc323755513"/>
            <w:r>
              <w:rPr>
                <w:rFonts w:asciiTheme="minorHAnsi" w:hAnsiTheme="minorHAnsi" w:cstheme="minorHAnsi"/>
                <w:b/>
                <w:sz w:val="20"/>
                <w:szCs w:val="18"/>
              </w:rPr>
              <w:t>J</w:t>
            </w:r>
            <w:r w:rsidR="002600BD" w:rsidRPr="00935470">
              <w:rPr>
                <w:rFonts w:asciiTheme="minorHAnsi" w:hAnsiTheme="minorHAnsi" w:cstheme="minorHAnsi"/>
                <w:b/>
                <w:sz w:val="20"/>
                <w:szCs w:val="18"/>
              </w:rPr>
              <w:t xml:space="preserve">. HERS-Verified Pipe Insulation </w:t>
            </w:r>
            <w:r w:rsidR="0065796D" w:rsidRPr="00935470">
              <w:rPr>
                <w:rFonts w:asciiTheme="minorHAnsi" w:hAnsiTheme="minorHAnsi" w:cstheme="minorHAnsi"/>
                <w:b/>
                <w:sz w:val="20"/>
                <w:szCs w:val="18"/>
              </w:rPr>
              <w:t>Credit</w:t>
            </w:r>
            <w:r w:rsidR="001938BC" w:rsidRPr="005C69A2">
              <w:rPr>
                <w:rFonts w:asciiTheme="minorHAnsi" w:hAnsiTheme="minorHAnsi" w:cstheme="minorHAnsi"/>
                <w:b/>
                <w:sz w:val="20"/>
                <w:szCs w:val="18"/>
              </w:rPr>
              <w:t xml:space="preserve"> Requirements</w:t>
            </w:r>
            <w:r w:rsidR="00C309E7" w:rsidRPr="005C69A2">
              <w:rPr>
                <w:rFonts w:asciiTheme="minorHAnsi" w:hAnsiTheme="minorHAnsi" w:cstheme="minorHAnsi"/>
                <w:b/>
                <w:sz w:val="20"/>
                <w:szCs w:val="18"/>
              </w:rPr>
              <w:t xml:space="preserve"> </w:t>
            </w:r>
            <w:r w:rsidR="00DF32C1">
              <w:rPr>
                <w:rFonts w:asciiTheme="minorHAnsi" w:hAnsiTheme="minorHAnsi" w:cstheme="minorHAnsi"/>
                <w:b/>
                <w:sz w:val="20"/>
                <w:szCs w:val="18"/>
              </w:rPr>
              <w:t xml:space="preserve">(PIC-H) </w:t>
            </w:r>
            <w:r w:rsidR="00304DD4" w:rsidRPr="00A259EF">
              <w:rPr>
                <w:rFonts w:asciiTheme="minorHAnsi" w:hAnsiTheme="minorHAnsi" w:cstheme="minorHAnsi"/>
                <w:sz w:val="20"/>
                <w:szCs w:val="18"/>
              </w:rPr>
              <w:t>(</w:t>
            </w:r>
            <w:r w:rsidR="00C309E7" w:rsidRPr="00A259EF">
              <w:rPr>
                <w:rFonts w:asciiTheme="minorHAnsi" w:hAnsiTheme="minorHAnsi" w:cstheme="minorHAnsi"/>
                <w:sz w:val="20"/>
                <w:szCs w:val="18"/>
              </w:rPr>
              <w:t>RA</w:t>
            </w:r>
            <w:r w:rsidR="00DF4BB0" w:rsidRPr="00A259EF">
              <w:rPr>
                <w:rFonts w:asciiTheme="minorHAnsi" w:hAnsiTheme="minorHAnsi" w:cstheme="minorHAnsi"/>
                <w:sz w:val="20"/>
                <w:szCs w:val="18"/>
              </w:rPr>
              <w:t>3</w:t>
            </w:r>
            <w:r w:rsidR="00C309E7" w:rsidRPr="00A259EF">
              <w:rPr>
                <w:rFonts w:asciiTheme="minorHAnsi" w:hAnsiTheme="minorHAnsi" w:cstheme="minorHAnsi"/>
                <w:sz w:val="20"/>
                <w:szCs w:val="18"/>
              </w:rPr>
              <w:t>.</w:t>
            </w:r>
            <w:r w:rsidR="00DF4BB0" w:rsidRPr="00A259EF">
              <w:rPr>
                <w:rFonts w:asciiTheme="minorHAnsi" w:hAnsiTheme="minorHAnsi" w:cstheme="minorHAnsi"/>
                <w:sz w:val="20"/>
                <w:szCs w:val="18"/>
              </w:rPr>
              <w:t>6.3</w:t>
            </w:r>
            <w:r w:rsidR="00304DD4" w:rsidRPr="00A259EF">
              <w:rPr>
                <w:rFonts w:asciiTheme="minorHAnsi" w:hAnsiTheme="minorHAnsi" w:cstheme="minorHAnsi"/>
                <w:sz w:val="20"/>
                <w:szCs w:val="18"/>
              </w:rPr>
              <w:t>)</w:t>
            </w:r>
          </w:p>
          <w:p w14:paraId="0F7F4466" w14:textId="0D8C0E34" w:rsidR="009269B2" w:rsidRPr="005C69A2"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7E190B" w:rsidRPr="002F18C2" w14:paraId="0F7F446A" w14:textId="77777777" w:rsidTr="00A259EF">
        <w:trPr>
          <w:trHeight w:val="144"/>
          <w:tblHeader/>
        </w:trPr>
        <w:tc>
          <w:tcPr>
            <w:tcW w:w="468" w:type="dxa"/>
            <w:vAlign w:val="center"/>
          </w:tcPr>
          <w:p w14:paraId="0F7F4468" w14:textId="77777777" w:rsidR="009269B2" w:rsidRPr="00935470" w:rsidRDefault="00D27702"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583B52">
              <w:rPr>
                <w:rFonts w:asciiTheme="minorHAnsi" w:hAnsiTheme="minorHAnsi" w:cstheme="minorHAnsi"/>
                <w:sz w:val="20"/>
                <w:szCs w:val="18"/>
              </w:rPr>
              <w:t>0</w:t>
            </w:r>
            <w:r w:rsidR="005D2389" w:rsidRPr="00935470">
              <w:rPr>
                <w:rFonts w:asciiTheme="minorHAnsi" w:hAnsiTheme="minorHAnsi" w:cstheme="minorHAnsi"/>
                <w:sz w:val="20"/>
                <w:szCs w:val="18"/>
              </w:rPr>
              <w:t>1</w:t>
            </w:r>
          </w:p>
        </w:tc>
        <w:tc>
          <w:tcPr>
            <w:tcW w:w="10548" w:type="dxa"/>
            <w:vAlign w:val="center"/>
          </w:tcPr>
          <w:p w14:paraId="0F7F4469" w14:textId="3271C369" w:rsidR="00B614D3" w:rsidRPr="005C69A2" w:rsidRDefault="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Pr>
                <w:rFonts w:asciiTheme="minorHAnsi" w:hAnsiTheme="minorHAnsi" w:cstheme="minorHAnsi"/>
                <w:sz w:val="18"/>
                <w:szCs w:val="18"/>
              </w:rPr>
              <w:t>HERS rater shall perform a</w:t>
            </w:r>
            <w:r w:rsidR="005D11BC">
              <w:rPr>
                <w:rFonts w:asciiTheme="minorHAnsi" w:hAnsiTheme="minorHAnsi" w:cstheme="minorHAnsi"/>
                <w:sz w:val="18"/>
                <w:szCs w:val="18"/>
              </w:rPr>
              <w:t xml:space="preserve"> visual inspection that a</w:t>
            </w:r>
            <w:r w:rsidR="00383435" w:rsidRPr="00236F4B">
              <w:rPr>
                <w:rFonts w:asciiTheme="minorHAnsi" w:hAnsiTheme="minorHAnsi" w:cstheme="minorHAnsi"/>
                <w:sz w:val="18"/>
                <w:szCs w:val="18"/>
              </w:rPr>
              <w:t xml:space="preserve">ll hot water piping </w:t>
            </w:r>
            <w:r w:rsidR="00293EE6">
              <w:rPr>
                <w:rFonts w:asciiTheme="minorHAnsi" w:hAnsiTheme="minorHAnsi" w:cstheme="minorHAnsi"/>
                <w:sz w:val="18"/>
                <w:szCs w:val="18"/>
              </w:rPr>
              <w:t>complies</w:t>
            </w:r>
            <w:r w:rsidR="00293EE6" w:rsidRPr="00236F4B">
              <w:rPr>
                <w:rFonts w:asciiTheme="minorHAnsi" w:hAnsiTheme="minorHAnsi" w:cstheme="minorHAnsi"/>
                <w:sz w:val="18"/>
                <w:szCs w:val="18"/>
              </w:rPr>
              <w:t xml:space="preserve"> </w:t>
            </w:r>
            <w:r w:rsidR="00383435" w:rsidRPr="00236F4B">
              <w:rPr>
                <w:rFonts w:asciiTheme="minorHAnsi" w:hAnsiTheme="minorHAnsi" w:cstheme="minorHAnsi"/>
                <w:sz w:val="18"/>
                <w:szCs w:val="18"/>
              </w:rPr>
              <w:t xml:space="preserve">with the insulation requirements in </w:t>
            </w:r>
            <w:r w:rsidR="005D11BC">
              <w:rPr>
                <w:rFonts w:asciiTheme="minorHAnsi" w:hAnsiTheme="minorHAnsi" w:cstheme="minorHAnsi"/>
                <w:sz w:val="18"/>
                <w:szCs w:val="18"/>
              </w:rPr>
              <w:t>150.0(J)</w:t>
            </w:r>
            <w:r w:rsidR="00A956FB">
              <w:rPr>
                <w:rFonts w:asciiTheme="minorHAnsi" w:hAnsiTheme="minorHAnsi" w:cstheme="minorHAnsi"/>
                <w:sz w:val="18"/>
                <w:szCs w:val="18"/>
              </w:rPr>
              <w:t>.</w:t>
            </w:r>
          </w:p>
        </w:tc>
      </w:tr>
      <w:tr w:rsidR="000E1685" w:rsidRPr="002F18C2" w14:paraId="0F7F446C" w14:textId="77777777" w:rsidTr="00A259EF">
        <w:trPr>
          <w:trHeight w:val="144"/>
          <w:tblHeader/>
        </w:trPr>
        <w:tc>
          <w:tcPr>
            <w:tcW w:w="11016" w:type="dxa"/>
            <w:gridSpan w:val="2"/>
            <w:vAlign w:val="center"/>
          </w:tcPr>
          <w:p w14:paraId="0F7F446B" w14:textId="77777777" w:rsidR="00A82A43" w:rsidRPr="00236F4B" w:rsidRDefault="000E1685"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18"/>
              </w:rPr>
            </w:pPr>
            <w:r w:rsidRPr="00236F4B">
              <w:rPr>
                <w:rFonts w:asciiTheme="minorHAnsi" w:eastAsiaTheme="minorEastAsia" w:hAnsiTheme="minorHAnsi" w:cstheme="minorHAnsi"/>
                <w:b/>
                <w:sz w:val="18"/>
                <w:szCs w:val="18"/>
              </w:rPr>
              <w:t xml:space="preserve">The responsible person’s signature on this compliance document affirms that all applicable requirements in this table have been met.  </w:t>
            </w:r>
          </w:p>
        </w:tc>
      </w:tr>
    </w:tbl>
    <w:p w14:paraId="1CB1EC14" w14:textId="0DDACB24" w:rsidR="00D879CA" w:rsidRDefault="00D879CA" w:rsidP="00DC522B">
      <w:pPr>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D56448" w:rsidRPr="002F18C2" w14:paraId="0F7F4470" w14:textId="77777777" w:rsidTr="00236F4B">
        <w:trPr>
          <w:trHeight w:val="144"/>
          <w:tblHeader/>
        </w:trPr>
        <w:tc>
          <w:tcPr>
            <w:tcW w:w="11016" w:type="dxa"/>
            <w:gridSpan w:val="2"/>
            <w:tcBorders>
              <w:bottom w:val="single" w:sz="4" w:space="0" w:color="auto"/>
            </w:tcBorders>
          </w:tcPr>
          <w:p w14:paraId="0F7F446E" w14:textId="1036AEC9" w:rsidR="00D56448" w:rsidRPr="00D75806" w:rsidRDefault="006C36EE"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lastRenderedPageBreak/>
              <w:t>K</w:t>
            </w:r>
            <w:r w:rsidR="00D56448" w:rsidRPr="005C69A2">
              <w:rPr>
                <w:rFonts w:asciiTheme="minorHAnsi" w:hAnsiTheme="minorHAnsi" w:cstheme="minorHAnsi"/>
                <w:b/>
                <w:sz w:val="20"/>
                <w:szCs w:val="18"/>
              </w:rPr>
              <w:t xml:space="preserve">. HERS-Verified Parallel Piping </w:t>
            </w:r>
            <w:r w:rsidR="001938BC" w:rsidRPr="00C80016">
              <w:rPr>
                <w:rFonts w:asciiTheme="minorHAnsi" w:hAnsiTheme="minorHAnsi" w:cstheme="minorHAnsi"/>
                <w:b/>
                <w:sz w:val="20"/>
                <w:szCs w:val="18"/>
              </w:rPr>
              <w:t>Requirements</w:t>
            </w:r>
            <w:r w:rsidR="00DF4BB0" w:rsidRPr="0053169A">
              <w:rPr>
                <w:rFonts w:asciiTheme="minorHAnsi" w:hAnsiTheme="minorHAnsi" w:cstheme="minorHAnsi"/>
                <w:b/>
                <w:sz w:val="20"/>
                <w:szCs w:val="18"/>
              </w:rPr>
              <w:t xml:space="preserve"> </w:t>
            </w:r>
            <w:r w:rsidR="00DF32C1">
              <w:rPr>
                <w:rFonts w:asciiTheme="minorHAnsi" w:hAnsiTheme="minorHAnsi" w:cstheme="minorHAnsi"/>
                <w:b/>
                <w:sz w:val="20"/>
                <w:szCs w:val="18"/>
              </w:rPr>
              <w:t>(PP-H)</w:t>
            </w:r>
            <w:r w:rsidR="00DF32C1" w:rsidRPr="00A259EF">
              <w:rPr>
                <w:rFonts w:asciiTheme="minorHAnsi" w:hAnsiTheme="minorHAnsi" w:cstheme="minorHAnsi"/>
                <w:sz w:val="20"/>
                <w:szCs w:val="18"/>
              </w:rPr>
              <w:t xml:space="preserve"> </w:t>
            </w:r>
            <w:r w:rsidR="00DF4BB0" w:rsidRPr="00A259EF">
              <w:rPr>
                <w:rFonts w:asciiTheme="minorHAnsi" w:hAnsiTheme="minorHAnsi" w:cstheme="minorHAnsi"/>
                <w:sz w:val="20"/>
                <w:szCs w:val="18"/>
              </w:rPr>
              <w:t>(RA3.6.4)</w:t>
            </w:r>
            <w:r w:rsidR="00EC473C">
              <w:rPr>
                <w:rFonts w:asciiTheme="minorHAnsi" w:hAnsiTheme="minorHAnsi" w:cstheme="minorHAnsi"/>
                <w:sz w:val="20"/>
                <w:szCs w:val="18"/>
              </w:rPr>
              <w:t xml:space="preserve"> </w:t>
            </w:r>
          </w:p>
          <w:p w14:paraId="0F7F446F" w14:textId="510993FE" w:rsidR="001938BC" w:rsidRPr="00D75806" w:rsidRDefault="001938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236F4B">
              <w:rPr>
                <w:rFonts w:asciiTheme="minorHAnsi" w:hAnsiTheme="minorHAnsi" w:cstheme="minorHAnsi"/>
                <w:sz w:val="18"/>
                <w:szCs w:val="18"/>
              </w:rPr>
              <w:t>Systems that utilize this distribution type shall comply with these requirements</w:t>
            </w:r>
            <w:r w:rsidR="00410ECB" w:rsidRPr="00236F4B">
              <w:rPr>
                <w:rFonts w:asciiTheme="minorHAnsi" w:hAnsiTheme="minorHAnsi" w:cstheme="minorHAnsi"/>
                <w:sz w:val="18"/>
                <w:szCs w:val="18"/>
              </w:rPr>
              <w:t>.</w:t>
            </w:r>
          </w:p>
        </w:tc>
      </w:tr>
      <w:tr w:rsidR="00383435" w:rsidRPr="002F18C2" w14:paraId="0F7F4473" w14:textId="77777777" w:rsidTr="00A259EF">
        <w:trPr>
          <w:trHeight w:val="144"/>
          <w:tblHeader/>
        </w:trPr>
        <w:tc>
          <w:tcPr>
            <w:tcW w:w="468" w:type="dxa"/>
            <w:vAlign w:val="center"/>
          </w:tcPr>
          <w:p w14:paraId="0F7F4471"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1</w:t>
            </w:r>
          </w:p>
        </w:tc>
        <w:tc>
          <w:tcPr>
            <w:tcW w:w="10548" w:type="dxa"/>
            <w:vAlign w:val="center"/>
          </w:tcPr>
          <w:p w14:paraId="0F7F4472" w14:textId="554A3C24"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Each c</w:t>
            </w:r>
            <w:r w:rsidR="00383435" w:rsidRPr="00236F4B">
              <w:rPr>
                <w:rFonts w:asciiTheme="minorHAnsi" w:hAnsiTheme="minorHAnsi" w:cstheme="minorHAnsi"/>
                <w:sz w:val="18"/>
                <w:szCs w:val="18"/>
              </w:rPr>
              <w:t xml:space="preserve">entral manifold </w:t>
            </w:r>
            <w:r w:rsidRPr="00236F4B">
              <w:rPr>
                <w:rFonts w:asciiTheme="minorHAnsi" w:hAnsiTheme="minorHAnsi" w:cstheme="minorHAnsi"/>
                <w:sz w:val="18"/>
                <w:szCs w:val="18"/>
              </w:rPr>
              <w:t xml:space="preserve">has 5 </w:t>
            </w:r>
            <w:r w:rsidR="00383435" w:rsidRPr="00236F4B">
              <w:rPr>
                <w:rFonts w:asciiTheme="minorHAnsi" w:hAnsiTheme="minorHAnsi" w:cstheme="minorHAnsi"/>
                <w:sz w:val="18"/>
                <w:szCs w:val="18"/>
              </w:rPr>
              <w:t>feet or less of pipe between manifold and water heater</w:t>
            </w:r>
            <w:r w:rsidRPr="00236F4B">
              <w:rPr>
                <w:rFonts w:asciiTheme="minorHAnsi" w:hAnsiTheme="minorHAnsi" w:cstheme="minorHAnsi"/>
                <w:sz w:val="18"/>
                <w:szCs w:val="18"/>
              </w:rPr>
              <w:t>.</w:t>
            </w:r>
          </w:p>
        </w:tc>
      </w:tr>
      <w:tr w:rsidR="00383435" w:rsidRPr="002F18C2" w14:paraId="0F7F4476" w14:textId="77777777" w:rsidTr="00A259EF">
        <w:trPr>
          <w:trHeight w:val="144"/>
          <w:tblHeader/>
        </w:trPr>
        <w:tc>
          <w:tcPr>
            <w:tcW w:w="468" w:type="dxa"/>
            <w:vAlign w:val="center"/>
          </w:tcPr>
          <w:p w14:paraId="0F7F4474"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2</w:t>
            </w:r>
          </w:p>
        </w:tc>
        <w:tc>
          <w:tcPr>
            <w:tcW w:w="10548" w:type="dxa"/>
            <w:vAlign w:val="center"/>
          </w:tcPr>
          <w:p w14:paraId="0F7F4475" w14:textId="1BF2170F" w:rsidR="009269B2" w:rsidRPr="00236F4B" w:rsidRDefault="00CC374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For m</w:t>
            </w:r>
            <w:r w:rsidR="00383435" w:rsidRPr="00236F4B">
              <w:rPr>
                <w:rFonts w:asciiTheme="minorHAnsi" w:hAnsiTheme="minorHAnsi" w:cstheme="minorHAnsi"/>
                <w:sz w:val="18"/>
                <w:szCs w:val="18"/>
              </w:rPr>
              <w:t>anifolds that include valves</w:t>
            </w:r>
            <w:r w:rsidRPr="00236F4B">
              <w:rPr>
                <w:rFonts w:asciiTheme="minorHAnsi" w:hAnsiTheme="minorHAnsi" w:cstheme="minorHAnsi"/>
                <w:sz w:val="18"/>
                <w:szCs w:val="18"/>
              </w:rPr>
              <w:t>,</w:t>
            </w:r>
            <w:r w:rsidR="00383435" w:rsidRPr="00236F4B">
              <w:rPr>
                <w:rFonts w:asciiTheme="minorHAnsi" w:hAnsiTheme="minorHAnsi" w:cstheme="minorHAnsi"/>
                <w:sz w:val="18"/>
                <w:szCs w:val="18"/>
              </w:rPr>
              <w:t xml:space="preserve"> the manifold must be readily accessible in accordance with the plumbing code.</w:t>
            </w:r>
          </w:p>
        </w:tc>
      </w:tr>
      <w:tr w:rsidR="00383435" w:rsidRPr="002F18C2" w14:paraId="0F7F4479" w14:textId="77777777" w:rsidTr="00A259EF">
        <w:trPr>
          <w:trHeight w:val="144"/>
          <w:tblHeader/>
        </w:trPr>
        <w:tc>
          <w:tcPr>
            <w:tcW w:w="468" w:type="dxa"/>
            <w:vAlign w:val="center"/>
          </w:tcPr>
          <w:p w14:paraId="0F7F4477"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3</w:t>
            </w:r>
          </w:p>
        </w:tc>
        <w:tc>
          <w:tcPr>
            <w:tcW w:w="10548" w:type="dxa"/>
            <w:vAlign w:val="center"/>
          </w:tcPr>
          <w:p w14:paraId="0F7F4478" w14:textId="316B5618" w:rsidR="009269B2" w:rsidRPr="00236F4B" w:rsidRDefault="00383435"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Hot water distribution system piping from the manifold to the fixtures and appliances must take the most direct path.  </w:t>
            </w:r>
            <w:r w:rsidR="00CC3747" w:rsidRPr="00236F4B">
              <w:rPr>
                <w:rFonts w:asciiTheme="minorHAnsi" w:hAnsiTheme="minorHAnsi" w:cstheme="minorHAnsi"/>
                <w:sz w:val="18"/>
                <w:szCs w:val="18"/>
              </w:rPr>
              <w:t>For example, p</w:t>
            </w:r>
            <w:r w:rsidRPr="00236F4B">
              <w:rPr>
                <w:rFonts w:asciiTheme="minorHAnsi" w:hAnsiTheme="minorHAnsi" w:cstheme="minorHAnsi"/>
                <w:sz w:val="18"/>
                <w:szCs w:val="18"/>
              </w:rPr>
              <w:t>iping from a second story manifold cannot supply the first floor</w:t>
            </w:r>
            <w:r w:rsidR="00DF4BB0" w:rsidRPr="00236F4B">
              <w:rPr>
                <w:rFonts w:asciiTheme="minorHAnsi" w:hAnsiTheme="minorHAnsi" w:cstheme="minorHAnsi"/>
                <w:sz w:val="18"/>
                <w:szCs w:val="18"/>
              </w:rPr>
              <w:t>.</w:t>
            </w:r>
          </w:p>
        </w:tc>
      </w:tr>
      <w:tr w:rsidR="00383435" w:rsidRPr="002F18C2" w14:paraId="0F7F447C" w14:textId="77777777" w:rsidTr="00A259EF">
        <w:trPr>
          <w:trHeight w:val="144"/>
          <w:tblHeader/>
        </w:trPr>
        <w:tc>
          <w:tcPr>
            <w:tcW w:w="468" w:type="dxa"/>
            <w:vAlign w:val="center"/>
          </w:tcPr>
          <w:p w14:paraId="0F7F447A" w14:textId="77777777" w:rsidR="009269B2" w:rsidRPr="00236F4B" w:rsidRDefault="00D27702"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w:t>
            </w:r>
            <w:r w:rsidR="005D2389" w:rsidRPr="00236F4B">
              <w:rPr>
                <w:rFonts w:asciiTheme="minorHAnsi" w:hAnsiTheme="minorHAnsi" w:cstheme="minorHAnsi"/>
                <w:sz w:val="18"/>
                <w:szCs w:val="18"/>
              </w:rPr>
              <w:t>4</w:t>
            </w:r>
          </w:p>
        </w:tc>
        <w:tc>
          <w:tcPr>
            <w:tcW w:w="10548" w:type="dxa"/>
            <w:vAlign w:val="center"/>
          </w:tcPr>
          <w:p w14:paraId="0F7F447B" w14:textId="51626411" w:rsidR="00A82A43" w:rsidRPr="00236F4B" w:rsidRDefault="00383435" w:rsidP="00E879AA">
            <w:pPr>
              <w:keepNext/>
              <w:autoSpaceDE w:val="0"/>
              <w:autoSpaceDN w:val="0"/>
              <w:adjustRightInd w:val="0"/>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The hot water distribution piping must be separated by at least </w:t>
            </w:r>
            <w:r w:rsidR="00410ECB" w:rsidRPr="00236F4B">
              <w:rPr>
                <w:rFonts w:asciiTheme="minorHAnsi" w:hAnsiTheme="minorHAnsi" w:cstheme="minorHAnsi"/>
                <w:sz w:val="18"/>
                <w:szCs w:val="18"/>
              </w:rPr>
              <w:t>2</w:t>
            </w:r>
            <w:r w:rsidRPr="00236F4B">
              <w:rPr>
                <w:rFonts w:asciiTheme="minorHAnsi" w:hAnsiTheme="minorHAnsi" w:cstheme="minorHAnsi"/>
                <w:sz w:val="18"/>
                <w:szCs w:val="18"/>
              </w:rPr>
              <w:t xml:space="preserve"> inches from any other hot water supply piping</w:t>
            </w:r>
            <w:r w:rsidR="00CC3747" w:rsidRPr="00236F4B">
              <w:rPr>
                <w:rFonts w:asciiTheme="minorHAnsi" w:hAnsiTheme="minorHAnsi" w:cstheme="minorHAnsi"/>
                <w:sz w:val="18"/>
                <w:szCs w:val="18"/>
              </w:rPr>
              <w:t xml:space="preserve">, and at least </w:t>
            </w:r>
            <w:r w:rsidR="00410ECB" w:rsidRPr="00236F4B">
              <w:rPr>
                <w:rFonts w:asciiTheme="minorHAnsi" w:hAnsiTheme="minorHAnsi" w:cstheme="minorHAnsi"/>
                <w:sz w:val="18"/>
                <w:szCs w:val="18"/>
              </w:rPr>
              <w:t>6</w:t>
            </w:r>
            <w:r w:rsidR="00CC3747" w:rsidRPr="00236F4B">
              <w:rPr>
                <w:rFonts w:asciiTheme="minorHAnsi" w:hAnsiTheme="minorHAnsi" w:cstheme="minorHAnsi"/>
                <w:sz w:val="18"/>
                <w:szCs w:val="18"/>
              </w:rPr>
              <w:t xml:space="preserve"> inches from any cold water supply piping.  Alternatively, the hot water supply piping must be insulated to the thicknesses shown in </w:t>
            </w:r>
            <w:r w:rsidR="00293EE6">
              <w:rPr>
                <w:rFonts w:asciiTheme="minorHAnsi" w:hAnsiTheme="minorHAnsi" w:cstheme="minorHAnsi"/>
                <w:sz w:val="18"/>
                <w:szCs w:val="18"/>
              </w:rPr>
              <w:t>Table</w:t>
            </w:r>
            <w:r w:rsidR="00293EE6" w:rsidRPr="00236F4B">
              <w:rPr>
                <w:rFonts w:asciiTheme="minorHAnsi" w:hAnsiTheme="minorHAnsi" w:cstheme="minorHAnsi"/>
                <w:sz w:val="18"/>
                <w:szCs w:val="18"/>
              </w:rPr>
              <w:t xml:space="preserve"> </w:t>
            </w:r>
            <w:r w:rsidR="00CC3747" w:rsidRPr="00236F4B">
              <w:rPr>
                <w:rFonts w:asciiTheme="minorHAnsi" w:hAnsiTheme="minorHAnsi" w:cstheme="minorHAnsi"/>
                <w:sz w:val="18"/>
                <w:szCs w:val="18"/>
              </w:rPr>
              <w:t>120.3-A.</w:t>
            </w:r>
          </w:p>
        </w:tc>
      </w:tr>
      <w:tr w:rsidR="00707B29" w:rsidRPr="002F18C2" w14:paraId="212A67C0" w14:textId="77777777" w:rsidTr="00236F4B">
        <w:trPr>
          <w:trHeight w:val="144"/>
          <w:tblHeader/>
        </w:trPr>
        <w:tc>
          <w:tcPr>
            <w:tcW w:w="11016" w:type="dxa"/>
            <w:gridSpan w:val="2"/>
            <w:vAlign w:val="center"/>
          </w:tcPr>
          <w:p w14:paraId="25BEBB76" w14:textId="04C4ED29" w:rsidR="00707B29" w:rsidRPr="00D75806" w:rsidRDefault="00707B29"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47F" w14:textId="67B82892" w:rsidR="00467528" w:rsidRDefault="00467528"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7D4A8B33" w14:textId="77777777" w:rsidTr="00236F4B">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5C7BBAAE" w14:textId="311F443D" w:rsidR="002456C7" w:rsidRPr="00396DD3" w:rsidRDefault="006C36EE" w:rsidP="00236F4B">
            <w:pPr>
              <w:keepNext/>
              <w:spacing w:after="0" w:line="240" w:lineRule="auto"/>
              <w:rPr>
                <w:rFonts w:asciiTheme="minorHAnsi" w:hAnsiTheme="minorHAnsi" w:cstheme="minorHAnsi"/>
                <w:sz w:val="20"/>
                <w:szCs w:val="20"/>
              </w:rPr>
            </w:pPr>
            <w:r>
              <w:rPr>
                <w:rFonts w:asciiTheme="minorHAnsi" w:hAnsiTheme="minorHAnsi" w:cstheme="minorHAnsi"/>
                <w:b/>
                <w:sz w:val="20"/>
                <w:szCs w:val="20"/>
              </w:rPr>
              <w:t>L</w:t>
            </w:r>
            <w:r w:rsidR="002456C7" w:rsidRPr="00B33DFF">
              <w:rPr>
                <w:rFonts w:asciiTheme="minorHAnsi" w:hAnsiTheme="minorHAnsi" w:cstheme="minorHAnsi"/>
                <w:b/>
                <w:sz w:val="20"/>
                <w:szCs w:val="20"/>
              </w:rPr>
              <w:t xml:space="preserve">. Parallel Piping </w:t>
            </w:r>
            <w:r w:rsidR="002456C7" w:rsidRPr="00136321">
              <w:rPr>
                <w:rFonts w:asciiTheme="minorHAnsi" w:hAnsiTheme="minorHAnsi" w:cstheme="minorHAnsi"/>
                <w:b/>
                <w:sz w:val="20"/>
                <w:szCs w:val="20"/>
              </w:rPr>
              <w:t xml:space="preserve">Requirements </w:t>
            </w:r>
            <w:r w:rsidR="002456C7" w:rsidRPr="00F43FA8">
              <w:rPr>
                <w:rFonts w:asciiTheme="minorHAnsi" w:hAnsiTheme="minorHAnsi" w:cstheme="minorHAnsi"/>
                <w:b/>
                <w:sz w:val="20"/>
                <w:szCs w:val="20"/>
              </w:rPr>
              <w:t xml:space="preserve">(PP) </w:t>
            </w:r>
            <w:r w:rsidR="002456C7" w:rsidRPr="00A259EF">
              <w:rPr>
                <w:rFonts w:asciiTheme="minorHAnsi" w:hAnsiTheme="minorHAnsi" w:cstheme="minorHAnsi"/>
                <w:sz w:val="20"/>
                <w:szCs w:val="20"/>
              </w:rPr>
              <w:t>(RA4.4.4)</w:t>
            </w:r>
          </w:p>
          <w:p w14:paraId="11B58F63" w14:textId="77777777" w:rsidR="002456C7" w:rsidRPr="00484154" w:rsidRDefault="002456C7" w:rsidP="004B598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p>
        </w:tc>
      </w:tr>
      <w:tr w:rsidR="002456C7" w:rsidRPr="009E01FE" w14:paraId="60B9899F" w14:textId="77777777" w:rsidTr="00A259EF">
        <w:trPr>
          <w:cantSplit/>
          <w:trHeight w:val="288"/>
          <w:tblHeader/>
        </w:trPr>
        <w:tc>
          <w:tcPr>
            <w:tcW w:w="468" w:type="dxa"/>
            <w:vAlign w:val="center"/>
          </w:tcPr>
          <w:p w14:paraId="2FCB133F"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1CAE2B22" w14:textId="46A5C09C"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Each central manifold has 15 feet or less of pipe between manifold and water heater</w:t>
            </w:r>
            <w:r w:rsidR="00293EE6">
              <w:rPr>
                <w:rFonts w:asciiTheme="minorHAnsi" w:hAnsiTheme="minorHAnsi" w:cstheme="minorHAnsi"/>
                <w:sz w:val="18"/>
                <w:szCs w:val="20"/>
              </w:rPr>
              <w:t>.</w:t>
            </w:r>
          </w:p>
        </w:tc>
      </w:tr>
      <w:tr w:rsidR="002456C7" w:rsidRPr="009E01FE" w14:paraId="5D82B514" w14:textId="77777777" w:rsidTr="00A259EF">
        <w:trPr>
          <w:cantSplit/>
          <w:trHeight w:val="288"/>
          <w:tblHeader/>
        </w:trPr>
        <w:tc>
          <w:tcPr>
            <w:tcW w:w="468" w:type="dxa"/>
            <w:vAlign w:val="center"/>
          </w:tcPr>
          <w:p w14:paraId="48E1838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0E7FF26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For manifolds that include valves, the manifold must be readily accessible in accordance with the plumbing code. </w:t>
            </w:r>
          </w:p>
        </w:tc>
      </w:tr>
      <w:tr w:rsidR="002456C7" w:rsidRPr="009E01FE" w14:paraId="4F2F3681" w14:textId="77777777" w:rsidTr="00A259EF">
        <w:trPr>
          <w:cantSplit/>
          <w:trHeight w:val="288"/>
          <w:tblHeader/>
        </w:trPr>
        <w:tc>
          <w:tcPr>
            <w:tcW w:w="468" w:type="dxa"/>
            <w:vAlign w:val="center"/>
          </w:tcPr>
          <w:p w14:paraId="7A69966E"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3FBCF5D1" w14:textId="21675FD5"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293EE6">
              <w:rPr>
                <w:rFonts w:asciiTheme="minorHAnsi" w:hAnsiTheme="minorHAnsi" w:cstheme="minorHAnsi"/>
                <w:sz w:val="18"/>
                <w:szCs w:val="20"/>
              </w:rPr>
              <w:t>.</w:t>
            </w:r>
          </w:p>
        </w:tc>
      </w:tr>
      <w:tr w:rsidR="002456C7" w:rsidRPr="009E01FE" w14:paraId="7F5EF5C9" w14:textId="77777777" w:rsidTr="00A259EF">
        <w:trPr>
          <w:cantSplit/>
          <w:trHeight w:val="288"/>
          <w:tblHeader/>
        </w:trPr>
        <w:tc>
          <w:tcPr>
            <w:tcW w:w="468" w:type="dxa"/>
            <w:vAlign w:val="center"/>
          </w:tcPr>
          <w:p w14:paraId="614ADC10"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FE92C8E" w14:textId="5FDAF1BE"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w:t>
            </w:r>
            <w:r w:rsidR="00293EE6">
              <w:rPr>
                <w:rFonts w:asciiTheme="minorHAnsi" w:hAnsiTheme="minorHAnsi" w:cstheme="minorHAnsi"/>
                <w:sz w:val="18"/>
                <w:szCs w:val="20"/>
              </w:rPr>
              <w:t>Table</w:t>
            </w:r>
            <w:r w:rsidR="00293EE6" w:rsidRPr="00236F4B">
              <w:rPr>
                <w:rFonts w:asciiTheme="minorHAnsi" w:hAnsiTheme="minorHAnsi" w:cstheme="minorHAnsi"/>
                <w:sz w:val="18"/>
                <w:szCs w:val="20"/>
              </w:rPr>
              <w:t xml:space="preserve"> </w:t>
            </w:r>
            <w:r w:rsidRPr="00236F4B">
              <w:rPr>
                <w:rFonts w:asciiTheme="minorHAnsi" w:hAnsiTheme="minorHAnsi" w:cstheme="minorHAnsi"/>
                <w:sz w:val="18"/>
                <w:szCs w:val="20"/>
              </w:rPr>
              <w:t xml:space="preserve">120.3-A. </w:t>
            </w:r>
          </w:p>
        </w:tc>
      </w:tr>
      <w:tr w:rsidR="002456C7" w:rsidRPr="00E20AD9" w14:paraId="460E505F" w14:textId="77777777" w:rsidTr="00236F4B">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6F250DD7" w14:textId="34C1090F"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been m</w:t>
            </w:r>
            <w:r w:rsidR="00E20AD9">
              <w:rPr>
                <w:rFonts w:asciiTheme="minorHAnsi" w:hAnsiTheme="minorHAnsi" w:cstheme="minorHAnsi"/>
                <w:b/>
                <w:sz w:val="18"/>
                <w:szCs w:val="20"/>
              </w:rPr>
              <w:t>et.</w:t>
            </w:r>
          </w:p>
          <w:p w14:paraId="790814AE" w14:textId="626C4878" w:rsidR="002456C7" w:rsidRPr="00236F4B" w:rsidRDefault="002456C7" w:rsidP="00236F4B">
            <w:pPr>
              <w:keepNext/>
              <w:spacing w:after="0" w:line="240" w:lineRule="auto"/>
              <w:rPr>
                <w:rFonts w:asciiTheme="minorHAnsi" w:hAnsiTheme="minorHAnsi" w:cstheme="minorHAnsi"/>
                <w:b/>
                <w:sz w:val="18"/>
                <w:szCs w:val="20"/>
              </w:rPr>
            </w:pPr>
            <w:r w:rsidRPr="00236F4B">
              <w:rPr>
                <w:rFonts w:asciiTheme="minorHAnsi" w:hAnsiTheme="minorHAnsi" w:cstheme="minorHAnsi"/>
                <w:b/>
                <w:sz w:val="18"/>
                <w:szCs w:val="20"/>
              </w:rPr>
              <w:t xml:space="preserve">et.  </w:t>
            </w:r>
          </w:p>
        </w:tc>
      </w:tr>
    </w:tbl>
    <w:p w14:paraId="5FC36772" w14:textId="77777777" w:rsidR="002456C7" w:rsidRDefault="002456C7" w:rsidP="00236F4B">
      <w:pPr>
        <w:spacing w:after="0" w:line="240" w:lineRule="auto"/>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285"/>
      </w:tblGrid>
      <w:tr w:rsidR="002456C7" w:rsidRPr="009E01FE" w14:paraId="3196FB2A" w14:textId="77777777" w:rsidTr="00236F4B">
        <w:trPr>
          <w:trHeight w:val="144"/>
          <w:tblHeader/>
        </w:trPr>
        <w:tc>
          <w:tcPr>
            <w:tcW w:w="10976" w:type="dxa"/>
            <w:gridSpan w:val="2"/>
            <w:tcBorders>
              <w:bottom w:val="single" w:sz="4" w:space="0" w:color="auto"/>
            </w:tcBorders>
          </w:tcPr>
          <w:p w14:paraId="6697040E" w14:textId="716D4A54" w:rsidR="002456C7" w:rsidRPr="00396DD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002456C7" w:rsidRPr="00136321">
              <w:rPr>
                <w:rFonts w:asciiTheme="minorHAnsi" w:hAnsiTheme="minorHAnsi" w:cstheme="minorHAnsi"/>
                <w:b/>
                <w:sz w:val="20"/>
                <w:szCs w:val="20"/>
              </w:rPr>
              <w:t xml:space="preserve">. Point of Use </w:t>
            </w:r>
            <w:r w:rsidR="002456C7" w:rsidRPr="00F43FA8">
              <w:rPr>
                <w:rFonts w:asciiTheme="minorHAnsi" w:hAnsiTheme="minorHAnsi" w:cstheme="minorHAnsi"/>
                <w:b/>
                <w:sz w:val="20"/>
                <w:szCs w:val="20"/>
              </w:rPr>
              <w:t>Requirements</w:t>
            </w:r>
            <w:r w:rsidR="002456C7">
              <w:rPr>
                <w:rFonts w:asciiTheme="minorHAnsi" w:hAnsiTheme="minorHAnsi" w:cstheme="minorHAnsi"/>
                <w:b/>
                <w:sz w:val="20"/>
                <w:szCs w:val="20"/>
              </w:rPr>
              <w:t xml:space="preserve"> </w:t>
            </w:r>
            <w:r w:rsidR="002456C7" w:rsidRPr="00F43FA8">
              <w:rPr>
                <w:rFonts w:asciiTheme="minorHAnsi" w:hAnsiTheme="minorHAnsi" w:cstheme="minorHAnsi"/>
                <w:b/>
                <w:sz w:val="20"/>
                <w:szCs w:val="20"/>
              </w:rPr>
              <w:t xml:space="preserve">(POU) </w:t>
            </w:r>
            <w:r w:rsidR="002456C7" w:rsidRPr="00A259EF">
              <w:rPr>
                <w:rFonts w:asciiTheme="minorHAnsi" w:hAnsiTheme="minorHAnsi" w:cstheme="minorHAnsi"/>
                <w:sz w:val="20"/>
                <w:szCs w:val="20"/>
              </w:rPr>
              <w:t>(RA4.4.5)</w:t>
            </w:r>
          </w:p>
          <w:p w14:paraId="4A837E74" w14:textId="2C8F1109" w:rsidR="002456C7" w:rsidRPr="00484154"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hAnsiTheme="minorHAnsi" w:cstheme="minorHAnsi"/>
                <w:sz w:val="18"/>
                <w:szCs w:val="20"/>
              </w:rPr>
              <w:t>Systems that utilize this distribution type shall comply with these requirements</w:t>
            </w:r>
            <w:r w:rsidR="009C10FB">
              <w:rPr>
                <w:rFonts w:asciiTheme="minorHAnsi" w:hAnsiTheme="minorHAnsi" w:cstheme="minorHAnsi"/>
                <w:sz w:val="18"/>
                <w:szCs w:val="20"/>
              </w:rPr>
              <w:t>.</w:t>
            </w:r>
          </w:p>
        </w:tc>
      </w:tr>
      <w:tr w:rsidR="002456C7" w:rsidRPr="009E01FE" w14:paraId="6A4D951C" w14:textId="77777777" w:rsidTr="00A259EF">
        <w:trPr>
          <w:trHeight w:val="1808"/>
          <w:tblHeader/>
        </w:trPr>
        <w:tc>
          <w:tcPr>
            <w:tcW w:w="468" w:type="dxa"/>
            <w:vAlign w:val="center"/>
          </w:tcPr>
          <w:p w14:paraId="082E37A1" w14:textId="77777777" w:rsidR="002456C7" w:rsidRPr="008733ED"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asciiTheme="minorHAnsi" w:hAnsiTheme="minorHAnsi" w:cstheme="minorHAnsi"/>
                <w:sz w:val="20"/>
                <w:szCs w:val="20"/>
              </w:rPr>
            </w:pPr>
            <w:r w:rsidRPr="00236F4B">
              <w:rPr>
                <w:rFonts w:asciiTheme="minorHAnsi" w:hAnsiTheme="minorHAnsi" w:cstheme="minorHAnsi"/>
                <w:sz w:val="18"/>
                <w:szCs w:val="20"/>
              </w:rPr>
              <w:t>01</w:t>
            </w:r>
          </w:p>
        </w:tc>
        <w:tc>
          <w:tcPr>
            <w:tcW w:w="10508" w:type="dxa"/>
          </w:tcPr>
          <w:p w14:paraId="7018C5E5"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016CDB0E"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8"/>
              </w:rPr>
            </w:pPr>
            <w:r w:rsidRPr="00236F4B">
              <w:rPr>
                <w:rFonts w:asciiTheme="minorHAnsi" w:eastAsia="Calibri" w:hAnsiTheme="minorHAnsi" w:cstheme="minorHAnsi"/>
                <w:i w:val="0"/>
                <w:sz w:val="18"/>
              </w:rPr>
              <w:t>The maximum allowed length of piping for the longest run terminating in:</w:t>
            </w:r>
          </w:p>
          <w:p w14:paraId="481C5B1D" w14:textId="77777777" w:rsidR="002456C7" w:rsidRPr="00236F4B" w:rsidRDefault="002456C7" w:rsidP="00236F4B">
            <w:pPr>
              <w:pStyle w:val="TableTitle"/>
              <w:keepLines w:val="0"/>
              <w:suppressAutoHyphens w:val="0"/>
              <w:spacing w:before="0"/>
              <w:rPr>
                <w:rFonts w:asciiTheme="minorHAnsi" w:eastAsia="Calibri" w:hAnsiTheme="minorHAnsi" w:cstheme="minorHAnsi"/>
                <w:i w:val="0"/>
                <w:sz w:val="12"/>
              </w:rPr>
            </w:pPr>
          </w:p>
          <w:p w14:paraId="02E035C4" w14:textId="77777777" w:rsidR="002456C7" w:rsidRPr="00236F4B" w:rsidRDefault="002456C7" w:rsidP="00236F4B">
            <w:pPr>
              <w:pStyle w:val="TableTitle"/>
              <w:keepLines w:val="0"/>
              <w:suppressAutoHyphens w:val="0"/>
              <w:spacing w:before="0"/>
              <w:ind w:firstLine="432"/>
              <w:rPr>
                <w:rFonts w:asciiTheme="minorHAnsi" w:eastAsia="Calibri" w:hAnsiTheme="minorHAnsi" w:cstheme="minorHAnsi"/>
                <w:i w:val="0"/>
                <w:sz w:val="18"/>
              </w:rPr>
            </w:pPr>
            <w:r w:rsidRPr="00236F4B">
              <w:rPr>
                <w:rFonts w:asciiTheme="minorHAnsi" w:eastAsia="Calibri" w:hAnsiTheme="minorHAnsi" w:cstheme="minorHAnsi"/>
                <w:i w:val="0"/>
                <w:sz w:val="18"/>
              </w:rPr>
              <w:t>3/8 inch - For only one pipe size - max length allowed is 15 feet</w:t>
            </w:r>
          </w:p>
          <w:p w14:paraId="6E7B510E" w14:textId="6542D06F" w:rsidR="002456C7" w:rsidRPr="00236F4B" w:rsidRDefault="002456C7" w:rsidP="00293EE6">
            <w:pPr>
              <w:pStyle w:val="TableTitle"/>
              <w:keepLines w:val="0"/>
              <w:suppressAutoHyphens w:val="0"/>
              <w:spacing w:before="0"/>
              <w:ind w:left="1157" w:hanging="185"/>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For combination pipe sizes the max allowed length of 3/8-inch piping is 7.5 feet, of </w:t>
            </w:r>
            <w:r w:rsidR="00293EE6">
              <w:rPr>
                <w:rFonts w:asciiTheme="minorHAnsi" w:eastAsia="Calibri" w:hAnsiTheme="minorHAnsi" w:cstheme="minorHAnsi"/>
                <w:i w:val="0"/>
                <w:sz w:val="18"/>
              </w:rPr>
              <w:t>1/2</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0BE1706A" w14:textId="77777777" w:rsidR="002456C7" w:rsidRPr="00236F4B" w:rsidRDefault="002456C7" w:rsidP="00236F4B">
            <w:pPr>
              <w:pStyle w:val="TableTitle"/>
              <w:keepLines w:val="0"/>
              <w:suppressAutoHyphens w:val="0"/>
              <w:spacing w:before="0"/>
              <w:ind w:left="972"/>
              <w:rPr>
                <w:rFonts w:asciiTheme="minorHAnsi" w:eastAsia="Calibri" w:hAnsiTheme="minorHAnsi" w:cstheme="minorHAnsi"/>
                <w:i w:val="0"/>
                <w:sz w:val="12"/>
              </w:rPr>
            </w:pPr>
          </w:p>
          <w:p w14:paraId="62A25352" w14:textId="4F431A79" w:rsidR="002456C7" w:rsidRPr="00236F4B" w:rsidRDefault="00293EE6" w:rsidP="00236F4B">
            <w:pPr>
              <w:pStyle w:val="TableTitle"/>
              <w:keepLines w:val="0"/>
              <w:suppressAutoHyphens w:val="0"/>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 </w:t>
            </w:r>
            <w:r w:rsidR="002456C7" w:rsidRPr="00236F4B">
              <w:rPr>
                <w:rFonts w:asciiTheme="minorHAnsi" w:eastAsia="Calibri" w:hAnsiTheme="minorHAnsi" w:cstheme="minorHAnsi"/>
                <w:i w:val="0"/>
                <w:sz w:val="18"/>
              </w:rPr>
              <w:t>inch - For only one pipe size – max length allowed is 10 feet</w:t>
            </w:r>
          </w:p>
          <w:p w14:paraId="08634F34" w14:textId="3D531CF8"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8"/>
              </w:rPr>
            </w:pPr>
            <w:r w:rsidRPr="00236F4B">
              <w:rPr>
                <w:rFonts w:asciiTheme="minorHAnsi" w:eastAsia="Calibri" w:hAnsiTheme="minorHAnsi" w:cstheme="minorHAnsi"/>
                <w:i w:val="0"/>
                <w:sz w:val="18"/>
              </w:rPr>
              <w:t xml:space="preserve">   </w:t>
            </w:r>
            <w:r w:rsidR="00293EE6">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 xml:space="preserve">For combination pipe sizes the allowed length of </w:t>
            </w:r>
            <w:r w:rsidR="00293EE6">
              <w:rPr>
                <w:rFonts w:asciiTheme="minorHAnsi" w:eastAsia="Calibri" w:hAnsiTheme="minorHAnsi" w:cstheme="minorHAnsi"/>
                <w:i w:val="0"/>
                <w:sz w:val="18"/>
              </w:rPr>
              <w:t>1/2</w:t>
            </w:r>
            <w:r w:rsidRPr="00236F4B">
              <w:rPr>
                <w:rFonts w:asciiTheme="minorHAnsi" w:eastAsia="Calibri" w:hAnsiTheme="minorHAnsi" w:cstheme="minorHAnsi"/>
                <w:i w:val="0"/>
                <w:sz w:val="18"/>
              </w:rPr>
              <w:t xml:space="preserve">inch piping is 5 feet, and </w:t>
            </w:r>
            <w:r w:rsidR="00293EE6">
              <w:rPr>
                <w:rFonts w:asciiTheme="minorHAnsi" w:eastAsia="Calibri" w:hAnsiTheme="minorHAnsi" w:cstheme="minorHAnsi"/>
                <w:i w:val="0"/>
                <w:sz w:val="18"/>
              </w:rPr>
              <w:t>3/4</w:t>
            </w:r>
            <w:r w:rsidR="00293EE6" w:rsidRPr="00236F4B">
              <w:rPr>
                <w:rFonts w:asciiTheme="minorHAnsi" w:eastAsia="Calibri" w:hAnsiTheme="minorHAnsi" w:cstheme="minorHAnsi"/>
                <w:i w:val="0"/>
                <w:sz w:val="18"/>
              </w:rPr>
              <w:t xml:space="preserve"> </w:t>
            </w:r>
            <w:r w:rsidRPr="00236F4B">
              <w:rPr>
                <w:rFonts w:asciiTheme="minorHAnsi" w:eastAsia="Calibri" w:hAnsiTheme="minorHAnsi" w:cstheme="minorHAnsi"/>
                <w:i w:val="0"/>
                <w:sz w:val="18"/>
              </w:rPr>
              <w:t>inch piping is 2.5 feet.</w:t>
            </w:r>
          </w:p>
          <w:p w14:paraId="64E22C45" w14:textId="77777777" w:rsidR="002456C7" w:rsidRPr="00236F4B" w:rsidRDefault="002456C7" w:rsidP="00236F4B">
            <w:pPr>
              <w:pStyle w:val="TableTitle"/>
              <w:keepLines w:val="0"/>
              <w:tabs>
                <w:tab w:val="left" w:pos="1260"/>
              </w:tabs>
              <w:suppressAutoHyphens w:val="0"/>
              <w:spacing w:before="0"/>
              <w:ind w:left="1260" w:hanging="288"/>
              <w:rPr>
                <w:rFonts w:asciiTheme="minorHAnsi" w:eastAsia="Calibri" w:hAnsiTheme="minorHAnsi" w:cstheme="minorHAnsi"/>
                <w:i w:val="0"/>
                <w:sz w:val="12"/>
              </w:rPr>
            </w:pPr>
          </w:p>
          <w:p w14:paraId="53C93D9D" w14:textId="388B1F26" w:rsidR="002456C7" w:rsidRPr="00F50C2D" w:rsidRDefault="00293EE6" w:rsidP="00236F4B">
            <w:pPr>
              <w:pStyle w:val="TableTitle"/>
              <w:keepLines w:val="0"/>
              <w:suppressAutoHyphens w:val="0"/>
              <w:spacing w:before="0"/>
              <w:ind w:firstLine="432"/>
              <w:rPr>
                <w:rFonts w:asciiTheme="minorHAnsi" w:hAnsiTheme="minorHAnsi" w:cstheme="minorHAnsi"/>
              </w:rPr>
            </w:pPr>
            <w:r>
              <w:rPr>
                <w:rFonts w:asciiTheme="minorHAnsi" w:hAnsiTheme="minorHAnsi" w:cstheme="minorHAnsi"/>
                <w:i w:val="0"/>
                <w:sz w:val="18"/>
              </w:rPr>
              <w:t>3/4</w:t>
            </w:r>
            <w:r w:rsidRPr="00236F4B">
              <w:rPr>
                <w:rFonts w:asciiTheme="minorHAnsi" w:hAnsiTheme="minorHAnsi" w:cstheme="minorHAnsi"/>
                <w:i w:val="0"/>
                <w:sz w:val="18"/>
              </w:rPr>
              <w:t xml:space="preserve"> </w:t>
            </w:r>
            <w:r w:rsidR="002456C7" w:rsidRPr="00236F4B">
              <w:rPr>
                <w:rFonts w:asciiTheme="minorHAnsi" w:hAnsiTheme="minorHAnsi" w:cstheme="minorHAnsi"/>
                <w:i w:val="0"/>
                <w:sz w:val="18"/>
              </w:rPr>
              <w:t>inch - For only one pipe size = 5 feet</w:t>
            </w:r>
          </w:p>
        </w:tc>
      </w:tr>
      <w:tr w:rsidR="002456C7" w:rsidRPr="009E01FE" w14:paraId="66E23959" w14:textId="77777777" w:rsidTr="00236F4B">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3D5E54A6" w14:textId="77777777" w:rsidR="002456C7" w:rsidRPr="00542719"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EF948BA" w14:textId="136BA04F"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196E8F5B" w14:textId="77777777" w:rsidTr="00A259EF">
        <w:trPr>
          <w:trHeight w:val="144"/>
          <w:tblHeader/>
        </w:trPr>
        <w:tc>
          <w:tcPr>
            <w:tcW w:w="11016" w:type="dxa"/>
            <w:gridSpan w:val="2"/>
            <w:tcBorders>
              <w:bottom w:val="single" w:sz="4" w:space="0" w:color="auto"/>
            </w:tcBorders>
          </w:tcPr>
          <w:p w14:paraId="0621AEA8" w14:textId="796CF7E1" w:rsidR="002456C7" w:rsidRPr="00542719"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002456C7" w:rsidRPr="00542719">
              <w:rPr>
                <w:rFonts w:asciiTheme="minorHAnsi" w:hAnsiTheme="minorHAnsi" w:cstheme="minorHAnsi"/>
                <w:b/>
                <w:sz w:val="20"/>
                <w:szCs w:val="20"/>
              </w:rPr>
              <w:t xml:space="preserve">. </w:t>
            </w:r>
            <w:r w:rsidR="002456C7" w:rsidRPr="00AD0319">
              <w:rPr>
                <w:rFonts w:asciiTheme="minorHAnsi" w:hAnsiTheme="minorHAnsi" w:cstheme="minorHAnsi"/>
                <w:b/>
                <w:sz w:val="20"/>
                <w:szCs w:val="20"/>
              </w:rPr>
              <w:t>Mandatory Requirements</w:t>
            </w:r>
            <w:r w:rsidR="002456C7">
              <w:rPr>
                <w:rFonts w:asciiTheme="minorHAnsi" w:hAnsiTheme="minorHAnsi" w:cstheme="minorHAnsi"/>
                <w:b/>
                <w:sz w:val="20"/>
                <w:szCs w:val="20"/>
              </w:rPr>
              <w:t xml:space="preserve"> for a</w:t>
            </w:r>
            <w:r w:rsidR="002456C7" w:rsidRPr="0088204F">
              <w:rPr>
                <w:rFonts w:asciiTheme="minorHAnsi" w:hAnsiTheme="minorHAnsi" w:cstheme="minorHAnsi"/>
                <w:b/>
                <w:sz w:val="20"/>
                <w:szCs w:val="20"/>
              </w:rPr>
              <w:t>ll Recirculation System</w:t>
            </w:r>
            <w:r w:rsidR="002456C7">
              <w:rPr>
                <w:rFonts w:asciiTheme="minorHAnsi" w:hAnsiTheme="minorHAnsi" w:cstheme="minorHAnsi"/>
                <w:b/>
                <w:sz w:val="20"/>
                <w:szCs w:val="20"/>
              </w:rPr>
              <w:t>s</w:t>
            </w:r>
            <w:r w:rsidR="002456C7" w:rsidRPr="00542719">
              <w:rPr>
                <w:rFonts w:asciiTheme="minorHAnsi" w:hAnsiTheme="minorHAnsi" w:cstheme="minorHAnsi"/>
                <w:b/>
                <w:sz w:val="20"/>
                <w:szCs w:val="20"/>
              </w:rPr>
              <w:t xml:space="preserve"> </w:t>
            </w:r>
            <w:r w:rsidR="002456C7" w:rsidRPr="00A259EF">
              <w:rPr>
                <w:rFonts w:asciiTheme="minorHAnsi" w:hAnsiTheme="minorHAnsi" w:cstheme="minorHAnsi"/>
                <w:sz w:val="20"/>
                <w:szCs w:val="20"/>
              </w:rPr>
              <w:t>(RA4.4.7)</w:t>
            </w:r>
          </w:p>
          <w:p w14:paraId="55362677" w14:textId="4C36D2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42719">
              <w:rPr>
                <w:rFonts w:asciiTheme="minorHAnsi" w:hAnsiTheme="minorHAnsi" w:cstheme="minorHAnsi"/>
                <w:sz w:val="20"/>
                <w:szCs w:val="20"/>
              </w:rPr>
              <w:t xml:space="preserve">Systems that utilize </w:t>
            </w:r>
            <w:r w:rsidR="00293EE6">
              <w:rPr>
                <w:rFonts w:asciiTheme="minorHAnsi" w:hAnsiTheme="minorHAnsi" w:cstheme="minorHAnsi"/>
                <w:sz w:val="20"/>
                <w:szCs w:val="20"/>
              </w:rPr>
              <w:t>a recirculation system</w:t>
            </w:r>
            <w:r w:rsidRPr="00542719">
              <w:rPr>
                <w:rFonts w:asciiTheme="minorHAnsi" w:hAnsiTheme="minorHAnsi" w:cstheme="minorHAnsi"/>
                <w:sz w:val="20"/>
                <w:szCs w:val="20"/>
              </w:rPr>
              <w:t xml:space="preserve"> shall comply with these requirements.</w:t>
            </w:r>
          </w:p>
        </w:tc>
      </w:tr>
      <w:tr w:rsidR="002456C7" w:rsidRPr="009E01FE" w14:paraId="399E2E6D" w14:textId="77777777" w:rsidTr="00A259EF">
        <w:trPr>
          <w:trHeight w:val="144"/>
          <w:tblHeader/>
        </w:trPr>
        <w:tc>
          <w:tcPr>
            <w:tcW w:w="468" w:type="dxa"/>
            <w:vAlign w:val="center"/>
          </w:tcPr>
          <w:p w14:paraId="417E4DA8"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2575F755"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A check valve located between the recirculation pump and the water heater to prevent unintentional recirculation.</w:t>
            </w:r>
          </w:p>
        </w:tc>
      </w:tr>
      <w:tr w:rsidR="002456C7" w:rsidRPr="009E01FE" w14:paraId="0F5D04B2" w14:textId="77777777" w:rsidTr="00A259EF">
        <w:trPr>
          <w:trHeight w:val="144"/>
          <w:tblHeader/>
        </w:trPr>
        <w:tc>
          <w:tcPr>
            <w:tcW w:w="468" w:type="dxa"/>
            <w:vAlign w:val="center"/>
          </w:tcPr>
          <w:p w14:paraId="0467EE6F"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02</w:t>
            </w:r>
          </w:p>
        </w:tc>
        <w:tc>
          <w:tcPr>
            <w:tcW w:w="10548" w:type="dxa"/>
            <w:vAlign w:val="center"/>
          </w:tcPr>
          <w:p w14:paraId="2232BBD8" w14:textId="3A6AA8F0"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 xml:space="preserve">Piping must take </w:t>
            </w:r>
            <w:r w:rsidR="00293EE6">
              <w:rPr>
                <w:rFonts w:asciiTheme="minorHAnsi" w:hAnsiTheme="minorHAnsi" w:cstheme="minorHAnsi"/>
                <w:sz w:val="18"/>
                <w:szCs w:val="20"/>
              </w:rPr>
              <w:t xml:space="preserve">the </w:t>
            </w:r>
            <w:r w:rsidRPr="00236F4B">
              <w:rPr>
                <w:rFonts w:asciiTheme="minorHAnsi" w:hAnsiTheme="minorHAnsi" w:cstheme="minorHAnsi"/>
                <w:sz w:val="18"/>
                <w:szCs w:val="20"/>
              </w:rPr>
              <w:t>most direct path between water heater and fixtures.</w:t>
            </w:r>
          </w:p>
        </w:tc>
      </w:tr>
      <w:tr w:rsidR="002456C7" w:rsidRPr="009E01FE" w14:paraId="1018FA8B" w14:textId="77777777" w:rsidTr="00A259EF">
        <w:trPr>
          <w:trHeight w:val="144"/>
          <w:tblHeader/>
        </w:trPr>
        <w:tc>
          <w:tcPr>
            <w:tcW w:w="468" w:type="dxa"/>
            <w:vAlign w:val="center"/>
          </w:tcPr>
          <w:p w14:paraId="7E89CF1E"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03</w:t>
            </w:r>
          </w:p>
        </w:tc>
        <w:tc>
          <w:tcPr>
            <w:tcW w:w="10548" w:type="dxa"/>
            <w:vAlign w:val="center"/>
          </w:tcPr>
          <w:p w14:paraId="07DBA36B" w14:textId="77777777"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cstheme="minorHAnsi"/>
                <w:sz w:val="18"/>
                <w:szCs w:val="20"/>
              </w:rPr>
              <w:t>Insulation is not required on the cold water line when it is used as the return.</w:t>
            </w:r>
          </w:p>
        </w:tc>
      </w:tr>
      <w:tr w:rsidR="002456C7" w:rsidRPr="009E01FE" w14:paraId="1FC097CE" w14:textId="77777777" w:rsidTr="00A259EF">
        <w:trPr>
          <w:trHeight w:val="144"/>
          <w:tblHeader/>
        </w:trPr>
        <w:tc>
          <w:tcPr>
            <w:tcW w:w="468" w:type="dxa"/>
            <w:vAlign w:val="center"/>
          </w:tcPr>
          <w:p w14:paraId="29506297" w14:textId="77777777" w:rsidR="002456C7" w:rsidRPr="00236F4B"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04</w:t>
            </w:r>
          </w:p>
        </w:tc>
        <w:tc>
          <w:tcPr>
            <w:tcW w:w="10548" w:type="dxa"/>
            <w:vAlign w:val="center"/>
          </w:tcPr>
          <w:p w14:paraId="0BE30843" w14:textId="0B822CAE" w:rsidR="002456C7" w:rsidRPr="00236F4B" w:rsidRDefault="002456C7" w:rsidP="00E879AA">
            <w:pPr>
              <w:keepNext/>
              <w:spacing w:after="0" w:line="240" w:lineRule="auto"/>
              <w:jc w:val="both"/>
              <w:rPr>
                <w:rFonts w:asciiTheme="minorHAnsi" w:hAnsiTheme="minorHAnsi" w:cstheme="minorHAnsi"/>
                <w:sz w:val="18"/>
                <w:szCs w:val="20"/>
              </w:rPr>
            </w:pPr>
            <w:r w:rsidRPr="00236F4B">
              <w:rPr>
                <w:rFonts w:asciiTheme="minorHAnsi" w:hAnsiTheme="minorHAnsi" w:cstheme="minorHAnsi"/>
                <w:sz w:val="18"/>
                <w:szCs w:val="20"/>
              </w:rPr>
              <w:t>If more than one loop</w:t>
            </w:r>
            <w:r w:rsidR="00293EE6">
              <w:rPr>
                <w:rFonts w:asciiTheme="minorHAnsi" w:hAnsiTheme="minorHAnsi" w:cstheme="minorHAnsi"/>
                <w:sz w:val="18"/>
                <w:szCs w:val="20"/>
              </w:rPr>
              <w:t xml:space="preserve"> is</w:t>
            </w:r>
            <w:r w:rsidRPr="00236F4B">
              <w:rPr>
                <w:rFonts w:asciiTheme="minorHAnsi" w:hAnsiTheme="minorHAnsi" w:cstheme="minorHAnsi"/>
                <w:sz w:val="18"/>
                <w:szCs w:val="20"/>
              </w:rPr>
              <w:t xml:space="preserve"> installed each loop shall have its own pump and controls.</w:t>
            </w:r>
          </w:p>
        </w:tc>
      </w:tr>
      <w:tr w:rsidR="002456C7" w:rsidRPr="009E01FE" w14:paraId="3D01B16B" w14:textId="77777777" w:rsidTr="00A259EF">
        <w:trPr>
          <w:trHeight w:val="144"/>
          <w:tblHeader/>
        </w:trPr>
        <w:tc>
          <w:tcPr>
            <w:tcW w:w="11016" w:type="dxa"/>
            <w:gridSpan w:val="2"/>
            <w:vAlign w:val="center"/>
          </w:tcPr>
          <w:p w14:paraId="3A8C8CC8"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2F1B6C4" w14:textId="11A5FC60"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2456C7" w:rsidRPr="009E01FE" w14:paraId="36C38DC0" w14:textId="77777777" w:rsidTr="00A259EF">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78940308" w14:textId="646E7749" w:rsidR="002456C7" w:rsidRPr="000E1923" w:rsidRDefault="005D11BC"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O</w:t>
            </w:r>
            <w:r w:rsidR="002456C7" w:rsidRPr="00F43FA8">
              <w:rPr>
                <w:rFonts w:asciiTheme="minorHAnsi" w:hAnsiTheme="minorHAnsi" w:cstheme="minorHAnsi"/>
                <w:b/>
                <w:sz w:val="20"/>
                <w:szCs w:val="20"/>
              </w:rPr>
              <w:t>. Recirculation Non</w:t>
            </w:r>
            <w:r w:rsidR="002456C7" w:rsidRPr="00396DD3">
              <w:rPr>
                <w:rFonts w:asciiTheme="minorHAnsi" w:hAnsiTheme="minorHAnsi" w:cstheme="minorHAnsi"/>
                <w:b/>
                <w:sz w:val="20"/>
                <w:szCs w:val="20"/>
              </w:rPr>
              <w:t>-D</w:t>
            </w:r>
            <w:r w:rsidR="002456C7" w:rsidRPr="009E01FE">
              <w:rPr>
                <w:rFonts w:asciiTheme="minorHAnsi" w:hAnsiTheme="minorHAnsi" w:cstheme="minorHAnsi"/>
                <w:b/>
                <w:sz w:val="20"/>
                <w:szCs w:val="20"/>
              </w:rPr>
              <w:t xml:space="preserve">emand </w:t>
            </w:r>
            <w:r w:rsidR="002456C7" w:rsidRPr="00484154">
              <w:rPr>
                <w:rFonts w:asciiTheme="minorHAnsi" w:hAnsiTheme="minorHAnsi" w:cstheme="minorHAnsi"/>
                <w:b/>
                <w:sz w:val="20"/>
                <w:szCs w:val="20"/>
              </w:rPr>
              <w:t xml:space="preserve">Controls </w:t>
            </w:r>
            <w:r w:rsidR="002456C7" w:rsidRPr="00155D52">
              <w:rPr>
                <w:rFonts w:asciiTheme="minorHAnsi" w:hAnsiTheme="minorHAnsi" w:cstheme="minorHAnsi"/>
                <w:b/>
                <w:sz w:val="20"/>
                <w:szCs w:val="20"/>
              </w:rPr>
              <w:t xml:space="preserve">Requirements (R-ND) </w:t>
            </w:r>
            <w:r w:rsidR="002456C7" w:rsidRPr="00A259EF">
              <w:rPr>
                <w:rFonts w:asciiTheme="minorHAnsi" w:hAnsiTheme="minorHAnsi" w:cstheme="minorHAnsi"/>
                <w:sz w:val="20"/>
                <w:szCs w:val="20"/>
              </w:rPr>
              <w:t>(RA4.4.8)</w:t>
            </w:r>
          </w:p>
          <w:p w14:paraId="61453307" w14:textId="77777777" w:rsidR="002456C7" w:rsidRPr="00C672E8"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F50C2D">
              <w:rPr>
                <w:rFonts w:asciiTheme="minorHAnsi" w:hAnsiTheme="minorHAnsi" w:cstheme="minorHAnsi"/>
                <w:sz w:val="20"/>
                <w:szCs w:val="20"/>
              </w:rPr>
              <w:t>Systems that utilize this distribution type shall comply with these requirements</w:t>
            </w:r>
            <w:r w:rsidRPr="006A4AED">
              <w:rPr>
                <w:rFonts w:asciiTheme="minorHAnsi" w:hAnsiTheme="minorHAnsi" w:cstheme="minorHAnsi"/>
                <w:sz w:val="20"/>
                <w:szCs w:val="20"/>
              </w:rPr>
              <w:t>.</w:t>
            </w:r>
          </w:p>
        </w:tc>
      </w:tr>
      <w:tr w:rsidR="002456C7" w:rsidRPr="009E01FE" w14:paraId="6600461B" w14:textId="77777777" w:rsidTr="00A259EF">
        <w:trPr>
          <w:trHeight w:val="288"/>
          <w:tblHeader/>
        </w:trPr>
        <w:tc>
          <w:tcPr>
            <w:tcW w:w="468" w:type="dxa"/>
            <w:vAlign w:val="center"/>
          </w:tcPr>
          <w:p w14:paraId="0721E269"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236F4B">
              <w:rPr>
                <w:rFonts w:asciiTheme="minorHAnsi" w:hAnsiTheme="minorHAnsi" w:cstheme="minorHAnsi"/>
                <w:sz w:val="18"/>
                <w:szCs w:val="20"/>
              </w:rPr>
              <w:t>01</w:t>
            </w:r>
          </w:p>
        </w:tc>
        <w:tc>
          <w:tcPr>
            <w:tcW w:w="10548" w:type="dxa"/>
            <w:vAlign w:val="center"/>
          </w:tcPr>
          <w:p w14:paraId="39F77996" w14:textId="77777777" w:rsidR="002456C7" w:rsidRPr="00236F4B"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236F4B">
              <w:rPr>
                <w:rFonts w:asciiTheme="minorHAnsi" w:hAnsiTheme="minorHAns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2456C7" w:rsidRPr="009E01FE" w14:paraId="7BC9184F" w14:textId="77777777" w:rsidTr="00A259EF">
        <w:trPr>
          <w:trHeight w:val="288"/>
          <w:tblHeader/>
        </w:trPr>
        <w:tc>
          <w:tcPr>
            <w:tcW w:w="11016" w:type="dxa"/>
            <w:gridSpan w:val="2"/>
            <w:tcBorders>
              <w:top w:val="single" w:sz="4" w:space="0" w:color="auto"/>
              <w:left w:val="single" w:sz="4" w:space="0" w:color="auto"/>
              <w:bottom w:val="single" w:sz="4" w:space="0" w:color="auto"/>
            </w:tcBorders>
            <w:vAlign w:val="center"/>
          </w:tcPr>
          <w:p w14:paraId="338E791D" w14:textId="77777777" w:rsidR="002456C7" w:rsidRPr="00542719" w:rsidRDefault="002456C7"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27CFB5FC" w14:textId="12146BAB"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10324"/>
      </w:tblGrid>
      <w:tr w:rsidR="00876910" w:rsidRPr="006A4AED" w14:paraId="1A929385" w14:textId="77777777" w:rsidTr="00A259EF">
        <w:trPr>
          <w:trHeight w:val="144"/>
          <w:tblHeader/>
        </w:trPr>
        <w:tc>
          <w:tcPr>
            <w:tcW w:w="11016" w:type="dxa"/>
            <w:gridSpan w:val="2"/>
            <w:tcBorders>
              <w:bottom w:val="single" w:sz="4" w:space="0" w:color="auto"/>
            </w:tcBorders>
          </w:tcPr>
          <w:p w14:paraId="69C1EA2B" w14:textId="6D91EB80" w:rsidR="00876910" w:rsidRPr="006A4AED" w:rsidRDefault="005D11BC"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00876910" w:rsidRPr="006A4AED">
              <w:rPr>
                <w:rFonts w:asciiTheme="minorHAnsi" w:eastAsiaTheme="minorEastAsia" w:hAnsiTheme="minorHAnsi" w:cstheme="minorHAnsi"/>
                <w:b/>
                <w:sz w:val="20"/>
                <w:szCs w:val="20"/>
              </w:rPr>
              <w:t>. Dema</w:t>
            </w:r>
            <w:r w:rsidR="00876910">
              <w:rPr>
                <w:rFonts w:asciiTheme="minorHAnsi" w:eastAsiaTheme="minorEastAsia" w:hAnsiTheme="minorHAnsi" w:cstheme="minorHAnsi"/>
                <w:b/>
                <w:sz w:val="20"/>
                <w:szCs w:val="20"/>
              </w:rPr>
              <w:t xml:space="preserve">nd Recirculation Manual Control </w:t>
            </w:r>
            <w:r w:rsidR="00876910" w:rsidRPr="006A4AED">
              <w:rPr>
                <w:rFonts w:asciiTheme="minorHAnsi" w:eastAsiaTheme="minorEastAsia" w:hAnsiTheme="minorHAnsi" w:cstheme="minorHAnsi"/>
                <w:b/>
                <w:sz w:val="20"/>
                <w:szCs w:val="20"/>
              </w:rPr>
              <w:t>(R-DRmc)</w:t>
            </w:r>
            <w:r w:rsidR="00876910" w:rsidRPr="00A259EF">
              <w:rPr>
                <w:rFonts w:asciiTheme="minorHAnsi" w:eastAsiaTheme="minorEastAsia" w:hAnsiTheme="minorHAnsi" w:cstheme="minorHAnsi"/>
                <w:sz w:val="20"/>
                <w:szCs w:val="20"/>
              </w:rPr>
              <w:t xml:space="preserve"> (RA4.4.9)</w:t>
            </w:r>
            <w:r w:rsidR="00876910">
              <w:rPr>
                <w:rFonts w:asciiTheme="minorHAnsi" w:eastAsiaTheme="minorEastAsia" w:hAnsiTheme="minorHAnsi" w:cstheme="minorHAnsi"/>
                <w:b/>
                <w:sz w:val="20"/>
                <w:szCs w:val="20"/>
              </w:rPr>
              <w:t xml:space="preserve">/Sensor Control </w:t>
            </w:r>
            <w:r w:rsidR="00876910" w:rsidRPr="00484154">
              <w:rPr>
                <w:rFonts w:asciiTheme="minorHAnsi" w:hAnsiTheme="minorHAnsi" w:cstheme="minorHAnsi"/>
                <w:b/>
                <w:sz w:val="20"/>
                <w:szCs w:val="20"/>
              </w:rPr>
              <w:t xml:space="preserve">(RDRsc) </w:t>
            </w:r>
            <w:r w:rsidR="00876910" w:rsidRPr="00A259EF">
              <w:rPr>
                <w:rFonts w:asciiTheme="minorHAnsi" w:hAnsiTheme="minorHAnsi" w:cstheme="minorHAnsi"/>
                <w:sz w:val="20"/>
                <w:szCs w:val="20"/>
              </w:rPr>
              <w:t>(RA4.4.10)</w:t>
            </w:r>
            <w:r w:rsidR="00E879AA">
              <w:rPr>
                <w:rFonts w:asciiTheme="minorHAnsi" w:hAnsiTheme="minorHAnsi" w:cstheme="minorHAnsi"/>
                <w:b/>
                <w:sz w:val="20"/>
                <w:szCs w:val="20"/>
              </w:rPr>
              <w:t xml:space="preserve"> </w:t>
            </w:r>
            <w:r w:rsidR="00E879AA" w:rsidRPr="006A4AED">
              <w:rPr>
                <w:rFonts w:asciiTheme="minorHAnsi" w:eastAsiaTheme="minorEastAsia" w:hAnsiTheme="minorHAnsi" w:cstheme="minorHAnsi"/>
                <w:b/>
                <w:sz w:val="20"/>
                <w:szCs w:val="20"/>
              </w:rPr>
              <w:t>Requirements</w:t>
            </w:r>
          </w:p>
          <w:p w14:paraId="4F41637D" w14:textId="6E34FB04" w:rsidR="00876910" w:rsidRPr="006A4AED"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42719">
              <w:rPr>
                <w:rFonts w:asciiTheme="minorHAnsi" w:eastAsiaTheme="minorEastAsia" w:hAnsiTheme="minorHAnsi" w:cstheme="minorHAnsi"/>
                <w:sz w:val="18"/>
                <w:szCs w:val="20"/>
              </w:rPr>
              <w:t xml:space="preserve">Systems that utilize </w:t>
            </w:r>
            <w:r w:rsidR="00E04539">
              <w:rPr>
                <w:rFonts w:asciiTheme="minorHAnsi" w:eastAsiaTheme="minorEastAsia" w:hAnsiTheme="minorHAnsi" w:cstheme="minorHAnsi"/>
                <w:sz w:val="18"/>
                <w:szCs w:val="20"/>
              </w:rPr>
              <w:t>either of these</w:t>
            </w:r>
            <w:r w:rsidR="00E04539" w:rsidRPr="00542719">
              <w:rPr>
                <w:rFonts w:asciiTheme="minorHAnsi" w:eastAsiaTheme="minorEastAsia" w:hAnsiTheme="minorHAnsi" w:cstheme="minorHAnsi"/>
                <w:sz w:val="18"/>
                <w:szCs w:val="20"/>
              </w:rPr>
              <w:t xml:space="preserve"> </w:t>
            </w:r>
            <w:r w:rsidRPr="00542719">
              <w:rPr>
                <w:rFonts w:asciiTheme="minorHAnsi" w:eastAsiaTheme="minorEastAsia" w:hAnsiTheme="minorHAnsi" w:cstheme="minorHAnsi"/>
                <w:sz w:val="18"/>
                <w:szCs w:val="20"/>
              </w:rPr>
              <w:t>distribution type</w:t>
            </w:r>
            <w:r w:rsidR="00E04539">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 shall comply with these requirements.</w:t>
            </w:r>
          </w:p>
        </w:tc>
      </w:tr>
      <w:tr w:rsidR="00876910" w:rsidRPr="006A4AED" w14:paraId="31465C85" w14:textId="77777777" w:rsidTr="00A259EF">
        <w:trPr>
          <w:trHeight w:val="144"/>
          <w:tblHeader/>
        </w:trPr>
        <w:tc>
          <w:tcPr>
            <w:tcW w:w="468" w:type="dxa"/>
            <w:tcBorders>
              <w:top w:val="single" w:sz="4" w:space="0" w:color="auto"/>
            </w:tcBorders>
            <w:vAlign w:val="center"/>
          </w:tcPr>
          <w:p w14:paraId="0432186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548" w:type="dxa"/>
            <w:tcBorders>
              <w:top w:val="single" w:sz="4" w:space="0" w:color="auto"/>
            </w:tcBorders>
            <w:vAlign w:val="center"/>
          </w:tcPr>
          <w:p w14:paraId="10DE0A85" w14:textId="5AE3272A"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876910" w:rsidRPr="006A4AED" w14:paraId="5633898D" w14:textId="77777777" w:rsidTr="00A259EF">
        <w:trPr>
          <w:trHeight w:val="144"/>
          <w:tblHeader/>
        </w:trPr>
        <w:tc>
          <w:tcPr>
            <w:tcW w:w="468" w:type="dxa"/>
            <w:vAlign w:val="center"/>
          </w:tcPr>
          <w:p w14:paraId="735829B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548" w:type="dxa"/>
            <w:vAlign w:val="center"/>
          </w:tcPr>
          <w:p w14:paraId="1846262F" w14:textId="77777777" w:rsidR="00876910" w:rsidRPr="00542719" w:rsidRDefault="00876910" w:rsidP="00E879AA">
            <w:pPr>
              <w:keepNext/>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controls shall be located in the kitchen, bathroom, and any hot water fixture location that is at least 20 feet from the water heater. </w:t>
            </w:r>
          </w:p>
        </w:tc>
      </w:tr>
      <w:tr w:rsidR="00876910" w:rsidRPr="006A4AED" w14:paraId="3B479A3E" w14:textId="77777777" w:rsidTr="00A259EF">
        <w:trPr>
          <w:trHeight w:val="144"/>
          <w:tblHeader/>
        </w:trPr>
        <w:tc>
          <w:tcPr>
            <w:tcW w:w="468" w:type="dxa"/>
            <w:vAlign w:val="center"/>
          </w:tcPr>
          <w:p w14:paraId="1230D41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548" w:type="dxa"/>
            <w:vAlign w:val="center"/>
          </w:tcPr>
          <w:p w14:paraId="764474F4"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Manual controls may be active by wired or wireless mechanisms. </w:t>
            </w:r>
          </w:p>
        </w:tc>
      </w:tr>
      <w:tr w:rsidR="00876910" w:rsidRPr="006A4AED" w14:paraId="1F114BD7" w14:textId="77777777" w:rsidTr="00A259EF">
        <w:trPr>
          <w:trHeight w:val="144"/>
          <w:tblHeader/>
        </w:trPr>
        <w:tc>
          <w:tcPr>
            <w:tcW w:w="468" w:type="dxa"/>
            <w:vAlign w:val="center"/>
          </w:tcPr>
          <w:p w14:paraId="44F5220D"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04</w:t>
            </w:r>
          </w:p>
        </w:tc>
        <w:tc>
          <w:tcPr>
            <w:tcW w:w="10548" w:type="dxa"/>
            <w:vAlign w:val="center"/>
          </w:tcPr>
          <w:p w14:paraId="0B282B49" w14:textId="57624E39"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Sensor </w:t>
            </w:r>
            <w:r w:rsidR="00E04539">
              <w:rPr>
                <w:rFonts w:asciiTheme="minorHAnsi" w:eastAsiaTheme="minorEastAsia" w:hAnsiTheme="minorHAnsi" w:cstheme="minorHAnsi"/>
                <w:sz w:val="18"/>
                <w:szCs w:val="20"/>
              </w:rPr>
              <w:t>c</w:t>
            </w:r>
            <w:r w:rsidRPr="00542719">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876910" w:rsidRPr="006A4AED" w14:paraId="7C49A593" w14:textId="77777777" w:rsidTr="00A259EF">
        <w:trPr>
          <w:trHeight w:val="144"/>
          <w:tblHeader/>
        </w:trPr>
        <w:tc>
          <w:tcPr>
            <w:tcW w:w="468" w:type="dxa"/>
            <w:vAlign w:val="center"/>
          </w:tcPr>
          <w:p w14:paraId="7597330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05</w:t>
            </w:r>
          </w:p>
        </w:tc>
        <w:tc>
          <w:tcPr>
            <w:tcW w:w="10548" w:type="dxa"/>
            <w:vAlign w:val="center"/>
          </w:tcPr>
          <w:p w14:paraId="448E3930"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Pump and control placement shall meet one of the following criteria: </w:t>
            </w:r>
          </w:p>
          <w:p w14:paraId="1F34BA96"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44E6BF4B"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63457FED" w14:textId="77777777" w:rsidR="00876910" w:rsidRPr="00542719" w:rsidRDefault="00876910" w:rsidP="00E26207">
            <w:pPr>
              <w:keepNext/>
              <w:numPr>
                <w:ilvl w:val="0"/>
                <w:numId w:val="7"/>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42719">
              <w:rPr>
                <w:rFonts w:asciiTheme="minorHAnsi" w:eastAsia="Times New Roman" w:hAnsiTheme="minorHAnsi"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876910" w:rsidRPr="006A4AED" w14:paraId="49DAB0A6" w14:textId="77777777" w:rsidTr="00A259EF">
        <w:trPr>
          <w:trHeight w:val="144"/>
          <w:tblHeader/>
        </w:trPr>
        <w:tc>
          <w:tcPr>
            <w:tcW w:w="468" w:type="dxa"/>
            <w:vAlign w:val="center"/>
          </w:tcPr>
          <w:p w14:paraId="3061E99F"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06</w:t>
            </w:r>
          </w:p>
        </w:tc>
        <w:tc>
          <w:tcPr>
            <w:tcW w:w="10548" w:type="dxa"/>
            <w:vAlign w:val="center"/>
          </w:tcPr>
          <w:p w14:paraId="374C3DEC"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02F05351" w14:textId="35353520"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10°F (5.6°C) above the initial temperature of the water in the pipe</w:t>
            </w:r>
            <w:r w:rsidR="00E04539">
              <w:rPr>
                <w:rFonts w:asciiTheme="minorHAnsi" w:eastAsia="Times New Roman" w:hAnsiTheme="minorHAnsi" w:cstheme="minorHAnsi"/>
                <w:sz w:val="18"/>
                <w:szCs w:val="20"/>
              </w:rPr>
              <w:t>; or</w:t>
            </w:r>
          </w:p>
          <w:p w14:paraId="58B8EFF7" w14:textId="77777777" w:rsidR="00876910" w:rsidRPr="00542719" w:rsidRDefault="00876910" w:rsidP="00E26207">
            <w:pPr>
              <w:keepNext/>
              <w:numPr>
                <w:ilvl w:val="0"/>
                <w:numId w:val="6"/>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42719">
              <w:rPr>
                <w:rFonts w:asciiTheme="minorHAnsi" w:eastAsia="Times New Roman" w:hAnsiTheme="minorHAnsi" w:cstheme="minorHAnsi"/>
                <w:sz w:val="18"/>
                <w:szCs w:val="20"/>
              </w:rPr>
              <w:t>Not more than 102°F (38.9°C).</w:t>
            </w:r>
          </w:p>
        </w:tc>
      </w:tr>
      <w:tr w:rsidR="00876910" w:rsidRPr="006A4AED" w14:paraId="43780B17" w14:textId="77777777" w:rsidTr="00A259EF">
        <w:trPr>
          <w:trHeight w:val="144"/>
          <w:tblHeader/>
        </w:trPr>
        <w:tc>
          <w:tcPr>
            <w:tcW w:w="468" w:type="dxa"/>
            <w:vAlign w:val="center"/>
          </w:tcPr>
          <w:p w14:paraId="65B79995"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07</w:t>
            </w:r>
          </w:p>
        </w:tc>
        <w:tc>
          <w:tcPr>
            <w:tcW w:w="10548" w:type="dxa"/>
            <w:vAlign w:val="center"/>
          </w:tcPr>
          <w:p w14:paraId="4F8BDBB2" w14:textId="77777777" w:rsidR="00876910" w:rsidRPr="00542719" w:rsidRDefault="00876910" w:rsidP="00E879A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42719">
              <w:rPr>
                <w:rFonts w:asciiTheme="minorHAnsi" w:eastAsiaTheme="minorEastAsia" w:hAnsiTheme="minorHAnsi" w:cstheme="minorHAnsi"/>
                <w:sz w:val="18"/>
                <w:szCs w:val="20"/>
              </w:rPr>
              <w:t xml:space="preserve">Controls shall limit operation to no more than 5 minutes following activation.  </w:t>
            </w:r>
          </w:p>
        </w:tc>
      </w:tr>
      <w:tr w:rsidR="00876910" w:rsidRPr="006A4AED" w14:paraId="27012D5C" w14:textId="77777777" w:rsidTr="00A259EF">
        <w:trPr>
          <w:trHeight w:val="144"/>
          <w:tblHeader/>
        </w:trPr>
        <w:tc>
          <w:tcPr>
            <w:tcW w:w="11016" w:type="dxa"/>
            <w:gridSpan w:val="2"/>
            <w:vAlign w:val="center"/>
          </w:tcPr>
          <w:p w14:paraId="6F4E3982" w14:textId="77777777" w:rsidR="00876910" w:rsidRPr="006A4AED" w:rsidRDefault="00876910"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19D36D68" w14:textId="77777777" w:rsidR="002456C7" w:rsidRDefault="002456C7"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323"/>
      </w:tblGrid>
      <w:tr w:rsidR="00AC4B2D" w:rsidRPr="00323F2C" w14:paraId="0F7F44A5" w14:textId="77777777" w:rsidTr="00236F4B">
        <w:trPr>
          <w:trHeight w:val="144"/>
          <w:tblHeader/>
        </w:trPr>
        <w:tc>
          <w:tcPr>
            <w:tcW w:w="11016" w:type="dxa"/>
            <w:gridSpan w:val="2"/>
            <w:tcBorders>
              <w:bottom w:val="single" w:sz="4" w:space="0" w:color="auto"/>
            </w:tcBorders>
          </w:tcPr>
          <w:p w14:paraId="0F7F44A3" w14:textId="659234F8" w:rsidR="00AC4B2D" w:rsidRPr="00D75806" w:rsidRDefault="005D11BC" w:rsidP="00AC4B2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b/>
                <w:sz w:val="20"/>
                <w:szCs w:val="18"/>
              </w:rPr>
              <w:t>Q</w:t>
            </w:r>
            <w:r w:rsidR="00AC4B2D" w:rsidRPr="00C80016">
              <w:rPr>
                <w:rFonts w:asciiTheme="minorHAnsi" w:hAnsiTheme="minorHAnsi" w:cstheme="minorHAnsi"/>
                <w:b/>
                <w:sz w:val="20"/>
                <w:szCs w:val="18"/>
              </w:rPr>
              <w:t xml:space="preserve">. HERS-Verified </w:t>
            </w:r>
            <w:r w:rsidR="00AC4B2D" w:rsidRPr="0053169A">
              <w:rPr>
                <w:rFonts w:asciiTheme="minorHAnsi" w:hAnsiTheme="minorHAnsi" w:cstheme="minorHAnsi"/>
                <w:b/>
                <w:sz w:val="20"/>
                <w:szCs w:val="18"/>
              </w:rPr>
              <w:t>Demand Recirculation Manual Control</w:t>
            </w:r>
            <w:r w:rsidR="00E879AA">
              <w:rPr>
                <w:rFonts w:asciiTheme="minorHAnsi" w:hAnsiTheme="minorHAnsi" w:cstheme="minorHAnsi"/>
                <w:b/>
                <w:sz w:val="20"/>
                <w:szCs w:val="18"/>
              </w:rPr>
              <w:t xml:space="preserve"> </w:t>
            </w:r>
            <w:r w:rsidR="00E879AA" w:rsidRPr="00C80016">
              <w:rPr>
                <w:rFonts w:asciiTheme="minorHAnsi" w:hAnsiTheme="minorHAnsi" w:cstheme="minorHAnsi"/>
                <w:b/>
                <w:sz w:val="20"/>
                <w:szCs w:val="18"/>
              </w:rPr>
              <w:t>(RDRmc-H)</w:t>
            </w:r>
            <w:r w:rsidR="00E879AA" w:rsidRPr="0053169A">
              <w:rPr>
                <w:rFonts w:asciiTheme="minorHAnsi" w:hAnsiTheme="minorHAnsi" w:cstheme="minorHAnsi"/>
                <w:b/>
                <w:sz w:val="20"/>
                <w:szCs w:val="18"/>
              </w:rPr>
              <w:t xml:space="preserve"> </w:t>
            </w:r>
            <w:r w:rsidR="00E879AA" w:rsidRPr="00A259EF">
              <w:rPr>
                <w:rFonts w:asciiTheme="minorHAnsi" w:hAnsiTheme="minorHAnsi" w:cstheme="minorHAnsi"/>
                <w:sz w:val="20"/>
                <w:szCs w:val="18"/>
              </w:rPr>
              <w:t>(RA3.6.6)</w:t>
            </w:r>
            <w:r w:rsidR="00E879AA">
              <w:rPr>
                <w:rFonts w:asciiTheme="minorHAnsi" w:hAnsiTheme="minorHAnsi" w:cstheme="minorHAnsi"/>
                <w:b/>
                <w:sz w:val="20"/>
                <w:szCs w:val="18"/>
              </w:rPr>
              <w:t xml:space="preserve">/Sensor Control </w:t>
            </w:r>
            <w:r w:rsidR="00E879AA" w:rsidRPr="00A259EF">
              <w:rPr>
                <w:rFonts w:asciiTheme="minorHAnsi" w:hAnsiTheme="minorHAnsi" w:cstheme="minorHAnsi"/>
                <w:b/>
                <w:sz w:val="20"/>
                <w:szCs w:val="18"/>
              </w:rPr>
              <w:t xml:space="preserve">(RDRsc-H) </w:t>
            </w:r>
            <w:r w:rsidR="00E879AA" w:rsidRPr="00A259EF">
              <w:rPr>
                <w:rFonts w:asciiTheme="minorHAnsi" w:hAnsiTheme="minorHAnsi" w:cstheme="minorHAnsi"/>
                <w:sz w:val="20"/>
                <w:szCs w:val="18"/>
              </w:rPr>
              <w:t>(RA3.6.7)</w:t>
            </w:r>
            <w:r w:rsidR="001938BC" w:rsidRPr="00A259EF">
              <w:rPr>
                <w:rFonts w:asciiTheme="minorHAnsi" w:hAnsiTheme="minorHAnsi" w:cstheme="minorHAnsi"/>
                <w:sz w:val="20"/>
                <w:szCs w:val="18"/>
              </w:rPr>
              <w:t xml:space="preserve"> </w:t>
            </w:r>
            <w:r w:rsidR="001938BC" w:rsidRPr="00D75806">
              <w:rPr>
                <w:rFonts w:asciiTheme="minorHAnsi" w:hAnsiTheme="minorHAnsi" w:cstheme="minorHAnsi"/>
                <w:b/>
                <w:sz w:val="20"/>
                <w:szCs w:val="18"/>
              </w:rPr>
              <w:t>Requirements</w:t>
            </w:r>
            <w:r w:rsidR="005C69A2">
              <w:rPr>
                <w:rFonts w:asciiTheme="minorHAnsi" w:hAnsiTheme="minorHAnsi" w:cstheme="minorHAnsi"/>
                <w:b/>
                <w:sz w:val="20"/>
                <w:szCs w:val="18"/>
              </w:rPr>
              <w:t xml:space="preserve"> </w:t>
            </w:r>
          </w:p>
          <w:p w14:paraId="0F7F44A4" w14:textId="77777777" w:rsidR="001938BC" w:rsidRPr="00D75806" w:rsidRDefault="001938BC"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D75806">
              <w:rPr>
                <w:rFonts w:asciiTheme="minorHAnsi" w:hAnsiTheme="minorHAnsi" w:cstheme="minorHAnsi"/>
                <w:sz w:val="20"/>
                <w:szCs w:val="18"/>
              </w:rPr>
              <w:t>Systems that utilize this distribution type shall comply with these requirements</w:t>
            </w:r>
          </w:p>
        </w:tc>
      </w:tr>
      <w:tr w:rsidR="00E879AA" w:rsidRPr="00323F2C" w14:paraId="714E95E7" w14:textId="77777777" w:rsidTr="00A259EF">
        <w:trPr>
          <w:trHeight w:val="144"/>
          <w:tblHeader/>
        </w:trPr>
        <w:tc>
          <w:tcPr>
            <w:tcW w:w="468" w:type="dxa"/>
            <w:tcBorders>
              <w:bottom w:val="single" w:sz="4" w:space="0" w:color="auto"/>
            </w:tcBorders>
          </w:tcPr>
          <w:p w14:paraId="0D06823D" w14:textId="3AAD1F9E" w:rsidR="00E879AA" w:rsidRPr="00236F4B" w:rsidDel="006E1E98" w:rsidRDefault="00E879AA"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20"/>
                <w:szCs w:val="18"/>
              </w:rPr>
            </w:pPr>
            <w:r w:rsidRPr="00236F4B">
              <w:rPr>
                <w:rFonts w:asciiTheme="minorHAnsi" w:hAnsiTheme="minorHAnsi" w:cstheme="minorHAnsi"/>
                <w:sz w:val="20"/>
                <w:szCs w:val="18"/>
              </w:rPr>
              <w:t>01</w:t>
            </w:r>
          </w:p>
        </w:tc>
        <w:tc>
          <w:tcPr>
            <w:tcW w:w="10548" w:type="dxa"/>
            <w:tcBorders>
              <w:bottom w:val="single" w:sz="4" w:space="0" w:color="auto"/>
            </w:tcBorders>
          </w:tcPr>
          <w:p w14:paraId="50E4B708" w14:textId="03A65A74" w:rsidR="00E879AA" w:rsidRPr="00583B52" w:rsidDel="006E1E98" w:rsidRDefault="00E879AA" w:rsidP="009D172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rFonts w:asciiTheme="minorHAnsi" w:hAnsiTheme="minorHAnsi" w:cstheme="minorHAnsi"/>
                <w:sz w:val="18"/>
                <w:szCs w:val="18"/>
              </w:rPr>
              <w:t xml:space="preserve">HERS rater shall perform a visual inspection </w:t>
            </w:r>
            <w:r w:rsidR="004C395F" w:rsidRPr="004C395F">
              <w:rPr>
                <w:rFonts w:asciiTheme="minorHAnsi" w:hAnsiTheme="minorHAnsi" w:cstheme="minorHAnsi"/>
                <w:sz w:val="18"/>
                <w:szCs w:val="18"/>
              </w:rPr>
              <w:t>to veri</w:t>
            </w:r>
            <w:r w:rsidR="004C395F">
              <w:rPr>
                <w:rFonts w:asciiTheme="minorHAnsi" w:hAnsiTheme="minorHAnsi" w:cstheme="minorHAnsi"/>
                <w:sz w:val="18"/>
                <w:szCs w:val="18"/>
              </w:rPr>
              <w:t xml:space="preserve">fy that the demand pump, manual/sensor </w:t>
            </w:r>
            <w:r w:rsidR="004C395F" w:rsidRPr="004C395F">
              <w:rPr>
                <w:rFonts w:asciiTheme="minorHAnsi" w:hAnsiTheme="minorHAnsi" w:cstheme="minorHAnsi"/>
                <w:sz w:val="18"/>
                <w:szCs w:val="18"/>
              </w:rPr>
              <w:t>controls and thermo-sensor are</w:t>
            </w:r>
            <w:r w:rsidR="004C395F">
              <w:rPr>
                <w:rFonts w:asciiTheme="minorHAnsi" w:hAnsiTheme="minorHAnsi" w:cstheme="minorHAnsi"/>
                <w:sz w:val="18"/>
                <w:szCs w:val="18"/>
              </w:rPr>
              <w:t xml:space="preserve"> present and operating properly consisten</w:t>
            </w:r>
            <w:r w:rsidR="009D1721">
              <w:rPr>
                <w:rFonts w:asciiTheme="minorHAnsi" w:hAnsiTheme="minorHAnsi" w:cstheme="minorHAnsi"/>
                <w:sz w:val="18"/>
                <w:szCs w:val="18"/>
              </w:rPr>
              <w:t>t</w:t>
            </w:r>
            <w:r w:rsidR="004C395F">
              <w:rPr>
                <w:rFonts w:asciiTheme="minorHAnsi" w:hAnsiTheme="minorHAnsi" w:cstheme="minorHAnsi"/>
                <w:sz w:val="18"/>
                <w:szCs w:val="18"/>
              </w:rPr>
              <w:t xml:space="preserve"> with the applicable requirements of RA4.4.9 and RA4.4.10</w:t>
            </w:r>
          </w:p>
        </w:tc>
      </w:tr>
      <w:tr w:rsidR="00AC4B2D" w:rsidRPr="00323F2C" w14:paraId="0F7F44D3" w14:textId="77777777" w:rsidTr="00236F4B">
        <w:trPr>
          <w:trHeight w:val="144"/>
          <w:tblHeader/>
        </w:trPr>
        <w:tc>
          <w:tcPr>
            <w:tcW w:w="11016" w:type="dxa"/>
            <w:gridSpan w:val="2"/>
            <w:vAlign w:val="center"/>
          </w:tcPr>
          <w:p w14:paraId="0F7F44D2" w14:textId="77777777" w:rsidR="009269B2" w:rsidRPr="00D75806" w:rsidRDefault="00BD5A3B" w:rsidP="002369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236F4B">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236F4B">
              <w:rPr>
                <w:rFonts w:asciiTheme="minorHAnsi" w:hAnsiTheme="minorHAnsi" w:cstheme="minorHAnsi"/>
                <w:b/>
                <w:sz w:val="18"/>
                <w:szCs w:val="18"/>
              </w:rPr>
              <w:t xml:space="preserve">  </w:t>
            </w:r>
          </w:p>
        </w:tc>
      </w:tr>
    </w:tbl>
    <w:p w14:paraId="0F7F4506" w14:textId="77777777" w:rsidR="00AC4B2D" w:rsidRPr="00236F4B" w:rsidRDefault="00AC4B2D" w:rsidP="00DC522B">
      <w:pPr>
        <w:spacing w:after="0" w:line="240" w:lineRule="auto"/>
        <w:rPr>
          <w:rFonts w:asciiTheme="minorHAnsi" w:hAnsiTheme="minorHAnsi" w:cstheme="minorHAnsi"/>
          <w:b/>
          <w:sz w:val="18"/>
          <w:szCs w:val="18"/>
        </w:rPr>
      </w:pPr>
    </w:p>
    <w:p w14:paraId="0F7F4507" w14:textId="77777777" w:rsidR="00AC4B2D" w:rsidRPr="00236F4B" w:rsidRDefault="00AC4B2D" w:rsidP="00DC522B">
      <w:pPr>
        <w:spacing w:after="0" w:line="240" w:lineRule="auto"/>
        <w:rPr>
          <w:rFonts w:asciiTheme="minorHAnsi" w:hAnsiTheme="minorHAnsi" w:cstheme="minorHAnsi"/>
          <w:b/>
          <w:sz w:val="18"/>
          <w:szCs w:val="18"/>
        </w:rPr>
      </w:pPr>
    </w:p>
    <w:p w14:paraId="3BBB4A2A" w14:textId="77777777" w:rsidR="00707B29" w:rsidRPr="00236F4B" w:rsidRDefault="00707B29" w:rsidP="00DC522B">
      <w:pPr>
        <w:spacing w:after="0" w:line="240" w:lineRule="auto"/>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166"/>
        <w:gridCol w:w="264"/>
        <w:gridCol w:w="2485"/>
        <w:gridCol w:w="2875"/>
      </w:tblGrid>
      <w:tr w:rsidR="00A37910" w:rsidRPr="001367C3" w14:paraId="5FEB64C3" w14:textId="77777777" w:rsidTr="00DC6F5C">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0B6CD35" w14:textId="77777777" w:rsidR="00A37910" w:rsidRPr="001367C3" w:rsidRDefault="00A37910" w:rsidP="00DC6F5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1367C3">
              <w:rPr>
                <w:rFonts w:eastAsia="Times New Roman" w:cs="Arial"/>
                <w:b/>
                <w:caps/>
                <w:sz w:val="20"/>
                <w:szCs w:val="20"/>
              </w:rPr>
              <w:lastRenderedPageBreak/>
              <w:t>Documentation Author's Declaration Statement</w:t>
            </w:r>
          </w:p>
        </w:tc>
      </w:tr>
      <w:tr w:rsidR="00A37910" w:rsidRPr="001367C3" w14:paraId="6CA7140B" w14:textId="77777777" w:rsidTr="00DC6F5C">
        <w:trPr>
          <w:trHeight w:val="206"/>
        </w:trPr>
        <w:tc>
          <w:tcPr>
            <w:tcW w:w="10885" w:type="dxa"/>
            <w:gridSpan w:val="4"/>
            <w:tcBorders>
              <w:top w:val="single" w:sz="4" w:space="0" w:color="auto"/>
              <w:left w:val="single" w:sz="4" w:space="0" w:color="auto"/>
              <w:bottom w:val="single" w:sz="4" w:space="0" w:color="auto"/>
              <w:right w:val="single" w:sz="4" w:space="0" w:color="auto"/>
            </w:tcBorders>
            <w:vAlign w:val="center"/>
            <w:hideMark/>
          </w:tcPr>
          <w:p w14:paraId="64856601" w14:textId="77777777" w:rsidR="00A37910" w:rsidRPr="001367C3" w:rsidRDefault="00A37910" w:rsidP="00A37910">
            <w:pPr>
              <w:keepNext/>
              <w:numPr>
                <w:ilvl w:val="0"/>
                <w:numId w:val="24"/>
              </w:numPr>
              <w:spacing w:after="0" w:line="240" w:lineRule="auto"/>
              <w:ind w:left="360" w:hanging="270"/>
              <w:rPr>
                <w:rFonts w:eastAsia="Times New Roman"/>
                <w:sz w:val="20"/>
                <w:szCs w:val="20"/>
              </w:rPr>
            </w:pPr>
            <w:r w:rsidRPr="001367C3">
              <w:rPr>
                <w:rFonts w:eastAsia="Times New Roman"/>
                <w:sz w:val="20"/>
                <w:szCs w:val="20"/>
              </w:rPr>
              <w:t>I certify that this Certificate of Installation documentation is accurate and complete.</w:t>
            </w:r>
          </w:p>
        </w:tc>
      </w:tr>
      <w:tr w:rsidR="00A37910" w:rsidRPr="001367C3" w14:paraId="1EA5926F" w14:textId="77777777" w:rsidTr="00DC6F5C">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60B8E879"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Documentation Author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30BB5B2D"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Documentation Author Signature:</w:t>
            </w:r>
          </w:p>
        </w:tc>
      </w:tr>
      <w:tr w:rsidR="00A37910" w:rsidRPr="001367C3" w14:paraId="5504375F" w14:textId="77777777" w:rsidTr="00DC6F5C">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50EF71EF"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Documentation Author Company Name:</w:t>
            </w:r>
          </w:p>
        </w:tc>
        <w:tc>
          <w:tcPr>
            <w:tcW w:w="5405" w:type="dxa"/>
            <w:gridSpan w:val="2"/>
            <w:tcBorders>
              <w:top w:val="single" w:sz="4" w:space="0" w:color="auto"/>
              <w:left w:val="single" w:sz="4" w:space="0" w:color="auto"/>
              <w:bottom w:val="single" w:sz="4" w:space="0" w:color="auto"/>
              <w:right w:val="single" w:sz="4" w:space="0" w:color="auto"/>
            </w:tcBorders>
            <w:hideMark/>
          </w:tcPr>
          <w:p w14:paraId="0CF2ADDA"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Date Signed:</w:t>
            </w:r>
          </w:p>
        </w:tc>
      </w:tr>
      <w:tr w:rsidR="00A37910" w:rsidRPr="001367C3" w14:paraId="30537126" w14:textId="77777777" w:rsidTr="00DC6F5C">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1DCD13AD"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Address:</w:t>
            </w:r>
          </w:p>
        </w:tc>
        <w:tc>
          <w:tcPr>
            <w:tcW w:w="5405" w:type="dxa"/>
            <w:gridSpan w:val="2"/>
            <w:tcBorders>
              <w:top w:val="single" w:sz="4" w:space="0" w:color="auto"/>
              <w:left w:val="single" w:sz="4" w:space="0" w:color="auto"/>
              <w:bottom w:val="single" w:sz="4" w:space="0" w:color="auto"/>
              <w:right w:val="single" w:sz="4" w:space="0" w:color="auto"/>
            </w:tcBorders>
            <w:hideMark/>
          </w:tcPr>
          <w:p w14:paraId="5F78975B"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CEA/HERS Certification Identification (If applicable):</w:t>
            </w:r>
          </w:p>
        </w:tc>
      </w:tr>
      <w:tr w:rsidR="00A37910" w:rsidRPr="001367C3" w14:paraId="7681376C" w14:textId="77777777" w:rsidTr="00DC6F5C">
        <w:trPr>
          <w:trHeight w:val="360"/>
        </w:trPr>
        <w:tc>
          <w:tcPr>
            <w:tcW w:w="5480" w:type="dxa"/>
            <w:gridSpan w:val="2"/>
            <w:tcBorders>
              <w:top w:val="single" w:sz="4" w:space="0" w:color="auto"/>
              <w:left w:val="single" w:sz="4" w:space="0" w:color="auto"/>
              <w:bottom w:val="single" w:sz="4" w:space="0" w:color="auto"/>
              <w:right w:val="single" w:sz="4" w:space="0" w:color="auto"/>
            </w:tcBorders>
            <w:hideMark/>
          </w:tcPr>
          <w:p w14:paraId="0C2898A6"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City/State/Zip:</w:t>
            </w:r>
          </w:p>
        </w:tc>
        <w:tc>
          <w:tcPr>
            <w:tcW w:w="5405" w:type="dxa"/>
            <w:gridSpan w:val="2"/>
            <w:tcBorders>
              <w:top w:val="single" w:sz="4" w:space="0" w:color="auto"/>
              <w:left w:val="single" w:sz="4" w:space="0" w:color="auto"/>
              <w:bottom w:val="single" w:sz="4" w:space="0" w:color="auto"/>
              <w:right w:val="single" w:sz="4" w:space="0" w:color="auto"/>
            </w:tcBorders>
            <w:hideMark/>
          </w:tcPr>
          <w:p w14:paraId="0C74C39E" w14:textId="77777777" w:rsidR="00A37910" w:rsidRPr="001367C3" w:rsidRDefault="00A37910" w:rsidP="00DC6F5C">
            <w:pPr>
              <w:keepNext/>
              <w:spacing w:after="0" w:line="240" w:lineRule="auto"/>
              <w:rPr>
                <w:rFonts w:eastAsia="Times New Roman"/>
                <w:sz w:val="20"/>
                <w:szCs w:val="20"/>
              </w:rPr>
            </w:pPr>
            <w:r w:rsidRPr="001367C3">
              <w:rPr>
                <w:rFonts w:eastAsia="Times New Roman"/>
                <w:sz w:val="20"/>
                <w:szCs w:val="20"/>
              </w:rPr>
              <w:t>Phone:</w:t>
            </w:r>
          </w:p>
        </w:tc>
      </w:tr>
      <w:tr w:rsidR="00A37910" w:rsidRPr="001367C3" w14:paraId="42035068" w14:textId="77777777" w:rsidTr="00DC6F5C">
        <w:trPr>
          <w:trHeight w:val="296"/>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6381ED2" w14:textId="77777777" w:rsidR="00A37910" w:rsidRPr="001367C3" w:rsidRDefault="00A37910" w:rsidP="00DC6F5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sz w:val="20"/>
                <w:szCs w:val="20"/>
              </w:rPr>
            </w:pPr>
            <w:r w:rsidRPr="001367C3">
              <w:rPr>
                <w:rFonts w:eastAsia="Times New Roman" w:cs="Arial"/>
                <w:b/>
                <w:caps/>
                <w:sz w:val="20"/>
                <w:szCs w:val="20"/>
              </w:rPr>
              <w:t xml:space="preserve">Responsible Person's Declaration statement  </w:t>
            </w:r>
          </w:p>
        </w:tc>
      </w:tr>
      <w:tr w:rsidR="00A37910" w:rsidRPr="001367C3" w14:paraId="0178CE11" w14:textId="77777777" w:rsidTr="00DC6F5C">
        <w:trPr>
          <w:trHeight w:val="504"/>
        </w:trPr>
        <w:tc>
          <w:tcPr>
            <w:tcW w:w="10885"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43071C3" w14:textId="77777777" w:rsidR="00A37910" w:rsidRPr="001367C3" w:rsidRDefault="00A37910" w:rsidP="0047128D">
            <w:pPr>
              <w:keepNext/>
              <w:spacing w:after="0" w:line="240" w:lineRule="auto"/>
              <w:rPr>
                <w:rFonts w:eastAsia="Times New Roman"/>
                <w:sz w:val="20"/>
                <w:szCs w:val="20"/>
              </w:rPr>
            </w:pPr>
            <w:r w:rsidRPr="001367C3">
              <w:rPr>
                <w:rFonts w:eastAsia="Times New Roman"/>
                <w:sz w:val="20"/>
                <w:szCs w:val="20"/>
              </w:rPr>
              <w:t>I certify the following under penalty of perjury, under the laws of the State of California:</w:t>
            </w:r>
          </w:p>
          <w:p w14:paraId="2189005C" w14:textId="77777777" w:rsidR="00A37910" w:rsidRPr="001367C3" w:rsidRDefault="00A37910" w:rsidP="00A37910">
            <w:pPr>
              <w:numPr>
                <w:ilvl w:val="0"/>
                <w:numId w:val="25"/>
              </w:numPr>
              <w:spacing w:after="0" w:line="240" w:lineRule="auto"/>
              <w:ind w:left="865" w:hanging="360"/>
              <w:contextualSpacing/>
              <w:rPr>
                <w:rFonts w:eastAsia="Times New Roman"/>
                <w:caps/>
                <w:sz w:val="20"/>
                <w:szCs w:val="20"/>
              </w:rPr>
            </w:pPr>
            <w:r w:rsidRPr="001367C3">
              <w:rPr>
                <w:rFonts w:eastAsia="Times New Roman"/>
                <w:sz w:val="20"/>
                <w:szCs w:val="20"/>
              </w:rPr>
              <w:t xml:space="preserve">The information provided on this certificate of installation is true and correct. </w:t>
            </w:r>
          </w:p>
          <w:p w14:paraId="1FDF9DF1" w14:textId="77777777" w:rsidR="00A37910" w:rsidRPr="001367C3" w:rsidRDefault="00A37910" w:rsidP="00A37910">
            <w:pPr>
              <w:numPr>
                <w:ilvl w:val="0"/>
                <w:numId w:val="25"/>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0BAFC31" w14:textId="77777777" w:rsidR="00A37910" w:rsidRPr="001367C3" w:rsidRDefault="00A37910" w:rsidP="00A37910">
            <w:pPr>
              <w:numPr>
                <w:ilvl w:val="0"/>
                <w:numId w:val="25"/>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069D53F" w14:textId="77777777" w:rsidR="00A37910" w:rsidRPr="001367C3" w:rsidRDefault="00A37910" w:rsidP="00A37910">
            <w:pPr>
              <w:numPr>
                <w:ilvl w:val="0"/>
                <w:numId w:val="25"/>
              </w:numPr>
              <w:spacing w:after="0" w:line="240" w:lineRule="auto"/>
              <w:ind w:left="865" w:hanging="360"/>
              <w:contextualSpacing/>
              <w:rPr>
                <w:rFonts w:eastAsia="Times New Roman" w:cs="Calibri"/>
                <w:caps/>
                <w:sz w:val="20"/>
                <w:szCs w:val="20"/>
              </w:rPr>
            </w:pPr>
            <w:r w:rsidRPr="001367C3">
              <w:rPr>
                <w:rFonts w:eastAsia="Times New Roman" w:cs="Calibri"/>
                <w:sz w:val="20"/>
                <w:szCs w:val="20"/>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7268582" w14:textId="77777777" w:rsidR="00A37910" w:rsidRPr="001367C3" w:rsidRDefault="00A37910" w:rsidP="00A37910">
            <w:pPr>
              <w:numPr>
                <w:ilvl w:val="0"/>
                <w:numId w:val="25"/>
              </w:numPr>
              <w:spacing w:after="0" w:line="240" w:lineRule="auto"/>
              <w:ind w:left="865" w:hanging="360"/>
              <w:contextualSpacing/>
              <w:rPr>
                <w:rFonts w:eastAsia="Times New Roman"/>
                <w:caps/>
                <w:sz w:val="20"/>
                <w:szCs w:val="20"/>
              </w:rPr>
            </w:pPr>
            <w:r w:rsidRPr="001367C3">
              <w:rPr>
                <w:rFonts w:eastAsia="Times New Roman"/>
                <w:sz w:val="20"/>
                <w:szCs w:val="20"/>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BDCD234" w14:textId="77777777" w:rsidR="00A37910" w:rsidRPr="001367C3" w:rsidRDefault="00A37910" w:rsidP="00A37910">
            <w:pPr>
              <w:numPr>
                <w:ilvl w:val="0"/>
                <w:numId w:val="25"/>
              </w:numPr>
              <w:spacing w:after="0" w:line="240" w:lineRule="auto"/>
              <w:ind w:left="865" w:hanging="360"/>
              <w:contextualSpacing/>
              <w:rPr>
                <w:rFonts w:eastAsia="Times New Roman"/>
                <w:b/>
                <w:sz w:val="20"/>
                <w:szCs w:val="20"/>
              </w:rPr>
            </w:pPr>
            <w:r w:rsidRPr="001367C3">
              <w:rPr>
                <w:rFonts w:eastAsia="Times New Roman"/>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A37910" w:rsidRPr="001367C3" w14:paraId="42347059"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8605FF" w14:textId="77777777" w:rsidR="00A37910" w:rsidRPr="001367C3" w:rsidRDefault="00A37910" w:rsidP="00DC6F5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Responsible Builder/Installer Name:</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A0B45F" w14:textId="77777777" w:rsidR="00A37910" w:rsidRPr="001367C3" w:rsidRDefault="00A37910" w:rsidP="00DC6F5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Responsible Builder/Installer Signature:</w:t>
            </w:r>
          </w:p>
        </w:tc>
      </w:tr>
      <w:tr w:rsidR="00A37910" w:rsidRPr="001367C3" w14:paraId="0188E76C"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C6E198"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Company Name:  (Installing Subcontractor or General Contractor or Builder/Owner)</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C96734"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Position With Company (Title):</w:t>
            </w:r>
          </w:p>
        </w:tc>
      </w:tr>
      <w:tr w:rsidR="00A37910" w:rsidRPr="001367C3" w14:paraId="3EE520C7"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22D02E"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Address: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996C85"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CSLB License:</w:t>
            </w:r>
          </w:p>
        </w:tc>
      </w:tr>
      <w:tr w:rsidR="00A37910" w:rsidRPr="001367C3" w14:paraId="5AFD0A2E"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2752CC"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City/State/Zip:</w:t>
            </w:r>
          </w:p>
        </w:tc>
        <w:tc>
          <w:tcPr>
            <w:tcW w:w="2774"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A05A84"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Phone:</w:t>
            </w:r>
          </w:p>
        </w:tc>
        <w:tc>
          <w:tcPr>
            <w:tcW w:w="289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BD3DEA"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Date Signed:</w:t>
            </w:r>
          </w:p>
        </w:tc>
      </w:tr>
      <w:tr w:rsidR="00A37910" w:rsidRPr="001367C3" w14:paraId="3306BCAF" w14:textId="77777777" w:rsidTr="00DC6F5C">
        <w:trPr>
          <w:trHeight w:val="360"/>
        </w:trPr>
        <w:tc>
          <w:tcPr>
            <w:tcW w:w="521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7C6E30"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Third Party Quality Control Program (TPQCP) Status:</w:t>
            </w:r>
          </w:p>
        </w:tc>
        <w:tc>
          <w:tcPr>
            <w:tcW w:w="56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9BFB5C" w14:textId="77777777" w:rsidR="00A37910" w:rsidRPr="001367C3" w:rsidRDefault="00A37910" w:rsidP="00DC6F5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eastAsia="Times New Roman"/>
                <w:sz w:val="20"/>
                <w:szCs w:val="20"/>
              </w:rPr>
            </w:pPr>
            <w:r w:rsidRPr="001367C3">
              <w:rPr>
                <w:rFonts w:eastAsia="Times New Roman"/>
                <w:sz w:val="20"/>
                <w:szCs w:val="20"/>
              </w:rPr>
              <w:t xml:space="preserve">Name of TPQCP (if applicable): </w:t>
            </w:r>
          </w:p>
        </w:tc>
      </w:tr>
    </w:tbl>
    <w:p w14:paraId="0F7F4534" w14:textId="77777777" w:rsidR="006D2E42" w:rsidRPr="00236F4B" w:rsidRDefault="006D2E42" w:rsidP="00DC522B">
      <w:pPr>
        <w:spacing w:after="0" w:line="240" w:lineRule="auto"/>
        <w:rPr>
          <w:rFonts w:asciiTheme="minorHAnsi" w:hAnsiTheme="minorHAnsi" w:cstheme="minorHAnsi"/>
          <w:b/>
          <w:sz w:val="18"/>
          <w:szCs w:val="18"/>
        </w:rPr>
      </w:pPr>
    </w:p>
    <w:p w14:paraId="0F7F4535" w14:textId="77777777" w:rsidR="006D2E42" w:rsidRPr="00236F4B" w:rsidRDefault="006D2E42" w:rsidP="00DC522B">
      <w:pPr>
        <w:spacing w:after="0" w:line="240" w:lineRule="auto"/>
        <w:rPr>
          <w:rFonts w:asciiTheme="minorHAnsi" w:hAnsiTheme="minorHAnsi" w:cstheme="minorHAnsi"/>
          <w:b/>
          <w:sz w:val="18"/>
          <w:szCs w:val="18"/>
        </w:rPr>
      </w:pPr>
    </w:p>
    <w:p w14:paraId="5C983BD0" w14:textId="1FE8C85E" w:rsidR="00E04539" w:rsidRDefault="00E04539" w:rsidP="00585D1F">
      <w:pPr>
        <w:spacing w:after="0" w:line="240" w:lineRule="auto"/>
        <w:jc w:val="center"/>
        <w:rPr>
          <w:rFonts w:asciiTheme="minorHAnsi" w:hAnsiTheme="minorHAnsi" w:cstheme="minorHAnsi"/>
          <w:b/>
          <w:sz w:val="18"/>
          <w:szCs w:val="18"/>
        </w:rPr>
        <w:sectPr w:rsidR="00E04539" w:rsidSect="00236F4B">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360"/>
        </w:sectPr>
      </w:pPr>
    </w:p>
    <w:p w14:paraId="45213D9A" w14:textId="2BF5A33C" w:rsidR="00585D1F" w:rsidRPr="00236F4B" w:rsidRDefault="00590820" w:rsidP="00585D1F">
      <w:pPr>
        <w:spacing w:after="0" w:line="240" w:lineRule="auto"/>
        <w:jc w:val="center"/>
        <w:rPr>
          <w:b/>
          <w:sz w:val="18"/>
          <w:szCs w:val="18"/>
        </w:rPr>
      </w:pPr>
      <w:r>
        <w:rPr>
          <w:b/>
          <w:sz w:val="18"/>
          <w:szCs w:val="18"/>
        </w:rPr>
        <w:lastRenderedPageBreak/>
        <w:t>LMCI</w:t>
      </w:r>
      <w:r w:rsidR="00585D1F" w:rsidRPr="00236F4B">
        <w:rPr>
          <w:b/>
          <w:sz w:val="18"/>
          <w:szCs w:val="18"/>
        </w:rPr>
        <w:t>-PLB-22-H User Instructions</w:t>
      </w:r>
    </w:p>
    <w:p w14:paraId="147A221A"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C7AF0AD" w14:textId="5E165928" w:rsidR="00585D1F" w:rsidRPr="00236F4B" w:rsidRDefault="006E1E98" w:rsidP="00585D1F">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Arial"/>
          <w:b/>
          <w:sz w:val="18"/>
          <w:szCs w:val="18"/>
        </w:rPr>
      </w:pPr>
      <w:r w:rsidRPr="00236F4B">
        <w:rPr>
          <w:rFonts w:asciiTheme="minorHAnsi" w:hAnsiTheme="minorHAnsi" w:cs="Arial"/>
          <w:b/>
          <w:sz w:val="18"/>
          <w:szCs w:val="18"/>
        </w:rPr>
        <w:t>A</w:t>
      </w:r>
      <w:r w:rsidR="00585D1F" w:rsidRPr="00236F4B">
        <w:rPr>
          <w:rFonts w:asciiTheme="minorHAnsi" w:hAnsiTheme="minorHAnsi" w:cs="Arial"/>
          <w:b/>
          <w:sz w:val="18"/>
          <w:szCs w:val="18"/>
        </w:rPr>
        <w:t xml:space="preserve">. Design </w:t>
      </w:r>
      <w:r w:rsidR="003A7C55">
        <w:rPr>
          <w:rFonts w:asciiTheme="minorHAnsi" w:hAnsiTheme="minorHAnsi" w:cstheme="minorHAnsi"/>
          <w:b/>
          <w:sz w:val="20"/>
          <w:szCs w:val="20"/>
        </w:rPr>
        <w:t xml:space="preserve">HERS Verified </w:t>
      </w:r>
      <w:r w:rsidR="0025496C">
        <w:rPr>
          <w:rFonts w:asciiTheme="minorHAnsi" w:hAnsiTheme="minorHAnsi" w:cs="Arial"/>
          <w:b/>
          <w:sz w:val="18"/>
          <w:szCs w:val="18"/>
        </w:rPr>
        <w:t>Dwelling Unit</w:t>
      </w:r>
      <w:r w:rsidR="0025496C" w:rsidRPr="00236F4B">
        <w:rPr>
          <w:rFonts w:asciiTheme="minorHAnsi" w:hAnsiTheme="minorHAnsi" w:cs="Arial"/>
          <w:b/>
          <w:sz w:val="18"/>
          <w:szCs w:val="18"/>
        </w:rPr>
        <w:t xml:space="preserve"> </w:t>
      </w:r>
      <w:r w:rsidR="00585D1F" w:rsidRPr="00236F4B">
        <w:rPr>
          <w:rFonts w:asciiTheme="minorHAnsi" w:hAnsiTheme="minorHAnsi" w:cs="Arial"/>
          <w:b/>
          <w:sz w:val="18"/>
          <w:szCs w:val="18"/>
        </w:rPr>
        <w:t>Water Heating Systems Information</w:t>
      </w:r>
      <w:r w:rsidR="004616C9">
        <w:rPr>
          <w:rFonts w:asciiTheme="minorHAnsi" w:hAnsiTheme="minorHAnsi" w:cs="Arial"/>
          <w:b/>
          <w:sz w:val="18"/>
          <w:szCs w:val="18"/>
        </w:rPr>
        <w:t xml:space="preserve"> </w:t>
      </w:r>
      <w:r w:rsidR="004616C9" w:rsidRPr="004616C9">
        <w:rPr>
          <w:rFonts w:asciiTheme="minorHAnsi" w:hAnsiTheme="minorHAnsi" w:cs="Arial"/>
          <w:b/>
          <w:sz w:val="18"/>
          <w:szCs w:val="18"/>
        </w:rPr>
        <w:t>(other than HPWH)</w:t>
      </w:r>
    </w:p>
    <w:p w14:paraId="036FDD4A" w14:textId="271BD874"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sz w:val="18"/>
          <w:szCs w:val="18"/>
        </w:rPr>
      </w:pPr>
      <w:r w:rsidRPr="00236F4B">
        <w:rPr>
          <w:rFonts w:asciiTheme="minorHAnsi" w:hAnsiTheme="minorHAnsi"/>
          <w:sz w:val="18"/>
          <w:szCs w:val="18"/>
        </w:rPr>
        <w:t xml:space="preserve">This table reports </w:t>
      </w:r>
      <w:r w:rsidR="007E5B35" w:rsidRPr="007E5B35">
        <w:rPr>
          <w:rFonts w:asciiTheme="minorHAnsi" w:hAnsiTheme="minorHAnsi"/>
          <w:sz w:val="18"/>
          <w:szCs w:val="18"/>
        </w:rPr>
        <w:t xml:space="preserve">features </w:t>
      </w:r>
      <w:r w:rsidR="00EB0AA5">
        <w:rPr>
          <w:rFonts w:asciiTheme="minorHAnsi" w:hAnsiTheme="minorHAnsi"/>
          <w:sz w:val="18"/>
          <w:szCs w:val="18"/>
        </w:rPr>
        <w:t xml:space="preserve">of </w:t>
      </w:r>
      <w:r w:rsidRPr="00236F4B">
        <w:rPr>
          <w:rFonts w:asciiTheme="minorHAnsi" w:hAnsiTheme="minorHAnsi"/>
          <w:sz w:val="18"/>
          <w:szCs w:val="18"/>
        </w:rPr>
        <w:t>the water heating system</w:t>
      </w:r>
      <w:r w:rsidR="00265164">
        <w:rPr>
          <w:rFonts w:asciiTheme="minorHAnsi" w:hAnsiTheme="minorHAnsi"/>
          <w:sz w:val="18"/>
          <w:szCs w:val="18"/>
        </w:rPr>
        <w:t>(</w:t>
      </w:r>
      <w:r w:rsidR="00EC7592">
        <w:rPr>
          <w:rFonts w:asciiTheme="minorHAnsi" w:hAnsiTheme="minorHAnsi"/>
          <w:sz w:val="18"/>
          <w:szCs w:val="18"/>
        </w:rPr>
        <w:t>s)</w:t>
      </w:r>
      <w:r w:rsidRPr="00236F4B">
        <w:rPr>
          <w:rFonts w:asciiTheme="minorHAnsi" w:hAnsiTheme="minorHAnsi"/>
          <w:sz w:val="18"/>
          <w:szCs w:val="18"/>
        </w:rPr>
        <w:t xml:space="preserve"> </w:t>
      </w:r>
      <w:r w:rsidR="00265164">
        <w:rPr>
          <w:rFonts w:asciiTheme="minorHAnsi" w:eastAsia="Times New Roman" w:hAnsiTheme="minorHAnsi" w:cstheme="minorHAnsi"/>
          <w:sz w:val="20"/>
          <w:szCs w:val="20"/>
        </w:rPr>
        <w:t xml:space="preserve">other than </w:t>
      </w:r>
      <w:r w:rsidR="00265164" w:rsidRPr="00E40C70">
        <w:rPr>
          <w:rFonts w:asciiTheme="minorHAnsi" w:eastAsia="Times New Roman" w:hAnsiTheme="minorHAnsi" w:cstheme="minorHAnsi"/>
          <w:b/>
          <w:bCs/>
          <w:sz w:val="20"/>
          <w:szCs w:val="20"/>
        </w:rPr>
        <w:t>HPWH</w:t>
      </w:r>
      <w:r w:rsidR="00265164">
        <w:rPr>
          <w:rFonts w:asciiTheme="minorHAnsi" w:eastAsia="Times New Roman" w:hAnsiTheme="minorHAnsi" w:cstheme="minorHAnsi"/>
          <w:sz w:val="20"/>
          <w:szCs w:val="20"/>
        </w:rPr>
        <w:t xml:space="preserve"> system</w:t>
      </w:r>
      <w:r w:rsidR="00265164" w:rsidRPr="00236F4B">
        <w:rPr>
          <w:rFonts w:asciiTheme="minorHAnsi" w:eastAsia="Times New Roman" w:hAnsiTheme="minorHAnsi" w:cstheme="minorHAnsi"/>
          <w:sz w:val="18"/>
          <w:szCs w:val="20"/>
        </w:rPr>
        <w:t xml:space="preserve"> </w:t>
      </w:r>
      <w:r w:rsidRPr="00236F4B">
        <w:rPr>
          <w:rFonts w:asciiTheme="minorHAnsi" w:hAnsiTheme="minorHAnsi"/>
          <w:sz w:val="18"/>
          <w:szCs w:val="18"/>
        </w:rPr>
        <w:t xml:space="preserve">that were specified on the registered </w:t>
      </w:r>
      <w:r w:rsidR="00C96D7C">
        <w:rPr>
          <w:rFonts w:asciiTheme="minorHAnsi" w:hAnsiTheme="minorHAnsi"/>
          <w:sz w:val="18"/>
          <w:szCs w:val="18"/>
        </w:rPr>
        <w:t>LMCC</w:t>
      </w:r>
      <w:r w:rsidRPr="00236F4B">
        <w:rPr>
          <w:rFonts w:asciiTheme="minorHAnsi" w:hAnsiTheme="minorHAnsi"/>
          <w:sz w:val="18"/>
          <w:szCs w:val="18"/>
        </w:rPr>
        <w:t xml:space="preserve"> compliance document for this project. </w:t>
      </w:r>
      <w:r w:rsidR="00E04539">
        <w:rPr>
          <w:rFonts w:asciiTheme="minorHAnsi" w:hAnsiTheme="minorHAnsi"/>
          <w:sz w:val="18"/>
          <w:szCs w:val="18"/>
        </w:rPr>
        <w:t>His section is f</w:t>
      </w:r>
      <w:r w:rsidRPr="00236F4B">
        <w:rPr>
          <w:rFonts w:asciiTheme="minorHAnsi" w:hAnsiTheme="minorHAnsi"/>
          <w:sz w:val="18"/>
          <w:szCs w:val="18"/>
        </w:rPr>
        <w:t>or information</w:t>
      </w:r>
      <w:r w:rsidR="00E04539">
        <w:rPr>
          <w:rFonts w:asciiTheme="minorHAnsi" w:hAnsiTheme="minorHAnsi"/>
          <w:sz w:val="18"/>
          <w:szCs w:val="18"/>
        </w:rPr>
        <w:t>/verification purposes</w:t>
      </w:r>
      <w:r w:rsidRPr="00236F4B">
        <w:rPr>
          <w:rFonts w:asciiTheme="minorHAnsi" w:hAnsiTheme="minorHAnsi"/>
          <w:sz w:val="18"/>
          <w:szCs w:val="18"/>
        </w:rPr>
        <w:t xml:space="preserve"> only and requires no user input.</w:t>
      </w:r>
    </w:p>
    <w:p w14:paraId="75891B73"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Arial"/>
          <w:sz w:val="18"/>
          <w:szCs w:val="18"/>
        </w:rPr>
      </w:pPr>
    </w:p>
    <w:p w14:paraId="612DE64B" w14:textId="73D11CC1" w:rsidR="00A2703C" w:rsidRPr="005828AE" w:rsidRDefault="00A2703C" w:rsidP="00A2703C">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892ABB">
        <w:rPr>
          <w:rFonts w:asciiTheme="minorHAnsi" w:hAnsiTheme="minorHAnsi" w:cstheme="minorHAnsi"/>
          <w:b/>
          <w:sz w:val="18"/>
          <w:szCs w:val="18"/>
        </w:rPr>
        <w:t>2</w:t>
      </w:r>
      <w:r w:rsidRPr="005828AE">
        <w:rPr>
          <w:rFonts w:asciiTheme="minorHAnsi" w:hAnsiTheme="minorHAnsi" w:cstheme="minorHAnsi"/>
          <w:b/>
          <w:sz w:val="18"/>
          <w:szCs w:val="18"/>
        </w:rPr>
        <w:t xml:space="preserve">. Design </w:t>
      </w:r>
      <w:r w:rsidRPr="00C1150F">
        <w:rPr>
          <w:rFonts w:cstheme="minorHAnsi"/>
          <w:b/>
          <w:sz w:val="20"/>
          <w:szCs w:val="20"/>
        </w:rPr>
        <w:t xml:space="preserve">HERS Verified </w:t>
      </w:r>
      <w:r w:rsidRPr="005828AE">
        <w:rPr>
          <w:rFonts w:asciiTheme="minorHAnsi" w:hAnsiTheme="minorHAnsi" w:cstheme="minorHAnsi"/>
          <w:b/>
          <w:sz w:val="18"/>
          <w:szCs w:val="18"/>
        </w:rPr>
        <w:t xml:space="preserve">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A893849" w14:textId="5C8BCAE6" w:rsidR="00A2703C" w:rsidRDefault="00A2703C" w:rsidP="00A2703C">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This table reports the water heating system</w:t>
      </w:r>
      <w:r w:rsidR="009E704D">
        <w:rPr>
          <w:rFonts w:asciiTheme="minorHAnsi" w:hAnsiTheme="minorHAnsi" w:cstheme="minorHAnsi"/>
          <w:sz w:val="18"/>
          <w:szCs w:val="18"/>
        </w:rPr>
        <w:t>(s)</w:t>
      </w:r>
      <w:r w:rsidRPr="005828AE">
        <w:rPr>
          <w:rFonts w:asciiTheme="minorHAnsi" w:hAnsiTheme="minorHAnsi" w:cstheme="minorHAnsi"/>
          <w:sz w:val="18"/>
          <w:szCs w:val="18"/>
        </w:rPr>
        <w:t xml:space="preserve"> that were specified on the registered </w:t>
      </w:r>
      <w:r w:rsidR="00C96D7C">
        <w:rPr>
          <w:rFonts w:asciiTheme="minorHAnsi" w:hAnsiTheme="minorHAnsi" w:cstheme="minorHAnsi"/>
          <w:sz w:val="18"/>
          <w:szCs w:val="18"/>
        </w:rPr>
        <w:t>LMCC</w:t>
      </w:r>
      <w:r w:rsidRPr="005828AE">
        <w:rPr>
          <w:rFonts w:asciiTheme="minorHAnsi" w:hAnsiTheme="minorHAnsi" w:cstheme="minorHAnsi"/>
          <w:sz w:val="18"/>
          <w:szCs w:val="18"/>
        </w:rPr>
        <w:t xml:space="preserve">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35444689" w14:textId="77777777" w:rsidR="00A2703C" w:rsidRDefault="00A2703C" w:rsidP="00A2703C">
      <w:pPr>
        <w:keepNext/>
        <w:spacing w:after="0" w:line="240" w:lineRule="auto"/>
        <w:rPr>
          <w:rFonts w:asciiTheme="minorHAnsi" w:hAnsiTheme="minorHAnsi" w:cstheme="minorHAnsi"/>
          <w:sz w:val="18"/>
          <w:szCs w:val="18"/>
        </w:rPr>
      </w:pPr>
    </w:p>
    <w:p w14:paraId="7C2891E7" w14:textId="261957A6" w:rsidR="00720D79" w:rsidRPr="00236F4B" w:rsidRDefault="006E1E98" w:rsidP="00A2703C">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B</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Systems Information</w:t>
      </w:r>
    </w:p>
    <w:p w14:paraId="3B724820" w14:textId="724BA1E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w:t>
      </w:r>
      <w:r w:rsidR="00EB0AA5" w:rsidRPr="00EB0AA5">
        <w:rPr>
          <w:rFonts w:asciiTheme="minorHAnsi" w:hAnsiTheme="minorHAnsi" w:cstheme="minorHAnsi"/>
          <w:sz w:val="18"/>
          <w:szCs w:val="18"/>
        </w:rPr>
        <w:t xml:space="preserve">features of </w:t>
      </w:r>
      <w:r w:rsidRPr="00236F4B">
        <w:rPr>
          <w:rFonts w:asciiTheme="minorHAnsi" w:hAnsiTheme="minorHAnsi" w:cstheme="minorHAnsi"/>
          <w:sz w:val="18"/>
          <w:szCs w:val="18"/>
        </w:rPr>
        <w:t>the water heating system</w:t>
      </w:r>
      <w:r w:rsidR="00EB5C2C">
        <w:rPr>
          <w:rFonts w:asciiTheme="minorHAnsi" w:hAnsiTheme="minorHAnsi" w:cstheme="minorHAnsi"/>
          <w:sz w:val="18"/>
          <w:szCs w:val="18"/>
        </w:rPr>
        <w:t>(s)</w:t>
      </w:r>
      <w:r w:rsidRPr="00236F4B">
        <w:rPr>
          <w:rFonts w:asciiTheme="minorHAnsi" w:hAnsiTheme="minorHAnsi" w:cstheme="minorHAnsi"/>
          <w:sz w:val="18"/>
          <w:szCs w:val="18"/>
        </w:rPr>
        <w:t xml:space="preserve"> </w:t>
      </w:r>
      <w:r w:rsidR="00EB5C2C" w:rsidRPr="00EB5C2C">
        <w:rPr>
          <w:rFonts w:asciiTheme="minorHAnsi" w:hAnsiTheme="minorHAnsi" w:cstheme="minorHAnsi"/>
          <w:sz w:val="18"/>
          <w:szCs w:val="18"/>
        </w:rPr>
        <w:t>other than HPWH systems</w:t>
      </w:r>
      <w:r w:rsidRPr="00236F4B">
        <w:rPr>
          <w:rFonts w:asciiTheme="minorHAnsi" w:hAnsiTheme="minorHAnsi" w:cstheme="minorHAnsi"/>
          <w:sz w:val="18"/>
          <w:szCs w:val="18"/>
        </w:rPr>
        <w:t xml:space="preserve">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54588895" w14:textId="110F25D5" w:rsidR="00FB4EA5" w:rsidRPr="00A37910" w:rsidRDefault="00FB4EA5"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Dwelling Unit Name - Reference information from Table A. </w:t>
      </w:r>
    </w:p>
    <w:p w14:paraId="2A45BB2F" w14:textId="20861CF8"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Water Heating System ID or Name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502ABF75" w14:textId="5983128A"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Water Heating System Type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 The different kinds of water heating system type are DHW, or Combined Hydronic.</w:t>
      </w:r>
    </w:p>
    <w:p w14:paraId="12FFCCFD" w14:textId="6040F25B"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Water Heater Type – </w:t>
      </w:r>
      <w:r w:rsidR="0087483C" w:rsidRPr="00A37910">
        <w:rPr>
          <w:rFonts w:asciiTheme="minorHAnsi" w:hAnsiTheme="minorHAnsi" w:cstheme="minorHAnsi"/>
          <w:sz w:val="18"/>
          <w:szCs w:val="18"/>
        </w:rPr>
        <w:t>Reference i</w:t>
      </w:r>
      <w:r w:rsidRPr="00A37910">
        <w:rPr>
          <w:rFonts w:asciiTheme="minorHAnsi" w:hAnsiTheme="minorHAnsi" w:cstheme="minorHAnsi"/>
          <w:sz w:val="18"/>
          <w:szCs w:val="18"/>
        </w:rPr>
        <w:t xml:space="preserve">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 The different kinds of water heaters are Large/Commercial Storage, Small/Consumer Storage, Residential-Duty Commercial Storage, Heat Pump, Boiler, Large/Commercial Instantaneous, Small/Consumer Instantaneous, Residential-Duty Commercial Instantaneous or Indirect.</w:t>
      </w:r>
    </w:p>
    <w:p w14:paraId="7A67C572" w14:textId="0ADC4814"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 # of </w:t>
      </w:r>
      <w:r w:rsidR="001822B4" w:rsidRPr="00A37910">
        <w:rPr>
          <w:rFonts w:asciiTheme="minorHAnsi" w:eastAsia="Times New Roman" w:hAnsiTheme="minorHAnsi" w:cstheme="minorHAnsi"/>
          <w:sz w:val="18"/>
          <w:szCs w:val="20"/>
        </w:rPr>
        <w:t xml:space="preserve">Like (or Identical) </w:t>
      </w:r>
      <w:r w:rsidRPr="00A37910">
        <w:rPr>
          <w:rFonts w:asciiTheme="minorHAnsi" w:hAnsiTheme="minorHAnsi" w:cstheme="minorHAnsi"/>
          <w:sz w:val="18"/>
          <w:szCs w:val="18"/>
        </w:rPr>
        <w:t xml:space="preserve">Water Heaters in system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1F48CB14" w14:textId="6497F4F8"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Fuel Type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 xml:space="preserve">. The different kinds of fuel types are </w:t>
      </w:r>
      <w:r w:rsidR="0087483C" w:rsidRPr="00A37910">
        <w:rPr>
          <w:rFonts w:asciiTheme="minorHAnsi" w:hAnsiTheme="minorHAnsi" w:cstheme="minorHAnsi"/>
          <w:sz w:val="18"/>
          <w:szCs w:val="18"/>
        </w:rPr>
        <w:t xml:space="preserve">heat pump, electric resistance, </w:t>
      </w:r>
      <w:r w:rsidRPr="00A37910">
        <w:rPr>
          <w:rFonts w:asciiTheme="minorHAnsi" w:hAnsiTheme="minorHAnsi" w:cstheme="minorHAnsi"/>
          <w:sz w:val="18"/>
          <w:szCs w:val="18"/>
        </w:rPr>
        <w:t xml:space="preserve">natural gas, </w:t>
      </w:r>
      <w:r w:rsidR="0087483C" w:rsidRPr="00A37910">
        <w:rPr>
          <w:rFonts w:asciiTheme="minorHAnsi" w:hAnsiTheme="minorHAnsi" w:cstheme="minorHAnsi"/>
          <w:sz w:val="18"/>
          <w:szCs w:val="18"/>
        </w:rPr>
        <w:t xml:space="preserve">and </w:t>
      </w:r>
      <w:r w:rsidRPr="00A37910">
        <w:rPr>
          <w:rFonts w:asciiTheme="minorHAnsi" w:hAnsiTheme="minorHAnsi" w:cstheme="minorHAnsi"/>
          <w:sz w:val="18"/>
          <w:szCs w:val="18"/>
        </w:rPr>
        <w:t>propane.</w:t>
      </w:r>
    </w:p>
    <w:p w14:paraId="46A38320" w14:textId="354B1665"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Rated Input Type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 For natural gas</w:t>
      </w:r>
      <w:r w:rsidR="0087483C" w:rsidRPr="00A37910">
        <w:rPr>
          <w:rFonts w:asciiTheme="minorHAnsi" w:hAnsiTheme="minorHAnsi" w:cstheme="minorHAnsi"/>
          <w:sz w:val="18"/>
          <w:szCs w:val="18"/>
        </w:rPr>
        <w:t xml:space="preserve"> and</w:t>
      </w:r>
      <w:r w:rsidRPr="00A37910">
        <w:rPr>
          <w:rFonts w:asciiTheme="minorHAnsi" w:hAnsiTheme="minorHAnsi" w:cstheme="minorHAnsi"/>
          <w:sz w:val="18"/>
          <w:szCs w:val="18"/>
        </w:rPr>
        <w:t xml:space="preserve"> propane</w:t>
      </w:r>
      <w:r w:rsidR="0087483C" w:rsidRPr="00A37910">
        <w:rPr>
          <w:rFonts w:asciiTheme="minorHAnsi" w:hAnsiTheme="minorHAnsi" w:cstheme="minorHAnsi"/>
          <w:sz w:val="18"/>
          <w:szCs w:val="18"/>
        </w:rPr>
        <w:t>,</w:t>
      </w:r>
      <w:r w:rsidRPr="00A37910">
        <w:rPr>
          <w:rFonts w:asciiTheme="minorHAnsi" w:hAnsiTheme="minorHAnsi" w:cstheme="minorHAnsi"/>
          <w:sz w:val="18"/>
          <w:szCs w:val="18"/>
        </w:rPr>
        <w:t xml:space="preserve"> the input type is Btu/hr. For </w:t>
      </w:r>
      <w:r w:rsidR="0087483C" w:rsidRPr="00A37910">
        <w:rPr>
          <w:rFonts w:asciiTheme="minorHAnsi" w:hAnsiTheme="minorHAnsi" w:cstheme="minorHAnsi"/>
          <w:sz w:val="18"/>
          <w:szCs w:val="18"/>
        </w:rPr>
        <w:t xml:space="preserve">heat pump and </w:t>
      </w:r>
      <w:r w:rsidRPr="00A37910">
        <w:rPr>
          <w:rFonts w:asciiTheme="minorHAnsi" w:hAnsiTheme="minorHAnsi" w:cstheme="minorHAnsi"/>
          <w:sz w:val="18"/>
          <w:szCs w:val="18"/>
        </w:rPr>
        <w:t>electric</w:t>
      </w:r>
      <w:r w:rsidR="0087483C" w:rsidRPr="00A37910">
        <w:rPr>
          <w:rFonts w:asciiTheme="minorHAnsi" w:hAnsiTheme="minorHAnsi" w:cstheme="minorHAnsi"/>
          <w:sz w:val="18"/>
          <w:szCs w:val="18"/>
        </w:rPr>
        <w:t xml:space="preserve"> resistance,</w:t>
      </w:r>
      <w:r w:rsidRPr="00A37910">
        <w:rPr>
          <w:rFonts w:asciiTheme="minorHAnsi" w:hAnsiTheme="minorHAnsi" w:cstheme="minorHAnsi"/>
          <w:sz w:val="18"/>
          <w:szCs w:val="18"/>
        </w:rPr>
        <w:t xml:space="preserve"> the input type is kW.</w:t>
      </w:r>
    </w:p>
    <w:p w14:paraId="09EA39B2" w14:textId="683D8E65"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Rated Input Value – User input. Numerical value of the rated input. Must be equal to or less than value indicated on the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27595D51" w14:textId="541CF647" w:rsidR="006E1E98" w:rsidRPr="00A37910" w:rsidRDefault="006E1E98"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Central DHW System Distribution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79B417AF" w14:textId="321DFC51" w:rsidR="00720D79" w:rsidRPr="00A37910" w:rsidRDefault="00720D79"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Dwelling Unit DHW System Distribution Type - Reference information from </w:t>
      </w:r>
      <w:r w:rsidR="0087483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38E7CB77" w14:textId="57D032DC" w:rsidR="00770BE1" w:rsidRPr="00A37910" w:rsidRDefault="00770BE1"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Compact Distribution - Reference information from </w:t>
      </w:r>
      <w:r w:rsidR="0036442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0CFD935B" w14:textId="220CBCFB" w:rsidR="00720D79" w:rsidRPr="00A37910" w:rsidRDefault="007B0D5E" w:rsidP="00A37910">
      <w:pPr>
        <w:pStyle w:val="ListParagraph"/>
        <w:keepNext/>
        <w:numPr>
          <w:ilvl w:val="0"/>
          <w:numId w:val="26"/>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Drain Water Heat Recovery - Reference information from </w:t>
      </w:r>
      <w:r w:rsidR="0036442C" w:rsidRPr="00A37910">
        <w:rPr>
          <w:rFonts w:asciiTheme="minorHAnsi" w:hAnsiTheme="minorHAnsi" w:cstheme="minorHAnsi"/>
          <w:sz w:val="18"/>
          <w:szCs w:val="18"/>
        </w:rPr>
        <w:t>Table A</w:t>
      </w:r>
      <w:r w:rsidRPr="00A37910">
        <w:rPr>
          <w:rFonts w:asciiTheme="minorHAnsi" w:hAnsiTheme="minorHAnsi" w:cstheme="minorHAnsi"/>
          <w:sz w:val="18"/>
          <w:szCs w:val="18"/>
        </w:rPr>
        <w:t>.</w:t>
      </w:r>
    </w:p>
    <w:p w14:paraId="783871E2" w14:textId="6649C32D" w:rsidR="00B416AE" w:rsidRDefault="00B416AE" w:rsidP="007B0D5E">
      <w:pPr>
        <w:keepNext/>
        <w:spacing w:after="0" w:line="240" w:lineRule="auto"/>
        <w:ind w:firstLine="270"/>
        <w:rPr>
          <w:rFonts w:asciiTheme="minorHAnsi" w:hAnsiTheme="minorHAnsi" w:cstheme="minorHAnsi"/>
          <w:sz w:val="18"/>
          <w:szCs w:val="18"/>
        </w:rPr>
      </w:pPr>
    </w:p>
    <w:p w14:paraId="67E94137" w14:textId="07777E2E" w:rsidR="00B416AE" w:rsidRPr="005828AE" w:rsidRDefault="00A2703C" w:rsidP="00B416AE">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B416AE" w:rsidRPr="005828AE">
        <w:rPr>
          <w:rFonts w:asciiTheme="minorHAnsi" w:hAnsiTheme="minorHAnsi" w:cstheme="minorHAnsi"/>
          <w:b/>
          <w:sz w:val="18"/>
          <w:szCs w:val="18"/>
        </w:rPr>
        <w:t xml:space="preserve">. Installed </w:t>
      </w:r>
      <w:r w:rsidR="004C5832" w:rsidRPr="00C1150F">
        <w:rPr>
          <w:rFonts w:cstheme="minorHAnsi"/>
          <w:b/>
          <w:sz w:val="20"/>
          <w:szCs w:val="20"/>
        </w:rPr>
        <w:t xml:space="preserve">HERS Verified </w:t>
      </w:r>
      <w:r w:rsidR="00B416AE" w:rsidRPr="005828AE">
        <w:rPr>
          <w:rFonts w:asciiTheme="minorHAnsi" w:hAnsiTheme="minorHAnsi" w:cstheme="minorHAnsi"/>
          <w:b/>
          <w:sz w:val="18"/>
          <w:szCs w:val="18"/>
        </w:rPr>
        <w:t xml:space="preserve">Dwelling Unit </w:t>
      </w:r>
      <w:r w:rsidR="00B416AE" w:rsidRPr="006B6989">
        <w:rPr>
          <w:rFonts w:asciiTheme="minorHAnsi" w:hAnsiTheme="minorHAnsi" w:cstheme="minorHAnsi"/>
          <w:b/>
          <w:sz w:val="18"/>
          <w:szCs w:val="18"/>
        </w:rPr>
        <w:t xml:space="preserve">HPWH System </w:t>
      </w:r>
      <w:r w:rsidR="00B416AE" w:rsidRPr="005828AE">
        <w:rPr>
          <w:rFonts w:asciiTheme="minorHAnsi" w:hAnsiTheme="minorHAnsi" w:cstheme="minorHAnsi"/>
          <w:b/>
          <w:sz w:val="18"/>
          <w:szCs w:val="18"/>
        </w:rPr>
        <w:t>Information</w:t>
      </w:r>
    </w:p>
    <w:p w14:paraId="7A77C680" w14:textId="56207C5F" w:rsidR="00B416AE" w:rsidRPr="005828AE" w:rsidRDefault="00B416AE" w:rsidP="00B416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Pr>
          <w:rFonts w:asciiTheme="minorHAnsi" w:hAnsiTheme="minorHAnsi" w:cstheme="minorHAnsi"/>
          <w:sz w:val="18"/>
          <w:szCs w:val="18"/>
        </w:rPr>
        <w:t>installed water heater</w:t>
      </w:r>
      <w:r w:rsidRPr="005828AE">
        <w:rPr>
          <w:rFonts w:asciiTheme="minorHAnsi" w:hAnsiTheme="minorHAnsi" w:cstheme="minorHAnsi"/>
          <w:sz w:val="18"/>
          <w:szCs w:val="18"/>
        </w:rPr>
        <w:t xml:space="preserve">.  </w:t>
      </w:r>
    </w:p>
    <w:p w14:paraId="60070F70" w14:textId="5890EC93"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A37910">
        <w:rPr>
          <w:rFonts w:asciiTheme="minorHAnsi" w:hAnsiTheme="minorHAnsi" w:cstheme="minorHAnsi"/>
          <w:sz w:val="18"/>
          <w:szCs w:val="18"/>
        </w:rPr>
        <w:t>Dwelling Unit Name</w:t>
      </w:r>
      <w:r w:rsidRPr="00A37910" w:rsidDel="00D501FF">
        <w:rPr>
          <w:rFonts w:asciiTheme="minorHAnsi" w:hAnsiTheme="minorHAnsi" w:cstheme="minorHAnsi"/>
          <w:sz w:val="18"/>
          <w:szCs w:val="18"/>
        </w:rPr>
        <w:t xml:space="preserve"> </w:t>
      </w:r>
      <w:r w:rsidRPr="00A37910">
        <w:rPr>
          <w:rFonts w:asciiTheme="minorHAnsi" w:hAnsiTheme="minorHAnsi" w:cstheme="minorHAnsi"/>
          <w:sz w:val="18"/>
          <w:szCs w:val="18"/>
        </w:rPr>
        <w:t xml:space="preserve">– Reference information from Table </w:t>
      </w:r>
      <w:r w:rsidR="003C191E" w:rsidRPr="00A37910">
        <w:rPr>
          <w:rFonts w:asciiTheme="minorHAnsi" w:hAnsiTheme="minorHAnsi" w:cstheme="minorHAnsi"/>
          <w:sz w:val="18"/>
          <w:szCs w:val="18"/>
        </w:rPr>
        <w:t>A2</w:t>
      </w:r>
      <w:r w:rsidRPr="00A37910">
        <w:rPr>
          <w:rFonts w:asciiTheme="minorHAnsi" w:hAnsiTheme="minorHAnsi" w:cstheme="minorHAnsi"/>
          <w:sz w:val="18"/>
          <w:szCs w:val="18"/>
        </w:rPr>
        <w:t>.</w:t>
      </w:r>
    </w:p>
    <w:p w14:paraId="09E82E1B" w14:textId="476E25B4"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Water Heating System ID or Name – Reference information from Table </w:t>
      </w:r>
      <w:r w:rsidR="003C47B8" w:rsidRPr="00A37910">
        <w:rPr>
          <w:rFonts w:asciiTheme="minorHAnsi" w:hAnsiTheme="minorHAnsi" w:cstheme="minorHAnsi"/>
          <w:sz w:val="18"/>
          <w:szCs w:val="18"/>
        </w:rPr>
        <w:t>A2</w:t>
      </w:r>
      <w:r w:rsidRPr="00A37910">
        <w:rPr>
          <w:rFonts w:asciiTheme="minorHAnsi" w:hAnsiTheme="minorHAnsi" w:cstheme="minorHAnsi"/>
          <w:sz w:val="18"/>
          <w:szCs w:val="18"/>
        </w:rPr>
        <w:t xml:space="preserve">. </w:t>
      </w:r>
    </w:p>
    <w:p w14:paraId="2B3D834C" w14:textId="53BA4024"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Modeled Equipment Make and Model</w:t>
      </w:r>
      <w:r w:rsidRPr="00A37910" w:rsidDel="00C13027">
        <w:rPr>
          <w:rFonts w:asciiTheme="minorHAnsi" w:hAnsiTheme="minorHAnsi" w:cstheme="minorHAnsi"/>
          <w:sz w:val="18"/>
          <w:szCs w:val="18"/>
        </w:rPr>
        <w:t xml:space="preserve"> </w:t>
      </w:r>
      <w:r w:rsidRPr="00A37910">
        <w:rPr>
          <w:rFonts w:asciiTheme="minorHAnsi" w:hAnsiTheme="minorHAnsi" w:cstheme="minorHAnsi"/>
          <w:sz w:val="18"/>
          <w:szCs w:val="18"/>
        </w:rPr>
        <w:t xml:space="preserve">– User input must be equal to the value indicated on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 xml:space="preserve"> as default and allow user to override with an equivalent system based on the simulated equipment in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w:t>
      </w:r>
    </w:p>
    <w:p w14:paraId="71E2CB01" w14:textId="08852E1B"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of Like (or Identical) Water Heaters in System</w:t>
      </w:r>
      <w:r w:rsidRPr="00A37910" w:rsidDel="00A60072">
        <w:rPr>
          <w:rFonts w:asciiTheme="minorHAnsi" w:hAnsiTheme="minorHAnsi" w:cstheme="minorHAnsi"/>
          <w:sz w:val="18"/>
          <w:szCs w:val="18"/>
        </w:rPr>
        <w:t xml:space="preserve"> </w:t>
      </w:r>
      <w:r w:rsidRPr="00A37910">
        <w:rPr>
          <w:rFonts w:asciiTheme="minorHAnsi" w:hAnsiTheme="minorHAnsi" w:cstheme="minorHAnsi"/>
          <w:sz w:val="18"/>
          <w:szCs w:val="18"/>
        </w:rPr>
        <w:t xml:space="preserve">– </w:t>
      </w:r>
      <w:bookmarkStart w:id="2" w:name="_Hlk89011300"/>
      <w:r w:rsidRPr="00A37910">
        <w:rPr>
          <w:rFonts w:asciiTheme="minorHAnsi" w:hAnsiTheme="minorHAnsi" w:cstheme="minorHAnsi"/>
          <w:sz w:val="18"/>
          <w:szCs w:val="18"/>
        </w:rPr>
        <w:t xml:space="preserve">Reference information from Table </w:t>
      </w:r>
      <w:bookmarkEnd w:id="2"/>
      <w:r w:rsidR="00603297" w:rsidRPr="00A37910">
        <w:rPr>
          <w:rFonts w:asciiTheme="minorHAnsi" w:hAnsiTheme="minorHAnsi" w:cstheme="minorHAnsi"/>
          <w:sz w:val="18"/>
          <w:szCs w:val="18"/>
        </w:rPr>
        <w:t>A2</w:t>
      </w:r>
      <w:r w:rsidRPr="00A37910">
        <w:rPr>
          <w:rFonts w:asciiTheme="minorHAnsi" w:hAnsiTheme="minorHAnsi" w:cstheme="minorHAnsi"/>
          <w:sz w:val="18"/>
          <w:szCs w:val="18"/>
        </w:rPr>
        <w:t xml:space="preserve">.  </w:t>
      </w:r>
    </w:p>
    <w:p w14:paraId="2492E1BF" w14:textId="612E9A53"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Tank Location – User input. Must be equal to value indicated in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 xml:space="preserve">. </w:t>
      </w:r>
    </w:p>
    <w:p w14:paraId="31EB23F2" w14:textId="78EA28DB"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Exterior Tank Insulation R-value – User input. Must be equal to or higher than value indicated in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 xml:space="preserve">. </w:t>
      </w:r>
    </w:p>
    <w:p w14:paraId="24CEC04D" w14:textId="206852E5"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Dwelling Unit DHW System Distribution Type</w:t>
      </w:r>
      <w:r w:rsidRPr="00A37910" w:rsidDel="00C71BA9">
        <w:rPr>
          <w:rFonts w:asciiTheme="minorHAnsi" w:hAnsiTheme="minorHAnsi" w:cstheme="minorHAnsi"/>
          <w:sz w:val="18"/>
          <w:szCs w:val="18"/>
        </w:rPr>
        <w:t xml:space="preserve"> </w:t>
      </w:r>
      <w:r w:rsidRPr="00A37910">
        <w:rPr>
          <w:rFonts w:asciiTheme="minorHAnsi" w:hAnsiTheme="minorHAnsi" w:cstheme="minorHAnsi"/>
          <w:sz w:val="18"/>
          <w:szCs w:val="18"/>
        </w:rPr>
        <w:t xml:space="preserve">– Reference information from Table </w:t>
      </w:r>
      <w:r w:rsidR="00603297" w:rsidRPr="00A37910">
        <w:rPr>
          <w:rFonts w:asciiTheme="minorHAnsi" w:hAnsiTheme="minorHAnsi" w:cstheme="minorHAnsi"/>
          <w:sz w:val="18"/>
          <w:szCs w:val="18"/>
        </w:rPr>
        <w:t>A2</w:t>
      </w:r>
      <w:r w:rsidRPr="00A37910">
        <w:rPr>
          <w:rFonts w:asciiTheme="minorHAnsi" w:hAnsiTheme="minorHAnsi" w:cstheme="minorHAnsi"/>
          <w:sz w:val="18"/>
          <w:szCs w:val="18"/>
        </w:rPr>
        <w:t>.</w:t>
      </w:r>
    </w:p>
    <w:p w14:paraId="2AB40518" w14:textId="74321EBF" w:rsidR="00B416AE" w:rsidRPr="00A37910" w:rsidRDefault="00B416AE" w:rsidP="00A37910">
      <w:pPr>
        <w:pStyle w:val="ListParagraph"/>
        <w:numPr>
          <w:ilvl w:val="0"/>
          <w:numId w:val="27"/>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Compact</w:t>
      </w:r>
      <w:r w:rsidRPr="00A37910">
        <w:rPr>
          <w:rFonts w:cstheme="minorHAnsi"/>
          <w:sz w:val="18"/>
          <w:szCs w:val="20"/>
        </w:rPr>
        <w:t xml:space="preserve"> Distribution — Reference information from Table </w:t>
      </w:r>
      <w:r w:rsidR="00603297" w:rsidRPr="00A37910">
        <w:rPr>
          <w:rFonts w:cstheme="minorHAnsi"/>
          <w:sz w:val="18"/>
          <w:szCs w:val="20"/>
        </w:rPr>
        <w:t>A2</w:t>
      </w:r>
      <w:r w:rsidRPr="00A37910">
        <w:rPr>
          <w:rFonts w:cstheme="minorHAnsi"/>
          <w:sz w:val="18"/>
          <w:szCs w:val="20"/>
        </w:rPr>
        <w:t>.</w:t>
      </w:r>
    </w:p>
    <w:p w14:paraId="36D187C4" w14:textId="77777777" w:rsidR="00B416AE" w:rsidRPr="00236F4B" w:rsidRDefault="00B416AE" w:rsidP="007B0D5E">
      <w:pPr>
        <w:keepNext/>
        <w:spacing w:after="0" w:line="240" w:lineRule="auto"/>
        <w:ind w:firstLine="270"/>
        <w:rPr>
          <w:rFonts w:asciiTheme="minorHAnsi" w:hAnsiTheme="minorHAnsi" w:cstheme="minorHAnsi"/>
          <w:sz w:val="18"/>
          <w:szCs w:val="18"/>
        </w:rPr>
      </w:pPr>
    </w:p>
    <w:p w14:paraId="735B7CAB" w14:textId="77777777" w:rsidR="007B0D5E" w:rsidRPr="00236F4B" w:rsidRDefault="007B0D5E" w:rsidP="00720D79">
      <w:pPr>
        <w:keepNext/>
        <w:spacing w:after="0" w:line="240" w:lineRule="auto"/>
        <w:rPr>
          <w:rFonts w:asciiTheme="minorHAnsi" w:hAnsiTheme="minorHAnsi" w:cstheme="minorHAnsi"/>
          <w:sz w:val="18"/>
          <w:szCs w:val="18"/>
        </w:rPr>
      </w:pPr>
    </w:p>
    <w:p w14:paraId="770ACA6B" w14:textId="5F821965" w:rsidR="00720D79" w:rsidRPr="00236F4B" w:rsidRDefault="006E1E98" w:rsidP="00720D79">
      <w:pPr>
        <w:keepNext/>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C</w:t>
      </w:r>
      <w:r w:rsidR="00720D79" w:rsidRPr="00236F4B">
        <w:rPr>
          <w:rFonts w:asciiTheme="minorHAnsi" w:hAnsiTheme="minorHAnsi" w:cstheme="minorHAnsi"/>
          <w:b/>
          <w:sz w:val="18"/>
          <w:szCs w:val="18"/>
        </w:rPr>
        <w:t xml:space="preserve">. Design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74046C32" w14:textId="09815668" w:rsidR="00720D79" w:rsidRPr="00236F4B" w:rsidRDefault="00720D79"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features that were specified on the registered </w:t>
      </w:r>
      <w:r w:rsidR="00C96D7C">
        <w:rPr>
          <w:rFonts w:asciiTheme="minorHAnsi" w:hAnsiTheme="minorHAnsi" w:cstheme="minorHAnsi"/>
          <w:sz w:val="18"/>
          <w:szCs w:val="18"/>
        </w:rPr>
        <w:t>LMCC</w:t>
      </w:r>
      <w:r w:rsidRPr="00236F4B">
        <w:rPr>
          <w:rFonts w:asciiTheme="minorHAnsi" w:hAnsiTheme="minorHAnsi" w:cstheme="minorHAnsi"/>
          <w:sz w:val="18"/>
          <w:szCs w:val="18"/>
        </w:rPr>
        <w:t xml:space="preserve"> compliance document for this project. </w:t>
      </w:r>
      <w:r w:rsidR="00E04539">
        <w:rPr>
          <w:rFonts w:asciiTheme="minorHAnsi" w:hAnsiTheme="minorHAnsi" w:cstheme="minorHAnsi"/>
          <w:sz w:val="18"/>
          <w:szCs w:val="18"/>
        </w:rPr>
        <w:t>This section is f</w:t>
      </w:r>
      <w:r w:rsidRPr="00236F4B">
        <w:rPr>
          <w:rFonts w:asciiTheme="minorHAnsi" w:hAnsiTheme="minorHAnsi" w:cstheme="minorHAnsi"/>
          <w:sz w:val="18"/>
          <w:szCs w:val="18"/>
        </w:rPr>
        <w:t>or information</w:t>
      </w:r>
      <w:r w:rsidR="00E04539">
        <w:rPr>
          <w:rFonts w:asciiTheme="minorHAnsi" w:hAnsiTheme="minorHAnsi" w:cstheme="minorHAnsi"/>
          <w:sz w:val="18"/>
          <w:szCs w:val="18"/>
        </w:rPr>
        <w:t>/verification purposes</w:t>
      </w:r>
      <w:r w:rsidRPr="00236F4B">
        <w:rPr>
          <w:rFonts w:asciiTheme="minorHAnsi" w:hAnsiTheme="minorHAnsi" w:cstheme="minorHAnsi"/>
          <w:sz w:val="18"/>
          <w:szCs w:val="18"/>
        </w:rPr>
        <w:t xml:space="preserve"> only and requires no user input.</w:t>
      </w:r>
    </w:p>
    <w:p w14:paraId="68B7A7C8" w14:textId="77777777" w:rsidR="00720D79" w:rsidRPr="00236F4B" w:rsidRDefault="00720D79" w:rsidP="00720D79">
      <w:pPr>
        <w:keepNext/>
        <w:spacing w:after="0" w:line="240" w:lineRule="auto"/>
        <w:rPr>
          <w:rFonts w:asciiTheme="minorHAnsi" w:hAnsiTheme="minorHAnsi" w:cstheme="minorHAnsi"/>
          <w:b/>
          <w:sz w:val="18"/>
          <w:szCs w:val="18"/>
        </w:rPr>
      </w:pPr>
    </w:p>
    <w:p w14:paraId="68AC99F7" w14:textId="54DCF1DC" w:rsidR="00720D79" w:rsidRPr="00236F4B" w:rsidRDefault="006E1E98" w:rsidP="00720D79">
      <w:pPr>
        <w:keepNext/>
        <w:spacing w:after="0" w:line="240" w:lineRule="auto"/>
        <w:rPr>
          <w:rFonts w:asciiTheme="minorHAnsi" w:hAnsiTheme="minorHAnsi" w:cstheme="minorHAnsi"/>
          <w:sz w:val="18"/>
          <w:szCs w:val="18"/>
        </w:rPr>
      </w:pPr>
      <w:r w:rsidRPr="00236F4B">
        <w:rPr>
          <w:rFonts w:asciiTheme="minorHAnsi" w:hAnsiTheme="minorHAnsi" w:cstheme="minorHAnsi"/>
          <w:b/>
          <w:sz w:val="18"/>
          <w:szCs w:val="18"/>
        </w:rPr>
        <w:t>D</w:t>
      </w:r>
      <w:r w:rsidR="00720D79" w:rsidRPr="00236F4B">
        <w:rPr>
          <w:rFonts w:asciiTheme="minorHAnsi" w:hAnsiTheme="minorHAnsi" w:cstheme="minorHAnsi"/>
          <w:b/>
          <w:sz w:val="18"/>
          <w:szCs w:val="18"/>
        </w:rPr>
        <w:t xml:space="preserve">. Installed </w:t>
      </w:r>
      <w:r w:rsidR="00B47F33">
        <w:rPr>
          <w:rFonts w:asciiTheme="minorHAnsi" w:hAnsiTheme="minorHAnsi" w:cstheme="minorHAnsi"/>
          <w:b/>
          <w:sz w:val="20"/>
          <w:szCs w:val="20"/>
        </w:rPr>
        <w:t xml:space="preserve">HERS Verified </w:t>
      </w:r>
      <w:r w:rsidR="00720D79" w:rsidRPr="00236F4B">
        <w:rPr>
          <w:rFonts w:asciiTheme="minorHAnsi" w:hAnsiTheme="minorHAnsi" w:cstheme="minorHAnsi"/>
          <w:b/>
          <w:sz w:val="18"/>
          <w:szCs w:val="18"/>
        </w:rPr>
        <w:t>Dwelling Unit Water Heating Efficiency Information</w:t>
      </w:r>
    </w:p>
    <w:p w14:paraId="409B91AA" w14:textId="3E493CAB" w:rsidR="00720D79" w:rsidRPr="00236F4B" w:rsidRDefault="00720D79" w:rsidP="00720D79">
      <w:pPr>
        <w:keepNext/>
        <w:spacing w:after="0" w:line="240" w:lineRule="auto"/>
        <w:rPr>
          <w:rFonts w:asciiTheme="minorHAnsi" w:hAnsiTheme="minorHAnsi" w:cstheme="minorHAnsi"/>
          <w:sz w:val="18"/>
          <w:szCs w:val="18"/>
        </w:rPr>
      </w:pPr>
      <w:r w:rsidRPr="00236F4B">
        <w:rPr>
          <w:rFonts w:asciiTheme="minorHAnsi" w:hAnsiTheme="minorHAnsi" w:cstheme="minorHAnsi"/>
          <w:sz w:val="18"/>
          <w:szCs w:val="18"/>
        </w:rPr>
        <w:t xml:space="preserve">This table reports the water heating system information that is being installed. Require one line for each </w:t>
      </w:r>
      <w:r w:rsidR="00EC0CA0">
        <w:rPr>
          <w:rFonts w:asciiTheme="minorHAnsi" w:hAnsiTheme="minorHAnsi" w:cstheme="minorHAnsi"/>
          <w:sz w:val="18"/>
          <w:szCs w:val="18"/>
        </w:rPr>
        <w:t>installed water heater</w:t>
      </w:r>
      <w:r w:rsidRPr="00236F4B">
        <w:rPr>
          <w:rFonts w:asciiTheme="minorHAnsi" w:hAnsiTheme="minorHAnsi" w:cstheme="minorHAnsi"/>
          <w:sz w:val="18"/>
          <w:szCs w:val="18"/>
        </w:rPr>
        <w:t>.</w:t>
      </w:r>
    </w:p>
    <w:p w14:paraId="2B30070B" w14:textId="5E158D54" w:rsidR="00720D79" w:rsidRPr="00A37910" w:rsidRDefault="00720D79" w:rsidP="00A37910">
      <w:pPr>
        <w:pStyle w:val="ListParagraph"/>
        <w:numPr>
          <w:ilvl w:val="0"/>
          <w:numId w:val="28"/>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A37910">
        <w:rPr>
          <w:rFonts w:asciiTheme="minorHAnsi" w:hAnsiTheme="minorHAnsi" w:cstheme="minorHAnsi"/>
          <w:sz w:val="18"/>
          <w:szCs w:val="18"/>
        </w:rPr>
        <w:t xml:space="preserve">Water Heating System ID or Name – Reference information from </w:t>
      </w:r>
      <w:r w:rsidR="0036442C" w:rsidRPr="00A37910">
        <w:rPr>
          <w:rFonts w:asciiTheme="minorHAnsi" w:hAnsiTheme="minorHAnsi" w:cstheme="minorHAnsi"/>
          <w:sz w:val="18"/>
          <w:szCs w:val="18"/>
        </w:rPr>
        <w:t>Table A.</w:t>
      </w:r>
    </w:p>
    <w:p w14:paraId="6C8AF421" w14:textId="03C294BC" w:rsidR="00720D79" w:rsidRPr="00A37910" w:rsidRDefault="00720D79"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Heating Efficiency Type – Reference information from </w:t>
      </w:r>
      <w:r w:rsidR="0036442C" w:rsidRPr="00A37910">
        <w:rPr>
          <w:rFonts w:asciiTheme="minorHAnsi" w:hAnsiTheme="minorHAnsi" w:cstheme="minorHAnsi"/>
          <w:sz w:val="18"/>
          <w:szCs w:val="18"/>
        </w:rPr>
        <w:t>Table C</w:t>
      </w:r>
      <w:r w:rsidRPr="00A37910">
        <w:rPr>
          <w:rFonts w:asciiTheme="minorHAnsi" w:hAnsiTheme="minorHAnsi" w:cstheme="minorHAnsi"/>
          <w:sz w:val="18"/>
          <w:szCs w:val="18"/>
        </w:rPr>
        <w:t>. Different efficiency types are Energy Factor, AFUE, UEF and Thermal Efficiency.</w:t>
      </w:r>
    </w:p>
    <w:p w14:paraId="29C48C9A" w14:textId="4A7C8EF0" w:rsidR="00720D79" w:rsidRPr="00A37910" w:rsidRDefault="00720D79" w:rsidP="00A37910">
      <w:pPr>
        <w:pStyle w:val="ListParagraph"/>
        <w:keepNext/>
        <w:numPr>
          <w:ilvl w:val="0"/>
          <w:numId w:val="28"/>
        </w:numPr>
        <w:spacing w:after="0" w:line="240" w:lineRule="auto"/>
        <w:rPr>
          <w:rFonts w:asciiTheme="minorHAnsi" w:hAnsiTheme="minorHAnsi" w:cstheme="minorHAnsi"/>
          <w:b/>
          <w:sz w:val="18"/>
          <w:szCs w:val="18"/>
        </w:rPr>
      </w:pPr>
      <w:r w:rsidRPr="00A37910">
        <w:rPr>
          <w:rFonts w:asciiTheme="minorHAnsi" w:hAnsiTheme="minorHAnsi" w:cstheme="minorHAnsi"/>
          <w:sz w:val="18"/>
          <w:szCs w:val="18"/>
        </w:rPr>
        <w:t xml:space="preserve">Heating Efficiency Value – User input </w:t>
      </w:r>
      <w:r w:rsidR="0036442C" w:rsidRPr="00A37910">
        <w:rPr>
          <w:rFonts w:asciiTheme="minorHAnsi" w:hAnsiTheme="minorHAnsi" w:cstheme="minorHAnsi"/>
          <w:sz w:val="18"/>
          <w:szCs w:val="18"/>
        </w:rPr>
        <w:t>m</w:t>
      </w:r>
      <w:r w:rsidRPr="00A37910">
        <w:rPr>
          <w:rFonts w:asciiTheme="minorHAnsi" w:hAnsiTheme="minorHAnsi" w:cstheme="minorHAnsi"/>
          <w:sz w:val="18"/>
          <w:szCs w:val="18"/>
        </w:rPr>
        <w:t xml:space="preserve">ust be equal to or higher efficiency than value indicated on the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7452B819" w14:textId="23842111" w:rsidR="00720D79" w:rsidRPr="00A37910" w:rsidRDefault="00720D79"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Standby Loss – User input. Must be equal to or less than value indicated</w:t>
      </w:r>
      <w:r w:rsidR="00E04539" w:rsidRPr="00A37910">
        <w:rPr>
          <w:rFonts w:asciiTheme="minorHAnsi" w:hAnsiTheme="minorHAnsi" w:cstheme="minorHAnsi"/>
          <w:sz w:val="18"/>
          <w:szCs w:val="18"/>
        </w:rPr>
        <w:t xml:space="preserve"> in </w:t>
      </w:r>
      <w:r w:rsidR="0036442C" w:rsidRPr="00A37910">
        <w:rPr>
          <w:rFonts w:asciiTheme="minorHAnsi" w:hAnsiTheme="minorHAnsi" w:cstheme="minorHAnsi"/>
          <w:sz w:val="18"/>
          <w:szCs w:val="18"/>
        </w:rPr>
        <w:t>Table</w:t>
      </w:r>
      <w:r w:rsidR="00E04539" w:rsidRPr="00A37910">
        <w:rPr>
          <w:rFonts w:asciiTheme="minorHAnsi" w:hAnsiTheme="minorHAnsi" w:cstheme="minorHAnsi"/>
          <w:sz w:val="18"/>
          <w:szCs w:val="18"/>
        </w:rPr>
        <w:t xml:space="preserve"> C</w:t>
      </w:r>
      <w:r w:rsidRPr="00A37910">
        <w:rPr>
          <w:rFonts w:asciiTheme="minorHAnsi" w:hAnsiTheme="minorHAnsi" w:cstheme="minorHAnsi"/>
          <w:sz w:val="18"/>
          <w:szCs w:val="18"/>
        </w:rPr>
        <w:t xml:space="preserve">. Value may be N/A if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 xml:space="preserve"> value is N/A.  </w:t>
      </w:r>
    </w:p>
    <w:p w14:paraId="246D9437" w14:textId="60BB80AA" w:rsidR="00720D79" w:rsidRPr="00A37910" w:rsidRDefault="00720D79"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05 Exterior Insulation R-Value – User input. Must be equal to or higher than value indicated </w:t>
      </w:r>
      <w:r w:rsidR="00E04539" w:rsidRPr="00A37910">
        <w:rPr>
          <w:rFonts w:asciiTheme="minorHAnsi" w:hAnsiTheme="minorHAnsi" w:cstheme="minorHAnsi"/>
          <w:sz w:val="18"/>
          <w:szCs w:val="18"/>
        </w:rPr>
        <w:t xml:space="preserve">in </w:t>
      </w:r>
      <w:r w:rsidR="0036442C" w:rsidRPr="00A37910">
        <w:rPr>
          <w:rFonts w:asciiTheme="minorHAnsi" w:hAnsiTheme="minorHAnsi" w:cstheme="minorHAnsi"/>
          <w:sz w:val="18"/>
          <w:szCs w:val="18"/>
        </w:rPr>
        <w:t>Table</w:t>
      </w:r>
      <w:r w:rsidR="00E04539" w:rsidRPr="00A37910">
        <w:rPr>
          <w:rFonts w:asciiTheme="minorHAnsi" w:hAnsiTheme="minorHAnsi" w:cstheme="minorHAnsi"/>
          <w:sz w:val="18"/>
          <w:szCs w:val="18"/>
        </w:rPr>
        <w:t xml:space="preserve"> C</w:t>
      </w:r>
      <w:r w:rsidRPr="00A37910">
        <w:rPr>
          <w:rFonts w:asciiTheme="minorHAnsi" w:hAnsiTheme="minorHAnsi" w:cstheme="minorHAnsi"/>
          <w:sz w:val="18"/>
          <w:szCs w:val="18"/>
        </w:rPr>
        <w:t xml:space="preserve">. Value may be N/A if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 xml:space="preserve"> value is N/A.  </w:t>
      </w:r>
    </w:p>
    <w:p w14:paraId="0DC54883" w14:textId="3D4C66B8" w:rsidR="006E1E98" w:rsidRPr="00A37910" w:rsidRDefault="006E1E98"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Water Heater Storage Volume (gal) – User input. Value may be N/A if water heater type is instantaneous with zero storage.</w:t>
      </w:r>
    </w:p>
    <w:p w14:paraId="1ADBC2A5" w14:textId="679A4883" w:rsidR="00720D79" w:rsidRPr="00A37910" w:rsidRDefault="00720D79" w:rsidP="00A37910">
      <w:pPr>
        <w:pStyle w:val="ListParagraph"/>
        <w:keepNext/>
        <w:numPr>
          <w:ilvl w:val="0"/>
          <w:numId w:val="28"/>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Tank location – User input. Must be equal to system type indicated </w:t>
      </w:r>
      <w:r w:rsidR="00E04539" w:rsidRPr="00A37910">
        <w:rPr>
          <w:rFonts w:asciiTheme="minorHAnsi" w:hAnsiTheme="minorHAnsi" w:cstheme="minorHAnsi"/>
          <w:sz w:val="18"/>
          <w:szCs w:val="18"/>
        </w:rPr>
        <w:t xml:space="preserve">in </w:t>
      </w:r>
      <w:r w:rsidR="0036442C" w:rsidRPr="00A37910">
        <w:rPr>
          <w:rFonts w:asciiTheme="minorHAnsi" w:hAnsiTheme="minorHAnsi" w:cstheme="minorHAnsi"/>
          <w:sz w:val="18"/>
          <w:szCs w:val="18"/>
        </w:rPr>
        <w:t>Table</w:t>
      </w:r>
      <w:r w:rsidR="00E04539" w:rsidRPr="00A37910">
        <w:rPr>
          <w:rFonts w:asciiTheme="minorHAnsi" w:hAnsiTheme="minorHAnsi" w:cstheme="minorHAnsi"/>
          <w:sz w:val="18"/>
          <w:szCs w:val="18"/>
        </w:rPr>
        <w:t xml:space="preserve"> C</w:t>
      </w:r>
      <w:r w:rsidRPr="00A37910">
        <w:rPr>
          <w:rFonts w:asciiTheme="minorHAnsi" w:hAnsiTheme="minorHAnsi" w:cstheme="minorHAnsi"/>
          <w:sz w:val="18"/>
          <w:szCs w:val="18"/>
        </w:rPr>
        <w:t>.</w:t>
      </w:r>
    </w:p>
    <w:p w14:paraId="7DD59A20" w14:textId="36210525" w:rsidR="00A37910" w:rsidRDefault="00A37910">
      <w:pPr>
        <w:spacing w:after="0" w:line="240" w:lineRule="auto"/>
        <w:rPr>
          <w:rFonts w:asciiTheme="minorHAnsi" w:hAnsiTheme="minorHAnsi" w:cstheme="minorHAnsi"/>
          <w:b/>
          <w:sz w:val="18"/>
          <w:szCs w:val="18"/>
        </w:rPr>
      </w:pPr>
      <w:r>
        <w:rPr>
          <w:rFonts w:asciiTheme="minorHAnsi" w:hAnsiTheme="minorHAnsi" w:cstheme="minorHAnsi"/>
          <w:b/>
          <w:sz w:val="18"/>
          <w:szCs w:val="18"/>
        </w:rPr>
        <w:br w:type="page"/>
      </w:r>
    </w:p>
    <w:p w14:paraId="1D01337F" w14:textId="7D16107E" w:rsidR="00720D79" w:rsidRPr="00236F4B" w:rsidRDefault="006E1E98"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lastRenderedPageBreak/>
        <w:t>E</w:t>
      </w:r>
      <w:r w:rsidR="00720D79" w:rsidRPr="00236F4B">
        <w:rPr>
          <w:rFonts w:asciiTheme="minorHAnsi" w:hAnsiTheme="minorHAnsi" w:cstheme="minorHAnsi"/>
          <w:b/>
          <w:sz w:val="18"/>
          <w:szCs w:val="18"/>
        </w:rPr>
        <w:t>. Installed Water Heater Manufacturer Information</w:t>
      </w:r>
    </w:p>
    <w:p w14:paraId="522152A5" w14:textId="77777777" w:rsidR="00720D79" w:rsidRPr="00236F4B" w:rsidRDefault="00720D79" w:rsidP="00720D79">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This table reports the manufacturer information of the installed water heater(s). Require one line for each installed water heater</w:t>
      </w:r>
    </w:p>
    <w:p w14:paraId="636C7708" w14:textId="4F28CF36" w:rsidR="00720D79" w:rsidRPr="00A37910" w:rsidRDefault="00720D79" w:rsidP="00F03D92">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A37910">
        <w:rPr>
          <w:rFonts w:asciiTheme="minorHAnsi" w:hAnsiTheme="minorHAnsi" w:cstheme="minorHAnsi"/>
          <w:sz w:val="18"/>
          <w:szCs w:val="18"/>
        </w:rPr>
        <w:t xml:space="preserve">Water Heating System ID or Name – 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531F47BF" w14:textId="740AA198" w:rsidR="00720D79" w:rsidRPr="00A37910" w:rsidRDefault="00720D79" w:rsidP="00F03D92">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A37910">
        <w:rPr>
          <w:rFonts w:asciiTheme="minorHAnsi" w:hAnsiTheme="minorHAnsi" w:cstheme="minorHAnsi"/>
          <w:sz w:val="18"/>
          <w:szCs w:val="18"/>
        </w:rPr>
        <w:t>Manufacturer – User input. Enter the name of the water heater manufacturer.</w:t>
      </w:r>
    </w:p>
    <w:p w14:paraId="72103C0E" w14:textId="7318ECFB" w:rsidR="00720D79" w:rsidRPr="00A37910" w:rsidRDefault="00720D79" w:rsidP="00F03D92">
      <w:pPr>
        <w:pStyle w:val="ListParagraph"/>
        <w:numPr>
          <w:ilvl w:val="0"/>
          <w:numId w:val="29"/>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A37910">
        <w:rPr>
          <w:rFonts w:asciiTheme="minorHAnsi" w:hAnsiTheme="minorHAnsi" w:cstheme="minorHAnsi"/>
          <w:sz w:val="18"/>
          <w:szCs w:val="18"/>
        </w:rPr>
        <w:t>Model Number – User input. Enter the model number of the water heater.</w:t>
      </w:r>
    </w:p>
    <w:p w14:paraId="16AA7EF8"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2BB6B5E1" w14:textId="4C3BF84D" w:rsidR="006E4B25" w:rsidRPr="00236F4B" w:rsidRDefault="006E4B25" w:rsidP="006E4B25">
      <w:pPr>
        <w:spacing w:after="0" w:line="240" w:lineRule="auto"/>
        <w:rPr>
          <w:rFonts w:asciiTheme="minorHAnsi" w:hAnsiTheme="minorHAnsi" w:cs="Arial"/>
          <w:b/>
          <w:sz w:val="18"/>
          <w:szCs w:val="18"/>
        </w:rPr>
      </w:pPr>
      <w:r w:rsidRPr="00236F4B">
        <w:rPr>
          <w:rFonts w:asciiTheme="minorHAnsi" w:hAnsiTheme="minorHAnsi" w:cs="Arial"/>
          <w:b/>
          <w:sz w:val="18"/>
          <w:szCs w:val="18"/>
        </w:rPr>
        <w:t>F. Mandatory Measures for all Domestic Hot Water Distribution Systems</w:t>
      </w:r>
    </w:p>
    <w:p w14:paraId="1B6C4505" w14:textId="77777777"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DHW systems. HERS rater must ensure all the requirements in this table are met. </w:t>
      </w:r>
    </w:p>
    <w:p w14:paraId="130AD610"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CB7BE7A" w14:textId="5D27A28D" w:rsidR="006E4B25" w:rsidRPr="00236F4B" w:rsidRDefault="006E4B25" w:rsidP="00A259EF">
      <w:pPr>
        <w:spacing w:after="0" w:line="240" w:lineRule="auto"/>
        <w:rPr>
          <w:rFonts w:asciiTheme="minorHAnsi" w:hAnsiTheme="minorHAnsi" w:cstheme="minorHAnsi"/>
          <w:b/>
          <w:sz w:val="18"/>
          <w:szCs w:val="18"/>
        </w:rPr>
      </w:pPr>
      <w:r w:rsidRPr="00236F4B">
        <w:rPr>
          <w:rFonts w:asciiTheme="minorHAnsi" w:hAnsiTheme="minorHAnsi" w:cstheme="minorHAnsi"/>
          <w:b/>
          <w:sz w:val="18"/>
          <w:szCs w:val="18"/>
        </w:rPr>
        <w:t>G</w:t>
      </w:r>
      <w:r w:rsidR="00720D79" w:rsidRPr="00236F4B">
        <w:rPr>
          <w:rFonts w:asciiTheme="minorHAnsi" w:hAnsiTheme="minorHAnsi" w:cstheme="minorHAnsi"/>
          <w:b/>
          <w:sz w:val="18"/>
          <w:szCs w:val="18"/>
        </w:rPr>
        <w:t xml:space="preserve">. </w:t>
      </w:r>
      <w:r w:rsidR="00935470" w:rsidRPr="00095F6F">
        <w:rPr>
          <w:rFonts w:asciiTheme="minorHAnsi" w:hAnsiTheme="minorHAnsi" w:cstheme="minorHAnsi"/>
          <w:b/>
          <w:sz w:val="18"/>
          <w:szCs w:val="18"/>
        </w:rPr>
        <w:t xml:space="preserve">HERS-Verified Compact Hot Water Distribution </w:t>
      </w:r>
      <w:r w:rsidR="00935470" w:rsidRPr="00236F4B">
        <w:rPr>
          <w:rFonts w:asciiTheme="minorHAnsi" w:hAnsiTheme="minorHAnsi" w:cstheme="minorHAnsi"/>
          <w:b/>
          <w:sz w:val="18"/>
          <w:szCs w:val="18"/>
        </w:rPr>
        <w:t>Expanded Credit</w:t>
      </w:r>
      <w:r w:rsidRPr="00236F4B">
        <w:rPr>
          <w:rFonts w:asciiTheme="minorHAnsi" w:hAnsiTheme="minorHAnsi" w:cstheme="minorHAnsi"/>
          <w:b/>
          <w:sz w:val="18"/>
          <w:szCs w:val="18"/>
        </w:rPr>
        <w:t xml:space="preserve"> and</w:t>
      </w:r>
      <w:r w:rsidR="00C17ADA">
        <w:rPr>
          <w:rFonts w:asciiTheme="minorHAnsi" w:hAnsiTheme="minorHAnsi" w:cstheme="minorHAnsi"/>
          <w:b/>
          <w:sz w:val="18"/>
          <w:szCs w:val="18"/>
        </w:rPr>
        <w:t xml:space="preserve"> </w:t>
      </w:r>
      <w:r w:rsidRPr="00236F4B">
        <w:rPr>
          <w:rFonts w:asciiTheme="minorHAnsi" w:hAnsiTheme="minorHAnsi" w:cstheme="minorHAnsi"/>
          <w:b/>
          <w:sz w:val="18"/>
          <w:szCs w:val="18"/>
        </w:rPr>
        <w:t xml:space="preserve">H. </w:t>
      </w:r>
      <w:r w:rsidRPr="00236F4B">
        <w:rPr>
          <w:rFonts w:cstheme="minorHAnsi"/>
          <w:b/>
          <w:sz w:val="18"/>
          <w:szCs w:val="18"/>
        </w:rPr>
        <w:t>Compact Hot Water Distribution Basic</w:t>
      </w:r>
    </w:p>
    <w:p w14:paraId="1EFA6C4E" w14:textId="77777777" w:rsidR="00F41465" w:rsidRPr="00236F4B"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performance compliance is used, this table lists the values used in the performance calculation and require no user input.</w:t>
      </w:r>
    </w:p>
    <w:p w14:paraId="0819B492" w14:textId="08C70208" w:rsidR="00F41465" w:rsidRDefault="00F41465" w:rsidP="00F4146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236F4B">
        <w:rPr>
          <w:rFonts w:asciiTheme="minorHAnsi" w:hAnsiTheme="minorHAnsi" w:cstheme="minorHAnsi"/>
          <w:sz w:val="18"/>
          <w:szCs w:val="18"/>
        </w:rPr>
        <w:t>If prescriptive compliance is used, fill out this table</w:t>
      </w:r>
      <w:r w:rsidR="00E04539">
        <w:rPr>
          <w:rFonts w:asciiTheme="minorHAnsi" w:hAnsiTheme="minorHAnsi" w:cstheme="minorHAnsi"/>
          <w:sz w:val="18"/>
          <w:szCs w:val="18"/>
        </w:rPr>
        <w:t>.</w:t>
      </w:r>
    </w:p>
    <w:p w14:paraId="55A5A1BB" w14:textId="4B3F11D0" w:rsidR="00BF3581" w:rsidRPr="00A37910" w:rsidRDefault="00BF3581"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p>
    <w:p w14:paraId="5D30FC69" w14:textId="0ED89FA5" w:rsidR="00F41465" w:rsidRPr="00A37910" w:rsidRDefault="00F41465"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Enter the </w:t>
      </w:r>
      <w:r w:rsidR="00E04539" w:rsidRPr="00A37910">
        <w:rPr>
          <w:rFonts w:asciiTheme="minorHAnsi" w:hAnsiTheme="minorHAnsi" w:cstheme="minorHAnsi"/>
          <w:sz w:val="18"/>
          <w:szCs w:val="18"/>
        </w:rPr>
        <w:t>m</w:t>
      </w:r>
      <w:r w:rsidRPr="00A37910">
        <w:rPr>
          <w:rFonts w:asciiTheme="minorHAnsi" w:hAnsiTheme="minorHAnsi" w:cstheme="minorHAnsi"/>
          <w:sz w:val="18"/>
          <w:szCs w:val="18"/>
        </w:rPr>
        <w:t xml:space="preserve">aster </w:t>
      </w:r>
      <w:r w:rsidR="00E04539" w:rsidRPr="00A37910">
        <w:rPr>
          <w:rFonts w:asciiTheme="minorHAnsi" w:hAnsiTheme="minorHAnsi" w:cstheme="minorHAnsi"/>
          <w:sz w:val="18"/>
          <w:szCs w:val="18"/>
        </w:rPr>
        <w:t>b</w:t>
      </w:r>
      <w:r w:rsidRPr="00A37910">
        <w:rPr>
          <w:rFonts w:asciiTheme="minorHAnsi" w:hAnsiTheme="minorHAnsi" w:cstheme="minorHAnsi"/>
          <w:sz w:val="18"/>
          <w:szCs w:val="18"/>
        </w:rPr>
        <w:t xml:space="preserve">ath distance of furthest fixture to </w:t>
      </w:r>
      <w:r w:rsidR="00E04539" w:rsidRPr="00A37910">
        <w:rPr>
          <w:rFonts w:asciiTheme="minorHAnsi" w:hAnsiTheme="minorHAnsi" w:cstheme="minorHAnsi"/>
          <w:sz w:val="18"/>
          <w:szCs w:val="18"/>
        </w:rPr>
        <w:t>w</w:t>
      </w:r>
      <w:r w:rsidRPr="00A37910">
        <w:rPr>
          <w:rFonts w:asciiTheme="minorHAnsi" w:hAnsiTheme="minorHAnsi" w:cstheme="minorHAnsi"/>
          <w:sz w:val="18"/>
          <w:szCs w:val="18"/>
        </w:rPr>
        <w:t xml:space="preserve">ater </w:t>
      </w:r>
      <w:r w:rsidR="00E04539" w:rsidRPr="00A37910">
        <w:rPr>
          <w:rFonts w:asciiTheme="minorHAnsi" w:hAnsiTheme="minorHAnsi" w:cstheme="minorHAnsi"/>
          <w:sz w:val="18"/>
          <w:szCs w:val="18"/>
        </w:rPr>
        <w:t>h</w:t>
      </w:r>
      <w:r w:rsidRPr="00A37910">
        <w:rPr>
          <w:rFonts w:asciiTheme="minorHAnsi" w:hAnsiTheme="minorHAnsi" w:cstheme="minorHAnsi"/>
          <w:sz w:val="18"/>
          <w:szCs w:val="18"/>
        </w:rPr>
        <w:t>eater in feet.</w:t>
      </w:r>
      <w:r w:rsidR="00975E71" w:rsidRPr="00A37910">
        <w:rPr>
          <w:rFonts w:asciiTheme="minorHAnsi" w:hAnsiTheme="minorHAnsi" w:cstheme="minorHAnsi"/>
          <w:sz w:val="18"/>
          <w:szCs w:val="18"/>
        </w:rPr>
        <w:t xml:space="preserve">  For multiple water heaters, enter the distance to the closest water heater.</w:t>
      </w:r>
    </w:p>
    <w:p w14:paraId="3B502AE7" w14:textId="2135EF1D" w:rsidR="00F41465" w:rsidRPr="00A37910" w:rsidRDefault="00F41465"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Enter the </w:t>
      </w:r>
      <w:r w:rsidR="00E04539" w:rsidRPr="00A37910">
        <w:rPr>
          <w:rFonts w:asciiTheme="minorHAnsi" w:hAnsiTheme="minorHAnsi" w:cstheme="minorHAnsi"/>
          <w:sz w:val="18"/>
          <w:szCs w:val="18"/>
        </w:rPr>
        <w:t>k</w:t>
      </w:r>
      <w:r w:rsidRPr="00A37910">
        <w:rPr>
          <w:rFonts w:asciiTheme="minorHAnsi" w:hAnsiTheme="minorHAnsi" w:cstheme="minorHAnsi"/>
          <w:sz w:val="18"/>
          <w:szCs w:val="18"/>
        </w:rPr>
        <w:t xml:space="preserve">itchen distance from furthest fixture to </w:t>
      </w:r>
      <w:r w:rsidR="00E04539" w:rsidRPr="00A37910">
        <w:rPr>
          <w:rFonts w:asciiTheme="minorHAnsi" w:hAnsiTheme="minorHAnsi" w:cstheme="minorHAnsi"/>
          <w:sz w:val="18"/>
          <w:szCs w:val="18"/>
        </w:rPr>
        <w:t>w</w:t>
      </w:r>
      <w:r w:rsidRPr="00A37910">
        <w:rPr>
          <w:rFonts w:asciiTheme="minorHAnsi" w:hAnsiTheme="minorHAnsi" w:cstheme="minorHAnsi"/>
          <w:sz w:val="18"/>
          <w:szCs w:val="18"/>
        </w:rPr>
        <w:t xml:space="preserve">ater </w:t>
      </w:r>
      <w:r w:rsidR="00E04539" w:rsidRPr="00A37910">
        <w:rPr>
          <w:rFonts w:asciiTheme="minorHAnsi" w:hAnsiTheme="minorHAnsi" w:cstheme="minorHAnsi"/>
          <w:sz w:val="18"/>
          <w:szCs w:val="18"/>
        </w:rPr>
        <w:t>h</w:t>
      </w:r>
      <w:r w:rsidRPr="00A37910">
        <w:rPr>
          <w:rFonts w:asciiTheme="minorHAnsi" w:hAnsiTheme="minorHAnsi" w:cstheme="minorHAnsi"/>
          <w:sz w:val="18"/>
          <w:szCs w:val="18"/>
        </w:rPr>
        <w:t>eater in feet</w:t>
      </w:r>
      <w:r w:rsidR="00E04539" w:rsidRPr="00A37910">
        <w:rPr>
          <w:rFonts w:asciiTheme="minorHAnsi" w:hAnsiTheme="minorHAnsi" w:cstheme="minorHAnsi"/>
          <w:sz w:val="18"/>
          <w:szCs w:val="18"/>
        </w:rPr>
        <w:t>.</w:t>
      </w:r>
      <w:r w:rsidR="00975E71" w:rsidRPr="00A37910">
        <w:rPr>
          <w:rFonts w:asciiTheme="minorHAnsi" w:hAnsiTheme="minorHAnsi" w:cstheme="minorHAnsi"/>
          <w:sz w:val="18"/>
          <w:szCs w:val="18"/>
        </w:rPr>
        <w:t xml:space="preserve"> For multiple water heaters, enter the distance to the closest water heater.</w:t>
      </w:r>
    </w:p>
    <w:p w14:paraId="0D8AA2D5" w14:textId="27C66BF6" w:rsidR="00F41465" w:rsidRPr="00A37910" w:rsidRDefault="00F41465" w:rsidP="00A37910">
      <w:pPr>
        <w:pStyle w:val="ListParagraph"/>
        <w:numPr>
          <w:ilvl w:val="0"/>
          <w:numId w:val="30"/>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Enter </w:t>
      </w:r>
      <w:r w:rsidR="00E04539" w:rsidRPr="00A37910">
        <w:rPr>
          <w:rFonts w:asciiTheme="minorHAnsi" w:hAnsiTheme="minorHAnsi" w:cstheme="minorHAnsi"/>
          <w:sz w:val="18"/>
          <w:szCs w:val="18"/>
        </w:rPr>
        <w:t>f</w:t>
      </w:r>
      <w:r w:rsidRPr="00A37910">
        <w:rPr>
          <w:rFonts w:asciiTheme="minorHAnsi" w:hAnsiTheme="minorHAnsi" w:cstheme="minorHAnsi"/>
          <w:sz w:val="18"/>
          <w:szCs w:val="18"/>
        </w:rPr>
        <w:t xml:space="preserve">urthest </w:t>
      </w:r>
      <w:r w:rsidR="00E04539" w:rsidRPr="00A37910">
        <w:rPr>
          <w:rFonts w:asciiTheme="minorHAnsi" w:hAnsiTheme="minorHAnsi" w:cstheme="minorHAnsi"/>
          <w:sz w:val="18"/>
          <w:szCs w:val="18"/>
        </w:rPr>
        <w:t>t</w:t>
      </w:r>
      <w:r w:rsidRPr="00A37910">
        <w:rPr>
          <w:rFonts w:asciiTheme="minorHAnsi" w:hAnsiTheme="minorHAnsi" w:cstheme="minorHAnsi"/>
          <w:sz w:val="18"/>
          <w:szCs w:val="18"/>
        </w:rPr>
        <w:t>hird fixtures from fixture to Water Heater in feet</w:t>
      </w:r>
      <w:r w:rsidR="00E04539" w:rsidRPr="00A37910">
        <w:rPr>
          <w:rFonts w:asciiTheme="minorHAnsi" w:hAnsiTheme="minorHAnsi" w:cstheme="minorHAnsi"/>
          <w:sz w:val="18"/>
          <w:szCs w:val="18"/>
        </w:rPr>
        <w:t>.</w:t>
      </w:r>
      <w:r w:rsidR="00975E71" w:rsidRPr="00A37910">
        <w:rPr>
          <w:rFonts w:asciiTheme="minorHAnsi" w:hAnsiTheme="minorHAnsi" w:cstheme="minorHAnsi"/>
          <w:sz w:val="18"/>
          <w:szCs w:val="18"/>
        </w:rPr>
        <w:t xml:space="preserve"> For multiple water heaters, enter the average of the furthest distance of each water heater.</w:t>
      </w:r>
    </w:p>
    <w:p w14:paraId="1A9580BA" w14:textId="6D06416B" w:rsidR="00F41465" w:rsidRPr="00A37910" w:rsidRDefault="00E04539"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Weighted Distance - </w:t>
      </w:r>
      <w:r w:rsidR="00F41465" w:rsidRPr="00A37910">
        <w:rPr>
          <w:rFonts w:asciiTheme="minorHAnsi" w:hAnsiTheme="minorHAnsi" w:cstheme="minorHAnsi"/>
          <w:sz w:val="18"/>
          <w:szCs w:val="18"/>
        </w:rPr>
        <w:t>Calculated value – no user input required</w:t>
      </w:r>
      <w:r w:rsidRPr="00A37910">
        <w:rPr>
          <w:rFonts w:asciiTheme="minorHAnsi" w:hAnsiTheme="minorHAnsi" w:cstheme="minorHAnsi"/>
          <w:sz w:val="18"/>
          <w:szCs w:val="18"/>
        </w:rPr>
        <w:t>.</w:t>
      </w:r>
    </w:p>
    <w:p w14:paraId="74780DA6" w14:textId="461C5517" w:rsidR="00F41465" w:rsidRPr="00A37910" w:rsidRDefault="00E04539" w:rsidP="00A37910">
      <w:pPr>
        <w:pStyle w:val="ListParagraph"/>
        <w:numPr>
          <w:ilvl w:val="0"/>
          <w:numId w:val="3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Qualification Distance - </w:t>
      </w:r>
      <w:r w:rsidR="00F41465" w:rsidRPr="00A37910">
        <w:rPr>
          <w:rFonts w:asciiTheme="minorHAnsi" w:hAnsiTheme="minorHAnsi" w:cstheme="minorHAnsi"/>
          <w:sz w:val="18"/>
          <w:szCs w:val="18"/>
        </w:rPr>
        <w:t>Calculated value – no user input required</w:t>
      </w:r>
      <w:r w:rsidRPr="00A37910">
        <w:rPr>
          <w:rFonts w:asciiTheme="minorHAnsi" w:hAnsiTheme="minorHAnsi" w:cstheme="minorHAnsi"/>
          <w:sz w:val="18"/>
          <w:szCs w:val="18"/>
        </w:rPr>
        <w:t>.</w:t>
      </w:r>
    </w:p>
    <w:p w14:paraId="2EBBC362" w14:textId="77777777" w:rsidR="00BF3581" w:rsidRPr="00236F4B" w:rsidRDefault="00BF3581" w:rsidP="00720D7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3F094477" w14:textId="534B2199" w:rsidR="001B692C" w:rsidRPr="00095F6F" w:rsidRDefault="006E4B25" w:rsidP="001B692C">
      <w:pPr>
        <w:spacing w:after="0" w:line="240" w:lineRule="auto"/>
        <w:rPr>
          <w:rFonts w:asciiTheme="minorHAnsi" w:eastAsiaTheme="minorEastAsia" w:hAnsiTheme="minorHAnsi" w:cstheme="minorHAnsi"/>
          <w:b/>
          <w:sz w:val="18"/>
          <w:szCs w:val="18"/>
        </w:rPr>
      </w:pPr>
      <w:r w:rsidRPr="00236F4B">
        <w:rPr>
          <w:rFonts w:asciiTheme="minorHAnsi" w:hAnsiTheme="minorHAnsi" w:cs="Arial"/>
          <w:b/>
          <w:sz w:val="18"/>
          <w:szCs w:val="18"/>
        </w:rPr>
        <w:t>I</w:t>
      </w:r>
      <w:r w:rsidR="001B692C" w:rsidRPr="00236F4B">
        <w:rPr>
          <w:rFonts w:asciiTheme="minorHAnsi" w:hAnsiTheme="minorHAnsi" w:cs="Arial"/>
          <w:b/>
          <w:sz w:val="18"/>
          <w:szCs w:val="18"/>
        </w:rPr>
        <w:t xml:space="preserve">.  </w:t>
      </w:r>
      <w:r w:rsidR="001B692C" w:rsidRPr="00095F6F">
        <w:rPr>
          <w:rFonts w:asciiTheme="minorHAnsi" w:eastAsiaTheme="minorEastAsia" w:hAnsiTheme="minorHAnsi" w:cstheme="minorHAnsi"/>
          <w:b/>
          <w:sz w:val="18"/>
          <w:szCs w:val="18"/>
        </w:rPr>
        <w:t xml:space="preserve">HERS-Verified Drain Water Heat Recovery System  </w:t>
      </w:r>
    </w:p>
    <w:p w14:paraId="6ECC25FD" w14:textId="4AFC6AB5" w:rsidR="00B16B2C" w:rsidRDefault="00B16B2C" w:rsidP="00B16B2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lists the requirements for all </w:t>
      </w:r>
      <w:r w:rsidR="00E04539">
        <w:rPr>
          <w:rFonts w:asciiTheme="minorHAnsi" w:hAnsiTheme="minorHAnsi" w:cs="Arial"/>
          <w:sz w:val="18"/>
          <w:szCs w:val="18"/>
        </w:rPr>
        <w:t>drain water heat recovery</w:t>
      </w:r>
      <w:r w:rsidRPr="00236F4B">
        <w:rPr>
          <w:rFonts w:asciiTheme="minorHAnsi" w:hAnsiTheme="minorHAnsi" w:cs="Arial"/>
          <w:sz w:val="18"/>
          <w:szCs w:val="18"/>
        </w:rPr>
        <w:t xml:space="preserve"> systems. HERS rater must ensure all the requirements in this table are met. </w:t>
      </w:r>
    </w:p>
    <w:p w14:paraId="50968DF3" w14:textId="33FBD847" w:rsidR="00BF3581" w:rsidRPr="00A37910" w:rsidRDefault="00BF3581" w:rsidP="00A37910">
      <w:pPr>
        <w:pStyle w:val="ListParagraph"/>
        <w:numPr>
          <w:ilvl w:val="0"/>
          <w:numId w:val="31"/>
        </w:numPr>
        <w:tabs>
          <w:tab w:val="left" w:pos="-720"/>
          <w:tab w:val="left" w:pos="18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4F784743" w14:textId="28F1E356" w:rsidR="00832716" w:rsidRPr="00A37910" w:rsidRDefault="00832716"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r w:rsidRPr="00A37910">
        <w:rPr>
          <w:rFonts w:asciiTheme="minorHAnsi" w:eastAsiaTheme="minorEastAsia" w:hAnsiTheme="minorHAnsi" w:cstheme="minorHAnsi"/>
          <w:sz w:val="18"/>
          <w:szCs w:val="18"/>
        </w:rPr>
        <w:t>03</w:t>
      </w:r>
      <w:r w:rsidRPr="00A37910">
        <w:rPr>
          <w:rFonts w:asciiTheme="minorHAnsi" w:hAnsiTheme="minorHAnsi" w:cstheme="minorHAnsi"/>
          <w:sz w:val="18"/>
          <w:szCs w:val="18"/>
        </w:rPr>
        <w:t xml:space="preserve"> 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02E3DCBD" w14:textId="5E019A83" w:rsidR="00832716" w:rsidRPr="00A37910" w:rsidRDefault="00832716" w:rsidP="00A37910">
      <w:pPr>
        <w:pStyle w:val="ListParagraph"/>
        <w:numPr>
          <w:ilvl w:val="0"/>
          <w:numId w:val="31"/>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52B8DEFD" w14:textId="70AEAA28" w:rsidR="00832716" w:rsidRPr="00A37910" w:rsidRDefault="00832716"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hAnsiTheme="minorHAnsi" w:cstheme="minorHAnsi"/>
          <w:sz w:val="18"/>
          <w:szCs w:val="18"/>
        </w:rPr>
        <w:t xml:space="preserve">Reference information from </w:t>
      </w:r>
      <w:r w:rsidR="00C96D7C" w:rsidRPr="00A37910">
        <w:rPr>
          <w:rFonts w:asciiTheme="minorHAnsi" w:hAnsiTheme="minorHAnsi" w:cstheme="minorHAnsi"/>
          <w:sz w:val="18"/>
          <w:szCs w:val="18"/>
        </w:rPr>
        <w:t>LMCC</w:t>
      </w:r>
      <w:r w:rsidRPr="00A37910">
        <w:rPr>
          <w:rFonts w:asciiTheme="minorHAnsi" w:hAnsiTheme="minorHAnsi" w:cstheme="minorHAnsi"/>
          <w:sz w:val="18"/>
          <w:szCs w:val="18"/>
        </w:rPr>
        <w:t>.</w:t>
      </w:r>
    </w:p>
    <w:p w14:paraId="0AB5ECD4" w14:textId="0486C39E" w:rsidR="00B16B2C" w:rsidRPr="00A37910" w:rsidRDefault="00B16B2C"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eastAsiaTheme="minorEastAsia" w:hAnsiTheme="minorHAnsi" w:cstheme="minorHAnsi"/>
          <w:sz w:val="18"/>
          <w:szCs w:val="18"/>
        </w:rPr>
        <w:t xml:space="preserve">Drain Water Heat Recovery Manufacturer’s </w:t>
      </w:r>
      <w:r w:rsidR="00E04539" w:rsidRPr="00A37910">
        <w:rPr>
          <w:rFonts w:asciiTheme="minorHAnsi" w:eastAsiaTheme="minorEastAsia" w:hAnsiTheme="minorHAnsi" w:cstheme="minorHAnsi"/>
          <w:sz w:val="18"/>
          <w:szCs w:val="18"/>
        </w:rPr>
        <w:t>N</w:t>
      </w:r>
      <w:r w:rsidRPr="00A37910">
        <w:rPr>
          <w:rFonts w:asciiTheme="minorHAnsi" w:eastAsiaTheme="minorEastAsia" w:hAnsiTheme="minorHAnsi" w:cstheme="minorHAnsi"/>
          <w:sz w:val="18"/>
          <w:szCs w:val="18"/>
        </w:rPr>
        <w:t xml:space="preserve">ame- Enter the name of the </w:t>
      </w:r>
      <w:r w:rsidR="00E04539" w:rsidRPr="00A37910">
        <w:rPr>
          <w:rFonts w:asciiTheme="minorHAnsi" w:eastAsiaTheme="minorEastAsia" w:hAnsiTheme="minorHAnsi" w:cstheme="minorHAnsi"/>
          <w:sz w:val="18"/>
          <w:szCs w:val="18"/>
        </w:rPr>
        <w:t>m</w:t>
      </w:r>
      <w:r w:rsidRPr="00A37910">
        <w:rPr>
          <w:rFonts w:asciiTheme="minorHAnsi" w:eastAsiaTheme="minorEastAsia" w:hAnsiTheme="minorHAnsi" w:cstheme="minorHAnsi"/>
          <w:sz w:val="18"/>
          <w:szCs w:val="18"/>
        </w:rPr>
        <w:t>anufacturer</w:t>
      </w:r>
      <w:r w:rsidR="00E04921" w:rsidRPr="00A37910">
        <w:rPr>
          <w:rFonts w:asciiTheme="minorHAnsi" w:eastAsiaTheme="minorEastAsia" w:hAnsiTheme="minorHAnsi" w:cstheme="minorHAnsi"/>
          <w:sz w:val="18"/>
          <w:szCs w:val="18"/>
        </w:rPr>
        <w:t>.</w:t>
      </w:r>
    </w:p>
    <w:p w14:paraId="69C420E7" w14:textId="44619078" w:rsidR="00B16B2C" w:rsidRPr="00A37910" w:rsidRDefault="00B16B2C"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eastAsiaTheme="minorEastAsia" w:hAnsiTheme="minorHAnsi" w:cstheme="minorHAnsi"/>
          <w:sz w:val="18"/>
          <w:szCs w:val="18"/>
        </w:rPr>
        <w:t xml:space="preserve">Drain Water Heat Recovery Manufacturer’s </w:t>
      </w:r>
      <w:r w:rsidR="00E04539" w:rsidRPr="00A37910">
        <w:rPr>
          <w:rFonts w:asciiTheme="minorHAnsi" w:eastAsiaTheme="minorEastAsia" w:hAnsiTheme="minorHAnsi" w:cstheme="minorHAnsi"/>
          <w:sz w:val="18"/>
          <w:szCs w:val="18"/>
        </w:rPr>
        <w:t>M</w:t>
      </w:r>
      <w:r w:rsidRPr="00A37910">
        <w:rPr>
          <w:rFonts w:asciiTheme="minorHAnsi" w:eastAsiaTheme="minorEastAsia" w:hAnsiTheme="minorHAnsi" w:cstheme="minorHAnsi"/>
          <w:sz w:val="18"/>
          <w:szCs w:val="18"/>
        </w:rPr>
        <w:t xml:space="preserve">odel </w:t>
      </w:r>
      <w:r w:rsidR="00E04539" w:rsidRPr="00A37910">
        <w:rPr>
          <w:rFonts w:asciiTheme="minorHAnsi" w:eastAsiaTheme="minorEastAsia" w:hAnsiTheme="minorHAnsi" w:cstheme="minorHAnsi"/>
          <w:sz w:val="18"/>
          <w:szCs w:val="18"/>
        </w:rPr>
        <w:t>N</w:t>
      </w:r>
      <w:r w:rsidRPr="00A37910">
        <w:rPr>
          <w:rFonts w:asciiTheme="minorHAnsi" w:eastAsiaTheme="minorEastAsia" w:hAnsiTheme="minorHAnsi" w:cstheme="minorHAnsi"/>
          <w:sz w:val="18"/>
          <w:szCs w:val="18"/>
        </w:rPr>
        <w:t xml:space="preserve">umber – Enter the </w:t>
      </w:r>
      <w:r w:rsidR="00E04539" w:rsidRPr="00A37910">
        <w:rPr>
          <w:rFonts w:asciiTheme="minorHAnsi" w:eastAsiaTheme="minorEastAsia" w:hAnsiTheme="minorHAnsi" w:cstheme="minorHAnsi"/>
          <w:sz w:val="18"/>
          <w:szCs w:val="18"/>
        </w:rPr>
        <w:t>m</w:t>
      </w:r>
      <w:r w:rsidRPr="00A37910">
        <w:rPr>
          <w:rFonts w:asciiTheme="minorHAnsi" w:eastAsiaTheme="minorEastAsia" w:hAnsiTheme="minorHAnsi" w:cstheme="minorHAnsi"/>
          <w:sz w:val="18"/>
          <w:szCs w:val="18"/>
        </w:rPr>
        <w:t>odel number</w:t>
      </w:r>
      <w:r w:rsidR="00E04921" w:rsidRPr="00A37910">
        <w:rPr>
          <w:rFonts w:asciiTheme="minorHAnsi" w:eastAsiaTheme="minorEastAsia" w:hAnsiTheme="minorHAnsi" w:cstheme="minorHAnsi"/>
          <w:sz w:val="18"/>
          <w:szCs w:val="18"/>
        </w:rPr>
        <w:t>.</w:t>
      </w:r>
    </w:p>
    <w:p w14:paraId="54A596F5" w14:textId="30AF4151" w:rsidR="00B16B2C" w:rsidRPr="00A37910" w:rsidRDefault="00B16B2C" w:rsidP="00A37910">
      <w:pPr>
        <w:pStyle w:val="ListParagraph"/>
        <w:numPr>
          <w:ilvl w:val="0"/>
          <w:numId w:val="31"/>
        </w:numPr>
        <w:spacing w:after="0" w:line="240" w:lineRule="auto"/>
        <w:rPr>
          <w:rFonts w:asciiTheme="minorHAnsi" w:eastAsiaTheme="minorEastAsia" w:hAnsiTheme="minorHAnsi" w:cstheme="minorHAnsi"/>
          <w:sz w:val="18"/>
          <w:szCs w:val="18"/>
        </w:rPr>
      </w:pPr>
      <w:r w:rsidRPr="00A37910">
        <w:rPr>
          <w:rFonts w:asciiTheme="minorHAnsi" w:eastAsiaTheme="minorEastAsia" w:hAnsiTheme="minorHAnsi" w:cstheme="minorHAnsi"/>
          <w:sz w:val="18"/>
          <w:szCs w:val="18"/>
        </w:rPr>
        <w:t xml:space="preserve">Rated Effectiveness – Enter the rated effectiveness of the </w:t>
      </w:r>
      <w:r w:rsidR="00E04921" w:rsidRPr="00A37910">
        <w:rPr>
          <w:rFonts w:asciiTheme="minorHAnsi" w:eastAsiaTheme="minorEastAsia" w:hAnsiTheme="minorHAnsi" w:cstheme="minorHAnsi"/>
          <w:sz w:val="18"/>
          <w:szCs w:val="18"/>
        </w:rPr>
        <w:t>DWHR device</w:t>
      </w:r>
      <w:r w:rsidRPr="00A37910">
        <w:rPr>
          <w:rFonts w:asciiTheme="minorHAnsi" w:eastAsiaTheme="minorEastAsia" w:hAnsiTheme="minorHAnsi" w:cstheme="minorHAnsi"/>
          <w:sz w:val="18"/>
          <w:szCs w:val="18"/>
        </w:rPr>
        <w:t>.</w:t>
      </w:r>
    </w:p>
    <w:p w14:paraId="19DD8B37" w14:textId="485220A2" w:rsidR="00B16B2C" w:rsidRPr="00A37910" w:rsidRDefault="00B16B2C" w:rsidP="00A37910">
      <w:pPr>
        <w:pStyle w:val="ListParagraph"/>
        <w:numPr>
          <w:ilvl w:val="0"/>
          <w:numId w:val="31"/>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Installation Configuration</w:t>
      </w:r>
      <w:r w:rsidR="00E04921" w:rsidRPr="00A37910">
        <w:rPr>
          <w:rFonts w:asciiTheme="minorHAnsi" w:hAnsiTheme="minorHAnsi" w:cstheme="minorHAnsi"/>
          <w:sz w:val="18"/>
          <w:szCs w:val="18"/>
        </w:rPr>
        <w:t xml:space="preserve"> </w:t>
      </w:r>
      <w:r w:rsidRPr="00A37910">
        <w:rPr>
          <w:rFonts w:asciiTheme="minorHAnsi" w:hAnsiTheme="minorHAnsi" w:cstheme="minorHAnsi"/>
          <w:sz w:val="18"/>
          <w:szCs w:val="18"/>
        </w:rPr>
        <w:t>– Enter type of configuration.</w:t>
      </w:r>
      <w:r w:rsidR="00E04921" w:rsidRPr="00A37910">
        <w:rPr>
          <w:rFonts w:asciiTheme="minorHAnsi" w:hAnsiTheme="minorHAnsi" w:cstheme="minorHAnsi"/>
          <w:sz w:val="18"/>
          <w:szCs w:val="18"/>
        </w:rPr>
        <w:t xml:space="preserve">  Available options are</w:t>
      </w:r>
      <w:r w:rsidR="00E04539" w:rsidRPr="00A37910">
        <w:rPr>
          <w:rFonts w:asciiTheme="minorHAnsi" w:hAnsiTheme="minorHAnsi" w:cstheme="minorHAnsi"/>
          <w:sz w:val="18"/>
          <w:szCs w:val="18"/>
        </w:rPr>
        <w:t>:</w:t>
      </w:r>
      <w:r w:rsidR="00E04921" w:rsidRPr="00A37910">
        <w:rPr>
          <w:rFonts w:asciiTheme="minorHAnsi" w:hAnsiTheme="minorHAnsi" w:cstheme="minorHAnsi"/>
          <w:sz w:val="18"/>
          <w:szCs w:val="18"/>
        </w:rPr>
        <w:t xml:space="preserve"> Equal flow, unequal to shower, and unequal to water heater</w:t>
      </w:r>
    </w:p>
    <w:p w14:paraId="22A2E610" w14:textId="13DDCE43" w:rsidR="00B16B2C" w:rsidRPr="00A37910" w:rsidRDefault="00B16B2C" w:rsidP="00A37910">
      <w:pPr>
        <w:pStyle w:val="ListParagraph"/>
        <w:numPr>
          <w:ilvl w:val="0"/>
          <w:numId w:val="31"/>
        </w:numPr>
        <w:spacing w:after="0" w:line="240" w:lineRule="auto"/>
        <w:rPr>
          <w:rFonts w:asciiTheme="minorHAnsi" w:hAnsiTheme="minorHAnsi" w:cstheme="minorHAnsi"/>
          <w:sz w:val="18"/>
          <w:szCs w:val="18"/>
        </w:rPr>
      </w:pPr>
      <w:r w:rsidRPr="00A37910">
        <w:rPr>
          <w:rFonts w:asciiTheme="minorHAnsi" w:hAnsiTheme="minorHAnsi" w:cstheme="minorHAnsi"/>
          <w:sz w:val="18"/>
          <w:szCs w:val="18"/>
        </w:rPr>
        <w:t>Percent of shower</w:t>
      </w:r>
      <w:r w:rsidR="00E04539" w:rsidRPr="00A37910">
        <w:rPr>
          <w:rFonts w:asciiTheme="minorHAnsi" w:hAnsiTheme="minorHAnsi" w:cstheme="minorHAnsi"/>
          <w:sz w:val="18"/>
          <w:szCs w:val="18"/>
        </w:rPr>
        <w:t>s</w:t>
      </w:r>
      <w:r w:rsidRPr="00A37910">
        <w:rPr>
          <w:rFonts w:asciiTheme="minorHAnsi" w:hAnsiTheme="minorHAnsi" w:cstheme="minorHAnsi"/>
          <w:sz w:val="18"/>
          <w:szCs w:val="18"/>
        </w:rPr>
        <w:t xml:space="preserve"> served by the DWHR device –</w:t>
      </w:r>
      <w:r w:rsidR="00E04921" w:rsidRPr="00A37910">
        <w:rPr>
          <w:rFonts w:asciiTheme="minorHAnsi" w:hAnsiTheme="minorHAnsi" w:cstheme="minorHAnsi"/>
          <w:sz w:val="18"/>
          <w:szCs w:val="18"/>
        </w:rPr>
        <w:t xml:space="preserve"> E</w:t>
      </w:r>
      <w:r w:rsidRPr="00A37910">
        <w:rPr>
          <w:rFonts w:asciiTheme="minorHAnsi" w:hAnsiTheme="minorHAnsi" w:cstheme="minorHAnsi"/>
          <w:sz w:val="18"/>
          <w:szCs w:val="18"/>
        </w:rPr>
        <w:t xml:space="preserve">nter the </w:t>
      </w:r>
      <w:r w:rsidR="00E04921" w:rsidRPr="00A37910">
        <w:rPr>
          <w:rFonts w:asciiTheme="minorHAnsi" w:hAnsiTheme="minorHAnsi" w:cstheme="minorHAnsi"/>
          <w:sz w:val="18"/>
          <w:szCs w:val="18"/>
        </w:rPr>
        <w:t>percent</w:t>
      </w:r>
      <w:r w:rsidRPr="00A37910">
        <w:rPr>
          <w:rFonts w:asciiTheme="minorHAnsi" w:hAnsiTheme="minorHAnsi" w:cstheme="minorHAnsi"/>
          <w:sz w:val="18"/>
          <w:szCs w:val="18"/>
        </w:rPr>
        <w:t xml:space="preserve"> of showers </w:t>
      </w:r>
      <w:r w:rsidR="00E04921" w:rsidRPr="00A37910">
        <w:rPr>
          <w:rFonts w:asciiTheme="minorHAnsi" w:hAnsiTheme="minorHAnsi" w:cstheme="minorHAnsi"/>
          <w:sz w:val="18"/>
          <w:szCs w:val="18"/>
        </w:rPr>
        <w:t>served by this</w:t>
      </w:r>
      <w:r w:rsidRPr="00A37910">
        <w:rPr>
          <w:rFonts w:asciiTheme="minorHAnsi" w:hAnsiTheme="minorHAnsi" w:cstheme="minorHAnsi"/>
          <w:sz w:val="18"/>
          <w:szCs w:val="18"/>
        </w:rPr>
        <w:t xml:space="preserve"> </w:t>
      </w:r>
      <w:r w:rsidR="00E04921" w:rsidRPr="00A37910">
        <w:rPr>
          <w:rFonts w:asciiTheme="minorHAnsi" w:hAnsiTheme="minorHAnsi" w:cstheme="minorHAnsi"/>
          <w:sz w:val="18"/>
          <w:szCs w:val="18"/>
        </w:rPr>
        <w:t>DWHR device.</w:t>
      </w:r>
    </w:p>
    <w:p w14:paraId="022A5B1D" w14:textId="617D3676" w:rsidR="00B16B2C" w:rsidRPr="00A37910" w:rsidRDefault="00B16B2C" w:rsidP="00A37910">
      <w:pPr>
        <w:pStyle w:val="ListParagraph"/>
        <w:numPr>
          <w:ilvl w:val="0"/>
          <w:numId w:val="31"/>
        </w:numPr>
        <w:spacing w:after="0" w:line="240" w:lineRule="auto"/>
        <w:rPr>
          <w:rFonts w:asciiTheme="minorHAnsi" w:eastAsiaTheme="minorEastAsia" w:hAnsiTheme="minorHAnsi" w:cstheme="minorHAnsi"/>
          <w:b/>
          <w:sz w:val="18"/>
          <w:szCs w:val="18"/>
        </w:rPr>
      </w:pPr>
      <w:r w:rsidRPr="00A37910">
        <w:rPr>
          <w:rFonts w:asciiTheme="minorHAnsi" w:hAnsiTheme="minorHAnsi" w:cstheme="minorHAnsi"/>
          <w:sz w:val="18"/>
          <w:szCs w:val="18"/>
        </w:rPr>
        <w:t>DWHR System Certified by CEC – Enter “Yes” if certified or else enter “No”.</w:t>
      </w:r>
    </w:p>
    <w:p w14:paraId="0FA7FA71"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p>
    <w:p w14:paraId="3171592E" w14:textId="2E79AF29"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r w:rsidRPr="00236F4B">
        <w:rPr>
          <w:rFonts w:asciiTheme="minorHAnsi" w:hAnsiTheme="minorHAnsi" w:cs="Arial"/>
          <w:b/>
          <w:sz w:val="18"/>
          <w:szCs w:val="18"/>
        </w:rPr>
        <w:t>J</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Pipe Insulation Credit </w:t>
      </w:r>
      <w:r w:rsidR="00585D1F" w:rsidRPr="00236F4B">
        <w:rPr>
          <w:rFonts w:asciiTheme="minorHAnsi" w:hAnsiTheme="minorHAnsi" w:cs="Arial"/>
          <w:b/>
          <w:sz w:val="18"/>
          <w:szCs w:val="18"/>
        </w:rPr>
        <w:t>Requirements</w:t>
      </w:r>
    </w:p>
    <w:p w14:paraId="6476FDF8" w14:textId="6342BC02"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Pipe Insulation Credit</w:t>
      </w:r>
      <w:r w:rsidRPr="00C17ADA">
        <w:rPr>
          <w:rFonts w:asciiTheme="minorHAnsi" w:hAnsiTheme="minorHAnsi" w:cs="Arial"/>
          <w:sz w:val="18"/>
          <w:szCs w:val="18"/>
        </w:rPr>
        <w:t>.</w:t>
      </w:r>
      <w:r w:rsidRPr="00236F4B">
        <w:rPr>
          <w:rFonts w:asciiTheme="minorHAnsi" w:hAnsiTheme="minorHAnsi" w:cs="Arial"/>
          <w:b/>
          <w:sz w:val="18"/>
          <w:szCs w:val="18"/>
        </w:rPr>
        <w:t xml:space="preserve"> </w:t>
      </w:r>
      <w:r w:rsidRPr="00236F4B">
        <w:rPr>
          <w:rFonts w:asciiTheme="minorHAnsi" w:hAnsiTheme="minorHAnsi" w:cs="Arial"/>
          <w:sz w:val="18"/>
          <w:szCs w:val="18"/>
        </w:rPr>
        <w:t xml:space="preserve">In addition to the mandatory requirements in Table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43F9FF24" w14:textId="77777777"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b/>
          <w:sz w:val="18"/>
          <w:szCs w:val="18"/>
        </w:rPr>
      </w:pPr>
    </w:p>
    <w:p w14:paraId="68BDDF11" w14:textId="0D418B25" w:rsidR="00585D1F"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K</w:t>
      </w:r>
      <w:r w:rsidR="00585D1F" w:rsidRPr="00236F4B">
        <w:rPr>
          <w:rFonts w:asciiTheme="minorHAnsi" w:hAnsiTheme="minorHAnsi" w:cs="Arial"/>
          <w:b/>
          <w:sz w:val="18"/>
          <w:szCs w:val="18"/>
        </w:rPr>
        <w:t xml:space="preserve">. </w:t>
      </w:r>
      <w:r w:rsidR="00585D1F" w:rsidRPr="00236F4B">
        <w:rPr>
          <w:rFonts w:asciiTheme="minorHAnsi" w:hAnsiTheme="minorHAnsi"/>
          <w:b/>
          <w:sz w:val="18"/>
          <w:szCs w:val="18"/>
        </w:rPr>
        <w:t xml:space="preserve">HERS-Verified Parallel Piping </w:t>
      </w:r>
      <w:r w:rsidR="00585D1F" w:rsidRPr="00236F4B">
        <w:rPr>
          <w:rFonts w:asciiTheme="minorHAnsi" w:hAnsiTheme="minorHAnsi" w:cs="Arial"/>
          <w:b/>
          <w:sz w:val="18"/>
          <w:szCs w:val="18"/>
        </w:rPr>
        <w:t>Requirements</w:t>
      </w:r>
    </w:p>
    <w:p w14:paraId="57238AF5" w14:textId="64AD4FFE" w:rsidR="00585D1F" w:rsidRPr="00236F4B" w:rsidRDefault="00585D1F"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HERS-Verified Parallel Piping</w:t>
      </w:r>
      <w:r w:rsidRPr="00C17ADA">
        <w:rPr>
          <w:rFonts w:asciiTheme="minorHAnsi" w:hAnsiTheme="minorHAnsi" w:cs="Arial"/>
          <w:sz w:val="18"/>
          <w:szCs w:val="18"/>
        </w:rPr>
        <w:t>.</w:t>
      </w:r>
      <w:r w:rsidRPr="00236F4B">
        <w:rPr>
          <w:rFonts w:asciiTheme="minorHAnsi" w:hAnsiTheme="minorHAnsi" w:cs="Arial"/>
          <w:sz w:val="18"/>
          <w:szCs w:val="18"/>
        </w:rPr>
        <w:t xml:space="preserve"> In addition to the mandatory requirements in Table</w:t>
      </w:r>
      <w:r w:rsidR="00F41465" w:rsidRPr="00236F4B">
        <w:rPr>
          <w:rFonts w:asciiTheme="minorHAnsi" w:hAnsiTheme="minorHAnsi" w:cs="Arial"/>
          <w:sz w:val="18"/>
          <w:szCs w:val="18"/>
        </w:rPr>
        <w:t xml:space="preserve"> </w:t>
      </w:r>
      <w:r w:rsidR="006E4B25" w:rsidRPr="00236F4B">
        <w:rPr>
          <w:rFonts w:asciiTheme="minorHAnsi" w:hAnsiTheme="minorHAnsi" w:cs="Arial"/>
          <w:sz w:val="18"/>
          <w:szCs w:val="18"/>
        </w:rPr>
        <w:t>F</w:t>
      </w:r>
      <w:r w:rsidRPr="00236F4B">
        <w:rPr>
          <w:rFonts w:asciiTheme="minorHAnsi" w:hAnsiTheme="minorHAnsi" w:cs="Arial"/>
          <w:sz w:val="18"/>
          <w:szCs w:val="18"/>
        </w:rPr>
        <w:t xml:space="preserve">, the </w:t>
      </w:r>
      <w:r w:rsidR="006E4B25" w:rsidRPr="00095F6F">
        <w:rPr>
          <w:rFonts w:asciiTheme="minorHAnsi" w:hAnsiTheme="minorHAnsi" w:cstheme="minorHAnsi"/>
          <w:sz w:val="18"/>
          <w:szCs w:val="18"/>
        </w:rPr>
        <w:t>installer</w:t>
      </w:r>
      <w:r w:rsidR="006E4B25" w:rsidRPr="00236F4B" w:rsidDel="006E4B25">
        <w:rPr>
          <w:rFonts w:asciiTheme="minorHAnsi" w:hAnsiTheme="minorHAnsi" w:cs="Arial"/>
          <w:sz w:val="18"/>
          <w:szCs w:val="18"/>
        </w:rPr>
        <w:t xml:space="preserve"> </w:t>
      </w:r>
      <w:r w:rsidRPr="00236F4B">
        <w:rPr>
          <w:rFonts w:asciiTheme="minorHAnsi" w:hAnsiTheme="minorHAnsi" w:cs="Arial"/>
          <w:sz w:val="18"/>
          <w:szCs w:val="18"/>
        </w:rPr>
        <w:t xml:space="preserve">must ensure the requirements in this table are met.  </w:t>
      </w:r>
    </w:p>
    <w:p w14:paraId="0996B58B" w14:textId="572E204A" w:rsidR="00585D1F" w:rsidRPr="00236F4B" w:rsidRDefault="00585D1F"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0505CD90" w14:textId="2683C1DA" w:rsidR="006E4B25" w:rsidRPr="00236F4B" w:rsidRDefault="006E4B25" w:rsidP="006E4B25">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Arial"/>
          <w:sz w:val="18"/>
          <w:szCs w:val="18"/>
        </w:rPr>
      </w:pPr>
      <w:r w:rsidRPr="00236F4B">
        <w:rPr>
          <w:rFonts w:asciiTheme="minorHAnsi" w:hAnsiTheme="minorHAnsi" w:cs="Arial"/>
          <w:b/>
          <w:sz w:val="18"/>
          <w:szCs w:val="18"/>
        </w:rPr>
        <w:t xml:space="preserve">L. </w:t>
      </w:r>
      <w:r w:rsidRPr="00236F4B">
        <w:rPr>
          <w:rFonts w:asciiTheme="minorHAnsi" w:hAnsiTheme="minorHAnsi"/>
          <w:b/>
          <w:sz w:val="18"/>
          <w:szCs w:val="18"/>
        </w:rPr>
        <w:t xml:space="preserve">Parallel Piping </w:t>
      </w:r>
      <w:r w:rsidRPr="00236F4B">
        <w:rPr>
          <w:rFonts w:asciiTheme="minorHAnsi" w:hAnsiTheme="minorHAnsi" w:cs="Arial"/>
          <w:b/>
          <w:sz w:val="18"/>
          <w:szCs w:val="18"/>
        </w:rPr>
        <w:t>Requirements</w:t>
      </w:r>
    </w:p>
    <w:p w14:paraId="4AABC19D" w14:textId="38752E10" w:rsidR="006E4B25" w:rsidRPr="00236F4B" w:rsidRDefault="006E4B25" w:rsidP="006E4B2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Arial"/>
          <w:sz w:val="18"/>
          <w:szCs w:val="18"/>
        </w:rPr>
      </w:pPr>
      <w:r w:rsidRPr="00236F4B">
        <w:rPr>
          <w:rFonts w:asciiTheme="minorHAnsi" w:hAnsiTheme="minorHAnsi" w:cs="Arial"/>
          <w:sz w:val="18"/>
          <w:szCs w:val="18"/>
        </w:rPr>
        <w:t xml:space="preserve">This table only applies to systems indicated as </w:t>
      </w:r>
      <w:r w:rsidRPr="00C17ADA">
        <w:rPr>
          <w:rFonts w:asciiTheme="minorHAnsi" w:hAnsiTheme="minorHAnsi"/>
          <w:sz w:val="18"/>
          <w:szCs w:val="18"/>
        </w:rPr>
        <w:t>Parallel Piping</w:t>
      </w:r>
      <w:r w:rsidRPr="00C17ADA">
        <w:rPr>
          <w:rFonts w:asciiTheme="minorHAnsi" w:hAnsiTheme="minorHAnsi" w:cs="Arial"/>
          <w:sz w:val="18"/>
          <w:szCs w:val="18"/>
        </w:rPr>
        <w:t xml:space="preserve">. In </w:t>
      </w:r>
      <w:r w:rsidRPr="00236F4B">
        <w:rPr>
          <w:rFonts w:asciiTheme="minorHAnsi" w:hAnsiTheme="minorHAnsi" w:cs="Arial"/>
          <w:sz w:val="18"/>
          <w:szCs w:val="18"/>
        </w:rPr>
        <w:t xml:space="preserve">addition to the mandatory requirements in Table F, the </w:t>
      </w:r>
      <w:r w:rsidRPr="00095F6F">
        <w:rPr>
          <w:rFonts w:asciiTheme="minorHAnsi" w:hAnsiTheme="minorHAnsi" w:cstheme="minorHAnsi"/>
          <w:sz w:val="18"/>
          <w:szCs w:val="18"/>
        </w:rPr>
        <w:t>installer</w:t>
      </w:r>
      <w:r w:rsidRPr="00236F4B">
        <w:rPr>
          <w:rFonts w:asciiTheme="minorHAnsi" w:hAnsiTheme="minorHAnsi" w:cs="Arial"/>
          <w:sz w:val="18"/>
          <w:szCs w:val="18"/>
        </w:rPr>
        <w:t xml:space="preserve"> must ensure the requirements in this table are met.  </w:t>
      </w:r>
    </w:p>
    <w:p w14:paraId="1F998D6D" w14:textId="77777777" w:rsidR="006E4B25" w:rsidRPr="00236F4B" w:rsidRDefault="006E4B25" w:rsidP="00585D1F">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Arial"/>
          <w:sz w:val="18"/>
          <w:szCs w:val="18"/>
        </w:rPr>
      </w:pPr>
    </w:p>
    <w:p w14:paraId="79234620" w14:textId="27B09B41" w:rsidR="00585D1F" w:rsidRPr="00236F4B" w:rsidRDefault="006E4B25" w:rsidP="00585D1F">
      <w:pPr>
        <w:tabs>
          <w:tab w:val="left" w:pos="0"/>
        </w:tabs>
        <w:autoSpaceDE w:val="0"/>
        <w:autoSpaceDN w:val="0"/>
        <w:adjustRightInd w:val="0"/>
        <w:spacing w:after="0" w:line="240" w:lineRule="auto"/>
        <w:ind w:left="180" w:hanging="180"/>
        <w:rPr>
          <w:rFonts w:asciiTheme="minorHAnsi" w:hAnsiTheme="minorHAnsi" w:cs="Arial"/>
          <w:b/>
          <w:sz w:val="18"/>
          <w:szCs w:val="18"/>
        </w:rPr>
      </w:pPr>
      <w:r w:rsidRPr="00236F4B">
        <w:rPr>
          <w:rFonts w:asciiTheme="minorHAnsi" w:hAnsiTheme="minorHAnsi" w:cs="Arial"/>
          <w:b/>
          <w:sz w:val="18"/>
          <w:szCs w:val="18"/>
        </w:rPr>
        <w:t>M</w:t>
      </w:r>
      <w:r w:rsidR="00585D1F" w:rsidRPr="00236F4B">
        <w:rPr>
          <w:rFonts w:asciiTheme="minorHAnsi" w:hAnsiTheme="minorHAnsi" w:cs="Arial"/>
          <w:b/>
          <w:sz w:val="18"/>
          <w:szCs w:val="18"/>
        </w:rPr>
        <w:t xml:space="preserve">. </w:t>
      </w:r>
      <w:r w:rsidRPr="00236F4B">
        <w:rPr>
          <w:rFonts w:asciiTheme="minorHAnsi" w:hAnsiTheme="minorHAnsi"/>
          <w:b/>
          <w:sz w:val="18"/>
          <w:szCs w:val="18"/>
        </w:rPr>
        <w:t>Point of Use Requirements</w:t>
      </w:r>
    </w:p>
    <w:p w14:paraId="5946406B" w14:textId="05160B00" w:rsidR="00585D1F" w:rsidRPr="00C17ADA" w:rsidRDefault="00585D1F" w:rsidP="00585D1F">
      <w:pPr>
        <w:tabs>
          <w:tab w:val="left" w:pos="0"/>
        </w:tabs>
        <w:autoSpaceDE w:val="0"/>
        <w:autoSpaceDN w:val="0"/>
        <w:adjustRightInd w:val="0"/>
        <w:spacing w:after="0" w:line="240" w:lineRule="auto"/>
        <w:rPr>
          <w:rFonts w:asciiTheme="minorHAnsi" w:hAnsiTheme="minorHAnsi" w:cs="Arial"/>
          <w:sz w:val="18"/>
          <w:szCs w:val="18"/>
        </w:rPr>
      </w:pPr>
      <w:r w:rsidRPr="00236F4B">
        <w:rPr>
          <w:rFonts w:asciiTheme="minorHAnsi" w:hAnsiTheme="minorHAnsi" w:cs="Arial"/>
          <w:sz w:val="18"/>
          <w:szCs w:val="18"/>
        </w:rPr>
        <w:t>This table only applies to systems indicate</w:t>
      </w:r>
      <w:r w:rsidRPr="00C17ADA">
        <w:rPr>
          <w:rFonts w:asciiTheme="minorHAnsi" w:hAnsiTheme="minorHAnsi" w:cs="Arial"/>
          <w:sz w:val="18"/>
          <w:szCs w:val="18"/>
        </w:rPr>
        <w:t xml:space="preserve">d as </w:t>
      </w:r>
      <w:r w:rsidR="006E4B25" w:rsidRPr="00C17ADA">
        <w:rPr>
          <w:rFonts w:asciiTheme="minorHAnsi" w:hAnsiTheme="minorHAnsi"/>
          <w:sz w:val="18"/>
          <w:szCs w:val="18"/>
        </w:rPr>
        <w:t>Point of Use</w:t>
      </w:r>
      <w:r w:rsidRPr="00C17ADA">
        <w:rPr>
          <w:rFonts w:asciiTheme="minorHAnsi" w:hAnsiTheme="minorHAnsi" w:cs="Arial"/>
          <w:sz w:val="18"/>
          <w:szCs w:val="18"/>
        </w:rPr>
        <w:t xml:space="preserve"> In addition to the mandatory requirements in Table</w:t>
      </w:r>
      <w:r w:rsidR="006E4B25" w:rsidRPr="00C17ADA">
        <w:rPr>
          <w:rFonts w:asciiTheme="minorHAnsi" w:hAnsiTheme="minorHAnsi" w:cs="Arial"/>
          <w:sz w:val="18"/>
          <w:szCs w:val="18"/>
        </w:rPr>
        <w:t xml:space="preserve"> F</w:t>
      </w:r>
      <w:r w:rsidRPr="00C17ADA">
        <w:rPr>
          <w:rFonts w:asciiTheme="minorHAnsi" w:hAnsiTheme="minorHAnsi" w:cs="Arial"/>
          <w:sz w:val="18"/>
          <w:szCs w:val="18"/>
        </w:rPr>
        <w:t xml:space="preserve">, the </w:t>
      </w:r>
      <w:r w:rsidR="006E4B25" w:rsidRPr="00C17ADA">
        <w:rPr>
          <w:rFonts w:asciiTheme="minorHAnsi" w:hAnsiTheme="minorHAnsi" w:cstheme="minorHAnsi"/>
          <w:sz w:val="18"/>
          <w:szCs w:val="18"/>
        </w:rPr>
        <w:t>installer</w:t>
      </w:r>
      <w:r w:rsidR="006E4B25" w:rsidRPr="00C17ADA" w:rsidDel="006E4B25">
        <w:rPr>
          <w:rFonts w:asciiTheme="minorHAnsi" w:hAnsiTheme="minorHAnsi" w:cs="Arial"/>
          <w:sz w:val="18"/>
          <w:szCs w:val="18"/>
        </w:rPr>
        <w:t xml:space="preserve"> </w:t>
      </w:r>
      <w:r w:rsidRPr="00C17ADA">
        <w:rPr>
          <w:rFonts w:asciiTheme="minorHAnsi" w:hAnsiTheme="minorHAnsi" w:cs="Arial"/>
          <w:sz w:val="18"/>
          <w:szCs w:val="18"/>
        </w:rPr>
        <w:t>must ensure the requirements in this table are met.</w:t>
      </w:r>
    </w:p>
    <w:p w14:paraId="77224061" w14:textId="77777777" w:rsidR="00585D1F" w:rsidRPr="00236F4B" w:rsidRDefault="00585D1F" w:rsidP="00585D1F">
      <w:pPr>
        <w:tabs>
          <w:tab w:val="left" w:pos="0"/>
        </w:tabs>
        <w:autoSpaceDE w:val="0"/>
        <w:autoSpaceDN w:val="0"/>
        <w:adjustRightInd w:val="0"/>
        <w:spacing w:after="0" w:line="240" w:lineRule="auto"/>
        <w:rPr>
          <w:rFonts w:ascii="ArialMT" w:hAnsi="ArialMT" w:cs="ArialMT"/>
          <w:sz w:val="18"/>
          <w:szCs w:val="18"/>
        </w:rPr>
      </w:pPr>
    </w:p>
    <w:p w14:paraId="780CBE93" w14:textId="3D40E0A5" w:rsidR="00585D1F" w:rsidRPr="00236F4B" w:rsidRDefault="006E4B25" w:rsidP="00585D1F">
      <w:pPr>
        <w:tabs>
          <w:tab w:val="left" w:pos="0"/>
        </w:tabs>
        <w:autoSpaceDE w:val="0"/>
        <w:autoSpaceDN w:val="0"/>
        <w:adjustRightInd w:val="0"/>
        <w:spacing w:after="0" w:line="240" w:lineRule="auto"/>
        <w:rPr>
          <w:rFonts w:asciiTheme="minorHAnsi" w:hAnsiTheme="minorHAnsi" w:cs="Arial"/>
          <w:b/>
          <w:sz w:val="18"/>
          <w:szCs w:val="18"/>
        </w:rPr>
      </w:pPr>
      <w:r w:rsidRPr="00236F4B">
        <w:rPr>
          <w:rFonts w:asciiTheme="minorHAnsi" w:hAnsiTheme="minorHAnsi" w:cs="Arial"/>
          <w:b/>
          <w:sz w:val="18"/>
          <w:szCs w:val="18"/>
        </w:rPr>
        <w:t>N</w:t>
      </w:r>
      <w:r w:rsidR="00585D1F" w:rsidRPr="00236F4B">
        <w:rPr>
          <w:rFonts w:asciiTheme="minorHAnsi" w:hAnsiTheme="minorHAnsi" w:cs="Arial"/>
          <w:b/>
          <w:sz w:val="18"/>
          <w:szCs w:val="18"/>
        </w:rPr>
        <w:t xml:space="preserve">. </w:t>
      </w:r>
      <w:r w:rsidRPr="00236F4B">
        <w:rPr>
          <w:rFonts w:asciiTheme="minorHAnsi" w:hAnsiTheme="minorHAnsi" w:cs="Arial"/>
          <w:b/>
          <w:sz w:val="18"/>
          <w:szCs w:val="18"/>
        </w:rPr>
        <w:t xml:space="preserve">Mandatory Requirements for all Recirculation Systems </w:t>
      </w:r>
    </w:p>
    <w:p w14:paraId="75AD5AD8" w14:textId="77777777" w:rsidR="006E4B25" w:rsidRPr="00095F6F" w:rsidRDefault="006E4B25" w:rsidP="006E4B25">
      <w:pPr>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The requirements of this table apply to all recirculation systems listed below.</w:t>
      </w:r>
    </w:p>
    <w:p w14:paraId="01E17839"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3737BBC4" w14:textId="7CF6FBD5" w:rsidR="006E4B25" w:rsidRPr="00095F6F" w:rsidRDefault="006E4B25" w:rsidP="006E4B25">
      <w:pPr>
        <w:autoSpaceDE w:val="0"/>
        <w:autoSpaceDN w:val="0"/>
        <w:adjustRightInd w:val="0"/>
        <w:spacing w:after="0" w:line="240" w:lineRule="auto"/>
        <w:rPr>
          <w:rFonts w:asciiTheme="minorHAnsi" w:hAnsiTheme="minorHAnsi" w:cstheme="minorHAnsi"/>
          <w:b/>
          <w:sz w:val="18"/>
          <w:szCs w:val="18"/>
        </w:rPr>
      </w:pPr>
      <w:r w:rsidRPr="00095F6F">
        <w:rPr>
          <w:rFonts w:asciiTheme="minorHAnsi" w:hAnsiTheme="minorHAnsi" w:cstheme="minorHAnsi"/>
          <w:b/>
          <w:sz w:val="18"/>
          <w:szCs w:val="18"/>
        </w:rPr>
        <w:t>O. Recirculation Non-Demand Controls Requirements</w:t>
      </w:r>
    </w:p>
    <w:p w14:paraId="702B0E44" w14:textId="468A5DFC" w:rsidR="006E4B25" w:rsidRPr="00095F6F"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indicated as </w:t>
      </w:r>
      <w:r w:rsidRPr="00C17ADA">
        <w:rPr>
          <w:rFonts w:asciiTheme="minorHAnsi" w:hAnsiTheme="minorHAnsi" w:cstheme="minorHAnsi"/>
          <w:sz w:val="18"/>
          <w:szCs w:val="18"/>
        </w:rPr>
        <w:t xml:space="preserve">Recirculation Non-demand </w:t>
      </w:r>
      <w:r w:rsidR="00E04539" w:rsidRPr="00C17ADA">
        <w:rPr>
          <w:rFonts w:asciiTheme="minorHAnsi" w:hAnsiTheme="minorHAnsi" w:cstheme="minorHAnsi"/>
          <w:sz w:val="18"/>
          <w:szCs w:val="18"/>
        </w:rPr>
        <w:t>C</w:t>
      </w:r>
      <w:r w:rsidRPr="00C17ADA">
        <w:rPr>
          <w:rFonts w:asciiTheme="minorHAnsi" w:hAnsiTheme="minorHAnsi" w:cstheme="minorHAnsi"/>
          <w:sz w:val="18"/>
          <w:szCs w:val="18"/>
        </w:rPr>
        <w:t>ontrols.</w:t>
      </w:r>
      <w:r w:rsidRPr="00095F6F">
        <w:rPr>
          <w:rFonts w:asciiTheme="minorHAnsi" w:hAnsiTheme="minorHAnsi" w:cstheme="minorHAnsi"/>
          <w:sz w:val="18"/>
          <w:szCs w:val="18"/>
        </w:rPr>
        <w:t xml:space="preserve"> In addition to the mandatory requirements in Table F and N, the installer must ensure the requirements in this table are met.</w:t>
      </w:r>
    </w:p>
    <w:p w14:paraId="3ECF2C28" w14:textId="77777777"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4A88434C" w14:textId="77777777" w:rsidR="00F03D92" w:rsidRDefault="00F03D92">
      <w:pPr>
        <w:spacing w:after="0" w:line="240" w:lineRule="auto"/>
        <w:rPr>
          <w:rFonts w:asciiTheme="minorHAnsi" w:hAnsiTheme="minorHAnsi" w:cstheme="minorHAnsi"/>
          <w:b/>
          <w:sz w:val="18"/>
          <w:szCs w:val="18"/>
        </w:rPr>
      </w:pPr>
      <w:r>
        <w:rPr>
          <w:rFonts w:asciiTheme="minorHAnsi" w:hAnsiTheme="minorHAnsi" w:cstheme="minorHAnsi"/>
          <w:b/>
          <w:sz w:val="18"/>
          <w:szCs w:val="18"/>
        </w:rPr>
        <w:br w:type="page"/>
      </w:r>
    </w:p>
    <w:p w14:paraId="2CDDD246" w14:textId="43EBDCF4" w:rsidR="006E4B25" w:rsidRPr="00095F6F" w:rsidRDefault="006E4B25" w:rsidP="006E4B25">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095F6F">
        <w:rPr>
          <w:rFonts w:asciiTheme="minorHAnsi" w:hAnsiTheme="minorHAnsi" w:cstheme="minorHAnsi"/>
          <w:b/>
          <w:sz w:val="18"/>
          <w:szCs w:val="18"/>
        </w:rPr>
        <w:lastRenderedPageBreak/>
        <w:t>P. Demand Recirculation Manual Control/Sensor Control Requirements</w:t>
      </w:r>
    </w:p>
    <w:p w14:paraId="54D895CE" w14:textId="63365482"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095F6F">
        <w:rPr>
          <w:rFonts w:asciiTheme="minorHAnsi" w:hAnsiTheme="minorHAnsi" w:cstheme="minorHAnsi"/>
          <w:sz w:val="18"/>
          <w:szCs w:val="18"/>
        </w:rPr>
        <w:t xml:space="preserve">This table only applies to systems </w:t>
      </w:r>
      <w:r w:rsidRPr="00C17ADA">
        <w:rPr>
          <w:rFonts w:asciiTheme="minorHAnsi" w:hAnsiTheme="minorHAnsi" w:cstheme="minorHAnsi"/>
          <w:sz w:val="18"/>
          <w:szCs w:val="18"/>
        </w:rPr>
        <w:t>indicated as Demand Recirculation Manual Control</w:t>
      </w:r>
      <w:r w:rsidR="00B843FA" w:rsidRPr="00C17ADA">
        <w:rPr>
          <w:rFonts w:asciiTheme="minorHAnsi" w:hAnsiTheme="minorHAnsi" w:cstheme="minorHAnsi"/>
          <w:sz w:val="18"/>
          <w:szCs w:val="18"/>
        </w:rPr>
        <w:t>,</w:t>
      </w:r>
      <w:r w:rsidRPr="00C17ADA">
        <w:rPr>
          <w:rFonts w:asciiTheme="minorHAnsi" w:hAnsiTheme="minorHAnsi" w:cstheme="minorHAnsi"/>
          <w:sz w:val="18"/>
          <w:szCs w:val="18"/>
        </w:rPr>
        <w:t xml:space="preserve"> Demand Recirculation Senor Control</w:t>
      </w:r>
      <w:r w:rsidR="00B843FA" w:rsidRPr="00C17ADA">
        <w:rPr>
          <w:rFonts w:asciiTheme="minorHAnsi" w:hAnsiTheme="minorHAnsi" w:cstheme="minorHAnsi"/>
          <w:sz w:val="18"/>
          <w:szCs w:val="18"/>
        </w:rPr>
        <w:t>, HERS-Verified Demand Recirculation Manual Control or HERS-Verified Demand Recirculation Senor Control</w:t>
      </w:r>
      <w:r w:rsidRPr="00C17ADA">
        <w:rPr>
          <w:rFonts w:asciiTheme="minorHAnsi" w:hAnsiTheme="minorHAnsi" w:cstheme="minorHAnsi"/>
          <w:sz w:val="18"/>
          <w:szCs w:val="18"/>
        </w:rPr>
        <w:t>. In addition to the mandatory requirements in Table F and N, the installer must ensure the requirements in this table are met.</w:t>
      </w:r>
    </w:p>
    <w:p w14:paraId="08C34F10" w14:textId="77777777" w:rsidR="006E4B25" w:rsidRPr="00236F4B" w:rsidRDefault="006E4B25" w:rsidP="00585D1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Arial"/>
          <w:sz w:val="18"/>
          <w:szCs w:val="18"/>
        </w:rPr>
      </w:pPr>
    </w:p>
    <w:p w14:paraId="6E378515" w14:textId="313EC8B4" w:rsidR="000849F0" w:rsidRPr="00095F6F" w:rsidRDefault="006E4B25" w:rsidP="00236F4B">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sidRPr="00236F4B">
        <w:rPr>
          <w:rFonts w:asciiTheme="minorHAnsi" w:hAnsiTheme="minorHAnsi" w:cstheme="minorHAnsi"/>
          <w:b/>
          <w:sz w:val="18"/>
          <w:szCs w:val="18"/>
        </w:rPr>
        <w:t>Q. HERS-Verified Demand Recirculation Manual Control/Sensor Control</w:t>
      </w:r>
      <w:r w:rsidR="002E14A5">
        <w:rPr>
          <w:rFonts w:asciiTheme="minorHAnsi" w:hAnsiTheme="minorHAnsi" w:cstheme="minorHAnsi"/>
          <w:b/>
          <w:sz w:val="18"/>
          <w:szCs w:val="18"/>
        </w:rPr>
        <w:t xml:space="preserve"> Requirements</w:t>
      </w:r>
    </w:p>
    <w:p w14:paraId="0A8AEDE8" w14:textId="2D04BFF0" w:rsidR="006E4B25" w:rsidRPr="00C17ADA" w:rsidRDefault="006E4B25" w:rsidP="006E4B25">
      <w:pPr>
        <w:tabs>
          <w:tab w:val="left" w:pos="0"/>
        </w:tabs>
        <w:autoSpaceDE w:val="0"/>
        <w:autoSpaceDN w:val="0"/>
        <w:adjustRightInd w:val="0"/>
        <w:spacing w:after="0" w:line="240" w:lineRule="auto"/>
        <w:rPr>
          <w:rFonts w:asciiTheme="minorHAnsi" w:hAnsiTheme="minorHAnsi" w:cstheme="minorHAnsi"/>
          <w:sz w:val="18"/>
          <w:szCs w:val="18"/>
        </w:rPr>
      </w:pPr>
      <w:r w:rsidRPr="00C17ADA">
        <w:rPr>
          <w:rFonts w:asciiTheme="minorHAnsi" w:hAnsiTheme="minorHAnsi" w:cstheme="minorHAnsi"/>
          <w:sz w:val="18"/>
          <w:szCs w:val="18"/>
        </w:rPr>
        <w:t xml:space="preserve">This table only applies to systems indicated as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Manual Control or </w:t>
      </w:r>
      <w:r w:rsidR="00850E4B" w:rsidRPr="00C17ADA">
        <w:rPr>
          <w:rFonts w:asciiTheme="minorHAnsi" w:hAnsiTheme="minorHAnsi" w:cstheme="minorHAnsi"/>
          <w:sz w:val="18"/>
          <w:szCs w:val="18"/>
        </w:rPr>
        <w:t xml:space="preserve">HERS-Verified </w:t>
      </w:r>
      <w:r w:rsidRPr="00C17ADA">
        <w:rPr>
          <w:rFonts w:asciiTheme="minorHAnsi" w:hAnsiTheme="minorHAnsi" w:cstheme="minorHAnsi"/>
          <w:sz w:val="18"/>
          <w:szCs w:val="18"/>
        </w:rPr>
        <w:t xml:space="preserve">Demand Recirculation Senor Control. </w:t>
      </w:r>
      <w:r w:rsidR="00850E4B" w:rsidRPr="00C17ADA">
        <w:rPr>
          <w:rFonts w:asciiTheme="minorHAnsi" w:hAnsiTheme="minorHAnsi" w:cstheme="minorHAnsi"/>
          <w:sz w:val="18"/>
          <w:szCs w:val="18"/>
        </w:rPr>
        <w:t xml:space="preserve"> </w:t>
      </w:r>
      <w:r w:rsidRPr="00C17ADA">
        <w:rPr>
          <w:rFonts w:asciiTheme="minorHAnsi" w:hAnsiTheme="minorHAnsi" w:cstheme="minorHAnsi"/>
          <w:sz w:val="18"/>
          <w:szCs w:val="18"/>
        </w:rPr>
        <w:t>In addition to the mandatory requirements in Table F and N, the installer must ensure the requirements in this table are met.</w:t>
      </w:r>
    </w:p>
    <w:p w14:paraId="2B5AE338" w14:textId="77777777" w:rsidR="00747012" w:rsidRDefault="00747012" w:rsidP="00DC522B">
      <w:pPr>
        <w:spacing w:after="0" w:line="240" w:lineRule="auto"/>
        <w:rPr>
          <w:rFonts w:asciiTheme="minorHAnsi" w:hAnsiTheme="minorHAnsi" w:cstheme="minorHAnsi"/>
          <w:b/>
          <w:sz w:val="18"/>
          <w:szCs w:val="18"/>
        </w:rPr>
      </w:pPr>
    </w:p>
    <w:p w14:paraId="67911F5A" w14:textId="55F822C6" w:rsidR="00747012" w:rsidRPr="00236F4B" w:rsidRDefault="00747012" w:rsidP="00DC522B">
      <w:pPr>
        <w:spacing w:after="0" w:line="240" w:lineRule="auto"/>
        <w:rPr>
          <w:rFonts w:asciiTheme="minorHAnsi" w:hAnsiTheme="minorHAnsi" w:cstheme="minorHAnsi"/>
          <w:b/>
          <w:sz w:val="18"/>
          <w:szCs w:val="18"/>
        </w:rPr>
        <w:sectPr w:rsidR="00747012" w:rsidRPr="00236F4B" w:rsidSect="00E04539">
          <w:headerReference w:type="default" r:id="rId18"/>
          <w:footerReference w:type="default" r:id="rId19"/>
          <w:pgSz w:w="12240" w:h="15840" w:code="1"/>
          <w:pgMar w:top="720" w:right="720" w:bottom="720" w:left="720" w:header="432" w:footer="432" w:gutter="0"/>
          <w:pgNumType w:start="1"/>
          <w:cols w:space="720"/>
          <w:docGrid w:linePitch="360"/>
        </w:sectPr>
      </w:pPr>
    </w:p>
    <w:tbl>
      <w:tblPr>
        <w:tblpPr w:leftFromText="180" w:rightFromText="180" w:vertAnchor="text" w:tblpY="1"/>
        <w:tblOverlap w:val="never"/>
        <w:tblW w:w="5003"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3"/>
        <w:gridCol w:w="883"/>
        <w:gridCol w:w="749"/>
        <w:gridCol w:w="922"/>
        <w:gridCol w:w="751"/>
        <w:gridCol w:w="874"/>
        <w:gridCol w:w="771"/>
        <w:gridCol w:w="950"/>
        <w:gridCol w:w="1127"/>
        <w:gridCol w:w="1047"/>
        <w:gridCol w:w="1030"/>
      </w:tblGrid>
      <w:tr w:rsidR="00F349F6" w:rsidRPr="00327949" w14:paraId="1C7982C8" w14:textId="0D8E46F4"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bookmarkEnd w:id="1"/>
          <w:p w14:paraId="5FBAE417" w14:textId="40D87D2C" w:rsidR="00F349F6" w:rsidRPr="00327949" w:rsidRDefault="00F349F6" w:rsidP="002B092D">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A</w:t>
            </w:r>
            <w:r w:rsidRPr="00327949">
              <w:rPr>
                <w:rFonts w:asciiTheme="minorHAnsi" w:hAnsiTheme="minorHAnsi" w:cstheme="minorHAnsi"/>
                <w:b/>
                <w:sz w:val="18"/>
                <w:szCs w:val="18"/>
              </w:rPr>
              <w:t xml:space="preserve">. Design </w:t>
            </w:r>
            <w:r w:rsidRPr="00236F4B">
              <w:rPr>
                <w:rFonts w:asciiTheme="minorHAnsi" w:hAnsiTheme="minorHAnsi" w:cstheme="minorHAnsi"/>
                <w:b/>
                <w:sz w:val="18"/>
                <w:szCs w:val="18"/>
              </w:rPr>
              <w:t>HERS Verified</w:t>
            </w:r>
            <w:r>
              <w:rPr>
                <w:rFonts w:asciiTheme="minorHAnsi" w:hAnsiTheme="minorHAnsi" w:cstheme="minorHAnsi"/>
                <w:b/>
                <w:sz w:val="20"/>
                <w:szCs w:val="20"/>
              </w:rPr>
              <w:t xml:space="preserve"> </w:t>
            </w:r>
            <w:r w:rsidRPr="00327949">
              <w:rPr>
                <w:rFonts w:asciiTheme="minorHAnsi" w:hAnsiTheme="minorHAnsi" w:cstheme="minorHAnsi"/>
                <w:b/>
                <w:sz w:val="18"/>
                <w:szCs w:val="18"/>
              </w:rPr>
              <w:t xml:space="preserve">Dwelling Unit Water Heating Systems Information </w:t>
            </w:r>
            <w:r w:rsidR="006A3904">
              <w:rPr>
                <w:rFonts w:asciiTheme="minorHAnsi" w:hAnsiTheme="minorHAnsi" w:cstheme="minorHAnsi"/>
                <w:b/>
                <w:sz w:val="20"/>
                <w:szCs w:val="20"/>
              </w:rPr>
              <w:t>(other than HPWH)</w:t>
            </w:r>
          </w:p>
          <w:p w14:paraId="18589F80" w14:textId="19F7C1FC" w:rsidR="00DB0C3E" w:rsidRDefault="00FC2D5E" w:rsidP="002B092D">
            <w:pPr>
              <w:spacing w:after="0" w:line="240" w:lineRule="auto"/>
              <w:rPr>
                <w:rFonts w:asciiTheme="minorHAnsi" w:eastAsia="Times New Roman" w:hAnsiTheme="minorHAnsi" w:cstheme="minorHAnsi"/>
                <w:sz w:val="18"/>
                <w:szCs w:val="18"/>
              </w:rPr>
            </w:pPr>
            <w:r>
              <w:rPr>
                <w:sz w:val="18"/>
                <w:szCs w:val="18"/>
              </w:rPr>
              <w:t>&lt;&lt;Static Text - see the top&gt;&gt;</w:t>
            </w:r>
            <w:r w:rsidR="00DB0C3E" w:rsidRPr="00C12A57">
              <w:rPr>
                <w:rFonts w:asciiTheme="minorHAnsi" w:eastAsia="Times New Roman" w:hAnsiTheme="minorHAnsi" w:cstheme="minorHAnsi"/>
                <w:sz w:val="18"/>
                <w:szCs w:val="18"/>
              </w:rPr>
              <w:t>&lt;&lt;If LMCC only has HPWH, display the "section does not apply" message&gt;&gt;</w:t>
            </w:r>
          </w:p>
          <w:p w14:paraId="3254B95E" w14:textId="18FB5010" w:rsidR="00651D96" w:rsidRPr="00327949" w:rsidRDefault="00651D96" w:rsidP="002B092D">
            <w:pPr>
              <w:spacing w:after="0" w:line="240" w:lineRule="auto"/>
              <w:rPr>
                <w:rFonts w:asciiTheme="minorHAnsi" w:hAnsiTheme="minorHAnsi" w:cstheme="minorHAnsi"/>
                <w:sz w:val="18"/>
                <w:szCs w:val="18"/>
              </w:rPr>
            </w:pPr>
            <w:r>
              <w:rPr>
                <w:rFonts w:asciiTheme="minorHAnsi" w:eastAsia="Times New Roman" w:hAnsiTheme="minorHAnsi" w:cstheme="minorHAnsi"/>
                <w:sz w:val="18"/>
                <w:szCs w:val="18"/>
              </w:rPr>
              <w:t>&lt;&lt;require one row of data for each water heater identified on the LMCC-PRF&gt;&gt;</w:t>
            </w:r>
          </w:p>
          <w:p w14:paraId="2644B5A4" w14:textId="7CD6E87D" w:rsidR="00F349F6" w:rsidRPr="00327949" w:rsidRDefault="00F349F6" w:rsidP="00EC0CA0">
            <w:pPr>
              <w:spacing w:after="0" w:line="240" w:lineRule="auto"/>
              <w:rPr>
                <w:rFonts w:asciiTheme="minorHAnsi" w:hAnsiTheme="minorHAnsi" w:cstheme="minorHAnsi"/>
                <w:b/>
                <w:sz w:val="18"/>
                <w:szCs w:val="18"/>
              </w:rPr>
            </w:pPr>
          </w:p>
        </w:tc>
      </w:tr>
      <w:tr w:rsidR="00F349F6" w:rsidRPr="00327949" w14:paraId="6AAB97F6" w14:textId="34F9147E" w:rsidTr="009A07EC">
        <w:trPr>
          <w:trHeight w:val="277"/>
        </w:trPr>
        <w:tc>
          <w:tcPr>
            <w:tcW w:w="416" w:type="pct"/>
            <w:tcBorders>
              <w:top w:val="single" w:sz="4" w:space="0" w:color="auto"/>
              <w:left w:val="single" w:sz="4" w:space="0" w:color="auto"/>
              <w:bottom w:val="single" w:sz="4" w:space="0" w:color="auto"/>
              <w:right w:val="single" w:sz="4" w:space="0" w:color="auto"/>
            </w:tcBorders>
          </w:tcPr>
          <w:p w14:paraId="4B43E16D" w14:textId="3C91FDF4"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01</w:t>
            </w:r>
          </w:p>
        </w:tc>
        <w:tc>
          <w:tcPr>
            <w:tcW w:w="367" w:type="pct"/>
            <w:tcBorders>
              <w:top w:val="single" w:sz="4" w:space="0" w:color="auto"/>
              <w:left w:val="single" w:sz="4" w:space="0" w:color="auto"/>
              <w:bottom w:val="single" w:sz="4" w:space="0" w:color="auto"/>
              <w:right w:val="single" w:sz="4" w:space="0" w:color="auto"/>
            </w:tcBorders>
            <w:vAlign w:val="bottom"/>
          </w:tcPr>
          <w:p w14:paraId="7C9B00BA" w14:textId="0C90A9AC"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6177EA1C" w14:textId="24C9EB40"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347" w:type="pct"/>
            <w:tcBorders>
              <w:top w:val="single" w:sz="4" w:space="0" w:color="auto"/>
              <w:left w:val="single" w:sz="4" w:space="0" w:color="auto"/>
              <w:bottom w:val="single" w:sz="4" w:space="0" w:color="auto"/>
              <w:right w:val="single" w:sz="4" w:space="0" w:color="auto"/>
            </w:tcBorders>
            <w:vAlign w:val="bottom"/>
          </w:tcPr>
          <w:p w14:paraId="505D2ED4" w14:textId="7152BFD4"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27" w:type="pct"/>
            <w:tcBorders>
              <w:top w:val="single" w:sz="4" w:space="0" w:color="auto"/>
              <w:left w:val="single" w:sz="4" w:space="0" w:color="auto"/>
              <w:bottom w:val="single" w:sz="4" w:space="0" w:color="auto"/>
              <w:right w:val="single" w:sz="4" w:space="0" w:color="auto"/>
            </w:tcBorders>
            <w:vAlign w:val="bottom"/>
          </w:tcPr>
          <w:p w14:paraId="21DA621E" w14:textId="0E961018"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348" w:type="pct"/>
            <w:tcBorders>
              <w:top w:val="single" w:sz="4" w:space="0" w:color="auto"/>
              <w:left w:val="single" w:sz="4" w:space="0" w:color="auto"/>
              <w:bottom w:val="single" w:sz="4" w:space="0" w:color="auto"/>
              <w:right w:val="single" w:sz="4" w:space="0" w:color="auto"/>
            </w:tcBorders>
            <w:vAlign w:val="bottom"/>
          </w:tcPr>
          <w:p w14:paraId="6FFB1278" w14:textId="2DF427B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05" w:type="pct"/>
            <w:tcBorders>
              <w:top w:val="single" w:sz="4" w:space="0" w:color="auto"/>
              <w:left w:val="single" w:sz="4" w:space="0" w:color="auto"/>
              <w:bottom w:val="single" w:sz="4" w:space="0" w:color="auto"/>
              <w:right w:val="single" w:sz="4" w:space="0" w:color="auto"/>
            </w:tcBorders>
            <w:vAlign w:val="bottom"/>
          </w:tcPr>
          <w:p w14:paraId="0E006FC5" w14:textId="0AA527EC"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357" w:type="pct"/>
            <w:tcBorders>
              <w:top w:val="single" w:sz="4" w:space="0" w:color="auto"/>
              <w:left w:val="single" w:sz="4" w:space="0" w:color="auto"/>
              <w:bottom w:val="single" w:sz="4" w:space="0" w:color="auto"/>
              <w:right w:val="single" w:sz="4" w:space="0" w:color="auto"/>
            </w:tcBorders>
            <w:vAlign w:val="bottom"/>
          </w:tcPr>
          <w:p w14:paraId="41CC9AE1" w14:textId="7CF94D4A"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440" w:type="pct"/>
            <w:tcBorders>
              <w:top w:val="single" w:sz="4" w:space="0" w:color="auto"/>
              <w:left w:val="single" w:sz="4" w:space="0" w:color="auto"/>
              <w:bottom w:val="single" w:sz="4" w:space="0" w:color="auto"/>
              <w:right w:val="single" w:sz="4" w:space="0" w:color="auto"/>
            </w:tcBorders>
            <w:vAlign w:val="bottom"/>
          </w:tcPr>
          <w:p w14:paraId="49799FAA" w14:textId="031717C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522" w:type="pct"/>
            <w:tcBorders>
              <w:top w:val="single" w:sz="4" w:space="0" w:color="auto"/>
              <w:left w:val="single" w:sz="4" w:space="0" w:color="auto"/>
              <w:bottom w:val="single" w:sz="4" w:space="0" w:color="auto"/>
              <w:right w:val="single" w:sz="4" w:space="0" w:color="auto"/>
            </w:tcBorders>
            <w:vAlign w:val="bottom"/>
          </w:tcPr>
          <w:p w14:paraId="615E7A0F" w14:textId="27F9007F"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85" w:type="pct"/>
            <w:tcBorders>
              <w:top w:val="single" w:sz="4" w:space="0" w:color="auto"/>
              <w:left w:val="single" w:sz="4" w:space="0" w:color="auto"/>
              <w:bottom w:val="single" w:sz="4" w:space="0" w:color="auto"/>
              <w:right w:val="single" w:sz="4" w:space="0" w:color="auto"/>
            </w:tcBorders>
            <w:vAlign w:val="bottom"/>
          </w:tcPr>
          <w:p w14:paraId="007D86DE" w14:textId="1694C6A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Pr>
                <w:rFonts w:asciiTheme="minorHAnsi" w:hAnsiTheme="minorHAnsi" w:cstheme="minorHAnsi"/>
                <w:sz w:val="18"/>
                <w:szCs w:val="18"/>
              </w:rPr>
              <w:t>1</w:t>
            </w:r>
          </w:p>
        </w:tc>
        <w:tc>
          <w:tcPr>
            <w:tcW w:w="477" w:type="pct"/>
            <w:tcBorders>
              <w:top w:val="single" w:sz="4" w:space="0" w:color="auto"/>
              <w:left w:val="single" w:sz="4" w:space="0" w:color="auto"/>
              <w:bottom w:val="single" w:sz="4" w:space="0" w:color="auto"/>
              <w:right w:val="single" w:sz="4" w:space="0" w:color="auto"/>
            </w:tcBorders>
            <w:vAlign w:val="bottom"/>
          </w:tcPr>
          <w:p w14:paraId="5293FD4A" w14:textId="6494EBB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716A8C8E" w14:textId="1268DFB8" w:rsidTr="009A07EC">
        <w:trPr>
          <w:trHeight w:val="288"/>
        </w:trPr>
        <w:tc>
          <w:tcPr>
            <w:tcW w:w="416" w:type="pct"/>
            <w:tcBorders>
              <w:top w:val="single" w:sz="4" w:space="0" w:color="auto"/>
              <w:left w:val="single" w:sz="4" w:space="0" w:color="auto"/>
              <w:bottom w:val="single" w:sz="4" w:space="0" w:color="auto"/>
              <w:right w:val="single" w:sz="4" w:space="0" w:color="auto"/>
            </w:tcBorders>
            <w:vAlign w:val="bottom"/>
          </w:tcPr>
          <w:p w14:paraId="615910FC" w14:textId="47C8592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Dwelling Unit Name</w:t>
            </w:r>
          </w:p>
        </w:tc>
        <w:tc>
          <w:tcPr>
            <w:tcW w:w="367" w:type="pct"/>
            <w:tcBorders>
              <w:top w:val="single" w:sz="4" w:space="0" w:color="auto"/>
              <w:left w:val="single" w:sz="4" w:space="0" w:color="auto"/>
              <w:bottom w:val="single" w:sz="4" w:space="0" w:color="auto"/>
              <w:right w:val="single" w:sz="4" w:space="0" w:color="auto"/>
            </w:tcBorders>
            <w:vAlign w:val="bottom"/>
          </w:tcPr>
          <w:p w14:paraId="53F1A3BD" w14:textId="062C021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78237A2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347" w:type="pct"/>
            <w:tcBorders>
              <w:top w:val="single" w:sz="4" w:space="0" w:color="auto"/>
              <w:left w:val="single" w:sz="4" w:space="0" w:color="auto"/>
              <w:bottom w:val="single" w:sz="4" w:space="0" w:color="auto"/>
              <w:right w:val="single" w:sz="4" w:space="0" w:color="auto"/>
            </w:tcBorders>
            <w:vAlign w:val="bottom"/>
          </w:tcPr>
          <w:p w14:paraId="0411101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27" w:type="pct"/>
            <w:tcBorders>
              <w:top w:val="single" w:sz="4" w:space="0" w:color="auto"/>
              <w:left w:val="single" w:sz="4" w:space="0" w:color="auto"/>
              <w:bottom w:val="single" w:sz="4" w:space="0" w:color="auto"/>
              <w:right w:val="single" w:sz="4" w:space="0" w:color="auto"/>
            </w:tcBorders>
            <w:vAlign w:val="bottom"/>
          </w:tcPr>
          <w:p w14:paraId="1DA4175B" w14:textId="7418C65F"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of</w:t>
            </w:r>
            <w:r w:rsidR="002E1D83">
              <w:rPr>
                <w:rFonts w:asciiTheme="minorHAnsi" w:eastAsia="Times New Roman" w:hAnsiTheme="minorHAnsi" w:cstheme="minorHAnsi"/>
                <w:sz w:val="18"/>
                <w:szCs w:val="20"/>
              </w:rPr>
              <w:t xml:space="preserve"> Like (or Identical) </w:t>
            </w:r>
            <w:r w:rsidRPr="00327949">
              <w:rPr>
                <w:rFonts w:asciiTheme="minorHAnsi" w:hAnsiTheme="minorHAnsi" w:cstheme="minorHAnsi"/>
                <w:sz w:val="18"/>
                <w:szCs w:val="18"/>
              </w:rPr>
              <w:t>Water Heaters in System</w:t>
            </w:r>
          </w:p>
        </w:tc>
        <w:tc>
          <w:tcPr>
            <w:tcW w:w="348" w:type="pct"/>
            <w:tcBorders>
              <w:top w:val="single" w:sz="4" w:space="0" w:color="auto"/>
              <w:left w:val="single" w:sz="4" w:space="0" w:color="auto"/>
              <w:bottom w:val="single" w:sz="4" w:space="0" w:color="auto"/>
              <w:right w:val="single" w:sz="4" w:space="0" w:color="auto"/>
            </w:tcBorders>
            <w:vAlign w:val="bottom"/>
          </w:tcPr>
          <w:p w14:paraId="1CD40041"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05" w:type="pct"/>
            <w:tcBorders>
              <w:top w:val="single" w:sz="4" w:space="0" w:color="auto"/>
              <w:left w:val="single" w:sz="4" w:space="0" w:color="auto"/>
              <w:bottom w:val="single" w:sz="4" w:space="0" w:color="auto"/>
              <w:right w:val="single" w:sz="4" w:space="0" w:color="auto"/>
            </w:tcBorders>
            <w:vAlign w:val="bottom"/>
          </w:tcPr>
          <w:p w14:paraId="0C1A6E6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357" w:type="pct"/>
            <w:tcBorders>
              <w:top w:val="single" w:sz="4" w:space="0" w:color="auto"/>
              <w:left w:val="single" w:sz="4" w:space="0" w:color="auto"/>
              <w:bottom w:val="single" w:sz="4" w:space="0" w:color="auto"/>
              <w:right w:val="single" w:sz="4" w:space="0" w:color="auto"/>
            </w:tcBorders>
            <w:vAlign w:val="bottom"/>
          </w:tcPr>
          <w:p w14:paraId="6D09D5AE"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440" w:type="pct"/>
            <w:tcBorders>
              <w:top w:val="single" w:sz="4" w:space="0" w:color="auto"/>
              <w:left w:val="single" w:sz="4" w:space="0" w:color="auto"/>
              <w:bottom w:val="single" w:sz="4" w:space="0" w:color="auto"/>
              <w:right w:val="single" w:sz="4" w:space="0" w:color="auto"/>
            </w:tcBorders>
            <w:vAlign w:val="bottom"/>
          </w:tcPr>
          <w:p w14:paraId="461A280B" w14:textId="20338FF8" w:rsidR="00F349F6" w:rsidRPr="00327949" w:rsidRDefault="00F349F6" w:rsidP="009A07EC">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522" w:type="pct"/>
            <w:tcBorders>
              <w:top w:val="single" w:sz="4" w:space="0" w:color="auto"/>
              <w:left w:val="single" w:sz="4" w:space="0" w:color="auto"/>
              <w:bottom w:val="single" w:sz="4" w:space="0" w:color="auto"/>
              <w:right w:val="single" w:sz="4" w:space="0" w:color="auto"/>
            </w:tcBorders>
            <w:vAlign w:val="bottom"/>
          </w:tcPr>
          <w:p w14:paraId="2D576EDF" w14:textId="59EF22E2"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0E4521D4"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85" w:type="pct"/>
            <w:tcBorders>
              <w:top w:val="single" w:sz="4" w:space="0" w:color="auto"/>
              <w:left w:val="single" w:sz="4" w:space="0" w:color="auto"/>
              <w:bottom w:val="single" w:sz="4" w:space="0" w:color="auto"/>
              <w:right w:val="single" w:sz="4" w:space="0" w:color="auto"/>
            </w:tcBorders>
            <w:vAlign w:val="bottom"/>
          </w:tcPr>
          <w:p w14:paraId="0D2F7A11" w14:textId="6764288B"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477" w:type="pct"/>
            <w:tcBorders>
              <w:top w:val="single" w:sz="4" w:space="0" w:color="auto"/>
              <w:left w:val="single" w:sz="4" w:space="0" w:color="auto"/>
              <w:bottom w:val="single" w:sz="4" w:space="0" w:color="auto"/>
              <w:right w:val="single" w:sz="4" w:space="0" w:color="auto"/>
            </w:tcBorders>
            <w:vAlign w:val="bottom"/>
          </w:tcPr>
          <w:p w14:paraId="5C5B5588" w14:textId="4D6E3402"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401E94FA" w14:textId="36ED2B62" w:rsidTr="009A07EC">
        <w:trPr>
          <w:trHeight w:val="246"/>
        </w:trPr>
        <w:tc>
          <w:tcPr>
            <w:tcW w:w="416" w:type="pct"/>
            <w:tcBorders>
              <w:top w:val="single" w:sz="4" w:space="0" w:color="auto"/>
              <w:left w:val="single" w:sz="4" w:space="0" w:color="auto"/>
              <w:bottom w:val="single" w:sz="4" w:space="0" w:color="auto"/>
              <w:right w:val="single" w:sz="4" w:space="0" w:color="auto"/>
            </w:tcBorders>
          </w:tcPr>
          <w:p w14:paraId="1F36E464" w14:textId="06135350" w:rsidR="00F349F6" w:rsidRPr="002B092D" w:rsidRDefault="00D1391E" w:rsidP="00F349F6">
            <w:pPr>
              <w:spacing w:after="0" w:line="240" w:lineRule="auto"/>
              <w:rPr>
                <w:rFonts w:asciiTheme="minorHAnsi" w:eastAsia="Times New Roman" w:hAnsiTheme="minorHAnsi" w:cstheme="minorHAnsi"/>
                <w:sz w:val="16"/>
                <w:szCs w:val="16"/>
              </w:rPr>
            </w:pPr>
            <w:r>
              <w:rPr>
                <w:rFonts w:asciiTheme="minorHAnsi" w:eastAsia="Times New Roman" w:hAnsiTheme="minorHAnsi" w:cstheme="minorHAnsi"/>
                <w:sz w:val="16"/>
                <w:szCs w:val="20"/>
              </w:rPr>
              <w:t xml:space="preserve">&lt;&lt;reference value from </w:t>
            </w:r>
            <w:r w:rsidR="00C96D7C">
              <w:rPr>
                <w:rFonts w:asciiTheme="minorHAnsi" w:eastAsia="Times New Roman" w:hAnsiTheme="minorHAnsi" w:cstheme="minorHAnsi"/>
                <w:sz w:val="16"/>
                <w:szCs w:val="20"/>
              </w:rPr>
              <w:t>LMCC</w:t>
            </w:r>
            <w:r w:rsidR="00A705C2" w:rsidDel="00A705C2">
              <w:rPr>
                <w:rFonts w:asciiTheme="minorHAnsi" w:eastAsia="Times New Roman" w:hAnsiTheme="minorHAnsi" w:cstheme="minorHAnsi"/>
                <w:sz w:val="16"/>
                <w:szCs w:val="20"/>
              </w:rPr>
              <w:t xml:space="preserve"> </w:t>
            </w:r>
            <w:r w:rsidR="00F349F6">
              <w:rPr>
                <w:rFonts w:asciiTheme="minorHAnsi" w:eastAsia="Times New Roman" w:hAnsiTheme="minorHAnsi" w:cstheme="minorHAnsi"/>
                <w:sz w:val="16"/>
                <w:szCs w:val="20"/>
              </w:rPr>
              <w:t xml:space="preserve">&gt;&gt; </w:t>
            </w:r>
          </w:p>
        </w:tc>
        <w:tc>
          <w:tcPr>
            <w:tcW w:w="367" w:type="pct"/>
            <w:tcBorders>
              <w:top w:val="single" w:sz="4" w:space="0" w:color="auto"/>
              <w:left w:val="single" w:sz="4" w:space="0" w:color="auto"/>
              <w:bottom w:val="single" w:sz="4" w:space="0" w:color="auto"/>
              <w:right w:val="single" w:sz="4" w:space="0" w:color="auto"/>
            </w:tcBorders>
          </w:tcPr>
          <w:p w14:paraId="1F9F0E23" w14:textId="2E6FC85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r w:rsidR="00C96D7C">
              <w:rPr>
                <w:rFonts w:asciiTheme="minorHAnsi" w:eastAsia="Times New Roman" w:hAnsiTheme="minorHAnsi" w:cstheme="minorHAnsi"/>
                <w:sz w:val="16"/>
                <w:szCs w:val="16"/>
              </w:rPr>
              <w:t>LMCC</w:t>
            </w:r>
            <w:r w:rsidRPr="002B092D">
              <w:rPr>
                <w:rFonts w:asciiTheme="minorHAnsi" w:eastAsia="Times New Roman" w:hAnsiTheme="minorHAnsi" w:cstheme="minorHAnsi"/>
                <w:sz w:val="16"/>
                <w:szCs w:val="16"/>
              </w:rPr>
              <w:t xml:space="preserve"> (see rule in header)&gt;&gt;</w:t>
            </w:r>
          </w:p>
        </w:tc>
        <w:tc>
          <w:tcPr>
            <w:tcW w:w="409" w:type="pct"/>
            <w:tcBorders>
              <w:top w:val="single" w:sz="4" w:space="0" w:color="auto"/>
              <w:left w:val="single" w:sz="4" w:space="0" w:color="auto"/>
              <w:bottom w:val="single" w:sz="4" w:space="0" w:color="auto"/>
              <w:right w:val="single" w:sz="4" w:space="0" w:color="auto"/>
            </w:tcBorders>
          </w:tcPr>
          <w:p w14:paraId="5406B233" w14:textId="11651510"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r w:rsidR="00C96D7C">
              <w:rPr>
                <w:rFonts w:asciiTheme="minorHAnsi" w:eastAsia="Times New Roman" w:hAnsiTheme="minorHAnsi" w:cstheme="minorHAnsi"/>
                <w:sz w:val="16"/>
                <w:szCs w:val="16"/>
              </w:rPr>
              <w:t>LMCC</w:t>
            </w:r>
            <w:r w:rsidRPr="002B092D">
              <w:rPr>
                <w:rFonts w:asciiTheme="minorHAnsi" w:eastAsia="Times New Roman" w:hAnsiTheme="minorHAnsi" w:cstheme="minorHAnsi"/>
                <w:sz w:val="16"/>
                <w:szCs w:val="16"/>
              </w:rPr>
              <w:t xml:space="preserve"> </w:t>
            </w:r>
          </w:p>
          <w:p w14:paraId="1FEF36D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w:t>
            </w:r>
          </w:p>
          <w:p w14:paraId="371736DC" w14:textId="77777777" w:rsidR="00F349F6" w:rsidRPr="002B092D" w:rsidRDefault="00F349F6" w:rsidP="00F349F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DHW, </w:t>
            </w:r>
          </w:p>
          <w:p w14:paraId="711495C9" w14:textId="10A07994"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Combined Hydronic, Hydronic&gt;&gt;</w:t>
            </w:r>
          </w:p>
        </w:tc>
        <w:tc>
          <w:tcPr>
            <w:tcW w:w="347" w:type="pct"/>
            <w:tcBorders>
              <w:top w:val="single" w:sz="4" w:space="0" w:color="auto"/>
              <w:left w:val="single" w:sz="4" w:space="0" w:color="auto"/>
              <w:bottom w:val="single" w:sz="4" w:space="0" w:color="auto"/>
              <w:right w:val="single" w:sz="4" w:space="0" w:color="auto"/>
            </w:tcBorders>
          </w:tcPr>
          <w:p w14:paraId="515B2A78" w14:textId="6DE5B26B"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r w:rsidR="00C96D7C">
              <w:rPr>
                <w:rFonts w:asciiTheme="minorHAnsi" w:eastAsia="Times New Roman" w:hAnsiTheme="minorHAnsi" w:cstheme="minorHAnsi"/>
                <w:sz w:val="16"/>
                <w:szCs w:val="16"/>
              </w:rPr>
              <w:t>LMCC</w:t>
            </w:r>
            <w:r w:rsidRPr="002B092D">
              <w:rPr>
                <w:rFonts w:asciiTheme="minorHAnsi" w:eastAsia="Times New Roman" w:hAnsiTheme="minorHAnsi" w:cstheme="minorHAnsi"/>
                <w:sz w:val="16"/>
                <w:szCs w:val="16"/>
              </w:rPr>
              <w:t xml:space="preserve"> </w:t>
            </w:r>
          </w:p>
          <w:p w14:paraId="4887B952" w14:textId="3482AC02"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Allowed values =</w:t>
            </w:r>
            <w:r>
              <w:rPr>
                <w:rFonts w:asciiTheme="minorHAnsi" w:eastAsia="Times New Roman" w:hAnsiTheme="minorHAnsi" w:cstheme="minorHAnsi"/>
                <w:sz w:val="16"/>
                <w:szCs w:val="16"/>
              </w:rPr>
              <w:t xml:space="preserve"> </w:t>
            </w:r>
          </w:p>
          <w:p w14:paraId="13D2647B" w14:textId="0E5F452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Boiler, Indirect, Consumer Instantaneous, Commercial Instantaneous, Consumer Storage, Commercial Storage, Residential-Duty Commercial Storage, or Residential-Duty Commercial Instantaneous &gt;&gt;</w:t>
            </w:r>
          </w:p>
        </w:tc>
        <w:tc>
          <w:tcPr>
            <w:tcW w:w="427" w:type="pct"/>
            <w:tcBorders>
              <w:top w:val="single" w:sz="4" w:space="0" w:color="auto"/>
              <w:left w:val="single" w:sz="4" w:space="0" w:color="auto"/>
              <w:bottom w:val="single" w:sz="4" w:space="0" w:color="auto"/>
              <w:right w:val="single" w:sz="4" w:space="0" w:color="auto"/>
            </w:tcBorders>
          </w:tcPr>
          <w:p w14:paraId="0965884C" w14:textId="1FFAA823"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r w:rsidR="00C96D7C">
              <w:rPr>
                <w:rFonts w:asciiTheme="minorHAnsi" w:eastAsia="Times New Roman" w:hAnsiTheme="minorHAnsi" w:cstheme="minorHAnsi"/>
                <w:sz w:val="16"/>
                <w:szCs w:val="16"/>
              </w:rPr>
              <w:t>LMCC</w:t>
            </w:r>
            <w:r w:rsidRPr="002B092D">
              <w:rPr>
                <w:rFonts w:asciiTheme="minorHAnsi" w:eastAsia="Times New Roman" w:hAnsiTheme="minorHAnsi" w:cstheme="minorHAnsi"/>
                <w:sz w:val="16"/>
                <w:szCs w:val="16"/>
              </w:rPr>
              <w:t>&gt;&gt;</w:t>
            </w:r>
          </w:p>
        </w:tc>
        <w:tc>
          <w:tcPr>
            <w:tcW w:w="348" w:type="pct"/>
            <w:tcBorders>
              <w:top w:val="single" w:sz="4" w:space="0" w:color="auto"/>
              <w:left w:val="single" w:sz="4" w:space="0" w:color="auto"/>
              <w:bottom w:val="single" w:sz="4" w:space="0" w:color="auto"/>
              <w:right w:val="single" w:sz="4" w:space="0" w:color="auto"/>
            </w:tcBorders>
          </w:tcPr>
          <w:p w14:paraId="52E1B19B" w14:textId="6E11048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&lt;&lt;reference values from </w:t>
            </w:r>
            <w:r w:rsidR="00C96D7C">
              <w:rPr>
                <w:rFonts w:asciiTheme="minorHAnsi" w:eastAsia="Times New Roman" w:hAnsiTheme="minorHAnsi" w:cstheme="minorHAnsi"/>
                <w:sz w:val="16"/>
                <w:szCs w:val="16"/>
              </w:rPr>
              <w:t>LMCC</w:t>
            </w:r>
            <w:r w:rsidRPr="002B092D">
              <w:rPr>
                <w:rFonts w:asciiTheme="minorHAnsi" w:eastAsia="Times New Roman" w:hAnsiTheme="minorHAnsi" w:cstheme="minorHAnsi"/>
                <w:sz w:val="16"/>
                <w:szCs w:val="16"/>
              </w:rPr>
              <w:t>.  Allowed values are Heat Pump, Electric Resistance, Natural Gas, or Propane</w:t>
            </w:r>
            <w:r w:rsidRPr="002B092D" w:rsidDel="00366412">
              <w:rPr>
                <w:rFonts w:asciiTheme="minorHAnsi" w:eastAsia="Times New Roman" w:hAnsiTheme="minorHAnsi" w:cstheme="minorHAnsi"/>
                <w:sz w:val="16"/>
                <w:szCs w:val="16"/>
              </w:rPr>
              <w:t xml:space="preserve"> </w:t>
            </w:r>
            <w:r w:rsidRPr="002B092D">
              <w:rPr>
                <w:rFonts w:asciiTheme="minorHAnsi" w:eastAsia="Times New Roman" w:hAnsiTheme="minorHAnsi" w:cstheme="minorHAnsi"/>
                <w:sz w:val="16"/>
                <w:szCs w:val="16"/>
              </w:rPr>
              <w:t>&gt;&gt;</w:t>
            </w:r>
          </w:p>
        </w:tc>
        <w:tc>
          <w:tcPr>
            <w:tcW w:w="405" w:type="pct"/>
            <w:tcBorders>
              <w:top w:val="single" w:sz="4" w:space="0" w:color="auto"/>
              <w:left w:val="single" w:sz="4" w:space="0" w:color="auto"/>
              <w:bottom w:val="single" w:sz="4" w:space="0" w:color="auto"/>
              <w:right w:val="single" w:sz="4" w:space="0" w:color="auto"/>
            </w:tcBorders>
          </w:tcPr>
          <w:p w14:paraId="67AA3E9C" w14:textId="1DE7A9A1"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&lt;&lt;reference value from </w:t>
            </w:r>
            <w:r w:rsidR="00C96D7C">
              <w:rPr>
                <w:rFonts w:asciiTheme="minorHAnsi" w:eastAsia="Times New Roman" w:hAnsiTheme="minorHAnsi" w:cstheme="minorHAnsi"/>
                <w:sz w:val="16"/>
                <w:szCs w:val="16"/>
              </w:rPr>
              <w:t>LMCC</w:t>
            </w:r>
            <w:r w:rsidRPr="00D65B83">
              <w:rPr>
                <w:rFonts w:asciiTheme="minorHAnsi" w:eastAsia="Times New Roman" w:hAnsiTheme="minorHAnsi" w:cstheme="minorHAnsi"/>
                <w:sz w:val="16"/>
                <w:szCs w:val="16"/>
              </w:rPr>
              <w:t>;</w:t>
            </w:r>
          </w:p>
          <w:p w14:paraId="0930D259" w14:textId="4BA078F1"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del w:id="7" w:author="Alhabibi, Haider@Energy" w:date="2022-06-29T12:57:00Z">
              <w:r w:rsidRPr="00D65B83" w:rsidDel="00FA3456">
                <w:rPr>
                  <w:rFonts w:asciiTheme="minorHAnsi" w:eastAsia="Times New Roman" w:hAnsiTheme="minorHAnsi" w:cstheme="minorHAnsi"/>
                  <w:sz w:val="16"/>
                  <w:szCs w:val="16"/>
                </w:rPr>
                <w:delText xml:space="preserve">If parent </w:delText>
              </w:r>
              <w:r w:rsidR="00C96D7C" w:rsidDel="00FA3456">
                <w:rPr>
                  <w:rFonts w:asciiTheme="minorHAnsi" w:eastAsia="Times New Roman" w:hAnsiTheme="minorHAnsi" w:cstheme="minorHAnsi"/>
                  <w:sz w:val="16"/>
                  <w:szCs w:val="16"/>
                </w:rPr>
                <w:delText>LMCC</w:delText>
              </w:r>
              <w:r w:rsidRPr="00D65B83" w:rsidDel="00FA3456">
                <w:rPr>
                  <w:rFonts w:asciiTheme="minorHAnsi" w:eastAsia="Times New Roman" w:hAnsiTheme="minorHAnsi" w:cstheme="minorHAnsi"/>
                  <w:sz w:val="16"/>
                  <w:szCs w:val="16"/>
                </w:rPr>
                <w:delText xml:space="preserve"> = </w:delText>
              </w:r>
              <w:r w:rsidR="00C96D7C" w:rsidDel="00FA3456">
                <w:rPr>
                  <w:rFonts w:asciiTheme="minorHAnsi" w:eastAsia="Times New Roman" w:hAnsiTheme="minorHAnsi" w:cstheme="minorHAnsi"/>
                  <w:sz w:val="16"/>
                  <w:szCs w:val="16"/>
                </w:rPr>
                <w:delText>LMCC</w:delText>
              </w:r>
              <w:r w:rsidRPr="00D65B83" w:rsidDel="00FA3456">
                <w:rPr>
                  <w:rFonts w:asciiTheme="minorHAnsi" w:eastAsia="Times New Roman" w:hAnsiTheme="minorHAnsi" w:cstheme="minorHAnsi"/>
                  <w:sz w:val="16"/>
                  <w:szCs w:val="16"/>
                </w:rPr>
                <w:delText>-ADD, ALT or NCB, then value = NA</w:delText>
              </w:r>
            </w:del>
            <w:ins w:id="8" w:author="Alhabibi, Haider@Energy" w:date="2022-06-29T12:57:00Z">
              <w:r w:rsidR="00C72DF3" w:rsidRPr="00A824F4">
                <w:rPr>
                  <w:rFonts w:asciiTheme="minorHAnsi" w:eastAsia="Times New Roman" w:hAnsiTheme="minorHAnsi" w:cstheme="minorBidi"/>
                  <w:sz w:val="16"/>
                  <w:szCs w:val="16"/>
                </w:rPr>
                <w:t xml:space="preserve"> If prescriptive, then value = NA</w:t>
              </w:r>
            </w:ins>
            <w:r w:rsidRPr="00D65B83">
              <w:rPr>
                <w:rFonts w:asciiTheme="minorHAnsi" w:eastAsia="Times New Roman" w:hAnsiTheme="minorHAnsi" w:cstheme="minorHAnsi"/>
                <w:sz w:val="16"/>
                <w:szCs w:val="16"/>
              </w:rPr>
              <w:t>;</w:t>
            </w:r>
          </w:p>
          <w:p w14:paraId="3102547C" w14:textId="403DA175"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Elseif parent </w:t>
            </w:r>
            <w:r w:rsidR="00C96D7C">
              <w:rPr>
                <w:rFonts w:asciiTheme="minorHAnsi" w:eastAsia="Times New Roman" w:hAnsiTheme="minorHAnsi" w:cstheme="minorHAnsi"/>
                <w:sz w:val="16"/>
                <w:szCs w:val="16"/>
              </w:rPr>
              <w:t>LMCC</w:t>
            </w:r>
            <w:r w:rsidRPr="00D65B83">
              <w:rPr>
                <w:rFonts w:asciiTheme="minorHAnsi" w:eastAsia="Times New Roman" w:hAnsiTheme="minorHAnsi" w:cstheme="minorHAnsi"/>
                <w:sz w:val="16"/>
                <w:szCs w:val="16"/>
              </w:rPr>
              <w:t xml:space="preserve"> = </w:t>
            </w:r>
            <w:r w:rsidR="00C96D7C">
              <w:rPr>
                <w:rFonts w:asciiTheme="minorHAnsi" w:eastAsia="Times New Roman" w:hAnsiTheme="minorHAnsi" w:cstheme="minorHAnsi"/>
                <w:sz w:val="16"/>
                <w:szCs w:val="16"/>
              </w:rPr>
              <w:t>LMCC</w:t>
            </w:r>
            <w:r w:rsidRPr="00D65B83">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D65B83">
              <w:rPr>
                <w:rFonts w:asciiTheme="minorHAnsi" w:eastAsia="Times New Roman" w:hAnsiTheme="minorHAnsi" w:cstheme="minorHAnsi"/>
                <w:sz w:val="16"/>
                <w:szCs w:val="16"/>
              </w:rPr>
              <w:t>; then allowed values: if Fuel Type (A0</w:t>
            </w:r>
            <w:r w:rsidR="00E11E2A">
              <w:rPr>
                <w:rFonts w:asciiTheme="minorHAnsi" w:eastAsia="Times New Roman" w:hAnsiTheme="minorHAnsi" w:cstheme="minorHAnsi"/>
                <w:sz w:val="16"/>
                <w:szCs w:val="16"/>
              </w:rPr>
              <w:t>6</w:t>
            </w:r>
            <w:r w:rsidRPr="00D65B83">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Btu/Hr;</w:t>
            </w:r>
          </w:p>
          <w:p w14:paraId="416FDCB5" w14:textId="6B13B4CB" w:rsidR="00F349F6" w:rsidRPr="00D65B83"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D65B83">
              <w:rPr>
                <w:rFonts w:asciiTheme="minorHAnsi" w:eastAsia="Times New Roman" w:hAnsiTheme="minorHAnsi" w:cstheme="minorHAnsi"/>
                <w:sz w:val="16"/>
                <w:szCs w:val="16"/>
              </w:rPr>
              <w:t xml:space="preserve">If Fuel Type = Electric Resistance,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kW;</w:t>
            </w:r>
          </w:p>
          <w:p w14:paraId="3C99B452" w14:textId="6C40C691" w:rsidR="00F349F6" w:rsidRPr="002B092D" w:rsidRDefault="00F349F6" w:rsidP="00F349F6">
            <w:pPr>
              <w:spacing w:after="0" w:line="240" w:lineRule="auto"/>
              <w:rPr>
                <w:rFonts w:asciiTheme="minorHAnsi" w:hAnsiTheme="minorHAnsi" w:cstheme="minorHAnsi"/>
                <w:sz w:val="16"/>
                <w:szCs w:val="16"/>
              </w:rPr>
            </w:pPr>
            <w:r w:rsidRPr="00D65B83">
              <w:rPr>
                <w:rFonts w:asciiTheme="minorHAnsi" w:eastAsia="Times New Roman" w:hAnsiTheme="minorHAnsi" w:cstheme="minorHAnsi"/>
                <w:sz w:val="16"/>
                <w:szCs w:val="16"/>
              </w:rPr>
              <w:t xml:space="preserve">If Fuel Type = Heat Pump, then </w:t>
            </w:r>
            <w:r>
              <w:rPr>
                <w:rFonts w:asciiTheme="minorHAnsi" w:eastAsia="Times New Roman" w:hAnsiTheme="minorHAnsi" w:cstheme="minorHAnsi"/>
                <w:sz w:val="16"/>
                <w:szCs w:val="16"/>
              </w:rPr>
              <w:t>value</w:t>
            </w:r>
            <w:r w:rsidRPr="00D65B83">
              <w:rPr>
                <w:rFonts w:asciiTheme="minorHAnsi" w:eastAsia="Times New Roman" w:hAnsiTheme="minorHAnsi" w:cstheme="minorHAnsi"/>
                <w:sz w:val="16"/>
                <w:szCs w:val="16"/>
              </w:rPr>
              <w:t xml:space="preserve"> = NA&gt;&gt;</w:t>
            </w:r>
          </w:p>
        </w:tc>
        <w:tc>
          <w:tcPr>
            <w:tcW w:w="357" w:type="pct"/>
            <w:tcBorders>
              <w:top w:val="single" w:sz="4" w:space="0" w:color="auto"/>
              <w:left w:val="single" w:sz="4" w:space="0" w:color="auto"/>
              <w:bottom w:val="single" w:sz="4" w:space="0" w:color="auto"/>
              <w:right w:val="single" w:sz="4" w:space="0" w:color="auto"/>
            </w:tcBorders>
          </w:tcPr>
          <w:p w14:paraId="43D1C0C9" w14:textId="1B5197E9" w:rsidR="00F349F6" w:rsidRPr="002B092D" w:rsidRDefault="00F349F6" w:rsidP="00F349F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&lt;&lt;if A0</w:t>
            </w:r>
            <w:r w:rsidR="00E11E2A">
              <w:rPr>
                <w:rFonts w:asciiTheme="minorHAnsi" w:eastAsia="Times New Roman" w:hAnsiTheme="minorHAnsi" w:cstheme="minorHAnsi"/>
                <w:sz w:val="16"/>
                <w:szCs w:val="16"/>
              </w:rPr>
              <w:t>6</w:t>
            </w:r>
            <w:r w:rsidRPr="002B092D">
              <w:rPr>
                <w:rFonts w:asciiTheme="minorHAnsi" w:eastAsia="Times New Roman" w:hAnsiTheme="minorHAnsi" w:cstheme="minorHAnsi"/>
                <w:sz w:val="16"/>
                <w:szCs w:val="16"/>
              </w:rPr>
              <w:t xml:space="preserve"> = Heat Pump, then result = NA; </w:t>
            </w:r>
          </w:p>
          <w:p w14:paraId="090AFD2A" w14:textId="1767DC59" w:rsidR="00F349F6" w:rsidRPr="002B092D" w:rsidRDefault="00F349F6" w:rsidP="00F349F6">
            <w:pPr>
              <w:spacing w:after="0" w:line="240" w:lineRule="auto"/>
              <w:rPr>
                <w:rFonts w:asciiTheme="minorHAnsi" w:hAnsiTheme="minorHAnsi" w:cstheme="minorHAnsi"/>
                <w:sz w:val="16"/>
                <w:szCs w:val="16"/>
              </w:rPr>
            </w:pPr>
            <w:r>
              <w:rPr>
                <w:rFonts w:asciiTheme="minorHAnsi" w:eastAsia="Times New Roman" w:hAnsiTheme="minorHAnsi" w:cstheme="minorHAnsi"/>
                <w:sz w:val="16"/>
                <w:szCs w:val="16"/>
              </w:rPr>
              <w:t xml:space="preserve">If performance, </w:t>
            </w:r>
            <w:r w:rsidRPr="002B092D">
              <w:rPr>
                <w:rFonts w:asciiTheme="minorHAnsi" w:eastAsia="Times New Roman" w:hAnsiTheme="minorHAnsi" w:cstheme="minorHAnsi"/>
                <w:sz w:val="16"/>
                <w:szCs w:val="16"/>
              </w:rPr>
              <w:t xml:space="preserve">reference value from </w:t>
            </w:r>
            <w:r w:rsidR="00C96D7C">
              <w:rPr>
                <w:rFonts w:asciiTheme="minorHAnsi" w:eastAsia="Times New Roman" w:hAnsiTheme="minorHAnsi" w:cstheme="minorHAnsi"/>
                <w:sz w:val="16"/>
                <w:szCs w:val="16"/>
              </w:rPr>
              <w:t>LMCC</w:t>
            </w:r>
            <w:r>
              <w:rPr>
                <w:rFonts w:asciiTheme="minorHAnsi" w:eastAsia="Times New Roman" w:hAnsiTheme="minorHAnsi" w:cstheme="minorHAnsi"/>
                <w:sz w:val="16"/>
                <w:szCs w:val="16"/>
              </w:rPr>
              <w:t>-</w:t>
            </w:r>
            <w:r w:rsidRPr="00DC34CF">
              <w:rPr>
                <w:rFonts w:asciiTheme="minorHAnsi" w:eastAsia="Times New Roman" w:hAnsiTheme="minorHAnsi" w:cstheme="minorHAnsi"/>
                <w:sz w:val="16"/>
                <w:szCs w:val="16"/>
              </w:rPr>
              <w:t>PRF</w:t>
            </w:r>
            <w:r w:rsidRPr="002B092D">
              <w:rPr>
                <w:rFonts w:asciiTheme="minorHAnsi" w:eastAsia="Times New Roman" w:hAnsiTheme="minorHAnsi" w:cstheme="minorHAnsi"/>
                <w:sz w:val="16"/>
                <w:szCs w:val="16"/>
              </w:rPr>
              <w:t xml:space="preserve">; Elseif Prescriptive,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 &gt;</w:t>
            </w:r>
            <w:r>
              <w:rPr>
                <w:rFonts w:asciiTheme="minorHAnsi" w:eastAsia="Times New Roman" w:hAnsiTheme="minorHAnsi" w:cstheme="minorHAnsi"/>
                <w:sz w:val="16"/>
                <w:szCs w:val="16"/>
              </w:rPr>
              <w:t>&gt;</w:t>
            </w:r>
          </w:p>
        </w:tc>
        <w:tc>
          <w:tcPr>
            <w:tcW w:w="440" w:type="pct"/>
            <w:tcBorders>
              <w:top w:val="single" w:sz="4" w:space="0" w:color="auto"/>
              <w:left w:val="single" w:sz="4" w:space="0" w:color="auto"/>
              <w:bottom w:val="single" w:sz="4" w:space="0" w:color="auto"/>
              <w:right w:val="single" w:sz="4" w:space="0" w:color="auto"/>
            </w:tcBorders>
          </w:tcPr>
          <w:p w14:paraId="576F78B1" w14:textId="067D09D1" w:rsidR="00F349F6" w:rsidRDefault="00F349F6" w:rsidP="00F349F6">
            <w:pPr>
              <w:spacing w:after="0" w:line="240" w:lineRule="auto"/>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r w:rsidR="00C96D7C">
              <w:rPr>
                <w:rFonts w:asciiTheme="minorHAnsi" w:eastAsia="Times New Roman" w:hAnsiTheme="minorHAnsi" w:cstheme="minorHAnsi"/>
                <w:sz w:val="16"/>
                <w:szCs w:val="16"/>
              </w:rPr>
              <w:t>LMCC</w:t>
            </w:r>
            <w:r w:rsidRPr="002B092D">
              <w:rPr>
                <w:rFonts w:asciiTheme="minorHAnsi" w:eastAsia="Times New Roman" w:hAnsiTheme="minorHAnsi" w:cstheme="minorHAnsi"/>
                <w:sz w:val="16"/>
                <w:szCs w:val="16"/>
              </w:rPr>
              <w:t xml:space="preserve">.  If Central DHW System then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Yes</w:t>
            </w:r>
            <w:r>
              <w:rPr>
                <w:rFonts w:asciiTheme="minorHAnsi" w:eastAsia="Times New Roman" w:hAnsiTheme="minorHAnsi" w:cstheme="minorHAnsi"/>
                <w:sz w:val="16"/>
                <w:szCs w:val="16"/>
              </w:rPr>
              <w:t>;</w:t>
            </w:r>
            <w:r w:rsidRPr="002B092D">
              <w:rPr>
                <w:rFonts w:asciiTheme="minorHAnsi" w:eastAsia="Times New Roman" w:hAnsiTheme="minorHAnsi" w:cstheme="minorHAnsi"/>
                <w:sz w:val="16"/>
                <w:szCs w:val="16"/>
              </w:rPr>
              <w:t xml:space="preserve"> </w:t>
            </w:r>
          </w:p>
          <w:p w14:paraId="4A7E95D8" w14:textId="6CF49821"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eastAsia="Times New Roman" w:hAnsiTheme="minorHAnsi" w:cstheme="minorHAnsi"/>
                <w:sz w:val="16"/>
                <w:szCs w:val="16"/>
              </w:rPr>
              <w:t xml:space="preserve">else </w:t>
            </w:r>
            <w:r>
              <w:rPr>
                <w:rFonts w:asciiTheme="minorHAnsi" w:eastAsia="Times New Roman" w:hAnsiTheme="minorHAnsi" w:cstheme="minorHAnsi"/>
                <w:sz w:val="16"/>
                <w:szCs w:val="16"/>
              </w:rPr>
              <w:t>value</w:t>
            </w:r>
            <w:r w:rsidRPr="002B092D">
              <w:rPr>
                <w:rFonts w:asciiTheme="minorHAnsi" w:eastAsia="Times New Roman" w:hAnsiTheme="minorHAnsi" w:cstheme="minorHAnsi"/>
                <w:sz w:val="16"/>
                <w:szCs w:val="16"/>
              </w:rPr>
              <w:t xml:space="preserve"> = NA</w:t>
            </w:r>
          </w:p>
        </w:tc>
        <w:tc>
          <w:tcPr>
            <w:tcW w:w="522" w:type="pct"/>
            <w:tcBorders>
              <w:top w:val="single" w:sz="4" w:space="0" w:color="auto"/>
              <w:left w:val="single" w:sz="4" w:space="0" w:color="auto"/>
              <w:bottom w:val="single" w:sz="4" w:space="0" w:color="auto"/>
              <w:right w:val="single" w:sz="4" w:space="0" w:color="auto"/>
            </w:tcBorders>
          </w:tcPr>
          <w:p w14:paraId="4B1E8DA8" w14:textId="05EE5558"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&lt;&lt;reference values from </w:t>
            </w:r>
            <w:r w:rsidR="00C96D7C">
              <w:rPr>
                <w:rFonts w:asciiTheme="minorHAnsi" w:eastAsia="Times New Roman" w:hAnsiTheme="minorHAnsi" w:cstheme="minorHAnsi"/>
                <w:sz w:val="16"/>
                <w:szCs w:val="16"/>
              </w:rPr>
              <w:t>LMCC</w:t>
            </w:r>
            <w:r w:rsidRPr="002B092D">
              <w:rPr>
                <w:rFonts w:asciiTheme="minorHAnsi" w:eastAsia="Times New Roman" w:hAnsiTheme="minorHAnsi" w:cstheme="minorHAnsi"/>
                <w:sz w:val="16"/>
                <w:szCs w:val="16"/>
              </w:rPr>
              <w:t xml:space="preserve"> </w:t>
            </w:r>
          </w:p>
          <w:p w14:paraId="6E2D48C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If performance and</w:t>
            </w:r>
          </w:p>
          <w:p w14:paraId="5A4E304B" w14:textId="243D7E5E"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783EDAF4"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*Standard Distribution System</w:t>
            </w:r>
          </w:p>
          <w:p w14:paraId="4B8F449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Point of Use</w:t>
            </w:r>
          </w:p>
          <w:p w14:paraId="1BD24A59"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Parallel Piping </w:t>
            </w:r>
          </w:p>
          <w:p w14:paraId="21D47D6E"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*Recirculation System Non-Demand Control</w:t>
            </w:r>
          </w:p>
          <w:p w14:paraId="00C4A4D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Manual Control </w:t>
            </w:r>
          </w:p>
          <w:p w14:paraId="49D7BCE7"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 Demand Recirculation Sensor Control </w:t>
            </w:r>
          </w:p>
          <w:p w14:paraId="73FF48D5" w14:textId="2A1FF11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p>
          <w:p w14:paraId="65FCEEC2"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Parallel Piping </w:t>
            </w:r>
          </w:p>
          <w:p w14:paraId="0B9FDFD5" w14:textId="77777777"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xml:space="preserve">* HERS-Verified Demand Recirculation Manual Control </w:t>
            </w:r>
          </w:p>
          <w:p w14:paraId="222889EF" w14:textId="53F8C61A"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 HERS-Verified Demand Recirculation Sensor Control</w:t>
            </w:r>
            <w:r>
              <w:rPr>
                <w:rFonts w:eastAsia="Times New Roman"/>
                <w:sz w:val="16"/>
                <w:szCs w:val="16"/>
              </w:rPr>
              <w:t>;</w:t>
            </w:r>
            <w:r w:rsidRPr="002B092D">
              <w:rPr>
                <w:rFonts w:eastAsia="Times New Roman"/>
                <w:sz w:val="16"/>
                <w:szCs w:val="16"/>
              </w:rPr>
              <w:t xml:space="preserve"> </w:t>
            </w:r>
          </w:p>
          <w:p w14:paraId="0D95305B" w14:textId="6625A2E1"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r w:rsidRPr="002B092D">
              <w:rPr>
                <w:rFonts w:asciiTheme="minorHAnsi" w:eastAsia="Times New Roman" w:hAnsiTheme="minorHAnsi" w:cstheme="minorHAnsi"/>
                <w:sz w:val="16"/>
                <w:szCs w:val="16"/>
              </w:rPr>
              <w:t xml:space="preserve">Else if </w:t>
            </w:r>
            <w:r>
              <w:rPr>
                <w:rFonts w:asciiTheme="minorHAnsi" w:eastAsia="Times New Roman" w:hAnsiTheme="minorHAnsi" w:cstheme="minorHAnsi"/>
                <w:sz w:val="16"/>
                <w:szCs w:val="16"/>
              </w:rPr>
              <w:t>performance and A0</w:t>
            </w:r>
            <w:r w:rsidR="00E11E2A">
              <w:rPr>
                <w:rFonts w:asciiTheme="minorHAnsi" w:eastAsia="Times New Roman" w:hAnsiTheme="minorHAnsi" w:cstheme="minorHAnsi"/>
                <w:sz w:val="16"/>
                <w:szCs w:val="16"/>
              </w:rPr>
              <w:t>9</w:t>
            </w:r>
            <w:r w:rsidRPr="002B092D">
              <w:rPr>
                <w:rFonts w:asciiTheme="minorHAnsi" w:eastAsia="Times New Roman" w:hAnsiTheme="minorHAnsi" w:cstheme="minorHAnsi"/>
                <w:sz w:val="16"/>
                <w:szCs w:val="16"/>
              </w:rPr>
              <w:t xml:space="preserve"> ≠ NA then allowed values are</w:t>
            </w:r>
          </w:p>
          <w:p w14:paraId="1BA849C0" w14:textId="180AB456"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eastAsia="Times New Roman"/>
                <w:sz w:val="16"/>
                <w:szCs w:val="16"/>
              </w:rPr>
            </w:pPr>
            <w:r w:rsidRPr="002B092D">
              <w:rPr>
                <w:rFonts w:eastAsia="Times New Roman"/>
                <w:sz w:val="16"/>
                <w:szCs w:val="16"/>
              </w:rPr>
              <w:t>*HERS-Verified Pipe Insulation Credit</w:t>
            </w:r>
            <w:r>
              <w:rPr>
                <w:rFonts w:eastAsia="Times New Roman"/>
                <w:sz w:val="16"/>
                <w:szCs w:val="16"/>
              </w:rPr>
              <w:t>;</w:t>
            </w:r>
          </w:p>
          <w:p w14:paraId="79D2D568" w14:textId="1FE5ACDD" w:rsidR="00F349F6" w:rsidRPr="002B092D" w:rsidRDefault="00F349F6" w:rsidP="00F349F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16"/>
              </w:rPr>
            </w:pPr>
          </w:p>
          <w:p w14:paraId="69214E73" w14:textId="416BBF66" w:rsidR="00F349F6" w:rsidRPr="002B092D" w:rsidRDefault="00F349F6" w:rsidP="00F349F6">
            <w:pPr>
              <w:spacing w:after="0" w:line="240" w:lineRule="auto"/>
              <w:rPr>
                <w:rFonts w:cstheme="minorHAnsi"/>
                <w:sz w:val="16"/>
                <w:szCs w:val="16"/>
              </w:rPr>
            </w:pPr>
            <w:r w:rsidRPr="002B092D">
              <w:rPr>
                <w:rFonts w:cstheme="minorHAnsi"/>
                <w:sz w:val="16"/>
                <w:szCs w:val="16"/>
              </w:rPr>
              <w:t>Else if prescriptive</w:t>
            </w:r>
            <w:r>
              <w:rPr>
                <w:rFonts w:cstheme="minorHAnsi"/>
                <w:sz w:val="16"/>
                <w:szCs w:val="16"/>
              </w:rPr>
              <w:t xml:space="preserve"> and A0</w:t>
            </w:r>
            <w:r w:rsidR="00E11E2A">
              <w:rPr>
                <w:rFonts w:cstheme="minorHAnsi"/>
                <w:sz w:val="16"/>
                <w:szCs w:val="16"/>
              </w:rPr>
              <w:t>9</w:t>
            </w:r>
            <w:r>
              <w:rPr>
                <w:rFonts w:cstheme="minorHAnsi"/>
                <w:sz w:val="16"/>
                <w:szCs w:val="16"/>
              </w:rPr>
              <w:t xml:space="preserve"> = NA</w:t>
            </w:r>
            <w:r w:rsidRPr="002B092D">
              <w:rPr>
                <w:rFonts w:cstheme="minorHAnsi"/>
                <w:sz w:val="16"/>
                <w:szCs w:val="16"/>
              </w:rPr>
              <w:t xml:space="preserve">,  </w:t>
            </w:r>
          </w:p>
          <w:p w14:paraId="3DCB8791" w14:textId="77777777" w:rsidR="00F349F6" w:rsidRPr="002B092D" w:rsidRDefault="00F349F6" w:rsidP="00F349F6">
            <w:pPr>
              <w:spacing w:after="0" w:line="240" w:lineRule="auto"/>
              <w:rPr>
                <w:rFonts w:cstheme="minorHAnsi"/>
                <w:sz w:val="16"/>
                <w:szCs w:val="16"/>
              </w:rPr>
            </w:pPr>
            <w:r w:rsidRPr="002B092D">
              <w:rPr>
                <w:rFonts w:cstheme="minorHAnsi"/>
                <w:sz w:val="16"/>
                <w:szCs w:val="16"/>
              </w:rPr>
              <w:t xml:space="preserve">Allowed values are </w:t>
            </w:r>
          </w:p>
          <w:p w14:paraId="1679FB26" w14:textId="27DA7048" w:rsidR="00F349F6" w:rsidRDefault="00F349F6" w:rsidP="00F349F6">
            <w:pPr>
              <w:spacing w:after="0" w:line="240" w:lineRule="auto"/>
              <w:rPr>
                <w:rFonts w:cstheme="minorHAnsi"/>
                <w:sz w:val="16"/>
                <w:szCs w:val="16"/>
              </w:rPr>
            </w:pPr>
            <w:r w:rsidRPr="002B092D">
              <w:rPr>
                <w:rFonts w:cstheme="minorHAnsi"/>
                <w:sz w:val="16"/>
                <w:szCs w:val="16"/>
              </w:rPr>
              <w:t>*Standard Distribution System</w:t>
            </w:r>
          </w:p>
          <w:p w14:paraId="02123607" w14:textId="5F63C1C7" w:rsidR="00DE47AD" w:rsidRPr="002B092D" w:rsidRDefault="00DE47AD" w:rsidP="00F349F6">
            <w:pPr>
              <w:spacing w:after="0" w:line="240" w:lineRule="auto"/>
              <w:rPr>
                <w:rFonts w:cstheme="minorHAnsi"/>
                <w:sz w:val="16"/>
                <w:szCs w:val="16"/>
              </w:rPr>
            </w:pPr>
            <w:r>
              <w:rPr>
                <w:rFonts w:cstheme="minorHAnsi"/>
                <w:sz w:val="16"/>
                <w:szCs w:val="16"/>
              </w:rPr>
              <w:t>*Demand Recirculation</w:t>
            </w:r>
          </w:p>
          <w:p w14:paraId="6E27E922" w14:textId="317D41E5" w:rsidR="00F349F6" w:rsidRPr="002B092D" w:rsidRDefault="00F349F6" w:rsidP="00F349F6">
            <w:pPr>
              <w:spacing w:after="0" w:line="240" w:lineRule="auto"/>
              <w:rPr>
                <w:rFonts w:asciiTheme="minorHAnsi" w:hAnsiTheme="minorHAnsi" w:cstheme="minorHAnsi"/>
                <w:sz w:val="16"/>
                <w:szCs w:val="16"/>
              </w:rPr>
            </w:pPr>
            <w:r w:rsidRPr="002B092D">
              <w:rPr>
                <w:rFonts w:cstheme="minorHAnsi"/>
                <w:sz w:val="16"/>
                <w:szCs w:val="16"/>
              </w:rPr>
              <w:t>* Demand Recirculation Manual Control</w:t>
            </w:r>
            <w:r>
              <w:rPr>
                <w:rFonts w:cstheme="minorHAnsi"/>
                <w:sz w:val="16"/>
                <w:szCs w:val="16"/>
              </w:rPr>
              <w:t>&gt;&gt;</w:t>
            </w:r>
          </w:p>
        </w:tc>
        <w:tc>
          <w:tcPr>
            <w:tcW w:w="485" w:type="pct"/>
            <w:tcBorders>
              <w:top w:val="single" w:sz="4" w:space="0" w:color="auto"/>
              <w:left w:val="single" w:sz="4" w:space="0" w:color="auto"/>
              <w:bottom w:val="single" w:sz="4" w:space="0" w:color="auto"/>
              <w:right w:val="single" w:sz="4" w:space="0" w:color="auto"/>
            </w:tcBorders>
          </w:tcPr>
          <w:p w14:paraId="6BE1C265" w14:textId="234CD036"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lastRenderedPageBreak/>
              <w:t xml:space="preserve">&lt;&lt;reference values from </w:t>
            </w:r>
            <w:r w:rsidR="00C96D7C">
              <w:rPr>
                <w:rFonts w:asciiTheme="minorHAnsi" w:hAnsiTheme="minorHAnsi" w:cstheme="minorHAnsi"/>
                <w:sz w:val="16"/>
                <w:szCs w:val="16"/>
              </w:rPr>
              <w:t>LMCC</w:t>
            </w:r>
            <w:r w:rsidRPr="002B092D">
              <w:rPr>
                <w:rFonts w:asciiTheme="minorHAnsi" w:hAnsiTheme="minorHAnsi" w:cstheme="minorHAnsi"/>
                <w:sz w:val="16"/>
                <w:szCs w:val="16"/>
              </w:rPr>
              <w:t xml:space="preserve">.  Allowed values are </w:t>
            </w:r>
          </w:p>
          <w:p w14:paraId="54835274" w14:textId="1D01E116"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*Basic</w:t>
            </w:r>
          </w:p>
          <w:p w14:paraId="0C27A92D" w14:textId="77B27CBC"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*Expanded</w:t>
            </w:r>
          </w:p>
          <w:p w14:paraId="6891E582" w14:textId="77777777"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c>
          <w:tcPr>
            <w:tcW w:w="477" w:type="pct"/>
            <w:tcBorders>
              <w:top w:val="single" w:sz="4" w:space="0" w:color="auto"/>
              <w:left w:val="single" w:sz="4" w:space="0" w:color="auto"/>
              <w:bottom w:val="single" w:sz="4" w:space="0" w:color="auto"/>
              <w:right w:val="single" w:sz="4" w:space="0" w:color="auto"/>
            </w:tcBorders>
          </w:tcPr>
          <w:p w14:paraId="5DCD367A" w14:textId="54DC66C8"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 xml:space="preserve">&lt;&lt;reference values from </w:t>
            </w:r>
            <w:r w:rsidR="00C96D7C">
              <w:rPr>
                <w:rFonts w:asciiTheme="minorHAnsi" w:hAnsiTheme="minorHAnsi" w:cstheme="minorHAnsi"/>
                <w:sz w:val="16"/>
                <w:szCs w:val="16"/>
              </w:rPr>
              <w:t>LMCC</w:t>
            </w:r>
            <w:r w:rsidRPr="002B092D">
              <w:rPr>
                <w:rFonts w:asciiTheme="minorHAnsi" w:hAnsiTheme="minorHAnsi" w:cstheme="minorHAnsi"/>
                <w:sz w:val="16"/>
                <w:szCs w:val="16"/>
              </w:rPr>
              <w:t xml:space="preserve">.  Allowed values are </w:t>
            </w:r>
          </w:p>
          <w:p w14:paraId="0EEABA42" w14:textId="6A37127D"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*Yes</w:t>
            </w:r>
          </w:p>
          <w:p w14:paraId="43A6146F" w14:textId="5DF8342A" w:rsidR="00F349F6" w:rsidRPr="002B092D" w:rsidRDefault="00F349F6" w:rsidP="00F349F6">
            <w:pPr>
              <w:spacing w:after="0" w:line="240" w:lineRule="auto"/>
              <w:rPr>
                <w:rFonts w:asciiTheme="minorHAnsi" w:hAnsiTheme="minorHAnsi" w:cstheme="minorHAnsi"/>
                <w:sz w:val="16"/>
                <w:szCs w:val="16"/>
              </w:rPr>
            </w:pPr>
            <w:r w:rsidRPr="002B092D">
              <w:rPr>
                <w:rFonts w:asciiTheme="minorHAnsi" w:hAnsiTheme="minorHAnsi" w:cstheme="minorHAnsi"/>
                <w:sz w:val="16"/>
                <w:szCs w:val="16"/>
              </w:rPr>
              <w:t>*None&gt;&gt;</w:t>
            </w:r>
          </w:p>
        </w:tc>
      </w:tr>
      <w:tr w:rsidR="00F349F6" w:rsidRPr="00327949" w14:paraId="4D845CF2" w14:textId="556ACB40" w:rsidTr="009A07EC">
        <w:trPr>
          <w:gridAfter w:val="1"/>
          <w:wAfter w:w="477" w:type="pct"/>
          <w:trHeight w:val="278"/>
        </w:trPr>
        <w:tc>
          <w:tcPr>
            <w:tcW w:w="416" w:type="pct"/>
            <w:tcBorders>
              <w:top w:val="single" w:sz="4" w:space="0" w:color="auto"/>
              <w:left w:val="single" w:sz="4" w:space="0" w:color="auto"/>
              <w:bottom w:val="single" w:sz="4" w:space="0" w:color="auto"/>
              <w:right w:val="single" w:sz="4" w:space="0" w:color="auto"/>
            </w:tcBorders>
          </w:tcPr>
          <w:p w14:paraId="3539A0A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7" w:type="pct"/>
            <w:tcBorders>
              <w:top w:val="single" w:sz="4" w:space="0" w:color="auto"/>
              <w:left w:val="single" w:sz="4" w:space="0" w:color="auto"/>
              <w:bottom w:val="single" w:sz="4" w:space="0" w:color="auto"/>
              <w:right w:val="single" w:sz="4" w:space="0" w:color="auto"/>
            </w:tcBorders>
          </w:tcPr>
          <w:p w14:paraId="3E0486B9" w14:textId="17E487C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4EB12985"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7" w:type="pct"/>
            <w:tcBorders>
              <w:top w:val="single" w:sz="4" w:space="0" w:color="auto"/>
              <w:left w:val="single" w:sz="4" w:space="0" w:color="auto"/>
              <w:bottom w:val="single" w:sz="4" w:space="0" w:color="auto"/>
              <w:right w:val="single" w:sz="4" w:space="0" w:color="auto"/>
            </w:tcBorders>
          </w:tcPr>
          <w:p w14:paraId="7D92A3A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27" w:type="pct"/>
            <w:tcBorders>
              <w:top w:val="single" w:sz="4" w:space="0" w:color="auto"/>
              <w:left w:val="single" w:sz="4" w:space="0" w:color="auto"/>
              <w:bottom w:val="single" w:sz="4" w:space="0" w:color="auto"/>
              <w:right w:val="single" w:sz="4" w:space="0" w:color="auto"/>
            </w:tcBorders>
          </w:tcPr>
          <w:p w14:paraId="7D9C99A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48" w:type="pct"/>
            <w:tcBorders>
              <w:top w:val="single" w:sz="4" w:space="0" w:color="auto"/>
              <w:left w:val="single" w:sz="4" w:space="0" w:color="auto"/>
              <w:bottom w:val="single" w:sz="4" w:space="0" w:color="auto"/>
              <w:right w:val="single" w:sz="4" w:space="0" w:color="auto"/>
            </w:tcBorders>
          </w:tcPr>
          <w:p w14:paraId="7BBE813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5" w:type="pct"/>
            <w:tcBorders>
              <w:top w:val="single" w:sz="4" w:space="0" w:color="auto"/>
              <w:left w:val="single" w:sz="4" w:space="0" w:color="auto"/>
              <w:bottom w:val="single" w:sz="4" w:space="0" w:color="auto"/>
              <w:right w:val="single" w:sz="4" w:space="0" w:color="auto"/>
            </w:tcBorders>
          </w:tcPr>
          <w:p w14:paraId="7BFD710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57" w:type="pct"/>
            <w:tcBorders>
              <w:top w:val="single" w:sz="4" w:space="0" w:color="auto"/>
              <w:left w:val="single" w:sz="4" w:space="0" w:color="auto"/>
              <w:bottom w:val="single" w:sz="4" w:space="0" w:color="auto"/>
              <w:right w:val="single" w:sz="4" w:space="0" w:color="auto"/>
            </w:tcBorders>
          </w:tcPr>
          <w:p w14:paraId="44E5EF1C"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0" w:type="pct"/>
            <w:tcBorders>
              <w:top w:val="single" w:sz="4" w:space="0" w:color="auto"/>
              <w:left w:val="single" w:sz="4" w:space="0" w:color="auto"/>
              <w:bottom w:val="single" w:sz="4" w:space="0" w:color="auto"/>
              <w:right w:val="single" w:sz="4" w:space="0" w:color="auto"/>
            </w:tcBorders>
          </w:tcPr>
          <w:p w14:paraId="5670F393" w14:textId="0E7A117C" w:rsidR="00F349F6" w:rsidRPr="00327949" w:rsidDel="0053169A" w:rsidRDefault="00F349F6" w:rsidP="00F349F6">
            <w:pPr>
              <w:spacing w:after="0" w:line="240" w:lineRule="auto"/>
              <w:rPr>
                <w:rFonts w:asciiTheme="minorHAnsi" w:hAnsiTheme="minorHAnsi" w:cstheme="minorHAnsi"/>
                <w:sz w:val="18"/>
                <w:szCs w:val="18"/>
              </w:rPr>
            </w:pPr>
          </w:p>
        </w:tc>
        <w:tc>
          <w:tcPr>
            <w:tcW w:w="522" w:type="pct"/>
            <w:tcBorders>
              <w:top w:val="single" w:sz="4" w:space="0" w:color="auto"/>
              <w:left w:val="single" w:sz="4" w:space="0" w:color="auto"/>
              <w:bottom w:val="single" w:sz="4" w:space="0" w:color="auto"/>
              <w:right w:val="single" w:sz="4" w:space="0" w:color="auto"/>
            </w:tcBorders>
          </w:tcPr>
          <w:p w14:paraId="463D3654"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85" w:type="pct"/>
            <w:tcBorders>
              <w:top w:val="single" w:sz="4" w:space="0" w:color="auto"/>
              <w:left w:val="single" w:sz="4" w:space="0" w:color="auto"/>
              <w:bottom w:val="single" w:sz="4" w:space="0" w:color="auto"/>
              <w:right w:val="single" w:sz="4" w:space="0" w:color="auto"/>
            </w:tcBorders>
          </w:tcPr>
          <w:p w14:paraId="355A0BE2" w14:textId="77777777" w:rsidR="00F349F6" w:rsidRPr="00327949" w:rsidDel="0053169A" w:rsidRDefault="00F349F6" w:rsidP="00F349F6">
            <w:pPr>
              <w:spacing w:after="0" w:line="240" w:lineRule="auto"/>
              <w:rPr>
                <w:rFonts w:asciiTheme="minorHAnsi" w:hAnsiTheme="minorHAnsi" w:cstheme="minorHAnsi"/>
                <w:sz w:val="18"/>
                <w:szCs w:val="18"/>
              </w:rPr>
            </w:pPr>
          </w:p>
        </w:tc>
      </w:tr>
    </w:tbl>
    <w:p w14:paraId="1C1A1A95" w14:textId="54389613" w:rsidR="00F1004F" w:rsidRDefault="00F1004F" w:rsidP="00236F4B">
      <w:pPr>
        <w:spacing w:after="0" w:line="240" w:lineRule="auto"/>
        <w:rPr>
          <w:rFonts w:asciiTheme="minorHAnsi" w:hAnsiTheme="minorHAnsi" w:cstheme="minorHAnsi"/>
          <w:sz w:val="18"/>
          <w:szCs w:val="18"/>
        </w:rPr>
      </w:pPr>
    </w:p>
    <w:tbl>
      <w:tblPr>
        <w:tblStyle w:val="TableGrid5"/>
        <w:tblW w:w="10795" w:type="dxa"/>
        <w:tblLayout w:type="fixed"/>
        <w:tblLook w:val="04A0" w:firstRow="1" w:lastRow="0" w:firstColumn="1" w:lastColumn="0" w:noHBand="0" w:noVBand="1"/>
      </w:tblPr>
      <w:tblGrid>
        <w:gridCol w:w="895"/>
        <w:gridCol w:w="990"/>
        <w:gridCol w:w="1080"/>
        <w:gridCol w:w="990"/>
        <w:gridCol w:w="1080"/>
        <w:gridCol w:w="1170"/>
        <w:gridCol w:w="1530"/>
        <w:gridCol w:w="1170"/>
        <w:gridCol w:w="900"/>
        <w:gridCol w:w="990"/>
      </w:tblGrid>
      <w:tr w:rsidR="00157186" w:rsidRPr="00C1150F" w14:paraId="0340D424" w14:textId="77777777" w:rsidTr="002844C1">
        <w:tc>
          <w:tcPr>
            <w:tcW w:w="10795" w:type="dxa"/>
            <w:gridSpan w:val="10"/>
          </w:tcPr>
          <w:p w14:paraId="6367CF06" w14:textId="0AA4653D" w:rsidR="00157186" w:rsidRPr="00C1150F" w:rsidRDefault="00157186" w:rsidP="009C6DB3">
            <w:pPr>
              <w:spacing w:after="0" w:line="240" w:lineRule="auto"/>
              <w:ind w:right="876"/>
              <w:rPr>
                <w:rFonts w:cstheme="minorHAnsi"/>
                <w:b/>
                <w:sz w:val="20"/>
                <w:szCs w:val="20"/>
              </w:rPr>
            </w:pPr>
            <w:r>
              <w:rPr>
                <w:rFonts w:cstheme="minorHAnsi"/>
                <w:b/>
                <w:sz w:val="20"/>
                <w:szCs w:val="20"/>
              </w:rPr>
              <w:t>A2</w:t>
            </w:r>
            <w:r w:rsidRPr="00C1150F">
              <w:rPr>
                <w:rFonts w:cstheme="minorHAnsi"/>
                <w:b/>
                <w:sz w:val="20"/>
                <w:szCs w:val="20"/>
              </w:rPr>
              <w:t>.</w:t>
            </w:r>
            <w:r>
              <w:rPr>
                <w:rFonts w:cstheme="minorHAnsi"/>
                <w:b/>
                <w:sz w:val="20"/>
                <w:szCs w:val="20"/>
              </w:rPr>
              <w:t xml:space="preserve"> D</w:t>
            </w:r>
            <w:r w:rsidRPr="00C1150F">
              <w:rPr>
                <w:rFonts w:cstheme="minorHAnsi"/>
                <w:b/>
                <w:sz w:val="20"/>
                <w:szCs w:val="20"/>
              </w:rPr>
              <w:t xml:space="preserve">esign HERS Verified </w:t>
            </w:r>
            <w:r>
              <w:rPr>
                <w:rFonts w:cstheme="minorHAnsi"/>
                <w:b/>
                <w:sz w:val="20"/>
                <w:szCs w:val="20"/>
              </w:rPr>
              <w:t>Dwelling Unit HPWH</w:t>
            </w:r>
            <w:r w:rsidRPr="00C1150F">
              <w:rPr>
                <w:rFonts w:cstheme="minorHAnsi"/>
                <w:b/>
                <w:sz w:val="20"/>
                <w:szCs w:val="20"/>
              </w:rPr>
              <w:t xml:space="preserve"> System Information</w:t>
            </w:r>
          </w:p>
          <w:p w14:paraId="1BD80D5E" w14:textId="737885AF" w:rsidR="00157186" w:rsidRDefault="00FC2D5E" w:rsidP="009C6DB3">
            <w:pPr>
              <w:spacing w:after="0"/>
              <w:rPr>
                <w:rFonts w:cstheme="minorHAnsi"/>
                <w:sz w:val="20"/>
                <w:szCs w:val="20"/>
              </w:rPr>
            </w:pPr>
            <w:r>
              <w:rPr>
                <w:sz w:val="18"/>
                <w:szCs w:val="18"/>
              </w:rPr>
              <w:t>&lt;&lt;Static Text - see the top&gt;&gt;</w:t>
            </w:r>
            <w:r w:rsidR="00157186">
              <w:rPr>
                <w:rFonts w:cstheme="minorHAnsi"/>
                <w:sz w:val="20"/>
                <w:szCs w:val="20"/>
              </w:rPr>
              <w:t xml:space="preserve">&lt;&lt;If </w:t>
            </w:r>
            <w:r w:rsidR="00C96D7C">
              <w:rPr>
                <w:rFonts w:cstheme="minorHAnsi"/>
                <w:sz w:val="20"/>
                <w:szCs w:val="20"/>
              </w:rPr>
              <w:t>LMCC</w:t>
            </w:r>
            <w:r w:rsidR="00157186">
              <w:rPr>
                <w:rFonts w:cstheme="minorHAnsi"/>
                <w:sz w:val="20"/>
                <w:szCs w:val="20"/>
              </w:rPr>
              <w:t xml:space="preserve"> has HPWH, then require table, else </w:t>
            </w:r>
            <w:r w:rsidR="00157186" w:rsidRPr="00E12A63">
              <w:rPr>
                <w:rFonts w:cstheme="minorHAnsi"/>
                <w:sz w:val="20"/>
                <w:szCs w:val="20"/>
              </w:rPr>
              <w:t>display the "section does not apply" message</w:t>
            </w:r>
            <w:r w:rsidR="00157186">
              <w:rPr>
                <w:rFonts w:cstheme="minorHAnsi"/>
                <w:sz w:val="20"/>
                <w:szCs w:val="20"/>
              </w:rPr>
              <w:t>&gt;&gt;</w:t>
            </w:r>
          </w:p>
          <w:p w14:paraId="4A859F65" w14:textId="752167C8" w:rsidR="00157186" w:rsidRPr="00C1150F" w:rsidRDefault="00157186" w:rsidP="009C6DB3">
            <w:pPr>
              <w:spacing w:after="0" w:line="240" w:lineRule="auto"/>
              <w:ind w:right="876"/>
              <w:rPr>
                <w:rFonts w:cstheme="minorHAnsi"/>
                <w:b/>
                <w:sz w:val="20"/>
                <w:szCs w:val="20"/>
              </w:rPr>
            </w:pPr>
            <w:r w:rsidRPr="00C1150F">
              <w:rPr>
                <w:rFonts w:cstheme="minorHAnsi"/>
                <w:sz w:val="18"/>
                <w:szCs w:val="20"/>
              </w:rPr>
              <w:t xml:space="preserve">&lt;&lt;require one row of data for each </w:t>
            </w:r>
            <w:r>
              <w:rPr>
                <w:rFonts w:cstheme="minorHAnsi"/>
                <w:sz w:val="18"/>
                <w:szCs w:val="20"/>
              </w:rPr>
              <w:t xml:space="preserve">HPWH </w:t>
            </w:r>
            <w:r w:rsidRPr="00C1150F">
              <w:rPr>
                <w:rFonts w:cstheme="minorHAnsi"/>
                <w:sz w:val="18"/>
                <w:szCs w:val="20"/>
              </w:rPr>
              <w:t xml:space="preserve">water heater identified on the </w:t>
            </w:r>
            <w:r w:rsidR="00C96D7C">
              <w:rPr>
                <w:rFonts w:cstheme="minorHAnsi"/>
                <w:sz w:val="18"/>
                <w:szCs w:val="20"/>
              </w:rPr>
              <w:t>LMCC</w:t>
            </w:r>
            <w:r w:rsidRPr="00C1150F">
              <w:rPr>
                <w:rFonts w:cstheme="minorHAnsi"/>
                <w:sz w:val="18"/>
                <w:szCs w:val="20"/>
              </w:rPr>
              <w:t>-</w:t>
            </w:r>
            <w:r w:rsidRPr="00DC34CF">
              <w:rPr>
                <w:rFonts w:cstheme="minorHAnsi"/>
                <w:sz w:val="18"/>
                <w:szCs w:val="20"/>
              </w:rPr>
              <w:t>PRF</w:t>
            </w:r>
            <w:r w:rsidRPr="00C1150F">
              <w:rPr>
                <w:rFonts w:cstheme="minorHAnsi"/>
                <w:sz w:val="18"/>
                <w:szCs w:val="20"/>
              </w:rPr>
              <w:t>&gt;&gt;</w:t>
            </w:r>
          </w:p>
        </w:tc>
      </w:tr>
      <w:tr w:rsidR="00157186" w:rsidRPr="00C1150F" w14:paraId="100FC844" w14:textId="77777777" w:rsidTr="002844C1">
        <w:tc>
          <w:tcPr>
            <w:tcW w:w="895" w:type="dxa"/>
            <w:tcBorders>
              <w:top w:val="single" w:sz="4" w:space="0" w:color="auto"/>
              <w:left w:val="single" w:sz="4" w:space="0" w:color="auto"/>
              <w:bottom w:val="single" w:sz="4" w:space="0" w:color="auto"/>
              <w:right w:val="single" w:sz="4" w:space="0" w:color="auto"/>
            </w:tcBorders>
          </w:tcPr>
          <w:p w14:paraId="69171283"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01</w:t>
            </w:r>
          </w:p>
        </w:tc>
        <w:tc>
          <w:tcPr>
            <w:tcW w:w="990" w:type="dxa"/>
            <w:vAlign w:val="bottom"/>
          </w:tcPr>
          <w:p w14:paraId="352E1697" w14:textId="77777777" w:rsidR="00157186" w:rsidRPr="00C1150F" w:rsidRDefault="00157186" w:rsidP="009C6DB3">
            <w:pPr>
              <w:spacing w:after="0" w:line="240" w:lineRule="auto"/>
              <w:jc w:val="center"/>
              <w:rPr>
                <w:rFonts w:cstheme="minorHAnsi"/>
                <w:sz w:val="18"/>
                <w:szCs w:val="18"/>
              </w:rPr>
            </w:pPr>
            <w:r w:rsidRPr="00C1150F">
              <w:rPr>
                <w:rFonts w:eastAsia="Times New Roman" w:cstheme="minorHAnsi"/>
                <w:sz w:val="18"/>
                <w:szCs w:val="18"/>
              </w:rPr>
              <w:t>02</w:t>
            </w:r>
          </w:p>
        </w:tc>
        <w:tc>
          <w:tcPr>
            <w:tcW w:w="1080" w:type="dxa"/>
            <w:vAlign w:val="bottom"/>
          </w:tcPr>
          <w:p w14:paraId="44257805" w14:textId="77777777" w:rsidR="00157186" w:rsidRPr="00C1150F" w:rsidRDefault="00157186" w:rsidP="009C6DB3">
            <w:pPr>
              <w:spacing w:after="0" w:line="240" w:lineRule="auto"/>
              <w:jc w:val="center"/>
              <w:rPr>
                <w:rFonts w:cstheme="minorHAnsi"/>
                <w:sz w:val="18"/>
                <w:szCs w:val="18"/>
              </w:rPr>
            </w:pPr>
            <w:r w:rsidRPr="00C1150F">
              <w:rPr>
                <w:rFonts w:eastAsia="Times New Roman" w:cstheme="minorHAnsi"/>
                <w:sz w:val="18"/>
                <w:szCs w:val="18"/>
              </w:rPr>
              <w:t>03</w:t>
            </w:r>
          </w:p>
        </w:tc>
        <w:tc>
          <w:tcPr>
            <w:tcW w:w="990" w:type="dxa"/>
          </w:tcPr>
          <w:p w14:paraId="6C7A377F"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04</w:t>
            </w:r>
          </w:p>
        </w:tc>
        <w:tc>
          <w:tcPr>
            <w:tcW w:w="1080" w:type="dxa"/>
          </w:tcPr>
          <w:p w14:paraId="27B0019E"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05</w:t>
            </w:r>
          </w:p>
        </w:tc>
        <w:tc>
          <w:tcPr>
            <w:tcW w:w="1170" w:type="dxa"/>
          </w:tcPr>
          <w:p w14:paraId="263AD541"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06</w:t>
            </w:r>
          </w:p>
        </w:tc>
        <w:tc>
          <w:tcPr>
            <w:tcW w:w="1530" w:type="dxa"/>
          </w:tcPr>
          <w:p w14:paraId="3A13E3B3"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07</w:t>
            </w:r>
          </w:p>
        </w:tc>
        <w:tc>
          <w:tcPr>
            <w:tcW w:w="1170" w:type="dxa"/>
          </w:tcPr>
          <w:p w14:paraId="28130FA3"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08</w:t>
            </w:r>
          </w:p>
        </w:tc>
        <w:tc>
          <w:tcPr>
            <w:tcW w:w="900" w:type="dxa"/>
          </w:tcPr>
          <w:p w14:paraId="7E4BB03C" w14:textId="77777777" w:rsidR="00157186" w:rsidRPr="00C1150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09</w:t>
            </w:r>
          </w:p>
        </w:tc>
        <w:tc>
          <w:tcPr>
            <w:tcW w:w="990" w:type="dxa"/>
          </w:tcPr>
          <w:p w14:paraId="38B4EDB3" w14:textId="77777777" w:rsidR="00157186" w:rsidRPr="00C1150F" w:rsidDel="00873A7F" w:rsidRDefault="00157186" w:rsidP="009C6DB3">
            <w:pPr>
              <w:spacing w:after="0" w:line="240" w:lineRule="auto"/>
              <w:jc w:val="center"/>
              <w:rPr>
                <w:rFonts w:eastAsia="Times New Roman" w:cstheme="minorHAnsi"/>
                <w:sz w:val="18"/>
                <w:szCs w:val="18"/>
              </w:rPr>
            </w:pPr>
            <w:r w:rsidRPr="00C1150F">
              <w:rPr>
                <w:rFonts w:eastAsia="Times New Roman" w:cstheme="minorHAnsi"/>
                <w:sz w:val="18"/>
                <w:szCs w:val="18"/>
              </w:rPr>
              <w:t>10</w:t>
            </w:r>
          </w:p>
        </w:tc>
      </w:tr>
      <w:tr w:rsidR="00157186" w:rsidRPr="00C1150F" w14:paraId="6F7D1995" w14:textId="77777777" w:rsidTr="002844C1">
        <w:tc>
          <w:tcPr>
            <w:tcW w:w="895" w:type="dxa"/>
            <w:tcBorders>
              <w:top w:val="single" w:sz="4" w:space="0" w:color="auto"/>
              <w:left w:val="single" w:sz="4" w:space="0" w:color="auto"/>
              <w:bottom w:val="single" w:sz="4" w:space="0" w:color="auto"/>
              <w:right w:val="single" w:sz="4" w:space="0" w:color="auto"/>
            </w:tcBorders>
            <w:vAlign w:val="bottom"/>
          </w:tcPr>
          <w:p w14:paraId="4882A32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Name</w:t>
            </w:r>
          </w:p>
        </w:tc>
        <w:tc>
          <w:tcPr>
            <w:tcW w:w="990" w:type="dxa"/>
            <w:vAlign w:val="bottom"/>
          </w:tcPr>
          <w:p w14:paraId="56BB0AAE"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Water Heating System ID</w:t>
            </w:r>
          </w:p>
          <w:p w14:paraId="60958F6C" w14:textId="77777777" w:rsidR="00157186" w:rsidRPr="00C1150F" w:rsidRDefault="00157186" w:rsidP="009C6DB3">
            <w:pPr>
              <w:spacing w:after="0" w:line="240" w:lineRule="auto"/>
              <w:jc w:val="center"/>
              <w:rPr>
                <w:rFonts w:cstheme="minorHAnsi"/>
                <w:sz w:val="18"/>
                <w:szCs w:val="18"/>
              </w:rPr>
            </w:pPr>
            <w:r w:rsidRPr="00C1150F">
              <w:rPr>
                <w:rFonts w:eastAsia="Times New Roman" w:cstheme="minorHAnsi"/>
                <w:sz w:val="18"/>
                <w:szCs w:val="18"/>
              </w:rPr>
              <w:t>or Name</w:t>
            </w:r>
          </w:p>
        </w:tc>
        <w:tc>
          <w:tcPr>
            <w:tcW w:w="1080" w:type="dxa"/>
            <w:vAlign w:val="bottom"/>
          </w:tcPr>
          <w:p w14:paraId="64AC16B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Modeled Equipment</w:t>
            </w:r>
          </w:p>
          <w:p w14:paraId="38F18889" w14:textId="77777777" w:rsidR="00157186" w:rsidRPr="00C1150F" w:rsidRDefault="00157186" w:rsidP="009C6DB3">
            <w:pPr>
              <w:spacing w:after="0" w:line="240" w:lineRule="auto"/>
              <w:jc w:val="center"/>
              <w:rPr>
                <w:rFonts w:cstheme="minorHAnsi"/>
                <w:sz w:val="18"/>
                <w:szCs w:val="18"/>
              </w:rPr>
            </w:pPr>
            <w:r w:rsidRPr="00C1150F">
              <w:rPr>
                <w:rFonts w:eastAsia="Times New Roman" w:cstheme="minorHAnsi"/>
                <w:sz w:val="18"/>
                <w:szCs w:val="18"/>
              </w:rPr>
              <w:t>Make and Model</w:t>
            </w:r>
          </w:p>
        </w:tc>
        <w:tc>
          <w:tcPr>
            <w:tcW w:w="990" w:type="dxa"/>
            <w:vAlign w:val="bottom"/>
          </w:tcPr>
          <w:p w14:paraId="250FBFD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 xml:space="preserve"># of </w:t>
            </w:r>
            <w:r w:rsidRPr="00C1150F">
              <w:rPr>
                <w:rFonts w:eastAsia="Times New Roman" w:cstheme="minorHAnsi"/>
                <w:sz w:val="18"/>
                <w:szCs w:val="20"/>
              </w:rPr>
              <w:t xml:space="preserve">Like (or Identical) </w:t>
            </w:r>
            <w:r w:rsidRPr="00C1150F">
              <w:rPr>
                <w:rFonts w:eastAsia="Times New Roman" w:cstheme="minorHAnsi"/>
                <w:sz w:val="18"/>
                <w:szCs w:val="18"/>
              </w:rPr>
              <w:t>Water Heaters in System</w:t>
            </w:r>
          </w:p>
        </w:tc>
        <w:tc>
          <w:tcPr>
            <w:tcW w:w="1080" w:type="dxa"/>
            <w:vAlign w:val="bottom"/>
          </w:tcPr>
          <w:p w14:paraId="6840882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Tank Location</w:t>
            </w:r>
          </w:p>
        </w:tc>
        <w:tc>
          <w:tcPr>
            <w:tcW w:w="1170" w:type="dxa"/>
            <w:vAlign w:val="bottom"/>
          </w:tcPr>
          <w:p w14:paraId="0EB43E93"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Exterior Tank Insulation R-value</w:t>
            </w:r>
          </w:p>
        </w:tc>
        <w:tc>
          <w:tcPr>
            <w:tcW w:w="1530" w:type="dxa"/>
            <w:vAlign w:val="bottom"/>
          </w:tcPr>
          <w:p w14:paraId="33D1514A"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Dwelling Unit DHW System Distribution Type</w:t>
            </w:r>
          </w:p>
        </w:tc>
        <w:tc>
          <w:tcPr>
            <w:tcW w:w="1170" w:type="dxa"/>
            <w:vAlign w:val="bottom"/>
          </w:tcPr>
          <w:p w14:paraId="00284D1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Compact Distrib</w:t>
            </w:r>
            <w:r>
              <w:rPr>
                <w:rFonts w:eastAsia="Times New Roman" w:cstheme="minorHAnsi"/>
                <w:sz w:val="18"/>
                <w:szCs w:val="18"/>
              </w:rPr>
              <w:t>ution</w:t>
            </w:r>
            <w:r w:rsidRPr="00C1150F">
              <w:rPr>
                <w:rFonts w:eastAsia="Times New Roman" w:cstheme="minorHAnsi"/>
                <w:sz w:val="18"/>
                <w:szCs w:val="18"/>
              </w:rPr>
              <w:t>.</w:t>
            </w:r>
          </w:p>
        </w:tc>
        <w:tc>
          <w:tcPr>
            <w:tcW w:w="900" w:type="dxa"/>
            <w:vAlign w:val="bottom"/>
          </w:tcPr>
          <w:p w14:paraId="2522309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Drain Water Heat Recovery</w:t>
            </w:r>
          </w:p>
        </w:tc>
        <w:tc>
          <w:tcPr>
            <w:tcW w:w="990" w:type="dxa"/>
            <w:vAlign w:val="bottom"/>
          </w:tcPr>
          <w:p w14:paraId="2BAEE46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18"/>
              </w:rPr>
            </w:pPr>
            <w:r w:rsidRPr="00C1150F">
              <w:rPr>
                <w:rFonts w:eastAsia="Times New Roman" w:cstheme="minorHAnsi"/>
                <w:sz w:val="18"/>
                <w:szCs w:val="18"/>
              </w:rPr>
              <w:t>Simulated Equipment Make and Model</w:t>
            </w:r>
          </w:p>
        </w:tc>
      </w:tr>
      <w:tr w:rsidR="00157186" w:rsidRPr="00C1150F" w14:paraId="0D0DE88D" w14:textId="77777777" w:rsidTr="002844C1">
        <w:tc>
          <w:tcPr>
            <w:tcW w:w="895" w:type="dxa"/>
            <w:tcBorders>
              <w:top w:val="single" w:sz="4" w:space="0" w:color="auto"/>
              <w:left w:val="single" w:sz="4" w:space="0" w:color="auto"/>
              <w:bottom w:val="single" w:sz="4" w:space="0" w:color="auto"/>
              <w:right w:val="single" w:sz="4" w:space="0" w:color="auto"/>
            </w:tcBorders>
          </w:tcPr>
          <w:p w14:paraId="2D4B64FD" w14:textId="71AD6E60" w:rsidR="00157186" w:rsidRPr="00C1150F" w:rsidRDefault="00157186" w:rsidP="009C6DB3">
            <w:pPr>
              <w:spacing w:after="0" w:line="240" w:lineRule="auto"/>
              <w:jc w:val="center"/>
              <w:rPr>
                <w:rFonts w:cstheme="minorHAnsi"/>
                <w:sz w:val="16"/>
                <w:szCs w:val="18"/>
              </w:rPr>
            </w:pPr>
            <w:r w:rsidRPr="00C1150F">
              <w:rPr>
                <w:rFonts w:eastAsia="Times New Roman" w:cstheme="minorHAnsi"/>
                <w:sz w:val="16"/>
                <w:szCs w:val="20"/>
              </w:rPr>
              <w:t xml:space="preserve">&lt;&lt;reference value from </w:t>
            </w:r>
            <w:r w:rsidR="00C96D7C">
              <w:rPr>
                <w:rFonts w:eastAsia="Times New Roman" w:cstheme="minorHAnsi"/>
                <w:sz w:val="16"/>
                <w:szCs w:val="20"/>
              </w:rPr>
              <w:t>LMCC</w:t>
            </w:r>
            <w:r w:rsidR="00A705C2" w:rsidRPr="00C1150F" w:rsidDel="00A705C2">
              <w:rPr>
                <w:rFonts w:eastAsia="Times New Roman" w:cstheme="minorHAnsi"/>
                <w:sz w:val="16"/>
                <w:szCs w:val="20"/>
              </w:rPr>
              <w:t xml:space="preserve"> </w:t>
            </w:r>
            <w:r w:rsidRPr="00C1150F">
              <w:rPr>
                <w:rFonts w:eastAsia="Times New Roman" w:cstheme="minorHAnsi"/>
                <w:sz w:val="16"/>
                <w:szCs w:val="20"/>
              </w:rPr>
              <w:t xml:space="preserve">&gt;&gt; </w:t>
            </w:r>
          </w:p>
        </w:tc>
        <w:tc>
          <w:tcPr>
            <w:tcW w:w="990" w:type="dxa"/>
          </w:tcPr>
          <w:p w14:paraId="406DFB20" w14:textId="35FB40E2" w:rsidR="00157186" w:rsidRPr="00C1150F" w:rsidRDefault="00157186" w:rsidP="009C6DB3">
            <w:pPr>
              <w:spacing w:after="0" w:line="240" w:lineRule="auto"/>
              <w:jc w:val="center"/>
              <w:rPr>
                <w:rFonts w:cstheme="minorHAnsi"/>
                <w:sz w:val="16"/>
                <w:szCs w:val="18"/>
              </w:rPr>
            </w:pPr>
            <w:r w:rsidRPr="00C1150F">
              <w:rPr>
                <w:rFonts w:cstheme="minorHAnsi"/>
                <w:sz w:val="16"/>
                <w:szCs w:val="18"/>
              </w:rPr>
              <w:t xml:space="preserve">&lt;&lt;reference value from </w:t>
            </w:r>
            <w:r w:rsidR="00C96D7C">
              <w:rPr>
                <w:rFonts w:cstheme="minorHAnsi"/>
                <w:sz w:val="16"/>
                <w:szCs w:val="18"/>
              </w:rPr>
              <w:t>LMCC</w:t>
            </w:r>
            <w:r w:rsidRPr="00C1150F">
              <w:rPr>
                <w:rFonts w:cstheme="minorHAnsi"/>
                <w:sz w:val="16"/>
                <w:szCs w:val="18"/>
              </w:rPr>
              <w:t>&gt;&gt;</w:t>
            </w:r>
          </w:p>
        </w:tc>
        <w:tc>
          <w:tcPr>
            <w:tcW w:w="1080" w:type="dxa"/>
          </w:tcPr>
          <w:p w14:paraId="5647E3D3" w14:textId="2EC8469D" w:rsidR="00157186" w:rsidRPr="00C1150F" w:rsidRDefault="00157186" w:rsidP="009C6DB3">
            <w:pPr>
              <w:spacing w:after="0" w:line="240" w:lineRule="auto"/>
              <w:jc w:val="center"/>
              <w:rPr>
                <w:rFonts w:cstheme="minorHAnsi"/>
                <w:sz w:val="16"/>
                <w:szCs w:val="18"/>
              </w:rPr>
            </w:pPr>
            <w:r w:rsidRPr="00C1150F">
              <w:rPr>
                <w:rFonts w:cstheme="minorHAnsi"/>
                <w:sz w:val="16"/>
                <w:szCs w:val="20"/>
              </w:rPr>
              <w:t xml:space="preserve">&lt;&lt;references value from </w:t>
            </w:r>
            <w:r w:rsidR="00C96D7C">
              <w:rPr>
                <w:rFonts w:cstheme="minorHAnsi"/>
                <w:sz w:val="16"/>
                <w:szCs w:val="20"/>
              </w:rPr>
              <w:t>LMCC</w:t>
            </w:r>
            <w:r w:rsidRPr="00C1150F">
              <w:rPr>
                <w:rFonts w:cstheme="minorHAnsi"/>
                <w:sz w:val="16"/>
                <w:szCs w:val="20"/>
              </w:rPr>
              <w:t>-</w:t>
            </w:r>
            <w:r w:rsidRPr="00DC34CF">
              <w:rPr>
                <w:rFonts w:cstheme="minorHAnsi"/>
                <w:sz w:val="16"/>
                <w:szCs w:val="20"/>
              </w:rPr>
              <w:t>PRF</w:t>
            </w:r>
            <w:r w:rsidRPr="00C1150F">
              <w:rPr>
                <w:rFonts w:cstheme="minorHAnsi"/>
                <w:sz w:val="16"/>
                <w:szCs w:val="20"/>
              </w:rPr>
              <w:t xml:space="preserve">.  Else if prescriptive, display “NEEA Tier 3” </w:t>
            </w:r>
            <w:r w:rsidRPr="00C1150F">
              <w:rPr>
                <w:rFonts w:cstheme="minorHAnsi"/>
                <w:sz w:val="16"/>
                <w:szCs w:val="18"/>
              </w:rPr>
              <w:t>&gt;&gt;</w:t>
            </w:r>
          </w:p>
        </w:tc>
        <w:tc>
          <w:tcPr>
            <w:tcW w:w="990" w:type="dxa"/>
          </w:tcPr>
          <w:p w14:paraId="1EFBF065" w14:textId="38DA21B6" w:rsidR="00157186" w:rsidRPr="00C1150F" w:rsidRDefault="00157186" w:rsidP="009C6DB3">
            <w:pPr>
              <w:spacing w:after="0" w:line="240" w:lineRule="auto"/>
              <w:jc w:val="center"/>
              <w:rPr>
                <w:rFonts w:eastAsia="Times New Roman" w:cstheme="minorHAnsi"/>
                <w:b/>
                <w:i/>
                <w:color w:val="FF0000"/>
                <w:sz w:val="16"/>
                <w:szCs w:val="18"/>
              </w:rPr>
            </w:pPr>
            <w:r w:rsidRPr="00C1150F">
              <w:rPr>
                <w:rFonts w:cstheme="minorHAnsi"/>
                <w:sz w:val="16"/>
                <w:szCs w:val="18"/>
              </w:rPr>
              <w:t xml:space="preserve">&lt;&lt;references values from </w:t>
            </w:r>
            <w:r w:rsidR="00C96D7C">
              <w:rPr>
                <w:rFonts w:cstheme="minorHAnsi"/>
                <w:sz w:val="16"/>
                <w:szCs w:val="18"/>
              </w:rPr>
              <w:t>LMCC</w:t>
            </w:r>
            <w:r w:rsidRPr="00C1150F">
              <w:rPr>
                <w:rFonts w:cstheme="minorHAnsi"/>
                <w:sz w:val="16"/>
                <w:szCs w:val="18"/>
              </w:rPr>
              <w:t>&gt;&gt;</w:t>
            </w:r>
          </w:p>
        </w:tc>
        <w:tc>
          <w:tcPr>
            <w:tcW w:w="1080" w:type="dxa"/>
          </w:tcPr>
          <w:p w14:paraId="424204E5" w14:textId="12F3F3A0" w:rsidR="00157186" w:rsidRPr="00C1150F" w:rsidRDefault="00157186" w:rsidP="009C6DB3">
            <w:pPr>
              <w:keepNext/>
              <w:tabs>
                <w:tab w:val="left" w:pos="2160"/>
                <w:tab w:val="left" w:pos="2700"/>
                <w:tab w:val="left" w:pos="3420"/>
                <w:tab w:val="left" w:pos="3780"/>
                <w:tab w:val="left" w:pos="5760"/>
                <w:tab w:val="left" w:pos="7212"/>
              </w:tabs>
              <w:spacing w:after="0" w:line="240" w:lineRule="auto"/>
              <w:jc w:val="center"/>
              <w:rPr>
                <w:rFonts w:eastAsia="Times New Roman" w:cstheme="minorHAnsi"/>
                <w:b/>
                <w:i/>
                <w:color w:val="FF0000"/>
                <w:sz w:val="16"/>
                <w:szCs w:val="18"/>
              </w:rPr>
            </w:pPr>
            <w:r w:rsidRPr="00C1150F">
              <w:rPr>
                <w:rFonts w:eastAsia="Times New Roman" w:cstheme="minorHAnsi"/>
                <w:sz w:val="16"/>
                <w:szCs w:val="20"/>
              </w:rPr>
              <w:t xml:space="preserve">&lt;&lt; Reference value from </w:t>
            </w:r>
            <w:r w:rsidR="00C96D7C">
              <w:rPr>
                <w:rFonts w:eastAsia="Times New Roman" w:cstheme="minorHAnsi"/>
                <w:sz w:val="16"/>
                <w:szCs w:val="20"/>
              </w:rPr>
              <w:t>LMCC</w:t>
            </w:r>
            <w:r w:rsidRPr="00C1150F">
              <w:rPr>
                <w:rFonts w:eastAsia="Times New Roman" w:cstheme="minorHAnsi"/>
                <w:sz w:val="16"/>
                <w:szCs w:val="20"/>
              </w:rPr>
              <w:t>&gt;&gt;</w:t>
            </w:r>
          </w:p>
        </w:tc>
        <w:tc>
          <w:tcPr>
            <w:tcW w:w="1170" w:type="dxa"/>
          </w:tcPr>
          <w:p w14:paraId="79C2937D" w14:textId="20AA636D" w:rsidR="00157186" w:rsidRPr="00C1150F" w:rsidRDefault="00157186" w:rsidP="009C6DB3">
            <w:pPr>
              <w:spacing w:after="0" w:line="240" w:lineRule="auto"/>
              <w:jc w:val="center"/>
              <w:rPr>
                <w:rFonts w:cstheme="minorHAnsi"/>
                <w:sz w:val="16"/>
                <w:szCs w:val="18"/>
              </w:rPr>
            </w:pPr>
            <w:r w:rsidRPr="00C1150F">
              <w:rPr>
                <w:rFonts w:cstheme="minorHAnsi"/>
                <w:sz w:val="16"/>
                <w:szCs w:val="18"/>
              </w:rPr>
              <w:t xml:space="preserve">&lt;&lt;reference values from </w:t>
            </w:r>
            <w:r w:rsidR="00C96D7C">
              <w:rPr>
                <w:rFonts w:cstheme="minorHAnsi"/>
                <w:sz w:val="16"/>
                <w:szCs w:val="18"/>
              </w:rPr>
              <w:t>LMCC</w:t>
            </w:r>
            <w:r w:rsidRPr="00C1150F">
              <w:rPr>
                <w:rFonts w:cstheme="minorHAnsi"/>
                <w:sz w:val="16"/>
                <w:szCs w:val="18"/>
              </w:rPr>
              <w:t>-</w:t>
            </w:r>
            <w:r w:rsidRPr="00DC34CF">
              <w:rPr>
                <w:rFonts w:cstheme="minorHAnsi"/>
                <w:sz w:val="16"/>
                <w:szCs w:val="18"/>
              </w:rPr>
              <w:t>PRF</w:t>
            </w:r>
            <w:r w:rsidRPr="00C1150F">
              <w:rPr>
                <w:rFonts w:cstheme="minorHAnsi"/>
                <w:sz w:val="16"/>
                <w:szCs w:val="18"/>
              </w:rPr>
              <w:t>; else NA&gt;&gt;</w:t>
            </w:r>
          </w:p>
        </w:tc>
        <w:tc>
          <w:tcPr>
            <w:tcW w:w="1530" w:type="dxa"/>
          </w:tcPr>
          <w:p w14:paraId="38A11B7F" w14:textId="6D59D35A"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&lt;&lt;reference values from </w:t>
            </w:r>
            <w:r w:rsidR="00C96D7C">
              <w:rPr>
                <w:rFonts w:eastAsia="Times New Roman" w:cstheme="minorHAnsi"/>
                <w:sz w:val="14"/>
                <w:szCs w:val="16"/>
              </w:rPr>
              <w:t>LMCC</w:t>
            </w:r>
            <w:r w:rsidRPr="00C1150F">
              <w:rPr>
                <w:rFonts w:eastAsia="Times New Roman" w:cstheme="minorHAnsi"/>
                <w:sz w:val="14"/>
                <w:szCs w:val="16"/>
              </w:rPr>
              <w:t xml:space="preserve"> </w:t>
            </w:r>
          </w:p>
          <w:p w14:paraId="17A89EF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If performance, then allowed values are</w:t>
            </w:r>
          </w:p>
          <w:p w14:paraId="3AE8578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*Standard Distribution System</w:t>
            </w:r>
          </w:p>
          <w:p w14:paraId="7E72CD66"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Point of Use</w:t>
            </w:r>
          </w:p>
          <w:p w14:paraId="153ECFD2"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Parallel Piping </w:t>
            </w:r>
          </w:p>
          <w:p w14:paraId="25B7783E"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*Recirculation System Non-Demand Control</w:t>
            </w:r>
          </w:p>
          <w:p w14:paraId="0A8CAAE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Manual Control </w:t>
            </w:r>
          </w:p>
          <w:p w14:paraId="51854B97"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4"/>
                <w:szCs w:val="16"/>
              </w:rPr>
            </w:pPr>
            <w:r w:rsidRPr="00C1150F">
              <w:rPr>
                <w:rFonts w:eastAsia="Times New Roman" w:cstheme="minorHAnsi"/>
                <w:sz w:val="14"/>
                <w:szCs w:val="16"/>
              </w:rPr>
              <w:t xml:space="preserve">* Demand Recirculation Sensor Control </w:t>
            </w:r>
          </w:p>
          <w:p w14:paraId="01B1BA5F"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*HERS-Verified Pipe Insulation Credit</w:t>
            </w:r>
          </w:p>
          <w:p w14:paraId="1A47922D"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Parallel Piping </w:t>
            </w:r>
          </w:p>
          <w:p w14:paraId="46BF7CA6"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Manual Control </w:t>
            </w:r>
          </w:p>
          <w:p w14:paraId="3B1DD4E8"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ascii="Calibri" w:eastAsia="Times New Roman" w:hAnsi="Calibri" w:cs="Times New Roman"/>
                <w:sz w:val="14"/>
                <w:szCs w:val="14"/>
              </w:rPr>
            </w:pPr>
            <w:r w:rsidRPr="00C1150F">
              <w:rPr>
                <w:rFonts w:ascii="Calibri" w:eastAsia="Times New Roman" w:hAnsi="Calibri" w:cs="Times New Roman"/>
                <w:sz w:val="14"/>
                <w:szCs w:val="14"/>
              </w:rPr>
              <w:t xml:space="preserve">* HERS-Verified Demand Recirculation Sensor Control; </w:t>
            </w:r>
          </w:p>
          <w:p w14:paraId="027D91A4" w14:textId="77777777" w:rsidR="00157186" w:rsidRPr="00C1150F" w:rsidRDefault="00157186" w:rsidP="009C6DB3">
            <w:pPr>
              <w:spacing w:after="0" w:line="240" w:lineRule="auto"/>
              <w:rPr>
                <w:rFonts w:ascii="Calibri" w:hAnsi="Calibri" w:cstheme="minorHAnsi"/>
                <w:sz w:val="14"/>
                <w:szCs w:val="16"/>
              </w:rPr>
            </w:pPr>
            <w:r w:rsidRPr="00C1150F">
              <w:rPr>
                <w:rFonts w:ascii="Calibri" w:hAnsi="Calibri" w:cstheme="minorHAnsi"/>
                <w:sz w:val="14"/>
                <w:szCs w:val="16"/>
              </w:rPr>
              <w:t xml:space="preserve">Else if prescriptive,  </w:t>
            </w:r>
          </w:p>
          <w:p w14:paraId="2648ED63" w14:textId="77777777" w:rsidR="00157186" w:rsidRPr="00C1150F" w:rsidRDefault="00157186" w:rsidP="009C6DB3">
            <w:pPr>
              <w:spacing w:after="0" w:line="240" w:lineRule="auto"/>
              <w:rPr>
                <w:rFonts w:ascii="Calibri" w:hAnsi="Calibri" w:cstheme="minorHAnsi"/>
                <w:sz w:val="14"/>
                <w:szCs w:val="16"/>
              </w:rPr>
            </w:pPr>
            <w:r w:rsidRPr="00C1150F">
              <w:rPr>
                <w:rFonts w:ascii="Calibri" w:hAnsi="Calibri" w:cstheme="minorHAnsi"/>
                <w:sz w:val="14"/>
                <w:szCs w:val="16"/>
              </w:rPr>
              <w:t xml:space="preserve">Allowed values are </w:t>
            </w:r>
          </w:p>
          <w:p w14:paraId="56C7BA45" w14:textId="77777777" w:rsidR="00157186" w:rsidRPr="00C1150F" w:rsidRDefault="00157186" w:rsidP="009C6DB3">
            <w:pPr>
              <w:spacing w:after="0" w:line="240" w:lineRule="auto"/>
              <w:rPr>
                <w:rFonts w:ascii="Calibri" w:hAnsi="Calibri" w:cstheme="minorHAnsi"/>
                <w:sz w:val="14"/>
                <w:szCs w:val="16"/>
              </w:rPr>
            </w:pPr>
            <w:r w:rsidRPr="00C1150F">
              <w:rPr>
                <w:rFonts w:ascii="Calibri" w:hAnsi="Calibri" w:cstheme="minorHAnsi"/>
                <w:sz w:val="14"/>
                <w:szCs w:val="16"/>
              </w:rPr>
              <w:t>*Standard Distribution System</w:t>
            </w:r>
          </w:p>
          <w:p w14:paraId="4741C89A" w14:textId="77777777" w:rsidR="00157186" w:rsidRPr="00C1150F" w:rsidRDefault="00157186" w:rsidP="009C6DB3">
            <w:pPr>
              <w:spacing w:after="0" w:line="240" w:lineRule="auto"/>
              <w:rPr>
                <w:rFonts w:ascii="Calibri" w:hAnsi="Calibri" w:cstheme="minorHAnsi"/>
                <w:sz w:val="14"/>
                <w:szCs w:val="16"/>
              </w:rPr>
            </w:pPr>
            <w:r w:rsidRPr="00C1150F">
              <w:rPr>
                <w:rFonts w:ascii="Calibri" w:hAnsi="Calibri" w:cstheme="minorHAnsi"/>
                <w:sz w:val="14"/>
                <w:szCs w:val="16"/>
              </w:rPr>
              <w:t>*Demand Recirculation</w:t>
            </w:r>
          </w:p>
          <w:p w14:paraId="41B98620" w14:textId="77777777" w:rsidR="00157186" w:rsidRPr="00C1150F" w:rsidRDefault="00157186" w:rsidP="009C6DB3">
            <w:pPr>
              <w:spacing w:after="0" w:line="240" w:lineRule="auto"/>
              <w:rPr>
                <w:rFonts w:cstheme="minorHAnsi"/>
                <w:sz w:val="16"/>
                <w:szCs w:val="18"/>
              </w:rPr>
            </w:pPr>
            <w:r w:rsidRPr="00C1150F">
              <w:rPr>
                <w:rFonts w:ascii="Calibri" w:hAnsi="Calibri" w:cstheme="minorHAnsi"/>
                <w:sz w:val="14"/>
                <w:szCs w:val="16"/>
              </w:rPr>
              <w:t>* Demand Recirculation Manual Control&gt;&gt;</w:t>
            </w:r>
            <w:r w:rsidRPr="00C1150F" w:rsidDel="00CE1273">
              <w:rPr>
                <w:rFonts w:cstheme="minorHAnsi"/>
                <w:sz w:val="16"/>
                <w:szCs w:val="18"/>
              </w:rPr>
              <w:t xml:space="preserve"> </w:t>
            </w:r>
          </w:p>
        </w:tc>
        <w:tc>
          <w:tcPr>
            <w:tcW w:w="1170" w:type="dxa"/>
          </w:tcPr>
          <w:p w14:paraId="055B4CB9" w14:textId="6B29ED2B" w:rsidR="00157186" w:rsidRPr="00C1150F" w:rsidRDefault="00157186" w:rsidP="009C6DB3">
            <w:pPr>
              <w:spacing w:after="0" w:line="240" w:lineRule="auto"/>
              <w:rPr>
                <w:rFonts w:cstheme="minorHAnsi"/>
                <w:sz w:val="16"/>
                <w:szCs w:val="18"/>
              </w:rPr>
            </w:pPr>
            <w:r w:rsidRPr="00C1150F">
              <w:rPr>
                <w:rFonts w:cstheme="minorHAnsi"/>
                <w:sz w:val="16"/>
                <w:szCs w:val="18"/>
              </w:rPr>
              <w:t xml:space="preserve">&lt;&lt;reference values from </w:t>
            </w:r>
            <w:r w:rsidR="00C96D7C">
              <w:rPr>
                <w:rFonts w:cstheme="minorHAnsi"/>
                <w:sz w:val="16"/>
                <w:szCs w:val="18"/>
              </w:rPr>
              <w:t>LMCC</w:t>
            </w:r>
            <w:r w:rsidRPr="00C1150F">
              <w:rPr>
                <w:rFonts w:cstheme="minorHAnsi"/>
                <w:sz w:val="16"/>
                <w:szCs w:val="18"/>
              </w:rPr>
              <w:t xml:space="preserve">.  Allowed values are </w:t>
            </w:r>
          </w:p>
          <w:p w14:paraId="1A9B198B"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*Basic</w:t>
            </w:r>
          </w:p>
          <w:p w14:paraId="4B2FB626"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*Expanded</w:t>
            </w:r>
          </w:p>
          <w:p w14:paraId="006BA2AE"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*None&gt;&gt;</w:t>
            </w:r>
          </w:p>
        </w:tc>
        <w:tc>
          <w:tcPr>
            <w:tcW w:w="900" w:type="dxa"/>
          </w:tcPr>
          <w:p w14:paraId="3C4C9CA4" w14:textId="49B5B792" w:rsidR="00157186" w:rsidRPr="00C1150F" w:rsidRDefault="00157186" w:rsidP="009C6DB3">
            <w:pPr>
              <w:spacing w:after="0" w:line="240" w:lineRule="auto"/>
              <w:rPr>
                <w:rFonts w:cstheme="minorHAnsi"/>
                <w:sz w:val="16"/>
                <w:szCs w:val="18"/>
              </w:rPr>
            </w:pPr>
            <w:r w:rsidRPr="00C1150F">
              <w:rPr>
                <w:rFonts w:cstheme="minorHAnsi"/>
                <w:sz w:val="16"/>
                <w:szCs w:val="18"/>
              </w:rPr>
              <w:t xml:space="preserve">&lt;&lt;reference values from </w:t>
            </w:r>
            <w:r w:rsidR="00C96D7C">
              <w:rPr>
                <w:rFonts w:cstheme="minorHAnsi"/>
                <w:sz w:val="16"/>
                <w:szCs w:val="18"/>
              </w:rPr>
              <w:t>LMCC</w:t>
            </w:r>
            <w:r w:rsidRPr="00C1150F">
              <w:rPr>
                <w:rFonts w:cstheme="minorHAnsi"/>
                <w:sz w:val="16"/>
                <w:szCs w:val="18"/>
              </w:rPr>
              <w:t xml:space="preserve">.  Allowed values are </w:t>
            </w:r>
          </w:p>
          <w:p w14:paraId="62221898"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*Yes</w:t>
            </w:r>
          </w:p>
          <w:p w14:paraId="51165C6E" w14:textId="77777777" w:rsidR="00157186" w:rsidRPr="00C1150F" w:rsidRDefault="00157186" w:rsidP="009C6DB3">
            <w:pPr>
              <w:spacing w:after="0" w:line="240" w:lineRule="auto"/>
              <w:rPr>
                <w:rFonts w:cstheme="minorHAnsi"/>
                <w:sz w:val="16"/>
                <w:szCs w:val="18"/>
              </w:rPr>
            </w:pPr>
            <w:r w:rsidRPr="00C1150F">
              <w:rPr>
                <w:rFonts w:cstheme="minorHAnsi"/>
                <w:sz w:val="16"/>
                <w:szCs w:val="18"/>
              </w:rPr>
              <w:t>*None&gt;&gt;</w:t>
            </w:r>
          </w:p>
        </w:tc>
        <w:tc>
          <w:tcPr>
            <w:tcW w:w="990" w:type="dxa"/>
          </w:tcPr>
          <w:p w14:paraId="61E4C04D" w14:textId="77777777" w:rsidR="00157186" w:rsidRPr="00C1150F" w:rsidRDefault="00157186" w:rsidP="009C6DB3">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C1150F">
              <w:rPr>
                <w:rFonts w:eastAsia="Times New Roman" w:cstheme="minorHAnsi"/>
                <w:sz w:val="16"/>
                <w:szCs w:val="20"/>
              </w:rPr>
              <w:t>&lt;&lt;if performance, hide column from user, needed for equivalency lookup;</w:t>
            </w:r>
          </w:p>
          <w:p w14:paraId="1FB229BC" w14:textId="77777777" w:rsidR="00157186" w:rsidRPr="00C1150F" w:rsidRDefault="00157186" w:rsidP="009C6DB3">
            <w:pPr>
              <w:spacing w:after="0" w:line="240" w:lineRule="auto"/>
              <w:rPr>
                <w:rFonts w:eastAsia="Times New Roman" w:cstheme="minorHAnsi"/>
                <w:sz w:val="16"/>
                <w:szCs w:val="20"/>
              </w:rPr>
            </w:pPr>
            <w:r w:rsidRPr="00C1150F">
              <w:rPr>
                <w:rFonts w:eastAsia="Times New Roman" w:cstheme="minorHAnsi"/>
                <w:sz w:val="16"/>
                <w:szCs w:val="20"/>
              </w:rPr>
              <w:t>Reference value from XML;</w:t>
            </w:r>
          </w:p>
          <w:p w14:paraId="10F7CA05" w14:textId="77777777" w:rsidR="00157186" w:rsidRPr="00C1150F" w:rsidRDefault="00157186" w:rsidP="009C6DB3">
            <w:pPr>
              <w:spacing w:after="0" w:line="240" w:lineRule="auto"/>
              <w:rPr>
                <w:rFonts w:cstheme="minorHAnsi"/>
                <w:sz w:val="16"/>
                <w:szCs w:val="18"/>
              </w:rPr>
            </w:pPr>
            <w:r w:rsidRPr="00C1150F">
              <w:rPr>
                <w:rFonts w:eastAsia="Times New Roman" w:cstheme="minorHAnsi"/>
                <w:sz w:val="16"/>
                <w:szCs w:val="20"/>
              </w:rPr>
              <w:t>Elseif prescriptive, do not require field&gt;&gt;</w:t>
            </w:r>
          </w:p>
        </w:tc>
      </w:tr>
    </w:tbl>
    <w:p w14:paraId="54E532F1" w14:textId="421FF0BB" w:rsidR="00F03D92" w:rsidRDefault="00F03D92" w:rsidP="00236F4B">
      <w:pPr>
        <w:spacing w:after="0" w:line="240" w:lineRule="auto"/>
        <w:rPr>
          <w:rFonts w:asciiTheme="minorHAnsi" w:hAnsiTheme="minorHAnsi" w:cstheme="minorHAnsi"/>
          <w:sz w:val="18"/>
          <w:szCs w:val="18"/>
        </w:rPr>
      </w:pPr>
    </w:p>
    <w:p w14:paraId="5E62FD7D" w14:textId="77777777" w:rsidR="00F03D92" w:rsidRDefault="00F03D92">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899"/>
        <w:gridCol w:w="795"/>
        <w:gridCol w:w="881"/>
        <w:gridCol w:w="879"/>
        <w:gridCol w:w="950"/>
        <w:gridCol w:w="636"/>
        <w:gridCol w:w="970"/>
        <w:gridCol w:w="1144"/>
        <w:gridCol w:w="1144"/>
        <w:gridCol w:w="881"/>
        <w:gridCol w:w="881"/>
        <w:gridCol w:w="713"/>
      </w:tblGrid>
      <w:tr w:rsidR="00F349F6" w:rsidRPr="00327949" w14:paraId="3BD7F69F" w14:textId="77777777" w:rsidTr="00F349F6">
        <w:trPr>
          <w:trHeight w:val="402"/>
        </w:trPr>
        <w:tc>
          <w:tcPr>
            <w:tcW w:w="5000" w:type="pct"/>
            <w:gridSpan w:val="12"/>
            <w:tcBorders>
              <w:top w:val="single" w:sz="4" w:space="0" w:color="auto"/>
              <w:left w:val="single" w:sz="4" w:space="0" w:color="auto"/>
              <w:bottom w:val="single" w:sz="4" w:space="0" w:color="auto"/>
              <w:right w:val="single" w:sz="4" w:space="0" w:color="auto"/>
            </w:tcBorders>
          </w:tcPr>
          <w:p w14:paraId="25709ADF" w14:textId="08263254" w:rsidR="00F349F6" w:rsidRPr="00327949" w:rsidRDefault="00F349F6">
            <w:pPr>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 xml:space="preserve">B. Installed HERS Verified </w:t>
            </w:r>
            <w:r w:rsidRPr="00327949">
              <w:rPr>
                <w:rFonts w:asciiTheme="minorHAnsi" w:hAnsiTheme="minorHAnsi" w:cstheme="minorHAnsi"/>
                <w:b/>
                <w:sz w:val="18"/>
                <w:szCs w:val="18"/>
              </w:rPr>
              <w:t xml:space="preserve">Dwelling Unit Water Heating Systems Information </w:t>
            </w:r>
            <w:r w:rsidR="00A864F6">
              <w:rPr>
                <w:rFonts w:asciiTheme="minorHAnsi" w:hAnsiTheme="minorHAnsi" w:cstheme="minorHAnsi"/>
                <w:b/>
                <w:sz w:val="18"/>
                <w:szCs w:val="18"/>
              </w:rPr>
              <w:t>(</w:t>
            </w:r>
            <w:r w:rsidR="00093424">
              <w:rPr>
                <w:rFonts w:asciiTheme="minorHAnsi" w:eastAsia="Times New Roman" w:hAnsiTheme="minorHAnsi" w:cstheme="minorHAnsi"/>
                <w:sz w:val="20"/>
                <w:szCs w:val="20"/>
              </w:rPr>
              <w:t xml:space="preserve">other than </w:t>
            </w:r>
            <w:r w:rsidR="00093424">
              <w:rPr>
                <w:rFonts w:cstheme="minorHAnsi"/>
                <w:b/>
                <w:bCs/>
                <w:sz w:val="20"/>
                <w:szCs w:val="20"/>
              </w:rPr>
              <w:t>HPWH</w:t>
            </w:r>
            <w:r w:rsidR="00A864F6">
              <w:rPr>
                <w:rFonts w:cstheme="minorHAnsi"/>
                <w:b/>
                <w:bCs/>
                <w:sz w:val="20"/>
                <w:szCs w:val="20"/>
              </w:rPr>
              <w:t>)</w:t>
            </w:r>
          </w:p>
          <w:p w14:paraId="44B3ABF0" w14:textId="3AA5964B" w:rsidR="00F349F6" w:rsidRPr="00327949" w:rsidRDefault="00FC2D5E" w:rsidP="00EC0CA0">
            <w:pPr>
              <w:spacing w:after="0" w:line="240" w:lineRule="auto"/>
              <w:rPr>
                <w:rFonts w:asciiTheme="minorHAnsi" w:hAnsiTheme="minorHAnsi" w:cstheme="minorHAnsi"/>
                <w:b/>
                <w:sz w:val="18"/>
                <w:szCs w:val="18"/>
              </w:rPr>
            </w:pPr>
            <w:r>
              <w:rPr>
                <w:sz w:val="18"/>
                <w:szCs w:val="18"/>
              </w:rPr>
              <w:t>&lt;&lt;Static Text - see the top&gt;&gt;</w:t>
            </w:r>
            <w:r w:rsidR="00F349F6" w:rsidRPr="00327949">
              <w:rPr>
                <w:rFonts w:asciiTheme="minorHAnsi" w:hAnsiTheme="minorHAnsi" w:cstheme="minorHAnsi"/>
                <w:sz w:val="18"/>
                <w:szCs w:val="18"/>
              </w:rPr>
              <w:t>&lt;&lt;</w:t>
            </w:r>
            <w:r w:rsidR="00163566">
              <w:t xml:space="preserve"> </w:t>
            </w:r>
            <w:r w:rsidR="00163566" w:rsidRPr="00163566">
              <w:rPr>
                <w:rFonts w:asciiTheme="minorHAnsi" w:hAnsiTheme="minorHAnsi" w:cstheme="minorHAnsi"/>
                <w:sz w:val="18"/>
                <w:szCs w:val="18"/>
              </w:rPr>
              <w:t xml:space="preserve">if </w:t>
            </w:r>
            <w:r w:rsidR="00C96D7C">
              <w:rPr>
                <w:rFonts w:asciiTheme="minorHAnsi" w:hAnsiTheme="minorHAnsi" w:cstheme="minorHAnsi"/>
                <w:sz w:val="18"/>
                <w:szCs w:val="18"/>
              </w:rPr>
              <w:t>LMCC</w:t>
            </w:r>
            <w:r w:rsidR="009024F2">
              <w:rPr>
                <w:rFonts w:asciiTheme="minorHAnsi" w:hAnsiTheme="minorHAnsi" w:cstheme="minorHAnsi"/>
                <w:sz w:val="18"/>
                <w:szCs w:val="18"/>
              </w:rPr>
              <w:t xml:space="preserve">Table A does not apply, </w:t>
            </w:r>
            <w:r w:rsidR="00163566" w:rsidRPr="00163566">
              <w:rPr>
                <w:rFonts w:asciiTheme="minorHAnsi" w:hAnsiTheme="minorHAnsi" w:cstheme="minorHAnsi"/>
                <w:sz w:val="18"/>
                <w:szCs w:val="18"/>
              </w:rPr>
              <w:t xml:space="preserve">then display the "section does not apply" message; else </w:t>
            </w:r>
            <w:r w:rsidR="00F349F6" w:rsidRPr="00327949">
              <w:rPr>
                <w:rFonts w:asciiTheme="minorHAnsi" w:hAnsiTheme="minorHAnsi" w:cstheme="minorHAnsi"/>
                <w:sz w:val="18"/>
                <w:szCs w:val="18"/>
              </w:rPr>
              <w:t xml:space="preserve">require one row of data for each </w:t>
            </w:r>
            <w:r w:rsidR="00EC0CA0">
              <w:rPr>
                <w:rFonts w:asciiTheme="minorHAnsi" w:hAnsiTheme="minorHAnsi" w:cstheme="minorHAnsi"/>
                <w:sz w:val="18"/>
                <w:szCs w:val="18"/>
              </w:rPr>
              <w:t xml:space="preserve">water heater identified </w:t>
            </w:r>
            <w:r w:rsidR="009024F2">
              <w:rPr>
                <w:rFonts w:asciiTheme="minorHAnsi" w:hAnsiTheme="minorHAnsi" w:cstheme="minorHAnsi"/>
                <w:sz w:val="18"/>
                <w:szCs w:val="18"/>
              </w:rPr>
              <w:t>in table A</w:t>
            </w:r>
            <w:r w:rsidR="009024F2" w:rsidDel="009024F2">
              <w:rPr>
                <w:rFonts w:asciiTheme="minorHAnsi" w:hAnsiTheme="minorHAnsi" w:cstheme="minorHAnsi"/>
                <w:sz w:val="18"/>
                <w:szCs w:val="18"/>
              </w:rPr>
              <w:t xml:space="preserve"> </w:t>
            </w:r>
            <w:r w:rsidR="00C96D7C">
              <w:rPr>
                <w:rFonts w:asciiTheme="minorHAnsi" w:hAnsiTheme="minorHAnsi" w:cstheme="minorHAnsi"/>
                <w:sz w:val="18"/>
                <w:szCs w:val="18"/>
              </w:rPr>
              <w:t>LMCC</w:t>
            </w:r>
            <w:r w:rsidR="00F349F6" w:rsidRPr="00327949">
              <w:rPr>
                <w:rFonts w:asciiTheme="minorHAnsi" w:hAnsiTheme="minorHAnsi" w:cstheme="minorHAnsi"/>
                <w:sz w:val="18"/>
                <w:szCs w:val="18"/>
              </w:rPr>
              <w:t>&gt;&gt;</w:t>
            </w:r>
          </w:p>
        </w:tc>
      </w:tr>
      <w:tr w:rsidR="00F349F6" w:rsidRPr="00327949" w14:paraId="4907BC1F" w14:textId="77777777" w:rsidTr="009A07EC">
        <w:trPr>
          <w:trHeight w:val="277"/>
        </w:trPr>
        <w:tc>
          <w:tcPr>
            <w:tcW w:w="417" w:type="pct"/>
            <w:tcBorders>
              <w:top w:val="single" w:sz="4" w:space="0" w:color="auto"/>
              <w:left w:val="single" w:sz="4" w:space="0" w:color="auto"/>
              <w:bottom w:val="single" w:sz="4" w:space="0" w:color="auto"/>
              <w:right w:val="single" w:sz="4" w:space="0" w:color="auto"/>
            </w:tcBorders>
          </w:tcPr>
          <w:p w14:paraId="2933B40C" w14:textId="475FA7BD"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01</w:t>
            </w:r>
          </w:p>
        </w:tc>
        <w:tc>
          <w:tcPr>
            <w:tcW w:w="369" w:type="pct"/>
            <w:tcBorders>
              <w:top w:val="single" w:sz="4" w:space="0" w:color="auto"/>
              <w:left w:val="single" w:sz="4" w:space="0" w:color="auto"/>
              <w:bottom w:val="single" w:sz="4" w:space="0" w:color="auto"/>
              <w:right w:val="single" w:sz="4" w:space="0" w:color="auto"/>
            </w:tcBorders>
            <w:vAlign w:val="bottom"/>
          </w:tcPr>
          <w:p w14:paraId="671D02D5" w14:textId="5D9A8DD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2</w:t>
            </w:r>
          </w:p>
        </w:tc>
        <w:tc>
          <w:tcPr>
            <w:tcW w:w="409" w:type="pct"/>
            <w:tcBorders>
              <w:top w:val="single" w:sz="4" w:space="0" w:color="auto"/>
              <w:left w:val="single" w:sz="4" w:space="0" w:color="auto"/>
              <w:bottom w:val="single" w:sz="4" w:space="0" w:color="auto"/>
              <w:right w:val="single" w:sz="4" w:space="0" w:color="auto"/>
            </w:tcBorders>
            <w:vAlign w:val="bottom"/>
          </w:tcPr>
          <w:p w14:paraId="5F0293BF" w14:textId="0D402628"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3</w:t>
            </w:r>
          </w:p>
        </w:tc>
        <w:tc>
          <w:tcPr>
            <w:tcW w:w="408" w:type="pct"/>
            <w:tcBorders>
              <w:top w:val="single" w:sz="4" w:space="0" w:color="auto"/>
              <w:left w:val="single" w:sz="4" w:space="0" w:color="auto"/>
              <w:bottom w:val="single" w:sz="4" w:space="0" w:color="auto"/>
              <w:right w:val="single" w:sz="4" w:space="0" w:color="auto"/>
            </w:tcBorders>
            <w:vAlign w:val="bottom"/>
          </w:tcPr>
          <w:p w14:paraId="00EAF596" w14:textId="7104971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0</w:t>
            </w:r>
            <w:r>
              <w:rPr>
                <w:rFonts w:asciiTheme="minorHAnsi" w:hAnsiTheme="minorHAnsi" w:cstheme="minorHAnsi"/>
                <w:sz w:val="18"/>
                <w:szCs w:val="18"/>
              </w:rPr>
              <w:t>4</w:t>
            </w:r>
          </w:p>
        </w:tc>
        <w:tc>
          <w:tcPr>
            <w:tcW w:w="441" w:type="pct"/>
            <w:tcBorders>
              <w:top w:val="single" w:sz="4" w:space="0" w:color="auto"/>
              <w:left w:val="single" w:sz="4" w:space="0" w:color="auto"/>
              <w:bottom w:val="single" w:sz="4" w:space="0" w:color="auto"/>
              <w:right w:val="single" w:sz="4" w:space="0" w:color="auto"/>
            </w:tcBorders>
            <w:vAlign w:val="bottom"/>
          </w:tcPr>
          <w:p w14:paraId="50DC1DE2" w14:textId="5824F691"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5</w:t>
            </w:r>
          </w:p>
        </w:tc>
        <w:tc>
          <w:tcPr>
            <w:tcW w:w="295" w:type="pct"/>
            <w:tcBorders>
              <w:top w:val="single" w:sz="4" w:space="0" w:color="auto"/>
              <w:left w:val="single" w:sz="4" w:space="0" w:color="auto"/>
              <w:bottom w:val="single" w:sz="4" w:space="0" w:color="auto"/>
              <w:right w:val="single" w:sz="4" w:space="0" w:color="auto"/>
            </w:tcBorders>
            <w:vAlign w:val="bottom"/>
          </w:tcPr>
          <w:p w14:paraId="27734F41" w14:textId="1D13EEEC" w:rsidR="00F349F6" w:rsidRPr="00327949" w:rsidRDefault="00F349F6" w:rsidP="00F349F6">
            <w:pPr>
              <w:spacing w:after="0" w:line="240" w:lineRule="auto"/>
              <w:jc w:val="center"/>
              <w:rPr>
                <w:rFonts w:asciiTheme="minorHAnsi" w:hAnsiTheme="minorHAnsi" w:cstheme="minorHAnsi"/>
                <w:b/>
                <w:bCs/>
                <w:sz w:val="18"/>
                <w:szCs w:val="18"/>
              </w:rPr>
            </w:pPr>
            <w:r w:rsidRPr="00327949">
              <w:rPr>
                <w:rFonts w:asciiTheme="minorHAnsi" w:hAnsiTheme="minorHAnsi" w:cstheme="minorHAnsi"/>
                <w:sz w:val="18"/>
                <w:szCs w:val="18"/>
              </w:rPr>
              <w:t>0</w:t>
            </w:r>
            <w:r>
              <w:rPr>
                <w:rFonts w:asciiTheme="minorHAnsi" w:hAnsiTheme="minorHAnsi" w:cstheme="minorHAnsi"/>
                <w:sz w:val="18"/>
                <w:szCs w:val="18"/>
              </w:rPr>
              <w:t>6</w:t>
            </w:r>
          </w:p>
        </w:tc>
        <w:tc>
          <w:tcPr>
            <w:tcW w:w="450" w:type="pct"/>
            <w:tcBorders>
              <w:top w:val="single" w:sz="4" w:space="0" w:color="auto"/>
              <w:left w:val="single" w:sz="4" w:space="0" w:color="auto"/>
              <w:bottom w:val="single" w:sz="4" w:space="0" w:color="auto"/>
              <w:right w:val="single" w:sz="4" w:space="0" w:color="auto"/>
            </w:tcBorders>
            <w:vAlign w:val="bottom"/>
          </w:tcPr>
          <w:p w14:paraId="0DB441FD" w14:textId="20C189D6"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07</w:t>
            </w:r>
          </w:p>
        </w:tc>
        <w:tc>
          <w:tcPr>
            <w:tcW w:w="531" w:type="pct"/>
            <w:tcBorders>
              <w:top w:val="single" w:sz="4" w:space="0" w:color="auto"/>
              <w:left w:val="single" w:sz="4" w:space="0" w:color="auto"/>
              <w:bottom w:val="single" w:sz="4" w:space="0" w:color="auto"/>
              <w:right w:val="single" w:sz="4" w:space="0" w:color="auto"/>
            </w:tcBorders>
            <w:vAlign w:val="bottom"/>
          </w:tcPr>
          <w:p w14:paraId="5754446D" w14:textId="3BD18FC3" w:rsidR="00F349F6" w:rsidRPr="00327949" w:rsidRDefault="00F349F6" w:rsidP="00F349F6">
            <w:pPr>
              <w:spacing w:after="0" w:line="240" w:lineRule="auto"/>
              <w:jc w:val="center"/>
              <w:rPr>
                <w:rFonts w:asciiTheme="minorHAnsi" w:hAnsiTheme="minorHAnsi" w:cstheme="minorHAnsi"/>
                <w:b/>
                <w:bCs/>
                <w:sz w:val="18"/>
                <w:szCs w:val="18"/>
              </w:rPr>
            </w:pPr>
            <w:r>
              <w:rPr>
                <w:rFonts w:asciiTheme="minorHAnsi" w:hAnsiTheme="minorHAnsi" w:cstheme="minorHAnsi"/>
                <w:sz w:val="18"/>
                <w:szCs w:val="18"/>
              </w:rPr>
              <w:t>08</w:t>
            </w:r>
          </w:p>
        </w:tc>
        <w:tc>
          <w:tcPr>
            <w:tcW w:w="531" w:type="pct"/>
            <w:tcBorders>
              <w:top w:val="single" w:sz="4" w:space="0" w:color="auto"/>
              <w:left w:val="single" w:sz="4" w:space="0" w:color="auto"/>
              <w:bottom w:val="single" w:sz="4" w:space="0" w:color="auto"/>
              <w:right w:val="single" w:sz="4" w:space="0" w:color="auto"/>
            </w:tcBorders>
            <w:vAlign w:val="bottom"/>
          </w:tcPr>
          <w:p w14:paraId="56D1E84E" w14:textId="71850E7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409" w:type="pct"/>
            <w:tcBorders>
              <w:top w:val="single" w:sz="4" w:space="0" w:color="auto"/>
              <w:left w:val="single" w:sz="4" w:space="0" w:color="auto"/>
              <w:bottom w:val="single" w:sz="4" w:space="0" w:color="auto"/>
              <w:right w:val="single" w:sz="4" w:space="0" w:color="auto"/>
            </w:tcBorders>
            <w:vAlign w:val="bottom"/>
          </w:tcPr>
          <w:p w14:paraId="4DC9E8F4" w14:textId="188806C1"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409" w:type="pct"/>
            <w:tcBorders>
              <w:top w:val="single" w:sz="4" w:space="0" w:color="auto"/>
              <w:left w:val="single" w:sz="4" w:space="0" w:color="auto"/>
              <w:bottom w:val="single" w:sz="4" w:space="0" w:color="auto"/>
              <w:right w:val="single" w:sz="4" w:space="0" w:color="auto"/>
            </w:tcBorders>
            <w:vAlign w:val="bottom"/>
          </w:tcPr>
          <w:p w14:paraId="55FAB2B4" w14:textId="3577DDC6"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1</w:t>
            </w:r>
            <w:r w:rsidR="003C1D51">
              <w:rPr>
                <w:rFonts w:asciiTheme="minorHAnsi" w:hAnsiTheme="minorHAnsi" w:cstheme="minorHAnsi"/>
                <w:sz w:val="18"/>
                <w:szCs w:val="18"/>
              </w:rPr>
              <w:t>1</w:t>
            </w:r>
          </w:p>
        </w:tc>
        <w:tc>
          <w:tcPr>
            <w:tcW w:w="331" w:type="pct"/>
            <w:tcBorders>
              <w:top w:val="single" w:sz="4" w:space="0" w:color="auto"/>
              <w:left w:val="single" w:sz="4" w:space="0" w:color="auto"/>
              <w:bottom w:val="single" w:sz="4" w:space="0" w:color="auto"/>
              <w:right w:val="single" w:sz="4" w:space="0" w:color="auto"/>
            </w:tcBorders>
            <w:vAlign w:val="bottom"/>
          </w:tcPr>
          <w:p w14:paraId="0DA689F9" w14:textId="5283CF98"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12</w:t>
            </w:r>
          </w:p>
        </w:tc>
      </w:tr>
      <w:tr w:rsidR="00F349F6" w:rsidRPr="00327949" w14:paraId="110C1F45" w14:textId="77777777" w:rsidTr="009A07EC">
        <w:trPr>
          <w:trHeight w:val="288"/>
        </w:trPr>
        <w:tc>
          <w:tcPr>
            <w:tcW w:w="417" w:type="pct"/>
            <w:tcBorders>
              <w:top w:val="single" w:sz="4" w:space="0" w:color="auto"/>
              <w:left w:val="single" w:sz="4" w:space="0" w:color="auto"/>
              <w:bottom w:val="single" w:sz="4" w:space="0" w:color="auto"/>
              <w:right w:val="single" w:sz="4" w:space="0" w:color="auto"/>
            </w:tcBorders>
            <w:vAlign w:val="bottom"/>
          </w:tcPr>
          <w:p w14:paraId="6B53B18B" w14:textId="3BB2C89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20"/>
              </w:rPr>
              <w:t>Dwelling Unit Name</w:t>
            </w:r>
          </w:p>
        </w:tc>
        <w:tc>
          <w:tcPr>
            <w:tcW w:w="369" w:type="pct"/>
            <w:tcBorders>
              <w:top w:val="single" w:sz="4" w:space="0" w:color="auto"/>
              <w:left w:val="single" w:sz="4" w:space="0" w:color="auto"/>
              <w:bottom w:val="single" w:sz="4" w:space="0" w:color="auto"/>
              <w:right w:val="single" w:sz="4" w:space="0" w:color="auto"/>
            </w:tcBorders>
            <w:vAlign w:val="bottom"/>
          </w:tcPr>
          <w:p w14:paraId="48C8C09C" w14:textId="3F8EFB83"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ID or Name</w:t>
            </w:r>
          </w:p>
        </w:tc>
        <w:tc>
          <w:tcPr>
            <w:tcW w:w="409" w:type="pct"/>
            <w:tcBorders>
              <w:top w:val="single" w:sz="4" w:space="0" w:color="auto"/>
              <w:left w:val="single" w:sz="4" w:space="0" w:color="auto"/>
              <w:bottom w:val="single" w:sz="4" w:space="0" w:color="auto"/>
              <w:right w:val="single" w:sz="4" w:space="0" w:color="auto"/>
            </w:tcBorders>
            <w:vAlign w:val="bottom"/>
          </w:tcPr>
          <w:p w14:paraId="5892083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Heating System Type</w:t>
            </w:r>
          </w:p>
        </w:tc>
        <w:tc>
          <w:tcPr>
            <w:tcW w:w="408" w:type="pct"/>
            <w:tcBorders>
              <w:top w:val="single" w:sz="4" w:space="0" w:color="auto"/>
              <w:left w:val="single" w:sz="4" w:space="0" w:color="auto"/>
              <w:bottom w:val="single" w:sz="4" w:space="0" w:color="auto"/>
              <w:right w:val="single" w:sz="4" w:space="0" w:color="auto"/>
            </w:tcBorders>
            <w:vAlign w:val="bottom"/>
          </w:tcPr>
          <w:p w14:paraId="75524D9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Water Heater Type</w:t>
            </w:r>
          </w:p>
        </w:tc>
        <w:tc>
          <w:tcPr>
            <w:tcW w:w="441" w:type="pct"/>
            <w:tcBorders>
              <w:top w:val="single" w:sz="4" w:space="0" w:color="auto"/>
              <w:left w:val="single" w:sz="4" w:space="0" w:color="auto"/>
              <w:bottom w:val="single" w:sz="4" w:space="0" w:color="auto"/>
              <w:right w:val="single" w:sz="4" w:space="0" w:color="auto"/>
            </w:tcBorders>
            <w:vAlign w:val="bottom"/>
          </w:tcPr>
          <w:p w14:paraId="7177A6B8" w14:textId="78041685"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 xml:space="preserve"># of </w:t>
            </w:r>
            <w:r w:rsidR="009A07EC">
              <w:rPr>
                <w:rFonts w:asciiTheme="minorHAnsi" w:eastAsia="Times New Roman" w:hAnsiTheme="minorHAnsi" w:cstheme="minorHAnsi"/>
                <w:sz w:val="18"/>
                <w:szCs w:val="20"/>
              </w:rPr>
              <w:t xml:space="preserve">Like (or Identical) </w:t>
            </w:r>
            <w:r w:rsidRPr="00327949">
              <w:rPr>
                <w:rFonts w:asciiTheme="minorHAnsi" w:hAnsiTheme="minorHAnsi" w:cstheme="minorHAnsi"/>
                <w:sz w:val="18"/>
                <w:szCs w:val="18"/>
              </w:rPr>
              <w:t>Water Heaters in System</w:t>
            </w:r>
          </w:p>
        </w:tc>
        <w:tc>
          <w:tcPr>
            <w:tcW w:w="295" w:type="pct"/>
            <w:tcBorders>
              <w:top w:val="single" w:sz="4" w:space="0" w:color="auto"/>
              <w:left w:val="single" w:sz="4" w:space="0" w:color="auto"/>
              <w:bottom w:val="single" w:sz="4" w:space="0" w:color="auto"/>
              <w:right w:val="single" w:sz="4" w:space="0" w:color="auto"/>
            </w:tcBorders>
            <w:vAlign w:val="bottom"/>
          </w:tcPr>
          <w:p w14:paraId="1643CD45"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Fuel Type</w:t>
            </w:r>
          </w:p>
        </w:tc>
        <w:tc>
          <w:tcPr>
            <w:tcW w:w="450" w:type="pct"/>
            <w:tcBorders>
              <w:top w:val="single" w:sz="4" w:space="0" w:color="auto"/>
              <w:left w:val="single" w:sz="4" w:space="0" w:color="auto"/>
              <w:bottom w:val="single" w:sz="4" w:space="0" w:color="auto"/>
              <w:right w:val="single" w:sz="4" w:space="0" w:color="auto"/>
            </w:tcBorders>
            <w:vAlign w:val="bottom"/>
          </w:tcPr>
          <w:p w14:paraId="42267D40"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Type</w:t>
            </w:r>
          </w:p>
        </w:tc>
        <w:tc>
          <w:tcPr>
            <w:tcW w:w="531" w:type="pct"/>
            <w:tcBorders>
              <w:top w:val="single" w:sz="4" w:space="0" w:color="auto"/>
              <w:left w:val="single" w:sz="4" w:space="0" w:color="auto"/>
              <w:bottom w:val="single" w:sz="4" w:space="0" w:color="auto"/>
              <w:right w:val="single" w:sz="4" w:space="0" w:color="auto"/>
            </w:tcBorders>
            <w:vAlign w:val="bottom"/>
          </w:tcPr>
          <w:p w14:paraId="599FC808"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Rated Input Value</w:t>
            </w:r>
          </w:p>
        </w:tc>
        <w:tc>
          <w:tcPr>
            <w:tcW w:w="531" w:type="pct"/>
            <w:tcBorders>
              <w:top w:val="single" w:sz="4" w:space="0" w:color="auto"/>
              <w:left w:val="single" w:sz="4" w:space="0" w:color="auto"/>
              <w:bottom w:val="single" w:sz="4" w:space="0" w:color="auto"/>
              <w:right w:val="single" w:sz="4" w:space="0" w:color="auto"/>
            </w:tcBorders>
            <w:vAlign w:val="bottom"/>
          </w:tcPr>
          <w:p w14:paraId="61C9B531" w14:textId="77777777" w:rsidR="00F349F6" w:rsidRPr="00327949" w:rsidRDefault="00F349F6" w:rsidP="00F349F6">
            <w:pPr>
              <w:spacing w:after="0" w:line="240" w:lineRule="auto"/>
              <w:jc w:val="center"/>
              <w:rPr>
                <w:rFonts w:asciiTheme="minorHAnsi" w:hAnsiTheme="minorHAnsi" w:cstheme="minorHAnsi"/>
                <w:sz w:val="18"/>
                <w:szCs w:val="18"/>
              </w:rPr>
            </w:pPr>
            <w:r w:rsidRPr="00095904">
              <w:rPr>
                <w:rFonts w:asciiTheme="minorHAnsi" w:eastAsia="Times New Roman" w:hAnsiTheme="minorHAnsi" w:cstheme="minorHAnsi"/>
                <w:sz w:val="18"/>
                <w:szCs w:val="20"/>
              </w:rPr>
              <w:t>Central DHW System Distribution</w:t>
            </w:r>
          </w:p>
        </w:tc>
        <w:tc>
          <w:tcPr>
            <w:tcW w:w="409" w:type="pct"/>
            <w:tcBorders>
              <w:top w:val="single" w:sz="4" w:space="0" w:color="auto"/>
              <w:left w:val="single" w:sz="4" w:space="0" w:color="auto"/>
              <w:bottom w:val="single" w:sz="4" w:space="0" w:color="auto"/>
              <w:right w:val="single" w:sz="4" w:space="0" w:color="auto"/>
            </w:tcBorders>
            <w:vAlign w:val="bottom"/>
          </w:tcPr>
          <w:p w14:paraId="12391449"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Dwelling Unit DHW System</w:t>
            </w:r>
          </w:p>
          <w:p w14:paraId="32CBF52F" w14:textId="77777777"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Distribution Type</w:t>
            </w:r>
          </w:p>
        </w:tc>
        <w:tc>
          <w:tcPr>
            <w:tcW w:w="409" w:type="pct"/>
            <w:tcBorders>
              <w:top w:val="single" w:sz="4" w:space="0" w:color="auto"/>
              <w:left w:val="single" w:sz="4" w:space="0" w:color="auto"/>
              <w:bottom w:val="single" w:sz="4" w:space="0" w:color="auto"/>
              <w:right w:val="single" w:sz="4" w:space="0" w:color="auto"/>
            </w:tcBorders>
            <w:vAlign w:val="bottom"/>
          </w:tcPr>
          <w:p w14:paraId="5589DC8C" w14:textId="322BE969" w:rsidR="00F349F6" w:rsidRPr="00327949" w:rsidRDefault="00F349F6" w:rsidP="00F349F6">
            <w:pPr>
              <w:spacing w:after="0" w:line="240" w:lineRule="auto"/>
              <w:jc w:val="center"/>
              <w:rPr>
                <w:rFonts w:asciiTheme="minorHAnsi" w:hAnsiTheme="minorHAnsi" w:cstheme="minorHAnsi"/>
                <w:sz w:val="18"/>
                <w:szCs w:val="18"/>
              </w:rPr>
            </w:pPr>
            <w:r w:rsidRPr="00327949">
              <w:rPr>
                <w:rFonts w:asciiTheme="minorHAnsi" w:hAnsiTheme="minorHAnsi" w:cstheme="minorHAnsi"/>
                <w:sz w:val="18"/>
                <w:szCs w:val="18"/>
              </w:rPr>
              <w:t>Compact Dist</w:t>
            </w:r>
            <w:r>
              <w:rPr>
                <w:rFonts w:asciiTheme="minorHAnsi" w:hAnsiTheme="minorHAnsi" w:cstheme="minorHAnsi"/>
                <w:sz w:val="18"/>
                <w:szCs w:val="18"/>
              </w:rPr>
              <w:t>rib.</w:t>
            </w:r>
          </w:p>
        </w:tc>
        <w:tc>
          <w:tcPr>
            <w:tcW w:w="331" w:type="pct"/>
            <w:tcBorders>
              <w:top w:val="single" w:sz="4" w:space="0" w:color="auto"/>
              <w:left w:val="single" w:sz="4" w:space="0" w:color="auto"/>
              <w:bottom w:val="single" w:sz="4" w:space="0" w:color="auto"/>
              <w:right w:val="single" w:sz="4" w:space="0" w:color="auto"/>
            </w:tcBorders>
            <w:vAlign w:val="bottom"/>
          </w:tcPr>
          <w:p w14:paraId="24DEC3D9" w14:textId="77777777" w:rsidR="00F349F6" w:rsidRPr="00327949" w:rsidRDefault="00F349F6" w:rsidP="00F349F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Drain Water Heat Recovery</w:t>
            </w:r>
          </w:p>
        </w:tc>
      </w:tr>
      <w:tr w:rsidR="00F349F6" w:rsidRPr="00327949" w14:paraId="5BEEEFCC" w14:textId="77777777" w:rsidTr="009A07EC">
        <w:trPr>
          <w:trHeight w:val="246"/>
        </w:trPr>
        <w:tc>
          <w:tcPr>
            <w:tcW w:w="417" w:type="pct"/>
            <w:tcBorders>
              <w:top w:val="single" w:sz="4" w:space="0" w:color="auto"/>
              <w:left w:val="single" w:sz="4" w:space="0" w:color="auto"/>
              <w:bottom w:val="single" w:sz="4" w:space="0" w:color="auto"/>
              <w:right w:val="single" w:sz="4" w:space="0" w:color="auto"/>
            </w:tcBorders>
          </w:tcPr>
          <w:p w14:paraId="198BDEEE" w14:textId="54C614E8" w:rsidR="00F349F6" w:rsidRPr="00E177D7" w:rsidRDefault="00F349F6" w:rsidP="00F349F6">
            <w:pPr>
              <w:spacing w:after="0" w:line="240" w:lineRule="auto"/>
              <w:rPr>
                <w:rFonts w:asciiTheme="minorHAnsi" w:eastAsia="Times New Roman" w:hAnsiTheme="minorHAnsi" w:cstheme="minorHAnsi"/>
                <w:sz w:val="16"/>
                <w:szCs w:val="20"/>
              </w:rPr>
            </w:pPr>
            <w:r w:rsidRPr="004F1F5C">
              <w:rPr>
                <w:rFonts w:asciiTheme="minorHAnsi" w:eastAsia="Times New Roman" w:hAnsiTheme="minorHAnsi" w:cstheme="minorHAnsi"/>
                <w:sz w:val="16"/>
                <w:szCs w:val="16"/>
              </w:rPr>
              <w:t>&lt;&lt;Reference value from A01 &gt;&gt;</w:t>
            </w:r>
          </w:p>
        </w:tc>
        <w:tc>
          <w:tcPr>
            <w:tcW w:w="369" w:type="pct"/>
            <w:tcBorders>
              <w:top w:val="single" w:sz="4" w:space="0" w:color="auto"/>
              <w:left w:val="single" w:sz="4" w:space="0" w:color="auto"/>
              <w:bottom w:val="single" w:sz="4" w:space="0" w:color="auto"/>
              <w:right w:val="single" w:sz="4" w:space="0" w:color="auto"/>
            </w:tcBorders>
          </w:tcPr>
          <w:p w14:paraId="19185FD4" w14:textId="25BFCBD1" w:rsidR="00F349F6" w:rsidRPr="00095904" w:rsidRDefault="00F349F6" w:rsidP="00F349F6">
            <w:pPr>
              <w:spacing w:after="0" w:line="240" w:lineRule="auto"/>
              <w:rPr>
                <w:rFonts w:asciiTheme="minorHAnsi" w:hAnsiTheme="minorHAnsi" w:cstheme="minorHAnsi"/>
                <w:sz w:val="14"/>
                <w:szCs w:val="16"/>
              </w:rPr>
            </w:pPr>
            <w:r w:rsidRPr="00E177D7">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2</w:t>
            </w:r>
            <w:r w:rsidRPr="00E177D7">
              <w:rPr>
                <w:rFonts w:asciiTheme="minorHAnsi" w:eastAsia="Times New Roman" w:hAnsiTheme="minorHAnsi" w:cstheme="minorHAnsi"/>
                <w:sz w:val="16"/>
                <w:szCs w:val="20"/>
              </w:rPr>
              <w:t>&gt;&gt;</w:t>
            </w:r>
          </w:p>
        </w:tc>
        <w:tc>
          <w:tcPr>
            <w:tcW w:w="409" w:type="pct"/>
            <w:tcBorders>
              <w:top w:val="single" w:sz="4" w:space="0" w:color="auto"/>
              <w:left w:val="single" w:sz="4" w:space="0" w:color="auto"/>
              <w:bottom w:val="single" w:sz="4" w:space="0" w:color="auto"/>
              <w:right w:val="single" w:sz="4" w:space="0" w:color="auto"/>
            </w:tcBorders>
          </w:tcPr>
          <w:p w14:paraId="77E4DFEE" w14:textId="49FAE359"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 value</w:t>
            </w:r>
            <w:r w:rsidRPr="00095904">
              <w:rPr>
                <w:rFonts w:asciiTheme="minorHAnsi" w:eastAsia="Times New Roman" w:hAnsiTheme="minorHAnsi" w:cstheme="minorHAnsi"/>
                <w:sz w:val="16"/>
                <w:szCs w:val="20"/>
              </w:rPr>
              <w:t xml:space="preserve"> from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3</w:t>
            </w:r>
          </w:p>
          <w:p w14:paraId="348BD037" w14:textId="03957BD9"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&gt;&gt;</w:t>
            </w:r>
          </w:p>
        </w:tc>
        <w:tc>
          <w:tcPr>
            <w:tcW w:w="408" w:type="pct"/>
            <w:tcBorders>
              <w:top w:val="single" w:sz="4" w:space="0" w:color="auto"/>
              <w:left w:val="single" w:sz="4" w:space="0" w:color="auto"/>
              <w:bottom w:val="single" w:sz="4" w:space="0" w:color="auto"/>
              <w:right w:val="single" w:sz="4" w:space="0" w:color="auto"/>
            </w:tcBorders>
          </w:tcPr>
          <w:p w14:paraId="7C4D401E" w14:textId="38F09FAE"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from A0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&gt;&gt;</w:t>
            </w:r>
          </w:p>
        </w:tc>
        <w:tc>
          <w:tcPr>
            <w:tcW w:w="441" w:type="pct"/>
            <w:tcBorders>
              <w:top w:val="single" w:sz="4" w:space="0" w:color="auto"/>
              <w:left w:val="single" w:sz="4" w:space="0" w:color="auto"/>
              <w:bottom w:val="single" w:sz="4" w:space="0" w:color="auto"/>
              <w:right w:val="single" w:sz="4" w:space="0" w:color="auto"/>
            </w:tcBorders>
          </w:tcPr>
          <w:p w14:paraId="3AA1B762" w14:textId="022AA198"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w:t>
            </w:r>
            <w:r w:rsidRPr="00095904">
              <w:rPr>
                <w:rFonts w:asciiTheme="minorHAnsi" w:eastAsia="Times New Roman" w:hAnsiTheme="minorHAnsi" w:cstheme="minorHAnsi"/>
                <w:sz w:val="16"/>
                <w:szCs w:val="20"/>
              </w:rPr>
              <w:t>eference value A0</w:t>
            </w:r>
            <w:r>
              <w:rPr>
                <w:rFonts w:asciiTheme="minorHAnsi" w:eastAsia="Times New Roman" w:hAnsiTheme="minorHAnsi" w:cstheme="minorHAnsi"/>
                <w:sz w:val="16"/>
                <w:szCs w:val="20"/>
              </w:rPr>
              <w:t>5</w:t>
            </w:r>
            <w:r w:rsidRPr="00095904" w:rsidDel="00CD718F">
              <w:rPr>
                <w:rFonts w:asciiTheme="minorHAnsi" w:eastAsia="Times New Roman" w:hAnsiTheme="minorHAnsi" w:cstheme="minorHAnsi"/>
                <w:sz w:val="16"/>
                <w:szCs w:val="20"/>
              </w:rPr>
              <w:t xml:space="preserve"> </w:t>
            </w:r>
            <w:r w:rsidRPr="00095904">
              <w:rPr>
                <w:rFonts w:asciiTheme="minorHAnsi" w:eastAsia="Times New Roman" w:hAnsiTheme="minorHAnsi" w:cstheme="minorHAnsi"/>
                <w:sz w:val="16"/>
                <w:szCs w:val="20"/>
              </w:rPr>
              <w:t>&gt;&gt;</w:t>
            </w:r>
          </w:p>
        </w:tc>
        <w:tc>
          <w:tcPr>
            <w:tcW w:w="295" w:type="pct"/>
            <w:tcBorders>
              <w:top w:val="single" w:sz="4" w:space="0" w:color="auto"/>
              <w:left w:val="single" w:sz="4" w:space="0" w:color="auto"/>
              <w:bottom w:val="single" w:sz="4" w:space="0" w:color="auto"/>
              <w:right w:val="single" w:sz="4" w:space="0" w:color="auto"/>
            </w:tcBorders>
          </w:tcPr>
          <w:p w14:paraId="39BF727C" w14:textId="3885ED5B"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 Reference value from A0</w:t>
            </w:r>
            <w:r>
              <w:rPr>
                <w:rFonts w:asciiTheme="minorHAnsi" w:eastAsia="Times New Roman" w:hAnsiTheme="minorHAnsi" w:cstheme="minorHAnsi"/>
                <w:sz w:val="16"/>
                <w:szCs w:val="20"/>
              </w:rPr>
              <w:t>6&gt;&gt;</w:t>
            </w:r>
          </w:p>
          <w:p w14:paraId="6905076F" w14:textId="2A84251B" w:rsidR="00F349F6" w:rsidRPr="00095904" w:rsidRDefault="00F349F6" w:rsidP="00F349F6">
            <w:pPr>
              <w:spacing w:after="0" w:line="240" w:lineRule="auto"/>
              <w:rPr>
                <w:rFonts w:asciiTheme="minorHAnsi" w:hAnsiTheme="minorHAnsi" w:cstheme="minorHAnsi"/>
                <w:sz w:val="14"/>
                <w:szCs w:val="16"/>
              </w:rPr>
            </w:pPr>
          </w:p>
        </w:tc>
        <w:tc>
          <w:tcPr>
            <w:tcW w:w="450" w:type="pct"/>
            <w:tcBorders>
              <w:top w:val="single" w:sz="4" w:space="0" w:color="auto"/>
              <w:left w:val="single" w:sz="4" w:space="0" w:color="auto"/>
              <w:bottom w:val="single" w:sz="4" w:space="0" w:color="auto"/>
              <w:right w:val="single" w:sz="4" w:space="0" w:color="auto"/>
            </w:tcBorders>
          </w:tcPr>
          <w:p w14:paraId="0097C1D0" w14:textId="04EF8B30" w:rsidR="00F349F6" w:rsidRPr="00095904" w:rsidRDefault="00F349F6" w:rsidP="00F349F6">
            <w:pPr>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&lt;&lt;Reference value from A0</w:t>
            </w:r>
            <w:r>
              <w:rPr>
                <w:rFonts w:asciiTheme="minorHAnsi" w:eastAsia="Times New Roman" w:hAnsiTheme="minorHAnsi" w:cstheme="minorHAnsi"/>
                <w:sz w:val="16"/>
                <w:szCs w:val="20"/>
              </w:rPr>
              <w:t>7</w:t>
            </w:r>
            <w:r w:rsidRPr="00095904">
              <w:rPr>
                <w:rFonts w:asciiTheme="minorHAnsi" w:eastAsia="Times New Roman" w:hAnsiTheme="minorHAnsi" w:cstheme="minorHAnsi"/>
                <w:sz w:val="16"/>
                <w:szCs w:val="20"/>
              </w:rPr>
              <w:t xml:space="preserve"> </w:t>
            </w:r>
            <w:r>
              <w:rPr>
                <w:rFonts w:asciiTheme="minorHAnsi" w:eastAsia="Times New Roman" w:hAnsiTheme="minorHAnsi" w:cstheme="minorHAnsi"/>
                <w:sz w:val="16"/>
                <w:szCs w:val="20"/>
              </w:rPr>
              <w:t>&gt;&gt;</w:t>
            </w:r>
          </w:p>
          <w:p w14:paraId="47CE21EB" w14:textId="328A3E8F"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3236F259" w14:textId="74BB73B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&lt;&lt;User input value which must pass the following range tests:</w:t>
            </w:r>
            <w:r>
              <w:t xml:space="preserve"> </w:t>
            </w:r>
            <w:r w:rsidRPr="003E729A">
              <w:rPr>
                <w:rFonts w:asciiTheme="minorHAnsi" w:eastAsia="Times New Roman" w:hAnsiTheme="minorHAnsi" w:cstheme="minorHAnsi"/>
                <w:sz w:val="16"/>
                <w:szCs w:val="20"/>
              </w:rPr>
              <w:t xml:space="preserve">Value may be NA if </w:t>
            </w:r>
            <w:r>
              <w:rPr>
                <w:rFonts w:asciiTheme="minorHAnsi" w:eastAsia="Times New Roman" w:hAnsiTheme="minorHAnsi" w:cstheme="minorHAnsi"/>
                <w:sz w:val="16"/>
                <w:szCs w:val="20"/>
              </w:rPr>
              <w:t>A</w:t>
            </w:r>
            <w:r w:rsidRPr="003E729A">
              <w:rPr>
                <w:rFonts w:asciiTheme="minorHAnsi" w:eastAsia="Times New Roman" w:hAnsiTheme="minorHAnsi" w:cstheme="minorHAnsi"/>
                <w:sz w:val="16"/>
                <w:szCs w:val="20"/>
              </w:rPr>
              <w:t>0</w:t>
            </w:r>
            <w:r>
              <w:rPr>
                <w:rFonts w:asciiTheme="minorHAnsi" w:eastAsia="Times New Roman" w:hAnsiTheme="minorHAnsi" w:cstheme="minorHAnsi"/>
                <w:sz w:val="16"/>
                <w:szCs w:val="20"/>
              </w:rPr>
              <w:t>8</w:t>
            </w:r>
            <w:r w:rsidRPr="003E729A">
              <w:rPr>
                <w:rFonts w:asciiTheme="minorHAnsi" w:eastAsia="Times New Roman" w:hAnsiTheme="minorHAnsi" w:cstheme="minorHAnsi"/>
                <w:sz w:val="16"/>
                <w:szCs w:val="20"/>
              </w:rPr>
              <w:t xml:space="preserve"> is NA</w:t>
            </w:r>
            <w:r>
              <w:rPr>
                <w:rFonts w:asciiTheme="minorHAnsi" w:eastAsia="Times New Roman" w:hAnsiTheme="minorHAnsi" w:cstheme="minorHAnsi"/>
                <w:sz w:val="16"/>
                <w:szCs w:val="20"/>
              </w:rPr>
              <w:t>.</w:t>
            </w:r>
          </w:p>
          <w:p w14:paraId="00FC1634" w14:textId="56535E6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Natural Gas or Propane, then</w:t>
            </w:r>
          </w:p>
          <w:p w14:paraId="61EC8282" w14:textId="5759089B"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then value must be &gt; 75,000 Btu/hr;</w:t>
            </w:r>
          </w:p>
          <w:p w14:paraId="4957A937" w14:textId="0DABF9D4"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w:t>
            </w:r>
            <w:r>
              <w:rPr>
                <w:rFonts w:asciiTheme="minorHAnsi" w:eastAsia="Times New Roman" w:hAnsiTheme="minorHAnsi" w:cstheme="minorHAnsi"/>
                <w:sz w:val="16"/>
                <w:szCs w:val="20"/>
              </w:rPr>
              <w:t xml:space="preserve"> 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then value must be ≤ 75,000 Btu/hr;</w:t>
            </w:r>
          </w:p>
          <w:p w14:paraId="43038F2D" w14:textId="199BF37D"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Instant, then value must be &gt; 200,000 Btu/hr;</w:t>
            </w:r>
          </w:p>
          <w:p w14:paraId="7A989646" w14:textId="0ED8C21A"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Instant, then value must be ≤ 200,000 Btu/hr;</w:t>
            </w:r>
          </w:p>
          <w:p w14:paraId="4AC9EEF8" w14:textId="2C9B220F"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Storage, then value must be ≤ 105,000 Btu/hr;</w:t>
            </w:r>
          </w:p>
          <w:p w14:paraId="3FE17D88" w14:textId="146EF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 xml:space="preserve">Else if </w:t>
            </w:r>
            <w:r>
              <w:rPr>
                <w:rFonts w:asciiTheme="minorHAnsi" w:eastAsia="Times New Roman" w:hAnsiTheme="minorHAnsi" w:cstheme="minorHAnsi"/>
                <w:sz w:val="16"/>
                <w:szCs w:val="20"/>
              </w:rPr>
              <w:t>B</w:t>
            </w:r>
            <w:r w:rsidRPr="00095904">
              <w:rPr>
                <w:rFonts w:asciiTheme="minorHAnsi" w:eastAsia="Times New Roman" w:hAnsiTheme="minorHAnsi" w:cstheme="minorHAnsi"/>
                <w:sz w:val="16"/>
                <w:szCs w:val="20"/>
              </w:rPr>
              <w:t>06 = Electricity, then</w:t>
            </w:r>
          </w:p>
          <w:p w14:paraId="4899914A" w14:textId="56765F48"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Commercial Storage or </w:t>
            </w:r>
            <w:r w:rsidRPr="00095904">
              <w:rPr>
                <w:rFonts w:asciiTheme="minorHAnsi" w:eastAsia="Times New Roman" w:hAnsiTheme="minorHAnsi" w:cstheme="minorHAnsi"/>
                <w:sz w:val="16"/>
                <w:szCs w:val="20"/>
              </w:rPr>
              <w:lastRenderedPageBreak/>
              <w:t>Commercial Instant, then value must be &gt; 12 kW;</w:t>
            </w:r>
          </w:p>
          <w:p w14:paraId="46679747" w14:textId="16323216"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Consumer Storage or Consumer Instant, then value must be ≤ 12 kW;</w:t>
            </w:r>
          </w:p>
          <w:p w14:paraId="0F235F01" w14:textId="1EB8432C"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Else if B0</w:t>
            </w:r>
            <w:r>
              <w:rPr>
                <w:rFonts w:asciiTheme="minorHAnsi" w:eastAsia="Times New Roman" w:hAnsiTheme="minorHAnsi" w:cstheme="minorHAnsi"/>
                <w:sz w:val="16"/>
                <w:szCs w:val="20"/>
              </w:rPr>
              <w:t>4</w:t>
            </w:r>
            <w:r w:rsidRPr="00095904">
              <w:rPr>
                <w:rFonts w:asciiTheme="minorHAnsi" w:eastAsia="Times New Roman" w:hAnsiTheme="minorHAnsi" w:cstheme="minorHAnsi"/>
                <w:sz w:val="16"/>
                <w:szCs w:val="20"/>
              </w:rPr>
              <w:t xml:space="preserve"> = Residential-Duty Commercial Instantaneous, then value must be ≤ 58.6 kW;</w:t>
            </w:r>
          </w:p>
          <w:p w14:paraId="403C3207" w14:textId="1DF5A5E9" w:rsidR="00F349F6" w:rsidRPr="00095904" w:rsidRDefault="00F349F6" w:rsidP="00F349F6">
            <w:pPr>
              <w:spacing w:after="0"/>
              <w:rPr>
                <w:rFonts w:asciiTheme="minorHAnsi" w:eastAsia="Times New Roman" w:hAnsiTheme="minorHAnsi" w:cstheme="minorHAnsi"/>
                <w:sz w:val="16"/>
                <w:szCs w:val="20"/>
              </w:rPr>
            </w:pPr>
            <w:r w:rsidRPr="00095904">
              <w:rPr>
                <w:rFonts w:asciiTheme="minorHAnsi" w:eastAsia="Times New Roman" w:hAnsiTheme="minorHAnsi" w:cstheme="minorHAnsi"/>
                <w:sz w:val="16"/>
                <w:szCs w:val="20"/>
              </w:rPr>
              <w:t>If the value passes range test</w:t>
            </w:r>
            <w:r>
              <w:rPr>
                <w:rFonts w:asciiTheme="minorHAnsi" w:eastAsia="Times New Roman" w:hAnsiTheme="minorHAnsi" w:cstheme="minorHAnsi"/>
                <w:sz w:val="16"/>
                <w:szCs w:val="20"/>
              </w:rPr>
              <w:t xml:space="preserve"> and</w:t>
            </w:r>
            <w:r w:rsidRPr="00095904">
              <w:rPr>
                <w:rFonts w:asciiTheme="minorHAnsi" w:eastAsia="Times New Roman" w:hAnsiTheme="minorHAnsi" w:cstheme="minorHAnsi"/>
                <w:sz w:val="16"/>
                <w:szCs w:val="20"/>
              </w:rPr>
              <w:t xml:space="preserve"> if </w:t>
            </w:r>
            <w:r>
              <w:rPr>
                <w:rFonts w:asciiTheme="minorHAnsi" w:eastAsia="Times New Roman" w:hAnsiTheme="minorHAnsi" w:cstheme="minorHAnsi"/>
                <w:sz w:val="16"/>
                <w:szCs w:val="20"/>
              </w:rPr>
              <w:t>A</w:t>
            </w:r>
            <w:r w:rsidRPr="00095904">
              <w:rPr>
                <w:rFonts w:asciiTheme="minorHAnsi" w:eastAsia="Times New Roman" w:hAnsiTheme="minorHAnsi" w:cstheme="minorHAnsi"/>
                <w:sz w:val="16"/>
                <w:szCs w:val="20"/>
              </w:rPr>
              <w:t>0</w:t>
            </w:r>
            <w:r>
              <w:rPr>
                <w:rFonts w:asciiTheme="minorHAnsi" w:eastAsia="Times New Roman" w:hAnsiTheme="minorHAnsi" w:cstheme="minorHAnsi"/>
                <w:sz w:val="16"/>
                <w:szCs w:val="20"/>
              </w:rPr>
              <w:t>6</w:t>
            </w:r>
            <w:r w:rsidRPr="00095904">
              <w:rPr>
                <w:rFonts w:asciiTheme="minorHAnsi" w:eastAsia="Times New Roman" w:hAnsiTheme="minorHAnsi" w:cstheme="minorHAnsi"/>
                <w:sz w:val="16"/>
                <w:szCs w:val="20"/>
              </w:rPr>
              <w:t xml:space="preserve"> = Electric Resistance, it is stored in WaterHeaterElectricFiredRatedInput, Otherwise the value is stored in WaterHeaterGasFiredRatedInput&gt;&gt;</w:t>
            </w:r>
          </w:p>
          <w:p w14:paraId="4DC44E17" w14:textId="5FC46A55" w:rsidR="00F349F6" w:rsidRPr="00095904" w:rsidRDefault="00F349F6" w:rsidP="00F349F6">
            <w:pPr>
              <w:spacing w:after="0" w:line="240" w:lineRule="auto"/>
              <w:rPr>
                <w:rFonts w:asciiTheme="minorHAnsi" w:hAnsiTheme="minorHAnsi" w:cstheme="minorHAnsi"/>
                <w:sz w:val="14"/>
                <w:szCs w:val="16"/>
              </w:rPr>
            </w:pPr>
          </w:p>
        </w:tc>
        <w:tc>
          <w:tcPr>
            <w:tcW w:w="531" w:type="pct"/>
            <w:tcBorders>
              <w:top w:val="single" w:sz="4" w:space="0" w:color="auto"/>
              <w:left w:val="single" w:sz="4" w:space="0" w:color="auto"/>
              <w:bottom w:val="single" w:sz="4" w:space="0" w:color="auto"/>
              <w:right w:val="single" w:sz="4" w:space="0" w:color="auto"/>
            </w:tcBorders>
          </w:tcPr>
          <w:p w14:paraId="7EF496BA" w14:textId="73EA9496"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lastRenderedPageBreak/>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09&gt;&gt;</w:t>
            </w:r>
          </w:p>
        </w:tc>
        <w:tc>
          <w:tcPr>
            <w:tcW w:w="409" w:type="pct"/>
            <w:tcBorders>
              <w:top w:val="single" w:sz="4" w:space="0" w:color="auto"/>
              <w:left w:val="single" w:sz="4" w:space="0" w:color="auto"/>
              <w:bottom w:val="single" w:sz="4" w:space="0" w:color="auto"/>
              <w:right w:val="single" w:sz="4" w:space="0" w:color="auto"/>
            </w:tcBorders>
          </w:tcPr>
          <w:p w14:paraId="6C87B38C" w14:textId="0953407F"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10&gt;&gt;</w:t>
            </w:r>
          </w:p>
        </w:tc>
        <w:tc>
          <w:tcPr>
            <w:tcW w:w="409" w:type="pct"/>
            <w:tcBorders>
              <w:top w:val="single" w:sz="4" w:space="0" w:color="auto"/>
              <w:left w:val="single" w:sz="4" w:space="0" w:color="auto"/>
              <w:bottom w:val="single" w:sz="4" w:space="0" w:color="auto"/>
              <w:right w:val="single" w:sz="4" w:space="0" w:color="auto"/>
            </w:tcBorders>
          </w:tcPr>
          <w:p w14:paraId="6FA787AB" w14:textId="59DE014E"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A1</w:t>
            </w:r>
            <w:r>
              <w:rPr>
                <w:rFonts w:asciiTheme="minorHAnsi" w:eastAsia="Times New Roman" w:hAnsiTheme="minorHAnsi" w:cstheme="minorHAnsi"/>
                <w:sz w:val="16"/>
                <w:szCs w:val="20"/>
              </w:rPr>
              <w:t>1&gt;&gt;</w:t>
            </w:r>
          </w:p>
        </w:tc>
        <w:tc>
          <w:tcPr>
            <w:tcW w:w="331" w:type="pct"/>
            <w:tcBorders>
              <w:top w:val="single" w:sz="4" w:space="0" w:color="auto"/>
              <w:left w:val="single" w:sz="4" w:space="0" w:color="auto"/>
              <w:bottom w:val="single" w:sz="4" w:space="0" w:color="auto"/>
              <w:right w:val="single" w:sz="4" w:space="0" w:color="auto"/>
            </w:tcBorders>
          </w:tcPr>
          <w:p w14:paraId="4EEFADE4" w14:textId="34E4FDE1" w:rsidR="00F349F6" w:rsidRPr="00095904" w:rsidRDefault="00F349F6" w:rsidP="00F349F6">
            <w:pPr>
              <w:spacing w:after="0" w:line="240" w:lineRule="auto"/>
              <w:rPr>
                <w:rFonts w:asciiTheme="minorHAnsi" w:hAnsiTheme="minorHAnsi" w:cstheme="minorHAnsi"/>
                <w:sz w:val="14"/>
                <w:szCs w:val="16"/>
              </w:rPr>
            </w:pPr>
            <w:r w:rsidRPr="00095904">
              <w:rPr>
                <w:rFonts w:asciiTheme="minorHAnsi" w:eastAsia="Times New Roman" w:hAnsiTheme="minorHAnsi" w:cstheme="minorHAnsi"/>
                <w:sz w:val="16"/>
                <w:szCs w:val="20"/>
              </w:rPr>
              <w:t xml:space="preserve">&lt;&lt; </w:t>
            </w:r>
            <w:r>
              <w:rPr>
                <w:rFonts w:asciiTheme="minorHAnsi" w:eastAsia="Times New Roman" w:hAnsiTheme="minorHAnsi" w:cstheme="minorHAnsi"/>
                <w:sz w:val="16"/>
                <w:szCs w:val="20"/>
              </w:rPr>
              <w:t>Reference</w:t>
            </w:r>
            <w:r w:rsidRPr="00095904">
              <w:rPr>
                <w:rFonts w:asciiTheme="minorHAnsi" w:eastAsia="Times New Roman" w:hAnsiTheme="minorHAnsi" w:cstheme="minorHAnsi"/>
                <w:sz w:val="16"/>
                <w:szCs w:val="20"/>
              </w:rPr>
              <w:t xml:space="preserve"> value from A</w:t>
            </w:r>
            <w:r>
              <w:rPr>
                <w:rFonts w:asciiTheme="minorHAnsi" w:eastAsia="Times New Roman" w:hAnsiTheme="minorHAnsi" w:cstheme="minorHAnsi"/>
                <w:sz w:val="16"/>
                <w:szCs w:val="20"/>
              </w:rPr>
              <w:t>12&gt;&gt;</w:t>
            </w:r>
          </w:p>
        </w:tc>
      </w:tr>
      <w:tr w:rsidR="00F349F6" w:rsidRPr="00327949" w14:paraId="3A5022A5" w14:textId="77777777" w:rsidTr="009A07EC">
        <w:trPr>
          <w:trHeight w:val="278"/>
        </w:trPr>
        <w:tc>
          <w:tcPr>
            <w:tcW w:w="417" w:type="pct"/>
            <w:tcBorders>
              <w:top w:val="single" w:sz="4" w:space="0" w:color="auto"/>
              <w:left w:val="single" w:sz="4" w:space="0" w:color="auto"/>
              <w:bottom w:val="single" w:sz="4" w:space="0" w:color="auto"/>
              <w:right w:val="single" w:sz="4" w:space="0" w:color="auto"/>
            </w:tcBorders>
          </w:tcPr>
          <w:p w14:paraId="21EB0A7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69" w:type="pct"/>
            <w:tcBorders>
              <w:top w:val="single" w:sz="4" w:space="0" w:color="auto"/>
              <w:left w:val="single" w:sz="4" w:space="0" w:color="auto"/>
              <w:bottom w:val="single" w:sz="4" w:space="0" w:color="auto"/>
              <w:right w:val="single" w:sz="4" w:space="0" w:color="auto"/>
            </w:tcBorders>
          </w:tcPr>
          <w:p w14:paraId="78725B7E" w14:textId="25F422E2"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562CF0AD"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8" w:type="pct"/>
            <w:tcBorders>
              <w:top w:val="single" w:sz="4" w:space="0" w:color="auto"/>
              <w:left w:val="single" w:sz="4" w:space="0" w:color="auto"/>
              <w:bottom w:val="single" w:sz="4" w:space="0" w:color="auto"/>
              <w:right w:val="single" w:sz="4" w:space="0" w:color="auto"/>
            </w:tcBorders>
          </w:tcPr>
          <w:p w14:paraId="1519F916"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41" w:type="pct"/>
            <w:tcBorders>
              <w:top w:val="single" w:sz="4" w:space="0" w:color="auto"/>
              <w:left w:val="single" w:sz="4" w:space="0" w:color="auto"/>
              <w:bottom w:val="single" w:sz="4" w:space="0" w:color="auto"/>
              <w:right w:val="single" w:sz="4" w:space="0" w:color="auto"/>
            </w:tcBorders>
          </w:tcPr>
          <w:p w14:paraId="20758B79"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295" w:type="pct"/>
            <w:tcBorders>
              <w:top w:val="single" w:sz="4" w:space="0" w:color="auto"/>
              <w:left w:val="single" w:sz="4" w:space="0" w:color="auto"/>
              <w:bottom w:val="single" w:sz="4" w:space="0" w:color="auto"/>
              <w:right w:val="single" w:sz="4" w:space="0" w:color="auto"/>
            </w:tcBorders>
          </w:tcPr>
          <w:p w14:paraId="58746990"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50" w:type="pct"/>
            <w:tcBorders>
              <w:top w:val="single" w:sz="4" w:space="0" w:color="auto"/>
              <w:left w:val="single" w:sz="4" w:space="0" w:color="auto"/>
              <w:bottom w:val="single" w:sz="4" w:space="0" w:color="auto"/>
              <w:right w:val="single" w:sz="4" w:space="0" w:color="auto"/>
            </w:tcBorders>
          </w:tcPr>
          <w:p w14:paraId="05029388"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4EE2703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tcPr>
          <w:p w14:paraId="5FF6F2F2"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1FD32461"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409" w:type="pct"/>
            <w:tcBorders>
              <w:top w:val="single" w:sz="4" w:space="0" w:color="auto"/>
              <w:left w:val="single" w:sz="4" w:space="0" w:color="auto"/>
              <w:bottom w:val="single" w:sz="4" w:space="0" w:color="auto"/>
              <w:right w:val="single" w:sz="4" w:space="0" w:color="auto"/>
            </w:tcBorders>
          </w:tcPr>
          <w:p w14:paraId="6DBABD03" w14:textId="77777777" w:rsidR="00F349F6" w:rsidRPr="00327949" w:rsidDel="0053169A" w:rsidRDefault="00F349F6" w:rsidP="00F349F6">
            <w:pPr>
              <w:spacing w:after="0" w:line="240" w:lineRule="auto"/>
              <w:rPr>
                <w:rFonts w:asciiTheme="minorHAnsi" w:hAnsiTheme="minorHAnsi" w:cstheme="minorHAnsi"/>
                <w:sz w:val="18"/>
                <w:szCs w:val="18"/>
              </w:rPr>
            </w:pPr>
          </w:p>
        </w:tc>
        <w:tc>
          <w:tcPr>
            <w:tcW w:w="331" w:type="pct"/>
            <w:tcBorders>
              <w:top w:val="single" w:sz="4" w:space="0" w:color="auto"/>
              <w:left w:val="single" w:sz="4" w:space="0" w:color="auto"/>
              <w:bottom w:val="single" w:sz="4" w:space="0" w:color="auto"/>
              <w:right w:val="single" w:sz="4" w:space="0" w:color="auto"/>
            </w:tcBorders>
          </w:tcPr>
          <w:p w14:paraId="02275763" w14:textId="08D8517C" w:rsidR="00F349F6" w:rsidRPr="00327949" w:rsidDel="0053169A" w:rsidRDefault="00F349F6" w:rsidP="00F349F6">
            <w:pPr>
              <w:spacing w:after="0" w:line="240" w:lineRule="auto"/>
              <w:rPr>
                <w:rFonts w:asciiTheme="minorHAnsi" w:hAnsiTheme="minorHAnsi" w:cstheme="minorHAnsi"/>
                <w:sz w:val="18"/>
                <w:szCs w:val="18"/>
              </w:rPr>
            </w:pPr>
          </w:p>
        </w:tc>
      </w:tr>
    </w:tbl>
    <w:p w14:paraId="283B7563" w14:textId="414FAB2F" w:rsidR="00ED40A1" w:rsidRDefault="00ED40A1" w:rsidP="00236F4B">
      <w:pPr>
        <w:spacing w:after="0" w:line="240" w:lineRule="auto"/>
        <w:rPr>
          <w:rFonts w:asciiTheme="minorHAnsi" w:hAnsiTheme="minorHAnsi" w:cstheme="minorHAnsi"/>
          <w:sz w:val="18"/>
          <w:szCs w:val="18"/>
        </w:rPr>
      </w:pPr>
    </w:p>
    <w:tbl>
      <w:tblPr>
        <w:tblStyle w:val="TableGrid6"/>
        <w:tblW w:w="10795" w:type="dxa"/>
        <w:tblLayout w:type="fixed"/>
        <w:tblLook w:val="04A0" w:firstRow="1" w:lastRow="0" w:firstColumn="1" w:lastColumn="0" w:noHBand="0" w:noVBand="1"/>
      </w:tblPr>
      <w:tblGrid>
        <w:gridCol w:w="895"/>
        <w:gridCol w:w="990"/>
        <w:gridCol w:w="1170"/>
        <w:gridCol w:w="1080"/>
        <w:gridCol w:w="1440"/>
        <w:gridCol w:w="1080"/>
        <w:gridCol w:w="1530"/>
        <w:gridCol w:w="1350"/>
        <w:gridCol w:w="1260"/>
      </w:tblGrid>
      <w:tr w:rsidR="008C1142" w:rsidRPr="008C1142" w14:paraId="02111C38" w14:textId="77777777" w:rsidTr="002844C1">
        <w:tc>
          <w:tcPr>
            <w:tcW w:w="10795" w:type="dxa"/>
            <w:gridSpan w:val="9"/>
          </w:tcPr>
          <w:p w14:paraId="54A1B908" w14:textId="6678A5ED" w:rsidR="008C1142" w:rsidRPr="008C1142" w:rsidRDefault="00581D77" w:rsidP="008C1142">
            <w:pPr>
              <w:spacing w:after="0" w:line="240" w:lineRule="auto"/>
              <w:rPr>
                <w:rFonts w:cstheme="minorHAnsi"/>
                <w:b/>
                <w:sz w:val="20"/>
                <w:szCs w:val="20"/>
              </w:rPr>
            </w:pPr>
            <w:r>
              <w:rPr>
                <w:rFonts w:cstheme="minorHAnsi"/>
                <w:b/>
                <w:sz w:val="20"/>
                <w:szCs w:val="20"/>
              </w:rPr>
              <w:t>B2</w:t>
            </w:r>
            <w:r w:rsidR="008C1142" w:rsidRPr="008C1142">
              <w:rPr>
                <w:rFonts w:cstheme="minorHAnsi"/>
                <w:b/>
                <w:sz w:val="20"/>
                <w:szCs w:val="20"/>
              </w:rPr>
              <w:t xml:space="preserve">. Installed HERS Verified </w:t>
            </w:r>
            <w:r w:rsidR="0041382D">
              <w:rPr>
                <w:rFonts w:cstheme="minorHAnsi"/>
                <w:b/>
                <w:sz w:val="20"/>
                <w:szCs w:val="20"/>
              </w:rPr>
              <w:t xml:space="preserve">Dwelling Unit </w:t>
            </w:r>
            <w:r w:rsidR="004D729F">
              <w:rPr>
                <w:rFonts w:cstheme="minorHAnsi"/>
                <w:b/>
                <w:sz w:val="20"/>
                <w:szCs w:val="20"/>
              </w:rPr>
              <w:t>HPWH</w:t>
            </w:r>
            <w:r w:rsidR="008C1142" w:rsidRPr="008C1142">
              <w:rPr>
                <w:rFonts w:cstheme="minorHAnsi"/>
                <w:b/>
                <w:sz w:val="20"/>
                <w:szCs w:val="20"/>
              </w:rPr>
              <w:t xml:space="preserve"> System Information</w:t>
            </w:r>
          </w:p>
          <w:p w14:paraId="160F79E4" w14:textId="6194EBFF" w:rsidR="00707F75" w:rsidRDefault="00FC2D5E" w:rsidP="00707F75">
            <w:pPr>
              <w:spacing w:after="0"/>
              <w:rPr>
                <w:rFonts w:cstheme="minorHAnsi"/>
                <w:sz w:val="20"/>
                <w:szCs w:val="20"/>
              </w:rPr>
            </w:pPr>
            <w:r>
              <w:rPr>
                <w:sz w:val="18"/>
                <w:szCs w:val="18"/>
              </w:rPr>
              <w:t>&lt;&lt;Static Text - see the top&gt;&gt;</w:t>
            </w:r>
            <w:r w:rsidR="00707F75">
              <w:rPr>
                <w:rFonts w:cstheme="minorHAnsi"/>
                <w:sz w:val="20"/>
                <w:szCs w:val="20"/>
              </w:rPr>
              <w:t xml:space="preserve">&lt;&lt;If Table A2 does apply, then require table, else </w:t>
            </w:r>
            <w:r w:rsidR="00707F75" w:rsidRPr="00E12A63">
              <w:rPr>
                <w:rFonts w:cstheme="minorHAnsi"/>
                <w:sz w:val="20"/>
                <w:szCs w:val="20"/>
              </w:rPr>
              <w:t>display the "section does not apply" message</w:t>
            </w:r>
            <w:r w:rsidR="00707F75">
              <w:rPr>
                <w:rFonts w:cstheme="minorHAnsi"/>
                <w:sz w:val="20"/>
                <w:szCs w:val="20"/>
              </w:rPr>
              <w:t>&gt;&gt;</w:t>
            </w:r>
          </w:p>
          <w:p w14:paraId="64E00AF4" w14:textId="61FC9EEA" w:rsidR="008C1142" w:rsidRPr="008C1142" w:rsidRDefault="00707F75" w:rsidP="008C1142">
            <w:pPr>
              <w:spacing w:after="0" w:line="240" w:lineRule="auto"/>
              <w:rPr>
                <w:rFonts w:cstheme="minorHAnsi"/>
                <w:sz w:val="20"/>
                <w:szCs w:val="20"/>
              </w:rPr>
            </w:pPr>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in Table A2</w:t>
            </w:r>
            <w:r w:rsidRPr="007B2CC9">
              <w:rPr>
                <w:rFonts w:cstheme="minorHAnsi"/>
                <w:sz w:val="20"/>
                <w:szCs w:val="20"/>
              </w:rPr>
              <w:t>&gt;&gt;</w:t>
            </w:r>
          </w:p>
        </w:tc>
      </w:tr>
      <w:tr w:rsidR="008C1142" w:rsidRPr="008C1142" w14:paraId="6D0E6456" w14:textId="77777777" w:rsidTr="002844C1">
        <w:tc>
          <w:tcPr>
            <w:tcW w:w="895" w:type="dxa"/>
            <w:tcBorders>
              <w:top w:val="single" w:sz="4" w:space="0" w:color="auto"/>
              <w:left w:val="single" w:sz="4" w:space="0" w:color="auto"/>
              <w:bottom w:val="single" w:sz="4" w:space="0" w:color="auto"/>
              <w:right w:val="single" w:sz="4" w:space="0" w:color="auto"/>
            </w:tcBorders>
          </w:tcPr>
          <w:p w14:paraId="65744132" w14:textId="77777777" w:rsidR="008C1142" w:rsidRPr="008C1142" w:rsidRDefault="008C1142" w:rsidP="008C1142">
            <w:pPr>
              <w:spacing w:after="0" w:line="240" w:lineRule="auto"/>
              <w:jc w:val="center"/>
              <w:rPr>
                <w:rFonts w:eastAsia="Times New Roman" w:cstheme="minorHAnsi"/>
                <w:sz w:val="16"/>
                <w:szCs w:val="20"/>
              </w:rPr>
            </w:pPr>
            <w:bookmarkStart w:id="9" w:name="_Hlk97552191"/>
            <w:r w:rsidRPr="008C1142">
              <w:rPr>
                <w:rFonts w:eastAsia="Times New Roman" w:cstheme="minorHAnsi"/>
                <w:sz w:val="18"/>
                <w:szCs w:val="20"/>
              </w:rPr>
              <w:t>01</w:t>
            </w:r>
          </w:p>
        </w:tc>
        <w:tc>
          <w:tcPr>
            <w:tcW w:w="990" w:type="dxa"/>
            <w:vAlign w:val="bottom"/>
          </w:tcPr>
          <w:p w14:paraId="37F6057E" w14:textId="77777777"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20"/>
              </w:rPr>
              <w:t>02</w:t>
            </w:r>
          </w:p>
        </w:tc>
        <w:tc>
          <w:tcPr>
            <w:tcW w:w="1170" w:type="dxa"/>
            <w:vAlign w:val="bottom"/>
          </w:tcPr>
          <w:p w14:paraId="743D7395" w14:textId="77777777"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20"/>
              </w:rPr>
              <w:t>03</w:t>
            </w:r>
          </w:p>
        </w:tc>
        <w:tc>
          <w:tcPr>
            <w:tcW w:w="1080" w:type="dxa"/>
          </w:tcPr>
          <w:p w14:paraId="74881FE6"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04</w:t>
            </w:r>
          </w:p>
        </w:tc>
        <w:tc>
          <w:tcPr>
            <w:tcW w:w="1440" w:type="dxa"/>
          </w:tcPr>
          <w:p w14:paraId="253CB5AA"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05</w:t>
            </w:r>
          </w:p>
        </w:tc>
        <w:tc>
          <w:tcPr>
            <w:tcW w:w="1080" w:type="dxa"/>
          </w:tcPr>
          <w:p w14:paraId="2511FF05"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06</w:t>
            </w:r>
          </w:p>
        </w:tc>
        <w:tc>
          <w:tcPr>
            <w:tcW w:w="1530" w:type="dxa"/>
          </w:tcPr>
          <w:p w14:paraId="3E712880"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07</w:t>
            </w:r>
          </w:p>
        </w:tc>
        <w:tc>
          <w:tcPr>
            <w:tcW w:w="1350" w:type="dxa"/>
          </w:tcPr>
          <w:p w14:paraId="162B8D7F"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08</w:t>
            </w:r>
          </w:p>
        </w:tc>
        <w:tc>
          <w:tcPr>
            <w:tcW w:w="1260" w:type="dxa"/>
          </w:tcPr>
          <w:p w14:paraId="1FDFF032" w14:textId="77777777" w:rsidR="008C1142" w:rsidRPr="008C1142" w:rsidRDefault="008C1142" w:rsidP="008C1142">
            <w:pPr>
              <w:spacing w:after="0" w:line="240" w:lineRule="auto"/>
              <w:jc w:val="center"/>
              <w:rPr>
                <w:rFonts w:eastAsia="Times New Roman" w:cstheme="minorHAnsi"/>
                <w:sz w:val="16"/>
                <w:szCs w:val="20"/>
              </w:rPr>
            </w:pPr>
            <w:r w:rsidRPr="008C1142">
              <w:rPr>
                <w:rFonts w:eastAsia="Times New Roman" w:cstheme="minorHAnsi"/>
                <w:sz w:val="16"/>
                <w:szCs w:val="20"/>
              </w:rPr>
              <w:t>09</w:t>
            </w:r>
          </w:p>
        </w:tc>
      </w:tr>
      <w:tr w:rsidR="008C1142" w:rsidRPr="008C1142" w14:paraId="7AE35895" w14:textId="77777777" w:rsidTr="002844C1">
        <w:tc>
          <w:tcPr>
            <w:tcW w:w="895" w:type="dxa"/>
            <w:tcBorders>
              <w:top w:val="single" w:sz="4" w:space="0" w:color="auto"/>
              <w:left w:val="single" w:sz="4" w:space="0" w:color="auto"/>
              <w:bottom w:val="single" w:sz="4" w:space="0" w:color="auto"/>
              <w:right w:val="single" w:sz="4" w:space="0" w:color="auto"/>
            </w:tcBorders>
            <w:vAlign w:val="bottom"/>
          </w:tcPr>
          <w:p w14:paraId="5C2C1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Name</w:t>
            </w:r>
          </w:p>
        </w:tc>
        <w:tc>
          <w:tcPr>
            <w:tcW w:w="990" w:type="dxa"/>
            <w:vAlign w:val="bottom"/>
          </w:tcPr>
          <w:p w14:paraId="23782ED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Water Heating System ID</w:t>
            </w:r>
          </w:p>
          <w:p w14:paraId="54AA4AD8" w14:textId="77777777" w:rsidR="008C1142" w:rsidRPr="008C1142" w:rsidRDefault="008C1142" w:rsidP="008C1142">
            <w:pPr>
              <w:spacing w:after="0" w:line="240" w:lineRule="auto"/>
              <w:jc w:val="center"/>
              <w:rPr>
                <w:rFonts w:cstheme="minorHAnsi"/>
                <w:sz w:val="18"/>
                <w:szCs w:val="20"/>
              </w:rPr>
            </w:pPr>
            <w:r w:rsidRPr="008C1142">
              <w:rPr>
                <w:rFonts w:eastAsia="Times New Roman" w:cstheme="minorHAnsi"/>
                <w:sz w:val="18"/>
                <w:szCs w:val="20"/>
              </w:rPr>
              <w:t>or Name</w:t>
            </w:r>
          </w:p>
        </w:tc>
        <w:tc>
          <w:tcPr>
            <w:tcW w:w="1170" w:type="dxa"/>
            <w:vAlign w:val="bottom"/>
          </w:tcPr>
          <w:p w14:paraId="24061EA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Modeled Equipment</w:t>
            </w:r>
          </w:p>
          <w:p w14:paraId="19D2D2DF" w14:textId="77777777" w:rsidR="008C1142" w:rsidRPr="008C1142" w:rsidRDefault="008C1142" w:rsidP="008C1142">
            <w:pPr>
              <w:spacing w:after="0" w:line="240" w:lineRule="auto"/>
              <w:jc w:val="center"/>
              <w:rPr>
                <w:rFonts w:cstheme="minorHAnsi"/>
                <w:sz w:val="18"/>
                <w:szCs w:val="20"/>
              </w:rPr>
            </w:pPr>
            <w:r w:rsidRPr="008C1142">
              <w:rPr>
                <w:rFonts w:eastAsia="Times New Roman" w:cstheme="minorHAnsi"/>
                <w:sz w:val="18"/>
                <w:szCs w:val="20"/>
              </w:rPr>
              <w:t>Make and Model</w:t>
            </w:r>
          </w:p>
        </w:tc>
        <w:tc>
          <w:tcPr>
            <w:tcW w:w="1080" w:type="dxa"/>
            <w:vAlign w:val="bottom"/>
          </w:tcPr>
          <w:p w14:paraId="47F0858F"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 of Like (or Identical) Water Heaters in System</w:t>
            </w:r>
          </w:p>
        </w:tc>
        <w:tc>
          <w:tcPr>
            <w:tcW w:w="1440" w:type="dxa"/>
            <w:vAlign w:val="bottom"/>
          </w:tcPr>
          <w:p w14:paraId="7140A2E7"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Tank Location</w:t>
            </w:r>
          </w:p>
        </w:tc>
        <w:tc>
          <w:tcPr>
            <w:tcW w:w="1080" w:type="dxa"/>
            <w:vAlign w:val="bottom"/>
          </w:tcPr>
          <w:p w14:paraId="57B65D98"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Exterior Tank Insulation R-value</w:t>
            </w:r>
          </w:p>
        </w:tc>
        <w:tc>
          <w:tcPr>
            <w:tcW w:w="1530" w:type="dxa"/>
            <w:vAlign w:val="bottom"/>
          </w:tcPr>
          <w:p w14:paraId="0A317CCB"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Dwelling Unit DHW System Distribution Type</w:t>
            </w:r>
          </w:p>
        </w:tc>
        <w:tc>
          <w:tcPr>
            <w:tcW w:w="1350" w:type="dxa"/>
            <w:vAlign w:val="bottom"/>
          </w:tcPr>
          <w:p w14:paraId="278D32CB" w14:textId="42A54EE4"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Compact Distrib</w:t>
            </w:r>
            <w:r w:rsidR="00DC34CF">
              <w:rPr>
                <w:rFonts w:eastAsia="Times New Roman" w:cstheme="minorHAnsi"/>
                <w:sz w:val="18"/>
                <w:szCs w:val="20"/>
              </w:rPr>
              <w:t>ution</w:t>
            </w:r>
            <w:r w:rsidRPr="008C1142">
              <w:rPr>
                <w:rFonts w:eastAsia="Times New Roman" w:cstheme="minorHAnsi"/>
                <w:sz w:val="18"/>
                <w:szCs w:val="20"/>
              </w:rPr>
              <w:t>.</w:t>
            </w:r>
          </w:p>
        </w:tc>
        <w:tc>
          <w:tcPr>
            <w:tcW w:w="1260" w:type="dxa"/>
            <w:vAlign w:val="bottom"/>
          </w:tcPr>
          <w:p w14:paraId="6EE24E50" w14:textId="77777777" w:rsidR="008C1142" w:rsidRPr="008C1142" w:rsidRDefault="008C1142" w:rsidP="008C1142">
            <w:pPr>
              <w:keepNext/>
              <w:tabs>
                <w:tab w:val="left" w:pos="2160"/>
                <w:tab w:val="left" w:pos="2700"/>
                <w:tab w:val="left" w:pos="3420"/>
                <w:tab w:val="left" w:pos="3780"/>
                <w:tab w:val="left" w:pos="5760"/>
                <w:tab w:val="left" w:pos="7212"/>
              </w:tabs>
              <w:spacing w:after="0" w:line="240" w:lineRule="auto"/>
              <w:jc w:val="center"/>
              <w:rPr>
                <w:rFonts w:eastAsia="Times New Roman" w:cstheme="minorHAnsi"/>
                <w:sz w:val="18"/>
                <w:szCs w:val="20"/>
              </w:rPr>
            </w:pPr>
            <w:r w:rsidRPr="008C1142">
              <w:rPr>
                <w:rFonts w:eastAsia="Times New Roman" w:cstheme="minorHAnsi"/>
                <w:sz w:val="18"/>
                <w:szCs w:val="20"/>
              </w:rPr>
              <w:t>Drain Water Heat Recovery</w:t>
            </w:r>
          </w:p>
        </w:tc>
      </w:tr>
      <w:bookmarkEnd w:id="9"/>
      <w:tr w:rsidR="008C1142" w:rsidRPr="008C1142" w14:paraId="71E95B14" w14:textId="77777777" w:rsidTr="002844C1">
        <w:tc>
          <w:tcPr>
            <w:tcW w:w="895" w:type="dxa"/>
            <w:tcBorders>
              <w:top w:val="single" w:sz="4" w:space="0" w:color="auto"/>
              <w:left w:val="single" w:sz="4" w:space="0" w:color="auto"/>
              <w:bottom w:val="single" w:sz="4" w:space="0" w:color="auto"/>
              <w:right w:val="single" w:sz="4" w:space="0" w:color="auto"/>
            </w:tcBorders>
          </w:tcPr>
          <w:p w14:paraId="7ECA4057" w14:textId="7A822A3F" w:rsidR="008C1142" w:rsidRPr="008C1142" w:rsidRDefault="008C1142" w:rsidP="008C1142">
            <w:pPr>
              <w:spacing w:after="0" w:line="240" w:lineRule="auto"/>
              <w:jc w:val="center"/>
              <w:rPr>
                <w:rFonts w:cstheme="minorHAnsi"/>
                <w:sz w:val="16"/>
                <w:szCs w:val="20"/>
              </w:rPr>
            </w:pPr>
            <w:r w:rsidRPr="008C1142">
              <w:rPr>
                <w:rFonts w:eastAsia="Times New Roman" w:cstheme="minorHAnsi"/>
                <w:sz w:val="16"/>
                <w:szCs w:val="16"/>
              </w:rPr>
              <w:t xml:space="preserve">&lt;&lt;Reference value from </w:t>
            </w:r>
            <w:r w:rsidR="00045F34">
              <w:rPr>
                <w:rFonts w:eastAsia="Times New Roman" w:cstheme="minorHAnsi"/>
                <w:sz w:val="16"/>
                <w:szCs w:val="16"/>
              </w:rPr>
              <w:t>A2-</w:t>
            </w:r>
            <w:r w:rsidRPr="008C1142">
              <w:rPr>
                <w:rFonts w:eastAsia="Times New Roman" w:cstheme="minorHAnsi"/>
                <w:sz w:val="16"/>
                <w:szCs w:val="16"/>
              </w:rPr>
              <w:t>01 &gt;&gt;</w:t>
            </w:r>
          </w:p>
        </w:tc>
        <w:tc>
          <w:tcPr>
            <w:tcW w:w="990" w:type="dxa"/>
          </w:tcPr>
          <w:p w14:paraId="30133F52" w14:textId="6E9B9D82"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&lt;&lt;reference value from </w:t>
            </w:r>
            <w:r w:rsidR="00045F34">
              <w:rPr>
                <w:rFonts w:cstheme="minorHAnsi"/>
                <w:sz w:val="16"/>
                <w:szCs w:val="20"/>
              </w:rPr>
              <w:t>A2-</w:t>
            </w:r>
            <w:r w:rsidRPr="008C1142">
              <w:rPr>
                <w:rFonts w:cstheme="minorHAnsi"/>
                <w:sz w:val="16"/>
                <w:szCs w:val="20"/>
              </w:rPr>
              <w:t>02&gt;&gt;</w:t>
            </w:r>
          </w:p>
        </w:tc>
        <w:tc>
          <w:tcPr>
            <w:tcW w:w="1170" w:type="dxa"/>
          </w:tcPr>
          <w:p w14:paraId="6D70EE0D" w14:textId="62F67059" w:rsidR="008C1142" w:rsidRPr="008C1142" w:rsidRDefault="008C1142" w:rsidP="008C1142">
            <w:pPr>
              <w:spacing w:after="0" w:line="240" w:lineRule="auto"/>
              <w:jc w:val="center"/>
              <w:rPr>
                <w:rFonts w:cstheme="minorHAnsi"/>
                <w:sz w:val="16"/>
                <w:szCs w:val="20"/>
              </w:rPr>
            </w:pPr>
            <w:r w:rsidRPr="008C1142">
              <w:rPr>
                <w:rFonts w:cstheme="minorHAnsi"/>
                <w:sz w:val="16"/>
                <w:szCs w:val="20"/>
              </w:rPr>
              <w:t>&lt;&lt;if performance, user input</w:t>
            </w:r>
            <w:r w:rsidRPr="008C1142">
              <w:rPr>
                <w:rFonts w:eastAsia="Times New Roman" w:cstheme="minorHAnsi"/>
                <w:sz w:val="16"/>
                <w:szCs w:val="20"/>
              </w:rPr>
              <w:t xml:space="preserve"> is equal to </w:t>
            </w:r>
            <w:r w:rsidR="00C40B81">
              <w:rPr>
                <w:rFonts w:eastAsia="Times New Roman" w:cstheme="minorHAnsi"/>
                <w:sz w:val="16"/>
                <w:szCs w:val="20"/>
              </w:rPr>
              <w:t>C</w:t>
            </w:r>
            <w:r w:rsidRPr="008C1142">
              <w:rPr>
                <w:rFonts w:eastAsia="Times New Roman" w:cstheme="minorHAnsi"/>
                <w:sz w:val="16"/>
                <w:szCs w:val="20"/>
              </w:rPr>
              <w:t xml:space="preserve">03 as default, and allow user to override with an equivalent system based on the simulated equipment in </w:t>
            </w:r>
            <w:r w:rsidR="00045F34">
              <w:rPr>
                <w:rFonts w:eastAsia="Times New Roman" w:cstheme="minorHAnsi"/>
                <w:sz w:val="16"/>
                <w:szCs w:val="20"/>
              </w:rPr>
              <w:t>A2-</w:t>
            </w:r>
            <w:r w:rsidRPr="008C1142">
              <w:rPr>
                <w:rFonts w:eastAsia="Times New Roman" w:cstheme="minorHAnsi"/>
                <w:sz w:val="16"/>
                <w:szCs w:val="20"/>
              </w:rPr>
              <w:t xml:space="preserve">10; elseif prescriptive, </w:t>
            </w:r>
            <w:r w:rsidRPr="008C1142">
              <w:rPr>
                <w:rFonts w:eastAsia="Times New Roman" w:cstheme="minorHAnsi"/>
                <w:sz w:val="16"/>
                <w:szCs w:val="20"/>
              </w:rPr>
              <w:lastRenderedPageBreak/>
              <w:t>allow user to enter any Tier 3 model&gt;&gt;</w:t>
            </w:r>
          </w:p>
        </w:tc>
        <w:tc>
          <w:tcPr>
            <w:tcW w:w="1080" w:type="dxa"/>
          </w:tcPr>
          <w:p w14:paraId="20694A95" w14:textId="2340E45E" w:rsidR="008C1142" w:rsidRPr="008C1142" w:rsidRDefault="008C1142" w:rsidP="008C1142">
            <w:pPr>
              <w:spacing w:after="0" w:line="240" w:lineRule="auto"/>
              <w:jc w:val="center"/>
              <w:rPr>
                <w:rFonts w:eastAsia="Times New Roman" w:cstheme="minorHAnsi"/>
                <w:b/>
                <w:i/>
                <w:color w:val="FF0000"/>
                <w:sz w:val="16"/>
                <w:szCs w:val="20"/>
              </w:rPr>
            </w:pPr>
            <w:r w:rsidRPr="008C1142">
              <w:rPr>
                <w:rFonts w:cstheme="minorHAnsi"/>
                <w:sz w:val="16"/>
                <w:szCs w:val="20"/>
              </w:rPr>
              <w:lastRenderedPageBreak/>
              <w:t xml:space="preserve">&lt;&lt;Reference value from </w:t>
            </w:r>
            <w:r w:rsidR="00045F34">
              <w:rPr>
                <w:rFonts w:cstheme="minorHAnsi"/>
                <w:sz w:val="16"/>
                <w:szCs w:val="20"/>
              </w:rPr>
              <w:t>A2-</w:t>
            </w:r>
            <w:r w:rsidRPr="008C1142">
              <w:rPr>
                <w:rFonts w:cstheme="minorHAnsi"/>
                <w:sz w:val="16"/>
                <w:szCs w:val="20"/>
              </w:rPr>
              <w:t>04&gt;&gt;</w:t>
            </w:r>
          </w:p>
        </w:tc>
        <w:tc>
          <w:tcPr>
            <w:tcW w:w="1440" w:type="dxa"/>
          </w:tcPr>
          <w:p w14:paraId="025EF24D" w14:textId="0B85C26B" w:rsidR="008C1142" w:rsidRPr="008C1142" w:rsidRDefault="008C1142" w:rsidP="008C1142">
            <w:pPr>
              <w:spacing w:after="0" w:line="240" w:lineRule="auto"/>
              <w:jc w:val="center"/>
              <w:rPr>
                <w:rFonts w:eastAsia="Times New Roman" w:cstheme="minorHAnsi"/>
                <w:b/>
                <w:i/>
                <w:color w:val="FF0000"/>
                <w:sz w:val="16"/>
                <w:szCs w:val="20"/>
              </w:rPr>
            </w:pPr>
            <w:r w:rsidRPr="008C1142">
              <w:rPr>
                <w:rFonts w:cstheme="minorHAnsi"/>
                <w:sz w:val="16"/>
                <w:szCs w:val="20"/>
              </w:rPr>
              <w:t xml:space="preserve">&lt;&lt;Reference value from </w:t>
            </w:r>
            <w:r w:rsidR="00045F34">
              <w:rPr>
                <w:rFonts w:cstheme="minorHAnsi"/>
                <w:sz w:val="16"/>
                <w:szCs w:val="20"/>
              </w:rPr>
              <w:t>A2-</w:t>
            </w:r>
            <w:r w:rsidRPr="008C1142">
              <w:rPr>
                <w:rFonts w:cstheme="minorHAnsi"/>
                <w:sz w:val="16"/>
                <w:szCs w:val="20"/>
              </w:rPr>
              <w:t>05.&gt;&gt;</w:t>
            </w:r>
          </w:p>
        </w:tc>
        <w:tc>
          <w:tcPr>
            <w:tcW w:w="1080" w:type="dxa"/>
          </w:tcPr>
          <w:p w14:paraId="0F8221FB" w14:textId="428987D1" w:rsidR="008C1142" w:rsidRPr="004E20A7" w:rsidRDefault="004E20A7" w:rsidP="008C1142">
            <w:pPr>
              <w:spacing w:after="0" w:line="240" w:lineRule="auto"/>
              <w:jc w:val="center"/>
              <w:rPr>
                <w:rFonts w:cstheme="minorHAnsi"/>
                <w:sz w:val="16"/>
                <w:szCs w:val="16"/>
              </w:rPr>
            </w:pPr>
            <w:r w:rsidRPr="00DC34CF">
              <w:rPr>
                <w:rFonts w:cstheme="minorHAnsi"/>
                <w:sz w:val="18"/>
                <w:szCs w:val="20"/>
              </w:rPr>
              <w:t>&lt;&lt;User input value; check value must be ≥</w:t>
            </w:r>
            <w:r w:rsidR="00045F34">
              <w:rPr>
                <w:rFonts w:cstheme="minorHAnsi"/>
                <w:sz w:val="18"/>
                <w:szCs w:val="20"/>
              </w:rPr>
              <w:t>A2-</w:t>
            </w:r>
            <w:r w:rsidRPr="00DC34CF">
              <w:rPr>
                <w:rFonts w:cstheme="minorHAnsi"/>
                <w:sz w:val="18"/>
                <w:szCs w:val="20"/>
              </w:rPr>
              <w:t xml:space="preserve">06 to comply, else flag non-compliant values and do not allow the doc to be </w:t>
            </w:r>
            <w:r w:rsidRPr="00DC34CF">
              <w:rPr>
                <w:rFonts w:cstheme="minorHAnsi"/>
                <w:sz w:val="18"/>
                <w:szCs w:val="20"/>
              </w:rPr>
              <w:lastRenderedPageBreak/>
              <w:t xml:space="preserve">registered. Value may be NA if </w:t>
            </w:r>
            <w:r w:rsidR="00045F34">
              <w:rPr>
                <w:rFonts w:cstheme="minorHAnsi"/>
                <w:sz w:val="18"/>
                <w:szCs w:val="20"/>
              </w:rPr>
              <w:t>A2-</w:t>
            </w:r>
            <w:r w:rsidRPr="00DC34CF">
              <w:rPr>
                <w:rFonts w:cstheme="minorHAnsi"/>
                <w:sz w:val="18"/>
                <w:szCs w:val="20"/>
              </w:rPr>
              <w:t>06 is NA &gt;&gt;</w:t>
            </w:r>
          </w:p>
        </w:tc>
        <w:tc>
          <w:tcPr>
            <w:tcW w:w="1530" w:type="dxa"/>
          </w:tcPr>
          <w:p w14:paraId="0E5E61E5" w14:textId="312C2349" w:rsidR="008C1142" w:rsidRPr="008C1142" w:rsidRDefault="008C1142" w:rsidP="008C1142">
            <w:pPr>
              <w:spacing w:after="0" w:line="240" w:lineRule="auto"/>
              <w:jc w:val="center"/>
              <w:rPr>
                <w:rFonts w:cstheme="minorHAnsi"/>
                <w:sz w:val="16"/>
                <w:szCs w:val="20"/>
              </w:rPr>
            </w:pPr>
            <w:r w:rsidRPr="008C1142">
              <w:rPr>
                <w:rFonts w:cstheme="minorHAnsi"/>
                <w:sz w:val="16"/>
                <w:szCs w:val="20"/>
              </w:rPr>
              <w:lastRenderedPageBreak/>
              <w:t xml:space="preserve">&lt;&lt; Reference values from </w:t>
            </w:r>
            <w:r w:rsidR="00045F34">
              <w:rPr>
                <w:rFonts w:cstheme="minorHAnsi"/>
                <w:sz w:val="16"/>
                <w:szCs w:val="20"/>
              </w:rPr>
              <w:t>A2-</w:t>
            </w:r>
            <w:r w:rsidRPr="008C1142">
              <w:rPr>
                <w:rFonts w:cstheme="minorHAnsi"/>
                <w:sz w:val="16"/>
                <w:szCs w:val="20"/>
              </w:rPr>
              <w:t>07&gt;&gt;</w:t>
            </w:r>
          </w:p>
        </w:tc>
        <w:tc>
          <w:tcPr>
            <w:tcW w:w="1350" w:type="dxa"/>
          </w:tcPr>
          <w:p w14:paraId="55DE5226" w14:textId="05527081"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 Reference values from </w:t>
            </w:r>
            <w:r w:rsidR="00045F34">
              <w:rPr>
                <w:rFonts w:cstheme="minorHAnsi"/>
                <w:sz w:val="16"/>
                <w:szCs w:val="20"/>
              </w:rPr>
              <w:t>A2-</w:t>
            </w:r>
            <w:r w:rsidRPr="008C1142">
              <w:rPr>
                <w:rFonts w:cstheme="minorHAnsi"/>
                <w:sz w:val="16"/>
                <w:szCs w:val="20"/>
              </w:rPr>
              <w:t>08&gt;&gt;</w:t>
            </w:r>
          </w:p>
        </w:tc>
        <w:tc>
          <w:tcPr>
            <w:tcW w:w="1260" w:type="dxa"/>
          </w:tcPr>
          <w:p w14:paraId="4D027257" w14:textId="46B2B531" w:rsidR="008C1142" w:rsidRPr="008C1142" w:rsidRDefault="008C1142" w:rsidP="008C1142">
            <w:pPr>
              <w:spacing w:after="0" w:line="240" w:lineRule="auto"/>
              <w:jc w:val="center"/>
              <w:rPr>
                <w:rFonts w:cstheme="minorHAnsi"/>
                <w:sz w:val="16"/>
                <w:szCs w:val="20"/>
              </w:rPr>
            </w:pPr>
            <w:r w:rsidRPr="008C1142">
              <w:rPr>
                <w:rFonts w:cstheme="minorHAnsi"/>
                <w:sz w:val="16"/>
                <w:szCs w:val="20"/>
              </w:rPr>
              <w:t xml:space="preserve">&lt;&lt; Reference values from </w:t>
            </w:r>
            <w:r w:rsidR="00045F34">
              <w:rPr>
                <w:rFonts w:cstheme="minorHAnsi"/>
                <w:sz w:val="16"/>
                <w:szCs w:val="20"/>
              </w:rPr>
              <w:t>A2-</w:t>
            </w:r>
            <w:r w:rsidRPr="008C1142">
              <w:rPr>
                <w:rFonts w:cstheme="minorHAnsi"/>
                <w:sz w:val="16"/>
                <w:szCs w:val="20"/>
              </w:rPr>
              <w:t>09&gt;&gt;</w:t>
            </w:r>
          </w:p>
        </w:tc>
      </w:tr>
      <w:tr w:rsidR="008C1142" w:rsidRPr="008C1142" w14:paraId="58320C05" w14:textId="77777777" w:rsidTr="002844C1">
        <w:tc>
          <w:tcPr>
            <w:tcW w:w="895" w:type="dxa"/>
          </w:tcPr>
          <w:p w14:paraId="2058088D" w14:textId="77777777" w:rsidR="008C1142" w:rsidRPr="008C1142" w:rsidRDefault="008C1142" w:rsidP="008C1142">
            <w:pPr>
              <w:spacing w:after="0" w:line="240" w:lineRule="auto"/>
              <w:jc w:val="center"/>
              <w:rPr>
                <w:rFonts w:cstheme="minorHAnsi"/>
                <w:sz w:val="16"/>
                <w:szCs w:val="20"/>
              </w:rPr>
            </w:pPr>
          </w:p>
        </w:tc>
        <w:tc>
          <w:tcPr>
            <w:tcW w:w="990" w:type="dxa"/>
          </w:tcPr>
          <w:p w14:paraId="6C4CCD7B" w14:textId="77777777" w:rsidR="008C1142" w:rsidRPr="008C1142" w:rsidRDefault="008C1142" w:rsidP="008C1142">
            <w:pPr>
              <w:spacing w:after="0" w:line="240" w:lineRule="auto"/>
              <w:jc w:val="center"/>
              <w:rPr>
                <w:rFonts w:cstheme="minorHAnsi"/>
                <w:sz w:val="16"/>
                <w:szCs w:val="20"/>
              </w:rPr>
            </w:pPr>
          </w:p>
        </w:tc>
        <w:tc>
          <w:tcPr>
            <w:tcW w:w="1170" w:type="dxa"/>
          </w:tcPr>
          <w:p w14:paraId="5973D3BB" w14:textId="77777777" w:rsidR="008C1142" w:rsidRPr="008C1142" w:rsidRDefault="008C1142" w:rsidP="008C1142">
            <w:pPr>
              <w:spacing w:after="0" w:line="240" w:lineRule="auto"/>
              <w:jc w:val="center"/>
              <w:rPr>
                <w:rFonts w:cstheme="minorHAnsi"/>
                <w:sz w:val="16"/>
                <w:szCs w:val="20"/>
              </w:rPr>
            </w:pPr>
          </w:p>
        </w:tc>
        <w:tc>
          <w:tcPr>
            <w:tcW w:w="1080" w:type="dxa"/>
          </w:tcPr>
          <w:p w14:paraId="4B8E8413" w14:textId="77777777" w:rsidR="008C1142" w:rsidRPr="008C1142" w:rsidRDefault="008C1142" w:rsidP="008C1142">
            <w:pPr>
              <w:spacing w:after="0" w:line="240" w:lineRule="auto"/>
              <w:jc w:val="center"/>
              <w:rPr>
                <w:rFonts w:cstheme="minorHAnsi"/>
                <w:sz w:val="16"/>
                <w:szCs w:val="20"/>
              </w:rPr>
            </w:pPr>
          </w:p>
        </w:tc>
        <w:tc>
          <w:tcPr>
            <w:tcW w:w="1440" w:type="dxa"/>
          </w:tcPr>
          <w:p w14:paraId="356DB042" w14:textId="77777777" w:rsidR="008C1142" w:rsidRPr="008C1142" w:rsidRDefault="008C1142" w:rsidP="008C1142">
            <w:pPr>
              <w:spacing w:after="0" w:line="240" w:lineRule="auto"/>
              <w:jc w:val="center"/>
              <w:rPr>
                <w:rFonts w:cstheme="minorHAnsi"/>
                <w:sz w:val="16"/>
                <w:szCs w:val="20"/>
              </w:rPr>
            </w:pPr>
          </w:p>
        </w:tc>
        <w:tc>
          <w:tcPr>
            <w:tcW w:w="1080" w:type="dxa"/>
          </w:tcPr>
          <w:p w14:paraId="4C0FA845" w14:textId="77777777" w:rsidR="008C1142" w:rsidRPr="008C1142" w:rsidRDefault="008C1142" w:rsidP="008C1142">
            <w:pPr>
              <w:spacing w:after="0" w:line="240" w:lineRule="auto"/>
              <w:jc w:val="center"/>
              <w:rPr>
                <w:rFonts w:cstheme="minorHAnsi"/>
                <w:sz w:val="16"/>
                <w:szCs w:val="20"/>
              </w:rPr>
            </w:pPr>
          </w:p>
        </w:tc>
        <w:tc>
          <w:tcPr>
            <w:tcW w:w="1530" w:type="dxa"/>
            <w:vAlign w:val="bottom"/>
          </w:tcPr>
          <w:p w14:paraId="0FB7462C" w14:textId="77777777" w:rsidR="008C1142" w:rsidRPr="008C1142" w:rsidRDefault="008C1142" w:rsidP="008C1142">
            <w:pPr>
              <w:spacing w:after="0" w:line="240" w:lineRule="auto"/>
              <w:jc w:val="center"/>
              <w:rPr>
                <w:rFonts w:cstheme="minorHAnsi"/>
                <w:sz w:val="16"/>
                <w:szCs w:val="20"/>
              </w:rPr>
            </w:pPr>
          </w:p>
        </w:tc>
        <w:tc>
          <w:tcPr>
            <w:tcW w:w="1350" w:type="dxa"/>
          </w:tcPr>
          <w:p w14:paraId="050BB711" w14:textId="77777777" w:rsidR="008C1142" w:rsidRPr="008C1142" w:rsidRDefault="008C1142" w:rsidP="008C1142">
            <w:pPr>
              <w:spacing w:after="0" w:line="240" w:lineRule="auto"/>
              <w:jc w:val="center"/>
              <w:rPr>
                <w:rFonts w:cstheme="minorHAnsi"/>
                <w:sz w:val="16"/>
                <w:szCs w:val="20"/>
              </w:rPr>
            </w:pPr>
          </w:p>
        </w:tc>
        <w:tc>
          <w:tcPr>
            <w:tcW w:w="1260" w:type="dxa"/>
          </w:tcPr>
          <w:p w14:paraId="2D7AB9AE" w14:textId="77777777" w:rsidR="008C1142" w:rsidRPr="008C1142" w:rsidRDefault="008C1142" w:rsidP="008C1142">
            <w:pPr>
              <w:spacing w:after="0" w:line="240" w:lineRule="auto"/>
              <w:jc w:val="center"/>
              <w:rPr>
                <w:rFonts w:cstheme="minorHAnsi"/>
                <w:sz w:val="16"/>
                <w:szCs w:val="20"/>
              </w:rPr>
            </w:pPr>
          </w:p>
        </w:tc>
      </w:tr>
    </w:tbl>
    <w:p w14:paraId="5CD01A22" w14:textId="77777777" w:rsidR="00ED40A1" w:rsidRDefault="00ED40A1" w:rsidP="00236F4B">
      <w:pPr>
        <w:spacing w:after="0" w:line="240" w:lineRule="auto"/>
        <w:rPr>
          <w:rFonts w:asciiTheme="minorHAnsi" w:hAnsiTheme="minorHAnsi" w:cstheme="minorHAnsi"/>
          <w:sz w:val="18"/>
          <w:szCs w:val="18"/>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29"/>
        <w:gridCol w:w="1409"/>
        <w:gridCol w:w="1146"/>
        <w:gridCol w:w="1323"/>
        <w:gridCol w:w="1500"/>
        <w:gridCol w:w="1821"/>
        <w:gridCol w:w="2162"/>
      </w:tblGrid>
      <w:tr w:rsidR="00FF28D5" w:rsidRPr="00323F2C" w14:paraId="750C4691" w14:textId="77777777" w:rsidTr="00FF28D5">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30E19F18" w14:textId="54DA0B91" w:rsidR="00FF28D5"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FF28D5" w:rsidRPr="00236F4B">
              <w:rPr>
                <w:rFonts w:asciiTheme="minorHAnsi" w:hAnsiTheme="minorHAnsi" w:cstheme="minorHAnsi"/>
                <w:b/>
                <w:sz w:val="18"/>
                <w:szCs w:val="18"/>
              </w:rPr>
              <w:t xml:space="preserve">. Design </w:t>
            </w:r>
            <w:r w:rsidR="00FF28D5">
              <w:rPr>
                <w:rFonts w:asciiTheme="minorHAnsi" w:hAnsiTheme="minorHAnsi" w:cstheme="minorHAnsi"/>
                <w:b/>
                <w:sz w:val="18"/>
                <w:szCs w:val="18"/>
              </w:rPr>
              <w:t xml:space="preserve">HERS Verified </w:t>
            </w:r>
            <w:r w:rsidR="00FF28D5" w:rsidRPr="00236F4B">
              <w:rPr>
                <w:rFonts w:asciiTheme="minorHAnsi" w:hAnsiTheme="minorHAnsi" w:cstheme="minorHAnsi"/>
                <w:b/>
                <w:sz w:val="18"/>
                <w:szCs w:val="18"/>
              </w:rPr>
              <w:t xml:space="preserve">Dwelling Unit Water Heating Efficiency Information </w:t>
            </w:r>
          </w:p>
          <w:p w14:paraId="5AA1321C" w14:textId="2D506193" w:rsidR="00FF28D5" w:rsidRPr="00236F4B" w:rsidRDefault="00FC2D5E"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sz w:val="18"/>
                <w:szCs w:val="18"/>
              </w:rPr>
              <w:t>&lt;&lt;Static Text - see the top&gt;&gt;</w:t>
            </w:r>
            <w:r w:rsidR="00F43DC7" w:rsidRPr="00236F4B">
              <w:rPr>
                <w:rFonts w:cstheme="minorHAnsi"/>
                <w:sz w:val="18"/>
                <w:szCs w:val="20"/>
              </w:rPr>
              <w:t>&lt;&lt;</w:t>
            </w:r>
            <w:r w:rsidR="00EC0CA0">
              <w:rPr>
                <w:rFonts w:cstheme="minorHAnsi"/>
                <w:sz w:val="18"/>
                <w:szCs w:val="20"/>
              </w:rPr>
              <w:t xml:space="preserve">require one row of data for each water heater identified in Section </w:t>
            </w:r>
            <w:r w:rsidR="008B0934">
              <w:rPr>
                <w:rFonts w:cstheme="minorHAnsi"/>
                <w:sz w:val="18"/>
                <w:szCs w:val="20"/>
              </w:rPr>
              <w:t xml:space="preserve">A </w:t>
            </w:r>
            <w:r w:rsidR="00EB620B">
              <w:rPr>
                <w:rFonts w:cstheme="minorHAnsi"/>
                <w:sz w:val="18"/>
                <w:szCs w:val="20"/>
              </w:rPr>
              <w:t>and</w:t>
            </w:r>
            <w:r w:rsidR="00D52CC2">
              <w:rPr>
                <w:rFonts w:cstheme="minorHAnsi"/>
                <w:sz w:val="18"/>
                <w:szCs w:val="20"/>
              </w:rPr>
              <w:t xml:space="preserve"> </w:t>
            </w:r>
            <w:r w:rsidR="00192426">
              <w:rPr>
                <w:rFonts w:cstheme="minorHAnsi"/>
                <w:sz w:val="18"/>
                <w:szCs w:val="20"/>
              </w:rPr>
              <w:t>A2</w:t>
            </w:r>
            <w:r w:rsidR="00EC0CA0">
              <w:rPr>
                <w:rFonts w:cstheme="minorHAnsi"/>
                <w:sz w:val="18"/>
                <w:szCs w:val="20"/>
              </w:rPr>
              <w:t>.</w:t>
            </w:r>
            <w:r w:rsidR="00F43DC7" w:rsidRPr="00236F4B">
              <w:rPr>
                <w:rFonts w:cstheme="minorHAnsi"/>
                <w:sz w:val="18"/>
                <w:szCs w:val="20"/>
              </w:rPr>
              <w:t>&gt;&gt;</w:t>
            </w:r>
          </w:p>
        </w:tc>
      </w:tr>
      <w:tr w:rsidR="00FF28D5" w:rsidRPr="00323F2C" w14:paraId="50AAEAEF"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72FC262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653" w:type="pct"/>
            <w:tcBorders>
              <w:top w:val="single" w:sz="4" w:space="0" w:color="auto"/>
              <w:left w:val="single" w:sz="4" w:space="0" w:color="auto"/>
              <w:bottom w:val="single" w:sz="4" w:space="0" w:color="auto"/>
              <w:right w:val="single" w:sz="4" w:space="0" w:color="auto"/>
            </w:tcBorders>
            <w:vAlign w:val="center"/>
          </w:tcPr>
          <w:p w14:paraId="4E51962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531" w:type="pct"/>
            <w:tcBorders>
              <w:top w:val="single" w:sz="4" w:space="0" w:color="auto"/>
              <w:left w:val="single" w:sz="4" w:space="0" w:color="auto"/>
              <w:bottom w:val="single" w:sz="4" w:space="0" w:color="auto"/>
              <w:right w:val="single" w:sz="4" w:space="0" w:color="auto"/>
            </w:tcBorders>
            <w:vAlign w:val="center"/>
          </w:tcPr>
          <w:p w14:paraId="2AF9BE6B"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613" w:type="pct"/>
            <w:tcBorders>
              <w:top w:val="single" w:sz="4" w:space="0" w:color="auto"/>
              <w:left w:val="single" w:sz="4" w:space="0" w:color="auto"/>
              <w:bottom w:val="single" w:sz="4" w:space="0" w:color="auto"/>
              <w:right w:val="single" w:sz="4" w:space="0" w:color="auto"/>
            </w:tcBorders>
            <w:vAlign w:val="center"/>
          </w:tcPr>
          <w:p w14:paraId="4A0AD27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695" w:type="pct"/>
            <w:tcBorders>
              <w:top w:val="single" w:sz="4" w:space="0" w:color="auto"/>
              <w:left w:val="single" w:sz="4" w:space="0" w:color="auto"/>
              <w:bottom w:val="single" w:sz="4" w:space="0" w:color="auto"/>
              <w:right w:val="single" w:sz="4" w:space="0" w:color="auto"/>
            </w:tcBorders>
            <w:vAlign w:val="center"/>
          </w:tcPr>
          <w:p w14:paraId="1C38A634"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844" w:type="pct"/>
            <w:tcBorders>
              <w:top w:val="single" w:sz="4" w:space="0" w:color="auto"/>
              <w:left w:val="single" w:sz="4" w:space="0" w:color="auto"/>
              <w:bottom w:val="single" w:sz="4" w:space="0" w:color="auto"/>
              <w:right w:val="single" w:sz="4" w:space="0" w:color="auto"/>
            </w:tcBorders>
          </w:tcPr>
          <w:p w14:paraId="461BAE5F" w14:textId="40A2CA14"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1002" w:type="pct"/>
            <w:tcBorders>
              <w:top w:val="single" w:sz="4" w:space="0" w:color="auto"/>
              <w:left w:val="single" w:sz="4" w:space="0" w:color="auto"/>
              <w:bottom w:val="single" w:sz="4" w:space="0" w:color="auto"/>
              <w:right w:val="single" w:sz="4" w:space="0" w:color="auto"/>
            </w:tcBorders>
            <w:vAlign w:val="center"/>
          </w:tcPr>
          <w:p w14:paraId="444CC83F" w14:textId="70375729"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F28D5" w:rsidRPr="00323F2C" w14:paraId="63E8380D"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bottom"/>
          </w:tcPr>
          <w:p w14:paraId="4803A8B1"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653" w:type="pct"/>
            <w:tcBorders>
              <w:top w:val="single" w:sz="4" w:space="0" w:color="auto"/>
              <w:left w:val="single" w:sz="4" w:space="0" w:color="auto"/>
              <w:bottom w:val="single" w:sz="4" w:space="0" w:color="auto"/>
              <w:right w:val="single" w:sz="4" w:space="0" w:color="auto"/>
            </w:tcBorders>
            <w:vAlign w:val="bottom"/>
          </w:tcPr>
          <w:p w14:paraId="4F6B6E4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531" w:type="pct"/>
            <w:tcBorders>
              <w:top w:val="single" w:sz="4" w:space="0" w:color="auto"/>
              <w:left w:val="single" w:sz="4" w:space="0" w:color="auto"/>
              <w:bottom w:val="single" w:sz="4" w:space="0" w:color="auto"/>
              <w:right w:val="single" w:sz="4" w:space="0" w:color="auto"/>
            </w:tcBorders>
            <w:vAlign w:val="bottom"/>
          </w:tcPr>
          <w:p w14:paraId="6772B42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613" w:type="pct"/>
            <w:tcBorders>
              <w:top w:val="single" w:sz="4" w:space="0" w:color="auto"/>
              <w:left w:val="single" w:sz="4" w:space="0" w:color="auto"/>
              <w:bottom w:val="single" w:sz="4" w:space="0" w:color="auto"/>
              <w:right w:val="single" w:sz="4" w:space="0" w:color="auto"/>
            </w:tcBorders>
            <w:vAlign w:val="bottom"/>
          </w:tcPr>
          <w:p w14:paraId="3675D02D"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60C014EE"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695" w:type="pct"/>
            <w:tcBorders>
              <w:top w:val="single" w:sz="4" w:space="0" w:color="auto"/>
              <w:left w:val="single" w:sz="4" w:space="0" w:color="auto"/>
              <w:bottom w:val="single" w:sz="4" w:space="0" w:color="auto"/>
              <w:right w:val="single" w:sz="4" w:space="0" w:color="auto"/>
            </w:tcBorders>
            <w:vAlign w:val="bottom"/>
          </w:tcPr>
          <w:p w14:paraId="43EFCC5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Exterior Insulation </w:t>
            </w:r>
          </w:p>
          <w:p w14:paraId="617F3CA9"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844" w:type="pct"/>
            <w:tcBorders>
              <w:top w:val="single" w:sz="4" w:space="0" w:color="auto"/>
              <w:left w:val="single" w:sz="4" w:space="0" w:color="auto"/>
              <w:bottom w:val="single" w:sz="4" w:space="0" w:color="auto"/>
              <w:right w:val="single" w:sz="4" w:space="0" w:color="auto"/>
            </w:tcBorders>
          </w:tcPr>
          <w:p w14:paraId="435530CA" w14:textId="77777777" w:rsidR="00FF28D5" w:rsidRPr="00236F4B"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Water Heater Storage</w:t>
            </w:r>
          </w:p>
          <w:p w14:paraId="43E30756" w14:textId="363D9B10" w:rsidR="00FF28D5" w:rsidRPr="00323F2C" w:rsidRDefault="00FF28D5" w:rsidP="00FF28D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Volume (gal)</w:t>
            </w:r>
          </w:p>
        </w:tc>
        <w:tc>
          <w:tcPr>
            <w:tcW w:w="1002" w:type="pct"/>
            <w:tcBorders>
              <w:top w:val="single" w:sz="4" w:space="0" w:color="auto"/>
              <w:left w:val="single" w:sz="4" w:space="0" w:color="auto"/>
              <w:bottom w:val="single" w:sz="4" w:space="0" w:color="auto"/>
              <w:right w:val="single" w:sz="4" w:space="0" w:color="auto"/>
            </w:tcBorders>
            <w:vAlign w:val="bottom"/>
          </w:tcPr>
          <w:p w14:paraId="6947006D" w14:textId="2A4241E8"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F28D5" w:rsidRPr="00323F2C" w14:paraId="7C34D908"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tcPr>
          <w:p w14:paraId="5EBB3E7C" w14:textId="289983F4" w:rsidR="00FF28D5" w:rsidRPr="00236F4B"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A0</w:t>
            </w:r>
            <w:r w:rsidR="00F349F6">
              <w:rPr>
                <w:rFonts w:asciiTheme="minorHAnsi" w:eastAsia="Times New Roman" w:hAnsiTheme="minorHAnsi" w:cstheme="minorHAnsi"/>
                <w:sz w:val="18"/>
                <w:szCs w:val="20"/>
              </w:rPr>
              <w:t>2</w:t>
            </w:r>
            <w:r w:rsidR="003E5D49">
              <w:rPr>
                <w:rFonts w:asciiTheme="minorHAnsi" w:eastAsia="Times New Roman" w:hAnsiTheme="minorHAnsi" w:cstheme="minorHAnsi"/>
                <w:sz w:val="18"/>
                <w:szCs w:val="20"/>
              </w:rPr>
              <w:t xml:space="preserve"> or A</w:t>
            </w:r>
            <w:r w:rsidR="006A51EC">
              <w:rPr>
                <w:rFonts w:asciiTheme="minorHAnsi" w:eastAsia="Times New Roman" w:hAnsiTheme="minorHAnsi" w:cstheme="minorHAnsi"/>
                <w:sz w:val="18"/>
                <w:szCs w:val="20"/>
              </w:rPr>
              <w:t>2-02</w:t>
            </w:r>
            <w:r w:rsidRPr="00236F4B">
              <w:rPr>
                <w:rFonts w:asciiTheme="minorHAnsi" w:eastAsia="Times New Roman" w:hAnsiTheme="minorHAnsi" w:cstheme="minorHAnsi"/>
                <w:sz w:val="18"/>
                <w:szCs w:val="20"/>
              </w:rPr>
              <w:t>&gt;&gt;</w:t>
            </w:r>
          </w:p>
        </w:tc>
        <w:tc>
          <w:tcPr>
            <w:tcW w:w="653" w:type="pct"/>
            <w:tcBorders>
              <w:top w:val="single" w:sz="4" w:space="0" w:color="auto"/>
              <w:left w:val="single" w:sz="4" w:space="0" w:color="auto"/>
              <w:bottom w:val="single" w:sz="4" w:space="0" w:color="auto"/>
              <w:right w:val="single" w:sz="4" w:space="0" w:color="auto"/>
            </w:tcBorders>
          </w:tcPr>
          <w:p w14:paraId="58C09E41" w14:textId="79CBE875" w:rsidR="00825ED4" w:rsidRDefault="00FF28D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&lt;&lt;</w:t>
            </w:r>
            <w:r w:rsidR="00825ED4">
              <w:rPr>
                <w:rFonts w:asciiTheme="minorHAnsi" w:eastAsia="Times New Roman" w:hAnsiTheme="minorHAnsi" w:cstheme="minorHAnsi"/>
                <w:sz w:val="18"/>
                <w:szCs w:val="20"/>
              </w:rPr>
              <w:t xml:space="preserve">reference values from </w:t>
            </w:r>
            <w:r w:rsidR="00444F81">
              <w:rPr>
                <w:rFonts w:asciiTheme="minorHAnsi" w:eastAsia="Times New Roman" w:hAnsiTheme="minorHAnsi" w:cstheme="minorHAnsi"/>
                <w:sz w:val="18"/>
                <w:szCs w:val="20"/>
              </w:rPr>
              <w:t>LMCC</w:t>
            </w:r>
            <w:ins w:id="10" w:author="Alhabibi, Haider@Energy" w:date="2022-06-29T13:33:00Z">
              <w:r w:rsidR="00F5000B">
                <w:rPr>
                  <w:rFonts w:asciiTheme="minorHAnsi" w:eastAsia="Times New Roman" w:hAnsiTheme="minorHAnsi" w:cstheme="minorHAnsi"/>
                  <w:sz w:val="18"/>
                  <w:szCs w:val="20"/>
                </w:rPr>
                <w:t>.</w:t>
              </w:r>
            </w:ins>
            <w:ins w:id="11" w:author="Alhabibi, Haider@Energy" w:date="2022-06-29T13:24:00Z">
              <w:r w:rsidR="00260282" w:rsidRPr="00260282">
                <w:rPr>
                  <w:rFonts w:asciiTheme="minorHAnsi" w:eastAsia="Times New Roman" w:hAnsiTheme="minorHAnsi" w:cstheme="minorHAnsi"/>
                  <w:sz w:val="18"/>
                  <w:szCs w:val="20"/>
                </w:rPr>
                <w:t xml:space="preserve"> If information is not available on LMCC, then allow user input.</w:t>
              </w:r>
            </w:ins>
            <w:del w:id="12" w:author="Alhabibi, Haider@Energy" w:date="2022-06-29T13:24:00Z">
              <w:r w:rsidR="00825ED4" w:rsidDel="00260282">
                <w:rPr>
                  <w:rFonts w:asciiTheme="minorHAnsi" w:eastAsia="Times New Roman" w:hAnsiTheme="minorHAnsi" w:cstheme="minorHAnsi"/>
                  <w:sz w:val="18"/>
                  <w:szCs w:val="20"/>
                </w:rPr>
                <w:delText xml:space="preserve">; if parent CF1R = CF1R-ADD, ALT or NCB, then value = NA; else if parent = </w:delText>
              </w:r>
              <w:r w:rsidR="00093E8B" w:rsidDel="00260282">
                <w:rPr>
                  <w:rFonts w:asciiTheme="minorHAnsi" w:eastAsia="Times New Roman" w:hAnsiTheme="minorHAnsi" w:cstheme="minorHAnsi"/>
                  <w:sz w:val="18"/>
                  <w:szCs w:val="20"/>
                </w:rPr>
                <w:delText>LMCC</w:delText>
              </w:r>
              <w:r w:rsidR="00825ED4" w:rsidDel="00260282">
                <w:rPr>
                  <w:rFonts w:asciiTheme="minorHAnsi" w:eastAsia="Times New Roman" w:hAnsiTheme="minorHAnsi" w:cstheme="minorHAnsi"/>
                  <w:sz w:val="18"/>
                  <w:szCs w:val="20"/>
                </w:rPr>
                <w:delText>-</w:delText>
              </w:r>
              <w:r w:rsidR="00825ED4" w:rsidRPr="00684F4E" w:rsidDel="00260282">
                <w:rPr>
                  <w:rFonts w:asciiTheme="minorHAnsi" w:eastAsia="Times New Roman" w:hAnsiTheme="minorHAnsi" w:cstheme="minorHAnsi"/>
                  <w:sz w:val="18"/>
                  <w:szCs w:val="20"/>
                </w:rPr>
                <w:delText>PRF</w:delText>
              </w:r>
              <w:r w:rsidR="00825ED4" w:rsidDel="00260282">
                <w:rPr>
                  <w:rFonts w:asciiTheme="minorHAnsi" w:eastAsia="Times New Roman" w:hAnsiTheme="minorHAnsi" w:cstheme="minorHAnsi"/>
                  <w:sz w:val="18"/>
                  <w:szCs w:val="20"/>
                </w:rPr>
                <w:delText>, then</w:delText>
              </w:r>
            </w:del>
            <w:r w:rsidR="00825ED4">
              <w:rPr>
                <w:rFonts w:asciiTheme="minorHAnsi" w:eastAsia="Times New Roman" w:hAnsiTheme="minorHAnsi" w:cstheme="minorHAnsi"/>
                <w:sz w:val="18"/>
                <w:szCs w:val="20"/>
              </w:rPr>
              <w:t xml:space="preserve"> allowed values are:</w:t>
            </w:r>
          </w:p>
          <w:p w14:paraId="07EB90A2"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*Uniform Energy Factor</w:t>
            </w:r>
          </w:p>
          <w:p w14:paraId="2144165A" w14:textId="77777777" w:rsidR="00825ED4"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*AFUE</w:t>
            </w:r>
          </w:p>
          <w:p w14:paraId="3C39D892" w14:textId="5F5467B5" w:rsidR="00FF28D5" w:rsidRPr="005E56D8" w:rsidRDefault="00825ED4">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Pr>
                <w:rFonts w:asciiTheme="minorHAnsi" w:eastAsia="Times New Roman" w:hAnsiTheme="minorHAnsi" w:cstheme="minorHAnsi"/>
                <w:sz w:val="18"/>
                <w:szCs w:val="20"/>
              </w:rPr>
              <w:t>*Thermal Efficiency</w:t>
            </w:r>
            <w:r w:rsidR="00FF28D5" w:rsidRPr="00236F4B">
              <w:rPr>
                <w:rFonts w:asciiTheme="minorHAnsi" w:eastAsia="Times New Roman" w:hAnsiTheme="minorHAnsi" w:cstheme="minorHAnsi"/>
                <w:sz w:val="18"/>
                <w:szCs w:val="20"/>
              </w:rPr>
              <w:t>&gt;&gt;</w:t>
            </w:r>
          </w:p>
        </w:tc>
        <w:tc>
          <w:tcPr>
            <w:tcW w:w="531" w:type="pct"/>
            <w:tcBorders>
              <w:top w:val="single" w:sz="4" w:space="0" w:color="auto"/>
              <w:left w:val="single" w:sz="4" w:space="0" w:color="auto"/>
              <w:bottom w:val="single" w:sz="4" w:space="0" w:color="auto"/>
              <w:right w:val="single" w:sz="4" w:space="0" w:color="auto"/>
            </w:tcBorders>
          </w:tcPr>
          <w:p w14:paraId="12362DF0" w14:textId="3E121091"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&lt;&lt;</w:t>
            </w:r>
            <w:r w:rsidRPr="00236F4B">
              <w:rPr>
                <w:sz w:val="18"/>
              </w:rPr>
              <w:t xml:space="preserve"> </w:t>
            </w:r>
            <w:r w:rsidRPr="00236F4B">
              <w:rPr>
                <w:rFonts w:eastAsia="Times New Roman"/>
                <w:sz w:val="18"/>
                <w:szCs w:val="20"/>
              </w:rPr>
              <w:t xml:space="preserve">reference values from </w:t>
            </w:r>
            <w:r w:rsidR="00093E8B">
              <w:rPr>
                <w:rFonts w:eastAsia="Times New Roman"/>
                <w:sz w:val="18"/>
                <w:szCs w:val="20"/>
              </w:rPr>
              <w:t>LMCC</w:t>
            </w:r>
            <w:r w:rsidRPr="00236F4B">
              <w:rPr>
                <w:rFonts w:eastAsia="Times New Roman"/>
                <w:sz w:val="18"/>
                <w:szCs w:val="20"/>
              </w:rPr>
              <w:t>-</w:t>
            </w:r>
            <w:r w:rsidRPr="00684F4E">
              <w:rPr>
                <w:rFonts w:eastAsia="Times New Roman"/>
                <w:sz w:val="18"/>
                <w:szCs w:val="20"/>
              </w:rPr>
              <w:t>PRF</w:t>
            </w:r>
            <w:r w:rsidRPr="00236F4B">
              <w:rPr>
                <w:rFonts w:eastAsia="Times New Roman"/>
                <w:sz w:val="18"/>
                <w:szCs w:val="20"/>
              </w:rPr>
              <w:t>-01; Else = NA&gt;&gt;</w:t>
            </w:r>
          </w:p>
        </w:tc>
        <w:tc>
          <w:tcPr>
            <w:tcW w:w="613" w:type="pct"/>
            <w:tcBorders>
              <w:top w:val="single" w:sz="4" w:space="0" w:color="auto"/>
              <w:left w:val="single" w:sz="4" w:space="0" w:color="auto"/>
              <w:bottom w:val="single" w:sz="4" w:space="0" w:color="auto"/>
              <w:right w:val="single" w:sz="4" w:space="0" w:color="auto"/>
            </w:tcBorders>
          </w:tcPr>
          <w:p w14:paraId="438CFBF2" w14:textId="56125F58"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values from </w:t>
            </w:r>
            <w:r w:rsidR="00093E8B">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695" w:type="pct"/>
            <w:tcBorders>
              <w:top w:val="single" w:sz="4" w:space="0" w:color="auto"/>
              <w:left w:val="single" w:sz="4" w:space="0" w:color="auto"/>
              <w:bottom w:val="single" w:sz="4" w:space="0" w:color="auto"/>
              <w:right w:val="single" w:sz="4" w:space="0" w:color="auto"/>
            </w:tcBorders>
          </w:tcPr>
          <w:p w14:paraId="4D913324" w14:textId="19E0968D" w:rsidR="00611038"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&lt;&lt;reference values from </w:t>
            </w:r>
            <w:r w:rsidR="00093E8B">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w:t>
            </w:r>
            <w:r w:rsidRPr="00684F4E">
              <w:rPr>
                <w:rFonts w:asciiTheme="minorHAnsi" w:eastAsia="Times New Roman" w:hAnsiTheme="minorHAnsi" w:cstheme="minorHAnsi"/>
                <w:sz w:val="18"/>
                <w:szCs w:val="20"/>
              </w:rPr>
              <w:t>PRF</w:t>
            </w:r>
            <w:r w:rsidRPr="00236F4B">
              <w:rPr>
                <w:rFonts w:asciiTheme="minorHAnsi" w:eastAsia="Times New Roman" w:hAnsiTheme="minorHAnsi" w:cstheme="minorHAnsi"/>
                <w:sz w:val="18"/>
                <w:szCs w:val="20"/>
              </w:rPr>
              <w:t>-01</w:t>
            </w:r>
            <w:r w:rsidR="00611038">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 xml:space="preserve"> </w:t>
            </w:r>
          </w:p>
          <w:p w14:paraId="12AA4FC1" w14:textId="4150A330"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eastAsia="Times New Roman"/>
                <w:sz w:val="18"/>
                <w:szCs w:val="20"/>
              </w:rPr>
              <w:t>Else = NA</w:t>
            </w:r>
            <w:r w:rsidRPr="00236F4B" w:rsidDel="00364C35">
              <w:rPr>
                <w:rFonts w:asciiTheme="minorHAnsi" w:eastAsia="Times New Roman" w:hAnsiTheme="minorHAnsi" w:cstheme="minorHAnsi"/>
                <w:sz w:val="18"/>
                <w:szCs w:val="20"/>
              </w:rPr>
              <w:t xml:space="preserve"> </w:t>
            </w:r>
            <w:r w:rsidRPr="00236F4B">
              <w:rPr>
                <w:rFonts w:asciiTheme="minorHAnsi" w:eastAsia="Times New Roman" w:hAnsiTheme="minorHAnsi" w:cstheme="minorHAnsi"/>
                <w:sz w:val="18"/>
                <w:szCs w:val="20"/>
              </w:rPr>
              <w:t>&gt;&gt;</w:t>
            </w:r>
          </w:p>
        </w:tc>
        <w:tc>
          <w:tcPr>
            <w:tcW w:w="844" w:type="pct"/>
            <w:tcBorders>
              <w:top w:val="single" w:sz="4" w:space="0" w:color="auto"/>
              <w:left w:val="single" w:sz="4" w:space="0" w:color="auto"/>
              <w:bottom w:val="single" w:sz="4" w:space="0" w:color="auto"/>
              <w:right w:val="single" w:sz="4" w:space="0" w:color="auto"/>
            </w:tcBorders>
          </w:tcPr>
          <w:p w14:paraId="1CD4005F" w14:textId="57FC620F"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 xml:space="preserve">&lt;&lt;reference values from </w:t>
            </w:r>
            <w:r w:rsidR="00093E8B">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 NA is allowed only if Water Heater Type = Consumer Instantaneous,</w:t>
            </w:r>
          </w:p>
          <w:p w14:paraId="682DDBF0" w14:textId="0C1F09D7" w:rsidR="00FF28D5" w:rsidRPr="00236F4B" w:rsidRDefault="00FF28D5"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236F4B">
              <w:rPr>
                <w:rFonts w:asciiTheme="minorHAnsi" w:eastAsia="Times New Roman" w:hAnsiTheme="minorHAnsi" w:cstheme="minorHAnsi"/>
                <w:sz w:val="18"/>
                <w:szCs w:val="20"/>
              </w:rPr>
              <w:t>Commercial Instantaneous, or Residential-Duty Commercial Instantaneous &gt;&gt;</w:t>
            </w:r>
          </w:p>
        </w:tc>
        <w:tc>
          <w:tcPr>
            <w:tcW w:w="1002" w:type="pct"/>
            <w:tcBorders>
              <w:top w:val="single" w:sz="4" w:space="0" w:color="auto"/>
              <w:left w:val="single" w:sz="4" w:space="0" w:color="auto"/>
              <w:bottom w:val="single" w:sz="4" w:space="0" w:color="auto"/>
              <w:right w:val="single" w:sz="4" w:space="0" w:color="auto"/>
            </w:tcBorders>
          </w:tcPr>
          <w:p w14:paraId="2AC2549D" w14:textId="084AB431" w:rsidR="00FF28D5" w:rsidRPr="00236F4B" w:rsidRDefault="00FF28D5"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 xml:space="preserve">Reference value from </w:t>
            </w:r>
            <w:r w:rsidR="00093E8B">
              <w:rPr>
                <w:rFonts w:asciiTheme="minorHAnsi" w:eastAsia="Times New Roman" w:hAnsiTheme="minorHAnsi" w:cstheme="minorHAnsi"/>
                <w:sz w:val="18"/>
                <w:szCs w:val="20"/>
              </w:rPr>
              <w:t>LMCC</w:t>
            </w:r>
            <w:r w:rsidRPr="00236F4B">
              <w:rPr>
                <w:rFonts w:asciiTheme="minorHAnsi" w:eastAsia="Times New Roman" w:hAnsiTheme="minorHAnsi" w:cstheme="minorHAnsi"/>
                <w:sz w:val="18"/>
                <w:szCs w:val="20"/>
              </w:rPr>
              <w:t>&gt;&gt;</w:t>
            </w:r>
          </w:p>
        </w:tc>
      </w:tr>
      <w:tr w:rsidR="00FF28D5" w:rsidRPr="00323F2C" w14:paraId="5FD3FA69" w14:textId="77777777" w:rsidTr="00236F4B">
        <w:trPr>
          <w:cantSplit/>
          <w:trHeight w:val="144"/>
        </w:trPr>
        <w:tc>
          <w:tcPr>
            <w:tcW w:w="662" w:type="pct"/>
            <w:tcBorders>
              <w:top w:val="single" w:sz="4" w:space="0" w:color="auto"/>
              <w:left w:val="single" w:sz="4" w:space="0" w:color="auto"/>
              <w:bottom w:val="single" w:sz="4" w:space="0" w:color="auto"/>
              <w:right w:val="single" w:sz="4" w:space="0" w:color="auto"/>
            </w:tcBorders>
            <w:vAlign w:val="center"/>
          </w:tcPr>
          <w:p w14:paraId="12770B7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53" w:type="pct"/>
            <w:tcBorders>
              <w:top w:val="single" w:sz="4" w:space="0" w:color="auto"/>
              <w:left w:val="single" w:sz="4" w:space="0" w:color="auto"/>
              <w:bottom w:val="single" w:sz="4" w:space="0" w:color="auto"/>
              <w:right w:val="single" w:sz="4" w:space="0" w:color="auto"/>
            </w:tcBorders>
            <w:vAlign w:val="center"/>
          </w:tcPr>
          <w:p w14:paraId="7C004605"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531" w:type="pct"/>
            <w:tcBorders>
              <w:top w:val="single" w:sz="4" w:space="0" w:color="auto"/>
              <w:left w:val="single" w:sz="4" w:space="0" w:color="auto"/>
              <w:bottom w:val="single" w:sz="4" w:space="0" w:color="auto"/>
              <w:right w:val="single" w:sz="4" w:space="0" w:color="auto"/>
            </w:tcBorders>
            <w:vAlign w:val="center"/>
          </w:tcPr>
          <w:p w14:paraId="318B33F0"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44545D6C"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695" w:type="pct"/>
            <w:tcBorders>
              <w:top w:val="single" w:sz="4" w:space="0" w:color="auto"/>
              <w:left w:val="single" w:sz="4" w:space="0" w:color="auto"/>
              <w:bottom w:val="single" w:sz="4" w:space="0" w:color="auto"/>
              <w:right w:val="single" w:sz="4" w:space="0" w:color="auto"/>
            </w:tcBorders>
            <w:vAlign w:val="center"/>
          </w:tcPr>
          <w:p w14:paraId="7390CCE7" w14:textId="77777777"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844" w:type="pct"/>
            <w:tcBorders>
              <w:top w:val="single" w:sz="4" w:space="0" w:color="auto"/>
              <w:left w:val="single" w:sz="4" w:space="0" w:color="auto"/>
              <w:bottom w:val="single" w:sz="4" w:space="0" w:color="auto"/>
              <w:right w:val="single" w:sz="4" w:space="0" w:color="auto"/>
            </w:tcBorders>
          </w:tcPr>
          <w:p w14:paraId="479F3148" w14:textId="77777777" w:rsidR="00FF28D5" w:rsidRPr="00323F2C"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002" w:type="pct"/>
            <w:tcBorders>
              <w:top w:val="single" w:sz="4" w:space="0" w:color="auto"/>
              <w:left w:val="single" w:sz="4" w:space="0" w:color="auto"/>
              <w:bottom w:val="single" w:sz="4" w:space="0" w:color="auto"/>
              <w:right w:val="single" w:sz="4" w:space="0" w:color="auto"/>
            </w:tcBorders>
            <w:vAlign w:val="center"/>
          </w:tcPr>
          <w:p w14:paraId="15119D80" w14:textId="425B6785" w:rsidR="00FF28D5" w:rsidRPr="00236F4B" w:rsidRDefault="00FF28D5"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736968FD" w14:textId="2911ED5C" w:rsidR="00526D3D" w:rsidRPr="00236F4B" w:rsidRDefault="00526D3D" w:rsidP="00526D3D">
      <w:pPr>
        <w:spacing w:after="0" w:line="240" w:lineRule="auto"/>
        <w:rPr>
          <w:rFonts w:asciiTheme="minorHAnsi" w:hAnsiTheme="minorHAnsi" w:cstheme="minorHAnsi"/>
          <w:sz w:val="18"/>
          <w:szCs w:val="18"/>
        </w:rPr>
      </w:pPr>
    </w:p>
    <w:tbl>
      <w:tblPr>
        <w:tblW w:w="499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73"/>
        <w:gridCol w:w="1554"/>
        <w:gridCol w:w="1554"/>
        <w:gridCol w:w="1554"/>
        <w:gridCol w:w="1201"/>
        <w:gridCol w:w="1323"/>
        <w:gridCol w:w="2114"/>
      </w:tblGrid>
      <w:tr w:rsidR="00F43DC7" w:rsidRPr="00323F2C" w14:paraId="40C6D816" w14:textId="77777777" w:rsidTr="002456C7">
        <w:trPr>
          <w:cantSplit/>
          <w:trHeight w:val="144"/>
        </w:trPr>
        <w:tc>
          <w:tcPr>
            <w:tcW w:w="10998" w:type="dxa"/>
            <w:gridSpan w:val="7"/>
            <w:tcBorders>
              <w:top w:val="single" w:sz="4" w:space="0" w:color="auto"/>
              <w:left w:val="single" w:sz="4" w:space="0" w:color="auto"/>
              <w:bottom w:val="single" w:sz="4" w:space="0" w:color="auto"/>
              <w:right w:val="single" w:sz="4" w:space="0" w:color="auto"/>
            </w:tcBorders>
          </w:tcPr>
          <w:p w14:paraId="0A00FFB6" w14:textId="7341E72D" w:rsidR="00F43DC7" w:rsidRPr="00236F4B" w:rsidRDefault="00F43DC7" w:rsidP="00F1004F">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D</w:t>
            </w:r>
            <w:r w:rsidRPr="00236F4B">
              <w:rPr>
                <w:rFonts w:asciiTheme="minorHAnsi" w:hAnsiTheme="minorHAnsi" w:cstheme="minorHAnsi"/>
                <w:b/>
                <w:sz w:val="18"/>
                <w:szCs w:val="18"/>
              </w:rPr>
              <w:t>. Installed</w:t>
            </w:r>
            <w:r>
              <w:rPr>
                <w:rFonts w:asciiTheme="minorHAnsi" w:hAnsiTheme="minorHAnsi" w:cstheme="minorHAnsi"/>
                <w:b/>
                <w:sz w:val="18"/>
                <w:szCs w:val="18"/>
              </w:rPr>
              <w:t xml:space="preserve"> HERS Verified</w:t>
            </w:r>
            <w:r w:rsidRPr="00236F4B">
              <w:rPr>
                <w:rFonts w:asciiTheme="minorHAnsi" w:hAnsiTheme="minorHAnsi" w:cstheme="minorHAnsi"/>
                <w:b/>
                <w:sz w:val="18"/>
                <w:szCs w:val="18"/>
              </w:rPr>
              <w:t xml:space="preserve"> Dwelling Unit Water Heating Efficiency Information </w:t>
            </w:r>
          </w:p>
          <w:p w14:paraId="635EA402" w14:textId="1B639B69" w:rsidR="00F43DC7" w:rsidRPr="00236F4B" w:rsidRDefault="00FC2D5E" w:rsidP="00EC0CA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sz w:val="18"/>
                <w:szCs w:val="18"/>
              </w:rPr>
              <w:t>&lt;&lt;Static Text - see the top&gt;&gt;</w:t>
            </w:r>
            <w:r w:rsidR="00E71469">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heart identified in Section </w:t>
            </w:r>
            <w:r w:rsidR="006A51EC">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00F43DC7" w:rsidRPr="00236F4B">
              <w:rPr>
                <w:rFonts w:asciiTheme="minorHAnsi" w:eastAsia="Times New Roman" w:hAnsiTheme="minorHAnsi" w:cstheme="minorHAnsi"/>
                <w:sz w:val="18"/>
                <w:szCs w:val="20"/>
              </w:rPr>
              <w:t>&gt;&gt;</w:t>
            </w:r>
          </w:p>
        </w:tc>
      </w:tr>
      <w:tr w:rsidR="00F43DC7" w:rsidRPr="00323F2C" w14:paraId="07282A38"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275CAB6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1586" w:type="dxa"/>
            <w:tcBorders>
              <w:top w:val="single" w:sz="4" w:space="0" w:color="auto"/>
              <w:left w:val="single" w:sz="4" w:space="0" w:color="auto"/>
              <w:bottom w:val="single" w:sz="4" w:space="0" w:color="auto"/>
              <w:right w:val="single" w:sz="4" w:space="0" w:color="auto"/>
            </w:tcBorders>
            <w:vAlign w:val="center"/>
          </w:tcPr>
          <w:p w14:paraId="29280EA5"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1587" w:type="dxa"/>
            <w:tcBorders>
              <w:top w:val="single" w:sz="4" w:space="0" w:color="auto"/>
              <w:left w:val="single" w:sz="4" w:space="0" w:color="auto"/>
              <w:bottom w:val="single" w:sz="4" w:space="0" w:color="auto"/>
              <w:right w:val="single" w:sz="4" w:space="0" w:color="auto"/>
            </w:tcBorders>
            <w:vAlign w:val="center"/>
          </w:tcPr>
          <w:p w14:paraId="00C69854"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c>
          <w:tcPr>
            <w:tcW w:w="1587" w:type="dxa"/>
            <w:tcBorders>
              <w:top w:val="single" w:sz="4" w:space="0" w:color="auto"/>
              <w:left w:val="single" w:sz="4" w:space="0" w:color="auto"/>
              <w:bottom w:val="single" w:sz="4" w:space="0" w:color="auto"/>
              <w:right w:val="single" w:sz="4" w:space="0" w:color="auto"/>
            </w:tcBorders>
            <w:vAlign w:val="center"/>
          </w:tcPr>
          <w:p w14:paraId="5DCE6D76"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04</w:t>
            </w:r>
          </w:p>
        </w:tc>
        <w:tc>
          <w:tcPr>
            <w:tcW w:w="1225" w:type="dxa"/>
            <w:tcBorders>
              <w:top w:val="single" w:sz="4" w:space="0" w:color="auto"/>
              <w:left w:val="single" w:sz="4" w:space="0" w:color="auto"/>
              <w:bottom w:val="single" w:sz="4" w:space="0" w:color="auto"/>
              <w:right w:val="single" w:sz="4" w:space="0" w:color="auto"/>
            </w:tcBorders>
            <w:vAlign w:val="center"/>
          </w:tcPr>
          <w:p w14:paraId="534A226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05</w:t>
            </w:r>
          </w:p>
        </w:tc>
        <w:tc>
          <w:tcPr>
            <w:tcW w:w="1350" w:type="dxa"/>
            <w:tcBorders>
              <w:top w:val="single" w:sz="4" w:space="0" w:color="auto"/>
              <w:left w:val="single" w:sz="4" w:space="0" w:color="auto"/>
              <w:bottom w:val="single" w:sz="4" w:space="0" w:color="auto"/>
              <w:right w:val="single" w:sz="4" w:space="0" w:color="auto"/>
            </w:tcBorders>
          </w:tcPr>
          <w:p w14:paraId="3E7CE48F" w14:textId="51BC7543" w:rsidR="00F43DC7" w:rsidRPr="00323F2C"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06</w:t>
            </w:r>
          </w:p>
        </w:tc>
        <w:tc>
          <w:tcPr>
            <w:tcW w:w="2160" w:type="dxa"/>
            <w:tcBorders>
              <w:top w:val="single" w:sz="4" w:space="0" w:color="auto"/>
              <w:left w:val="single" w:sz="4" w:space="0" w:color="auto"/>
              <w:bottom w:val="single" w:sz="4" w:space="0" w:color="auto"/>
              <w:right w:val="single" w:sz="4" w:space="0" w:color="auto"/>
            </w:tcBorders>
            <w:vAlign w:val="center"/>
          </w:tcPr>
          <w:p w14:paraId="5E15D8B9" w14:textId="487D59EB"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236F4B">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r>
      <w:tr w:rsidR="00F43DC7" w:rsidRPr="00323F2C" w14:paraId="26EB1F4F"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bottom"/>
          </w:tcPr>
          <w:p w14:paraId="2AE8673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1586" w:type="dxa"/>
            <w:tcBorders>
              <w:top w:val="single" w:sz="4" w:space="0" w:color="auto"/>
              <w:left w:val="single" w:sz="4" w:space="0" w:color="auto"/>
              <w:bottom w:val="single" w:sz="4" w:space="0" w:color="auto"/>
              <w:right w:val="single" w:sz="4" w:space="0" w:color="auto"/>
            </w:tcBorders>
            <w:vAlign w:val="bottom"/>
          </w:tcPr>
          <w:p w14:paraId="30CD27D0"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Type</w:t>
            </w:r>
          </w:p>
        </w:tc>
        <w:tc>
          <w:tcPr>
            <w:tcW w:w="1587" w:type="dxa"/>
            <w:tcBorders>
              <w:top w:val="single" w:sz="4" w:space="0" w:color="auto"/>
              <w:left w:val="single" w:sz="4" w:space="0" w:color="auto"/>
              <w:bottom w:val="single" w:sz="4" w:space="0" w:color="auto"/>
              <w:right w:val="single" w:sz="4" w:space="0" w:color="auto"/>
            </w:tcBorders>
            <w:vAlign w:val="bottom"/>
          </w:tcPr>
          <w:p w14:paraId="497D272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Heating Efficiency Value</w:t>
            </w:r>
          </w:p>
        </w:tc>
        <w:tc>
          <w:tcPr>
            <w:tcW w:w="1587" w:type="dxa"/>
            <w:tcBorders>
              <w:top w:val="single" w:sz="4" w:space="0" w:color="auto"/>
              <w:left w:val="single" w:sz="4" w:space="0" w:color="auto"/>
              <w:bottom w:val="single" w:sz="4" w:space="0" w:color="auto"/>
              <w:right w:val="single" w:sz="4" w:space="0" w:color="auto"/>
            </w:tcBorders>
            <w:vAlign w:val="bottom"/>
          </w:tcPr>
          <w:p w14:paraId="615520FF"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Standby Loss </w:t>
            </w:r>
          </w:p>
          <w:p w14:paraId="19DFB832"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t>
            </w:r>
          </w:p>
        </w:tc>
        <w:tc>
          <w:tcPr>
            <w:tcW w:w="1225" w:type="dxa"/>
            <w:tcBorders>
              <w:top w:val="single" w:sz="4" w:space="0" w:color="auto"/>
              <w:left w:val="single" w:sz="4" w:space="0" w:color="auto"/>
              <w:bottom w:val="single" w:sz="4" w:space="0" w:color="auto"/>
              <w:right w:val="single" w:sz="4" w:space="0" w:color="auto"/>
            </w:tcBorders>
            <w:vAlign w:val="bottom"/>
          </w:tcPr>
          <w:p w14:paraId="36AA1CAC"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Exterior Insul.</w:t>
            </w:r>
          </w:p>
          <w:p w14:paraId="371AC967" w14:textId="77777777"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R-Value</w:t>
            </w:r>
          </w:p>
        </w:tc>
        <w:tc>
          <w:tcPr>
            <w:tcW w:w="1350" w:type="dxa"/>
            <w:tcBorders>
              <w:top w:val="single" w:sz="4" w:space="0" w:color="auto"/>
              <w:left w:val="single" w:sz="4" w:space="0" w:color="auto"/>
              <w:bottom w:val="single" w:sz="4" w:space="0" w:color="auto"/>
              <w:right w:val="single" w:sz="4" w:space="0" w:color="auto"/>
            </w:tcBorders>
          </w:tcPr>
          <w:p w14:paraId="4664DAA6" w14:textId="77777777" w:rsidR="00F43DC7" w:rsidRPr="00095904"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095904">
              <w:rPr>
                <w:rFonts w:asciiTheme="minorHAnsi" w:eastAsia="Times New Roman" w:hAnsiTheme="minorHAnsi" w:cstheme="minorHAnsi"/>
                <w:sz w:val="18"/>
                <w:szCs w:val="20"/>
              </w:rPr>
              <w:t>Water Heater Storage</w:t>
            </w:r>
          </w:p>
          <w:p w14:paraId="6DD3C2D2" w14:textId="2624EB3F"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095904">
              <w:rPr>
                <w:rFonts w:asciiTheme="minorHAnsi" w:eastAsia="Times New Roman" w:hAnsiTheme="minorHAnsi" w:cstheme="minorHAnsi"/>
                <w:sz w:val="18"/>
                <w:szCs w:val="20"/>
              </w:rPr>
              <w:t>Volume (gal)</w:t>
            </w:r>
          </w:p>
        </w:tc>
        <w:tc>
          <w:tcPr>
            <w:tcW w:w="2160" w:type="dxa"/>
            <w:tcBorders>
              <w:top w:val="single" w:sz="4" w:space="0" w:color="auto"/>
              <w:left w:val="single" w:sz="4" w:space="0" w:color="auto"/>
              <w:bottom w:val="single" w:sz="4" w:space="0" w:color="auto"/>
              <w:right w:val="single" w:sz="4" w:space="0" w:color="auto"/>
            </w:tcBorders>
            <w:vAlign w:val="bottom"/>
          </w:tcPr>
          <w:p w14:paraId="19AD42DF" w14:textId="4DCD9948" w:rsidR="00F43DC7" w:rsidRPr="00236F4B" w:rsidRDefault="00F43DC7" w:rsidP="00F1004F">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Tank </w:t>
            </w:r>
            <w:r w:rsidR="002E14A5">
              <w:rPr>
                <w:rFonts w:asciiTheme="minorHAnsi" w:eastAsia="Times New Roman" w:hAnsiTheme="minorHAnsi" w:cstheme="minorHAnsi"/>
                <w:sz w:val="18"/>
                <w:szCs w:val="18"/>
              </w:rPr>
              <w:t>L</w:t>
            </w:r>
            <w:r w:rsidRPr="00236F4B">
              <w:rPr>
                <w:rFonts w:asciiTheme="minorHAnsi" w:eastAsia="Times New Roman" w:hAnsiTheme="minorHAnsi" w:cstheme="minorHAnsi"/>
                <w:sz w:val="18"/>
                <w:szCs w:val="18"/>
              </w:rPr>
              <w:t>ocation</w:t>
            </w:r>
          </w:p>
        </w:tc>
      </w:tr>
      <w:tr w:rsidR="00F43DC7" w:rsidRPr="00323F2C" w14:paraId="66670E71"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tcPr>
          <w:p w14:paraId="251CD951" w14:textId="18D8423A" w:rsidR="00F43DC7" w:rsidRPr="00236F4B"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&lt;&lt;Reference value from </w:t>
            </w:r>
            <w:r w:rsidR="006A51EC">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E13AEA">
              <w:rPr>
                <w:rFonts w:asciiTheme="minorHAnsi" w:eastAsia="Times New Roman" w:hAnsiTheme="minorHAnsi" w:cstheme="minorHAnsi"/>
                <w:sz w:val="18"/>
                <w:szCs w:val="20"/>
              </w:rPr>
              <w:t>1</w:t>
            </w:r>
            <w:r w:rsidRPr="00236F4B">
              <w:rPr>
                <w:rFonts w:asciiTheme="minorHAnsi" w:eastAsia="Times New Roman" w:hAnsiTheme="minorHAnsi" w:cstheme="minorHAnsi"/>
                <w:sz w:val="18"/>
                <w:szCs w:val="20"/>
              </w:rPr>
              <w:t>&gt;&gt;</w:t>
            </w:r>
          </w:p>
        </w:tc>
        <w:tc>
          <w:tcPr>
            <w:tcW w:w="1586" w:type="dxa"/>
            <w:tcBorders>
              <w:top w:val="single" w:sz="4" w:space="0" w:color="auto"/>
              <w:left w:val="single" w:sz="4" w:space="0" w:color="auto"/>
              <w:bottom w:val="single" w:sz="4" w:space="0" w:color="auto"/>
              <w:right w:val="single" w:sz="4" w:space="0" w:color="auto"/>
            </w:tcBorders>
          </w:tcPr>
          <w:p w14:paraId="5EC9B411" w14:textId="24306BD9" w:rsidR="00F43DC7" w:rsidRPr="00236F4B" w:rsidRDefault="00F43DC7" w:rsidP="006B0D0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&lt;&lt;Reference value from C02</w:t>
            </w:r>
            <w:r w:rsidR="006B0D0C">
              <w:rPr>
                <w:rFonts w:asciiTheme="minorHAnsi" w:eastAsia="Times New Roman" w:hAnsiTheme="minorHAnsi" w:cstheme="minorHAnsi"/>
                <w:sz w:val="18"/>
                <w:szCs w:val="20"/>
              </w:rPr>
              <w:t xml:space="preserve">. </w:t>
            </w:r>
            <w:r w:rsidR="006B0D0C" w:rsidRPr="005828AE">
              <w:rPr>
                <w:rFonts w:asciiTheme="minorHAnsi" w:eastAsia="Times New Roman" w:hAnsiTheme="minorHAnsi" w:cstheme="minorHAnsi"/>
                <w:sz w:val="18"/>
                <w:szCs w:val="20"/>
              </w:rPr>
              <w:t xml:space="preserve">Value may be NA if </w:t>
            </w:r>
            <w:r w:rsidR="006B0D0C" w:rsidRPr="00DF1B84">
              <w:rPr>
                <w:rFonts w:asciiTheme="minorHAnsi" w:eastAsia="Times New Roman" w:hAnsiTheme="minorHAnsi" w:cstheme="minorHAnsi"/>
                <w:sz w:val="18"/>
                <w:szCs w:val="20"/>
              </w:rPr>
              <w:t>C</w:t>
            </w:r>
            <w:r w:rsidR="006B0D0C" w:rsidRPr="005828AE">
              <w:rPr>
                <w:rFonts w:asciiTheme="minorHAnsi" w:eastAsia="Times New Roman" w:hAnsiTheme="minorHAnsi" w:cstheme="minorHAnsi"/>
                <w:sz w:val="18"/>
                <w:szCs w:val="20"/>
              </w:rPr>
              <w:t>0</w:t>
            </w:r>
            <w:r w:rsidR="006B0D0C">
              <w:rPr>
                <w:rFonts w:asciiTheme="minorHAnsi" w:eastAsia="Times New Roman" w:hAnsiTheme="minorHAnsi" w:cstheme="minorHAnsi"/>
                <w:sz w:val="18"/>
                <w:szCs w:val="20"/>
              </w:rPr>
              <w:t>2</w:t>
            </w:r>
            <w:r w:rsidR="006B0D0C" w:rsidRPr="005828AE">
              <w:rPr>
                <w:rFonts w:asciiTheme="minorHAnsi" w:eastAsia="Times New Roman" w:hAnsiTheme="minorHAnsi" w:cstheme="minorHAnsi"/>
                <w:sz w:val="18"/>
                <w:szCs w:val="20"/>
              </w:rPr>
              <w:t xml:space="preserve"> is NA </w:t>
            </w:r>
            <w:r w:rsidRPr="00236F4B">
              <w:rPr>
                <w:rFonts w:asciiTheme="minorHAnsi" w:eastAsia="Times New Roman" w:hAnsiTheme="minorHAnsi" w:cstheme="minorHAnsi"/>
                <w:sz w:val="18"/>
                <w:szCs w:val="20"/>
              </w:rPr>
              <w:t>&gt;&gt;</w:t>
            </w:r>
          </w:p>
        </w:tc>
        <w:tc>
          <w:tcPr>
            <w:tcW w:w="1587" w:type="dxa"/>
            <w:tcBorders>
              <w:top w:val="single" w:sz="4" w:space="0" w:color="auto"/>
              <w:left w:val="single" w:sz="4" w:space="0" w:color="auto"/>
              <w:bottom w:val="single" w:sz="4" w:space="0" w:color="auto"/>
              <w:right w:val="single" w:sz="4" w:space="0" w:color="auto"/>
            </w:tcBorders>
          </w:tcPr>
          <w:p w14:paraId="7B0DE07D" w14:textId="3B715A20"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&lt;&lt;User input value; check value must be ≥ value in </w:t>
            </w:r>
            <w:r w:rsidR="00574862">
              <w:rPr>
                <w:rFonts w:asciiTheme="minorHAnsi" w:eastAsia="Times New Roman" w:hAnsiTheme="minorHAnsi" w:cstheme="minorHAnsi"/>
                <w:sz w:val="18"/>
                <w:szCs w:val="20"/>
              </w:rPr>
              <w:t>C0</w:t>
            </w:r>
            <w:r w:rsidRPr="00236F4B">
              <w:rPr>
                <w:rFonts w:asciiTheme="minorHAnsi" w:eastAsia="Times New Roman" w:hAnsiTheme="minorHAnsi" w:cstheme="minorHAnsi"/>
                <w:sz w:val="18"/>
                <w:szCs w:val="20"/>
              </w:rPr>
              <w:t>3 to comply, else flag non-compliant values and do not allow the doc to be registered</w:t>
            </w:r>
            <w:r w:rsidR="00FA7B7E">
              <w:rPr>
                <w:rFonts w:asciiTheme="minorHAnsi" w:eastAsia="Times New Roman" w:hAnsiTheme="minorHAnsi" w:cstheme="minorHAnsi"/>
                <w:sz w:val="18"/>
                <w:szCs w:val="20"/>
              </w:rPr>
              <w:t xml:space="preserve">. </w:t>
            </w:r>
            <w:r w:rsidR="00FA7B7E" w:rsidRPr="005828AE">
              <w:rPr>
                <w:rFonts w:asciiTheme="minorHAnsi" w:eastAsia="Times New Roman" w:hAnsiTheme="minorHAnsi" w:cstheme="minorHAnsi"/>
                <w:sz w:val="18"/>
                <w:szCs w:val="20"/>
              </w:rPr>
              <w:t xml:space="preserve">Value may be NA if </w:t>
            </w:r>
            <w:r w:rsidR="00627C40">
              <w:rPr>
                <w:rFonts w:asciiTheme="minorHAnsi" w:eastAsia="Times New Roman" w:hAnsiTheme="minorHAnsi" w:cstheme="minorHAnsi"/>
                <w:sz w:val="18"/>
                <w:szCs w:val="20"/>
              </w:rPr>
              <w:t>C</w:t>
            </w:r>
            <w:r w:rsidR="00FA7B7E" w:rsidRPr="005828AE">
              <w:rPr>
                <w:rFonts w:asciiTheme="minorHAnsi" w:eastAsia="Times New Roman" w:hAnsiTheme="minorHAnsi" w:cstheme="minorHAnsi"/>
                <w:sz w:val="18"/>
                <w:szCs w:val="20"/>
              </w:rPr>
              <w:t>0</w:t>
            </w:r>
            <w:r w:rsidR="00FA7B7E">
              <w:rPr>
                <w:rFonts w:asciiTheme="minorHAnsi" w:eastAsia="Times New Roman" w:hAnsiTheme="minorHAnsi" w:cstheme="minorHAnsi"/>
                <w:sz w:val="18"/>
                <w:szCs w:val="20"/>
              </w:rPr>
              <w:t>3</w:t>
            </w:r>
            <w:r w:rsidR="00FA7B7E" w:rsidRPr="005828AE">
              <w:rPr>
                <w:rFonts w:asciiTheme="minorHAnsi" w:eastAsia="Times New Roman" w:hAnsiTheme="minorHAnsi" w:cstheme="minorHAnsi"/>
                <w:sz w:val="18"/>
                <w:szCs w:val="20"/>
              </w:rPr>
              <w:t xml:space="preserve"> is NA</w:t>
            </w:r>
            <w:r w:rsidRPr="00236F4B">
              <w:rPr>
                <w:rFonts w:asciiTheme="minorHAnsi" w:eastAsia="Times New Roman" w:hAnsiTheme="minorHAnsi" w:cstheme="minorHAnsi"/>
                <w:sz w:val="18"/>
                <w:szCs w:val="20"/>
              </w:rPr>
              <w:t xml:space="preserve"> &gt;&gt;</w:t>
            </w:r>
          </w:p>
        </w:tc>
        <w:tc>
          <w:tcPr>
            <w:tcW w:w="1587" w:type="dxa"/>
            <w:tcBorders>
              <w:top w:val="single" w:sz="4" w:space="0" w:color="auto"/>
              <w:left w:val="single" w:sz="4" w:space="0" w:color="auto"/>
              <w:bottom w:val="single" w:sz="4" w:space="0" w:color="auto"/>
              <w:right w:val="single" w:sz="4" w:space="0" w:color="auto"/>
            </w:tcBorders>
          </w:tcPr>
          <w:p w14:paraId="5E6A2653" w14:textId="02092C3C"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4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04 is NA &gt;&gt;</w:t>
            </w:r>
          </w:p>
        </w:tc>
        <w:tc>
          <w:tcPr>
            <w:tcW w:w="1225" w:type="dxa"/>
            <w:tcBorders>
              <w:top w:val="single" w:sz="4" w:space="0" w:color="auto"/>
              <w:left w:val="single" w:sz="4" w:space="0" w:color="auto"/>
              <w:bottom w:val="single" w:sz="4" w:space="0" w:color="auto"/>
              <w:right w:val="single" w:sz="4" w:space="0" w:color="auto"/>
            </w:tcBorders>
          </w:tcPr>
          <w:p w14:paraId="294D355D" w14:textId="55189768" w:rsidR="00F43DC7" w:rsidRPr="00236F4B" w:rsidRDefault="00F43DC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&lt;&lt;User input value; check value must be ≥ value in C</w:t>
            </w:r>
            <w:r w:rsidR="00574862">
              <w:rPr>
                <w:rFonts w:asciiTheme="minorHAnsi" w:eastAsia="Times New Roman" w:hAnsiTheme="minorHAnsi" w:cstheme="minorHAnsi"/>
                <w:sz w:val="18"/>
                <w:szCs w:val="20"/>
              </w:rPr>
              <w:t>0</w:t>
            </w:r>
            <w:r w:rsidRPr="00236F4B">
              <w:rPr>
                <w:rFonts w:asciiTheme="minorHAnsi" w:eastAsia="Times New Roman" w:hAnsiTheme="minorHAnsi" w:cstheme="minorHAnsi"/>
                <w:sz w:val="18"/>
                <w:szCs w:val="20"/>
              </w:rPr>
              <w:t xml:space="preserve">5 to comply, else flag non-compliant values and do not allow the doc to be registered. Value may be NA if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05 is NA &gt;&gt;</w:t>
            </w:r>
          </w:p>
        </w:tc>
        <w:tc>
          <w:tcPr>
            <w:tcW w:w="1350" w:type="dxa"/>
            <w:tcBorders>
              <w:top w:val="single" w:sz="4" w:space="0" w:color="auto"/>
              <w:left w:val="single" w:sz="4" w:space="0" w:color="auto"/>
              <w:bottom w:val="single" w:sz="4" w:space="0" w:color="auto"/>
              <w:right w:val="single" w:sz="4" w:space="0" w:color="auto"/>
            </w:tcBorders>
          </w:tcPr>
          <w:p w14:paraId="5F926BC3" w14:textId="0154917A" w:rsidR="00F43DC7" w:rsidRPr="00F43DC7" w:rsidDel="00F43DC7" w:rsidRDefault="00F43DC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 xml:space="preserve">&lt;&lt; User Input must equal reference values from </w:t>
            </w:r>
            <w:r w:rsidR="00574862">
              <w:rPr>
                <w:rFonts w:asciiTheme="minorHAnsi" w:eastAsia="Times New Roman" w:hAnsiTheme="minorHAnsi" w:cstheme="minorHAnsi"/>
                <w:sz w:val="18"/>
                <w:szCs w:val="20"/>
              </w:rPr>
              <w:t>C</w:t>
            </w:r>
            <w:r w:rsidRPr="00236F4B">
              <w:rPr>
                <w:rFonts w:asciiTheme="minorHAnsi" w:eastAsia="Times New Roman" w:hAnsiTheme="minorHAnsi" w:cstheme="minorHAnsi"/>
                <w:sz w:val="18"/>
                <w:szCs w:val="20"/>
              </w:rPr>
              <w:t>0</w:t>
            </w:r>
            <w:r w:rsidR="00574862">
              <w:rPr>
                <w:rFonts w:asciiTheme="minorHAnsi" w:eastAsia="Times New Roman" w:hAnsiTheme="minorHAnsi" w:cstheme="minorHAnsi"/>
                <w:sz w:val="18"/>
                <w:szCs w:val="20"/>
              </w:rPr>
              <w:t>6</w:t>
            </w:r>
            <w:r w:rsidR="0060478D">
              <w:rPr>
                <w:rFonts w:asciiTheme="minorHAnsi" w:eastAsia="Times New Roman" w:hAnsiTheme="minorHAnsi" w:cstheme="minorHAnsi"/>
                <w:sz w:val="18"/>
                <w:szCs w:val="20"/>
              </w:rPr>
              <w:t xml:space="preserve">, </w:t>
            </w:r>
            <w:r w:rsidR="0060478D" w:rsidRPr="00236F4B">
              <w:rPr>
                <w:rFonts w:asciiTheme="minorHAnsi" w:eastAsia="Times New Roman" w:hAnsiTheme="minorHAnsi" w:cstheme="minorHAnsi"/>
                <w:sz w:val="18"/>
                <w:szCs w:val="20"/>
              </w:rPr>
              <w:t>else flag non-compliant values and do not allow the doc to be registered.</w:t>
            </w:r>
            <w:r w:rsidRPr="00236F4B">
              <w:rPr>
                <w:rFonts w:asciiTheme="minorHAnsi" w:eastAsia="Times New Roman" w:hAnsiTheme="minorHAnsi" w:cstheme="minorHAnsi"/>
                <w:sz w:val="18"/>
                <w:szCs w:val="20"/>
              </w:rPr>
              <w:t xml:space="preserve"> NA is allowed only if Water Heater Type = Consumer Instantaneous or Commercial Instantaneous&gt;&gt;</w:t>
            </w:r>
          </w:p>
        </w:tc>
        <w:tc>
          <w:tcPr>
            <w:tcW w:w="2160" w:type="dxa"/>
            <w:tcBorders>
              <w:top w:val="single" w:sz="4" w:space="0" w:color="auto"/>
              <w:left w:val="single" w:sz="4" w:space="0" w:color="auto"/>
              <w:bottom w:val="single" w:sz="4" w:space="0" w:color="auto"/>
              <w:right w:val="single" w:sz="4" w:space="0" w:color="auto"/>
            </w:tcBorders>
          </w:tcPr>
          <w:p w14:paraId="12050A41" w14:textId="069B5A2A" w:rsidR="00F43DC7" w:rsidRPr="00236F4B" w:rsidRDefault="00F43DC7" w:rsidP="004D3E4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20"/>
              </w:rPr>
              <w:t>&lt;&lt;</w:t>
            </w:r>
            <w:r w:rsidR="004D3E46">
              <w:rPr>
                <w:rFonts w:asciiTheme="minorHAnsi" w:eastAsia="Times New Roman" w:hAnsiTheme="minorHAnsi" w:cstheme="minorHAnsi"/>
                <w:sz w:val="18"/>
                <w:szCs w:val="20"/>
              </w:rPr>
              <w:t>Reference value from C07</w:t>
            </w:r>
            <w:r w:rsidR="00EF0F92">
              <w:rPr>
                <w:rFonts w:asciiTheme="minorHAnsi" w:eastAsia="Times New Roman" w:hAnsiTheme="minorHAnsi" w:cstheme="minorHAnsi"/>
                <w:sz w:val="18"/>
                <w:szCs w:val="20"/>
              </w:rPr>
              <w:t xml:space="preserve">. </w:t>
            </w:r>
            <w:r w:rsidR="00EF0F92" w:rsidRPr="005828AE">
              <w:rPr>
                <w:rFonts w:asciiTheme="minorHAnsi" w:eastAsia="Times New Roman" w:hAnsiTheme="minorHAnsi" w:cstheme="minorHAnsi"/>
                <w:sz w:val="18"/>
                <w:szCs w:val="20"/>
              </w:rPr>
              <w:t xml:space="preserve">Value may be NA if </w:t>
            </w:r>
            <w:r w:rsidR="00093E8B">
              <w:rPr>
                <w:rFonts w:asciiTheme="minorHAnsi" w:eastAsia="Times New Roman" w:hAnsiTheme="minorHAnsi" w:cstheme="minorHAnsi"/>
                <w:sz w:val="18"/>
                <w:szCs w:val="20"/>
              </w:rPr>
              <w:t>LMCC</w:t>
            </w:r>
            <w:r w:rsidR="00EF0F92" w:rsidRPr="005828AE">
              <w:rPr>
                <w:rFonts w:asciiTheme="minorHAnsi" w:eastAsia="Times New Roman" w:hAnsiTheme="minorHAnsi" w:cstheme="minorHAnsi"/>
                <w:sz w:val="18"/>
                <w:szCs w:val="20"/>
              </w:rPr>
              <w:t xml:space="preserve"> value is NA </w:t>
            </w:r>
            <w:r w:rsidRPr="00236F4B">
              <w:rPr>
                <w:rFonts w:asciiTheme="minorHAnsi" w:eastAsia="Times New Roman" w:hAnsiTheme="minorHAnsi" w:cstheme="minorHAnsi"/>
                <w:sz w:val="18"/>
                <w:szCs w:val="20"/>
              </w:rPr>
              <w:t>&gt;&gt;</w:t>
            </w:r>
          </w:p>
        </w:tc>
      </w:tr>
      <w:tr w:rsidR="00F43DC7" w:rsidRPr="00323F2C" w14:paraId="1BFCF610" w14:textId="77777777" w:rsidTr="00236F4B">
        <w:trPr>
          <w:cantSplit/>
          <w:trHeight w:val="144"/>
        </w:trPr>
        <w:tc>
          <w:tcPr>
            <w:tcW w:w="1503" w:type="dxa"/>
            <w:tcBorders>
              <w:top w:val="single" w:sz="4" w:space="0" w:color="auto"/>
              <w:left w:val="single" w:sz="4" w:space="0" w:color="auto"/>
              <w:bottom w:val="single" w:sz="4" w:space="0" w:color="auto"/>
              <w:right w:val="single" w:sz="4" w:space="0" w:color="auto"/>
            </w:tcBorders>
            <w:vAlign w:val="center"/>
          </w:tcPr>
          <w:p w14:paraId="1AA1F30C"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6" w:type="dxa"/>
            <w:tcBorders>
              <w:top w:val="single" w:sz="4" w:space="0" w:color="auto"/>
              <w:left w:val="single" w:sz="4" w:space="0" w:color="auto"/>
              <w:bottom w:val="single" w:sz="4" w:space="0" w:color="auto"/>
              <w:right w:val="single" w:sz="4" w:space="0" w:color="auto"/>
            </w:tcBorders>
            <w:vAlign w:val="center"/>
          </w:tcPr>
          <w:p w14:paraId="51F5DFB6"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6094267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87" w:type="dxa"/>
            <w:tcBorders>
              <w:top w:val="single" w:sz="4" w:space="0" w:color="auto"/>
              <w:left w:val="single" w:sz="4" w:space="0" w:color="auto"/>
              <w:bottom w:val="single" w:sz="4" w:space="0" w:color="auto"/>
              <w:right w:val="single" w:sz="4" w:space="0" w:color="auto"/>
            </w:tcBorders>
            <w:vAlign w:val="center"/>
          </w:tcPr>
          <w:p w14:paraId="2E94FC99"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25" w:type="dxa"/>
            <w:tcBorders>
              <w:top w:val="single" w:sz="4" w:space="0" w:color="auto"/>
              <w:left w:val="single" w:sz="4" w:space="0" w:color="auto"/>
              <w:bottom w:val="single" w:sz="4" w:space="0" w:color="auto"/>
              <w:right w:val="single" w:sz="4" w:space="0" w:color="auto"/>
            </w:tcBorders>
            <w:vAlign w:val="center"/>
          </w:tcPr>
          <w:p w14:paraId="24AB511A" w14:textId="77777777"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350" w:type="dxa"/>
            <w:tcBorders>
              <w:top w:val="single" w:sz="4" w:space="0" w:color="auto"/>
              <w:left w:val="single" w:sz="4" w:space="0" w:color="auto"/>
              <w:bottom w:val="single" w:sz="4" w:space="0" w:color="auto"/>
              <w:right w:val="single" w:sz="4" w:space="0" w:color="auto"/>
            </w:tcBorders>
          </w:tcPr>
          <w:p w14:paraId="341B4354" w14:textId="77777777" w:rsidR="00F43DC7" w:rsidRPr="00323F2C"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2160" w:type="dxa"/>
            <w:tcBorders>
              <w:top w:val="single" w:sz="4" w:space="0" w:color="auto"/>
              <w:left w:val="single" w:sz="4" w:space="0" w:color="auto"/>
              <w:bottom w:val="single" w:sz="4" w:space="0" w:color="auto"/>
              <w:right w:val="single" w:sz="4" w:space="0" w:color="auto"/>
            </w:tcBorders>
            <w:vAlign w:val="center"/>
          </w:tcPr>
          <w:p w14:paraId="5B530BEA" w14:textId="0F3D0CA8" w:rsidR="00F43DC7" w:rsidRPr="00236F4B" w:rsidRDefault="00F43DC7" w:rsidP="00F43DC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2FCBBD3C" w14:textId="77777777" w:rsidR="00F1004F" w:rsidRPr="00236F4B" w:rsidRDefault="00F1004F" w:rsidP="00526D3D">
      <w:pPr>
        <w:spacing w:after="0" w:line="240" w:lineRule="auto"/>
        <w:rPr>
          <w:rFonts w:asciiTheme="minorHAnsi" w:hAnsiTheme="minorHAnsi" w:cstheme="minorHAnsi"/>
          <w:sz w:val="18"/>
          <w:szCs w:val="18"/>
        </w:rPr>
      </w:pP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605"/>
        <w:gridCol w:w="4230"/>
        <w:gridCol w:w="3955"/>
      </w:tblGrid>
      <w:tr w:rsidR="00526D3D" w:rsidRPr="00323F2C" w14:paraId="571E583F" w14:textId="77777777" w:rsidTr="0071146D">
        <w:trPr>
          <w:trHeight w:val="144"/>
        </w:trPr>
        <w:tc>
          <w:tcPr>
            <w:tcW w:w="10790" w:type="dxa"/>
            <w:gridSpan w:val="3"/>
            <w:tcBorders>
              <w:top w:val="single" w:sz="4" w:space="0" w:color="auto"/>
              <w:bottom w:val="single" w:sz="4" w:space="0" w:color="auto"/>
            </w:tcBorders>
            <w:vAlign w:val="center"/>
          </w:tcPr>
          <w:p w14:paraId="63194949" w14:textId="3CF7AA05" w:rsidR="00526D3D" w:rsidRDefault="00F43DC7" w:rsidP="00C309E7">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Pr>
                <w:rFonts w:asciiTheme="minorHAnsi" w:hAnsiTheme="minorHAnsi" w:cstheme="minorHAnsi"/>
                <w:b/>
                <w:sz w:val="18"/>
                <w:szCs w:val="18"/>
              </w:rPr>
              <w:t>E</w:t>
            </w:r>
            <w:r w:rsidR="00526D3D" w:rsidRPr="00236F4B">
              <w:rPr>
                <w:rFonts w:asciiTheme="minorHAnsi" w:hAnsiTheme="minorHAnsi" w:cstheme="minorHAnsi"/>
                <w:b/>
                <w:sz w:val="18"/>
                <w:szCs w:val="18"/>
              </w:rPr>
              <w:t>. Installed Water Heater Manufacturer Information</w:t>
            </w:r>
          </w:p>
          <w:p w14:paraId="41D9AF14" w14:textId="755B3039" w:rsidR="00825ED4" w:rsidRPr="00236F4B" w:rsidRDefault="00825ED4" w:rsidP="00EC0CA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Pr>
                <w:rFonts w:asciiTheme="minorHAnsi" w:eastAsia="Times New Roman" w:hAnsiTheme="minorHAnsi" w:cstheme="minorHAnsi"/>
                <w:sz w:val="18"/>
                <w:szCs w:val="20"/>
              </w:rPr>
              <w:t>&lt;&lt;</w:t>
            </w:r>
            <w:r w:rsidR="00EC0CA0">
              <w:rPr>
                <w:rFonts w:asciiTheme="minorHAnsi" w:eastAsia="Times New Roman" w:hAnsiTheme="minorHAnsi" w:cstheme="minorHAnsi"/>
                <w:sz w:val="18"/>
                <w:szCs w:val="20"/>
              </w:rPr>
              <w:t xml:space="preserve">require one row of data for each water heater identified in Section </w:t>
            </w:r>
            <w:r w:rsidR="005D4FC8">
              <w:rPr>
                <w:rFonts w:asciiTheme="minorHAnsi" w:eastAsia="Times New Roman" w:hAnsiTheme="minorHAnsi" w:cstheme="minorHAnsi"/>
                <w:sz w:val="18"/>
                <w:szCs w:val="20"/>
              </w:rPr>
              <w:t>C</w:t>
            </w:r>
            <w:r w:rsidR="00EC0CA0">
              <w:rPr>
                <w:rFonts w:asciiTheme="minorHAnsi" w:eastAsia="Times New Roman" w:hAnsiTheme="minorHAnsi" w:cstheme="minorHAnsi"/>
                <w:sz w:val="18"/>
                <w:szCs w:val="20"/>
              </w:rPr>
              <w:t>.</w:t>
            </w:r>
            <w:r w:rsidRPr="00236F4B">
              <w:rPr>
                <w:rFonts w:asciiTheme="minorHAnsi" w:eastAsia="Times New Roman" w:hAnsiTheme="minorHAnsi" w:cstheme="minorHAnsi"/>
                <w:sz w:val="18"/>
                <w:szCs w:val="20"/>
              </w:rPr>
              <w:t>&gt;&gt;</w:t>
            </w:r>
          </w:p>
        </w:tc>
      </w:tr>
      <w:tr w:rsidR="00526D3D" w:rsidRPr="00323F2C" w14:paraId="3A0A7CF5" w14:textId="77777777" w:rsidTr="0071146D">
        <w:trPr>
          <w:trHeight w:val="144"/>
        </w:trPr>
        <w:tc>
          <w:tcPr>
            <w:tcW w:w="2605" w:type="dxa"/>
            <w:tcBorders>
              <w:top w:val="single" w:sz="4" w:space="0" w:color="auto"/>
              <w:bottom w:val="single" w:sz="4" w:space="0" w:color="auto"/>
              <w:right w:val="single" w:sz="4" w:space="0" w:color="auto"/>
            </w:tcBorders>
            <w:vAlign w:val="center"/>
          </w:tcPr>
          <w:p w14:paraId="422C5BC1"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01</w:t>
            </w:r>
          </w:p>
        </w:tc>
        <w:tc>
          <w:tcPr>
            <w:tcW w:w="4230" w:type="dxa"/>
            <w:tcBorders>
              <w:top w:val="single" w:sz="4" w:space="0" w:color="auto"/>
              <w:left w:val="single" w:sz="4" w:space="0" w:color="auto"/>
              <w:bottom w:val="single" w:sz="4" w:space="0" w:color="auto"/>
              <w:right w:val="single" w:sz="4" w:space="0" w:color="auto"/>
            </w:tcBorders>
            <w:vAlign w:val="center"/>
          </w:tcPr>
          <w:p w14:paraId="3AC8C00C"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02</w:t>
            </w:r>
          </w:p>
        </w:tc>
        <w:tc>
          <w:tcPr>
            <w:tcW w:w="3955" w:type="dxa"/>
            <w:tcBorders>
              <w:top w:val="single" w:sz="4" w:space="0" w:color="auto"/>
              <w:left w:val="single" w:sz="4" w:space="0" w:color="auto"/>
              <w:bottom w:val="single" w:sz="4" w:space="0" w:color="auto"/>
            </w:tcBorders>
            <w:vAlign w:val="center"/>
          </w:tcPr>
          <w:p w14:paraId="427C6A65"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03</w:t>
            </w:r>
          </w:p>
        </w:tc>
      </w:tr>
      <w:tr w:rsidR="00526D3D" w:rsidRPr="00323F2C" w14:paraId="059CA8FC"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3F689BCB"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Water Heating System ID or Name</w:t>
            </w:r>
          </w:p>
        </w:tc>
        <w:tc>
          <w:tcPr>
            <w:tcW w:w="4230" w:type="dxa"/>
            <w:tcBorders>
              <w:top w:val="single" w:sz="4" w:space="0" w:color="auto"/>
              <w:left w:val="single" w:sz="4" w:space="0" w:color="auto"/>
              <w:bottom w:val="single" w:sz="4" w:space="0" w:color="auto"/>
              <w:right w:val="single" w:sz="4" w:space="0" w:color="auto"/>
            </w:tcBorders>
            <w:vAlign w:val="bottom"/>
          </w:tcPr>
          <w:p w14:paraId="2B2D9DF4"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Manufacturer</w:t>
            </w:r>
          </w:p>
        </w:tc>
        <w:tc>
          <w:tcPr>
            <w:tcW w:w="3955" w:type="dxa"/>
            <w:tcBorders>
              <w:top w:val="single" w:sz="4" w:space="0" w:color="auto"/>
              <w:left w:val="single" w:sz="4" w:space="0" w:color="auto"/>
              <w:bottom w:val="single" w:sz="4" w:space="0" w:color="auto"/>
            </w:tcBorders>
            <w:vAlign w:val="bottom"/>
          </w:tcPr>
          <w:p w14:paraId="10116000" w14:textId="77777777" w:rsidR="00526D3D" w:rsidRPr="00236F4B" w:rsidRDefault="00526D3D"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Model Number</w:t>
            </w:r>
          </w:p>
        </w:tc>
      </w:tr>
      <w:tr w:rsidR="00C309E7" w:rsidRPr="00323F2C" w14:paraId="3F103E34" w14:textId="77777777" w:rsidTr="0071146D">
        <w:trPr>
          <w:trHeight w:val="144"/>
        </w:trPr>
        <w:tc>
          <w:tcPr>
            <w:tcW w:w="2605" w:type="dxa"/>
            <w:tcBorders>
              <w:top w:val="single" w:sz="4" w:space="0" w:color="auto"/>
              <w:bottom w:val="single" w:sz="4" w:space="0" w:color="auto"/>
              <w:right w:val="single" w:sz="4" w:space="0" w:color="auto"/>
            </w:tcBorders>
          </w:tcPr>
          <w:p w14:paraId="660B7BE0" w14:textId="4655E122"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 xml:space="preserve">&lt;&lt;reference value from </w:t>
            </w:r>
            <w:r w:rsidR="00477514">
              <w:rPr>
                <w:rFonts w:asciiTheme="minorHAnsi" w:eastAsia="Times New Roman" w:hAnsiTheme="minorHAnsi" w:cstheme="minorHAnsi"/>
                <w:sz w:val="18"/>
                <w:szCs w:val="18"/>
              </w:rPr>
              <w:t>B</w:t>
            </w:r>
            <w:r w:rsidRPr="00236F4B">
              <w:rPr>
                <w:rFonts w:asciiTheme="minorHAnsi" w:eastAsia="Times New Roman" w:hAnsiTheme="minorHAnsi" w:cstheme="minorHAnsi"/>
                <w:sz w:val="18"/>
                <w:szCs w:val="18"/>
              </w:rPr>
              <w:t>0</w:t>
            </w:r>
            <w:r w:rsidR="00F349F6">
              <w:rPr>
                <w:rFonts w:asciiTheme="minorHAnsi" w:eastAsia="Times New Roman" w:hAnsiTheme="minorHAnsi" w:cstheme="minorHAnsi"/>
                <w:sz w:val="18"/>
                <w:szCs w:val="18"/>
              </w:rPr>
              <w:t>2</w:t>
            </w:r>
            <w:r w:rsidR="008B3C69">
              <w:rPr>
                <w:rFonts w:asciiTheme="minorHAnsi" w:eastAsia="Times New Roman" w:hAnsiTheme="minorHAnsi" w:cstheme="minorHAnsi"/>
                <w:sz w:val="18"/>
                <w:szCs w:val="18"/>
              </w:rPr>
              <w:t xml:space="preserve"> or </w:t>
            </w:r>
            <w:r w:rsidR="00CF48D2">
              <w:rPr>
                <w:rFonts w:asciiTheme="minorHAnsi" w:eastAsia="Times New Roman" w:hAnsiTheme="minorHAnsi" w:cstheme="minorHAnsi"/>
                <w:sz w:val="18"/>
                <w:szCs w:val="18"/>
              </w:rPr>
              <w:t>B2-02</w:t>
            </w:r>
            <w:r w:rsidRPr="00236F4B">
              <w:rPr>
                <w:rFonts w:asciiTheme="minorHAnsi" w:eastAsia="Times New Roman" w:hAnsiTheme="minorHAnsi" w:cstheme="minorHAnsi"/>
                <w:sz w:val="18"/>
                <w:szCs w:val="18"/>
              </w:rPr>
              <w:t>&gt;&gt;</w:t>
            </w:r>
          </w:p>
        </w:tc>
        <w:tc>
          <w:tcPr>
            <w:tcW w:w="4230" w:type="dxa"/>
            <w:tcBorders>
              <w:top w:val="single" w:sz="4" w:space="0" w:color="auto"/>
              <w:left w:val="single" w:sz="4" w:space="0" w:color="auto"/>
              <w:bottom w:val="single" w:sz="4" w:space="0" w:color="auto"/>
              <w:right w:val="single" w:sz="4" w:space="0" w:color="auto"/>
            </w:tcBorders>
          </w:tcPr>
          <w:p w14:paraId="619C2048" w14:textId="41E2E6DB"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c>
          <w:tcPr>
            <w:tcW w:w="3955" w:type="dxa"/>
            <w:tcBorders>
              <w:top w:val="single" w:sz="4" w:space="0" w:color="auto"/>
              <w:left w:val="single" w:sz="4" w:space="0" w:color="auto"/>
              <w:bottom w:val="single" w:sz="4" w:space="0" w:color="auto"/>
            </w:tcBorders>
            <w:shd w:val="clear" w:color="auto" w:fill="FFFFFF" w:themeFill="background1"/>
          </w:tcPr>
          <w:p w14:paraId="3D8F572D" w14:textId="38BF34FA" w:rsidR="00C309E7" w:rsidRPr="00236F4B" w:rsidRDefault="00C309E7" w:rsidP="00236F4B">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18"/>
              </w:rPr>
            </w:pPr>
            <w:r w:rsidRPr="00236F4B">
              <w:rPr>
                <w:rFonts w:asciiTheme="minorHAnsi" w:eastAsia="Times New Roman" w:hAnsiTheme="minorHAnsi" w:cstheme="minorHAnsi"/>
                <w:sz w:val="18"/>
                <w:szCs w:val="18"/>
              </w:rPr>
              <w:t>&lt;&lt;User input&gt;&gt;</w:t>
            </w:r>
          </w:p>
        </w:tc>
      </w:tr>
      <w:tr w:rsidR="00C309E7" w:rsidRPr="00323F2C" w14:paraId="6D821420" w14:textId="77777777" w:rsidTr="0071146D">
        <w:trPr>
          <w:trHeight w:val="144"/>
        </w:trPr>
        <w:tc>
          <w:tcPr>
            <w:tcW w:w="2605" w:type="dxa"/>
            <w:tcBorders>
              <w:top w:val="single" w:sz="4" w:space="0" w:color="auto"/>
              <w:bottom w:val="single" w:sz="4" w:space="0" w:color="auto"/>
              <w:right w:val="single" w:sz="4" w:space="0" w:color="auto"/>
            </w:tcBorders>
            <w:vAlign w:val="bottom"/>
          </w:tcPr>
          <w:p w14:paraId="6D2F171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4230" w:type="dxa"/>
            <w:tcBorders>
              <w:top w:val="single" w:sz="4" w:space="0" w:color="auto"/>
              <w:left w:val="single" w:sz="4" w:space="0" w:color="auto"/>
              <w:bottom w:val="single" w:sz="4" w:space="0" w:color="auto"/>
              <w:right w:val="single" w:sz="4" w:space="0" w:color="auto"/>
            </w:tcBorders>
            <w:vAlign w:val="bottom"/>
          </w:tcPr>
          <w:p w14:paraId="4295FB7D"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3955" w:type="dxa"/>
            <w:tcBorders>
              <w:top w:val="single" w:sz="4" w:space="0" w:color="auto"/>
              <w:left w:val="single" w:sz="4" w:space="0" w:color="auto"/>
              <w:bottom w:val="single" w:sz="4" w:space="0" w:color="auto"/>
            </w:tcBorders>
          </w:tcPr>
          <w:p w14:paraId="0EDDC959" w14:textId="77777777" w:rsidR="00C309E7" w:rsidRPr="00236F4B" w:rsidRDefault="00C309E7" w:rsidP="00C309E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r>
    </w:tbl>
    <w:p w14:paraId="40D9694C" w14:textId="47F6CCE5" w:rsidR="009268B1" w:rsidRDefault="009268B1" w:rsidP="00064F9C">
      <w:pPr>
        <w:spacing w:after="0" w:line="240" w:lineRule="auto"/>
        <w:rPr>
          <w:rFonts w:asciiTheme="minorHAnsi" w:hAnsiTheme="minorHAnsi" w:cstheme="minorHAnsi"/>
          <w:sz w:val="18"/>
          <w:szCs w:val="18"/>
        </w:rPr>
      </w:pPr>
    </w:p>
    <w:tbl>
      <w:tblPr>
        <w:tblW w:w="1079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90"/>
      </w:tblGrid>
      <w:tr w:rsidR="00B843FA" w:rsidRPr="00B843FA" w14:paraId="2664D56C" w14:textId="77777777" w:rsidTr="00EF042A">
        <w:trPr>
          <w:trHeight w:val="151"/>
        </w:trPr>
        <w:tc>
          <w:tcPr>
            <w:tcW w:w="10790" w:type="dxa"/>
            <w:tcBorders>
              <w:top w:val="single" w:sz="4" w:space="0" w:color="auto"/>
              <w:left w:val="single" w:sz="4" w:space="0" w:color="auto"/>
              <w:bottom w:val="single" w:sz="4" w:space="0" w:color="auto"/>
              <w:right w:val="single" w:sz="4" w:space="0" w:color="auto"/>
            </w:tcBorders>
          </w:tcPr>
          <w:p w14:paraId="50F2D4C2" w14:textId="77777777" w:rsidR="00B843FA" w:rsidRDefault="00B843FA" w:rsidP="00B843FA">
            <w:pPr>
              <w:keepNext/>
              <w:spacing w:after="0" w:line="240" w:lineRule="auto"/>
              <w:rPr>
                <w:rFonts w:asciiTheme="minorHAnsi" w:eastAsiaTheme="minorEastAsia" w:hAnsiTheme="minorHAnsi" w:cstheme="minorHAnsi"/>
                <w:b/>
                <w:sz w:val="20"/>
                <w:szCs w:val="18"/>
              </w:rPr>
            </w:pPr>
            <w:r w:rsidRPr="00B843FA">
              <w:rPr>
                <w:rFonts w:asciiTheme="minorHAnsi" w:eastAsiaTheme="minorEastAsia" w:hAnsiTheme="minorHAnsi" w:cstheme="minorHAnsi"/>
                <w:b/>
                <w:sz w:val="20"/>
                <w:szCs w:val="18"/>
              </w:rPr>
              <w:t>F. Mandatory Measures for all Domestic Hot Water Distribution Systems</w:t>
            </w:r>
          </w:p>
          <w:p w14:paraId="203B84DD" w14:textId="22DDDA67" w:rsidR="00E17FE5" w:rsidRPr="00B843FA" w:rsidRDefault="00E17FE5" w:rsidP="00B843FA">
            <w:pPr>
              <w:keepNext/>
              <w:spacing w:after="0" w:line="240" w:lineRule="auto"/>
              <w:rPr>
                <w:rFonts w:asciiTheme="minorHAnsi" w:eastAsiaTheme="minorEastAsia" w:hAnsiTheme="minorHAnsi" w:cstheme="minorHAnsi"/>
                <w:sz w:val="20"/>
                <w:szCs w:val="18"/>
              </w:rPr>
            </w:pPr>
            <w:r>
              <w:rPr>
                <w:sz w:val="18"/>
                <w:szCs w:val="18"/>
              </w:rPr>
              <w:t>&lt;&lt;Static Text - see the top&gt;&gt;</w:t>
            </w:r>
          </w:p>
        </w:tc>
      </w:tr>
      <w:tr w:rsidR="00B843FA" w:rsidRPr="00B843FA" w14:paraId="13419051" w14:textId="77777777" w:rsidTr="00EF042A">
        <w:trPr>
          <w:trHeight w:val="151"/>
          <w:tblHeader/>
        </w:trPr>
        <w:tc>
          <w:tcPr>
            <w:tcW w:w="10790" w:type="dxa"/>
            <w:vAlign w:val="center"/>
          </w:tcPr>
          <w:p w14:paraId="65268ECF" w14:textId="77777777" w:rsidR="00B843FA" w:rsidRPr="00B843FA" w:rsidRDefault="00B843FA" w:rsidP="00B843F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18"/>
              </w:rPr>
            </w:pPr>
            <w:r w:rsidRPr="00B843FA">
              <w:rPr>
                <w:rFonts w:asciiTheme="minorHAnsi" w:eastAsiaTheme="minorEastAsia" w:hAnsiTheme="minorHAnsi" w:cstheme="minorHAnsi"/>
                <w:b/>
                <w:sz w:val="18"/>
                <w:szCs w:val="18"/>
              </w:rPr>
              <w:t>The responsible person’s signature on this compliance document affirms that all applicable requirements in this table have been met.</w:t>
            </w:r>
          </w:p>
        </w:tc>
      </w:tr>
    </w:tbl>
    <w:p w14:paraId="544A4E55" w14:textId="236B53B2" w:rsidR="00DD22FF" w:rsidRDefault="00DD22FF">
      <w:pPr>
        <w:spacing w:after="0" w:line="240" w:lineRule="auto"/>
        <w:rPr>
          <w:ins w:id="13" w:author="Alhabibi, Haider@Energy" w:date="2022-07-20T17:22:00Z"/>
          <w:rFonts w:asciiTheme="minorHAnsi" w:hAnsiTheme="minorHAnsi" w:cstheme="minorHAnsi"/>
          <w:sz w:val="18"/>
          <w:szCs w:val="18"/>
        </w:rPr>
      </w:pPr>
    </w:p>
    <w:p w14:paraId="6776881D" w14:textId="77777777" w:rsidR="00DD22FF" w:rsidRDefault="00DD22FF">
      <w:pPr>
        <w:spacing w:after="0" w:line="240" w:lineRule="auto"/>
        <w:rPr>
          <w:ins w:id="14" w:author="Alhabibi, Haider@Energy" w:date="2022-07-20T17:22:00Z"/>
          <w:rFonts w:asciiTheme="minorHAnsi" w:hAnsiTheme="minorHAnsi" w:cstheme="minorHAnsi"/>
          <w:sz w:val="18"/>
          <w:szCs w:val="18"/>
        </w:rPr>
      </w:pPr>
      <w:ins w:id="15" w:author="Alhabibi, Haider@Energy" w:date="2022-07-20T17:22:00Z">
        <w:r>
          <w:rPr>
            <w:rFonts w:asciiTheme="minorHAnsi" w:hAnsiTheme="minorHAnsi" w:cstheme="minorHAnsi"/>
            <w:sz w:val="18"/>
            <w:szCs w:val="18"/>
          </w:rPr>
          <w:br w:type="page"/>
        </w:r>
      </w:ins>
    </w:p>
    <w:p w14:paraId="1A32A186" w14:textId="77777777" w:rsidR="00B843FA" w:rsidRPr="008D6F63" w:rsidRDefault="00B843FA">
      <w:pPr>
        <w:spacing w:after="0" w:line="240" w:lineRule="auto"/>
        <w:rPr>
          <w:rFonts w:asciiTheme="minorHAnsi" w:hAnsiTheme="minorHAnsi" w:cstheme="minorHAnsi"/>
          <w:sz w:val="18"/>
          <w:szCs w:val="18"/>
        </w:rPr>
      </w:pPr>
    </w:p>
    <w:tbl>
      <w:tblPr>
        <w:tblStyle w:val="TableGrid"/>
        <w:tblW w:w="10849" w:type="dxa"/>
        <w:tblInd w:w="-5" w:type="dxa"/>
        <w:tblLayout w:type="fixed"/>
        <w:tblLook w:val="04A0" w:firstRow="1" w:lastRow="0" w:firstColumn="1" w:lastColumn="0" w:noHBand="0" w:noVBand="1"/>
      </w:tblPr>
      <w:tblGrid>
        <w:gridCol w:w="1084"/>
        <w:gridCol w:w="960"/>
        <w:gridCol w:w="1244"/>
        <w:gridCol w:w="1244"/>
        <w:gridCol w:w="1244"/>
        <w:gridCol w:w="1156"/>
        <w:gridCol w:w="1333"/>
        <w:gridCol w:w="1244"/>
        <w:gridCol w:w="1333"/>
        <w:gridCol w:w="7"/>
      </w:tblGrid>
      <w:tr w:rsidR="004872EE" w:rsidRPr="008D6F63" w14:paraId="29DA773B" w14:textId="426EA6C0" w:rsidTr="00EF042A">
        <w:trPr>
          <w:trHeight w:val="947"/>
        </w:trPr>
        <w:tc>
          <w:tcPr>
            <w:tcW w:w="10849" w:type="dxa"/>
            <w:gridSpan w:val="10"/>
          </w:tcPr>
          <w:p w14:paraId="01B0DD41" w14:textId="153516C4" w:rsidR="004872EE" w:rsidRPr="008D6F63" w:rsidRDefault="004872EE" w:rsidP="008D6F63">
            <w:pPr>
              <w:spacing w:after="0" w:line="240" w:lineRule="auto"/>
              <w:rPr>
                <w:rFonts w:cstheme="minorHAnsi"/>
                <w:b/>
                <w:sz w:val="18"/>
                <w:szCs w:val="18"/>
              </w:rPr>
            </w:pPr>
            <w:r w:rsidRPr="008D6F63">
              <w:rPr>
                <w:rFonts w:cstheme="minorHAnsi"/>
                <w:b/>
                <w:sz w:val="18"/>
                <w:szCs w:val="18"/>
              </w:rPr>
              <w:t>G. HERS-Verified Compact Hot Water Distribution Expanded Credit (CHWDS-H-EX) (RA3.6.5)</w:t>
            </w:r>
          </w:p>
          <w:p w14:paraId="29FFDE61" w14:textId="1DC321F6" w:rsidR="004872EE" w:rsidRPr="008D6F63" w:rsidRDefault="00E17FE5" w:rsidP="008D6F63">
            <w:pPr>
              <w:spacing w:after="0" w:line="240" w:lineRule="auto"/>
              <w:rPr>
                <w:rFonts w:cstheme="minorHAnsi"/>
                <w:b/>
                <w:sz w:val="18"/>
                <w:szCs w:val="18"/>
              </w:rPr>
            </w:pPr>
            <w:r>
              <w:rPr>
                <w:sz w:val="18"/>
                <w:szCs w:val="18"/>
              </w:rPr>
              <w:t>&lt;&lt;Static Text - see the top&gt;&gt;</w:t>
            </w:r>
            <w:r w:rsidR="004872EE">
              <w:rPr>
                <w:rFonts w:cstheme="minorHAnsi"/>
                <w:sz w:val="20"/>
                <w:szCs w:val="20"/>
              </w:rPr>
              <w:t xml:space="preserve">&lt;&lt; Require one row of data, reporting the longest distances, for each dwelling unit identified in </w:t>
            </w:r>
            <w:r w:rsidR="0078464C">
              <w:rPr>
                <w:rFonts w:cstheme="minorHAnsi"/>
                <w:sz w:val="20"/>
                <w:szCs w:val="20"/>
              </w:rPr>
              <w:t xml:space="preserve">Table </w:t>
            </w:r>
            <w:r w:rsidR="004872EE">
              <w:rPr>
                <w:rFonts w:cstheme="minorHAnsi"/>
                <w:sz w:val="20"/>
                <w:szCs w:val="20"/>
              </w:rPr>
              <w:t>B</w:t>
            </w:r>
            <w:r w:rsidR="00E44611">
              <w:rPr>
                <w:rFonts w:cstheme="minorHAnsi"/>
                <w:sz w:val="20"/>
                <w:szCs w:val="20"/>
              </w:rPr>
              <w:t xml:space="preserve"> or </w:t>
            </w:r>
            <w:r w:rsidR="0078464C">
              <w:rPr>
                <w:rFonts w:cstheme="minorHAnsi"/>
                <w:sz w:val="20"/>
                <w:szCs w:val="20"/>
              </w:rPr>
              <w:t>B2</w:t>
            </w:r>
            <w:r w:rsidR="004872EE">
              <w:rPr>
                <w:rFonts w:cstheme="minorHAnsi"/>
                <w:sz w:val="20"/>
                <w:szCs w:val="20"/>
              </w:rPr>
              <w:t xml:space="preserve">. with B11 </w:t>
            </w:r>
            <w:r w:rsidR="00E44611">
              <w:rPr>
                <w:rFonts w:cstheme="minorHAnsi"/>
                <w:sz w:val="20"/>
                <w:szCs w:val="20"/>
              </w:rPr>
              <w:t xml:space="preserve">or </w:t>
            </w:r>
            <w:r w:rsidR="00F7260C">
              <w:rPr>
                <w:rFonts w:cstheme="minorHAnsi"/>
                <w:sz w:val="20"/>
                <w:szCs w:val="20"/>
              </w:rPr>
              <w:t>B2-</w:t>
            </w:r>
            <w:r w:rsidR="00E44611">
              <w:rPr>
                <w:rFonts w:cstheme="minorHAnsi"/>
                <w:sz w:val="20"/>
                <w:szCs w:val="20"/>
              </w:rPr>
              <w:t xml:space="preserve">08 </w:t>
            </w:r>
            <w:r w:rsidR="004872EE">
              <w:rPr>
                <w:rFonts w:cstheme="minorHAnsi"/>
                <w:sz w:val="20"/>
                <w:szCs w:val="20"/>
              </w:rPr>
              <w:t>= Expanded. If no dwelling in B11</w:t>
            </w:r>
            <w:r w:rsidR="00E44611">
              <w:rPr>
                <w:rFonts w:cstheme="minorHAnsi"/>
                <w:sz w:val="20"/>
                <w:szCs w:val="20"/>
              </w:rPr>
              <w:t xml:space="preserve">or </w:t>
            </w:r>
            <w:r w:rsidR="00127C14">
              <w:rPr>
                <w:rFonts w:cstheme="minorHAnsi"/>
                <w:sz w:val="20"/>
                <w:szCs w:val="20"/>
              </w:rPr>
              <w:t>B2-</w:t>
            </w:r>
            <w:r w:rsidR="00E44611">
              <w:rPr>
                <w:rFonts w:cstheme="minorHAnsi"/>
                <w:sz w:val="20"/>
                <w:szCs w:val="20"/>
              </w:rPr>
              <w:t>08</w:t>
            </w:r>
            <w:r w:rsidR="004872EE">
              <w:rPr>
                <w:rFonts w:cstheme="minorHAnsi"/>
                <w:sz w:val="20"/>
                <w:szCs w:val="20"/>
              </w:rPr>
              <w:t xml:space="preserve"> = Expanded, then display section header and standard “This section does not apply” message&gt;&gt;</w:t>
            </w:r>
          </w:p>
        </w:tc>
      </w:tr>
      <w:tr w:rsidR="001C6270" w:rsidRPr="00AC2387" w14:paraId="72A6A348" w14:textId="63BC3E63" w:rsidTr="00EF042A">
        <w:trPr>
          <w:gridAfter w:val="1"/>
          <w:wAfter w:w="7" w:type="dxa"/>
          <w:trHeight w:val="272"/>
        </w:trPr>
        <w:tc>
          <w:tcPr>
            <w:tcW w:w="1084" w:type="dxa"/>
          </w:tcPr>
          <w:p w14:paraId="62BE8BBF" w14:textId="5DBE22F9" w:rsidR="001C6270" w:rsidRDefault="001C6270" w:rsidP="001C6270">
            <w:pPr>
              <w:spacing w:after="0"/>
              <w:jc w:val="center"/>
              <w:rPr>
                <w:rFonts w:cstheme="minorHAnsi"/>
                <w:sz w:val="20"/>
                <w:szCs w:val="20"/>
              </w:rPr>
            </w:pPr>
            <w:r>
              <w:rPr>
                <w:rFonts w:cstheme="minorHAnsi"/>
                <w:sz w:val="20"/>
                <w:szCs w:val="20"/>
              </w:rPr>
              <w:t>01</w:t>
            </w:r>
          </w:p>
        </w:tc>
        <w:tc>
          <w:tcPr>
            <w:tcW w:w="960" w:type="dxa"/>
          </w:tcPr>
          <w:p w14:paraId="4303F6F4" w14:textId="62508C03" w:rsidR="001C6270" w:rsidRDefault="001C6270" w:rsidP="001C6270">
            <w:pPr>
              <w:spacing w:after="0"/>
              <w:jc w:val="center"/>
              <w:rPr>
                <w:rFonts w:cstheme="minorHAnsi"/>
                <w:sz w:val="20"/>
                <w:szCs w:val="20"/>
              </w:rPr>
            </w:pPr>
            <w:r>
              <w:rPr>
                <w:rFonts w:cstheme="minorHAnsi"/>
                <w:sz w:val="20"/>
                <w:szCs w:val="20"/>
              </w:rPr>
              <w:t>02</w:t>
            </w:r>
          </w:p>
        </w:tc>
        <w:tc>
          <w:tcPr>
            <w:tcW w:w="1244" w:type="dxa"/>
            <w:vAlign w:val="bottom"/>
          </w:tcPr>
          <w:p w14:paraId="0A25BCF2" w14:textId="47183BF6" w:rsidR="001C6270" w:rsidRDefault="001C6270" w:rsidP="001C6270">
            <w:pPr>
              <w:spacing w:after="0"/>
              <w:jc w:val="center"/>
              <w:rPr>
                <w:rFonts w:cstheme="minorHAnsi"/>
                <w:sz w:val="20"/>
                <w:szCs w:val="20"/>
              </w:rPr>
            </w:pPr>
            <w:r>
              <w:rPr>
                <w:rFonts w:cstheme="minorHAnsi"/>
                <w:sz w:val="20"/>
                <w:szCs w:val="20"/>
              </w:rPr>
              <w:t>03</w:t>
            </w:r>
          </w:p>
        </w:tc>
        <w:tc>
          <w:tcPr>
            <w:tcW w:w="1244" w:type="dxa"/>
          </w:tcPr>
          <w:p w14:paraId="64CE3C45" w14:textId="07C1234A" w:rsidR="001C6270" w:rsidRDefault="001C6270" w:rsidP="001C6270">
            <w:pPr>
              <w:spacing w:after="0"/>
              <w:jc w:val="center"/>
              <w:rPr>
                <w:rFonts w:cstheme="minorHAnsi"/>
                <w:sz w:val="20"/>
                <w:szCs w:val="20"/>
              </w:rPr>
            </w:pPr>
            <w:r>
              <w:rPr>
                <w:rFonts w:cstheme="minorHAnsi"/>
                <w:sz w:val="20"/>
                <w:szCs w:val="20"/>
              </w:rPr>
              <w:t>04</w:t>
            </w:r>
          </w:p>
        </w:tc>
        <w:tc>
          <w:tcPr>
            <w:tcW w:w="1244" w:type="dxa"/>
          </w:tcPr>
          <w:p w14:paraId="56EB1149" w14:textId="177375F9" w:rsidR="001C6270" w:rsidRDefault="001C6270" w:rsidP="001C6270">
            <w:pPr>
              <w:spacing w:after="0"/>
              <w:jc w:val="center"/>
              <w:rPr>
                <w:rFonts w:cstheme="minorHAnsi"/>
                <w:sz w:val="20"/>
                <w:szCs w:val="20"/>
              </w:rPr>
            </w:pPr>
            <w:r>
              <w:rPr>
                <w:rFonts w:cstheme="minorHAnsi"/>
                <w:sz w:val="20"/>
                <w:szCs w:val="20"/>
              </w:rPr>
              <w:t>05</w:t>
            </w:r>
          </w:p>
        </w:tc>
        <w:tc>
          <w:tcPr>
            <w:tcW w:w="1156" w:type="dxa"/>
          </w:tcPr>
          <w:p w14:paraId="1302FEC8" w14:textId="43818BC0" w:rsidR="001C6270" w:rsidRDefault="001C6270" w:rsidP="001C6270">
            <w:pPr>
              <w:spacing w:after="0"/>
              <w:jc w:val="center"/>
              <w:rPr>
                <w:rFonts w:cstheme="minorHAnsi"/>
                <w:sz w:val="20"/>
                <w:szCs w:val="20"/>
              </w:rPr>
            </w:pPr>
            <w:r>
              <w:rPr>
                <w:rFonts w:cstheme="minorHAnsi"/>
                <w:sz w:val="20"/>
                <w:szCs w:val="20"/>
              </w:rPr>
              <w:t>06</w:t>
            </w:r>
          </w:p>
        </w:tc>
        <w:tc>
          <w:tcPr>
            <w:tcW w:w="1333" w:type="dxa"/>
          </w:tcPr>
          <w:p w14:paraId="74F4E94A" w14:textId="5BDB2ABA" w:rsidR="001C6270" w:rsidRDefault="001C6270" w:rsidP="001C6270">
            <w:pPr>
              <w:spacing w:after="0"/>
              <w:jc w:val="center"/>
              <w:rPr>
                <w:rFonts w:cstheme="minorHAnsi"/>
                <w:sz w:val="20"/>
                <w:szCs w:val="20"/>
              </w:rPr>
            </w:pPr>
            <w:r>
              <w:rPr>
                <w:rFonts w:cstheme="minorHAnsi"/>
                <w:sz w:val="20"/>
                <w:szCs w:val="20"/>
              </w:rPr>
              <w:t>07</w:t>
            </w:r>
          </w:p>
        </w:tc>
        <w:tc>
          <w:tcPr>
            <w:tcW w:w="1244" w:type="dxa"/>
          </w:tcPr>
          <w:p w14:paraId="7E5C9B9B" w14:textId="10C7DDDE" w:rsidR="001C6270" w:rsidRDefault="001C6270" w:rsidP="001C6270">
            <w:pPr>
              <w:spacing w:after="0"/>
              <w:jc w:val="center"/>
              <w:rPr>
                <w:rFonts w:cstheme="minorHAnsi"/>
                <w:sz w:val="20"/>
                <w:szCs w:val="20"/>
              </w:rPr>
            </w:pPr>
            <w:r>
              <w:rPr>
                <w:rFonts w:cstheme="minorHAnsi"/>
                <w:sz w:val="20"/>
                <w:szCs w:val="20"/>
              </w:rPr>
              <w:t>08</w:t>
            </w:r>
          </w:p>
        </w:tc>
        <w:tc>
          <w:tcPr>
            <w:tcW w:w="1333" w:type="dxa"/>
          </w:tcPr>
          <w:p w14:paraId="47B24012" w14:textId="5A647D56" w:rsidR="001C6270" w:rsidRDefault="001C6270" w:rsidP="001C6270">
            <w:pPr>
              <w:spacing w:after="0"/>
              <w:jc w:val="center"/>
              <w:rPr>
                <w:rFonts w:cstheme="minorHAnsi"/>
                <w:sz w:val="20"/>
                <w:szCs w:val="20"/>
              </w:rPr>
            </w:pPr>
            <w:r>
              <w:rPr>
                <w:rFonts w:cstheme="minorHAnsi"/>
                <w:sz w:val="20"/>
                <w:szCs w:val="20"/>
              </w:rPr>
              <w:t>09</w:t>
            </w:r>
          </w:p>
        </w:tc>
      </w:tr>
      <w:tr w:rsidR="001C6270" w:rsidRPr="00AB4500" w14:paraId="14D2692F" w14:textId="3B522467" w:rsidTr="00EF042A">
        <w:trPr>
          <w:gridAfter w:val="1"/>
          <w:wAfter w:w="7" w:type="dxa"/>
          <w:trHeight w:val="1753"/>
        </w:trPr>
        <w:tc>
          <w:tcPr>
            <w:tcW w:w="1084" w:type="dxa"/>
            <w:vAlign w:val="bottom"/>
          </w:tcPr>
          <w:p w14:paraId="3D1CEAB4" w14:textId="28075304" w:rsidR="001C6270" w:rsidRPr="00AB4500" w:rsidRDefault="001C6270" w:rsidP="001C6270">
            <w:pPr>
              <w:spacing w:after="0" w:line="240" w:lineRule="auto"/>
              <w:jc w:val="center"/>
              <w:rPr>
                <w:rFonts w:cstheme="minorHAnsi"/>
                <w:sz w:val="18"/>
                <w:szCs w:val="20"/>
              </w:rPr>
            </w:pPr>
            <w:bookmarkStart w:id="16" w:name="_Hlk84838181"/>
            <w:r>
              <w:rPr>
                <w:rFonts w:cstheme="minorHAnsi"/>
                <w:sz w:val="18"/>
                <w:szCs w:val="20"/>
              </w:rPr>
              <w:t xml:space="preserve">Dwelling </w:t>
            </w:r>
            <w:r w:rsidRPr="00AB4500">
              <w:rPr>
                <w:rFonts w:cstheme="minorHAnsi"/>
                <w:sz w:val="18"/>
                <w:szCs w:val="20"/>
              </w:rPr>
              <w:t>Name</w:t>
            </w:r>
          </w:p>
        </w:tc>
        <w:tc>
          <w:tcPr>
            <w:tcW w:w="960" w:type="dxa"/>
            <w:vAlign w:val="bottom"/>
          </w:tcPr>
          <w:p w14:paraId="1964C4D3" w14:textId="77777777" w:rsidR="001C6270" w:rsidRPr="00AB4500" w:rsidRDefault="001C6270" w:rsidP="001C6270">
            <w:pPr>
              <w:spacing w:after="0" w:line="240" w:lineRule="auto"/>
              <w:jc w:val="center"/>
              <w:rPr>
                <w:rFonts w:cstheme="minorHAnsi"/>
                <w:sz w:val="18"/>
                <w:szCs w:val="20"/>
              </w:rPr>
            </w:pPr>
            <w:r w:rsidRPr="00AB4500">
              <w:rPr>
                <w:rFonts w:cstheme="minorHAnsi"/>
                <w:sz w:val="18"/>
                <w:szCs w:val="20"/>
              </w:rPr>
              <w:t>Number of Stories</w:t>
            </w:r>
          </w:p>
        </w:tc>
        <w:tc>
          <w:tcPr>
            <w:tcW w:w="1244" w:type="dxa"/>
            <w:vAlign w:val="bottom"/>
          </w:tcPr>
          <w:p w14:paraId="49DF866D" w14:textId="77777777" w:rsidR="001C6270" w:rsidRPr="00AB4500" w:rsidRDefault="001C6270" w:rsidP="001C6270">
            <w:pPr>
              <w:spacing w:after="0" w:line="240" w:lineRule="auto"/>
              <w:jc w:val="center"/>
              <w:rPr>
                <w:sz w:val="18"/>
              </w:rPr>
            </w:pPr>
            <w:r w:rsidRPr="00AB4500">
              <w:rPr>
                <w:rFonts w:cstheme="minorHAnsi"/>
                <w:sz w:val="18"/>
                <w:szCs w:val="20"/>
              </w:rPr>
              <w:t>Master Bath distance of furthest fixture to Water Heater in feet</w:t>
            </w:r>
          </w:p>
        </w:tc>
        <w:tc>
          <w:tcPr>
            <w:tcW w:w="1244" w:type="dxa"/>
            <w:vAlign w:val="bottom"/>
          </w:tcPr>
          <w:p w14:paraId="1F34F125" w14:textId="77777777" w:rsidR="001C6270" w:rsidRPr="00AB4500" w:rsidRDefault="001C6270" w:rsidP="001C6270">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44" w:type="dxa"/>
            <w:vAlign w:val="bottom"/>
          </w:tcPr>
          <w:p w14:paraId="4D13E159" w14:textId="3C650C27" w:rsidR="001C6270" w:rsidRPr="00AB4500" w:rsidRDefault="001C6270" w:rsidP="001C6270">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156" w:type="dxa"/>
            <w:vAlign w:val="bottom"/>
          </w:tcPr>
          <w:p w14:paraId="0EB8E30F" w14:textId="77777777" w:rsidR="001C6270" w:rsidRPr="00AB4500" w:rsidRDefault="001C6270" w:rsidP="001C6270">
            <w:pPr>
              <w:spacing w:after="0" w:line="240" w:lineRule="auto"/>
              <w:jc w:val="center"/>
              <w:rPr>
                <w:sz w:val="18"/>
              </w:rPr>
            </w:pPr>
            <w:r w:rsidRPr="00AB4500">
              <w:rPr>
                <w:rFonts w:cstheme="minorHAnsi"/>
                <w:sz w:val="18"/>
                <w:szCs w:val="20"/>
              </w:rPr>
              <w:t>Weighted Distance</w:t>
            </w:r>
          </w:p>
        </w:tc>
        <w:tc>
          <w:tcPr>
            <w:tcW w:w="1333" w:type="dxa"/>
            <w:vAlign w:val="bottom"/>
          </w:tcPr>
          <w:p w14:paraId="65EB741D" w14:textId="77777777" w:rsidR="001C6270" w:rsidRPr="00AB4500" w:rsidRDefault="001C6270" w:rsidP="001C6270">
            <w:pPr>
              <w:spacing w:after="0" w:line="240" w:lineRule="auto"/>
              <w:jc w:val="center"/>
              <w:rPr>
                <w:sz w:val="18"/>
              </w:rPr>
            </w:pPr>
            <w:r w:rsidRPr="00AB4500">
              <w:rPr>
                <w:rFonts w:cstheme="minorHAnsi"/>
                <w:sz w:val="18"/>
                <w:szCs w:val="20"/>
              </w:rPr>
              <w:t>Qualification Distance</w:t>
            </w:r>
          </w:p>
        </w:tc>
        <w:tc>
          <w:tcPr>
            <w:tcW w:w="1244" w:type="dxa"/>
            <w:vAlign w:val="bottom"/>
          </w:tcPr>
          <w:p w14:paraId="4E25322E" w14:textId="5E975A86" w:rsidR="001C6270" w:rsidRPr="00AB4500" w:rsidRDefault="001C6270" w:rsidP="001C6270">
            <w:pPr>
              <w:spacing w:after="0" w:line="240" w:lineRule="auto"/>
              <w:jc w:val="center"/>
              <w:rPr>
                <w:rFonts w:cstheme="minorHAnsi"/>
                <w:sz w:val="18"/>
                <w:szCs w:val="20"/>
              </w:rPr>
            </w:pPr>
            <w:r>
              <w:rPr>
                <w:rFonts w:cstheme="minorHAnsi"/>
                <w:sz w:val="18"/>
              </w:rPr>
              <w:t>Design Compactness Factor</w:t>
            </w:r>
          </w:p>
        </w:tc>
        <w:tc>
          <w:tcPr>
            <w:tcW w:w="1333" w:type="dxa"/>
            <w:vAlign w:val="bottom"/>
          </w:tcPr>
          <w:p w14:paraId="594B5F6E" w14:textId="5C2927A8" w:rsidR="001C6270" w:rsidRPr="00AB4500" w:rsidRDefault="001C6270" w:rsidP="001C6270">
            <w:pPr>
              <w:spacing w:after="0" w:line="240" w:lineRule="auto"/>
              <w:jc w:val="center"/>
              <w:rPr>
                <w:rFonts w:cstheme="minorHAnsi"/>
                <w:sz w:val="18"/>
                <w:szCs w:val="20"/>
              </w:rPr>
            </w:pPr>
            <w:r>
              <w:rPr>
                <w:rFonts w:cstheme="minorHAnsi"/>
                <w:sz w:val="18"/>
              </w:rPr>
              <w:t>Calculated Compactness Factor</w:t>
            </w:r>
          </w:p>
        </w:tc>
      </w:tr>
      <w:bookmarkEnd w:id="16"/>
      <w:tr w:rsidR="001C6270" w:rsidRPr="00AB4500" w14:paraId="0D20F773" w14:textId="4A8CB3C5" w:rsidTr="00EF042A">
        <w:trPr>
          <w:gridAfter w:val="1"/>
          <w:wAfter w:w="7" w:type="dxa"/>
          <w:trHeight w:val="303"/>
        </w:trPr>
        <w:tc>
          <w:tcPr>
            <w:tcW w:w="1084" w:type="dxa"/>
          </w:tcPr>
          <w:p w14:paraId="6719F216" w14:textId="4FD3FC10" w:rsidR="001C6270" w:rsidRPr="00AB4500" w:rsidRDefault="001C6270" w:rsidP="001C6270">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w:t>
            </w:r>
            <w:r w:rsidRPr="00AB4500">
              <w:rPr>
                <w:rFonts w:asciiTheme="minorHAnsi" w:eastAsia="Times New Roman" w:hAnsiTheme="minorHAnsi" w:cstheme="minorHAnsi"/>
                <w:sz w:val="18"/>
                <w:szCs w:val="18"/>
              </w:rPr>
              <w:t>&gt;&gt;</w:t>
            </w:r>
          </w:p>
        </w:tc>
        <w:tc>
          <w:tcPr>
            <w:tcW w:w="960" w:type="dxa"/>
          </w:tcPr>
          <w:p w14:paraId="7EB68E5E" w14:textId="2E963136" w:rsidR="001C6270" w:rsidRPr="00AB4500" w:rsidRDefault="001C6270" w:rsidP="00B15C3C">
            <w:pPr>
              <w:spacing w:after="0" w:line="240" w:lineRule="auto"/>
              <w:rPr>
                <w:sz w:val="18"/>
                <w:szCs w:val="18"/>
              </w:rPr>
            </w:pPr>
            <w:r w:rsidRPr="00AB4500">
              <w:rPr>
                <w:sz w:val="18"/>
                <w:szCs w:val="18"/>
              </w:rPr>
              <w:t>&lt;&lt;</w:t>
            </w:r>
            <w:r w:rsidR="00B15C3C" w:rsidRPr="00AB4500" w:rsidDel="00B15C3C">
              <w:rPr>
                <w:sz w:val="18"/>
                <w:szCs w:val="18"/>
              </w:rPr>
              <w:t xml:space="preserve"> </w:t>
            </w:r>
            <w:r w:rsidR="00B15C3C">
              <w:rPr>
                <w:sz w:val="18"/>
                <w:szCs w:val="18"/>
              </w:rPr>
              <w:t>if prescriptive or G03/G04/G05 are not in performance files, user select from list: 1, 2, 3; Else value = N/A</w:t>
            </w:r>
            <w:r w:rsidR="00B15C3C" w:rsidRPr="00AB4500">
              <w:rPr>
                <w:sz w:val="18"/>
                <w:szCs w:val="18"/>
              </w:rPr>
              <w:t xml:space="preserve"> </w:t>
            </w:r>
            <w:r w:rsidRPr="00AB4500">
              <w:rPr>
                <w:sz w:val="18"/>
                <w:szCs w:val="18"/>
              </w:rPr>
              <w:t>&gt;&gt;</w:t>
            </w:r>
          </w:p>
        </w:tc>
        <w:tc>
          <w:tcPr>
            <w:tcW w:w="1244" w:type="dxa"/>
          </w:tcPr>
          <w:p w14:paraId="3C809CB1" w14:textId="52EAB6AA" w:rsidR="001C6270" w:rsidRPr="00AB4500" w:rsidRDefault="001C6270" w:rsidP="001C6270">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r w:rsidRPr="00621545">
              <w:rPr>
                <w:sz w:val="18"/>
                <w:szCs w:val="18"/>
              </w:rPr>
              <w:t>PRF</w:t>
            </w:r>
            <w:r w:rsidRPr="00AB4500">
              <w:rPr>
                <w:sz w:val="18"/>
                <w:szCs w:val="18"/>
              </w:rPr>
              <w:t xml:space="preserve">; </w:t>
            </w:r>
          </w:p>
          <w:p w14:paraId="2D08058C" w14:textId="6FAA2B5D" w:rsidR="001C6270" w:rsidRPr="00AB4500" w:rsidRDefault="001C6270" w:rsidP="001C6270">
            <w:pPr>
              <w:spacing w:after="0" w:line="240" w:lineRule="auto"/>
              <w:rPr>
                <w:sz w:val="18"/>
                <w:szCs w:val="18"/>
              </w:rPr>
            </w:pPr>
            <w:r w:rsidRPr="00AB4500">
              <w:rPr>
                <w:sz w:val="18"/>
                <w:szCs w:val="18"/>
              </w:rPr>
              <w:t>Else if prescriptive compliance</w:t>
            </w:r>
            <w:r w:rsidR="00B15C3C">
              <w:rPr>
                <w:sz w:val="18"/>
                <w:szCs w:val="18"/>
              </w:rPr>
              <w:t xml:space="preserve"> or not in the XML</w:t>
            </w:r>
            <w:r w:rsidRPr="00AB4500">
              <w:rPr>
                <w:sz w:val="18"/>
                <w:szCs w:val="18"/>
              </w:rPr>
              <w:t>, user input&gt;&gt;</w:t>
            </w:r>
          </w:p>
        </w:tc>
        <w:tc>
          <w:tcPr>
            <w:tcW w:w="1244" w:type="dxa"/>
          </w:tcPr>
          <w:p w14:paraId="27C99E22" w14:textId="116E6DA1" w:rsidR="001C6270" w:rsidRPr="00AB4500" w:rsidRDefault="001C6270" w:rsidP="001C6270">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r w:rsidRPr="00621545">
              <w:rPr>
                <w:sz w:val="18"/>
                <w:szCs w:val="18"/>
              </w:rPr>
              <w:t>PRF</w:t>
            </w:r>
            <w:r w:rsidRPr="00AB4500">
              <w:rPr>
                <w:sz w:val="18"/>
                <w:szCs w:val="18"/>
              </w:rPr>
              <w:t xml:space="preserve">; </w:t>
            </w:r>
          </w:p>
          <w:p w14:paraId="7CC442C2" w14:textId="754D6DF1" w:rsidR="001C6270" w:rsidRPr="00AB4500" w:rsidRDefault="001C6270" w:rsidP="001C6270">
            <w:pPr>
              <w:spacing w:after="0" w:line="240" w:lineRule="auto"/>
              <w:rPr>
                <w:sz w:val="18"/>
                <w:szCs w:val="18"/>
              </w:rPr>
            </w:pPr>
            <w:r w:rsidRPr="00AB4500">
              <w:rPr>
                <w:sz w:val="18"/>
                <w:szCs w:val="18"/>
              </w:rPr>
              <w:t>Else if prescriptive compliance</w:t>
            </w:r>
            <w:r w:rsidR="00D4038F">
              <w:rPr>
                <w:sz w:val="18"/>
                <w:szCs w:val="18"/>
              </w:rPr>
              <w:t xml:space="preserve"> or not in the XML</w:t>
            </w:r>
            <w:r w:rsidRPr="00AB4500">
              <w:rPr>
                <w:sz w:val="18"/>
                <w:szCs w:val="18"/>
              </w:rPr>
              <w:t>, user input&gt;&gt;</w:t>
            </w:r>
          </w:p>
        </w:tc>
        <w:tc>
          <w:tcPr>
            <w:tcW w:w="1244" w:type="dxa"/>
          </w:tcPr>
          <w:p w14:paraId="10420677" w14:textId="5470731B" w:rsidR="001C6270" w:rsidRPr="00AB4500" w:rsidRDefault="001C6270" w:rsidP="001C6270">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r w:rsidRPr="00621545">
              <w:rPr>
                <w:sz w:val="18"/>
                <w:szCs w:val="18"/>
              </w:rPr>
              <w:t>PRF</w:t>
            </w:r>
            <w:r w:rsidRPr="00AB4500">
              <w:rPr>
                <w:sz w:val="18"/>
                <w:szCs w:val="18"/>
              </w:rPr>
              <w:t xml:space="preserve">; </w:t>
            </w:r>
          </w:p>
          <w:p w14:paraId="4FFEAB9E" w14:textId="6CEDDBF2" w:rsidR="001C6270" w:rsidRPr="00AB4500" w:rsidRDefault="001C6270" w:rsidP="001C6270">
            <w:pPr>
              <w:spacing w:after="0" w:line="240" w:lineRule="auto"/>
              <w:rPr>
                <w:sz w:val="18"/>
                <w:szCs w:val="18"/>
              </w:rPr>
            </w:pPr>
            <w:r w:rsidRPr="00AB4500">
              <w:rPr>
                <w:sz w:val="18"/>
                <w:szCs w:val="18"/>
              </w:rPr>
              <w:t>Else if prescriptive compliance</w:t>
            </w:r>
            <w:r w:rsidR="00D4038F">
              <w:rPr>
                <w:sz w:val="18"/>
                <w:szCs w:val="18"/>
              </w:rPr>
              <w:t xml:space="preserve"> or not in the XML</w:t>
            </w:r>
            <w:r w:rsidRPr="00AB4500">
              <w:rPr>
                <w:sz w:val="18"/>
                <w:szCs w:val="18"/>
              </w:rPr>
              <w:t>, user input&gt;&gt;</w:t>
            </w:r>
          </w:p>
        </w:tc>
        <w:tc>
          <w:tcPr>
            <w:tcW w:w="1156" w:type="dxa"/>
          </w:tcPr>
          <w:p w14:paraId="780AA290" w14:textId="78FCC6CB" w:rsidR="001C6270" w:rsidRPr="00AB4500" w:rsidRDefault="001C6270" w:rsidP="001C6270">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r w:rsidRPr="00621545">
              <w:rPr>
                <w:sz w:val="18"/>
                <w:szCs w:val="18"/>
              </w:rPr>
              <w:t>PRF</w:t>
            </w:r>
            <w:r w:rsidRPr="00AB4500">
              <w:rPr>
                <w:sz w:val="18"/>
                <w:szCs w:val="18"/>
              </w:rPr>
              <w:t xml:space="preserve">; </w:t>
            </w:r>
          </w:p>
          <w:p w14:paraId="4B0B6A2B" w14:textId="146360D8" w:rsidR="001C6270" w:rsidRPr="00AB4500" w:rsidRDefault="001C6270" w:rsidP="001C6270">
            <w:pPr>
              <w:spacing w:after="0" w:line="240" w:lineRule="auto"/>
              <w:rPr>
                <w:sz w:val="18"/>
                <w:szCs w:val="18"/>
              </w:rPr>
            </w:pPr>
            <w:r w:rsidRPr="00AB4500">
              <w:rPr>
                <w:sz w:val="18"/>
                <w:szCs w:val="18"/>
              </w:rPr>
              <w:t xml:space="preserve">else if prescriptive </w:t>
            </w:r>
            <w:r w:rsidR="00D4038F">
              <w:rPr>
                <w:sz w:val="18"/>
                <w:szCs w:val="18"/>
              </w:rPr>
              <w:t xml:space="preserve">or not in the XML </w:t>
            </w:r>
            <w:r w:rsidRPr="00AB4500">
              <w:rPr>
                <w:sz w:val="18"/>
                <w:szCs w:val="18"/>
              </w:rPr>
              <w:t>and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Standard Distribution System, then value =</w:t>
            </w:r>
            <w:r w:rsidRPr="00AB4500">
              <w:rPr>
                <w:sz w:val="18"/>
                <w:szCs w:val="18"/>
              </w:rPr>
              <w:t xml:space="preserve"> (G03*0.4)</w:t>
            </w:r>
            <w:r w:rsidRPr="00AB4500" w:rsidDel="00975464">
              <w:rPr>
                <w:sz w:val="18"/>
                <w:szCs w:val="18"/>
              </w:rPr>
              <w:t xml:space="preserve"> </w:t>
            </w:r>
            <w:r>
              <w:rPr>
                <w:sz w:val="18"/>
                <w:szCs w:val="18"/>
              </w:rPr>
              <w:t>+</w:t>
            </w:r>
            <w:r w:rsidRPr="00AB4500">
              <w:rPr>
                <w:sz w:val="18"/>
                <w:szCs w:val="18"/>
              </w:rPr>
              <w:t>(G04*0.4)</w:t>
            </w:r>
            <w:r w:rsidRPr="00AB4500" w:rsidDel="00975464">
              <w:rPr>
                <w:sz w:val="18"/>
                <w:szCs w:val="18"/>
              </w:rPr>
              <w:t xml:space="preserve"> </w:t>
            </w:r>
            <w:r>
              <w:rPr>
                <w:sz w:val="18"/>
                <w:szCs w:val="18"/>
              </w:rPr>
              <w:t>+</w:t>
            </w:r>
            <w:r w:rsidRPr="00AB4500">
              <w:rPr>
                <w:sz w:val="18"/>
                <w:szCs w:val="18"/>
              </w:rPr>
              <w:t>(G05*0.2);</w:t>
            </w:r>
          </w:p>
          <w:p w14:paraId="0FF4D734" w14:textId="717E3541" w:rsidR="001C6270" w:rsidRPr="00AB4500" w:rsidRDefault="001C6270" w:rsidP="001C6270">
            <w:pPr>
              <w:spacing w:after="0" w:line="240" w:lineRule="auto"/>
              <w:rPr>
                <w:sz w:val="18"/>
                <w:szCs w:val="18"/>
              </w:rPr>
            </w:pPr>
            <w:r w:rsidRPr="00AB4500">
              <w:rPr>
                <w:sz w:val="18"/>
                <w:szCs w:val="18"/>
              </w:rPr>
              <w:t>else if A</w:t>
            </w:r>
            <w:r>
              <w:rPr>
                <w:sz w:val="18"/>
                <w:szCs w:val="18"/>
              </w:rPr>
              <w:t>10</w:t>
            </w:r>
            <w:r w:rsidRPr="00AB4500">
              <w:rPr>
                <w:sz w:val="18"/>
                <w:szCs w:val="18"/>
              </w:rPr>
              <w:t xml:space="preserve"> </w:t>
            </w:r>
            <w:r>
              <w:rPr>
                <w:sz w:val="18"/>
                <w:szCs w:val="18"/>
              </w:rPr>
              <w:t xml:space="preserve">or A2-07 </w:t>
            </w:r>
            <w:r w:rsidRPr="00AB4500">
              <w:rPr>
                <w:sz w:val="18"/>
                <w:szCs w:val="18"/>
              </w:rPr>
              <w:t xml:space="preserve">= </w:t>
            </w:r>
            <w:r w:rsidRPr="00AB4500">
              <w:rPr>
                <w:rFonts w:cstheme="minorHAnsi"/>
                <w:sz w:val="18"/>
                <w:szCs w:val="18"/>
              </w:rPr>
              <w:t xml:space="preserve">Demand Recirculation Manual Control, then value = </w:t>
            </w:r>
            <w:del w:id="17" w:author="Alhabibi, Haider@Energy" w:date="2022-07-20T17:22:00Z">
              <w:r w:rsidDel="00DD22FF">
                <w:rPr>
                  <w:rFonts w:cstheme="minorHAnsi"/>
                  <w:sz w:val="18"/>
                  <w:szCs w:val="18"/>
                </w:rPr>
                <w:delText>I</w:delText>
              </w:r>
            </w:del>
            <w:ins w:id="18" w:author="Alhabibi, Haider@Energy" w:date="2022-07-20T17:22:00Z">
              <w:r w:rsidR="00DD22FF">
                <w:rPr>
                  <w:rFonts w:cstheme="minorHAnsi"/>
                  <w:sz w:val="18"/>
                  <w:szCs w:val="18"/>
                </w:rPr>
                <w:t>G</w:t>
              </w:r>
            </w:ins>
            <w:r w:rsidRPr="00AB4500">
              <w:rPr>
                <w:rFonts w:cstheme="minorHAnsi"/>
                <w:sz w:val="18"/>
                <w:szCs w:val="18"/>
              </w:rPr>
              <w:t>05&gt;&gt;</w:t>
            </w:r>
          </w:p>
        </w:tc>
        <w:tc>
          <w:tcPr>
            <w:tcW w:w="1333" w:type="dxa"/>
          </w:tcPr>
          <w:p w14:paraId="3EF0A8BA" w14:textId="2DDC817B" w:rsidR="001C6270" w:rsidRDefault="001C6270" w:rsidP="001C6270">
            <w:pPr>
              <w:spacing w:after="0" w:line="240" w:lineRule="auto"/>
              <w:rPr>
                <w:rFonts w:cstheme="minorHAnsi"/>
                <w:sz w:val="18"/>
                <w:szCs w:val="18"/>
              </w:rPr>
            </w:pPr>
            <w:r w:rsidRPr="005828AE">
              <w:rPr>
                <w:rFonts w:cstheme="minorHAnsi"/>
                <w:sz w:val="18"/>
                <w:szCs w:val="18"/>
              </w:rPr>
              <w:t xml:space="preserve">&lt;&lt; Reference Value from </w:t>
            </w:r>
            <w:r>
              <w:rPr>
                <w:rFonts w:cstheme="minorHAnsi"/>
                <w:sz w:val="18"/>
                <w:szCs w:val="18"/>
              </w:rPr>
              <w:t>LMCC</w:t>
            </w:r>
            <w:r w:rsidRPr="005828AE">
              <w:rPr>
                <w:rFonts w:cstheme="minorHAnsi"/>
                <w:sz w:val="18"/>
                <w:szCs w:val="18"/>
              </w:rPr>
              <w:t>-</w:t>
            </w:r>
            <w:r w:rsidRPr="00621545">
              <w:rPr>
                <w:rFonts w:cstheme="minorHAnsi"/>
                <w:sz w:val="18"/>
                <w:szCs w:val="18"/>
              </w:rPr>
              <w:t>PRF</w:t>
            </w:r>
            <w:r>
              <w:rPr>
                <w:rFonts w:cstheme="minorHAnsi"/>
                <w:sz w:val="18"/>
                <w:szCs w:val="18"/>
              </w:rPr>
              <w:t>;</w:t>
            </w:r>
            <w:r w:rsidRPr="005828AE">
              <w:rPr>
                <w:rFonts w:cstheme="minorHAnsi"/>
                <w:sz w:val="18"/>
                <w:szCs w:val="18"/>
              </w:rPr>
              <w:t xml:space="preserve"> </w:t>
            </w:r>
          </w:p>
          <w:p w14:paraId="4AAA5335" w14:textId="14C111F1" w:rsidR="001C6270" w:rsidRDefault="001C6270" w:rsidP="001C6270">
            <w:pPr>
              <w:spacing w:after="0" w:line="240" w:lineRule="auto"/>
              <w:rPr>
                <w:sz w:val="18"/>
                <w:szCs w:val="18"/>
              </w:rPr>
            </w:pPr>
            <w:r w:rsidRPr="005828AE">
              <w:rPr>
                <w:rFonts w:cstheme="minorHAnsi"/>
                <w:sz w:val="18"/>
                <w:szCs w:val="18"/>
              </w:rPr>
              <w:t>Else if prescriptive compliance</w:t>
            </w:r>
            <w:r w:rsidR="00D4038F">
              <w:rPr>
                <w:rFonts w:cstheme="minorHAnsi"/>
                <w:sz w:val="18"/>
                <w:szCs w:val="18"/>
              </w:rPr>
              <w:t xml:space="preserve"> or not in the XML</w:t>
            </w:r>
            <w:r w:rsidRPr="005828AE">
              <w:rPr>
                <w:rFonts w:cstheme="minorHAnsi"/>
                <w:sz w:val="18"/>
                <w:szCs w:val="18"/>
              </w:rPr>
              <w:t xml:space="preserve">, </w:t>
            </w:r>
            <w:r>
              <w:rPr>
                <w:sz w:val="18"/>
                <w:szCs w:val="18"/>
              </w:rPr>
              <w:t>value</w:t>
            </w:r>
            <w:r w:rsidRPr="00CB5461">
              <w:rPr>
                <w:sz w:val="18"/>
                <w:szCs w:val="18"/>
              </w:rPr>
              <w:t xml:space="preserve"> = </w:t>
            </w:r>
          </w:p>
          <w:p w14:paraId="3185C24F" w14:textId="6794D2FE" w:rsidR="001C6270" w:rsidRPr="00E303B7" w:rsidRDefault="001C6270" w:rsidP="001C6270">
            <w:pPr>
              <w:spacing w:after="0" w:line="240" w:lineRule="auto"/>
              <w:rPr>
                <w:sz w:val="18"/>
                <w:szCs w:val="18"/>
              </w:rPr>
            </w:pPr>
            <w:r>
              <w:rPr>
                <w:sz w:val="18"/>
                <w:szCs w:val="18"/>
              </w:rPr>
              <w:t>(</w:t>
            </w:r>
            <w:r w:rsidRPr="00CB5461">
              <w:rPr>
                <w:sz w:val="18"/>
                <w:szCs w:val="18"/>
              </w:rPr>
              <w:t>(a+b *CFA)/n</w:t>
            </w:r>
            <w:r>
              <w:rPr>
                <w:sz w:val="18"/>
                <w:szCs w:val="18"/>
              </w:rPr>
              <w:t>) &gt;&gt;</w:t>
            </w:r>
          </w:p>
          <w:p w14:paraId="737C2943" w14:textId="77777777" w:rsidR="001C6270" w:rsidRPr="00AB4500" w:rsidRDefault="001C6270" w:rsidP="001C6270">
            <w:pPr>
              <w:spacing w:after="0"/>
              <w:rPr>
                <w:i/>
                <w:sz w:val="18"/>
                <w:szCs w:val="18"/>
              </w:rPr>
            </w:pPr>
            <w:r w:rsidRPr="00AB4500">
              <w:rPr>
                <w:i/>
                <w:sz w:val="18"/>
                <w:szCs w:val="18"/>
              </w:rPr>
              <w:t>Where:</w:t>
            </w:r>
          </w:p>
          <w:p w14:paraId="7D47E400" w14:textId="77777777" w:rsidR="001C6270" w:rsidRPr="00AB4500" w:rsidRDefault="001C6270" w:rsidP="001C6270">
            <w:pPr>
              <w:spacing w:after="0" w:line="240" w:lineRule="auto"/>
              <w:rPr>
                <w:i/>
                <w:sz w:val="18"/>
                <w:szCs w:val="18"/>
              </w:rPr>
            </w:pPr>
            <w:r w:rsidRPr="00AB4500">
              <w:rPr>
                <w:i/>
                <w:sz w:val="18"/>
                <w:szCs w:val="18"/>
              </w:rPr>
              <w:t>a, b = Qualification distance coefficients from Table 4.4.6-2 below,</w:t>
            </w:r>
          </w:p>
          <w:p w14:paraId="4A02CD29" w14:textId="7F6011E3" w:rsidR="001C6270" w:rsidRPr="00AB4500" w:rsidRDefault="001C6270" w:rsidP="001C6270">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xml:space="preserve">) from </w:t>
            </w:r>
            <w:r>
              <w:rPr>
                <w:i/>
                <w:sz w:val="18"/>
                <w:szCs w:val="18"/>
              </w:rPr>
              <w:t>LMCC</w:t>
            </w:r>
            <w:r w:rsidRPr="00AB4500">
              <w:rPr>
                <w:i/>
                <w:sz w:val="18"/>
                <w:szCs w:val="18"/>
              </w:rPr>
              <w:t>, and</w:t>
            </w:r>
          </w:p>
          <w:p w14:paraId="68856CCB" w14:textId="6E98B04D" w:rsidR="001C6270" w:rsidRPr="00AB4500" w:rsidRDefault="001C6270" w:rsidP="001C6270">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61AB8BD9" w14:textId="77777777" w:rsidR="001C6270" w:rsidRPr="00AB4500" w:rsidRDefault="001C6270" w:rsidP="001C6270">
            <w:pPr>
              <w:spacing w:after="0" w:line="240" w:lineRule="auto"/>
              <w:rPr>
                <w:sz w:val="18"/>
                <w:szCs w:val="18"/>
              </w:rPr>
            </w:pPr>
            <w:r w:rsidRPr="00AB4500">
              <w:rPr>
                <w:rFonts w:cstheme="minorHAnsi"/>
                <w:sz w:val="18"/>
                <w:szCs w:val="18"/>
                <w:highlight w:val="yellow"/>
              </w:rPr>
              <w:t xml:space="preserve"> </w:t>
            </w:r>
          </w:p>
        </w:tc>
        <w:tc>
          <w:tcPr>
            <w:tcW w:w="1244" w:type="dxa"/>
          </w:tcPr>
          <w:p w14:paraId="6F78AE74" w14:textId="239B393D" w:rsidR="001C6270" w:rsidRPr="001C31FC" w:rsidRDefault="001C6270" w:rsidP="001C6270">
            <w:pPr>
              <w:spacing w:after="0" w:line="240" w:lineRule="auto"/>
              <w:rPr>
                <w:rFonts w:cstheme="minorHAnsi"/>
                <w:sz w:val="18"/>
                <w:szCs w:val="18"/>
              </w:rPr>
            </w:pPr>
            <w:r w:rsidRPr="001C31FC">
              <w:rPr>
                <w:rFonts w:cstheme="minorHAnsi"/>
                <w:sz w:val="18"/>
                <w:szCs w:val="18"/>
              </w:rPr>
              <w:t xml:space="preserve">&lt;&lt;Reference value from </w:t>
            </w:r>
            <w:r>
              <w:rPr>
                <w:rFonts w:cstheme="minorHAnsi"/>
                <w:sz w:val="18"/>
                <w:szCs w:val="18"/>
              </w:rPr>
              <w:t>LMCC</w:t>
            </w:r>
            <w:r w:rsidRPr="001C31FC">
              <w:rPr>
                <w:rFonts w:cstheme="minorHAnsi"/>
                <w:sz w:val="18"/>
                <w:szCs w:val="18"/>
              </w:rPr>
              <w:t>-</w:t>
            </w:r>
            <w:r w:rsidRPr="00621545">
              <w:rPr>
                <w:rFonts w:cstheme="minorHAnsi"/>
                <w:sz w:val="18"/>
                <w:szCs w:val="18"/>
              </w:rPr>
              <w:t>PRF</w:t>
            </w:r>
            <w:r w:rsidRPr="001C31FC">
              <w:rPr>
                <w:rFonts w:cstheme="minorHAnsi"/>
                <w:sz w:val="18"/>
                <w:szCs w:val="18"/>
              </w:rPr>
              <w:t xml:space="preserve">; </w:t>
            </w:r>
          </w:p>
          <w:p w14:paraId="58DB3B63" w14:textId="03C987F0" w:rsidR="001C6270" w:rsidRPr="005828AE" w:rsidRDefault="001C6270" w:rsidP="001C6270">
            <w:pPr>
              <w:spacing w:after="0" w:line="240" w:lineRule="auto"/>
              <w:rPr>
                <w:rFonts w:cstheme="minorHAnsi"/>
                <w:sz w:val="18"/>
                <w:szCs w:val="18"/>
              </w:rPr>
            </w:pPr>
            <w:r w:rsidRPr="001C31FC">
              <w:rPr>
                <w:rFonts w:cstheme="minorHAnsi"/>
                <w:sz w:val="18"/>
                <w:szCs w:val="18"/>
              </w:rPr>
              <w:t>elseif prescriptive, then value = n/a&gt;&gt;</w:t>
            </w:r>
          </w:p>
        </w:tc>
        <w:tc>
          <w:tcPr>
            <w:tcW w:w="1333" w:type="dxa"/>
          </w:tcPr>
          <w:p w14:paraId="31E33997" w14:textId="77777777" w:rsidR="001C6270" w:rsidRDefault="001C6270" w:rsidP="001C6270">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G08; </w:t>
            </w:r>
          </w:p>
          <w:p w14:paraId="12D9655C" w14:textId="75251C5C" w:rsidR="001C6270" w:rsidRPr="005828AE" w:rsidRDefault="001C6270" w:rsidP="001C6270">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1C6270" w:rsidRPr="00D37C06" w14:paraId="0FAC6841" w14:textId="25F918CB" w:rsidTr="00EF042A">
        <w:trPr>
          <w:gridAfter w:val="1"/>
          <w:wAfter w:w="7" w:type="dxa"/>
          <w:trHeight w:val="284"/>
        </w:trPr>
        <w:tc>
          <w:tcPr>
            <w:tcW w:w="1084" w:type="dxa"/>
            <w:tcBorders>
              <w:bottom w:val="single" w:sz="4" w:space="0" w:color="000000"/>
            </w:tcBorders>
          </w:tcPr>
          <w:p w14:paraId="44C1B4AB" w14:textId="77777777" w:rsidR="001C6270" w:rsidRPr="00D37C06" w:rsidRDefault="001C6270" w:rsidP="001C6270">
            <w:pPr>
              <w:spacing w:after="0"/>
              <w:rPr>
                <w:sz w:val="20"/>
                <w:szCs w:val="20"/>
              </w:rPr>
            </w:pPr>
          </w:p>
        </w:tc>
        <w:tc>
          <w:tcPr>
            <w:tcW w:w="960" w:type="dxa"/>
            <w:tcBorders>
              <w:bottom w:val="single" w:sz="4" w:space="0" w:color="000000"/>
            </w:tcBorders>
          </w:tcPr>
          <w:p w14:paraId="563CDF4F" w14:textId="77777777" w:rsidR="001C6270" w:rsidRPr="00D37C06" w:rsidRDefault="001C6270" w:rsidP="001C6270">
            <w:pPr>
              <w:spacing w:after="0"/>
              <w:rPr>
                <w:sz w:val="20"/>
                <w:szCs w:val="20"/>
              </w:rPr>
            </w:pPr>
          </w:p>
        </w:tc>
        <w:tc>
          <w:tcPr>
            <w:tcW w:w="1244" w:type="dxa"/>
            <w:tcBorders>
              <w:bottom w:val="single" w:sz="4" w:space="0" w:color="000000"/>
            </w:tcBorders>
          </w:tcPr>
          <w:p w14:paraId="784FB5B5" w14:textId="77777777" w:rsidR="001C6270" w:rsidRPr="00D37C06" w:rsidRDefault="001C6270" w:rsidP="001C6270">
            <w:pPr>
              <w:spacing w:after="0"/>
              <w:rPr>
                <w:sz w:val="20"/>
                <w:szCs w:val="20"/>
              </w:rPr>
            </w:pPr>
          </w:p>
        </w:tc>
        <w:tc>
          <w:tcPr>
            <w:tcW w:w="1244" w:type="dxa"/>
            <w:tcBorders>
              <w:bottom w:val="single" w:sz="4" w:space="0" w:color="000000"/>
            </w:tcBorders>
          </w:tcPr>
          <w:p w14:paraId="24FAE30E" w14:textId="77777777" w:rsidR="001C6270" w:rsidRPr="00D37C06" w:rsidRDefault="001C6270" w:rsidP="001C6270">
            <w:pPr>
              <w:spacing w:after="0"/>
              <w:rPr>
                <w:sz w:val="20"/>
                <w:szCs w:val="20"/>
              </w:rPr>
            </w:pPr>
          </w:p>
        </w:tc>
        <w:tc>
          <w:tcPr>
            <w:tcW w:w="1244" w:type="dxa"/>
            <w:tcBorders>
              <w:bottom w:val="single" w:sz="4" w:space="0" w:color="000000"/>
            </w:tcBorders>
          </w:tcPr>
          <w:p w14:paraId="47E56521" w14:textId="77777777" w:rsidR="001C6270" w:rsidRPr="00D37C06" w:rsidRDefault="001C6270" w:rsidP="001C6270">
            <w:pPr>
              <w:spacing w:after="0"/>
              <w:rPr>
                <w:sz w:val="20"/>
                <w:szCs w:val="20"/>
              </w:rPr>
            </w:pPr>
          </w:p>
        </w:tc>
        <w:tc>
          <w:tcPr>
            <w:tcW w:w="1156" w:type="dxa"/>
            <w:tcBorders>
              <w:bottom w:val="single" w:sz="4" w:space="0" w:color="000000"/>
            </w:tcBorders>
          </w:tcPr>
          <w:p w14:paraId="4665830C" w14:textId="77777777" w:rsidR="001C6270" w:rsidRPr="00D37C06" w:rsidRDefault="001C6270" w:rsidP="001C6270">
            <w:pPr>
              <w:spacing w:after="0"/>
              <w:rPr>
                <w:sz w:val="20"/>
                <w:szCs w:val="20"/>
              </w:rPr>
            </w:pPr>
          </w:p>
        </w:tc>
        <w:tc>
          <w:tcPr>
            <w:tcW w:w="1333" w:type="dxa"/>
            <w:tcBorders>
              <w:bottom w:val="single" w:sz="4" w:space="0" w:color="000000"/>
            </w:tcBorders>
          </w:tcPr>
          <w:p w14:paraId="3F6137F4" w14:textId="77777777" w:rsidR="001C6270" w:rsidRPr="00D37C06" w:rsidRDefault="001C6270" w:rsidP="001C6270">
            <w:pPr>
              <w:spacing w:after="0"/>
              <w:rPr>
                <w:sz w:val="20"/>
                <w:szCs w:val="20"/>
              </w:rPr>
            </w:pPr>
          </w:p>
        </w:tc>
        <w:tc>
          <w:tcPr>
            <w:tcW w:w="1244" w:type="dxa"/>
            <w:tcBorders>
              <w:bottom w:val="single" w:sz="4" w:space="0" w:color="000000"/>
            </w:tcBorders>
          </w:tcPr>
          <w:p w14:paraId="2BA51216" w14:textId="77777777" w:rsidR="001C6270" w:rsidRPr="00D37C06" w:rsidRDefault="001C6270" w:rsidP="001C6270">
            <w:pPr>
              <w:spacing w:after="0"/>
              <w:rPr>
                <w:sz w:val="20"/>
                <w:szCs w:val="20"/>
              </w:rPr>
            </w:pPr>
          </w:p>
        </w:tc>
        <w:tc>
          <w:tcPr>
            <w:tcW w:w="1333" w:type="dxa"/>
            <w:tcBorders>
              <w:bottom w:val="single" w:sz="4" w:space="0" w:color="000000"/>
            </w:tcBorders>
          </w:tcPr>
          <w:p w14:paraId="6038FA70" w14:textId="77777777" w:rsidR="001C6270" w:rsidRPr="00D37C06" w:rsidRDefault="001C6270" w:rsidP="001C6270">
            <w:pPr>
              <w:spacing w:after="0"/>
              <w:rPr>
                <w:sz w:val="20"/>
                <w:szCs w:val="20"/>
              </w:rPr>
            </w:pPr>
          </w:p>
        </w:tc>
      </w:tr>
      <w:tr w:rsidR="001C6270" w:rsidRPr="00D37C06" w14:paraId="37E61D72" w14:textId="77777777" w:rsidTr="00EF042A">
        <w:trPr>
          <w:trHeight w:val="248"/>
        </w:trPr>
        <w:tc>
          <w:tcPr>
            <w:tcW w:w="10849" w:type="dxa"/>
            <w:gridSpan w:val="10"/>
            <w:tcBorders>
              <w:bottom w:val="single" w:sz="4" w:space="0" w:color="000000"/>
            </w:tcBorders>
          </w:tcPr>
          <w:p w14:paraId="422F9EA6" w14:textId="5291013D" w:rsidR="001C6270" w:rsidRPr="00D37C06" w:rsidRDefault="001C6270" w:rsidP="001C6270">
            <w:pPr>
              <w:spacing w:after="0"/>
              <w:rPr>
                <w:sz w:val="20"/>
                <w:szCs w:val="20"/>
              </w:rPr>
            </w:pPr>
            <w:r>
              <w:rPr>
                <w:sz w:val="18"/>
                <w:szCs w:val="18"/>
              </w:rPr>
              <w:t>&lt;&lt;Static Text - see the top&gt;&gt;</w:t>
            </w:r>
          </w:p>
        </w:tc>
      </w:tr>
      <w:tr w:rsidR="001C6270" w14:paraId="70BD58E3" w14:textId="09B5328D" w:rsidTr="00EF042A">
        <w:trPr>
          <w:trHeight w:val="248"/>
        </w:trPr>
        <w:tc>
          <w:tcPr>
            <w:tcW w:w="10849" w:type="dxa"/>
            <w:gridSpan w:val="10"/>
          </w:tcPr>
          <w:p w14:paraId="07610991" w14:textId="30437BD6" w:rsidR="001C6270" w:rsidRPr="00236F4B" w:rsidRDefault="001C6270" w:rsidP="001C6270">
            <w:pPr>
              <w:spacing w:after="0"/>
              <w:rPr>
                <w:rFonts w:cstheme="minorHAnsi"/>
                <w:b/>
                <w:sz w:val="18"/>
                <w:szCs w:val="20"/>
              </w:rPr>
            </w:pPr>
            <w:r w:rsidRPr="00236F4B">
              <w:rPr>
                <w:rFonts w:cstheme="minorHAnsi"/>
                <w:b/>
                <w:sz w:val="18"/>
                <w:szCs w:val="20"/>
              </w:rPr>
              <w:t>The responsible person’s signature on this compliance document affirms that all applicable requirements in this table have been met.</w:t>
            </w:r>
          </w:p>
        </w:tc>
      </w:tr>
    </w:tbl>
    <w:p w14:paraId="4B1F9674" w14:textId="7A2579CB" w:rsidR="00017224" w:rsidRDefault="00017224">
      <w:pPr>
        <w:spacing w:after="0" w:line="240" w:lineRule="auto"/>
        <w:rPr>
          <w:rFonts w:asciiTheme="minorHAnsi" w:hAnsiTheme="minorHAnsi" w:cstheme="minorHAnsi"/>
          <w:sz w:val="18"/>
          <w:szCs w:val="18"/>
        </w:rPr>
      </w:pPr>
    </w:p>
    <w:p w14:paraId="0ABE690B" w14:textId="77777777" w:rsidR="00017224" w:rsidRDefault="00017224">
      <w:pPr>
        <w:spacing w:after="0" w:line="240" w:lineRule="auto"/>
        <w:rPr>
          <w:rFonts w:asciiTheme="minorHAnsi" w:hAnsiTheme="minorHAnsi" w:cstheme="minorHAnsi"/>
          <w:sz w:val="18"/>
          <w:szCs w:val="18"/>
        </w:rPr>
      </w:pPr>
      <w:r>
        <w:rPr>
          <w:rFonts w:asciiTheme="minorHAnsi" w:hAnsiTheme="minorHAnsi" w:cstheme="minorHAnsi"/>
          <w:sz w:val="18"/>
          <w:szCs w:val="18"/>
        </w:rPr>
        <w:br w:type="page"/>
      </w:r>
    </w:p>
    <w:p w14:paraId="755FE01C" w14:textId="77777777" w:rsidR="00B843FA" w:rsidRDefault="00B843FA">
      <w:pPr>
        <w:spacing w:after="0" w:line="240" w:lineRule="auto"/>
        <w:rPr>
          <w:rFonts w:asciiTheme="minorHAnsi" w:hAnsiTheme="minorHAnsi" w:cstheme="minorHAnsi"/>
          <w:sz w:val="18"/>
          <w:szCs w:val="18"/>
        </w:rPr>
      </w:pPr>
    </w:p>
    <w:tbl>
      <w:tblPr>
        <w:tblStyle w:val="TableGrid"/>
        <w:tblW w:w="10844" w:type="dxa"/>
        <w:tblLayout w:type="fixed"/>
        <w:tblLook w:val="04A0" w:firstRow="1" w:lastRow="0" w:firstColumn="1" w:lastColumn="0" w:noHBand="0" w:noVBand="1"/>
      </w:tblPr>
      <w:tblGrid>
        <w:gridCol w:w="968"/>
        <w:gridCol w:w="1072"/>
        <w:gridCol w:w="1244"/>
        <w:gridCol w:w="1244"/>
        <w:gridCol w:w="1244"/>
        <w:gridCol w:w="1244"/>
        <w:gridCol w:w="1333"/>
        <w:gridCol w:w="1244"/>
        <w:gridCol w:w="1244"/>
        <w:gridCol w:w="7"/>
      </w:tblGrid>
      <w:tr w:rsidR="002027EC" w:rsidRPr="00352318" w14:paraId="29291855" w14:textId="739AFF49" w:rsidTr="00EF042A">
        <w:trPr>
          <w:trHeight w:val="526"/>
        </w:trPr>
        <w:tc>
          <w:tcPr>
            <w:tcW w:w="10844" w:type="dxa"/>
            <w:gridSpan w:val="10"/>
          </w:tcPr>
          <w:p w14:paraId="0B018382" w14:textId="79AB4CA2" w:rsidR="002027EC" w:rsidRPr="00352318" w:rsidRDefault="002027EC" w:rsidP="00352318">
            <w:pPr>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Pr="00352318">
              <w:rPr>
                <w:rFonts w:asciiTheme="minorHAnsi" w:hAnsiTheme="minorHAnsi" w:cstheme="minorHAnsi"/>
                <w:b/>
                <w:sz w:val="18"/>
                <w:szCs w:val="18"/>
              </w:rPr>
              <w:t>. Compact Hot Water Distribution (CHWDS) (RA4.4.6)</w:t>
            </w:r>
          </w:p>
          <w:p w14:paraId="1C407A79" w14:textId="2850B936" w:rsidR="002027EC" w:rsidRDefault="00604F69" w:rsidP="00352318">
            <w:pPr>
              <w:spacing w:after="0" w:line="240" w:lineRule="auto"/>
              <w:rPr>
                <w:rFonts w:asciiTheme="minorHAnsi" w:hAnsiTheme="minorHAnsi" w:cstheme="minorHAnsi"/>
                <w:b/>
                <w:sz w:val="18"/>
                <w:szCs w:val="18"/>
              </w:rPr>
            </w:pPr>
            <w:r>
              <w:rPr>
                <w:sz w:val="18"/>
                <w:szCs w:val="18"/>
              </w:rPr>
              <w:t>&lt;&lt;Static Text - see the top&gt;&gt;</w:t>
            </w:r>
            <w:r w:rsidR="002027EC">
              <w:rPr>
                <w:rFonts w:cstheme="minorHAnsi"/>
                <w:sz w:val="20"/>
                <w:szCs w:val="20"/>
              </w:rPr>
              <w:t>&lt;&lt; Require one row of data, reporting the longest distances, for each dwelling unit identified in Section B</w:t>
            </w:r>
            <w:r w:rsidR="00FD3495">
              <w:rPr>
                <w:rFonts w:cstheme="minorHAnsi"/>
                <w:sz w:val="20"/>
                <w:szCs w:val="20"/>
              </w:rPr>
              <w:t xml:space="preserve"> or </w:t>
            </w:r>
            <w:r w:rsidR="004172FC">
              <w:rPr>
                <w:rFonts w:cstheme="minorHAnsi"/>
                <w:sz w:val="20"/>
                <w:szCs w:val="20"/>
              </w:rPr>
              <w:t>B2</w:t>
            </w:r>
            <w:r w:rsidR="002027EC">
              <w:rPr>
                <w:rFonts w:cstheme="minorHAnsi"/>
                <w:sz w:val="20"/>
                <w:szCs w:val="20"/>
              </w:rPr>
              <w:t xml:space="preserve">. with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sidR="002027EC">
              <w:rPr>
                <w:rFonts w:cstheme="minorHAnsi"/>
                <w:sz w:val="20"/>
                <w:szCs w:val="20"/>
              </w:rPr>
              <w:t xml:space="preserve">= Basic. If no dwelling in B11 </w:t>
            </w:r>
            <w:r w:rsidR="00FD3495">
              <w:rPr>
                <w:rFonts w:cstheme="minorHAnsi"/>
                <w:sz w:val="20"/>
                <w:szCs w:val="20"/>
              </w:rPr>
              <w:t xml:space="preserve">or </w:t>
            </w:r>
            <w:r w:rsidR="004172FC">
              <w:rPr>
                <w:rFonts w:cstheme="minorHAnsi"/>
                <w:sz w:val="20"/>
                <w:szCs w:val="20"/>
              </w:rPr>
              <w:t>B2-</w:t>
            </w:r>
            <w:r w:rsidR="00FD3495">
              <w:rPr>
                <w:rFonts w:cstheme="minorHAnsi"/>
                <w:sz w:val="20"/>
                <w:szCs w:val="20"/>
              </w:rPr>
              <w:t xml:space="preserve">08 </w:t>
            </w:r>
            <w:r w:rsidR="002027EC">
              <w:rPr>
                <w:rFonts w:cstheme="minorHAnsi"/>
                <w:sz w:val="20"/>
                <w:szCs w:val="20"/>
              </w:rPr>
              <w:t>= Basic, then display section header and standard “This section does not apply” message&gt;&gt;</w:t>
            </w:r>
          </w:p>
        </w:tc>
      </w:tr>
      <w:tr w:rsidR="005E5666" w:rsidRPr="00352318" w14:paraId="3FF536DA" w14:textId="496AE5D0" w:rsidTr="00EF042A">
        <w:trPr>
          <w:gridAfter w:val="1"/>
          <w:wAfter w:w="7" w:type="dxa"/>
          <w:trHeight w:val="212"/>
        </w:trPr>
        <w:tc>
          <w:tcPr>
            <w:tcW w:w="968" w:type="dxa"/>
            <w:vAlign w:val="center"/>
          </w:tcPr>
          <w:p w14:paraId="28974C52"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01</w:t>
            </w:r>
          </w:p>
        </w:tc>
        <w:tc>
          <w:tcPr>
            <w:tcW w:w="1072" w:type="dxa"/>
            <w:vAlign w:val="center"/>
          </w:tcPr>
          <w:p w14:paraId="4F57BEA7"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02</w:t>
            </w:r>
          </w:p>
        </w:tc>
        <w:tc>
          <w:tcPr>
            <w:tcW w:w="1244" w:type="dxa"/>
            <w:vAlign w:val="center"/>
          </w:tcPr>
          <w:p w14:paraId="7439F6D7"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03</w:t>
            </w:r>
          </w:p>
        </w:tc>
        <w:tc>
          <w:tcPr>
            <w:tcW w:w="1244" w:type="dxa"/>
            <w:vAlign w:val="center"/>
          </w:tcPr>
          <w:p w14:paraId="6EBF7EB4"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04</w:t>
            </w:r>
          </w:p>
        </w:tc>
        <w:tc>
          <w:tcPr>
            <w:tcW w:w="1244" w:type="dxa"/>
            <w:vAlign w:val="center"/>
          </w:tcPr>
          <w:p w14:paraId="436CAF1C"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05</w:t>
            </w:r>
          </w:p>
        </w:tc>
        <w:tc>
          <w:tcPr>
            <w:tcW w:w="1244" w:type="dxa"/>
            <w:vAlign w:val="center"/>
          </w:tcPr>
          <w:p w14:paraId="3B86986B"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06</w:t>
            </w:r>
          </w:p>
        </w:tc>
        <w:tc>
          <w:tcPr>
            <w:tcW w:w="1333" w:type="dxa"/>
            <w:vAlign w:val="center"/>
          </w:tcPr>
          <w:p w14:paraId="35921325"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07</w:t>
            </w:r>
          </w:p>
        </w:tc>
        <w:tc>
          <w:tcPr>
            <w:tcW w:w="1244" w:type="dxa"/>
          </w:tcPr>
          <w:p w14:paraId="21331F28" w14:textId="15B849D1" w:rsidR="005E5666" w:rsidRPr="00352318" w:rsidRDefault="005E5666" w:rsidP="005E566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1244" w:type="dxa"/>
          </w:tcPr>
          <w:p w14:paraId="24FF3488" w14:textId="59F487C7" w:rsidR="005E5666" w:rsidRPr="00352318" w:rsidRDefault="005E5666" w:rsidP="005E566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r>
      <w:tr w:rsidR="005E5666" w:rsidRPr="00352318" w14:paraId="24EEA366" w14:textId="4A1AEE8B" w:rsidTr="00EF042A">
        <w:trPr>
          <w:gridAfter w:val="1"/>
          <w:wAfter w:w="7" w:type="dxa"/>
          <w:trHeight w:val="1747"/>
        </w:trPr>
        <w:tc>
          <w:tcPr>
            <w:tcW w:w="968" w:type="dxa"/>
            <w:vAlign w:val="bottom"/>
          </w:tcPr>
          <w:p w14:paraId="3D461CD1" w14:textId="709CA1FA" w:rsidR="005E5666" w:rsidRPr="00352318" w:rsidRDefault="005E5666" w:rsidP="005E5666">
            <w:pPr>
              <w:spacing w:after="0" w:line="240" w:lineRule="auto"/>
              <w:jc w:val="center"/>
              <w:rPr>
                <w:rFonts w:asciiTheme="minorHAnsi" w:hAnsiTheme="minorHAnsi" w:cstheme="minorHAnsi"/>
                <w:sz w:val="18"/>
                <w:szCs w:val="18"/>
              </w:rPr>
            </w:pPr>
            <w:r>
              <w:rPr>
                <w:rFonts w:asciiTheme="minorHAnsi" w:hAnsiTheme="minorHAnsi" w:cstheme="minorHAnsi"/>
                <w:sz w:val="18"/>
                <w:szCs w:val="18"/>
              </w:rPr>
              <w:t>Dwelling</w:t>
            </w:r>
            <w:r w:rsidRPr="00352318">
              <w:rPr>
                <w:rFonts w:asciiTheme="minorHAnsi" w:hAnsiTheme="minorHAnsi" w:cstheme="minorHAnsi"/>
                <w:sz w:val="18"/>
                <w:szCs w:val="18"/>
              </w:rPr>
              <w:t xml:space="preserve"> Name</w:t>
            </w:r>
          </w:p>
        </w:tc>
        <w:tc>
          <w:tcPr>
            <w:tcW w:w="1072" w:type="dxa"/>
            <w:vAlign w:val="bottom"/>
          </w:tcPr>
          <w:p w14:paraId="45CC4CAD" w14:textId="77777777" w:rsidR="005E5666" w:rsidRPr="00352318" w:rsidRDefault="005E5666" w:rsidP="005E5666">
            <w:pPr>
              <w:spacing w:after="0" w:line="240" w:lineRule="auto"/>
              <w:jc w:val="center"/>
              <w:rPr>
                <w:rFonts w:asciiTheme="minorHAnsi" w:hAnsiTheme="minorHAnsi" w:cstheme="minorHAnsi"/>
                <w:sz w:val="18"/>
                <w:szCs w:val="18"/>
              </w:rPr>
            </w:pPr>
            <w:r w:rsidRPr="00352318">
              <w:rPr>
                <w:rFonts w:asciiTheme="minorHAnsi" w:hAnsiTheme="minorHAnsi" w:cstheme="minorHAnsi"/>
                <w:sz w:val="18"/>
                <w:szCs w:val="18"/>
              </w:rPr>
              <w:t>Number of Stories</w:t>
            </w:r>
          </w:p>
        </w:tc>
        <w:tc>
          <w:tcPr>
            <w:tcW w:w="1244" w:type="dxa"/>
            <w:vAlign w:val="bottom"/>
          </w:tcPr>
          <w:p w14:paraId="49A65F04"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Master Bath distance of furthest fixture to Water Heater in feet</w:t>
            </w:r>
          </w:p>
        </w:tc>
        <w:tc>
          <w:tcPr>
            <w:tcW w:w="1244" w:type="dxa"/>
            <w:vAlign w:val="bottom"/>
          </w:tcPr>
          <w:p w14:paraId="0E97F1F3"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Kitchen distance from furthest fixture to Water Heater in feet</w:t>
            </w:r>
          </w:p>
        </w:tc>
        <w:tc>
          <w:tcPr>
            <w:tcW w:w="1244" w:type="dxa"/>
            <w:vAlign w:val="bottom"/>
          </w:tcPr>
          <w:p w14:paraId="7629B46A" w14:textId="09BC59D5"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Furthest Third furthest fixture to Water Heater in feet</w:t>
            </w:r>
            <w:r>
              <w:rPr>
                <w:rFonts w:asciiTheme="minorHAnsi" w:hAnsiTheme="minorHAnsi" w:cstheme="minorHAnsi"/>
                <w:sz w:val="18"/>
                <w:szCs w:val="18"/>
              </w:rPr>
              <w:t xml:space="preserve"> </w:t>
            </w:r>
            <w:r>
              <w:rPr>
                <w:rFonts w:cstheme="minorHAnsi"/>
                <w:sz w:val="18"/>
                <w:szCs w:val="20"/>
              </w:rPr>
              <w:t>(Avg for multiple water heaters)</w:t>
            </w:r>
          </w:p>
        </w:tc>
        <w:tc>
          <w:tcPr>
            <w:tcW w:w="1244" w:type="dxa"/>
            <w:vAlign w:val="bottom"/>
          </w:tcPr>
          <w:p w14:paraId="38FB4F1A"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Weighted Distance</w:t>
            </w:r>
          </w:p>
        </w:tc>
        <w:tc>
          <w:tcPr>
            <w:tcW w:w="1333" w:type="dxa"/>
            <w:vAlign w:val="bottom"/>
          </w:tcPr>
          <w:p w14:paraId="1C167762"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Qualification Distance</w:t>
            </w:r>
          </w:p>
        </w:tc>
        <w:tc>
          <w:tcPr>
            <w:tcW w:w="1244" w:type="dxa"/>
            <w:vAlign w:val="bottom"/>
          </w:tcPr>
          <w:p w14:paraId="3A151305" w14:textId="1509C79F" w:rsidR="005E5666" w:rsidRPr="00352318" w:rsidRDefault="005E5666" w:rsidP="005E5666">
            <w:pPr>
              <w:spacing w:after="0" w:line="240" w:lineRule="auto"/>
              <w:rPr>
                <w:rFonts w:asciiTheme="minorHAnsi" w:hAnsiTheme="minorHAnsi" w:cstheme="minorHAnsi"/>
                <w:sz w:val="18"/>
                <w:szCs w:val="18"/>
              </w:rPr>
            </w:pPr>
            <w:r>
              <w:rPr>
                <w:rFonts w:cstheme="minorHAnsi"/>
                <w:sz w:val="18"/>
              </w:rPr>
              <w:t>Design Compactness Factor</w:t>
            </w:r>
          </w:p>
        </w:tc>
        <w:tc>
          <w:tcPr>
            <w:tcW w:w="1244" w:type="dxa"/>
            <w:vAlign w:val="bottom"/>
          </w:tcPr>
          <w:p w14:paraId="063E2191" w14:textId="333BC893" w:rsidR="005E5666" w:rsidRPr="00352318" w:rsidRDefault="005E5666" w:rsidP="005E5666">
            <w:pPr>
              <w:spacing w:after="0" w:line="240" w:lineRule="auto"/>
              <w:rPr>
                <w:rFonts w:asciiTheme="minorHAnsi" w:hAnsiTheme="minorHAnsi" w:cstheme="minorHAnsi"/>
                <w:sz w:val="18"/>
                <w:szCs w:val="18"/>
              </w:rPr>
            </w:pPr>
            <w:r>
              <w:rPr>
                <w:rFonts w:cstheme="minorHAnsi"/>
                <w:sz w:val="18"/>
              </w:rPr>
              <w:t>Calculated Compactness Factor</w:t>
            </w:r>
          </w:p>
        </w:tc>
      </w:tr>
      <w:tr w:rsidR="005E5666" w:rsidRPr="00352318" w14:paraId="0538310C" w14:textId="02A189C8" w:rsidTr="00EF042A">
        <w:trPr>
          <w:gridAfter w:val="1"/>
          <w:wAfter w:w="7" w:type="dxa"/>
          <w:trHeight w:val="302"/>
        </w:trPr>
        <w:tc>
          <w:tcPr>
            <w:tcW w:w="968" w:type="dxa"/>
          </w:tcPr>
          <w:p w14:paraId="71FF4DC1" w14:textId="3BDE0962"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&lt;&lt;Reference value from A01</w:t>
            </w:r>
            <w:r>
              <w:rPr>
                <w:rFonts w:asciiTheme="minorHAnsi" w:hAnsiTheme="minorHAnsi" w:cstheme="minorHAnsi"/>
                <w:sz w:val="18"/>
                <w:szCs w:val="18"/>
              </w:rPr>
              <w:t xml:space="preserve"> or A2-01</w:t>
            </w:r>
            <w:r w:rsidRPr="00352318">
              <w:rPr>
                <w:rFonts w:asciiTheme="minorHAnsi" w:hAnsiTheme="minorHAnsi" w:cstheme="minorHAnsi"/>
                <w:sz w:val="18"/>
                <w:szCs w:val="18"/>
              </w:rPr>
              <w:t>&gt;&gt;</w:t>
            </w:r>
          </w:p>
        </w:tc>
        <w:tc>
          <w:tcPr>
            <w:tcW w:w="1072" w:type="dxa"/>
          </w:tcPr>
          <w:p w14:paraId="1EFC3064" w14:textId="0BCC13A0" w:rsidR="005E5666" w:rsidRPr="00352318" w:rsidRDefault="005E5666" w:rsidP="007714E9">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&lt;&lt;</w:t>
            </w:r>
            <w:r w:rsidR="007714E9" w:rsidRPr="00352318" w:rsidDel="007714E9">
              <w:rPr>
                <w:rFonts w:asciiTheme="minorHAnsi" w:hAnsiTheme="minorHAnsi" w:cstheme="minorHAnsi"/>
                <w:sz w:val="18"/>
                <w:szCs w:val="18"/>
              </w:rPr>
              <w:t xml:space="preserve"> </w:t>
            </w:r>
            <w:r w:rsidR="007714E9">
              <w:rPr>
                <w:rFonts w:asciiTheme="minorHAnsi" w:hAnsiTheme="minorHAnsi" w:cstheme="minorHAnsi"/>
                <w:sz w:val="18"/>
                <w:szCs w:val="18"/>
              </w:rPr>
              <w:t>if prescriptive or H03/H04/H05 are not in performance file, user select from list: 1, 2, 3; Else value = N/A</w:t>
            </w:r>
            <w:r w:rsidRPr="00352318">
              <w:rPr>
                <w:rFonts w:asciiTheme="minorHAnsi" w:hAnsiTheme="minorHAnsi" w:cstheme="minorHAnsi"/>
                <w:sz w:val="18"/>
                <w:szCs w:val="18"/>
              </w:rPr>
              <w:t>&gt;&gt;</w:t>
            </w:r>
          </w:p>
        </w:tc>
        <w:tc>
          <w:tcPr>
            <w:tcW w:w="1244" w:type="dxa"/>
          </w:tcPr>
          <w:p w14:paraId="4BD92439" w14:textId="2F199DBE"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644F8BE0" w14:textId="5DF85090"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4" w:type="dxa"/>
          </w:tcPr>
          <w:p w14:paraId="5AB6032A" w14:textId="04C559D8"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13A44697" w14:textId="0D7CBB65"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4" w:type="dxa"/>
          </w:tcPr>
          <w:p w14:paraId="2034CAA7" w14:textId="22146273"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244F1A33" w14:textId="2760C7CC"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user input&gt;&gt;</w:t>
            </w:r>
          </w:p>
        </w:tc>
        <w:tc>
          <w:tcPr>
            <w:tcW w:w="1244" w:type="dxa"/>
          </w:tcPr>
          <w:p w14:paraId="09ACCC7B" w14:textId="0311AB59"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452D35C4" w14:textId="57E73971"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and A</w:t>
            </w:r>
            <w:r>
              <w:rPr>
                <w:rFonts w:asciiTheme="minorHAnsi" w:hAnsiTheme="minorHAnsi" w:cstheme="minorHAnsi"/>
                <w:sz w:val="18"/>
                <w:szCs w:val="18"/>
              </w:rPr>
              <w:t>10</w:t>
            </w:r>
            <w:r w:rsidRPr="00352318">
              <w:rPr>
                <w:rFonts w:asciiTheme="minorHAnsi" w:hAnsiTheme="minorHAnsi" w:cstheme="minorHAnsi"/>
                <w:sz w:val="18"/>
                <w:szCs w:val="18"/>
              </w:rPr>
              <w:t xml:space="preserve"> </w:t>
            </w:r>
            <w:r>
              <w:rPr>
                <w:rFonts w:asciiTheme="minorHAnsi" w:hAnsiTheme="minorHAnsi" w:cstheme="minorHAnsi"/>
                <w:sz w:val="18"/>
                <w:szCs w:val="18"/>
              </w:rPr>
              <w:t>or A2-07</w:t>
            </w:r>
            <w:r w:rsidRPr="00352318">
              <w:rPr>
                <w:rFonts w:asciiTheme="minorHAnsi" w:hAnsiTheme="minorHAnsi" w:cstheme="minorHAnsi"/>
                <w:sz w:val="18"/>
                <w:szCs w:val="18"/>
              </w:rPr>
              <w:t>= Standard Distribution System, then value = (</w:t>
            </w:r>
            <w:r>
              <w:rPr>
                <w:rFonts w:asciiTheme="minorHAnsi" w:hAnsiTheme="minorHAnsi" w:cstheme="minorHAnsi"/>
                <w:sz w:val="18"/>
                <w:szCs w:val="18"/>
              </w:rPr>
              <w:t>H03*0.4)+(H</w:t>
            </w:r>
            <w:r w:rsidRPr="00352318">
              <w:rPr>
                <w:rFonts w:asciiTheme="minorHAnsi" w:hAnsiTheme="minorHAnsi" w:cstheme="minorHAnsi"/>
                <w:sz w:val="18"/>
                <w:szCs w:val="18"/>
              </w:rPr>
              <w:t>04*0.4)</w:t>
            </w:r>
            <w:r>
              <w:rPr>
                <w:rFonts w:asciiTheme="minorHAnsi" w:hAnsiTheme="minorHAnsi" w:cstheme="minorHAnsi"/>
                <w:sz w:val="18"/>
                <w:szCs w:val="18"/>
              </w:rPr>
              <w:t>+</w:t>
            </w:r>
            <w:r w:rsidRPr="00352318">
              <w:rPr>
                <w:rFonts w:asciiTheme="minorHAnsi" w:hAnsiTheme="minorHAnsi" w:cstheme="minorHAnsi"/>
                <w:sz w:val="18"/>
                <w:szCs w:val="18"/>
              </w:rPr>
              <w:t xml:space="preserve">( </w:t>
            </w:r>
            <w:r>
              <w:rPr>
                <w:rFonts w:asciiTheme="minorHAnsi" w:hAnsiTheme="minorHAnsi" w:cstheme="minorHAnsi"/>
                <w:sz w:val="18"/>
                <w:szCs w:val="18"/>
              </w:rPr>
              <w:t>H</w:t>
            </w:r>
            <w:r w:rsidRPr="00352318">
              <w:rPr>
                <w:rFonts w:asciiTheme="minorHAnsi" w:hAnsiTheme="minorHAnsi" w:cstheme="minorHAnsi"/>
                <w:sz w:val="18"/>
                <w:szCs w:val="18"/>
              </w:rPr>
              <w:t>05*0.2);</w:t>
            </w:r>
          </w:p>
          <w:p w14:paraId="72748B0C" w14:textId="5C938229"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A</w:t>
            </w:r>
            <w:r>
              <w:rPr>
                <w:rFonts w:asciiTheme="minorHAnsi" w:hAnsiTheme="minorHAnsi" w:cstheme="minorHAnsi"/>
                <w:sz w:val="18"/>
                <w:szCs w:val="18"/>
              </w:rPr>
              <w:t>10 or A2-07</w:t>
            </w:r>
            <w:r w:rsidRPr="00352318">
              <w:rPr>
                <w:rFonts w:asciiTheme="minorHAnsi" w:hAnsiTheme="minorHAnsi" w:cstheme="minorHAnsi"/>
                <w:sz w:val="18"/>
                <w:szCs w:val="18"/>
              </w:rPr>
              <w:t xml:space="preserve"> = Demand Recirculation Manual Control, then value = </w:t>
            </w:r>
            <w:r>
              <w:rPr>
                <w:rFonts w:asciiTheme="minorHAnsi" w:hAnsiTheme="minorHAnsi" w:cstheme="minorHAnsi"/>
                <w:sz w:val="18"/>
                <w:szCs w:val="18"/>
              </w:rPr>
              <w:t>H</w:t>
            </w:r>
            <w:r w:rsidRPr="00352318">
              <w:rPr>
                <w:rFonts w:asciiTheme="minorHAnsi" w:hAnsiTheme="minorHAnsi" w:cstheme="minorHAnsi"/>
                <w:sz w:val="18"/>
                <w:szCs w:val="18"/>
              </w:rPr>
              <w:t>05&gt;&gt;</w:t>
            </w:r>
          </w:p>
        </w:tc>
        <w:tc>
          <w:tcPr>
            <w:tcW w:w="1333" w:type="dxa"/>
          </w:tcPr>
          <w:p w14:paraId="7C074C4F" w14:textId="21F55522"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 xml:space="preserve">&lt;&lt; Reference Value from </w:t>
            </w:r>
            <w:r>
              <w:rPr>
                <w:rFonts w:asciiTheme="minorHAnsi" w:hAnsiTheme="minorHAnsi" w:cstheme="minorHAnsi"/>
                <w:sz w:val="18"/>
                <w:szCs w:val="18"/>
              </w:rPr>
              <w:t>LMCC</w:t>
            </w:r>
            <w:r w:rsidRPr="00352318">
              <w:rPr>
                <w:rFonts w:asciiTheme="minorHAnsi" w:hAnsiTheme="minorHAnsi" w:cstheme="minorHAnsi"/>
                <w:sz w:val="18"/>
                <w:szCs w:val="18"/>
              </w:rPr>
              <w:t>-</w:t>
            </w:r>
            <w:r w:rsidRPr="00BD3C19">
              <w:rPr>
                <w:rFonts w:asciiTheme="minorHAnsi" w:hAnsiTheme="minorHAnsi" w:cstheme="minorHAnsi"/>
                <w:sz w:val="18"/>
                <w:szCs w:val="18"/>
              </w:rPr>
              <w:t>PRF</w:t>
            </w:r>
            <w:r w:rsidRPr="00352318">
              <w:rPr>
                <w:rFonts w:asciiTheme="minorHAnsi" w:hAnsiTheme="minorHAnsi" w:cstheme="minorHAnsi"/>
                <w:sz w:val="18"/>
                <w:szCs w:val="18"/>
              </w:rPr>
              <w:t xml:space="preserve">; </w:t>
            </w:r>
          </w:p>
          <w:p w14:paraId="3F0763C4" w14:textId="16715A5A"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Else if prescriptive compliance</w:t>
            </w:r>
            <w:r>
              <w:rPr>
                <w:rFonts w:asciiTheme="minorHAnsi" w:hAnsiTheme="minorHAnsi" w:cstheme="minorHAnsi"/>
                <w:sz w:val="18"/>
                <w:szCs w:val="18"/>
              </w:rPr>
              <w:t xml:space="preserve"> or not in the XML</w:t>
            </w:r>
            <w:r w:rsidRPr="00352318">
              <w:rPr>
                <w:rFonts w:asciiTheme="minorHAnsi" w:hAnsiTheme="minorHAnsi" w:cstheme="minorHAnsi"/>
                <w:sz w:val="18"/>
                <w:szCs w:val="18"/>
              </w:rPr>
              <w:t xml:space="preserve">, value = </w:t>
            </w:r>
          </w:p>
          <w:p w14:paraId="198B33CB" w14:textId="77777777"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sz w:val="18"/>
                <w:szCs w:val="18"/>
              </w:rPr>
              <w:t>((a+b *CFA)/n) &gt;&gt;</w:t>
            </w:r>
          </w:p>
          <w:p w14:paraId="0C4EA135" w14:textId="77777777" w:rsidR="005E5666" w:rsidRPr="00352318" w:rsidRDefault="005E5666" w:rsidP="005E5666">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Where:</w:t>
            </w:r>
          </w:p>
          <w:p w14:paraId="3F8B130B" w14:textId="77777777" w:rsidR="005E5666" w:rsidRPr="00352318" w:rsidRDefault="005E5666" w:rsidP="005E5666">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a, b = Qualification distance coefficients from Table 4.4.6-2 below,</w:t>
            </w:r>
          </w:p>
          <w:p w14:paraId="55666DF4" w14:textId="5BCFC4F4" w:rsidR="005E5666" w:rsidRPr="00352318" w:rsidRDefault="005E5666" w:rsidP="005E5666">
            <w:pPr>
              <w:spacing w:after="0" w:line="240" w:lineRule="auto"/>
              <w:rPr>
                <w:rFonts w:asciiTheme="minorHAnsi" w:hAnsiTheme="minorHAnsi" w:cstheme="minorHAnsi"/>
                <w:i/>
                <w:sz w:val="18"/>
                <w:szCs w:val="18"/>
              </w:rPr>
            </w:pPr>
            <w:r w:rsidRPr="00352318">
              <w:rPr>
                <w:rFonts w:asciiTheme="minorHAnsi" w:hAnsiTheme="minorHAnsi" w:cstheme="minorHAnsi"/>
                <w:i/>
                <w:sz w:val="18"/>
                <w:szCs w:val="18"/>
              </w:rPr>
              <w:t>CFA = Conditioned floor area of the dwelling unit (ft</w:t>
            </w:r>
            <w:r w:rsidRPr="00352318">
              <w:rPr>
                <w:rFonts w:asciiTheme="minorHAnsi" w:hAnsiTheme="minorHAnsi" w:cstheme="minorHAnsi"/>
                <w:i/>
                <w:sz w:val="18"/>
                <w:szCs w:val="18"/>
                <w:vertAlign w:val="superscript"/>
              </w:rPr>
              <w:t>2</w:t>
            </w:r>
            <w:r w:rsidRPr="00352318">
              <w:rPr>
                <w:rFonts w:asciiTheme="minorHAnsi" w:hAnsiTheme="minorHAnsi" w:cstheme="minorHAnsi"/>
                <w:i/>
                <w:sz w:val="18"/>
                <w:szCs w:val="18"/>
              </w:rPr>
              <w:t xml:space="preserve">) from </w:t>
            </w:r>
            <w:r>
              <w:rPr>
                <w:rFonts w:asciiTheme="minorHAnsi" w:hAnsiTheme="minorHAnsi" w:cstheme="minorHAnsi"/>
                <w:i/>
                <w:sz w:val="18"/>
                <w:szCs w:val="18"/>
              </w:rPr>
              <w:t>LMCC</w:t>
            </w:r>
            <w:r w:rsidRPr="00352318">
              <w:rPr>
                <w:rFonts w:asciiTheme="minorHAnsi" w:hAnsiTheme="minorHAnsi" w:cstheme="minorHAnsi"/>
                <w:i/>
                <w:sz w:val="18"/>
                <w:szCs w:val="18"/>
              </w:rPr>
              <w:t>, and</w:t>
            </w:r>
          </w:p>
          <w:p w14:paraId="50F29482" w14:textId="2396C716" w:rsidR="005E5666" w:rsidRPr="00352318" w:rsidRDefault="005E5666" w:rsidP="005E5666">
            <w:pPr>
              <w:spacing w:after="0" w:line="240" w:lineRule="auto"/>
              <w:rPr>
                <w:rFonts w:asciiTheme="minorHAnsi" w:hAnsiTheme="minorHAnsi" w:cstheme="minorHAnsi"/>
                <w:sz w:val="18"/>
                <w:szCs w:val="18"/>
              </w:rPr>
            </w:pPr>
            <w:r w:rsidRPr="00352318">
              <w:rPr>
                <w:rFonts w:asciiTheme="minorHAnsi" w:hAnsiTheme="minorHAnsi" w:cstheme="minorHAnsi"/>
                <w:i/>
                <w:sz w:val="18"/>
                <w:szCs w:val="18"/>
              </w:rPr>
              <w:t>n = Number of water heaters in the dwelling unit from A0</w:t>
            </w:r>
            <w:r>
              <w:rPr>
                <w:rFonts w:asciiTheme="minorHAnsi" w:hAnsiTheme="minorHAnsi" w:cstheme="minorHAnsi"/>
                <w:i/>
                <w:sz w:val="18"/>
                <w:szCs w:val="18"/>
              </w:rPr>
              <w:t>5</w:t>
            </w:r>
            <w:r w:rsidRPr="00352318">
              <w:rPr>
                <w:rFonts w:asciiTheme="minorHAnsi" w:hAnsiTheme="minorHAnsi" w:cstheme="minorHAnsi"/>
                <w:i/>
                <w:sz w:val="18"/>
                <w:szCs w:val="18"/>
              </w:rPr>
              <w:t xml:space="preserve"> (unitless).</w:t>
            </w:r>
            <w:r w:rsidRPr="00352318">
              <w:rPr>
                <w:rFonts w:asciiTheme="minorHAnsi" w:hAnsiTheme="minorHAnsi" w:cstheme="minorHAnsi"/>
                <w:sz w:val="18"/>
                <w:szCs w:val="18"/>
              </w:rPr>
              <w:t xml:space="preserve"> </w:t>
            </w:r>
          </w:p>
        </w:tc>
        <w:tc>
          <w:tcPr>
            <w:tcW w:w="1244" w:type="dxa"/>
          </w:tcPr>
          <w:p w14:paraId="178A7085" w14:textId="4CC3A90B" w:rsidR="005E5666" w:rsidRPr="001C31FC" w:rsidRDefault="005E5666" w:rsidP="005E5666">
            <w:pPr>
              <w:spacing w:after="0" w:line="240" w:lineRule="auto"/>
              <w:rPr>
                <w:rFonts w:cstheme="minorHAnsi"/>
                <w:sz w:val="18"/>
                <w:szCs w:val="18"/>
              </w:rPr>
            </w:pPr>
            <w:r w:rsidRPr="001C31FC">
              <w:rPr>
                <w:rFonts w:cstheme="minorHAnsi"/>
                <w:sz w:val="18"/>
                <w:szCs w:val="18"/>
              </w:rPr>
              <w:t xml:space="preserve">&lt;&lt;Reference value from </w:t>
            </w:r>
            <w:r>
              <w:rPr>
                <w:rFonts w:cstheme="minorHAnsi"/>
                <w:sz w:val="18"/>
                <w:szCs w:val="18"/>
              </w:rPr>
              <w:t>LMCC</w:t>
            </w:r>
            <w:r w:rsidRPr="001C31FC">
              <w:rPr>
                <w:rFonts w:cstheme="minorHAnsi"/>
                <w:sz w:val="18"/>
                <w:szCs w:val="18"/>
              </w:rPr>
              <w:t>-</w:t>
            </w:r>
            <w:r w:rsidRPr="00BD3C19">
              <w:rPr>
                <w:rFonts w:cstheme="minorHAnsi"/>
                <w:sz w:val="18"/>
                <w:szCs w:val="18"/>
              </w:rPr>
              <w:t>PRF</w:t>
            </w:r>
            <w:r w:rsidRPr="001C31FC">
              <w:rPr>
                <w:rFonts w:cstheme="minorHAnsi"/>
                <w:sz w:val="18"/>
                <w:szCs w:val="18"/>
              </w:rPr>
              <w:t xml:space="preserve">; </w:t>
            </w:r>
          </w:p>
          <w:p w14:paraId="1C387D30" w14:textId="350B4BE0" w:rsidR="005E5666" w:rsidRPr="00352318" w:rsidRDefault="005E5666" w:rsidP="005E5666">
            <w:pPr>
              <w:spacing w:after="0" w:line="240" w:lineRule="auto"/>
              <w:rPr>
                <w:rFonts w:asciiTheme="minorHAnsi" w:hAnsiTheme="minorHAnsi" w:cstheme="minorHAnsi"/>
                <w:sz w:val="18"/>
                <w:szCs w:val="18"/>
              </w:rPr>
            </w:pPr>
            <w:r w:rsidRPr="001C31FC">
              <w:rPr>
                <w:rFonts w:cstheme="minorHAnsi"/>
                <w:sz w:val="18"/>
                <w:szCs w:val="18"/>
              </w:rPr>
              <w:t>elseif prescriptive, then value = n/a&gt;&gt;</w:t>
            </w:r>
          </w:p>
        </w:tc>
        <w:tc>
          <w:tcPr>
            <w:tcW w:w="1244" w:type="dxa"/>
          </w:tcPr>
          <w:p w14:paraId="0D6A94A3" w14:textId="77777777" w:rsidR="005E5666" w:rsidRDefault="005E5666" w:rsidP="005E5666">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H</w:t>
            </w:r>
            <w:r w:rsidRPr="00AA14A8">
              <w:rPr>
                <w:sz w:val="18"/>
                <w:szCs w:val="18"/>
              </w:rPr>
              <w:t>06/</w:t>
            </w:r>
            <w:r>
              <w:rPr>
                <w:sz w:val="18"/>
                <w:szCs w:val="18"/>
              </w:rPr>
              <w:t>H</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H08; </w:t>
            </w:r>
          </w:p>
          <w:p w14:paraId="0A2F7256" w14:textId="4CD4F6E6" w:rsidR="005E5666" w:rsidRPr="00352318" w:rsidRDefault="005E5666" w:rsidP="005E5666">
            <w:pPr>
              <w:spacing w:after="0" w:line="240" w:lineRule="auto"/>
              <w:rPr>
                <w:rFonts w:asciiTheme="minorHAnsi" w:hAnsiTheme="minorHAnsi"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5E5666" w:rsidRPr="00352318" w14:paraId="4738EBA2" w14:textId="28BA20CC" w:rsidTr="00EF042A">
        <w:trPr>
          <w:gridAfter w:val="1"/>
          <w:wAfter w:w="7" w:type="dxa"/>
          <w:trHeight w:val="212"/>
        </w:trPr>
        <w:tc>
          <w:tcPr>
            <w:tcW w:w="968" w:type="dxa"/>
          </w:tcPr>
          <w:p w14:paraId="57BE4976" w14:textId="77777777" w:rsidR="005E5666" w:rsidRPr="00352318" w:rsidRDefault="005E5666" w:rsidP="005E5666">
            <w:pPr>
              <w:spacing w:after="0" w:line="240" w:lineRule="auto"/>
              <w:rPr>
                <w:rFonts w:asciiTheme="minorHAnsi" w:hAnsiTheme="minorHAnsi" w:cstheme="minorHAnsi"/>
                <w:sz w:val="18"/>
                <w:szCs w:val="18"/>
              </w:rPr>
            </w:pPr>
          </w:p>
        </w:tc>
        <w:tc>
          <w:tcPr>
            <w:tcW w:w="1072" w:type="dxa"/>
          </w:tcPr>
          <w:p w14:paraId="3A15253C"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584241D1"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00E3D2A9"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3F1547CE"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2E707C56" w14:textId="77777777" w:rsidR="005E5666" w:rsidRPr="00352318" w:rsidRDefault="005E5666" w:rsidP="005E5666">
            <w:pPr>
              <w:spacing w:after="0" w:line="240" w:lineRule="auto"/>
              <w:rPr>
                <w:rFonts w:asciiTheme="minorHAnsi" w:hAnsiTheme="minorHAnsi" w:cstheme="minorHAnsi"/>
                <w:sz w:val="18"/>
                <w:szCs w:val="18"/>
              </w:rPr>
            </w:pPr>
          </w:p>
        </w:tc>
        <w:tc>
          <w:tcPr>
            <w:tcW w:w="1333" w:type="dxa"/>
          </w:tcPr>
          <w:p w14:paraId="2C5EADA9"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6AEAB819" w14:textId="77777777" w:rsidR="005E5666" w:rsidRPr="00352318" w:rsidRDefault="005E5666" w:rsidP="005E5666">
            <w:pPr>
              <w:spacing w:after="0" w:line="240" w:lineRule="auto"/>
              <w:rPr>
                <w:rFonts w:asciiTheme="minorHAnsi" w:hAnsiTheme="minorHAnsi" w:cstheme="minorHAnsi"/>
                <w:sz w:val="18"/>
                <w:szCs w:val="18"/>
              </w:rPr>
            </w:pPr>
          </w:p>
        </w:tc>
        <w:tc>
          <w:tcPr>
            <w:tcW w:w="1244" w:type="dxa"/>
          </w:tcPr>
          <w:p w14:paraId="0788EA9C" w14:textId="77777777" w:rsidR="005E5666" w:rsidRPr="00352318" w:rsidRDefault="005E5666" w:rsidP="005E5666">
            <w:pPr>
              <w:spacing w:after="0" w:line="240" w:lineRule="auto"/>
              <w:rPr>
                <w:rFonts w:asciiTheme="minorHAnsi" w:hAnsiTheme="minorHAnsi" w:cstheme="minorHAnsi"/>
                <w:sz w:val="18"/>
                <w:szCs w:val="18"/>
              </w:rPr>
            </w:pPr>
          </w:p>
        </w:tc>
      </w:tr>
      <w:tr w:rsidR="005E5666" w:rsidRPr="00352318" w14:paraId="4253E6CC" w14:textId="0ED1E51E" w:rsidTr="00EF042A">
        <w:trPr>
          <w:trHeight w:val="212"/>
        </w:trPr>
        <w:tc>
          <w:tcPr>
            <w:tcW w:w="10844" w:type="dxa"/>
            <w:gridSpan w:val="10"/>
          </w:tcPr>
          <w:p w14:paraId="254F75E2" w14:textId="4DBA7920" w:rsidR="005E5666" w:rsidRPr="00352318" w:rsidRDefault="005E5666" w:rsidP="005E5666">
            <w:pPr>
              <w:spacing w:after="0" w:line="240" w:lineRule="auto"/>
              <w:rPr>
                <w:rFonts w:asciiTheme="minorHAnsi" w:hAnsiTheme="minorHAnsi" w:cstheme="minorHAnsi"/>
                <w:b/>
                <w:sz w:val="18"/>
                <w:szCs w:val="18"/>
              </w:rPr>
            </w:pPr>
            <w:r w:rsidRPr="00352318">
              <w:rPr>
                <w:rFonts w:asciiTheme="minorHAnsi" w:hAnsiTheme="minorHAnsi" w:cstheme="minorHAnsi"/>
                <w:b/>
                <w:sz w:val="18"/>
                <w:szCs w:val="18"/>
              </w:rPr>
              <w:t>The responsible person’s signature on this compliance document affirms that all applicable requirements in this table have been met</w:t>
            </w:r>
          </w:p>
        </w:tc>
      </w:tr>
    </w:tbl>
    <w:p w14:paraId="4E31226A" w14:textId="62319C76" w:rsidR="00641F8E" w:rsidRDefault="00641F8E">
      <w:pPr>
        <w:spacing w:after="0" w:line="240" w:lineRule="auto"/>
        <w:rPr>
          <w:rFonts w:asciiTheme="minorHAnsi" w:hAnsiTheme="minorHAnsi" w:cstheme="minorHAnsi"/>
          <w:sz w:val="18"/>
          <w:szCs w:val="18"/>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8D6F63" w:rsidRPr="008D6F63" w14:paraId="4549F6EB" w14:textId="77777777" w:rsidTr="00690C6A">
        <w:trPr>
          <w:cantSplit/>
          <w:trHeight w:val="170"/>
        </w:trPr>
        <w:tc>
          <w:tcPr>
            <w:tcW w:w="7825" w:type="dxa"/>
            <w:gridSpan w:val="5"/>
            <w:shd w:val="clear" w:color="auto" w:fill="auto"/>
            <w:noWrap/>
            <w:hideMark/>
          </w:tcPr>
          <w:p w14:paraId="4108EE62" w14:textId="77777777" w:rsidR="008D6F63" w:rsidRPr="008D6F63" w:rsidRDefault="008D6F63" w:rsidP="008D6F63">
            <w:pPr>
              <w:spacing w:after="0" w:line="240" w:lineRule="auto"/>
              <w:rPr>
                <w:sz w:val="18"/>
                <w:szCs w:val="18"/>
                <w:u w:val="single"/>
              </w:rPr>
            </w:pPr>
            <w:r w:rsidRPr="008D6F63">
              <w:rPr>
                <w:sz w:val="18"/>
                <w:szCs w:val="18"/>
                <w:u w:val="single"/>
              </w:rPr>
              <w:t>Table 4.4.6-2: Coefficients for the Qualification Distance Calculation</w:t>
            </w:r>
          </w:p>
          <w:p w14:paraId="0EAE06DD" w14:textId="0FA094F2" w:rsidR="008D6F63" w:rsidRPr="008D6F63" w:rsidRDefault="008D6F63" w:rsidP="008D6F63">
            <w:pPr>
              <w:spacing w:after="0" w:line="240" w:lineRule="auto"/>
              <w:rPr>
                <w:rFonts w:asciiTheme="minorHAnsi" w:eastAsiaTheme="minorEastAsia" w:hAnsiTheme="minorHAnsi" w:cstheme="minorBidi"/>
                <w:b/>
                <w:sz w:val="18"/>
                <w:szCs w:val="18"/>
              </w:rPr>
            </w:pPr>
            <w:r w:rsidRPr="008D6F63">
              <w:rPr>
                <w:b/>
                <w:sz w:val="18"/>
                <w:szCs w:val="18"/>
              </w:rPr>
              <w:t>&lt;&lt; do not show tab</w:t>
            </w:r>
            <w:r w:rsidR="00690C6A">
              <w:rPr>
                <w:b/>
                <w:sz w:val="18"/>
                <w:szCs w:val="18"/>
              </w:rPr>
              <w:t>le, only use for equation in G07 and H07</w:t>
            </w:r>
            <w:r w:rsidRPr="008D6F63">
              <w:rPr>
                <w:b/>
                <w:sz w:val="18"/>
                <w:szCs w:val="18"/>
              </w:rPr>
              <w:t>&gt;&gt;</w:t>
            </w:r>
          </w:p>
        </w:tc>
      </w:tr>
      <w:tr w:rsidR="008D6F63" w:rsidRPr="008D6F63" w14:paraId="0B624C5C" w14:textId="77777777" w:rsidTr="00690C6A">
        <w:trPr>
          <w:cantSplit/>
          <w:trHeight w:val="170"/>
        </w:trPr>
        <w:tc>
          <w:tcPr>
            <w:tcW w:w="1705" w:type="dxa"/>
            <w:shd w:val="clear" w:color="auto" w:fill="auto"/>
            <w:noWrap/>
          </w:tcPr>
          <w:p w14:paraId="41927CC6" w14:textId="77777777" w:rsidR="008D6F63" w:rsidRPr="008D6F63" w:rsidRDefault="008D6F63" w:rsidP="008D6F63">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2BC984E2"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6CFB9A7B" w14:textId="77777777" w:rsidR="008D6F63" w:rsidRPr="008D6F63" w:rsidRDefault="008D6F63" w:rsidP="008D6F63">
            <w:pPr>
              <w:spacing w:after="0" w:line="240" w:lineRule="auto"/>
              <w:jc w:val="center"/>
              <w:rPr>
                <w:rFonts w:asciiTheme="minorHAnsi" w:eastAsiaTheme="minorEastAsia" w:hAnsiTheme="minorHAnsi" w:cstheme="minorBidi"/>
                <w:b/>
                <w:sz w:val="18"/>
                <w:szCs w:val="18"/>
                <w:u w:val="single"/>
              </w:rPr>
            </w:pPr>
            <w:r w:rsidRPr="008D6F63">
              <w:rPr>
                <w:rFonts w:asciiTheme="minorHAnsi" w:eastAsiaTheme="minorEastAsia" w:hAnsiTheme="minorHAnsi" w:cstheme="minorBidi"/>
                <w:b/>
                <w:sz w:val="18"/>
                <w:szCs w:val="18"/>
                <w:u w:val="single"/>
              </w:rPr>
              <w:t>Coefficient b</w:t>
            </w:r>
          </w:p>
        </w:tc>
      </w:tr>
      <w:tr w:rsidR="008D6F63" w:rsidRPr="008D6F63" w14:paraId="7D4686FF" w14:textId="77777777" w:rsidTr="00690C6A">
        <w:trPr>
          <w:cantSplit/>
          <w:trHeight w:val="300"/>
        </w:trPr>
        <w:tc>
          <w:tcPr>
            <w:tcW w:w="1705" w:type="dxa"/>
            <w:shd w:val="clear" w:color="auto" w:fill="auto"/>
            <w:noWrap/>
            <w:vAlign w:val="bottom"/>
            <w:hideMark/>
          </w:tcPr>
          <w:p w14:paraId="551819A5"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189CBFF0"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07C0A5E"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41A68A1F"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2D0D962A" w14:textId="77777777" w:rsidR="008D6F63" w:rsidRPr="008D6F63" w:rsidRDefault="008D6F63" w:rsidP="008D6F63">
            <w:pPr>
              <w:spacing w:after="0" w:line="240" w:lineRule="auto"/>
              <w:jc w:val="center"/>
              <w:rPr>
                <w:rFonts w:asciiTheme="minorHAnsi" w:eastAsiaTheme="minorEastAsia" w:hAnsiTheme="minorHAnsi" w:cstheme="minorBidi"/>
                <w:b/>
                <w:sz w:val="18"/>
                <w:szCs w:val="18"/>
              </w:rPr>
            </w:pPr>
            <w:r w:rsidRPr="008D6F63">
              <w:rPr>
                <w:rFonts w:asciiTheme="minorHAnsi" w:eastAsiaTheme="minorEastAsia" w:hAnsiTheme="minorHAnsi" w:cstheme="minorBidi"/>
                <w:b/>
                <w:sz w:val="18"/>
                <w:szCs w:val="18"/>
              </w:rPr>
              <w:t>Recirculating</w:t>
            </w:r>
          </w:p>
        </w:tc>
      </w:tr>
      <w:tr w:rsidR="00877BF9" w:rsidRPr="008D6F63" w14:paraId="5E679E9A" w14:textId="072EF732" w:rsidTr="00690C6A">
        <w:trPr>
          <w:cantSplit/>
          <w:trHeight w:val="152"/>
        </w:trPr>
        <w:tc>
          <w:tcPr>
            <w:tcW w:w="1705" w:type="dxa"/>
            <w:shd w:val="clear" w:color="auto" w:fill="auto"/>
            <w:noWrap/>
          </w:tcPr>
          <w:p w14:paraId="01966F82" w14:textId="1F863DF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800" w:type="dxa"/>
            <w:shd w:val="clear" w:color="auto" w:fill="auto"/>
            <w:noWrap/>
          </w:tcPr>
          <w:p w14:paraId="03408082" w14:textId="7C03F050"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710" w:type="dxa"/>
            <w:shd w:val="clear" w:color="auto" w:fill="auto"/>
            <w:noWrap/>
          </w:tcPr>
          <w:p w14:paraId="5C8EAA22" w14:textId="3E27271F"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350" w:type="dxa"/>
            <w:shd w:val="clear" w:color="auto" w:fill="auto"/>
            <w:noWrap/>
          </w:tcPr>
          <w:p w14:paraId="6821B473" w14:textId="7F14A60D"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7014860D" w14:textId="5633401A"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26500A9B" w14:textId="77777777" w:rsidTr="00690C6A">
        <w:trPr>
          <w:cantSplit/>
          <w:trHeight w:val="152"/>
        </w:trPr>
        <w:tc>
          <w:tcPr>
            <w:tcW w:w="1705" w:type="dxa"/>
            <w:shd w:val="clear" w:color="auto" w:fill="auto"/>
            <w:noWrap/>
          </w:tcPr>
          <w:p w14:paraId="483C59C7" w14:textId="1C1BB9F8"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Pr>
                <w:b/>
                <w:sz w:val="18"/>
                <w:u w:val="single"/>
                <w:lang w:eastAsia="x-none"/>
              </w:rPr>
              <w:t xml:space="preserve"> (Non Central)</w:t>
            </w:r>
          </w:p>
        </w:tc>
        <w:tc>
          <w:tcPr>
            <w:tcW w:w="1800" w:type="dxa"/>
            <w:shd w:val="clear" w:color="auto" w:fill="auto"/>
            <w:noWrap/>
          </w:tcPr>
          <w:p w14:paraId="4E4D0D58" w14:textId="3A4E1543" w:rsidR="00877BF9" w:rsidRPr="008D6F63" w:rsidRDefault="009E7DBD" w:rsidP="00FA3456">
            <w:pPr>
              <w:spacing w:after="0" w:line="240" w:lineRule="auto"/>
              <w:rPr>
                <w:rFonts w:asciiTheme="minorHAnsi" w:eastAsiaTheme="minorEastAsia" w:hAnsiTheme="minorHAnsi" w:cstheme="minorBidi"/>
                <w:sz w:val="18"/>
                <w:szCs w:val="18"/>
              </w:rPr>
            </w:pPr>
            <w:r w:rsidRPr="009E7DBD">
              <w:rPr>
                <w:rFonts w:asciiTheme="minorHAnsi" w:eastAsiaTheme="minorEastAsia" w:hAnsiTheme="minorHAnsi" w:cstheme="minorBidi"/>
                <w:sz w:val="18"/>
                <w:szCs w:val="18"/>
              </w:rPr>
              <w:t>Use when distribution type (A10) is *Standard Distribution System</w:t>
            </w:r>
          </w:p>
        </w:tc>
        <w:tc>
          <w:tcPr>
            <w:tcW w:w="1710" w:type="dxa"/>
            <w:shd w:val="clear" w:color="auto" w:fill="auto"/>
            <w:noWrap/>
          </w:tcPr>
          <w:p w14:paraId="7619C5EF" w14:textId="77777777" w:rsidR="009E7DBD" w:rsidRPr="005828AE" w:rsidRDefault="009E7DBD" w:rsidP="00195AA7">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heme="minorEastAsia" w:hAnsiTheme="minorHAnsi" w:cstheme="minorBidi"/>
                <w:sz w:val="18"/>
                <w:szCs w:val="18"/>
              </w:rPr>
              <w:t xml:space="preserve">Use when distribution type (A10) is </w:t>
            </w:r>
          </w:p>
          <w:p w14:paraId="7D05D1F1" w14:textId="55CB61E0" w:rsidR="00877BF9" w:rsidRPr="008D6F63" w:rsidRDefault="009E7DBD" w:rsidP="00FA3456">
            <w:pPr>
              <w:spacing w:after="0" w:line="240" w:lineRule="auto"/>
              <w:rPr>
                <w:rFonts w:asciiTheme="minorHAnsi" w:eastAsiaTheme="minorEastAsia" w:hAnsiTheme="minorHAnsi" w:cstheme="minorBidi"/>
                <w:sz w:val="18"/>
                <w:szCs w:val="18"/>
              </w:rPr>
            </w:pPr>
            <w:r w:rsidRPr="005828AE">
              <w:rPr>
                <w:rFonts w:asciiTheme="minorHAnsi" w:eastAsia="Times New Roman" w:hAnsiTheme="minorHAnsi" w:cstheme="minorHAnsi"/>
                <w:sz w:val="16"/>
                <w:szCs w:val="20"/>
              </w:rPr>
              <w:t>* Demand Recirculation Manual Control</w:t>
            </w:r>
          </w:p>
        </w:tc>
        <w:tc>
          <w:tcPr>
            <w:tcW w:w="1350" w:type="dxa"/>
            <w:shd w:val="clear" w:color="auto" w:fill="auto"/>
            <w:noWrap/>
          </w:tcPr>
          <w:p w14:paraId="6353F6BF"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272DE251" w14:textId="77777777" w:rsidR="00877BF9" w:rsidRPr="008D6F63" w:rsidRDefault="00877BF9" w:rsidP="00877BF9">
            <w:pPr>
              <w:spacing w:after="0" w:line="240" w:lineRule="auto"/>
              <w:jc w:val="center"/>
              <w:rPr>
                <w:rFonts w:asciiTheme="minorHAnsi" w:eastAsiaTheme="minorEastAsia" w:hAnsiTheme="minorHAnsi" w:cstheme="minorBidi"/>
                <w:sz w:val="18"/>
                <w:szCs w:val="18"/>
              </w:rPr>
            </w:pPr>
          </w:p>
        </w:tc>
      </w:tr>
      <w:tr w:rsidR="00877BF9" w:rsidRPr="008D6F63" w14:paraId="70741DAC" w14:textId="77777777" w:rsidTr="00690C6A">
        <w:trPr>
          <w:cantSplit/>
          <w:trHeight w:val="152"/>
        </w:trPr>
        <w:tc>
          <w:tcPr>
            <w:tcW w:w="1705" w:type="dxa"/>
            <w:shd w:val="clear" w:color="auto" w:fill="auto"/>
            <w:noWrap/>
          </w:tcPr>
          <w:p w14:paraId="67B3933B" w14:textId="6F4A6778"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One story</w:t>
            </w:r>
          </w:p>
        </w:tc>
        <w:tc>
          <w:tcPr>
            <w:tcW w:w="1800" w:type="dxa"/>
            <w:shd w:val="clear" w:color="auto" w:fill="auto"/>
            <w:noWrap/>
          </w:tcPr>
          <w:p w14:paraId="6F241DBD" w14:textId="2CDE82BD"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5795DDA9" w14:textId="52980401"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2B657BEE" w14:textId="73F9D61D"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6F5023A3" w14:textId="6EBA1663" w:rsidR="00877BF9" w:rsidRPr="008D6F63" w:rsidRDefault="00877BF9" w:rsidP="00877BF9">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877BF9" w:rsidRPr="008D6F63" w14:paraId="044F7F69" w14:textId="77777777" w:rsidTr="00690C6A">
        <w:trPr>
          <w:cantSplit/>
          <w:trHeight w:val="152"/>
        </w:trPr>
        <w:tc>
          <w:tcPr>
            <w:tcW w:w="1705" w:type="dxa"/>
            <w:shd w:val="clear" w:color="auto" w:fill="auto"/>
            <w:noWrap/>
          </w:tcPr>
          <w:p w14:paraId="40478FD8" w14:textId="64008F7D" w:rsidR="00877BF9" w:rsidRPr="0006728B" w:rsidRDefault="00877BF9" w:rsidP="00877BF9">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14662BC3" w14:textId="3FC0D6E3" w:rsidR="00877BF9" w:rsidRPr="0006728B" w:rsidRDefault="00877BF9" w:rsidP="00877BF9">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2EA98699" w14:textId="49182E9B"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389D5C3F" w14:textId="37FEE807" w:rsidR="00877BF9" w:rsidRPr="0006728B" w:rsidRDefault="00877BF9" w:rsidP="00877BF9">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07E8AD5D" w14:textId="14706C7E" w:rsidR="00877BF9" w:rsidRPr="0006728B" w:rsidRDefault="00877BF9" w:rsidP="00877BF9">
            <w:pPr>
              <w:spacing w:after="0" w:line="240" w:lineRule="auto"/>
              <w:jc w:val="center"/>
              <w:rPr>
                <w:sz w:val="18"/>
                <w:u w:val="single"/>
                <w:lang w:eastAsia="x-none"/>
              </w:rPr>
            </w:pPr>
            <w:r w:rsidRPr="0006728B">
              <w:rPr>
                <w:sz w:val="18"/>
                <w:u w:val="single"/>
                <w:lang w:eastAsia="x-none"/>
              </w:rPr>
              <w:t>n/a</w:t>
            </w:r>
          </w:p>
        </w:tc>
      </w:tr>
    </w:tbl>
    <w:p w14:paraId="52F773F4" w14:textId="77777777" w:rsidR="008D6F63" w:rsidRDefault="008D6F63">
      <w:pPr>
        <w:spacing w:after="0" w:line="240" w:lineRule="auto"/>
        <w:rPr>
          <w:rFonts w:asciiTheme="minorHAnsi" w:hAnsiTheme="minorHAnsi" w:cstheme="minorHAnsi"/>
          <w:sz w:val="18"/>
          <w:szCs w:val="18"/>
        </w:rPr>
      </w:pPr>
    </w:p>
    <w:tbl>
      <w:tblPr>
        <w:tblStyle w:val="TableGrid3"/>
        <w:tblW w:w="10802" w:type="dxa"/>
        <w:tblLook w:val="04A0" w:firstRow="1" w:lastRow="0" w:firstColumn="1" w:lastColumn="0" w:noHBand="0" w:noVBand="1"/>
      </w:tblPr>
      <w:tblGrid>
        <w:gridCol w:w="1140"/>
        <w:gridCol w:w="753"/>
        <w:gridCol w:w="485"/>
        <w:gridCol w:w="1509"/>
        <w:gridCol w:w="461"/>
        <w:gridCol w:w="756"/>
        <w:gridCol w:w="2045"/>
        <w:gridCol w:w="1987"/>
        <w:gridCol w:w="1666"/>
      </w:tblGrid>
      <w:tr w:rsidR="0014411D" w:rsidRPr="00323F2C" w14:paraId="7114CB0E" w14:textId="77777777" w:rsidTr="00017224">
        <w:trPr>
          <w:trHeight w:val="348"/>
        </w:trPr>
        <w:tc>
          <w:tcPr>
            <w:tcW w:w="10802" w:type="dxa"/>
            <w:gridSpan w:val="9"/>
          </w:tcPr>
          <w:p w14:paraId="00675BC9" w14:textId="2573548B" w:rsidR="0014411D" w:rsidRDefault="0014411D" w:rsidP="00531DE4">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lastRenderedPageBreak/>
              <w:t>I</w:t>
            </w:r>
            <w:r w:rsidRPr="009D79A7">
              <w:rPr>
                <w:rFonts w:asciiTheme="minorHAnsi" w:hAnsiTheme="minorHAnsi" w:cstheme="minorHAnsi"/>
                <w:b/>
                <w:sz w:val="18"/>
                <w:szCs w:val="18"/>
              </w:rPr>
              <w:t>. HERS-Verified Drain Water Heat Recovery System (DWHR-H)</w:t>
            </w:r>
            <w:r>
              <w:rPr>
                <w:rFonts w:asciiTheme="minorHAnsi" w:hAnsiTheme="minorHAnsi" w:cstheme="minorHAnsi"/>
                <w:b/>
                <w:sz w:val="18"/>
                <w:szCs w:val="18"/>
              </w:rPr>
              <w:t xml:space="preserve"> </w:t>
            </w:r>
            <w:r>
              <w:rPr>
                <w:rFonts w:asciiTheme="minorHAnsi" w:hAnsiTheme="minorHAnsi" w:cstheme="minorHAnsi"/>
                <w:sz w:val="18"/>
                <w:szCs w:val="18"/>
              </w:rPr>
              <w:t>(RA3.6.9</w:t>
            </w:r>
            <w:r w:rsidRPr="0081179F">
              <w:rPr>
                <w:rFonts w:asciiTheme="minorHAnsi" w:hAnsiTheme="minorHAnsi" w:cstheme="minorHAnsi"/>
                <w:sz w:val="18"/>
                <w:szCs w:val="18"/>
              </w:rPr>
              <w:t>)</w:t>
            </w:r>
          </w:p>
          <w:p w14:paraId="48CCBA53" w14:textId="316BD5B6" w:rsidR="0014411D" w:rsidRPr="009D79A7" w:rsidRDefault="0014411D" w:rsidP="001964BA">
            <w:pPr>
              <w:keepNext/>
              <w:spacing w:after="0" w:line="240" w:lineRule="auto"/>
              <w:rPr>
                <w:rFonts w:asciiTheme="minorHAnsi" w:hAnsiTheme="minorHAnsi" w:cstheme="minorHAnsi"/>
                <w:sz w:val="18"/>
                <w:szCs w:val="18"/>
              </w:rPr>
            </w:pPr>
            <w:r>
              <w:rPr>
                <w:rFonts w:asciiTheme="minorHAnsi" w:hAnsiTheme="minorHAnsi" w:cstheme="minorHAnsi"/>
                <w:sz w:val="18"/>
                <w:szCs w:val="18"/>
              </w:rPr>
              <w:t>&lt;&lt;</w:t>
            </w:r>
            <w:r w:rsidR="00232426">
              <w:rPr>
                <w:rFonts w:asciiTheme="minorHAnsi" w:hAnsiTheme="minorHAnsi" w:cstheme="minorHAnsi"/>
                <w:sz w:val="18"/>
                <w:szCs w:val="18"/>
              </w:rPr>
              <w:t xml:space="preserve">require one row of data for each </w:t>
            </w:r>
            <w:r w:rsidR="001964BA">
              <w:rPr>
                <w:rFonts w:asciiTheme="minorHAnsi" w:hAnsiTheme="minorHAnsi" w:cstheme="minorHAnsi"/>
                <w:sz w:val="18"/>
                <w:szCs w:val="18"/>
              </w:rPr>
              <w:t>drain water heat recovery system</w:t>
            </w:r>
            <w:r w:rsidR="00232426">
              <w:rPr>
                <w:rFonts w:asciiTheme="minorHAnsi" w:hAnsiTheme="minorHAnsi" w:cstheme="minorHAnsi"/>
                <w:sz w:val="18"/>
                <w:szCs w:val="18"/>
              </w:rPr>
              <w:t xml:space="preserve"> identified in Section B</w:t>
            </w:r>
            <w:r w:rsidR="008D55F7">
              <w:rPr>
                <w:rFonts w:asciiTheme="minorHAnsi" w:hAnsiTheme="minorHAnsi" w:cstheme="minorHAnsi"/>
                <w:sz w:val="18"/>
                <w:szCs w:val="18"/>
              </w:rPr>
              <w:t xml:space="preserve"> or</w:t>
            </w:r>
            <w:r w:rsidR="00F45E45">
              <w:rPr>
                <w:rFonts w:asciiTheme="minorHAnsi" w:hAnsiTheme="minorHAnsi" w:cstheme="minorHAnsi"/>
                <w:sz w:val="18"/>
                <w:szCs w:val="18"/>
              </w:rPr>
              <w:t>B2</w:t>
            </w:r>
            <w:r w:rsidR="00232426">
              <w:rPr>
                <w:rFonts w:asciiTheme="minorHAnsi" w:hAnsiTheme="minorHAnsi" w:cstheme="minorHAnsi"/>
                <w:sz w:val="18"/>
                <w:szCs w:val="18"/>
              </w:rPr>
              <w:t xml:space="preserve">. with B12 </w:t>
            </w:r>
            <w:r w:rsidR="008D55F7">
              <w:rPr>
                <w:rFonts w:asciiTheme="minorHAnsi" w:hAnsiTheme="minorHAnsi" w:cstheme="minorHAnsi"/>
                <w:sz w:val="18"/>
                <w:szCs w:val="18"/>
              </w:rPr>
              <w:t xml:space="preserve">or </w:t>
            </w:r>
            <w:r w:rsidR="00F45E45">
              <w:rPr>
                <w:rFonts w:asciiTheme="minorHAnsi" w:hAnsiTheme="minorHAnsi" w:cstheme="minorHAnsi"/>
                <w:sz w:val="18"/>
                <w:szCs w:val="18"/>
              </w:rPr>
              <w:t>B2</w:t>
            </w:r>
            <w:r w:rsidR="009C1825">
              <w:rPr>
                <w:rFonts w:asciiTheme="minorHAnsi" w:hAnsiTheme="minorHAnsi" w:cstheme="minorHAnsi"/>
                <w:sz w:val="18"/>
                <w:szCs w:val="18"/>
              </w:rPr>
              <w:t>-</w:t>
            </w:r>
            <w:r w:rsidR="008D55F7">
              <w:rPr>
                <w:rFonts w:asciiTheme="minorHAnsi" w:hAnsiTheme="minorHAnsi" w:cstheme="minorHAnsi"/>
                <w:sz w:val="18"/>
                <w:szCs w:val="18"/>
              </w:rPr>
              <w:t xml:space="preserve">09 </w:t>
            </w:r>
            <w:r w:rsidR="00232426">
              <w:rPr>
                <w:rFonts w:asciiTheme="minorHAnsi" w:hAnsiTheme="minorHAnsi" w:cstheme="minorHAnsi"/>
                <w:sz w:val="18"/>
                <w:szCs w:val="18"/>
              </w:rPr>
              <w:t>= Yes. Else report section header and standard “This section does not apply” message</w:t>
            </w:r>
            <w:r w:rsidRPr="00890BBF">
              <w:rPr>
                <w:rFonts w:asciiTheme="minorHAnsi" w:hAnsiTheme="minorHAnsi" w:cstheme="minorHAnsi"/>
                <w:sz w:val="18"/>
                <w:szCs w:val="18"/>
              </w:rPr>
              <w:t>&gt;&gt;</w:t>
            </w:r>
          </w:p>
        </w:tc>
      </w:tr>
      <w:tr w:rsidR="00EE7C97" w:rsidRPr="00323F2C" w14:paraId="6C82A092" w14:textId="77777777" w:rsidTr="00017224">
        <w:trPr>
          <w:trHeight w:val="143"/>
        </w:trPr>
        <w:tc>
          <w:tcPr>
            <w:tcW w:w="10802" w:type="dxa"/>
            <w:gridSpan w:val="9"/>
          </w:tcPr>
          <w:p w14:paraId="609C7007" w14:textId="02E922B0" w:rsidR="00EE7C97" w:rsidRPr="002A1FF1" w:rsidRDefault="00EE7C97" w:rsidP="002A1FF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Design DWHR System Information</w:t>
            </w:r>
          </w:p>
        </w:tc>
      </w:tr>
      <w:tr w:rsidR="009F716A" w:rsidRPr="00323F2C" w14:paraId="53639B1E" w14:textId="77777777" w:rsidTr="00017224">
        <w:trPr>
          <w:trHeight w:val="330"/>
        </w:trPr>
        <w:tc>
          <w:tcPr>
            <w:tcW w:w="1870" w:type="dxa"/>
            <w:gridSpan w:val="2"/>
          </w:tcPr>
          <w:p w14:paraId="53C00794" w14:textId="3E13E1A6"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01</w:t>
            </w:r>
          </w:p>
        </w:tc>
        <w:tc>
          <w:tcPr>
            <w:tcW w:w="2382" w:type="dxa"/>
            <w:gridSpan w:val="3"/>
          </w:tcPr>
          <w:p w14:paraId="79B2F2B1" w14:textId="00868C64" w:rsidR="009F716A" w:rsidRPr="009D79A7" w:rsidRDefault="009F716A" w:rsidP="0053634D">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02</w:t>
            </w:r>
          </w:p>
        </w:tc>
        <w:tc>
          <w:tcPr>
            <w:tcW w:w="2824" w:type="dxa"/>
            <w:gridSpan w:val="2"/>
          </w:tcPr>
          <w:p w14:paraId="611570BA" w14:textId="44C48CC7" w:rsidR="009F716A" w:rsidRPr="009D79A7" w:rsidRDefault="009F716A" w:rsidP="00531DE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724" w:type="dxa"/>
            <w:gridSpan w:val="2"/>
          </w:tcPr>
          <w:p w14:paraId="1BF64FE4" w14:textId="43598DD4" w:rsidR="009F716A" w:rsidRPr="009D79A7" w:rsidRDefault="009F716A" w:rsidP="00A57683">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9F716A" w:rsidRPr="00323F2C" w14:paraId="769D008B" w14:textId="77777777" w:rsidTr="00017224">
        <w:trPr>
          <w:trHeight w:val="143"/>
        </w:trPr>
        <w:tc>
          <w:tcPr>
            <w:tcW w:w="1870" w:type="dxa"/>
            <w:gridSpan w:val="2"/>
          </w:tcPr>
          <w:p w14:paraId="4060781F" w14:textId="18B9D5F6" w:rsidR="009F716A"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2382" w:type="dxa"/>
            <w:gridSpan w:val="3"/>
            <w:vAlign w:val="bottom"/>
          </w:tcPr>
          <w:p w14:paraId="4FED0318" w14:textId="70E0D1AA" w:rsidR="009F716A" w:rsidRPr="009D79A7" w:rsidDel="0014411D"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824" w:type="dxa"/>
            <w:gridSpan w:val="2"/>
            <w:vAlign w:val="bottom"/>
          </w:tcPr>
          <w:p w14:paraId="529C94A5" w14:textId="7BD84A0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3724" w:type="dxa"/>
            <w:gridSpan w:val="2"/>
            <w:vAlign w:val="bottom"/>
          </w:tcPr>
          <w:p w14:paraId="43D5A80E" w14:textId="4B8607F9" w:rsidR="009F716A" w:rsidRPr="009D79A7" w:rsidRDefault="009F716A" w:rsidP="00EE7C97">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r>
      <w:tr w:rsidR="00C16194" w:rsidRPr="00323F2C" w14:paraId="0943BA8B" w14:textId="77777777" w:rsidTr="00017224">
        <w:trPr>
          <w:trHeight w:val="143"/>
        </w:trPr>
        <w:tc>
          <w:tcPr>
            <w:tcW w:w="1870" w:type="dxa"/>
            <w:gridSpan w:val="2"/>
          </w:tcPr>
          <w:p w14:paraId="6D1B373A" w14:textId="10F27D83"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&lt;&lt;Reference value from A0</w:t>
            </w:r>
            <w:r w:rsidR="00F349F6">
              <w:rPr>
                <w:rFonts w:asciiTheme="minorHAnsi" w:eastAsia="Times New Roman" w:hAnsiTheme="minorHAnsi" w:cstheme="minorHAnsi"/>
                <w:sz w:val="18"/>
                <w:szCs w:val="18"/>
              </w:rPr>
              <w:t>2</w:t>
            </w:r>
            <w:r w:rsidR="008D55F7">
              <w:rPr>
                <w:rFonts w:asciiTheme="minorHAnsi" w:eastAsia="Times New Roman" w:hAnsiTheme="minorHAnsi" w:cstheme="minorHAnsi"/>
                <w:sz w:val="18"/>
                <w:szCs w:val="18"/>
              </w:rPr>
              <w:t xml:space="preserve"> or </w:t>
            </w:r>
            <w:r w:rsidR="00007F2A">
              <w:rPr>
                <w:rFonts w:asciiTheme="minorHAnsi" w:eastAsia="Times New Roman" w:hAnsiTheme="minorHAnsi" w:cstheme="minorHAnsi"/>
                <w:sz w:val="18"/>
                <w:szCs w:val="18"/>
              </w:rPr>
              <w:t>A2-</w:t>
            </w:r>
            <w:r w:rsidR="008D55F7">
              <w:rPr>
                <w:rFonts w:asciiTheme="minorHAnsi" w:eastAsia="Times New Roman" w:hAnsiTheme="minorHAnsi" w:cstheme="minorHAnsi"/>
                <w:sz w:val="18"/>
                <w:szCs w:val="18"/>
              </w:rPr>
              <w:t>02</w:t>
            </w:r>
            <w:r>
              <w:rPr>
                <w:rFonts w:asciiTheme="minorHAnsi" w:eastAsia="Times New Roman" w:hAnsiTheme="minorHAnsi" w:cstheme="minorHAnsi"/>
                <w:sz w:val="18"/>
                <w:szCs w:val="18"/>
              </w:rPr>
              <w:t>&gt;&gt;</w:t>
            </w:r>
          </w:p>
        </w:tc>
        <w:tc>
          <w:tcPr>
            <w:tcW w:w="2382" w:type="dxa"/>
            <w:gridSpan w:val="3"/>
          </w:tcPr>
          <w:p w14:paraId="5CEDB376" w14:textId="41C5CEA0" w:rsidR="000A2CFB" w:rsidRDefault="00C16194"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w:t>
            </w:r>
            <w:r w:rsidR="000C2529">
              <w:rPr>
                <w:rFonts w:asciiTheme="minorHAnsi" w:eastAsia="Times New Roman" w:hAnsiTheme="minorHAnsi" w:cstheme="minorHAnsi"/>
                <w:sz w:val="18"/>
                <w:szCs w:val="18"/>
              </w:rPr>
              <w:t>If performance, r</w:t>
            </w:r>
            <w:r>
              <w:rPr>
                <w:rFonts w:asciiTheme="minorHAnsi" w:eastAsia="Times New Roman" w:hAnsiTheme="minorHAnsi" w:cstheme="minorHAnsi"/>
                <w:sz w:val="18"/>
                <w:szCs w:val="18"/>
              </w:rPr>
              <w:t xml:space="preserve">eference value from </w:t>
            </w:r>
            <w:r w:rsidR="00093E8B">
              <w:rPr>
                <w:rFonts w:asciiTheme="minorHAnsi" w:eastAsia="Times New Roman" w:hAnsiTheme="minorHAnsi" w:cstheme="minorHAnsi"/>
                <w:sz w:val="18"/>
                <w:szCs w:val="18"/>
              </w:rPr>
              <w:t>LMCC</w:t>
            </w:r>
            <w:r w:rsidR="000C2529">
              <w:rPr>
                <w:rFonts w:asciiTheme="minorHAnsi" w:eastAsia="Times New Roman" w:hAnsiTheme="minorHAnsi" w:cstheme="minorHAnsi"/>
                <w:sz w:val="18"/>
                <w:szCs w:val="18"/>
              </w:rPr>
              <w:t>-</w:t>
            </w:r>
            <w:r w:rsidR="000C2529" w:rsidRPr="00F035EE">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4822A5D4" w14:textId="457AE852" w:rsidR="00C16194" w:rsidRPr="009D79A7" w:rsidDel="0014411D"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 42%”</w:t>
            </w:r>
            <w:r w:rsidR="00C16194">
              <w:rPr>
                <w:rFonts w:asciiTheme="minorHAnsi" w:eastAsia="Times New Roman" w:hAnsiTheme="minorHAnsi" w:cstheme="minorHAnsi"/>
                <w:sz w:val="18"/>
                <w:szCs w:val="18"/>
              </w:rPr>
              <w:t>&gt;&gt;</w:t>
            </w:r>
          </w:p>
        </w:tc>
        <w:tc>
          <w:tcPr>
            <w:tcW w:w="2824" w:type="dxa"/>
            <w:gridSpan w:val="2"/>
          </w:tcPr>
          <w:p w14:paraId="594ED29E" w14:textId="5C94A744" w:rsidR="000A2CFB"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w:t>
            </w:r>
            <w:r w:rsidR="00093E8B">
              <w:rPr>
                <w:rFonts w:asciiTheme="minorHAnsi" w:eastAsia="Times New Roman" w:hAnsiTheme="minorHAnsi" w:cstheme="minorHAnsi"/>
                <w:sz w:val="18"/>
                <w:szCs w:val="18"/>
              </w:rPr>
              <w:t>LMCC</w:t>
            </w:r>
            <w:r>
              <w:rPr>
                <w:rFonts w:asciiTheme="minorHAnsi" w:eastAsia="Times New Roman" w:hAnsiTheme="minorHAnsi" w:cstheme="minorHAnsi"/>
                <w:sz w:val="18"/>
                <w:szCs w:val="18"/>
              </w:rPr>
              <w:t>-</w:t>
            </w:r>
            <w:r w:rsidRPr="00B97E66">
              <w:rPr>
                <w:rFonts w:asciiTheme="minorHAnsi" w:eastAsia="Times New Roman" w:hAnsiTheme="minorHAnsi" w:cstheme="minorHAnsi"/>
                <w:sz w:val="18"/>
                <w:szCs w:val="18"/>
              </w:rPr>
              <w:t>PRF</w:t>
            </w:r>
            <w:r w:rsidR="000A2CFB">
              <w:rPr>
                <w:rFonts w:asciiTheme="minorHAnsi" w:eastAsia="Times New Roman" w:hAnsiTheme="minorHAnsi" w:cstheme="minorHAnsi"/>
                <w:sz w:val="18"/>
                <w:szCs w:val="18"/>
              </w:rPr>
              <w:t xml:space="preserve">.  </w:t>
            </w:r>
          </w:p>
          <w:p w14:paraId="7440964C" w14:textId="060BE415" w:rsidR="00C16194" w:rsidRPr="009D79A7" w:rsidRDefault="000A2CFB"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c>
          <w:tcPr>
            <w:tcW w:w="3724" w:type="dxa"/>
            <w:gridSpan w:val="2"/>
          </w:tcPr>
          <w:p w14:paraId="5B1DF4AD" w14:textId="4DE1BF0F" w:rsidR="00976C25" w:rsidRDefault="000C2529" w:rsidP="000C252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w:t>
            </w:r>
            <w:r w:rsidR="00093E8B">
              <w:rPr>
                <w:rFonts w:asciiTheme="minorHAnsi" w:eastAsia="Times New Roman" w:hAnsiTheme="minorHAnsi" w:cstheme="minorHAnsi"/>
                <w:sz w:val="18"/>
                <w:szCs w:val="18"/>
              </w:rPr>
              <w:t>LMCC</w:t>
            </w:r>
            <w:r>
              <w:rPr>
                <w:rFonts w:asciiTheme="minorHAnsi" w:eastAsia="Times New Roman" w:hAnsiTheme="minorHAnsi" w:cstheme="minorHAnsi"/>
                <w:sz w:val="18"/>
                <w:szCs w:val="18"/>
              </w:rPr>
              <w:t>-</w:t>
            </w:r>
            <w:r w:rsidRPr="00F035EE">
              <w:rPr>
                <w:rFonts w:asciiTheme="minorHAnsi" w:eastAsia="Times New Roman" w:hAnsiTheme="minorHAnsi" w:cstheme="minorHAnsi"/>
                <w:sz w:val="18"/>
                <w:szCs w:val="18"/>
              </w:rPr>
              <w:t>PRF</w:t>
            </w:r>
          </w:p>
          <w:p w14:paraId="2DD6172C" w14:textId="7A14340F" w:rsidR="00C16194" w:rsidRPr="009D79A7" w:rsidRDefault="00976C25" w:rsidP="000C2529">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eastAsia="Times New Roman" w:hAnsiTheme="minorHAnsi" w:cstheme="minorHAnsi"/>
                <w:sz w:val="18"/>
                <w:szCs w:val="18"/>
              </w:rPr>
              <w:t>If prescriptive, display “NA”</w:t>
            </w:r>
            <w:r w:rsidR="000C2529">
              <w:rPr>
                <w:rFonts w:asciiTheme="minorHAnsi" w:eastAsia="Times New Roman" w:hAnsiTheme="minorHAnsi" w:cstheme="minorHAnsi"/>
                <w:sz w:val="18"/>
                <w:szCs w:val="18"/>
              </w:rPr>
              <w:t>&gt;&gt;</w:t>
            </w:r>
          </w:p>
        </w:tc>
      </w:tr>
      <w:tr w:rsidR="00C16194" w:rsidRPr="00323F2C" w14:paraId="410A1017" w14:textId="77777777" w:rsidTr="00017224">
        <w:trPr>
          <w:trHeight w:val="143"/>
        </w:trPr>
        <w:tc>
          <w:tcPr>
            <w:tcW w:w="1870" w:type="dxa"/>
            <w:gridSpan w:val="2"/>
          </w:tcPr>
          <w:p w14:paraId="146B37E1"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382" w:type="dxa"/>
            <w:gridSpan w:val="3"/>
          </w:tcPr>
          <w:p w14:paraId="704B6490" w14:textId="77777777" w:rsidR="00C16194" w:rsidRPr="009D79A7" w:rsidDel="0014411D"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824" w:type="dxa"/>
            <w:gridSpan w:val="2"/>
          </w:tcPr>
          <w:p w14:paraId="175DE08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3724" w:type="dxa"/>
            <w:gridSpan w:val="2"/>
          </w:tcPr>
          <w:p w14:paraId="69D23A0E"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0302EDD6" w14:textId="77777777" w:rsidTr="00017224">
        <w:trPr>
          <w:trHeight w:val="143"/>
        </w:trPr>
        <w:tc>
          <w:tcPr>
            <w:tcW w:w="10802" w:type="dxa"/>
            <w:gridSpan w:val="9"/>
          </w:tcPr>
          <w:p w14:paraId="36A8C10D" w14:textId="727A7001" w:rsidR="00C16194" w:rsidRPr="002A1FF1"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18"/>
              </w:rPr>
            </w:pPr>
            <w:r w:rsidRPr="002A1FF1">
              <w:rPr>
                <w:rFonts w:asciiTheme="minorHAnsi" w:hAnsiTheme="minorHAnsi" w:cstheme="minorHAnsi"/>
                <w:b/>
                <w:sz w:val="18"/>
                <w:szCs w:val="18"/>
              </w:rPr>
              <w:t>Installed DWHR System Information</w:t>
            </w:r>
          </w:p>
        </w:tc>
      </w:tr>
      <w:tr w:rsidR="00C16194" w:rsidRPr="00323F2C" w14:paraId="2B3C54DA" w14:textId="77777777" w:rsidTr="00017224">
        <w:trPr>
          <w:trHeight w:val="143"/>
        </w:trPr>
        <w:tc>
          <w:tcPr>
            <w:tcW w:w="1117" w:type="dxa"/>
            <w:vAlign w:val="bottom"/>
          </w:tcPr>
          <w:p w14:paraId="62A7B505" w14:textId="6BCAFD6F"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05</w:t>
            </w:r>
          </w:p>
        </w:tc>
        <w:tc>
          <w:tcPr>
            <w:tcW w:w="1209" w:type="dxa"/>
            <w:gridSpan w:val="2"/>
            <w:vAlign w:val="bottom"/>
          </w:tcPr>
          <w:p w14:paraId="56D87302" w14:textId="5AAFF4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06</w:t>
            </w:r>
          </w:p>
        </w:tc>
        <w:tc>
          <w:tcPr>
            <w:tcW w:w="1528" w:type="dxa"/>
            <w:vAlign w:val="bottom"/>
          </w:tcPr>
          <w:p w14:paraId="48C0E6AC" w14:textId="1B4D662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07</w:t>
            </w:r>
          </w:p>
        </w:tc>
        <w:tc>
          <w:tcPr>
            <w:tcW w:w="1156" w:type="dxa"/>
            <w:gridSpan w:val="2"/>
            <w:vAlign w:val="bottom"/>
          </w:tcPr>
          <w:p w14:paraId="2B5E313F" w14:textId="1A3DB2F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08</w:t>
            </w:r>
          </w:p>
        </w:tc>
        <w:tc>
          <w:tcPr>
            <w:tcW w:w="2066" w:type="dxa"/>
            <w:vAlign w:val="bottom"/>
          </w:tcPr>
          <w:p w14:paraId="579412C8" w14:textId="39DA6E5C"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09</w:t>
            </w:r>
          </w:p>
        </w:tc>
        <w:tc>
          <w:tcPr>
            <w:tcW w:w="2023" w:type="dxa"/>
            <w:vAlign w:val="bottom"/>
          </w:tcPr>
          <w:p w14:paraId="66A154C7" w14:textId="26BBF84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10</w:t>
            </w:r>
          </w:p>
        </w:tc>
        <w:tc>
          <w:tcPr>
            <w:tcW w:w="1700" w:type="dxa"/>
            <w:vAlign w:val="bottom"/>
          </w:tcPr>
          <w:p w14:paraId="563E3321" w14:textId="5C7F4776"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11</w:t>
            </w:r>
          </w:p>
        </w:tc>
      </w:tr>
      <w:tr w:rsidR="00C16194" w:rsidRPr="00323F2C" w14:paraId="4FEA8DFE" w14:textId="77777777" w:rsidTr="00017224">
        <w:trPr>
          <w:trHeight w:val="143"/>
        </w:trPr>
        <w:tc>
          <w:tcPr>
            <w:tcW w:w="1117" w:type="dxa"/>
            <w:vAlign w:val="bottom"/>
          </w:tcPr>
          <w:p w14:paraId="68540770" w14:textId="0BB05FD8"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System ID/Name</w:t>
            </w:r>
          </w:p>
        </w:tc>
        <w:tc>
          <w:tcPr>
            <w:tcW w:w="1209" w:type="dxa"/>
            <w:gridSpan w:val="2"/>
            <w:vAlign w:val="bottom"/>
          </w:tcPr>
          <w:p w14:paraId="2F42BE11" w14:textId="08EF88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528" w:type="dxa"/>
            <w:vAlign w:val="bottom"/>
          </w:tcPr>
          <w:p w14:paraId="2E8268CB" w14:textId="223F253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Model </w:t>
            </w:r>
            <w:r>
              <w:rPr>
                <w:rFonts w:asciiTheme="minorHAnsi" w:hAnsiTheme="minorHAnsi" w:cstheme="minorHAnsi"/>
                <w:sz w:val="18"/>
                <w:szCs w:val="18"/>
              </w:rPr>
              <w:t>Number</w:t>
            </w:r>
          </w:p>
        </w:tc>
        <w:tc>
          <w:tcPr>
            <w:tcW w:w="1156" w:type="dxa"/>
            <w:gridSpan w:val="2"/>
            <w:vAlign w:val="bottom"/>
          </w:tcPr>
          <w:p w14:paraId="5BFB0CAF" w14:textId="6B83FDDB"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066" w:type="dxa"/>
            <w:vAlign w:val="bottom"/>
          </w:tcPr>
          <w:p w14:paraId="4C96FEF5" w14:textId="5D71197E"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2023" w:type="dxa"/>
            <w:vAlign w:val="bottom"/>
          </w:tcPr>
          <w:p w14:paraId="57BFED18"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700" w:type="dxa"/>
            <w:vAlign w:val="bottom"/>
          </w:tcPr>
          <w:p w14:paraId="23DF372E" w14:textId="77777777" w:rsidR="00C16194"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p w14:paraId="78F7A7BA" w14:textId="44120AA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(Yes/No)</w:t>
            </w:r>
          </w:p>
        </w:tc>
      </w:tr>
      <w:tr w:rsidR="00C16194" w:rsidRPr="00323F2C" w14:paraId="0CFF93EB" w14:textId="77777777" w:rsidTr="00017224">
        <w:trPr>
          <w:trHeight w:val="186"/>
        </w:trPr>
        <w:tc>
          <w:tcPr>
            <w:tcW w:w="1117" w:type="dxa"/>
          </w:tcPr>
          <w:p w14:paraId="09E6E542" w14:textId="7DB73E1F" w:rsidR="00C16194" w:rsidRPr="009D79A7" w:rsidRDefault="00F349F6"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&lt;&lt;Reference value from </w:t>
            </w:r>
            <w:r w:rsidR="00B55A00">
              <w:rPr>
                <w:rFonts w:asciiTheme="minorHAnsi" w:eastAsia="Times New Roman" w:hAnsiTheme="minorHAnsi" w:cstheme="minorHAnsi"/>
                <w:sz w:val="18"/>
                <w:szCs w:val="18"/>
              </w:rPr>
              <w:t>B</w:t>
            </w:r>
            <w:r>
              <w:rPr>
                <w:rFonts w:asciiTheme="minorHAnsi" w:eastAsia="Times New Roman" w:hAnsiTheme="minorHAnsi" w:cstheme="minorHAnsi"/>
                <w:sz w:val="18"/>
                <w:szCs w:val="18"/>
              </w:rPr>
              <w:t>02</w:t>
            </w:r>
            <w:r w:rsidR="00B55A00">
              <w:rPr>
                <w:rFonts w:asciiTheme="minorHAnsi" w:eastAsia="Times New Roman" w:hAnsiTheme="minorHAnsi" w:cstheme="minorHAnsi"/>
                <w:sz w:val="18"/>
                <w:szCs w:val="18"/>
              </w:rPr>
              <w:t xml:space="preserve"> or </w:t>
            </w:r>
            <w:r w:rsidR="002626A8">
              <w:rPr>
                <w:rFonts w:asciiTheme="minorHAnsi" w:eastAsia="Times New Roman" w:hAnsiTheme="minorHAnsi" w:cstheme="minorHAnsi"/>
                <w:sz w:val="18"/>
                <w:szCs w:val="18"/>
              </w:rPr>
              <w:t>B2-</w:t>
            </w:r>
            <w:r w:rsidR="00B55A00">
              <w:rPr>
                <w:rFonts w:asciiTheme="minorHAnsi" w:eastAsia="Times New Roman" w:hAnsiTheme="minorHAnsi" w:cstheme="minorHAnsi"/>
                <w:sz w:val="18"/>
                <w:szCs w:val="18"/>
              </w:rPr>
              <w:t>02</w:t>
            </w:r>
            <w:r w:rsidR="00C16194">
              <w:rPr>
                <w:rFonts w:asciiTheme="minorHAnsi" w:eastAsia="Times New Roman" w:hAnsiTheme="minorHAnsi" w:cstheme="minorHAnsi"/>
                <w:sz w:val="18"/>
                <w:szCs w:val="18"/>
              </w:rPr>
              <w:t>&gt;&gt;</w:t>
            </w:r>
          </w:p>
        </w:tc>
        <w:tc>
          <w:tcPr>
            <w:tcW w:w="1209" w:type="dxa"/>
            <w:gridSpan w:val="2"/>
          </w:tcPr>
          <w:p w14:paraId="74563A30" w14:textId="7AAE4055"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528" w:type="dxa"/>
          </w:tcPr>
          <w:p w14:paraId="2B033960" w14:textId="6D0A631F"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156" w:type="dxa"/>
            <w:gridSpan w:val="2"/>
          </w:tcPr>
          <w:p w14:paraId="35BCEE1E" w14:textId="10DD5C63"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w:t>
            </w:r>
            <w:r>
              <w:rPr>
                <w:rFonts w:asciiTheme="minorHAnsi" w:eastAsia="Times New Roman" w:hAnsiTheme="minorHAnsi" w:cstheme="minorHAnsi"/>
                <w:sz w:val="18"/>
                <w:szCs w:val="18"/>
              </w:rPr>
              <w:t xml:space="preserve">, </w:t>
            </w:r>
            <w:r w:rsidR="00976C25">
              <w:rPr>
                <w:rFonts w:asciiTheme="minorHAnsi" w:eastAsia="Times New Roman" w:hAnsiTheme="minorHAnsi" w:cstheme="minorHAnsi"/>
                <w:sz w:val="18"/>
                <w:szCs w:val="18"/>
              </w:rPr>
              <w:t xml:space="preserve">value ≥ Rated Effectiveness in I02, </w:t>
            </w:r>
            <w:r>
              <w:rPr>
                <w:rFonts w:asciiTheme="minorHAnsi" w:eastAsia="Times New Roman" w:hAnsiTheme="minorHAnsi" w:cstheme="minorHAnsi"/>
                <w:sz w:val="18"/>
                <w:szCs w:val="18"/>
              </w:rPr>
              <w:t xml:space="preserve">range check: 0.42≤I03&lt;1 </w:t>
            </w:r>
            <w:r w:rsidRPr="009D79A7">
              <w:rPr>
                <w:rFonts w:asciiTheme="minorHAnsi" w:eastAsia="Times New Roman" w:hAnsiTheme="minorHAnsi" w:cstheme="minorHAnsi"/>
                <w:sz w:val="18"/>
                <w:szCs w:val="18"/>
              </w:rPr>
              <w:t>&gt;&gt;</w:t>
            </w:r>
          </w:p>
        </w:tc>
        <w:tc>
          <w:tcPr>
            <w:tcW w:w="2066" w:type="dxa"/>
          </w:tcPr>
          <w:p w14:paraId="4937259A" w14:textId="33ACEFF4" w:rsidR="00C16194"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sz w:val="18"/>
                <w:szCs w:val="18"/>
              </w:rPr>
            </w:pPr>
            <w:r>
              <w:rPr>
                <w:rFonts w:asciiTheme="minorHAnsi" w:hAnsiTheme="minorHAnsi"/>
                <w:sz w:val="18"/>
                <w:szCs w:val="18"/>
              </w:rPr>
              <w:t>&lt;&lt;</w:t>
            </w:r>
            <w:r w:rsidR="00976C25">
              <w:rPr>
                <w:rFonts w:asciiTheme="minorHAnsi" w:hAnsiTheme="minorHAnsi"/>
                <w:sz w:val="18"/>
                <w:szCs w:val="18"/>
              </w:rPr>
              <w:t xml:space="preserve">If performance, reference value from I03.  If prescriptive, </w:t>
            </w:r>
            <w:r w:rsidRPr="00FE60ED">
              <w:rPr>
                <w:rFonts w:asciiTheme="minorHAnsi" w:hAnsiTheme="minorHAnsi"/>
                <w:sz w:val="18"/>
                <w:szCs w:val="18"/>
              </w:rPr>
              <w:t>user pick from list:</w:t>
            </w:r>
          </w:p>
          <w:p w14:paraId="5D97E0E2" w14:textId="77777777" w:rsidR="00C16194" w:rsidRPr="005A507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22802071" w14:textId="77777777" w:rsidR="00C16194"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42F795CE" w14:textId="4B0CF01E" w:rsidR="00C16194" w:rsidRPr="009D79A7" w:rsidRDefault="00C16194" w:rsidP="00C16194">
            <w:pPr>
              <w:pStyle w:val="ListParagraph"/>
              <w:keepNext/>
              <w:numPr>
                <w:ilvl w:val="0"/>
                <w:numId w:val="11"/>
              </w:numPr>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2023" w:type="dxa"/>
          </w:tcPr>
          <w:p w14:paraId="2F3AE271" w14:textId="602E46FE" w:rsidR="00C16194" w:rsidRPr="009D79A7" w:rsidRDefault="00C16194" w:rsidP="00976C25">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sidR="00976C25">
              <w:rPr>
                <w:rFonts w:asciiTheme="minorHAnsi" w:hAnsiTheme="minorHAnsi"/>
                <w:sz w:val="18"/>
                <w:szCs w:val="18"/>
              </w:rPr>
              <w:t xml:space="preserve"> If performance, reference value from I04.  If prescriptive, </w:t>
            </w:r>
            <w:r w:rsidRPr="009D79A7">
              <w:rPr>
                <w:rFonts w:asciiTheme="minorHAnsi" w:eastAsia="Times New Roman" w:hAnsiTheme="minorHAnsi" w:cstheme="minorHAnsi"/>
                <w:sz w:val="18"/>
                <w:szCs w:val="18"/>
              </w:rPr>
              <w:t>User input</w:t>
            </w:r>
            <w:r>
              <w:rPr>
                <w:rFonts w:asciiTheme="minorHAnsi" w:eastAsia="Times New Roman" w:hAnsiTheme="minorHAnsi" w:cstheme="minorHAnsi"/>
                <w:sz w:val="18"/>
                <w:szCs w:val="18"/>
              </w:rPr>
              <w:t xml:space="preserve">, range check: 0&lt;I06≤100 </w:t>
            </w:r>
            <w:r w:rsidRPr="009D79A7">
              <w:rPr>
                <w:rFonts w:asciiTheme="minorHAnsi" w:eastAsia="Times New Roman" w:hAnsiTheme="minorHAnsi" w:cstheme="minorHAnsi"/>
                <w:sz w:val="18"/>
                <w:szCs w:val="18"/>
              </w:rPr>
              <w:t>&gt;&gt;</w:t>
            </w:r>
          </w:p>
        </w:tc>
        <w:tc>
          <w:tcPr>
            <w:tcW w:w="1700" w:type="dxa"/>
          </w:tcPr>
          <w:p w14:paraId="010DE464" w14:textId="41AEA7F4"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r>
              <w:rPr>
                <w:rFonts w:asciiTheme="minorHAnsi" w:hAnsiTheme="minorHAnsi" w:cstheme="minorHAnsi"/>
                <w:sz w:val="18"/>
                <w:szCs w:val="18"/>
              </w:rPr>
              <w:t>&lt;&lt;user select from list: Yes or No&gt;&gt;</w:t>
            </w:r>
          </w:p>
        </w:tc>
      </w:tr>
      <w:tr w:rsidR="00C16194" w:rsidRPr="00323F2C" w14:paraId="6FCEBAFC" w14:textId="77777777" w:rsidTr="00017224">
        <w:trPr>
          <w:trHeight w:val="186"/>
        </w:trPr>
        <w:tc>
          <w:tcPr>
            <w:tcW w:w="1117" w:type="dxa"/>
          </w:tcPr>
          <w:p w14:paraId="65401A00"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209" w:type="dxa"/>
            <w:gridSpan w:val="2"/>
          </w:tcPr>
          <w:p w14:paraId="657FC3C9" w14:textId="79F5C980"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528" w:type="dxa"/>
          </w:tcPr>
          <w:p w14:paraId="7186D494"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p>
        </w:tc>
        <w:tc>
          <w:tcPr>
            <w:tcW w:w="1156" w:type="dxa"/>
            <w:gridSpan w:val="2"/>
          </w:tcPr>
          <w:p w14:paraId="5C9614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66" w:type="dxa"/>
          </w:tcPr>
          <w:p w14:paraId="049B3BCD"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2023" w:type="dxa"/>
          </w:tcPr>
          <w:p w14:paraId="5251C78B"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c>
          <w:tcPr>
            <w:tcW w:w="1700" w:type="dxa"/>
          </w:tcPr>
          <w:p w14:paraId="2660EF72" w14:textId="77777777" w:rsidR="00C16194" w:rsidRPr="009D79A7" w:rsidRDefault="00C16194" w:rsidP="00C16194">
            <w:pPr>
              <w:keepNext/>
              <w:tabs>
                <w:tab w:val="left" w:pos="2160"/>
                <w:tab w:val="left" w:pos="2700"/>
                <w:tab w:val="left" w:pos="3420"/>
                <w:tab w:val="left" w:pos="3780"/>
                <w:tab w:val="left" w:pos="5760"/>
                <w:tab w:val="left" w:pos="7212"/>
              </w:tabs>
              <w:spacing w:after="0" w:line="240" w:lineRule="auto"/>
              <w:jc w:val="center"/>
              <w:rPr>
                <w:rFonts w:asciiTheme="minorHAnsi" w:hAnsiTheme="minorHAnsi" w:cstheme="minorHAnsi"/>
                <w:sz w:val="18"/>
                <w:szCs w:val="18"/>
              </w:rPr>
            </w:pPr>
          </w:p>
        </w:tc>
      </w:tr>
      <w:tr w:rsidR="00C16194" w:rsidRPr="00323F2C" w14:paraId="2897199D" w14:textId="77777777" w:rsidTr="00017224">
        <w:trPr>
          <w:trHeight w:val="258"/>
        </w:trPr>
        <w:tc>
          <w:tcPr>
            <w:tcW w:w="10802" w:type="dxa"/>
            <w:gridSpan w:val="9"/>
          </w:tcPr>
          <w:p w14:paraId="43DA4BB4" w14:textId="142B266C" w:rsidR="00C16194" w:rsidRPr="009D79A7" w:rsidRDefault="00C16194" w:rsidP="00C16194">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18"/>
                <w:szCs w:val="18"/>
              </w:rPr>
            </w:pPr>
            <w:r w:rsidRPr="00DF3388">
              <w:rPr>
                <w:rFonts w:asciiTheme="minorHAnsi" w:eastAsiaTheme="minorEastAsia" w:hAnsiTheme="minorHAnsi" w:cstheme="minorHAnsi"/>
                <w:b/>
                <w:sz w:val="18"/>
                <w:szCs w:val="18"/>
              </w:rPr>
              <w:t xml:space="preserve">The responsible person’s </w:t>
            </w:r>
            <w:r w:rsidRPr="003027B1">
              <w:rPr>
                <w:rFonts w:asciiTheme="minorHAnsi" w:eastAsiaTheme="minorEastAsia" w:hAnsiTheme="minorHAnsi" w:cstheme="minorHAnsi"/>
                <w:b/>
                <w:sz w:val="18"/>
                <w:szCs w:val="18"/>
              </w:rPr>
              <w:t>signature on this compliance document affirms that all applicable requirements in this table have been met.</w:t>
            </w:r>
            <w:r w:rsidRPr="009D79A7">
              <w:rPr>
                <w:rFonts w:asciiTheme="minorHAnsi" w:hAnsiTheme="minorHAnsi" w:cstheme="minorHAnsi"/>
                <w:b/>
                <w:sz w:val="18"/>
                <w:szCs w:val="18"/>
              </w:rPr>
              <w:t xml:space="preserve">  </w:t>
            </w:r>
          </w:p>
        </w:tc>
      </w:tr>
    </w:tbl>
    <w:p w14:paraId="7D07AA51" w14:textId="0E06DBE7" w:rsidR="00E65CD8" w:rsidRPr="00236F4B" w:rsidRDefault="00E65CD8" w:rsidP="00411887">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10217"/>
      </w:tblGrid>
      <w:tr w:rsidR="000E1685" w:rsidRPr="00323F2C" w14:paraId="0F7F46AF" w14:textId="77777777" w:rsidTr="002626A8">
        <w:trPr>
          <w:trHeight w:hRule="exact" w:val="712"/>
          <w:tblHeader/>
        </w:trPr>
        <w:tc>
          <w:tcPr>
            <w:tcW w:w="11016" w:type="dxa"/>
            <w:gridSpan w:val="2"/>
            <w:tcBorders>
              <w:bottom w:val="single" w:sz="4" w:space="0" w:color="auto"/>
            </w:tcBorders>
          </w:tcPr>
          <w:p w14:paraId="0F7F46AB" w14:textId="7FA5BCF6" w:rsidR="000E1685" w:rsidRPr="00236F4B" w:rsidRDefault="00641F8E" w:rsidP="000E1685">
            <w:pPr>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B04692" w:rsidRPr="00236F4B">
              <w:rPr>
                <w:rFonts w:asciiTheme="minorHAnsi" w:hAnsiTheme="minorHAnsi" w:cstheme="minorHAnsi"/>
                <w:b/>
                <w:sz w:val="18"/>
                <w:szCs w:val="18"/>
              </w:rPr>
              <w:t>.</w:t>
            </w:r>
            <w:r w:rsidR="000E1685" w:rsidRPr="00236F4B">
              <w:rPr>
                <w:rFonts w:asciiTheme="minorHAnsi" w:hAnsiTheme="minorHAnsi" w:cstheme="minorHAnsi"/>
                <w:b/>
                <w:sz w:val="18"/>
                <w:szCs w:val="18"/>
              </w:rPr>
              <w:t xml:space="preserve"> HERS-Verified Pipe Insulation </w:t>
            </w:r>
            <w:r w:rsidR="0065796D" w:rsidRPr="00236F4B">
              <w:rPr>
                <w:rFonts w:asciiTheme="minorHAnsi" w:hAnsiTheme="minorHAnsi" w:cstheme="minorHAnsi"/>
                <w:b/>
                <w:sz w:val="18"/>
                <w:szCs w:val="18"/>
              </w:rPr>
              <w:t>Credit</w:t>
            </w:r>
            <w:r w:rsidR="001938BC" w:rsidRPr="00236F4B">
              <w:rPr>
                <w:rFonts w:asciiTheme="minorHAnsi" w:hAnsiTheme="minorHAnsi" w:cstheme="minorHAnsi"/>
                <w:b/>
                <w:sz w:val="18"/>
                <w:szCs w:val="18"/>
              </w:rPr>
              <w:t xml:space="preserve"> Requirements</w:t>
            </w:r>
            <w:r w:rsidR="00B04692" w:rsidRPr="00236F4B">
              <w:rPr>
                <w:rFonts w:asciiTheme="minorHAnsi" w:hAnsiTheme="minorHAnsi" w:cstheme="minorHAnsi"/>
                <w:b/>
                <w:sz w:val="18"/>
                <w:szCs w:val="18"/>
              </w:rPr>
              <w:t xml:space="preserve"> </w:t>
            </w:r>
            <w:r w:rsidR="00DF32C1">
              <w:rPr>
                <w:rFonts w:asciiTheme="minorHAnsi" w:hAnsiTheme="minorHAnsi" w:cstheme="minorHAnsi"/>
                <w:b/>
                <w:sz w:val="18"/>
                <w:szCs w:val="18"/>
              </w:rPr>
              <w:t xml:space="preserve">(PIC-H) </w:t>
            </w:r>
            <w:r w:rsidR="00B04692" w:rsidRPr="00A259EF">
              <w:rPr>
                <w:rFonts w:asciiTheme="minorHAnsi" w:hAnsiTheme="minorHAnsi" w:cstheme="minorHAnsi"/>
                <w:sz w:val="18"/>
                <w:szCs w:val="18"/>
              </w:rPr>
              <w:t>(RA3.6.3)</w:t>
            </w:r>
          </w:p>
          <w:p w14:paraId="0F7F46AD" w14:textId="505AD43C" w:rsidR="007305A1" w:rsidRPr="00236F4B" w:rsidRDefault="0072429B" w:rsidP="00236F4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sz w:val="18"/>
                <w:szCs w:val="18"/>
              </w:rPr>
              <w:t>&lt;&lt;Static Text - see the top&gt;&gt;</w:t>
            </w:r>
            <w:r w:rsidR="007305A1" w:rsidRPr="00236F4B">
              <w:rPr>
                <w:rFonts w:asciiTheme="minorHAnsi" w:hAnsiTheme="minorHAnsi" w:cstheme="minorHAnsi"/>
                <w:sz w:val="18"/>
                <w:szCs w:val="18"/>
              </w:rPr>
              <w:t xml:space="preserve">&lt;&lt;If </w:t>
            </w:r>
            <w:r w:rsidR="00F96517" w:rsidRPr="00236F4B">
              <w:rPr>
                <w:rFonts w:asciiTheme="minorHAnsi" w:hAnsiTheme="minorHAnsi" w:cstheme="minorHAnsi"/>
                <w:sz w:val="18"/>
                <w:szCs w:val="18"/>
              </w:rPr>
              <w:t xml:space="preserve">there are no systems in column </w:t>
            </w:r>
            <w:r w:rsidR="00FF28D5">
              <w:rPr>
                <w:rFonts w:asciiTheme="minorHAnsi" w:hAnsiTheme="minorHAnsi" w:cstheme="minorHAnsi"/>
                <w:sz w:val="18"/>
                <w:szCs w:val="18"/>
              </w:rPr>
              <w:t>A</w:t>
            </w:r>
            <w:r w:rsidR="00F349F6">
              <w:rPr>
                <w:rFonts w:asciiTheme="minorHAnsi" w:hAnsiTheme="minorHAnsi" w:cstheme="minorHAnsi"/>
                <w:sz w:val="18"/>
                <w:szCs w:val="18"/>
              </w:rPr>
              <w:t>10</w:t>
            </w:r>
            <w:r w:rsidR="00FF28D5" w:rsidRPr="00236F4B">
              <w:rPr>
                <w:rFonts w:asciiTheme="minorHAnsi" w:hAnsiTheme="minorHAnsi" w:cstheme="minorHAnsi"/>
                <w:sz w:val="18"/>
                <w:szCs w:val="18"/>
              </w:rPr>
              <w:t xml:space="preserve"> </w:t>
            </w:r>
            <w:r w:rsidR="008275A6">
              <w:rPr>
                <w:rFonts w:asciiTheme="minorHAnsi" w:hAnsiTheme="minorHAnsi" w:cstheme="minorHAnsi"/>
                <w:sz w:val="18"/>
                <w:szCs w:val="18"/>
              </w:rPr>
              <w:t xml:space="preserve">or </w:t>
            </w:r>
            <w:r w:rsidR="002626A8">
              <w:rPr>
                <w:rFonts w:asciiTheme="minorHAnsi" w:hAnsiTheme="minorHAnsi" w:cstheme="minorHAnsi"/>
                <w:sz w:val="18"/>
                <w:szCs w:val="18"/>
              </w:rPr>
              <w:t>A2-</w:t>
            </w:r>
            <w:r w:rsidR="008275A6">
              <w:rPr>
                <w:rFonts w:asciiTheme="minorHAnsi" w:hAnsiTheme="minorHAnsi" w:cstheme="minorHAnsi"/>
                <w:sz w:val="18"/>
                <w:szCs w:val="18"/>
              </w:rPr>
              <w:t xml:space="preserve">07 </w:t>
            </w:r>
            <w:r w:rsidR="00F96517" w:rsidRPr="00236F4B">
              <w:rPr>
                <w:rFonts w:asciiTheme="minorHAnsi" w:hAnsiTheme="minorHAnsi" w:cstheme="minorHAnsi"/>
                <w:sz w:val="18"/>
                <w:szCs w:val="18"/>
              </w:rPr>
              <w:t>that have a value =</w:t>
            </w:r>
            <w:r w:rsidR="00F4590C" w:rsidRPr="00236F4B">
              <w:rPr>
                <w:rFonts w:asciiTheme="minorHAnsi" w:hAnsiTheme="minorHAnsi" w:cstheme="minorHAnsi"/>
                <w:sz w:val="18"/>
                <w:szCs w:val="18"/>
              </w:rPr>
              <w:t xml:space="preserve"> “</w:t>
            </w:r>
            <w:r w:rsidR="00A82A43" w:rsidRPr="00236F4B">
              <w:rPr>
                <w:rFonts w:asciiTheme="minorHAnsi" w:hAnsiTheme="minorHAnsi" w:cstheme="minorHAnsi"/>
                <w:sz w:val="18"/>
                <w:szCs w:val="18"/>
              </w:rPr>
              <w:t xml:space="preserve">HERS-Verified Pipe Insulation </w:t>
            </w:r>
            <w:r w:rsidR="0065796D" w:rsidRPr="00236F4B">
              <w:rPr>
                <w:rFonts w:asciiTheme="minorHAnsi" w:hAnsiTheme="minorHAnsi" w:cstheme="minorHAnsi"/>
                <w:sz w:val="18"/>
                <w:szCs w:val="18"/>
              </w:rPr>
              <w:t>Credit</w:t>
            </w:r>
            <w:r w:rsidR="00F4590C" w:rsidRPr="00236F4B">
              <w:rPr>
                <w:rFonts w:asciiTheme="minorHAnsi" w:hAnsiTheme="minorHAnsi" w:cstheme="minorHAnsi"/>
                <w:sz w:val="18"/>
                <w:szCs w:val="18"/>
              </w:rPr>
              <w:t>”</w:t>
            </w:r>
            <w:r w:rsidR="007305A1" w:rsidRPr="00236F4B">
              <w:rPr>
                <w:rFonts w:asciiTheme="minorHAnsi" w:hAnsiTheme="minorHAnsi" w:cstheme="minorHAnsi"/>
                <w:sz w:val="18"/>
                <w:szCs w:val="18"/>
              </w:rPr>
              <w:t>, then display the "section does not apply" message</w:t>
            </w:r>
            <w:r w:rsidR="00F4590C" w:rsidRPr="00236F4B">
              <w:rPr>
                <w:rFonts w:asciiTheme="minorHAnsi" w:hAnsiTheme="minorHAnsi" w:cstheme="minorHAnsi"/>
                <w:sz w:val="18"/>
                <w:szCs w:val="18"/>
              </w:rPr>
              <w:t xml:space="preserve">; else display this entire table </w:t>
            </w:r>
            <w:r w:rsidR="007305A1" w:rsidRPr="00236F4B">
              <w:rPr>
                <w:rFonts w:asciiTheme="minorHAnsi" w:hAnsiTheme="minorHAnsi" w:cstheme="minorHAnsi"/>
                <w:sz w:val="18"/>
                <w:szCs w:val="18"/>
              </w:rPr>
              <w:t>&gt;&gt;</w:t>
            </w:r>
          </w:p>
          <w:p w14:paraId="0F7F46AE" w14:textId="77777777" w:rsidR="000E1685" w:rsidRPr="00236F4B" w:rsidRDefault="000E1685" w:rsidP="00064F9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r w:rsidR="00A956FB" w:rsidRPr="00323F2C" w14:paraId="0F7F46B2" w14:textId="77777777" w:rsidTr="00A956FB">
        <w:trPr>
          <w:trHeight w:hRule="exact" w:val="361"/>
          <w:tblHeader/>
        </w:trPr>
        <w:tc>
          <w:tcPr>
            <w:tcW w:w="577" w:type="dxa"/>
            <w:vAlign w:val="center"/>
          </w:tcPr>
          <w:p w14:paraId="0F7F46B0" w14:textId="77777777"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18"/>
              </w:rPr>
            </w:pPr>
            <w:r w:rsidRPr="00236F4B">
              <w:rPr>
                <w:rFonts w:asciiTheme="minorHAnsi" w:hAnsiTheme="minorHAnsi" w:cstheme="minorHAnsi"/>
                <w:sz w:val="18"/>
                <w:szCs w:val="18"/>
              </w:rPr>
              <w:t>01</w:t>
            </w:r>
          </w:p>
        </w:tc>
        <w:tc>
          <w:tcPr>
            <w:tcW w:w="10439" w:type="dxa"/>
            <w:vAlign w:val="center"/>
          </w:tcPr>
          <w:p w14:paraId="0F7F46B1" w14:textId="1E9BDACC" w:rsidR="00A956FB" w:rsidRPr="00236F4B" w:rsidRDefault="00A956FB" w:rsidP="00A956F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Pr>
                <w:rFonts w:asciiTheme="minorHAnsi" w:hAnsiTheme="minorHAnsi" w:cstheme="minorHAnsi"/>
                <w:sz w:val="18"/>
                <w:szCs w:val="18"/>
              </w:rPr>
              <w:t>HERS rater shall perform a visual inspection that a</w:t>
            </w:r>
            <w:r w:rsidRPr="000E6E7E">
              <w:rPr>
                <w:rFonts w:asciiTheme="minorHAnsi" w:hAnsiTheme="minorHAnsi" w:cstheme="minorHAnsi"/>
                <w:sz w:val="18"/>
                <w:szCs w:val="18"/>
              </w:rPr>
              <w:t xml:space="preserve">ll hot water piping </w:t>
            </w:r>
            <w:r w:rsidR="002E14A5">
              <w:rPr>
                <w:rFonts w:asciiTheme="minorHAnsi" w:hAnsiTheme="minorHAnsi" w:cstheme="minorHAnsi"/>
                <w:sz w:val="18"/>
                <w:szCs w:val="18"/>
              </w:rPr>
              <w:t>complies</w:t>
            </w:r>
            <w:r w:rsidR="002E14A5" w:rsidRPr="000E6E7E">
              <w:rPr>
                <w:rFonts w:asciiTheme="minorHAnsi" w:hAnsiTheme="minorHAnsi" w:cstheme="minorHAnsi"/>
                <w:sz w:val="18"/>
                <w:szCs w:val="18"/>
              </w:rPr>
              <w:t xml:space="preserve"> </w:t>
            </w:r>
            <w:r w:rsidRPr="000E6E7E">
              <w:rPr>
                <w:rFonts w:asciiTheme="minorHAnsi" w:hAnsiTheme="minorHAnsi" w:cstheme="minorHAnsi"/>
                <w:sz w:val="18"/>
                <w:szCs w:val="18"/>
              </w:rPr>
              <w:t xml:space="preserve">with the insulation requirements in </w:t>
            </w:r>
            <w:r>
              <w:rPr>
                <w:rFonts w:asciiTheme="minorHAnsi" w:hAnsiTheme="minorHAnsi" w:cstheme="minorHAnsi"/>
                <w:sz w:val="18"/>
                <w:szCs w:val="18"/>
              </w:rPr>
              <w:t>150.0(J).</w:t>
            </w:r>
          </w:p>
        </w:tc>
      </w:tr>
      <w:tr w:rsidR="000E1685" w:rsidRPr="00323F2C" w14:paraId="0F7F46B5" w14:textId="77777777" w:rsidTr="00A956FB">
        <w:trPr>
          <w:trHeight w:hRule="exact" w:val="288"/>
          <w:tblHeader/>
        </w:trPr>
        <w:tc>
          <w:tcPr>
            <w:tcW w:w="11016" w:type="dxa"/>
            <w:gridSpan w:val="2"/>
            <w:tcBorders>
              <w:top w:val="single" w:sz="4" w:space="0" w:color="000000"/>
              <w:left w:val="single" w:sz="4" w:space="0" w:color="000000"/>
              <w:bottom w:val="single" w:sz="4" w:space="0" w:color="auto"/>
              <w:right w:val="single" w:sz="4" w:space="0" w:color="000000"/>
            </w:tcBorders>
          </w:tcPr>
          <w:p w14:paraId="0F7F46B3" w14:textId="77777777" w:rsidR="000E1685" w:rsidRPr="000849F0" w:rsidRDefault="000E1685" w:rsidP="00AE6068">
            <w:pPr>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B4" w14:textId="77777777" w:rsidR="000E1685" w:rsidRPr="001E3511" w:rsidRDefault="000E1685" w:rsidP="00AE6068">
            <w:pPr>
              <w:spacing w:after="0" w:line="240" w:lineRule="auto"/>
              <w:rPr>
                <w:rFonts w:asciiTheme="minorHAnsi" w:hAnsiTheme="minorHAnsi" w:cstheme="minorHAnsi"/>
                <w:b/>
                <w:sz w:val="18"/>
                <w:szCs w:val="18"/>
              </w:rPr>
            </w:pPr>
          </w:p>
        </w:tc>
      </w:tr>
    </w:tbl>
    <w:p w14:paraId="0F7F46B6" w14:textId="77777777" w:rsidR="000E1685" w:rsidRPr="00236F4B" w:rsidRDefault="000E1685" w:rsidP="000E1685">
      <w:pPr>
        <w:spacing w:after="0"/>
        <w:rPr>
          <w:rFonts w:asciiTheme="minorHAnsi" w:hAnsiTheme="minorHAnsi" w:cstheme="minorHAnsi"/>
          <w:sz w:val="18"/>
          <w:szCs w:val="18"/>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73"/>
      </w:tblGrid>
      <w:tr w:rsidR="00064F9C" w:rsidRPr="00323F2C" w14:paraId="0F7F46BA" w14:textId="77777777" w:rsidTr="00FA3456">
        <w:trPr>
          <w:trHeight w:hRule="exact" w:val="712"/>
          <w:tblHeader/>
        </w:trPr>
        <w:tc>
          <w:tcPr>
            <w:tcW w:w="10773" w:type="dxa"/>
            <w:tcBorders>
              <w:bottom w:val="single" w:sz="4" w:space="0" w:color="auto"/>
            </w:tcBorders>
          </w:tcPr>
          <w:p w14:paraId="0F7F46B7" w14:textId="08AA7993" w:rsidR="00064F9C" w:rsidRPr="00236F4B" w:rsidRDefault="00641F8E" w:rsidP="007305A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064F9C" w:rsidRPr="00236F4B">
              <w:rPr>
                <w:rFonts w:asciiTheme="minorHAnsi" w:hAnsiTheme="minorHAnsi" w:cstheme="minorHAnsi"/>
                <w:b/>
                <w:sz w:val="18"/>
                <w:szCs w:val="18"/>
              </w:rPr>
              <w:t xml:space="preserve">. HERS-Verified Parallel Piping </w:t>
            </w:r>
            <w:r w:rsidR="001938BC" w:rsidRPr="00236F4B">
              <w:rPr>
                <w:rFonts w:asciiTheme="minorHAnsi" w:hAnsiTheme="minorHAnsi" w:cstheme="minorHAnsi"/>
                <w:b/>
                <w:sz w:val="18"/>
                <w:szCs w:val="18"/>
              </w:rPr>
              <w:t>Requirements</w:t>
            </w:r>
            <w:r w:rsidR="00DF32C1">
              <w:rPr>
                <w:rFonts w:asciiTheme="minorHAnsi" w:hAnsiTheme="minorHAnsi" w:cstheme="minorHAnsi"/>
                <w:b/>
                <w:sz w:val="18"/>
                <w:szCs w:val="18"/>
              </w:rPr>
              <w:t xml:space="preserve"> (PP-H)</w:t>
            </w:r>
            <w:r w:rsidR="00DF32C1" w:rsidRPr="00A259EF">
              <w:rPr>
                <w:rFonts w:asciiTheme="minorHAnsi" w:hAnsiTheme="minorHAnsi" w:cstheme="minorHAnsi"/>
                <w:sz w:val="18"/>
                <w:szCs w:val="18"/>
              </w:rPr>
              <w:t xml:space="preserve"> </w:t>
            </w:r>
            <w:r w:rsidR="00777ED6" w:rsidRPr="00A259EF">
              <w:rPr>
                <w:rFonts w:asciiTheme="minorHAnsi" w:hAnsiTheme="minorHAnsi" w:cstheme="minorHAnsi"/>
                <w:sz w:val="18"/>
                <w:szCs w:val="18"/>
              </w:rPr>
              <w:t>(</w:t>
            </w:r>
            <w:r w:rsidR="00B04692" w:rsidRPr="00A259EF">
              <w:rPr>
                <w:rFonts w:asciiTheme="minorHAnsi" w:hAnsiTheme="minorHAnsi" w:cstheme="minorHAnsi"/>
                <w:sz w:val="18"/>
                <w:szCs w:val="18"/>
              </w:rPr>
              <w:t>RA3.6.4)</w:t>
            </w:r>
          </w:p>
          <w:p w14:paraId="0F7F46B9" w14:textId="0B4DAD8E" w:rsidR="009269B2" w:rsidRPr="00236F4B" w:rsidRDefault="0072429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sz w:val="18"/>
                <w:szCs w:val="18"/>
              </w:rPr>
              <w:t>&lt;&lt;Static Text - see the top&gt;&gt;</w:t>
            </w:r>
            <w:r w:rsidR="00B77D9F"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2B1B1D">
              <w:rPr>
                <w:rFonts w:asciiTheme="minorHAnsi" w:hAnsiTheme="minorHAnsi" w:cstheme="minorHAnsi"/>
                <w:sz w:val="18"/>
                <w:szCs w:val="20"/>
              </w:rPr>
              <w:t>A2-</w:t>
            </w:r>
            <w:r w:rsidR="0030216A">
              <w:rPr>
                <w:rFonts w:asciiTheme="minorHAnsi" w:hAnsiTheme="minorHAnsi" w:cstheme="minorHAnsi"/>
                <w:sz w:val="18"/>
                <w:szCs w:val="20"/>
              </w:rPr>
              <w:t>07</w:t>
            </w:r>
            <w:r w:rsidR="00B77D9F" w:rsidRPr="00641F8E">
              <w:rPr>
                <w:rFonts w:asciiTheme="minorHAnsi" w:hAnsiTheme="minorHAnsi" w:cstheme="minorHAnsi"/>
                <w:sz w:val="18"/>
                <w:szCs w:val="20"/>
              </w:rPr>
              <w:t xml:space="preserve"> = “</w:t>
            </w:r>
            <w:r w:rsidR="00B77D9F">
              <w:rPr>
                <w:rFonts w:asciiTheme="minorHAnsi" w:hAnsiTheme="minorHAnsi" w:cstheme="minorHAnsi"/>
                <w:sz w:val="18"/>
                <w:szCs w:val="20"/>
              </w:rPr>
              <w:t>HERS-Verified Parallel Piping</w:t>
            </w:r>
            <w:r w:rsidR="00B77D9F" w:rsidRPr="00641F8E">
              <w:rPr>
                <w:rFonts w:asciiTheme="minorHAnsi" w:hAnsiTheme="minorHAnsi" w:cstheme="minorHAnsi"/>
                <w:sz w:val="18"/>
                <w:szCs w:val="20"/>
              </w:rPr>
              <w:t>”, then display this entire table, else display “section does not apply" message&gt;&gt;</w:t>
            </w:r>
          </w:p>
        </w:tc>
      </w:tr>
      <w:tr w:rsidR="000E1685" w:rsidRPr="00323F2C" w14:paraId="0F7F46C9" w14:textId="77777777" w:rsidTr="00FA3456">
        <w:trPr>
          <w:trHeight w:hRule="exact" w:val="288"/>
          <w:tblHeader/>
        </w:trPr>
        <w:tc>
          <w:tcPr>
            <w:tcW w:w="10773" w:type="dxa"/>
            <w:tcBorders>
              <w:top w:val="single" w:sz="4" w:space="0" w:color="000000"/>
              <w:left w:val="single" w:sz="4" w:space="0" w:color="000000"/>
              <w:bottom w:val="single" w:sz="4" w:space="0" w:color="auto"/>
              <w:right w:val="single" w:sz="4" w:space="0" w:color="000000"/>
            </w:tcBorders>
          </w:tcPr>
          <w:p w14:paraId="0F7F46C7" w14:textId="77777777" w:rsidR="000E1685" w:rsidRPr="000849F0"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3027B1">
              <w:rPr>
                <w:rFonts w:asciiTheme="minorHAnsi" w:hAnsiTheme="minorHAnsi" w:cstheme="minorHAnsi"/>
                <w:b/>
                <w:sz w:val="18"/>
                <w:szCs w:val="18"/>
              </w:rPr>
              <w:t xml:space="preserve">The responsible person’s signature on this compliance document affirms that all applicable requirements in this table have been met.  </w:t>
            </w:r>
          </w:p>
          <w:p w14:paraId="0F7F46C8" w14:textId="77777777" w:rsidR="000E1685" w:rsidRPr="001E3511" w:rsidRDefault="000E1685" w:rsidP="000E168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p>
        </w:tc>
      </w:tr>
    </w:tbl>
    <w:p w14:paraId="795355A1" w14:textId="77777777" w:rsidR="00641F8E" w:rsidRPr="00236F4B" w:rsidRDefault="00641F8E">
      <w:pPr>
        <w:spacing w:after="0" w:line="240" w:lineRule="auto"/>
        <w:rPr>
          <w:rFonts w:asciiTheme="minorHAnsi" w:hAnsiTheme="minorHAnsi" w:cs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3E592925" w14:textId="77777777" w:rsidTr="00FA3456">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4FE92AA4" w14:textId="63E15D68" w:rsidR="00641F8E" w:rsidRPr="00641F8E" w:rsidRDefault="00641F8E" w:rsidP="00641F8E">
            <w:pPr>
              <w:keepNext/>
              <w:spacing w:after="0" w:line="240" w:lineRule="auto"/>
              <w:rPr>
                <w:rFonts w:asciiTheme="minorHAnsi" w:hAnsiTheme="minorHAnsi" w:cstheme="minorHAnsi"/>
                <w:sz w:val="20"/>
                <w:szCs w:val="20"/>
              </w:rPr>
            </w:pPr>
            <w:r w:rsidRPr="00641F8E">
              <w:rPr>
                <w:rFonts w:asciiTheme="minorHAnsi" w:hAnsiTheme="minorHAnsi" w:cstheme="minorHAnsi"/>
                <w:b/>
                <w:sz w:val="20"/>
                <w:szCs w:val="20"/>
              </w:rPr>
              <w:t xml:space="preserve">L. Parallel Piping Requirements (PP) </w:t>
            </w:r>
            <w:r w:rsidRPr="00175066">
              <w:rPr>
                <w:rFonts w:asciiTheme="minorHAnsi" w:hAnsiTheme="minorHAnsi" w:cstheme="minorHAnsi"/>
                <w:sz w:val="20"/>
                <w:szCs w:val="20"/>
              </w:rPr>
              <w:t>(RA4.4.4)</w:t>
            </w:r>
          </w:p>
          <w:p w14:paraId="3F15B1F7" w14:textId="1A6C64BE" w:rsidR="00641F8E" w:rsidRPr="00641F8E" w:rsidRDefault="00BF708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B77D9F"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00B77D9F" w:rsidRPr="00641F8E">
              <w:rPr>
                <w:rFonts w:asciiTheme="minorHAnsi" w:hAnsiTheme="minorHAnsi" w:cstheme="minorHAnsi"/>
                <w:sz w:val="18"/>
                <w:szCs w:val="20"/>
              </w:rPr>
              <w:t xml:space="preserve"> = “</w:t>
            </w:r>
            <w:r w:rsidR="00B77D9F">
              <w:rPr>
                <w:rFonts w:asciiTheme="minorHAnsi" w:hAnsiTheme="minorHAnsi" w:cstheme="minorHAnsi"/>
                <w:sz w:val="18"/>
                <w:szCs w:val="20"/>
              </w:rPr>
              <w:t>Parallel Piping</w:t>
            </w:r>
            <w:r w:rsidR="00B77D9F" w:rsidRPr="00641F8E">
              <w:rPr>
                <w:rFonts w:asciiTheme="minorHAnsi" w:hAnsiTheme="minorHAnsi" w:cstheme="minorHAnsi"/>
                <w:sz w:val="18"/>
                <w:szCs w:val="20"/>
              </w:rPr>
              <w:t>”, then display this entire table, else display “section does not apply" message&gt;&gt;</w:t>
            </w:r>
          </w:p>
        </w:tc>
      </w:tr>
      <w:tr w:rsidR="00641F8E" w:rsidRPr="00641F8E" w14:paraId="76F395FA" w14:textId="77777777" w:rsidTr="00FA3456">
        <w:trPr>
          <w:trHeight w:hRule="exact" w:val="286"/>
          <w:tblHeader/>
        </w:trPr>
        <w:tc>
          <w:tcPr>
            <w:tcW w:w="10790" w:type="dxa"/>
            <w:tcBorders>
              <w:top w:val="single" w:sz="4" w:space="0" w:color="auto"/>
              <w:left w:val="single" w:sz="4" w:space="0" w:color="auto"/>
              <w:bottom w:val="single" w:sz="4" w:space="0" w:color="auto"/>
              <w:right w:val="single" w:sz="4" w:space="0" w:color="auto"/>
            </w:tcBorders>
            <w:vAlign w:val="center"/>
          </w:tcPr>
          <w:p w14:paraId="2695BA2E"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eastAsiaTheme="minorEastAsia" w:hAnsiTheme="minorHAnsi" w:cstheme="minorHAnsi"/>
                <w:b/>
                <w:sz w:val="20"/>
                <w:szCs w:val="20"/>
              </w:rPr>
              <w:t>The responsible person’s signature on this compliance document affirms that all applicable requirements in this table have</w:t>
            </w:r>
            <w:r w:rsidRPr="00641F8E">
              <w:rPr>
                <w:rFonts w:asciiTheme="minorHAnsi" w:hAnsiTheme="minorHAnsi" w:cstheme="minorHAnsi"/>
                <w:b/>
                <w:sz w:val="20"/>
                <w:szCs w:val="20"/>
              </w:rPr>
              <w:t xml:space="preserve"> been m</w:t>
            </w:r>
          </w:p>
          <w:p w14:paraId="591432F4" w14:textId="77777777" w:rsidR="00641F8E" w:rsidRPr="00641F8E" w:rsidRDefault="00641F8E" w:rsidP="00641F8E">
            <w:pPr>
              <w:keepNext/>
              <w:spacing w:after="0" w:line="240" w:lineRule="auto"/>
              <w:rPr>
                <w:rFonts w:asciiTheme="minorHAnsi" w:hAnsiTheme="minorHAnsi" w:cstheme="minorHAnsi"/>
                <w:b/>
                <w:sz w:val="20"/>
                <w:szCs w:val="20"/>
              </w:rPr>
            </w:pPr>
            <w:r w:rsidRPr="00641F8E">
              <w:rPr>
                <w:rFonts w:asciiTheme="minorHAnsi" w:hAnsiTheme="minorHAnsi" w:cstheme="minorHAnsi"/>
                <w:b/>
                <w:sz w:val="20"/>
                <w:szCs w:val="20"/>
              </w:rPr>
              <w:t xml:space="preserve">et.  </w:t>
            </w:r>
          </w:p>
        </w:tc>
      </w:tr>
    </w:tbl>
    <w:p w14:paraId="3264F97C" w14:textId="77777777" w:rsidR="00641F8E" w:rsidRPr="00236F4B"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426C961D" w14:textId="77777777" w:rsidTr="00FA3456">
        <w:trPr>
          <w:trHeight w:val="144"/>
          <w:tblHeader/>
        </w:trPr>
        <w:tc>
          <w:tcPr>
            <w:tcW w:w="10790" w:type="dxa"/>
            <w:tcBorders>
              <w:bottom w:val="single" w:sz="4" w:space="0" w:color="auto"/>
            </w:tcBorders>
          </w:tcPr>
          <w:p w14:paraId="798454FA" w14:textId="1D4EE3EC"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M</w:t>
            </w:r>
            <w:r w:rsidRPr="00641F8E">
              <w:rPr>
                <w:rFonts w:asciiTheme="minorHAnsi" w:hAnsiTheme="minorHAnsi" w:cstheme="minorHAnsi"/>
                <w:b/>
                <w:sz w:val="20"/>
                <w:szCs w:val="20"/>
              </w:rPr>
              <w:t>. Point of Use Requirements (POU)</w:t>
            </w:r>
            <w:r w:rsidRPr="00175066">
              <w:rPr>
                <w:rFonts w:asciiTheme="minorHAnsi" w:hAnsiTheme="minorHAnsi" w:cstheme="minorHAnsi"/>
                <w:sz w:val="20"/>
                <w:szCs w:val="20"/>
              </w:rPr>
              <w:t xml:space="preserve"> (RA4.4.5)</w:t>
            </w:r>
          </w:p>
          <w:p w14:paraId="64BD04C3" w14:textId="178152A2" w:rsidR="00641F8E" w:rsidRPr="00641F8E" w:rsidRDefault="00BF708B"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641F8E" w:rsidRPr="00641F8E">
              <w:rPr>
                <w:rFonts w:asciiTheme="minorHAnsi" w:hAnsiTheme="minorHAnsi" w:cstheme="minorHAnsi"/>
                <w:sz w:val="18"/>
                <w:szCs w:val="20"/>
              </w:rPr>
              <w:t>&lt;&lt;If A</w:t>
            </w:r>
            <w:r w:rsidR="00F349F6">
              <w:rPr>
                <w:rFonts w:asciiTheme="minorHAnsi" w:hAnsiTheme="minorHAnsi" w:cstheme="minorHAnsi"/>
                <w:sz w:val="18"/>
                <w:szCs w:val="20"/>
              </w:rPr>
              <w:t>10</w:t>
            </w:r>
            <w:r w:rsidR="00641F8E" w:rsidRPr="00641F8E">
              <w:rPr>
                <w:rFonts w:asciiTheme="minorHAnsi" w:hAnsiTheme="minorHAnsi" w:cstheme="minorHAnsi"/>
                <w:sz w:val="18"/>
                <w:szCs w:val="20"/>
              </w:rPr>
              <w:t xml:space="preserve"> </w:t>
            </w:r>
            <w:r w:rsidR="0030216A">
              <w:rPr>
                <w:rFonts w:asciiTheme="minorHAnsi" w:hAnsiTheme="minorHAnsi" w:cstheme="minorHAnsi"/>
                <w:sz w:val="18"/>
                <w:szCs w:val="20"/>
              </w:rPr>
              <w:t xml:space="preserve">or </w:t>
            </w:r>
            <w:r w:rsidR="005356DE">
              <w:rPr>
                <w:rFonts w:asciiTheme="minorHAnsi" w:hAnsiTheme="minorHAnsi" w:cstheme="minorHAnsi"/>
                <w:sz w:val="18"/>
                <w:szCs w:val="20"/>
              </w:rPr>
              <w:t>A2-</w:t>
            </w:r>
            <w:r w:rsidR="0030216A">
              <w:rPr>
                <w:rFonts w:asciiTheme="minorHAnsi" w:hAnsiTheme="minorHAnsi" w:cstheme="minorHAnsi"/>
                <w:sz w:val="18"/>
                <w:szCs w:val="20"/>
              </w:rPr>
              <w:t xml:space="preserve">07 </w:t>
            </w:r>
            <w:r w:rsidR="00641F8E" w:rsidRPr="00641F8E">
              <w:rPr>
                <w:rFonts w:asciiTheme="minorHAnsi" w:hAnsiTheme="minorHAnsi" w:cstheme="minorHAnsi"/>
                <w:sz w:val="18"/>
                <w:szCs w:val="20"/>
              </w:rPr>
              <w:t>= “Point of Use”, then display this entire table, else display “section does not apply" message&gt;&gt;</w:t>
            </w:r>
          </w:p>
        </w:tc>
      </w:tr>
      <w:tr w:rsidR="00641F8E" w:rsidRPr="00641F8E" w14:paraId="4578F00C" w14:textId="77777777" w:rsidTr="00FA3456">
        <w:trPr>
          <w:trHeight w:val="144"/>
          <w:tblHeader/>
        </w:trPr>
        <w:tc>
          <w:tcPr>
            <w:tcW w:w="10790" w:type="dxa"/>
            <w:tcBorders>
              <w:top w:val="single" w:sz="4" w:space="0" w:color="000000"/>
              <w:left w:val="single" w:sz="4" w:space="0" w:color="000000"/>
              <w:bottom w:val="single" w:sz="4" w:space="0" w:color="auto"/>
              <w:right w:val="single" w:sz="4" w:space="0" w:color="000000"/>
            </w:tcBorders>
            <w:vAlign w:val="center"/>
          </w:tcPr>
          <w:p w14:paraId="3F2D3C8E"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236F4B">
              <w:rPr>
                <w:rFonts w:asciiTheme="minorHAnsi" w:hAnsiTheme="minorHAnsi" w:cstheme="minorHAnsi"/>
                <w:b/>
                <w:sz w:val="18"/>
                <w:szCs w:val="20"/>
              </w:rPr>
              <w:t xml:space="preserve"> </w:t>
            </w:r>
          </w:p>
        </w:tc>
      </w:tr>
    </w:tbl>
    <w:p w14:paraId="10C0F076"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6D88D665" w14:textId="77777777" w:rsidTr="00E20AD9">
        <w:trPr>
          <w:trHeight w:val="144"/>
          <w:tblHeader/>
        </w:trPr>
        <w:tc>
          <w:tcPr>
            <w:tcW w:w="10790" w:type="dxa"/>
            <w:tcBorders>
              <w:bottom w:val="single" w:sz="4" w:space="0" w:color="auto"/>
            </w:tcBorders>
          </w:tcPr>
          <w:p w14:paraId="13B78155" w14:textId="1D92E5D0"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N</w:t>
            </w:r>
            <w:r w:rsidRPr="00641F8E">
              <w:rPr>
                <w:rFonts w:asciiTheme="minorHAnsi" w:hAnsiTheme="minorHAnsi" w:cstheme="minorHAnsi"/>
                <w:b/>
                <w:sz w:val="20"/>
                <w:szCs w:val="20"/>
              </w:rPr>
              <w:t xml:space="preserve">. Mandatory Requirements for all Recirculation System </w:t>
            </w:r>
            <w:r w:rsidRPr="00175066">
              <w:rPr>
                <w:rFonts w:asciiTheme="minorHAnsi" w:hAnsiTheme="minorHAnsi" w:cstheme="minorHAnsi"/>
                <w:sz w:val="20"/>
                <w:szCs w:val="20"/>
              </w:rPr>
              <w:t>(RA4.4.7)</w:t>
            </w:r>
          </w:p>
          <w:p w14:paraId="1BB3E2F6" w14:textId="6CA654E6" w:rsidR="002E14A5" w:rsidRDefault="00BF708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Pr>
                <w:sz w:val="18"/>
                <w:szCs w:val="18"/>
              </w:rPr>
              <w:t>&lt;&lt;Static Text - see the top&gt;&gt;</w:t>
            </w:r>
            <w:r w:rsidR="00641F8E" w:rsidRPr="00641F8E">
              <w:rPr>
                <w:rFonts w:asciiTheme="minorHAnsi" w:hAnsiTheme="minorHAnsi" w:cstheme="minorHAnsi"/>
                <w:sz w:val="18"/>
                <w:szCs w:val="20"/>
              </w:rPr>
              <w:t xml:space="preserve"> </w:t>
            </w:r>
          </w:p>
          <w:p w14:paraId="01E94857" w14:textId="4413DD69" w:rsidR="00641F8E" w:rsidRPr="00641F8E" w:rsidRDefault="00641F8E"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30216A">
              <w:rPr>
                <w:rFonts w:asciiTheme="minorHAnsi" w:hAnsiTheme="minorHAnsi" w:cstheme="minorHAnsi"/>
                <w:sz w:val="18"/>
                <w:szCs w:val="20"/>
              </w:rPr>
              <w:t xml:space="preserve"> or </w:t>
            </w:r>
            <w:r w:rsidR="005356DE">
              <w:rPr>
                <w:rFonts w:asciiTheme="minorHAnsi" w:hAnsiTheme="minorHAnsi" w:cstheme="minorHAnsi"/>
                <w:sz w:val="18"/>
                <w:szCs w:val="20"/>
              </w:rPr>
              <w:t>A2-</w:t>
            </w:r>
            <w:r w:rsidR="0030216A">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Pr="00641F8E">
              <w:rPr>
                <w:rFonts w:asciiTheme="minorHAnsi" w:hAnsiTheme="minorHAnsi" w:cstheme="minorHAnsi"/>
                <w:sz w:val="18"/>
                <w:szCs w:val="20"/>
              </w:rPr>
              <w:t>= “Recirculation System Non-Demand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w:t>
            </w:r>
            <w:r w:rsidRPr="00641F8E">
              <w:rPr>
                <w:rFonts w:asciiTheme="minorHAnsi" w:hAnsiTheme="minorHAnsi" w:cstheme="minorHAnsi"/>
                <w:sz w:val="18"/>
                <w:szCs w:val="20"/>
              </w:rPr>
              <w:t>Demand Recirculation Sensor Control”</w:t>
            </w:r>
            <w:r>
              <w:rPr>
                <w:rFonts w:asciiTheme="minorHAnsi" w:hAnsiTheme="minorHAnsi" w:cstheme="minorHAnsi"/>
                <w:sz w:val="18"/>
                <w:szCs w:val="20"/>
              </w:rPr>
              <w:t xml:space="preserve">, “HERS-Verified </w:t>
            </w:r>
            <w:r w:rsidRPr="00641F8E">
              <w:rPr>
                <w:rFonts w:asciiTheme="minorHAnsi" w:hAnsiTheme="minorHAnsi" w:cstheme="minorHAnsi"/>
                <w:sz w:val="18"/>
                <w:szCs w:val="20"/>
              </w:rPr>
              <w:t>Demand Recirculation Manual Control</w:t>
            </w:r>
            <w:r>
              <w:rPr>
                <w:rFonts w:asciiTheme="minorHAnsi" w:hAnsiTheme="minorHAnsi" w:cstheme="minorHAnsi"/>
                <w:sz w:val="18"/>
                <w:szCs w:val="20"/>
              </w:rPr>
              <w:t>”</w:t>
            </w:r>
            <w:r w:rsidRPr="00641F8E">
              <w:rPr>
                <w:rFonts w:asciiTheme="minorHAnsi" w:hAnsiTheme="minorHAnsi" w:cstheme="minorHAnsi"/>
                <w:sz w:val="18"/>
                <w:szCs w:val="20"/>
              </w:rPr>
              <w:t xml:space="preserve">, </w:t>
            </w:r>
            <w:r>
              <w:rPr>
                <w:rFonts w:asciiTheme="minorHAnsi" w:hAnsiTheme="minorHAnsi" w:cstheme="minorHAnsi"/>
                <w:sz w:val="18"/>
                <w:szCs w:val="20"/>
              </w:rPr>
              <w:t xml:space="preserve">or “HERS-Verified </w:t>
            </w:r>
            <w:r w:rsidRPr="00641F8E">
              <w:rPr>
                <w:rFonts w:asciiTheme="minorHAnsi" w:hAnsiTheme="minorHAnsi" w:cstheme="minorHAnsi"/>
                <w:sz w:val="18"/>
                <w:szCs w:val="20"/>
              </w:rPr>
              <w:t>Demand Recirculation Sensor Control”, then display this entire table, else display “section does not apply" message&gt;&gt;</w:t>
            </w:r>
          </w:p>
        </w:tc>
      </w:tr>
      <w:tr w:rsidR="00641F8E" w:rsidRPr="00641F8E" w14:paraId="613A9B7F" w14:textId="77777777" w:rsidTr="00E20AD9">
        <w:trPr>
          <w:trHeight w:val="144"/>
          <w:tblHeader/>
        </w:trPr>
        <w:tc>
          <w:tcPr>
            <w:tcW w:w="10790" w:type="dxa"/>
            <w:vAlign w:val="center"/>
          </w:tcPr>
          <w:p w14:paraId="52494DCD"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2B33DB4F"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6BC13150" w14:textId="77777777" w:rsidTr="00E20AD9">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19709997" w14:textId="710DC9F9"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lastRenderedPageBreak/>
              <w:t>O</w:t>
            </w:r>
            <w:r w:rsidRPr="00641F8E">
              <w:rPr>
                <w:rFonts w:asciiTheme="minorHAnsi" w:hAnsiTheme="minorHAnsi" w:cstheme="minorHAnsi"/>
                <w:b/>
                <w:sz w:val="20"/>
                <w:szCs w:val="20"/>
              </w:rPr>
              <w:t xml:space="preserve">. Recirculation Non-Demand Controls Requirements (R-ND) </w:t>
            </w:r>
            <w:r w:rsidRPr="00175066">
              <w:rPr>
                <w:rFonts w:asciiTheme="minorHAnsi" w:hAnsiTheme="minorHAnsi" w:cstheme="minorHAnsi"/>
                <w:sz w:val="20"/>
                <w:szCs w:val="20"/>
              </w:rPr>
              <w:t>(RA4.4.8)</w:t>
            </w:r>
          </w:p>
          <w:p w14:paraId="770090D5" w14:textId="74450DAB" w:rsidR="00641F8E" w:rsidRPr="00641F8E" w:rsidRDefault="00BF708B"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641F8E"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A2-</w:t>
            </w:r>
            <w:r w:rsidR="002947E9">
              <w:rPr>
                <w:rFonts w:asciiTheme="minorHAnsi" w:hAnsiTheme="minorHAnsi" w:cstheme="minorHAnsi"/>
                <w:sz w:val="18"/>
                <w:szCs w:val="20"/>
              </w:rPr>
              <w:t xml:space="preserve">07 </w:t>
            </w:r>
            <w:r w:rsidR="00641F8E" w:rsidRPr="00641F8E">
              <w:rPr>
                <w:rFonts w:asciiTheme="minorHAnsi" w:hAnsiTheme="minorHAnsi" w:cstheme="minorHAnsi"/>
                <w:sz w:val="18"/>
                <w:szCs w:val="20"/>
              </w:rPr>
              <w:t>= “Recirculation System Non-Demand Control</w:t>
            </w:r>
            <w:r w:rsidR="00825ED4">
              <w:rPr>
                <w:rFonts w:asciiTheme="minorHAnsi" w:hAnsiTheme="minorHAnsi" w:cstheme="minorHAnsi"/>
                <w:sz w:val="18"/>
                <w:szCs w:val="20"/>
              </w:rPr>
              <w:t>”</w:t>
            </w:r>
            <w:r w:rsidR="00641F8E" w:rsidRPr="00641F8E">
              <w:rPr>
                <w:rFonts w:asciiTheme="minorHAnsi" w:hAnsiTheme="minorHAnsi" w:cstheme="minorHAnsi"/>
                <w:sz w:val="18"/>
                <w:szCs w:val="20"/>
              </w:rPr>
              <w:t>, then display this entire table, else display “section does not apply" message &gt;&gt;</w:t>
            </w:r>
          </w:p>
        </w:tc>
      </w:tr>
      <w:tr w:rsidR="00641F8E" w:rsidRPr="00641F8E" w14:paraId="1B650478" w14:textId="77777777" w:rsidTr="00E20AD9">
        <w:trPr>
          <w:trHeight w:hRule="exact" w:val="274"/>
          <w:tblHeader/>
        </w:trPr>
        <w:tc>
          <w:tcPr>
            <w:tcW w:w="10790" w:type="dxa"/>
            <w:tcBorders>
              <w:top w:val="single" w:sz="4" w:space="0" w:color="auto"/>
              <w:left w:val="single" w:sz="4" w:space="0" w:color="auto"/>
              <w:bottom w:val="single" w:sz="4" w:space="0" w:color="auto"/>
              <w:right w:val="single" w:sz="4" w:space="0" w:color="auto"/>
            </w:tcBorders>
            <w:vAlign w:val="center"/>
          </w:tcPr>
          <w:p w14:paraId="75FD8F07" w14:textId="77777777" w:rsidR="00641F8E" w:rsidRPr="00236F4B"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236F4B">
              <w:rPr>
                <w:rFonts w:asciiTheme="minorHAnsi" w:eastAsiaTheme="minorEastAsia" w:hAnsiTheme="minorHAnsi" w:cstheme="minorHAnsi"/>
                <w:b/>
                <w:sz w:val="18"/>
                <w:szCs w:val="20"/>
              </w:rPr>
              <w:t>The responsible person’s signature on this compliance document affirms that all applicable requirements in this table have</w:t>
            </w:r>
            <w:r w:rsidRPr="00236F4B">
              <w:rPr>
                <w:rFonts w:asciiTheme="minorHAnsi" w:hAnsiTheme="minorHAnsi" w:cstheme="minorHAnsi"/>
                <w:b/>
                <w:sz w:val="18"/>
                <w:szCs w:val="20"/>
              </w:rPr>
              <w:t xml:space="preserve"> </w:t>
            </w:r>
            <w:r w:rsidRPr="00236F4B">
              <w:rPr>
                <w:rFonts w:asciiTheme="minorHAnsi" w:eastAsiaTheme="minorEastAsia" w:hAnsiTheme="minorHAnsi" w:cstheme="minorHAnsi"/>
                <w:b/>
                <w:sz w:val="18"/>
                <w:szCs w:val="20"/>
              </w:rPr>
              <w:t>been met.</w:t>
            </w:r>
            <w:r w:rsidRPr="00236F4B">
              <w:rPr>
                <w:rFonts w:asciiTheme="minorHAnsi" w:hAnsiTheme="minorHAnsi" w:cstheme="minorHAnsi"/>
                <w:b/>
                <w:sz w:val="18"/>
                <w:szCs w:val="20"/>
              </w:rPr>
              <w:t xml:space="preserve">  </w:t>
            </w:r>
          </w:p>
        </w:tc>
      </w:tr>
    </w:tbl>
    <w:p w14:paraId="7DECFA7E"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6641610C" w14:textId="77777777" w:rsidTr="00E20AD9">
        <w:trPr>
          <w:trHeight w:val="144"/>
          <w:tblHeader/>
        </w:trPr>
        <w:tc>
          <w:tcPr>
            <w:tcW w:w="10790" w:type="dxa"/>
            <w:tcBorders>
              <w:bottom w:val="single" w:sz="4" w:space="0" w:color="auto"/>
            </w:tcBorders>
          </w:tcPr>
          <w:p w14:paraId="56462261" w14:textId="1D38F4EA"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P</w:t>
            </w:r>
            <w:r w:rsidRPr="00641F8E">
              <w:rPr>
                <w:rFonts w:asciiTheme="minorHAnsi" w:eastAsiaTheme="minorEastAsia" w:hAnsiTheme="minorHAnsi" w:cstheme="minorHAnsi"/>
                <w:b/>
                <w:sz w:val="20"/>
                <w:szCs w:val="20"/>
              </w:rPr>
              <w:t xml:space="preserve">. Demand Recirculation Manual Control (R-DRmc) </w:t>
            </w:r>
            <w:r w:rsidRPr="00A259EF">
              <w:rPr>
                <w:rFonts w:asciiTheme="minorHAnsi" w:eastAsiaTheme="minorEastAsia" w:hAnsiTheme="minorHAnsi" w:cstheme="minorHAnsi"/>
                <w:sz w:val="20"/>
                <w:szCs w:val="20"/>
              </w:rPr>
              <w:t>(RA4.4.9)</w:t>
            </w:r>
            <w:r w:rsidRPr="00641F8E">
              <w:rPr>
                <w:rFonts w:asciiTheme="minorHAnsi" w:eastAsiaTheme="minorEastAsia" w:hAnsiTheme="minorHAnsi" w:cstheme="minorHAnsi"/>
                <w:b/>
                <w:sz w:val="20"/>
                <w:szCs w:val="20"/>
              </w:rPr>
              <w:t xml:space="preserve">/Sensor Control Requirements </w:t>
            </w:r>
            <w:r w:rsidRPr="00641F8E">
              <w:rPr>
                <w:rFonts w:asciiTheme="minorHAnsi" w:hAnsiTheme="minorHAnsi" w:cstheme="minorHAnsi"/>
                <w:b/>
                <w:sz w:val="20"/>
                <w:szCs w:val="20"/>
              </w:rPr>
              <w:t>(RDRsc)</w:t>
            </w:r>
            <w:r w:rsidRPr="00A259EF">
              <w:rPr>
                <w:rFonts w:asciiTheme="minorHAnsi" w:hAnsiTheme="minorHAnsi" w:cstheme="minorHAnsi"/>
                <w:sz w:val="20"/>
                <w:szCs w:val="20"/>
              </w:rPr>
              <w:t xml:space="preserve"> (RA4.4.10)</w:t>
            </w:r>
          </w:p>
          <w:p w14:paraId="5BA1B8F4" w14:textId="07D47C42" w:rsidR="00641F8E" w:rsidRPr="00641F8E" w:rsidRDefault="00BF708B"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sz w:val="18"/>
                <w:szCs w:val="18"/>
              </w:rPr>
              <w:t>&lt;&lt;Static Text - see the top&gt;&gt;</w:t>
            </w:r>
            <w:r w:rsidR="00641F8E"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2947E9">
              <w:rPr>
                <w:rFonts w:asciiTheme="minorHAnsi" w:hAnsiTheme="minorHAnsi" w:cstheme="minorHAnsi"/>
                <w:sz w:val="18"/>
                <w:szCs w:val="20"/>
              </w:rPr>
              <w:t xml:space="preserve"> or </w:t>
            </w:r>
            <w:r w:rsidR="00C4788A">
              <w:rPr>
                <w:rFonts w:asciiTheme="minorHAnsi" w:hAnsiTheme="minorHAnsi" w:cstheme="minorHAnsi"/>
                <w:sz w:val="18"/>
                <w:szCs w:val="20"/>
              </w:rPr>
              <w:t>A2-</w:t>
            </w:r>
            <w:r w:rsidR="002947E9">
              <w:rPr>
                <w:rFonts w:asciiTheme="minorHAnsi" w:hAnsiTheme="minorHAnsi" w:cstheme="minorHAnsi"/>
                <w:sz w:val="18"/>
                <w:szCs w:val="20"/>
              </w:rPr>
              <w:t>07</w:t>
            </w:r>
            <w:r w:rsidR="00F349F6" w:rsidRP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 “Deman</w:t>
            </w:r>
            <w:r w:rsidR="00641F8E">
              <w:rPr>
                <w:rFonts w:asciiTheme="minorHAnsi" w:hAnsiTheme="minorHAnsi" w:cstheme="minorHAnsi"/>
                <w:sz w:val="18"/>
                <w:szCs w:val="20"/>
              </w:rPr>
              <w:t>d Recirculation Manual Control”,</w:t>
            </w:r>
            <w:r w:rsidR="00641F8E" w:rsidRPr="00641F8E">
              <w:rPr>
                <w:rFonts w:asciiTheme="minorHAnsi" w:hAnsiTheme="minorHAnsi" w:cstheme="minorHAnsi"/>
                <w:sz w:val="18"/>
                <w:szCs w:val="20"/>
              </w:rPr>
              <w:t xml:space="preserve"> “Demand Recirculation Sensor Control”</w:t>
            </w:r>
            <w:r w:rsidR="00641F8E">
              <w:rPr>
                <w:rFonts w:asciiTheme="minorHAnsi" w:hAnsiTheme="minorHAnsi" w:cstheme="minorHAnsi"/>
                <w:sz w:val="18"/>
                <w:szCs w:val="20"/>
              </w:rPr>
              <w:t xml:space="preserve">, </w:t>
            </w:r>
            <w:r w:rsidR="00641F8E" w:rsidRPr="00641F8E">
              <w:rPr>
                <w:rFonts w:asciiTheme="minorHAnsi" w:hAnsiTheme="minorHAnsi" w:cstheme="minorHAnsi"/>
                <w:sz w:val="18"/>
                <w:szCs w:val="20"/>
              </w:rPr>
              <w:t xml:space="preserve"> </w:t>
            </w:r>
            <w:r w:rsidR="00641F8E">
              <w:rPr>
                <w:rFonts w:asciiTheme="minorHAnsi" w:hAnsiTheme="minorHAnsi" w:cstheme="minorHAnsi"/>
                <w:sz w:val="18"/>
                <w:szCs w:val="20"/>
              </w:rPr>
              <w:t xml:space="preserve">“HERS-Verified </w:t>
            </w:r>
            <w:r w:rsidR="00641F8E" w:rsidRPr="00641F8E">
              <w:rPr>
                <w:rFonts w:asciiTheme="minorHAnsi" w:hAnsiTheme="minorHAnsi" w:cstheme="minorHAnsi"/>
                <w:sz w:val="18"/>
                <w:szCs w:val="20"/>
              </w:rPr>
              <w:t>Demand Recirculation Manual Control</w:t>
            </w:r>
            <w:r w:rsidR="00641F8E">
              <w:rPr>
                <w:rFonts w:asciiTheme="minorHAnsi" w:hAnsiTheme="minorHAnsi" w:cstheme="minorHAnsi"/>
                <w:sz w:val="18"/>
                <w:szCs w:val="20"/>
              </w:rPr>
              <w:t>”</w:t>
            </w:r>
            <w:r w:rsidR="00641F8E" w:rsidRPr="00641F8E">
              <w:rPr>
                <w:rFonts w:asciiTheme="minorHAnsi" w:hAnsiTheme="minorHAnsi" w:cstheme="minorHAnsi"/>
                <w:sz w:val="18"/>
                <w:szCs w:val="20"/>
              </w:rPr>
              <w:t xml:space="preserve">, </w:t>
            </w:r>
            <w:r w:rsidR="00641F8E">
              <w:rPr>
                <w:rFonts w:asciiTheme="minorHAnsi" w:hAnsiTheme="minorHAnsi" w:cstheme="minorHAnsi"/>
                <w:sz w:val="18"/>
                <w:szCs w:val="20"/>
              </w:rPr>
              <w:t xml:space="preserve">or “HERS-Verified </w:t>
            </w:r>
            <w:r w:rsidR="00641F8E"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0DF10639" w14:textId="77777777" w:rsidTr="00E20AD9">
        <w:trPr>
          <w:trHeight w:val="144"/>
          <w:tblHeader/>
        </w:trPr>
        <w:tc>
          <w:tcPr>
            <w:tcW w:w="10790" w:type="dxa"/>
            <w:vAlign w:val="center"/>
          </w:tcPr>
          <w:p w14:paraId="019360B1" w14:textId="77777777" w:rsidR="00641F8E" w:rsidRPr="00641F8E" w:rsidRDefault="00641F8E" w:rsidP="00641F8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236F4B">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5E48C5C4" w14:textId="77777777" w:rsidR="00641F8E" w:rsidRDefault="00641F8E" w:rsidP="00236F4B">
      <w:pPr>
        <w:spacing w:after="0" w:line="240" w:lineRule="auto"/>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641F8E" w:rsidRPr="00641F8E" w14:paraId="0F467D49" w14:textId="77777777" w:rsidTr="00FA3456">
        <w:trPr>
          <w:trHeight w:val="144"/>
          <w:tblHeader/>
        </w:trPr>
        <w:tc>
          <w:tcPr>
            <w:tcW w:w="10790" w:type="dxa"/>
            <w:tcBorders>
              <w:bottom w:val="single" w:sz="4" w:space="0" w:color="000000"/>
            </w:tcBorders>
          </w:tcPr>
          <w:p w14:paraId="00269ABC" w14:textId="571AA9D2"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sidRPr="00641F8E">
              <w:rPr>
                <w:rFonts w:asciiTheme="minorHAnsi" w:hAnsiTheme="minorHAnsi" w:cstheme="minorHAnsi"/>
                <w:b/>
                <w:sz w:val="20"/>
                <w:szCs w:val="18"/>
              </w:rPr>
              <w:t xml:space="preserve">Q. HERS-Verified Demand Recirculation Manual Control (RDRmc-H) </w:t>
            </w:r>
            <w:r w:rsidRPr="00A259EF">
              <w:rPr>
                <w:rFonts w:asciiTheme="minorHAnsi" w:hAnsiTheme="minorHAnsi" w:cstheme="minorHAnsi"/>
                <w:sz w:val="20"/>
                <w:szCs w:val="18"/>
              </w:rPr>
              <w:t>(RA3.6.6)</w:t>
            </w:r>
            <w:r w:rsidRPr="00641F8E">
              <w:rPr>
                <w:rFonts w:asciiTheme="minorHAnsi" w:hAnsiTheme="minorHAnsi" w:cstheme="minorHAnsi"/>
                <w:b/>
                <w:sz w:val="20"/>
                <w:szCs w:val="18"/>
              </w:rPr>
              <w:t>/Sensor Control</w:t>
            </w:r>
            <w:r w:rsidRPr="00A259EF">
              <w:rPr>
                <w:rFonts w:asciiTheme="minorHAnsi" w:hAnsiTheme="minorHAnsi" w:cstheme="minorHAnsi"/>
                <w:b/>
                <w:szCs w:val="18"/>
              </w:rPr>
              <w:t xml:space="preserve"> </w:t>
            </w:r>
            <w:r w:rsidRPr="00A259EF">
              <w:rPr>
                <w:rFonts w:asciiTheme="minorHAnsi" w:hAnsiTheme="minorHAnsi" w:cstheme="minorHAnsi"/>
                <w:b/>
                <w:sz w:val="20"/>
                <w:szCs w:val="18"/>
              </w:rPr>
              <w:t xml:space="preserve">(RDRsc-H) </w:t>
            </w:r>
            <w:r w:rsidRPr="00A259EF">
              <w:rPr>
                <w:rFonts w:asciiTheme="minorHAnsi" w:hAnsiTheme="minorHAnsi" w:cstheme="minorHAnsi"/>
                <w:sz w:val="20"/>
                <w:szCs w:val="18"/>
              </w:rPr>
              <w:t>(RA3.6.7)</w:t>
            </w:r>
            <w:r w:rsidRPr="00A259EF">
              <w:rPr>
                <w:rFonts w:asciiTheme="minorHAnsi" w:hAnsiTheme="minorHAnsi" w:cstheme="minorHAnsi"/>
                <w:szCs w:val="18"/>
              </w:rPr>
              <w:t xml:space="preserve"> </w:t>
            </w:r>
            <w:r w:rsidRPr="00641F8E">
              <w:rPr>
                <w:rFonts w:asciiTheme="minorHAnsi" w:hAnsiTheme="minorHAnsi" w:cstheme="minorHAnsi"/>
                <w:b/>
                <w:sz w:val="20"/>
                <w:szCs w:val="18"/>
              </w:rPr>
              <w:t xml:space="preserve">Requirements </w:t>
            </w:r>
          </w:p>
          <w:p w14:paraId="640AD97D" w14:textId="484CD958" w:rsidR="00641F8E" w:rsidRPr="00641F8E" w:rsidRDefault="00BF708B" w:rsidP="00F349F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18"/>
              </w:rPr>
            </w:pPr>
            <w:r>
              <w:rPr>
                <w:sz w:val="18"/>
                <w:szCs w:val="18"/>
              </w:rPr>
              <w:t>&lt;&lt;Static Text - see the top&gt;&gt;</w:t>
            </w:r>
            <w:r w:rsidR="00641F8E" w:rsidRPr="00641F8E">
              <w:rPr>
                <w:rFonts w:asciiTheme="minorHAnsi" w:hAnsiTheme="minorHAnsi" w:cstheme="minorHAnsi"/>
                <w:sz w:val="18"/>
                <w:szCs w:val="20"/>
              </w:rPr>
              <w:t xml:space="preserve">&lt;&lt;If </w:t>
            </w:r>
            <w:r w:rsidR="00F349F6" w:rsidRPr="00641F8E">
              <w:rPr>
                <w:rFonts w:asciiTheme="minorHAnsi" w:hAnsiTheme="minorHAnsi" w:cstheme="minorHAnsi"/>
                <w:sz w:val="18"/>
                <w:szCs w:val="20"/>
              </w:rPr>
              <w:t>A</w:t>
            </w:r>
            <w:r w:rsidR="00F349F6">
              <w:rPr>
                <w:rFonts w:asciiTheme="minorHAnsi" w:hAnsiTheme="minorHAnsi" w:cstheme="minorHAnsi"/>
                <w:sz w:val="18"/>
                <w:szCs w:val="20"/>
              </w:rPr>
              <w:t>10</w:t>
            </w:r>
            <w:r w:rsidR="00F349F6" w:rsidRPr="00641F8E">
              <w:rPr>
                <w:rFonts w:asciiTheme="minorHAnsi" w:hAnsiTheme="minorHAnsi" w:cstheme="minorHAnsi"/>
                <w:sz w:val="18"/>
                <w:szCs w:val="20"/>
              </w:rPr>
              <w:t xml:space="preserve"> </w:t>
            </w:r>
            <w:r w:rsidR="002947E9">
              <w:rPr>
                <w:rFonts w:asciiTheme="minorHAnsi" w:hAnsiTheme="minorHAnsi" w:cstheme="minorHAnsi"/>
                <w:sz w:val="18"/>
                <w:szCs w:val="20"/>
              </w:rPr>
              <w:t xml:space="preserve">or </w:t>
            </w:r>
            <w:r w:rsidR="00C4788A">
              <w:rPr>
                <w:rFonts w:asciiTheme="minorHAnsi" w:hAnsiTheme="minorHAnsi" w:cstheme="minorHAnsi"/>
                <w:sz w:val="18"/>
                <w:szCs w:val="20"/>
              </w:rPr>
              <w:t>A</w:t>
            </w:r>
            <w:r w:rsidR="005310C3">
              <w:rPr>
                <w:rFonts w:asciiTheme="minorHAnsi" w:hAnsiTheme="minorHAnsi" w:cstheme="minorHAnsi"/>
                <w:sz w:val="18"/>
                <w:szCs w:val="20"/>
              </w:rPr>
              <w:t>2-</w:t>
            </w:r>
            <w:r w:rsidR="002947E9">
              <w:rPr>
                <w:rFonts w:asciiTheme="minorHAnsi" w:hAnsiTheme="minorHAnsi" w:cstheme="minorHAnsi"/>
                <w:sz w:val="18"/>
                <w:szCs w:val="20"/>
              </w:rPr>
              <w:t xml:space="preserve">07 </w:t>
            </w:r>
            <w:r w:rsidR="00641F8E" w:rsidRPr="00641F8E">
              <w:rPr>
                <w:rFonts w:asciiTheme="minorHAnsi" w:hAnsiTheme="minorHAnsi" w:cstheme="minorHAnsi"/>
                <w:sz w:val="18"/>
                <w:szCs w:val="20"/>
              </w:rPr>
              <w:t xml:space="preserve">= </w:t>
            </w:r>
            <w:r w:rsidR="00641F8E">
              <w:rPr>
                <w:rFonts w:asciiTheme="minorHAnsi" w:hAnsiTheme="minorHAnsi" w:cstheme="minorHAnsi"/>
                <w:sz w:val="18"/>
                <w:szCs w:val="20"/>
              </w:rPr>
              <w:t xml:space="preserve">“HERS-Verified </w:t>
            </w:r>
            <w:r w:rsidR="00641F8E" w:rsidRPr="00641F8E">
              <w:rPr>
                <w:rFonts w:asciiTheme="minorHAnsi" w:hAnsiTheme="minorHAnsi" w:cstheme="minorHAnsi"/>
                <w:sz w:val="18"/>
                <w:szCs w:val="20"/>
              </w:rPr>
              <w:t>Demand Recirculation Manual Control</w:t>
            </w:r>
            <w:r w:rsidR="00641F8E">
              <w:rPr>
                <w:rFonts w:asciiTheme="minorHAnsi" w:hAnsiTheme="minorHAnsi" w:cstheme="minorHAnsi"/>
                <w:sz w:val="18"/>
                <w:szCs w:val="20"/>
              </w:rPr>
              <w:t>”</w:t>
            </w:r>
            <w:r w:rsidR="00641F8E" w:rsidRPr="00641F8E">
              <w:rPr>
                <w:rFonts w:asciiTheme="minorHAnsi" w:hAnsiTheme="minorHAnsi" w:cstheme="minorHAnsi"/>
                <w:sz w:val="18"/>
                <w:szCs w:val="20"/>
              </w:rPr>
              <w:t xml:space="preserve"> </w:t>
            </w:r>
            <w:r w:rsidR="00641F8E">
              <w:rPr>
                <w:rFonts w:asciiTheme="minorHAnsi" w:hAnsiTheme="minorHAnsi" w:cstheme="minorHAnsi"/>
                <w:sz w:val="18"/>
                <w:szCs w:val="20"/>
              </w:rPr>
              <w:t xml:space="preserve">or “HERS-Verified </w:t>
            </w:r>
            <w:r w:rsidR="00641F8E" w:rsidRPr="00641F8E">
              <w:rPr>
                <w:rFonts w:asciiTheme="minorHAnsi" w:hAnsiTheme="minorHAnsi" w:cstheme="minorHAnsi"/>
                <w:sz w:val="18"/>
                <w:szCs w:val="20"/>
              </w:rPr>
              <w:t>Demand Recirculation Sensor Control”, then display this entire table, else display “section does not apply" message &gt;&gt;</w:t>
            </w:r>
          </w:p>
        </w:tc>
      </w:tr>
      <w:tr w:rsidR="00641F8E" w:rsidRPr="00641F8E" w14:paraId="6262A39A" w14:textId="77777777" w:rsidTr="00FA3456">
        <w:trPr>
          <w:trHeight w:val="144"/>
          <w:tblHeader/>
        </w:trPr>
        <w:tc>
          <w:tcPr>
            <w:tcW w:w="10790" w:type="dxa"/>
            <w:tcBorders>
              <w:top w:val="single" w:sz="4" w:space="0" w:color="auto"/>
            </w:tcBorders>
            <w:vAlign w:val="center"/>
          </w:tcPr>
          <w:p w14:paraId="32D64D5C" w14:textId="77777777" w:rsidR="00641F8E" w:rsidRPr="00641F8E" w:rsidRDefault="00641F8E" w:rsidP="00641F8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18"/>
              </w:rPr>
            </w:pPr>
            <w:r w:rsidRPr="00641F8E">
              <w:rPr>
                <w:rFonts w:asciiTheme="minorHAnsi" w:eastAsiaTheme="minorEastAsia" w:hAnsiTheme="minorHAnsi" w:cstheme="minorHAnsi"/>
                <w:b/>
                <w:sz w:val="18"/>
                <w:szCs w:val="18"/>
              </w:rPr>
              <w:t>The responsible person’s signature on this compliance document affirms that all applicable requirements in this table have been met.</w:t>
            </w:r>
            <w:r w:rsidRPr="00641F8E">
              <w:rPr>
                <w:rFonts w:asciiTheme="minorHAnsi" w:hAnsiTheme="minorHAnsi" w:cstheme="minorHAnsi"/>
                <w:b/>
                <w:sz w:val="18"/>
                <w:szCs w:val="18"/>
              </w:rPr>
              <w:t xml:space="preserve">  </w:t>
            </w:r>
          </w:p>
        </w:tc>
      </w:tr>
    </w:tbl>
    <w:p w14:paraId="5841402F" w14:textId="0FC7320F" w:rsidR="00E65CD8" w:rsidRPr="00236F4B" w:rsidRDefault="00E65CD8" w:rsidP="00236F4B">
      <w:pPr>
        <w:spacing w:after="0" w:line="240" w:lineRule="auto"/>
        <w:rPr>
          <w:rFonts w:asciiTheme="minorHAnsi" w:hAnsiTheme="minorHAnsi" w:cstheme="minorHAnsi"/>
          <w:sz w:val="18"/>
          <w:szCs w:val="18"/>
        </w:rPr>
      </w:pPr>
    </w:p>
    <w:p w14:paraId="4BE98688" w14:textId="52DB5403" w:rsidR="00FB228D" w:rsidRPr="00236F4B" w:rsidRDefault="00FB228D" w:rsidP="00236F4B">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rPr>
          <w:rFonts w:asciiTheme="minorHAnsi" w:hAnsiTheme="minorHAnsi" w:cstheme="minorHAnsi"/>
          <w:b/>
          <w:sz w:val="18"/>
          <w:szCs w:val="18"/>
        </w:rPr>
      </w:pPr>
    </w:p>
    <w:p w14:paraId="4332D3ED" w14:textId="77777777" w:rsidR="00FB228D" w:rsidRPr="00236F4B" w:rsidRDefault="00FB228D" w:rsidP="00147EA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450"/>
        <w:jc w:val="center"/>
        <w:rPr>
          <w:rFonts w:asciiTheme="minorHAnsi" w:hAnsiTheme="minorHAnsi" w:cstheme="minorHAnsi"/>
          <w:b/>
          <w:sz w:val="18"/>
          <w:szCs w:val="18"/>
        </w:rPr>
      </w:pPr>
    </w:p>
    <w:p w14:paraId="0F7F47A5" w14:textId="77777777" w:rsidR="008E388E" w:rsidRPr="00236F4B" w:rsidRDefault="008E388E" w:rsidP="00064F9C">
      <w:pPr>
        <w:spacing w:after="0" w:line="240" w:lineRule="auto"/>
        <w:rPr>
          <w:rFonts w:asciiTheme="minorHAnsi" w:hAnsiTheme="minorHAnsi" w:cstheme="minorHAnsi"/>
          <w:sz w:val="18"/>
          <w:szCs w:val="18"/>
        </w:rPr>
      </w:pPr>
    </w:p>
    <w:sectPr w:rsidR="008E388E" w:rsidRPr="00236F4B" w:rsidSect="00411887">
      <w:headerReference w:type="even" r:id="rId20"/>
      <w:headerReference w:type="default" r:id="rId21"/>
      <w:footerReference w:type="default" r:id="rId22"/>
      <w:headerReference w:type="first" r:id="rId23"/>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BA537" w14:textId="77777777" w:rsidR="00CB4A67" w:rsidRDefault="00CB4A67" w:rsidP="004E3B6C">
      <w:pPr>
        <w:spacing w:after="0" w:line="240" w:lineRule="auto"/>
      </w:pPr>
      <w:r>
        <w:separator/>
      </w:r>
    </w:p>
  </w:endnote>
  <w:endnote w:type="continuationSeparator" w:id="0">
    <w:p w14:paraId="5F140DB1" w14:textId="77777777" w:rsidR="00CB4A67" w:rsidRDefault="00CB4A67" w:rsidP="004E3B6C">
      <w:pPr>
        <w:spacing w:after="0" w:line="240" w:lineRule="auto"/>
      </w:pPr>
      <w:r>
        <w:continuationSeparator/>
      </w:r>
    </w:p>
  </w:endnote>
  <w:endnote w:type="continuationNotice" w:id="1">
    <w:p w14:paraId="7A83CE64" w14:textId="77777777" w:rsidR="00CB4A67" w:rsidRDefault="00CB4A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MT">
    <w:altName w:val="Arial"/>
    <w:panose1 w:val="00000000000000000000"/>
    <w:charset w:val="4D"/>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29186" w14:textId="77777777" w:rsidR="002133AB" w:rsidRDefault="002133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BE" w14:textId="66E205AF" w:rsidR="004B6B6C" w:rsidRPr="00C91513" w:rsidRDefault="004B6B6C" w:rsidP="006D2E42">
    <w:pPr>
      <w:pStyle w:val="Style13"/>
      <w:tabs>
        <w:tab w:val="clear" w:pos="10800"/>
        <w:tab w:val="right" w:pos="9720"/>
      </w:tabs>
      <w:spacing w:before="0"/>
      <w:rPr>
        <w:i w:val="0"/>
        <w:sz w:val="20"/>
        <w:szCs w:val="20"/>
      </w:rPr>
    </w:pPr>
    <w:r w:rsidRPr="00C91513">
      <w:rPr>
        <w:i w:val="0"/>
        <w:sz w:val="20"/>
        <w:szCs w:val="20"/>
      </w:rPr>
      <w:t xml:space="preserve">Registration Number:                                    </w:t>
    </w:r>
    <w:r>
      <w:rPr>
        <w:i w:val="0"/>
        <w:sz w:val="20"/>
        <w:szCs w:val="20"/>
      </w:rPr>
      <w:t xml:space="preserve">                 </w:t>
    </w:r>
    <w:r w:rsidRPr="00C91513">
      <w:rPr>
        <w:i w:val="0"/>
        <w:sz w:val="20"/>
        <w:szCs w:val="20"/>
      </w:rPr>
      <w:t xml:space="preserve">     Registration Date/Time:              </w:t>
    </w:r>
    <w:r>
      <w:rPr>
        <w:i w:val="0"/>
        <w:sz w:val="20"/>
        <w:szCs w:val="20"/>
      </w:rPr>
      <w:t xml:space="preserve">       </w:t>
    </w:r>
    <w:r w:rsidRPr="00C91513">
      <w:rPr>
        <w:i w:val="0"/>
        <w:sz w:val="20"/>
        <w:szCs w:val="20"/>
      </w:rPr>
      <w:t xml:space="preserve">           </w:t>
    </w:r>
    <w:r>
      <w:rPr>
        <w:i w:val="0"/>
        <w:sz w:val="20"/>
        <w:szCs w:val="20"/>
      </w:rPr>
      <w:t xml:space="preserve">         </w:t>
    </w:r>
    <w:r w:rsidRPr="00C91513">
      <w:rPr>
        <w:i w:val="0"/>
        <w:sz w:val="20"/>
        <w:szCs w:val="20"/>
      </w:rPr>
      <w:t xml:space="preserve">      HERS Provider:       </w:t>
    </w:r>
  </w:p>
  <w:p w14:paraId="0F7F47BF" w14:textId="37CDF041"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00E454E2" w:rsidRPr="00E454E2">
      <w:rPr>
        <w:i w:val="0"/>
        <w:sz w:val="20"/>
        <w:szCs w:val="20"/>
      </w:rPr>
      <w:t xml:space="preserve">Low-rise Multifamily </w:t>
    </w:r>
    <w:r w:rsidRPr="00C91513">
      <w:rPr>
        <w:i w:val="0"/>
        <w:sz w:val="20"/>
        <w:szCs w:val="20"/>
      </w:rPr>
      <w:t>Compliance</w:t>
    </w:r>
    <w:r>
      <w:rPr>
        <w:i w:val="0"/>
        <w:sz w:val="20"/>
        <w:szCs w:val="20"/>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6388B" w14:textId="77777777" w:rsidR="002133AB" w:rsidRDefault="002133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7A98D" w14:textId="7F3CAEA7" w:rsidR="004B6B6C" w:rsidRPr="00C91513" w:rsidRDefault="004B6B6C" w:rsidP="00D879CA">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00E454E2" w:rsidRPr="00E454E2">
      <w:rPr>
        <w:i w:val="0"/>
        <w:sz w:val="20"/>
        <w:szCs w:val="20"/>
      </w:rPr>
      <w:t>Low-</w:t>
    </w:r>
    <w:r w:rsidR="00927EC2">
      <w:rPr>
        <w:i w:val="0"/>
        <w:sz w:val="20"/>
        <w:szCs w:val="20"/>
      </w:rPr>
      <w:t>R</w:t>
    </w:r>
    <w:r w:rsidR="00E454E2" w:rsidRPr="00E454E2">
      <w:rPr>
        <w:i w:val="0"/>
        <w:sz w:val="20"/>
        <w:szCs w:val="20"/>
      </w:rPr>
      <w:t xml:space="preserve">ise </w:t>
    </w:r>
    <w:r w:rsidR="00927EC2" w:rsidRPr="00E454E2">
      <w:rPr>
        <w:i w:val="0"/>
        <w:sz w:val="20"/>
        <w:szCs w:val="20"/>
      </w:rPr>
      <w:t xml:space="preserve">Multifamily </w:t>
    </w:r>
    <w:r w:rsidR="00927EC2" w:rsidRPr="00C91513">
      <w:rPr>
        <w:i w:val="0"/>
        <w:sz w:val="20"/>
        <w:szCs w:val="20"/>
      </w:rPr>
      <w:t>Compliance</w:t>
    </w:r>
    <w:r>
      <w:rPr>
        <w:i w:val="0"/>
        <w:sz w:val="20"/>
        <w:szCs w:val="20"/>
      </w:rPr>
      <w:tab/>
      <w:t>January 2022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4" w14:textId="17290746" w:rsidR="004B6B6C" w:rsidRPr="00C80016" w:rsidRDefault="004B6B6C" w:rsidP="00C80016">
    <w:pPr>
      <w:pStyle w:val="Style13"/>
      <w:tabs>
        <w:tab w:val="clear" w:pos="10800"/>
        <w:tab w:val="left" w:pos="9630"/>
        <w:tab w:val="left" w:pos="9720"/>
        <w:tab w:val="right" w:pos="14400"/>
      </w:tabs>
      <w:spacing w:before="0"/>
      <w:rPr>
        <w:i w:val="0"/>
        <w:sz w:val="20"/>
        <w:szCs w:val="20"/>
      </w:rPr>
    </w:pPr>
    <w:r w:rsidRPr="00C91513">
      <w:rPr>
        <w:i w:val="0"/>
        <w:sz w:val="20"/>
        <w:szCs w:val="20"/>
      </w:rPr>
      <w:t xml:space="preserve">CA Building Energy Efficiency Standards </w:t>
    </w:r>
    <w:r>
      <w:rPr>
        <w:i w:val="0"/>
        <w:sz w:val="20"/>
        <w:szCs w:val="20"/>
      </w:rPr>
      <w:t>–</w:t>
    </w:r>
    <w:r w:rsidRPr="00C91513">
      <w:rPr>
        <w:i w:val="0"/>
        <w:sz w:val="20"/>
        <w:szCs w:val="20"/>
      </w:rPr>
      <w:t xml:space="preserve"> 20</w:t>
    </w:r>
    <w:r>
      <w:rPr>
        <w:i w:val="0"/>
        <w:sz w:val="20"/>
        <w:szCs w:val="20"/>
      </w:rPr>
      <w:t xml:space="preserve">22 </w:t>
    </w:r>
    <w:r w:rsidR="00E454E2" w:rsidRPr="00E454E2">
      <w:rPr>
        <w:i w:val="0"/>
        <w:sz w:val="20"/>
        <w:szCs w:val="20"/>
      </w:rPr>
      <w:t>Low-</w:t>
    </w:r>
    <w:r w:rsidR="004B4A3A">
      <w:rPr>
        <w:i w:val="0"/>
        <w:sz w:val="20"/>
        <w:szCs w:val="20"/>
      </w:rPr>
      <w:t>R</w:t>
    </w:r>
    <w:r w:rsidR="00E454E2" w:rsidRPr="00E454E2">
      <w:rPr>
        <w:i w:val="0"/>
        <w:sz w:val="20"/>
        <w:szCs w:val="20"/>
      </w:rPr>
      <w:t xml:space="preserve">ise </w:t>
    </w:r>
    <w:r w:rsidR="004B4A3A" w:rsidRPr="00E454E2">
      <w:rPr>
        <w:i w:val="0"/>
        <w:sz w:val="20"/>
        <w:szCs w:val="20"/>
      </w:rPr>
      <w:t xml:space="preserve">Multifamily </w:t>
    </w:r>
    <w:r w:rsidR="004B4A3A" w:rsidRPr="00C91513">
      <w:rPr>
        <w:i w:val="0"/>
        <w:sz w:val="20"/>
        <w:szCs w:val="20"/>
      </w:rPr>
      <w:t>Compliance</w:t>
    </w:r>
    <w:r>
      <w:rPr>
        <w:i w:val="0"/>
        <w:sz w:val="20"/>
        <w:szCs w:val="20"/>
      </w:rP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B0F4E" w14:textId="77777777" w:rsidR="00CB4A67" w:rsidRDefault="00CB4A67" w:rsidP="004E3B6C">
      <w:pPr>
        <w:spacing w:after="0" w:line="240" w:lineRule="auto"/>
      </w:pPr>
      <w:r>
        <w:separator/>
      </w:r>
    </w:p>
  </w:footnote>
  <w:footnote w:type="continuationSeparator" w:id="0">
    <w:p w14:paraId="70C7CBE6" w14:textId="77777777" w:rsidR="00CB4A67" w:rsidRDefault="00CB4A67" w:rsidP="004E3B6C">
      <w:pPr>
        <w:spacing w:after="0" w:line="240" w:lineRule="auto"/>
      </w:pPr>
      <w:r>
        <w:continuationSeparator/>
      </w:r>
    </w:p>
  </w:footnote>
  <w:footnote w:type="continuationNotice" w:id="1">
    <w:p w14:paraId="07EC97F4" w14:textId="77777777" w:rsidR="00CB4A67" w:rsidRDefault="00CB4A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AA" w14:textId="77777777" w:rsidR="004B6B6C" w:rsidRDefault="00000000">
    <w:pPr>
      <w:pStyle w:val="Header"/>
    </w:pPr>
    <w:r>
      <w:rPr>
        <w:noProof/>
      </w:rPr>
      <w:pict w14:anchorId="0F7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6" o:spid="_x0000_s1026"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64764" w14:textId="77777777" w:rsidR="006F7B9F" w:rsidRPr="008A17DA" w:rsidRDefault="006F7B9F" w:rsidP="006F7B9F">
    <w:pPr>
      <w:suppressAutoHyphens/>
      <w:spacing w:after="0" w:line="240" w:lineRule="auto"/>
      <w:ind w:left="-90"/>
      <w:jc w:val="center"/>
      <w:rPr>
        <w:rFonts w:ascii="Arial" w:eastAsia="Times New Roman" w:hAnsi="Arial" w:cs="Arial"/>
        <w:b/>
        <w:sz w:val="24"/>
        <w:szCs w:val="24"/>
      </w:rPr>
    </w:pPr>
    <w:r w:rsidRPr="00BA20B7">
      <w:rPr>
        <w:rFonts w:ascii="Arial" w:eastAsia="Times New Roman" w:hAnsi="Arial" w:cs="Arial"/>
        <w:b/>
        <w:sz w:val="24"/>
        <w:szCs w:val="24"/>
      </w:rPr>
      <w:t xml:space="preserve">HERS VERIFIED </w:t>
    </w:r>
    <w:r>
      <w:rPr>
        <w:rFonts w:ascii="Arial" w:eastAsia="Times New Roman" w:hAnsi="Arial" w:cs="Arial"/>
        <w:b/>
        <w:sz w:val="24"/>
        <w:szCs w:val="24"/>
      </w:rPr>
      <w:t xml:space="preserve">INDIVIDUAL </w:t>
    </w:r>
    <w:r w:rsidRPr="00BA20B7">
      <w:rPr>
        <w:rFonts w:ascii="Arial" w:eastAsia="Times New Roman" w:hAnsi="Arial" w:cs="Arial"/>
        <w:b/>
        <w:sz w:val="24"/>
        <w:szCs w:val="24"/>
      </w:rPr>
      <w:t>DWELLING UNIT HOT WATER SYSTEM DISTRIBUTION</w:t>
    </w:r>
    <w:r w:rsidRPr="00693E7D">
      <w:rPr>
        <w:rFonts w:eastAsia="Times New Roman" w:cs="Calibri"/>
        <w:b/>
        <w:bCs/>
        <w:noProof/>
        <w:sz w:val="28"/>
        <w:szCs w:val="28"/>
      </w:rPr>
      <w:drawing>
        <wp:anchor distT="0" distB="0" distL="114300" distR="114300" simplePos="0" relativeHeight="251660295" behindDoc="0" locked="0" layoutInCell="1" allowOverlap="1" wp14:anchorId="495B8C3F" wp14:editId="582033B1">
          <wp:simplePos x="0" y="0"/>
          <wp:positionH relativeFrom="margin">
            <wp:align>left</wp:align>
          </wp:positionH>
          <wp:positionV relativeFrom="paragraph">
            <wp:posOffset>120015</wp:posOffset>
          </wp:positionV>
          <wp:extent cx="2532380" cy="566420"/>
          <wp:effectExtent l="0" t="0" r="0" b="0"/>
          <wp:wrapNone/>
          <wp:docPr id="29" name="Picture 29"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p>
  <w:p w14:paraId="166D8765" w14:textId="77777777" w:rsidR="006F7B9F" w:rsidRPr="00693E7D" w:rsidRDefault="006F7B9F" w:rsidP="006F7B9F">
    <w:pPr>
      <w:numPr>
        <w:ilvl w:val="0"/>
        <w:numId w:val="23"/>
      </w:numPr>
      <w:tabs>
        <w:tab w:val="center" w:pos="4320"/>
        <w:tab w:val="right" w:pos="8640"/>
      </w:tabs>
      <w:spacing w:after="160" w:line="259" w:lineRule="auto"/>
      <w:ind w:left="360" w:firstLine="0"/>
      <w:rPr>
        <w:rFonts w:ascii="Arial" w:eastAsia="Times New Roman" w:hAnsi="Arial" w:cs="Arial"/>
        <w:sz w:val="24"/>
        <w:szCs w:val="24"/>
      </w:rPr>
    </w:pPr>
    <w:r w:rsidRPr="00693E7D">
      <w:rPr>
        <w:rFonts w:ascii="Arial" w:eastAsia="Times New Roman" w:hAnsi="Arial" w:cs="Arial"/>
        <w:sz w:val="24"/>
        <w:szCs w:val="24"/>
      </w:rPr>
      <w:ptab w:relativeTo="margin" w:alignment="center" w:leader="none"/>
    </w:r>
    <w:r w:rsidRPr="00693E7D">
      <w:rPr>
        <w:rFonts w:ascii="Arial" w:eastAsia="Times New Roman" w:hAnsi="Arial" w:cs="Arial"/>
        <w:sz w:val="24"/>
        <w:szCs w:val="24"/>
      </w:rPr>
      <w:ptab w:relativeTo="margin" w:alignment="right" w:leader="none"/>
    </w:r>
    <w:r w:rsidRPr="00693E7D">
      <w:rPr>
        <w:rFonts w:eastAsia="Times New Roman" w:cs="Calibri"/>
        <w:sz w:val="28"/>
        <w:szCs w:val="28"/>
      </w:rPr>
      <w:t>CEC-LMC</w:t>
    </w:r>
    <w:r>
      <w:rPr>
        <w:rFonts w:eastAsia="Times New Roman" w:cs="Calibri"/>
        <w:sz w:val="28"/>
        <w:szCs w:val="28"/>
      </w:rPr>
      <w:t>I</w:t>
    </w:r>
    <w:r w:rsidRPr="00693E7D">
      <w:rPr>
        <w:rFonts w:eastAsia="Times New Roman" w:cs="Calibri"/>
        <w:sz w:val="28"/>
        <w:szCs w:val="28"/>
      </w:rPr>
      <w:t>-</w:t>
    </w:r>
    <w:r>
      <w:rPr>
        <w:rFonts w:eastAsia="Times New Roman" w:cs="Calibri"/>
        <w:sz w:val="28"/>
        <w:szCs w:val="28"/>
      </w:rPr>
      <w:t>PLB</w:t>
    </w:r>
    <w:r w:rsidRPr="00693E7D">
      <w:rPr>
        <w:rFonts w:eastAsia="Times New Roman" w:cs="Calibri"/>
        <w:sz w:val="28"/>
        <w:szCs w:val="28"/>
      </w:rPr>
      <w:t>-2</w:t>
    </w:r>
    <w:r>
      <w:rPr>
        <w:rFonts w:eastAsia="Times New Roman" w:cs="Calibri"/>
        <w:sz w:val="28"/>
        <w:szCs w:val="28"/>
      </w:rPr>
      <w:t>2</w:t>
    </w:r>
    <w:r w:rsidRPr="00693E7D">
      <w:rPr>
        <w:rFonts w:eastAsia="Times New Roman" w:cs="Calibri"/>
        <w:sz w:val="28"/>
        <w:szCs w:val="28"/>
      </w:rPr>
      <w:t>-H</w:t>
    </w:r>
  </w:p>
  <w:p w14:paraId="02EFECC9" w14:textId="77777777" w:rsidR="006F7B9F" w:rsidRPr="006D2E42" w:rsidRDefault="006F7B9F" w:rsidP="006F7B9F">
    <w:pPr>
      <w:spacing w:after="160" w:line="259" w:lineRule="auto"/>
      <w:ind w:left="360"/>
      <w:rPr>
        <w:sz w:val="16"/>
        <w:szCs w:val="16"/>
      </w:rPr>
    </w:pPr>
    <w:r w:rsidRPr="00693E7D">
      <w:rPr>
        <w:rFonts w:ascii="Arial" w:hAnsi="Arial" w:cs="Arial"/>
        <w:sz w:val="24"/>
      </w:rPr>
      <w:ptab w:relativeTo="margin" w:alignment="center" w:leader="none"/>
    </w:r>
    <w:r w:rsidRPr="00693E7D">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0" w14:textId="77777777" w:rsidR="004B6B6C" w:rsidRDefault="00000000">
    <w:pPr>
      <w:pStyle w:val="Header"/>
    </w:pPr>
    <w:r>
      <w:rPr>
        <w:noProof/>
      </w:rPr>
      <w:pict w14:anchorId="0F7F4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15" o:spid="_x0000_s102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934"/>
      <w:gridCol w:w="2793"/>
      <w:gridCol w:w="2039"/>
    </w:tblGrid>
    <w:tr w:rsidR="004B6B6C" w:rsidRPr="00F85124" w14:paraId="18279AA8" w14:textId="77777777" w:rsidTr="0036442C">
      <w:trPr>
        <w:cantSplit/>
        <w:trHeight w:val="144"/>
      </w:trPr>
      <w:tc>
        <w:tcPr>
          <w:tcW w:w="4053" w:type="pct"/>
          <w:gridSpan w:val="2"/>
          <w:tcBorders>
            <w:bottom w:val="single" w:sz="4" w:space="0" w:color="auto"/>
            <w:right w:val="nil"/>
          </w:tcBorders>
          <w:vAlign w:val="center"/>
        </w:tcPr>
        <w:p w14:paraId="41E27171" w14:textId="77777777" w:rsidR="004B6B6C" w:rsidRPr="00F85124" w:rsidRDefault="004B6B6C" w:rsidP="0036442C">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947" w:type="pct"/>
          <w:tcBorders>
            <w:left w:val="nil"/>
            <w:bottom w:val="single" w:sz="4" w:space="0" w:color="auto"/>
          </w:tcBorders>
          <w:tcMar>
            <w:left w:w="115" w:type="dxa"/>
            <w:right w:w="115" w:type="dxa"/>
          </w:tcMar>
          <w:vAlign w:val="center"/>
        </w:tcPr>
        <w:p w14:paraId="2726D78A" w14:textId="0B57C616" w:rsidR="004B6B6C" w:rsidRPr="00F85124" w:rsidRDefault="00BA2802" w:rsidP="0036442C">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4B6B6C">
            <w:rPr>
              <w:rFonts w:asciiTheme="minorHAnsi" w:hAnsiTheme="minorHAnsi"/>
              <w:b w:val="0"/>
              <w:bCs/>
              <w:sz w:val="20"/>
            </w:rPr>
            <w:t>-PLB-</w:t>
          </w:r>
          <w:del w:id="3" w:author="Alhabibi, Haider@Energy" w:date="2022-12-28T12:41:00Z">
            <w:r w:rsidR="004B6B6C" w:rsidDel="002133AB">
              <w:rPr>
                <w:rFonts w:asciiTheme="minorHAnsi" w:hAnsiTheme="minorHAnsi"/>
                <w:b w:val="0"/>
                <w:bCs/>
                <w:sz w:val="20"/>
              </w:rPr>
              <w:delText>0</w:delText>
            </w:r>
          </w:del>
          <w:ins w:id="4" w:author="Alhabibi, Haider@Energy" w:date="2022-12-28T12:41:00Z">
            <w:r w:rsidR="002133AB">
              <w:rPr>
                <w:rFonts w:asciiTheme="minorHAnsi" w:hAnsiTheme="minorHAnsi"/>
                <w:b w:val="0"/>
                <w:bCs/>
                <w:sz w:val="20"/>
              </w:rPr>
              <w:t>2</w:t>
            </w:r>
          </w:ins>
          <w:r w:rsidR="004B6B6C">
            <w:rPr>
              <w:rFonts w:asciiTheme="minorHAnsi" w:hAnsiTheme="minorHAnsi"/>
              <w:b w:val="0"/>
              <w:bCs/>
              <w:sz w:val="20"/>
            </w:rPr>
            <w:t>2-</w:t>
          </w:r>
          <w:del w:id="5" w:author="Alhabibi, Haider@Energy" w:date="2022-12-28T12:41:00Z">
            <w:r w:rsidR="004B6B6C" w:rsidDel="002133AB">
              <w:rPr>
                <w:rFonts w:asciiTheme="minorHAnsi" w:hAnsiTheme="minorHAnsi"/>
                <w:b w:val="0"/>
                <w:bCs/>
                <w:sz w:val="20"/>
              </w:rPr>
              <w:delText>E</w:delText>
            </w:r>
          </w:del>
          <w:ins w:id="6" w:author="Alhabibi, Haider@Energy" w:date="2022-12-28T12:41:00Z">
            <w:r w:rsidR="002133AB">
              <w:rPr>
                <w:rFonts w:asciiTheme="minorHAnsi" w:hAnsiTheme="minorHAnsi"/>
                <w:b w:val="0"/>
                <w:bCs/>
                <w:sz w:val="20"/>
              </w:rPr>
              <w:t>H</w:t>
            </w:r>
          </w:ins>
        </w:p>
      </w:tc>
    </w:tr>
    <w:tr w:rsidR="004B6B6C" w:rsidRPr="00F85124" w14:paraId="576A2BF5" w14:textId="77777777" w:rsidTr="00927EC2">
      <w:trPr>
        <w:cantSplit/>
        <w:trHeight w:val="288"/>
      </w:trPr>
      <w:tc>
        <w:tcPr>
          <w:tcW w:w="2756" w:type="pct"/>
          <w:tcBorders>
            <w:right w:val="nil"/>
          </w:tcBorders>
        </w:tcPr>
        <w:p w14:paraId="4264EA7C" w14:textId="34A1E137" w:rsidR="004B6B6C" w:rsidRPr="00586C72" w:rsidRDefault="004B6B6C" w:rsidP="0036442C">
          <w:pPr>
            <w:tabs>
              <w:tab w:val="right" w:pos="10543"/>
            </w:tabs>
            <w:spacing w:after="0"/>
            <w:rPr>
              <w:rFonts w:asciiTheme="minorHAnsi" w:hAnsiTheme="minorHAnsi"/>
              <w:sz w:val="20"/>
              <w:szCs w:val="20"/>
            </w:rPr>
          </w:pPr>
          <w:r>
            <w:rPr>
              <w:rFonts w:asciiTheme="minorHAnsi" w:hAnsiTheme="minorHAnsi"/>
              <w:bCs/>
              <w:sz w:val="20"/>
              <w:szCs w:val="20"/>
            </w:rPr>
            <w:t xml:space="preserve">HERS Verified </w:t>
          </w:r>
          <w:r w:rsidR="00EC7592">
            <w:rPr>
              <w:rFonts w:asciiTheme="minorHAnsi" w:hAnsiTheme="minorHAnsi"/>
              <w:bCs/>
              <w:sz w:val="20"/>
              <w:szCs w:val="20"/>
            </w:rPr>
            <w:t>I</w:t>
          </w:r>
          <w:r w:rsidR="005F49CD">
            <w:rPr>
              <w:rFonts w:asciiTheme="minorHAnsi" w:hAnsiTheme="minorHAnsi"/>
              <w:bCs/>
              <w:sz w:val="20"/>
              <w:szCs w:val="20"/>
            </w:rPr>
            <w:t>ndividual</w:t>
          </w:r>
          <w:r w:rsidR="00EC7592" w:rsidRPr="00586C72">
            <w:rPr>
              <w:rFonts w:asciiTheme="minorHAnsi" w:hAnsiTheme="minorHAnsi"/>
              <w:bCs/>
              <w:sz w:val="20"/>
              <w:szCs w:val="20"/>
            </w:rPr>
            <w:t xml:space="preserve"> </w:t>
          </w:r>
          <w:r w:rsidRPr="00586C72">
            <w:rPr>
              <w:rFonts w:asciiTheme="minorHAnsi" w:hAnsiTheme="minorHAnsi"/>
              <w:bCs/>
              <w:sz w:val="20"/>
              <w:szCs w:val="20"/>
            </w:rPr>
            <w:t>Dwelling Unit Hot Water System Distribution</w:t>
          </w:r>
        </w:p>
      </w:tc>
      <w:tc>
        <w:tcPr>
          <w:tcW w:w="2244" w:type="pct"/>
          <w:gridSpan w:val="2"/>
          <w:tcBorders>
            <w:left w:val="nil"/>
          </w:tcBorders>
        </w:tcPr>
        <w:p w14:paraId="34846D84" w14:textId="79706E16" w:rsidR="004B6B6C" w:rsidRPr="00586C72" w:rsidRDefault="004B6B6C" w:rsidP="0036442C">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2133AB">
            <w:rPr>
              <w:rFonts w:asciiTheme="minorHAnsi" w:hAnsiTheme="minorHAnsi"/>
              <w:bCs/>
              <w:noProof/>
              <w:sz w:val="20"/>
              <w:szCs w:val="20"/>
            </w:rPr>
            <w:t>3</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5221F694" w14:textId="60A656FC" w:rsidR="004B6B6C" w:rsidRPr="006D2E42" w:rsidRDefault="004B6B6C" w:rsidP="0036442C">
    <w:pPr>
      <w:suppressAutoHyphens/>
      <w:spacing w:after="0" w:line="240" w:lineRule="auto"/>
      <w:ind w:left="-90"/>
      <w:rPr>
        <w:sz w:val="16"/>
        <w:szCs w:val="16"/>
      </w:rPr>
    </w:pPr>
    <w:r>
      <w:rPr>
        <w:rFonts w:ascii="Arial" w:eastAsia="Times New Roman" w:hAnsi="Arial" w:cs="Arial"/>
        <w:noProof/>
        <w:sz w:val="14"/>
        <w:szCs w:val="14"/>
      </w:rPr>
      <w:drawing>
        <wp:anchor distT="0" distB="0" distL="114300" distR="114300" simplePos="0" relativeHeight="251658247" behindDoc="1" locked="0" layoutInCell="0" allowOverlap="1" wp14:anchorId="7D2A3EA9" wp14:editId="124E4B2A">
          <wp:simplePos x="0" y="0"/>
          <wp:positionH relativeFrom="margin">
            <wp:align>center</wp:align>
          </wp:positionH>
          <wp:positionV relativeFrom="margin">
            <wp:align>center</wp:align>
          </wp:positionV>
          <wp:extent cx="9144000" cy="6858000"/>
          <wp:effectExtent l="0" t="0" r="0" b="0"/>
          <wp:wrapNone/>
          <wp:docPr id="10" name="Picture 10"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CC" w14:textId="77777777" w:rsidR="004B6B6C" w:rsidRDefault="00000000">
    <w:pPr>
      <w:pStyle w:val="Header"/>
    </w:pPr>
    <w:r>
      <w:rPr>
        <w:noProof/>
      </w:rPr>
      <w:pict w14:anchorId="0F7F4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2" o:spid="_x0000_s1032"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935"/>
      <w:gridCol w:w="3039"/>
      <w:gridCol w:w="1825"/>
    </w:tblGrid>
    <w:tr w:rsidR="004B6B6C" w:rsidRPr="00F85124" w14:paraId="0F7F47CF" w14:textId="77777777" w:rsidTr="002B092D">
      <w:trPr>
        <w:cantSplit/>
        <w:trHeight w:val="288"/>
      </w:trPr>
      <w:tc>
        <w:tcPr>
          <w:tcW w:w="4155" w:type="pct"/>
          <w:gridSpan w:val="2"/>
          <w:tcBorders>
            <w:bottom w:val="single" w:sz="4" w:space="0" w:color="auto"/>
            <w:right w:val="nil"/>
          </w:tcBorders>
          <w:vAlign w:val="center"/>
        </w:tcPr>
        <w:p w14:paraId="0F7F47CD" w14:textId="4AD1DC3E" w:rsidR="004B6B6C" w:rsidRPr="00F85124" w:rsidRDefault="004B6B6C" w:rsidP="00064F9C">
          <w:pPr>
            <w:pStyle w:val="Style14"/>
            <w:rPr>
              <w:b/>
            </w:rPr>
          </w:pPr>
          <w:r>
            <w:t>CERTIFICATE OF INSTALLATION – DATA FIELD DEFINITIONS AND CALCULATIONS</w:t>
          </w:r>
        </w:p>
      </w:tc>
      <w:tc>
        <w:tcPr>
          <w:tcW w:w="845" w:type="pct"/>
          <w:tcBorders>
            <w:left w:val="nil"/>
            <w:bottom w:val="single" w:sz="4" w:space="0" w:color="auto"/>
          </w:tcBorders>
          <w:tcMar>
            <w:left w:w="115" w:type="dxa"/>
            <w:right w:w="115" w:type="dxa"/>
          </w:tcMar>
          <w:vAlign w:val="center"/>
        </w:tcPr>
        <w:p w14:paraId="0F7F47CE" w14:textId="08BF197E" w:rsidR="004B6B6C" w:rsidRDefault="00BA2802">
          <w:pPr>
            <w:pStyle w:val="Style15"/>
            <w:rPr>
              <w:b/>
            </w:rPr>
          </w:pPr>
          <w:r>
            <w:t>LMCI</w:t>
          </w:r>
          <w:r w:rsidR="004B6B6C">
            <w:t>-PLB-22-H</w:t>
          </w:r>
        </w:p>
      </w:tc>
    </w:tr>
    <w:tr w:rsidR="004B6B6C" w:rsidRPr="00F85124" w14:paraId="0F7F47D2" w14:textId="77777777" w:rsidTr="00F03D92">
      <w:trPr>
        <w:cantSplit/>
        <w:trHeight w:val="288"/>
      </w:trPr>
      <w:tc>
        <w:tcPr>
          <w:tcW w:w="2748" w:type="pct"/>
          <w:tcBorders>
            <w:right w:val="nil"/>
          </w:tcBorders>
        </w:tcPr>
        <w:p w14:paraId="0F7F47D0" w14:textId="2641A861" w:rsidR="004B6B6C" w:rsidRPr="00F85124" w:rsidRDefault="004B6B6C" w:rsidP="00C33BFE">
          <w:pPr>
            <w:pStyle w:val="Style10"/>
            <w:rPr>
              <w:sz w:val="12"/>
              <w:szCs w:val="12"/>
            </w:rPr>
          </w:pPr>
          <w:r>
            <w:t xml:space="preserve">HERS Verified </w:t>
          </w:r>
          <w:r w:rsidR="00186CDD">
            <w:t>Individual</w:t>
          </w:r>
          <w:r w:rsidRPr="006D2E42">
            <w:t xml:space="preserve"> Dwelling Unit Hot Water System Distribution</w:t>
          </w:r>
        </w:p>
      </w:tc>
      <w:tc>
        <w:tcPr>
          <w:tcW w:w="2252" w:type="pct"/>
          <w:gridSpan w:val="2"/>
          <w:tcBorders>
            <w:left w:val="nil"/>
          </w:tcBorders>
        </w:tcPr>
        <w:p w14:paraId="0F7F47D1" w14:textId="2E1B5E31" w:rsidR="004B6B6C" w:rsidRPr="00F85124" w:rsidRDefault="004B6B6C" w:rsidP="00C33BFE">
          <w:pPr>
            <w:pStyle w:val="Style11"/>
            <w:rPr>
              <w:sz w:val="12"/>
              <w:szCs w:val="12"/>
            </w:rPr>
          </w:pPr>
          <w:r w:rsidRPr="00F85124">
            <w:t xml:space="preserve">(Page </w:t>
          </w:r>
          <w:r>
            <w:fldChar w:fldCharType="begin"/>
          </w:r>
          <w:r>
            <w:instrText xml:space="preserve"> PAGE   \* MERGEFORMAT </w:instrText>
          </w:r>
          <w:r>
            <w:fldChar w:fldCharType="separate"/>
          </w:r>
          <w:r>
            <w:rPr>
              <w:noProof/>
            </w:rPr>
            <w:t>6</w:t>
          </w:r>
          <w:r>
            <w:rPr>
              <w:noProof/>
            </w:rPr>
            <w:fldChar w:fldCharType="end"/>
          </w:r>
          <w:r w:rsidRPr="00F85124">
            <w:t xml:space="preserve"> of </w:t>
          </w:r>
          <w:r>
            <w:rPr>
              <w:noProof/>
            </w:rPr>
            <w:fldChar w:fldCharType="begin"/>
          </w:r>
          <w:r>
            <w:rPr>
              <w:noProof/>
            </w:rPr>
            <w:instrText xml:space="preserve"> SECTIONPAGES   \* MERGEFORMAT </w:instrText>
          </w:r>
          <w:r>
            <w:rPr>
              <w:noProof/>
            </w:rPr>
            <w:fldChar w:fldCharType="separate"/>
          </w:r>
          <w:r w:rsidR="002133AB">
            <w:rPr>
              <w:noProof/>
            </w:rPr>
            <w:t>10</w:t>
          </w:r>
          <w:r>
            <w:rPr>
              <w:noProof/>
            </w:rPr>
            <w:fldChar w:fldCharType="end"/>
          </w:r>
          <w:r w:rsidRPr="00F85124">
            <w:t>)</w:t>
          </w:r>
        </w:p>
      </w:tc>
    </w:tr>
  </w:tbl>
  <w:p w14:paraId="0F7F47D3" w14:textId="6FFB196D" w:rsidR="004B6B6C" w:rsidRPr="006D2E42" w:rsidRDefault="00000000" w:rsidP="004A16DC">
    <w:pPr>
      <w:pStyle w:val="Header"/>
      <w:spacing w:after="0"/>
      <w:rPr>
        <w:sz w:val="16"/>
        <w:szCs w:val="16"/>
      </w:rPr>
    </w:pPr>
    <w:r>
      <w:rPr>
        <w:noProof/>
      </w:rPr>
      <w:pict w14:anchorId="0F7F47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3" o:spid="_x0000_s1035"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F47D5" w14:textId="77777777" w:rsidR="004B6B6C" w:rsidRDefault="00000000">
    <w:pPr>
      <w:pStyle w:val="Header"/>
    </w:pPr>
    <w:r>
      <w:rPr>
        <w:noProof/>
      </w:rPr>
      <w:pict w14:anchorId="0F7F47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227521" o:spid="_x0000_s1031"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start w:val="1"/>
      <w:numFmt w:val="lowerRoman"/>
      <w:lvlText w:val="%1."/>
      <w:lvlJc w:val="left"/>
      <w:pPr>
        <w:ind w:left="915" w:hanging="360"/>
      </w:pPr>
      <w:rPr>
        <w:rFonts w:ascii="Calibri" w:hAnsi="Calibri" w:cs="Calibri"/>
        <w:b w:val="0"/>
        <w:bCs w:val="0"/>
        <w:i w:val="0"/>
        <w:iCs w:val="0"/>
        <w:spacing w:val="-1"/>
        <w:w w:val="99"/>
        <w:sz w:val="20"/>
        <w:szCs w:val="20"/>
        <w:u w:val="single"/>
      </w:rPr>
    </w:lvl>
    <w:lvl w:ilvl="1">
      <w:numFmt w:val="bullet"/>
      <w:lvlText w:val="•"/>
      <w:lvlJc w:val="left"/>
      <w:pPr>
        <w:ind w:left="1722" w:hanging="360"/>
      </w:pPr>
    </w:lvl>
    <w:lvl w:ilvl="2">
      <w:numFmt w:val="bullet"/>
      <w:lvlText w:val="•"/>
      <w:lvlJc w:val="left"/>
      <w:pPr>
        <w:ind w:left="2524" w:hanging="360"/>
      </w:pPr>
    </w:lvl>
    <w:lvl w:ilvl="3">
      <w:numFmt w:val="bullet"/>
      <w:lvlText w:val="•"/>
      <w:lvlJc w:val="left"/>
      <w:pPr>
        <w:ind w:left="3326" w:hanging="360"/>
      </w:pPr>
    </w:lvl>
    <w:lvl w:ilvl="4">
      <w:numFmt w:val="bullet"/>
      <w:lvlText w:val="•"/>
      <w:lvlJc w:val="left"/>
      <w:pPr>
        <w:ind w:left="4128" w:hanging="360"/>
      </w:pPr>
    </w:lvl>
    <w:lvl w:ilvl="5">
      <w:numFmt w:val="bullet"/>
      <w:lvlText w:val="•"/>
      <w:lvlJc w:val="left"/>
      <w:pPr>
        <w:ind w:left="4930" w:hanging="360"/>
      </w:pPr>
    </w:lvl>
    <w:lvl w:ilvl="6">
      <w:numFmt w:val="bullet"/>
      <w:lvlText w:val="•"/>
      <w:lvlJc w:val="left"/>
      <w:pPr>
        <w:ind w:left="5732" w:hanging="360"/>
      </w:pPr>
    </w:lvl>
    <w:lvl w:ilvl="7">
      <w:numFmt w:val="bullet"/>
      <w:lvlText w:val="•"/>
      <w:lvlJc w:val="left"/>
      <w:pPr>
        <w:ind w:left="6534" w:hanging="360"/>
      </w:pPr>
    </w:lvl>
    <w:lvl w:ilvl="8">
      <w:numFmt w:val="bullet"/>
      <w:lvlText w:val="•"/>
      <w:lvlJc w:val="left"/>
      <w:pPr>
        <w:ind w:left="7336" w:hanging="360"/>
      </w:pPr>
    </w:lvl>
  </w:abstractNum>
  <w:abstractNum w:abstractNumId="1" w15:restartNumberingAfterBreak="0">
    <w:nsid w:val="02900AE6"/>
    <w:multiLevelType w:val="hybridMultilevel"/>
    <w:tmpl w:val="CDE42EB8"/>
    <w:lvl w:ilvl="0" w:tplc="AC0E249C">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15:restartNumberingAfterBreak="0">
    <w:nsid w:val="190C0993"/>
    <w:multiLevelType w:val="hybridMultilevel"/>
    <w:tmpl w:val="F132C6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0200B"/>
    <w:multiLevelType w:val="hybridMultilevel"/>
    <w:tmpl w:val="17F683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7613BD"/>
    <w:multiLevelType w:val="hybridMultilevel"/>
    <w:tmpl w:val="C92AE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471A99"/>
    <w:multiLevelType w:val="hybridMultilevel"/>
    <w:tmpl w:val="3A7C1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686034"/>
    <w:multiLevelType w:val="hybridMultilevel"/>
    <w:tmpl w:val="CAF23F94"/>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2C9B6DD2"/>
    <w:multiLevelType w:val="hybridMultilevel"/>
    <w:tmpl w:val="0BDAE566"/>
    <w:lvl w:ilvl="0" w:tplc="2F96F71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B261C4"/>
    <w:multiLevelType w:val="hybridMultilevel"/>
    <w:tmpl w:val="9598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70A00"/>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564E25"/>
    <w:multiLevelType w:val="hybridMultilevel"/>
    <w:tmpl w:val="F0242EAE"/>
    <w:lvl w:ilvl="0" w:tplc="48B6D8D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5"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451A75"/>
    <w:multiLevelType w:val="hybridMultilevel"/>
    <w:tmpl w:val="836EA1F4"/>
    <w:lvl w:ilvl="0" w:tplc="0409000F">
      <w:start w:val="1"/>
      <w:numFmt w:val="decimal"/>
      <w:lvlText w:val="%1."/>
      <w:lvlJc w:val="left"/>
      <w:pPr>
        <w:ind w:left="972" w:hanging="360"/>
      </w:p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7" w15:restartNumberingAfterBreak="0">
    <w:nsid w:val="3EA80728"/>
    <w:multiLevelType w:val="hybridMultilevel"/>
    <w:tmpl w:val="4560CBAA"/>
    <w:lvl w:ilvl="0" w:tplc="ED2A2C7A">
      <w:start w:val="1"/>
      <w:numFmt w:val="decimal"/>
      <w:lvlText w:val="%1."/>
      <w:lvlJc w:val="left"/>
      <w:pPr>
        <w:ind w:left="1080" w:hanging="720"/>
      </w:pPr>
      <w:rPr>
        <w:b w:val="0"/>
        <w:bCs w:val="0"/>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6BB2A1B"/>
    <w:multiLevelType w:val="hybridMultilevel"/>
    <w:tmpl w:val="B8E6DCE0"/>
    <w:lvl w:ilvl="0" w:tplc="065EBC5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A226AA"/>
    <w:multiLevelType w:val="hybridMultilevel"/>
    <w:tmpl w:val="A4605E4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B3090A"/>
    <w:multiLevelType w:val="hybridMultilevel"/>
    <w:tmpl w:val="26DC3E12"/>
    <w:lvl w:ilvl="0" w:tplc="CB58655C">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65B35CBC"/>
    <w:multiLevelType w:val="hybridMultilevel"/>
    <w:tmpl w:val="A5065820"/>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68D21C5F"/>
    <w:multiLevelType w:val="hybridMultilevel"/>
    <w:tmpl w:val="2DC0718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6D2E92"/>
    <w:multiLevelType w:val="hybridMultilevel"/>
    <w:tmpl w:val="7AD6F2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2A0976"/>
    <w:multiLevelType w:val="hybridMultilevel"/>
    <w:tmpl w:val="2564F576"/>
    <w:lvl w:ilvl="0" w:tplc="36D0106C">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44604C"/>
    <w:multiLevelType w:val="hybridMultilevel"/>
    <w:tmpl w:val="9F983B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5436420">
    <w:abstractNumId w:val="14"/>
  </w:num>
  <w:num w:numId="2" w16cid:durableId="1629317109">
    <w:abstractNumId w:val="6"/>
  </w:num>
  <w:num w:numId="3" w16cid:durableId="65156081">
    <w:abstractNumId w:val="20"/>
  </w:num>
  <w:num w:numId="4" w16cid:durableId="396513797">
    <w:abstractNumId w:val="13"/>
  </w:num>
  <w:num w:numId="5" w16cid:durableId="744228220">
    <w:abstractNumId w:val="25"/>
  </w:num>
  <w:num w:numId="6" w16cid:durableId="97222231">
    <w:abstractNumId w:val="27"/>
  </w:num>
  <w:num w:numId="7" w16cid:durableId="834295920">
    <w:abstractNumId w:val="15"/>
  </w:num>
  <w:num w:numId="8" w16cid:durableId="278269887">
    <w:abstractNumId w:val="6"/>
    <w:lvlOverride w:ilvl="0">
      <w:startOverride w:val="1"/>
    </w:lvlOverride>
    <w:lvlOverride w:ilvl="1"/>
    <w:lvlOverride w:ilvl="2"/>
    <w:lvlOverride w:ilvl="3"/>
    <w:lvlOverride w:ilvl="4"/>
    <w:lvlOverride w:ilvl="5"/>
    <w:lvlOverride w:ilvl="6"/>
    <w:lvlOverride w:ilvl="7"/>
    <w:lvlOverride w:ilvl="8"/>
  </w:num>
  <w:num w:numId="9" w16cid:durableId="1416047173">
    <w:abstractNumId w:val="26"/>
  </w:num>
  <w:num w:numId="10" w16cid:durableId="1347900789">
    <w:abstractNumId w:val="19"/>
  </w:num>
  <w:num w:numId="11" w16cid:durableId="1158573350">
    <w:abstractNumId w:val="2"/>
  </w:num>
  <w:num w:numId="12" w16cid:durableId="291180580">
    <w:abstractNumId w:val="8"/>
  </w:num>
  <w:num w:numId="13" w16cid:durableId="1022316513">
    <w:abstractNumId w:val="21"/>
  </w:num>
  <w:num w:numId="14" w16cid:durableId="176622555">
    <w:abstractNumId w:val="9"/>
  </w:num>
  <w:num w:numId="15" w16cid:durableId="1514106348">
    <w:abstractNumId w:val="4"/>
  </w:num>
  <w:num w:numId="16" w16cid:durableId="850143709">
    <w:abstractNumId w:val="12"/>
  </w:num>
  <w:num w:numId="17" w16cid:durableId="1855722816">
    <w:abstractNumId w:val="22"/>
  </w:num>
  <w:num w:numId="18" w16cid:durableId="1448431836">
    <w:abstractNumId w:val="0"/>
  </w:num>
  <w:num w:numId="19" w16cid:durableId="164825307">
    <w:abstractNumId w:val="11"/>
  </w:num>
  <w:num w:numId="20" w16cid:durableId="1501000532">
    <w:abstractNumId w:val="28"/>
  </w:num>
  <w:num w:numId="21" w16cid:durableId="990863508">
    <w:abstractNumId w:val="24"/>
  </w:num>
  <w:num w:numId="22" w16cid:durableId="453981760">
    <w:abstractNumId w:val="3"/>
  </w:num>
  <w:num w:numId="23" w16cid:durableId="518352146">
    <w:abstractNumId w:val="23"/>
  </w:num>
  <w:num w:numId="24" w16cid:durableId="1877814394">
    <w:abstractNumId w:val="20"/>
    <w:lvlOverride w:ilvl="0">
      <w:startOverride w:val="1"/>
    </w:lvlOverride>
    <w:lvlOverride w:ilvl="1"/>
    <w:lvlOverride w:ilvl="2"/>
    <w:lvlOverride w:ilvl="3"/>
    <w:lvlOverride w:ilvl="4"/>
    <w:lvlOverride w:ilvl="5"/>
    <w:lvlOverride w:ilvl="6"/>
    <w:lvlOverride w:ilvl="7"/>
    <w:lvlOverride w:ilvl="8"/>
  </w:num>
  <w:num w:numId="25" w16cid:durableId="16451551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47753577">
    <w:abstractNumId w:val="5"/>
  </w:num>
  <w:num w:numId="27" w16cid:durableId="1281837078">
    <w:abstractNumId w:val="10"/>
  </w:num>
  <w:num w:numId="28" w16cid:durableId="1898280263">
    <w:abstractNumId w:val="1"/>
  </w:num>
  <w:num w:numId="29" w16cid:durableId="1790394546">
    <w:abstractNumId w:val="16"/>
  </w:num>
  <w:num w:numId="30" w16cid:durableId="416906045">
    <w:abstractNumId w:val="7"/>
  </w:num>
  <w:num w:numId="31" w16cid:durableId="1016421793">
    <w:abstractNumId w:val="18"/>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7F2A"/>
    <w:rsid w:val="00010453"/>
    <w:rsid w:val="00013667"/>
    <w:rsid w:val="00017224"/>
    <w:rsid w:val="00025661"/>
    <w:rsid w:val="00026F0A"/>
    <w:rsid w:val="000348E3"/>
    <w:rsid w:val="00034C3F"/>
    <w:rsid w:val="00034EAB"/>
    <w:rsid w:val="00035EF9"/>
    <w:rsid w:val="00043CAA"/>
    <w:rsid w:val="0004560C"/>
    <w:rsid w:val="00045F34"/>
    <w:rsid w:val="00046302"/>
    <w:rsid w:val="000477C3"/>
    <w:rsid w:val="00047C58"/>
    <w:rsid w:val="0005432F"/>
    <w:rsid w:val="000601F4"/>
    <w:rsid w:val="0006478B"/>
    <w:rsid w:val="00064983"/>
    <w:rsid w:val="00064F9C"/>
    <w:rsid w:val="00065203"/>
    <w:rsid w:val="00073FBD"/>
    <w:rsid w:val="000849F0"/>
    <w:rsid w:val="00092950"/>
    <w:rsid w:val="00093424"/>
    <w:rsid w:val="00093E8B"/>
    <w:rsid w:val="00095F6F"/>
    <w:rsid w:val="000969B0"/>
    <w:rsid w:val="0009742B"/>
    <w:rsid w:val="000A05A2"/>
    <w:rsid w:val="000A2CFB"/>
    <w:rsid w:val="000A3755"/>
    <w:rsid w:val="000B2A51"/>
    <w:rsid w:val="000B52D6"/>
    <w:rsid w:val="000B7422"/>
    <w:rsid w:val="000C0ADF"/>
    <w:rsid w:val="000C216B"/>
    <w:rsid w:val="000C223A"/>
    <w:rsid w:val="000C2529"/>
    <w:rsid w:val="000C281A"/>
    <w:rsid w:val="000D3D9E"/>
    <w:rsid w:val="000D4598"/>
    <w:rsid w:val="000D5566"/>
    <w:rsid w:val="000D610A"/>
    <w:rsid w:val="000D68BE"/>
    <w:rsid w:val="000E1685"/>
    <w:rsid w:val="000E45E2"/>
    <w:rsid w:val="000F1D06"/>
    <w:rsid w:val="000F7055"/>
    <w:rsid w:val="000F75BC"/>
    <w:rsid w:val="001022AB"/>
    <w:rsid w:val="001042E0"/>
    <w:rsid w:val="00122A6B"/>
    <w:rsid w:val="00122DFF"/>
    <w:rsid w:val="001233C7"/>
    <w:rsid w:val="00127C14"/>
    <w:rsid w:val="0013071A"/>
    <w:rsid w:val="00131093"/>
    <w:rsid w:val="00136975"/>
    <w:rsid w:val="001379AE"/>
    <w:rsid w:val="001409A6"/>
    <w:rsid w:val="00141137"/>
    <w:rsid w:val="001418FF"/>
    <w:rsid w:val="0014411D"/>
    <w:rsid w:val="0014483B"/>
    <w:rsid w:val="001455A6"/>
    <w:rsid w:val="00147941"/>
    <w:rsid w:val="00147EA4"/>
    <w:rsid w:val="00150E9A"/>
    <w:rsid w:val="0015184E"/>
    <w:rsid w:val="00154988"/>
    <w:rsid w:val="00157186"/>
    <w:rsid w:val="0015721D"/>
    <w:rsid w:val="00157BD8"/>
    <w:rsid w:val="00157DF4"/>
    <w:rsid w:val="00163566"/>
    <w:rsid w:val="00166F9C"/>
    <w:rsid w:val="00173A82"/>
    <w:rsid w:val="00175066"/>
    <w:rsid w:val="00177CE0"/>
    <w:rsid w:val="00180B11"/>
    <w:rsid w:val="00181EE0"/>
    <w:rsid w:val="001822B4"/>
    <w:rsid w:val="00186CDD"/>
    <w:rsid w:val="00187D79"/>
    <w:rsid w:val="0019006C"/>
    <w:rsid w:val="00190379"/>
    <w:rsid w:val="001914EC"/>
    <w:rsid w:val="00192296"/>
    <w:rsid w:val="00192426"/>
    <w:rsid w:val="001938BC"/>
    <w:rsid w:val="00193F95"/>
    <w:rsid w:val="001950F9"/>
    <w:rsid w:val="00195AA7"/>
    <w:rsid w:val="001964BA"/>
    <w:rsid w:val="001A5DB6"/>
    <w:rsid w:val="001B3105"/>
    <w:rsid w:val="001B5E9B"/>
    <w:rsid w:val="001B6293"/>
    <w:rsid w:val="001B692C"/>
    <w:rsid w:val="001C0062"/>
    <w:rsid w:val="001C1D69"/>
    <w:rsid w:val="001C4BC8"/>
    <w:rsid w:val="001C6270"/>
    <w:rsid w:val="001C6CB5"/>
    <w:rsid w:val="001C6EE0"/>
    <w:rsid w:val="001C791D"/>
    <w:rsid w:val="001D020D"/>
    <w:rsid w:val="001D396A"/>
    <w:rsid w:val="001E3511"/>
    <w:rsid w:val="001E58D1"/>
    <w:rsid w:val="001F0055"/>
    <w:rsid w:val="001F0A85"/>
    <w:rsid w:val="001F353A"/>
    <w:rsid w:val="001F3BFF"/>
    <w:rsid w:val="001F3C43"/>
    <w:rsid w:val="002027EC"/>
    <w:rsid w:val="00205CF5"/>
    <w:rsid w:val="0020638D"/>
    <w:rsid w:val="0021138F"/>
    <w:rsid w:val="002130B3"/>
    <w:rsid w:val="002133AB"/>
    <w:rsid w:val="002145A5"/>
    <w:rsid w:val="002176C2"/>
    <w:rsid w:val="0022056E"/>
    <w:rsid w:val="0022213C"/>
    <w:rsid w:val="00222953"/>
    <w:rsid w:val="00224FFB"/>
    <w:rsid w:val="00232426"/>
    <w:rsid w:val="002341AB"/>
    <w:rsid w:val="0023694B"/>
    <w:rsid w:val="00236F4B"/>
    <w:rsid w:val="0024269A"/>
    <w:rsid w:val="002431D7"/>
    <w:rsid w:val="00245336"/>
    <w:rsid w:val="002456C7"/>
    <w:rsid w:val="002472F2"/>
    <w:rsid w:val="002473C4"/>
    <w:rsid w:val="0025415A"/>
    <w:rsid w:val="002544C3"/>
    <w:rsid w:val="0025496C"/>
    <w:rsid w:val="00256B55"/>
    <w:rsid w:val="0025788B"/>
    <w:rsid w:val="002578E7"/>
    <w:rsid w:val="002600BD"/>
    <w:rsid w:val="00260282"/>
    <w:rsid w:val="00260EB7"/>
    <w:rsid w:val="0026153D"/>
    <w:rsid w:val="00261B04"/>
    <w:rsid w:val="002626A8"/>
    <w:rsid w:val="00264A7E"/>
    <w:rsid w:val="00264CF8"/>
    <w:rsid w:val="00265164"/>
    <w:rsid w:val="00267060"/>
    <w:rsid w:val="00267109"/>
    <w:rsid w:val="00276DD9"/>
    <w:rsid w:val="002844C1"/>
    <w:rsid w:val="00287857"/>
    <w:rsid w:val="00292D70"/>
    <w:rsid w:val="00293EE6"/>
    <w:rsid w:val="002947E9"/>
    <w:rsid w:val="002A058D"/>
    <w:rsid w:val="002A1FF1"/>
    <w:rsid w:val="002A45FE"/>
    <w:rsid w:val="002A4FD5"/>
    <w:rsid w:val="002A63C0"/>
    <w:rsid w:val="002A6EA3"/>
    <w:rsid w:val="002B092D"/>
    <w:rsid w:val="002B1B1D"/>
    <w:rsid w:val="002B4375"/>
    <w:rsid w:val="002B5F75"/>
    <w:rsid w:val="002C0390"/>
    <w:rsid w:val="002D344E"/>
    <w:rsid w:val="002D4853"/>
    <w:rsid w:val="002E14A5"/>
    <w:rsid w:val="002E1D83"/>
    <w:rsid w:val="002E200E"/>
    <w:rsid w:val="002F18C2"/>
    <w:rsid w:val="002F1EAA"/>
    <w:rsid w:val="002F44E2"/>
    <w:rsid w:val="002F5EE4"/>
    <w:rsid w:val="002F70F5"/>
    <w:rsid w:val="003004FB"/>
    <w:rsid w:val="00300508"/>
    <w:rsid w:val="0030216A"/>
    <w:rsid w:val="003027B1"/>
    <w:rsid w:val="00304DD4"/>
    <w:rsid w:val="0031022E"/>
    <w:rsid w:val="003102FC"/>
    <w:rsid w:val="003166CA"/>
    <w:rsid w:val="003222A9"/>
    <w:rsid w:val="00323F2C"/>
    <w:rsid w:val="00327949"/>
    <w:rsid w:val="003279CA"/>
    <w:rsid w:val="0033003F"/>
    <w:rsid w:val="00332C3F"/>
    <w:rsid w:val="0033347C"/>
    <w:rsid w:val="00334F9B"/>
    <w:rsid w:val="003410B5"/>
    <w:rsid w:val="003431D1"/>
    <w:rsid w:val="00352318"/>
    <w:rsid w:val="00352A48"/>
    <w:rsid w:val="00353208"/>
    <w:rsid w:val="003553ED"/>
    <w:rsid w:val="0035556A"/>
    <w:rsid w:val="00356EF4"/>
    <w:rsid w:val="00357C89"/>
    <w:rsid w:val="00357CFC"/>
    <w:rsid w:val="003609C5"/>
    <w:rsid w:val="00361A2A"/>
    <w:rsid w:val="003622D1"/>
    <w:rsid w:val="00362F77"/>
    <w:rsid w:val="0036348A"/>
    <w:rsid w:val="0036442C"/>
    <w:rsid w:val="003648E9"/>
    <w:rsid w:val="00366C9E"/>
    <w:rsid w:val="00371CAD"/>
    <w:rsid w:val="003739EF"/>
    <w:rsid w:val="003765F9"/>
    <w:rsid w:val="00380122"/>
    <w:rsid w:val="003806BB"/>
    <w:rsid w:val="003824DC"/>
    <w:rsid w:val="00383435"/>
    <w:rsid w:val="003838CF"/>
    <w:rsid w:val="003A7C55"/>
    <w:rsid w:val="003B051E"/>
    <w:rsid w:val="003B2758"/>
    <w:rsid w:val="003B2928"/>
    <w:rsid w:val="003C08D4"/>
    <w:rsid w:val="003C191E"/>
    <w:rsid w:val="003C1D51"/>
    <w:rsid w:val="003C259A"/>
    <w:rsid w:val="003C2B0D"/>
    <w:rsid w:val="003C47B8"/>
    <w:rsid w:val="003C527B"/>
    <w:rsid w:val="003C61B0"/>
    <w:rsid w:val="003D02EE"/>
    <w:rsid w:val="003D081B"/>
    <w:rsid w:val="003D24E4"/>
    <w:rsid w:val="003D260A"/>
    <w:rsid w:val="003D3970"/>
    <w:rsid w:val="003D5A7E"/>
    <w:rsid w:val="003D7869"/>
    <w:rsid w:val="003D7F1B"/>
    <w:rsid w:val="003E2D1F"/>
    <w:rsid w:val="003E5D1D"/>
    <w:rsid w:val="003E5D49"/>
    <w:rsid w:val="003E6AC3"/>
    <w:rsid w:val="003E761D"/>
    <w:rsid w:val="003E7706"/>
    <w:rsid w:val="003E796B"/>
    <w:rsid w:val="003F2060"/>
    <w:rsid w:val="003F4DB5"/>
    <w:rsid w:val="003F5103"/>
    <w:rsid w:val="003F5E03"/>
    <w:rsid w:val="003F6160"/>
    <w:rsid w:val="00400D12"/>
    <w:rsid w:val="004021C5"/>
    <w:rsid w:val="004035F2"/>
    <w:rsid w:val="00410D90"/>
    <w:rsid w:val="00410ECB"/>
    <w:rsid w:val="00411887"/>
    <w:rsid w:val="004125D7"/>
    <w:rsid w:val="0041382D"/>
    <w:rsid w:val="004144C8"/>
    <w:rsid w:val="00416CD2"/>
    <w:rsid w:val="004172FC"/>
    <w:rsid w:val="00422867"/>
    <w:rsid w:val="00426876"/>
    <w:rsid w:val="0043377F"/>
    <w:rsid w:val="00444DF8"/>
    <w:rsid w:val="00444F81"/>
    <w:rsid w:val="0044510E"/>
    <w:rsid w:val="0044682A"/>
    <w:rsid w:val="00446A5C"/>
    <w:rsid w:val="00455CD1"/>
    <w:rsid w:val="004561B1"/>
    <w:rsid w:val="00456EA6"/>
    <w:rsid w:val="004577D2"/>
    <w:rsid w:val="004616C9"/>
    <w:rsid w:val="004648AA"/>
    <w:rsid w:val="00467528"/>
    <w:rsid w:val="004710F2"/>
    <w:rsid w:val="0047128D"/>
    <w:rsid w:val="004716A9"/>
    <w:rsid w:val="004736BD"/>
    <w:rsid w:val="004737C4"/>
    <w:rsid w:val="00477514"/>
    <w:rsid w:val="00480EA0"/>
    <w:rsid w:val="004818A4"/>
    <w:rsid w:val="004859E2"/>
    <w:rsid w:val="004872EE"/>
    <w:rsid w:val="00493F0F"/>
    <w:rsid w:val="0049441B"/>
    <w:rsid w:val="00494DCF"/>
    <w:rsid w:val="004953E7"/>
    <w:rsid w:val="00496FB9"/>
    <w:rsid w:val="004A16DC"/>
    <w:rsid w:val="004A5342"/>
    <w:rsid w:val="004B0F33"/>
    <w:rsid w:val="004B28F4"/>
    <w:rsid w:val="004B4A3A"/>
    <w:rsid w:val="004B4E3B"/>
    <w:rsid w:val="004B5988"/>
    <w:rsid w:val="004B6B6C"/>
    <w:rsid w:val="004B7988"/>
    <w:rsid w:val="004C395F"/>
    <w:rsid w:val="004C5832"/>
    <w:rsid w:val="004D1480"/>
    <w:rsid w:val="004D3E46"/>
    <w:rsid w:val="004D6096"/>
    <w:rsid w:val="004D729F"/>
    <w:rsid w:val="004E16E0"/>
    <w:rsid w:val="004E20A7"/>
    <w:rsid w:val="004E3B6C"/>
    <w:rsid w:val="004E4DC2"/>
    <w:rsid w:val="004E5D13"/>
    <w:rsid w:val="00503547"/>
    <w:rsid w:val="005157FC"/>
    <w:rsid w:val="00520259"/>
    <w:rsid w:val="00521B8C"/>
    <w:rsid w:val="00524349"/>
    <w:rsid w:val="005252EC"/>
    <w:rsid w:val="00526D3D"/>
    <w:rsid w:val="005310C3"/>
    <w:rsid w:val="0053169A"/>
    <w:rsid w:val="00531DE4"/>
    <w:rsid w:val="00533FC8"/>
    <w:rsid w:val="005356DE"/>
    <w:rsid w:val="0053634D"/>
    <w:rsid w:val="005438DF"/>
    <w:rsid w:val="00552E12"/>
    <w:rsid w:val="00553489"/>
    <w:rsid w:val="00564E29"/>
    <w:rsid w:val="005667C7"/>
    <w:rsid w:val="00570C0E"/>
    <w:rsid w:val="00574862"/>
    <w:rsid w:val="00581D77"/>
    <w:rsid w:val="00583B52"/>
    <w:rsid w:val="005840E0"/>
    <w:rsid w:val="00585D1F"/>
    <w:rsid w:val="0058605A"/>
    <w:rsid w:val="00587770"/>
    <w:rsid w:val="00590820"/>
    <w:rsid w:val="00592019"/>
    <w:rsid w:val="00593C5A"/>
    <w:rsid w:val="00596745"/>
    <w:rsid w:val="00596CDF"/>
    <w:rsid w:val="005A09DA"/>
    <w:rsid w:val="005A5077"/>
    <w:rsid w:val="005A61E7"/>
    <w:rsid w:val="005B1B6C"/>
    <w:rsid w:val="005B4893"/>
    <w:rsid w:val="005C1235"/>
    <w:rsid w:val="005C2181"/>
    <w:rsid w:val="005C69A2"/>
    <w:rsid w:val="005D0176"/>
    <w:rsid w:val="005D11BC"/>
    <w:rsid w:val="005D2389"/>
    <w:rsid w:val="005D39A0"/>
    <w:rsid w:val="005D4FC8"/>
    <w:rsid w:val="005E1CB6"/>
    <w:rsid w:val="005E5666"/>
    <w:rsid w:val="005E56D8"/>
    <w:rsid w:val="005F39F7"/>
    <w:rsid w:val="005F49CD"/>
    <w:rsid w:val="005F5F84"/>
    <w:rsid w:val="00603297"/>
    <w:rsid w:val="00604247"/>
    <w:rsid w:val="0060478D"/>
    <w:rsid w:val="00604F69"/>
    <w:rsid w:val="0060649D"/>
    <w:rsid w:val="00611038"/>
    <w:rsid w:val="00614D5B"/>
    <w:rsid w:val="006155F7"/>
    <w:rsid w:val="00615B2E"/>
    <w:rsid w:val="00621545"/>
    <w:rsid w:val="00625EF9"/>
    <w:rsid w:val="006266EB"/>
    <w:rsid w:val="00627215"/>
    <w:rsid w:val="00627C40"/>
    <w:rsid w:val="00630FCE"/>
    <w:rsid w:val="00640568"/>
    <w:rsid w:val="00641F8E"/>
    <w:rsid w:val="00643B79"/>
    <w:rsid w:val="00650332"/>
    <w:rsid w:val="00651D96"/>
    <w:rsid w:val="00656A70"/>
    <w:rsid w:val="0065796D"/>
    <w:rsid w:val="00660D0A"/>
    <w:rsid w:val="00662936"/>
    <w:rsid w:val="00663CC9"/>
    <w:rsid w:val="00666C61"/>
    <w:rsid w:val="00667CBD"/>
    <w:rsid w:val="00670D6B"/>
    <w:rsid w:val="0067429A"/>
    <w:rsid w:val="00676572"/>
    <w:rsid w:val="00684EC5"/>
    <w:rsid w:val="00684F4E"/>
    <w:rsid w:val="00686358"/>
    <w:rsid w:val="0069075C"/>
    <w:rsid w:val="00690C6A"/>
    <w:rsid w:val="00692843"/>
    <w:rsid w:val="006935C9"/>
    <w:rsid w:val="006971F7"/>
    <w:rsid w:val="006A3904"/>
    <w:rsid w:val="006A51EC"/>
    <w:rsid w:val="006A7E82"/>
    <w:rsid w:val="006B0D0C"/>
    <w:rsid w:val="006B448B"/>
    <w:rsid w:val="006C167A"/>
    <w:rsid w:val="006C36EE"/>
    <w:rsid w:val="006D0D5A"/>
    <w:rsid w:val="006D27B8"/>
    <w:rsid w:val="006D2E42"/>
    <w:rsid w:val="006D43C4"/>
    <w:rsid w:val="006D5383"/>
    <w:rsid w:val="006E0618"/>
    <w:rsid w:val="006E1E98"/>
    <w:rsid w:val="006E239E"/>
    <w:rsid w:val="006E258E"/>
    <w:rsid w:val="006E4B25"/>
    <w:rsid w:val="006F400D"/>
    <w:rsid w:val="006F4A34"/>
    <w:rsid w:val="006F7B9F"/>
    <w:rsid w:val="0070204F"/>
    <w:rsid w:val="00704E79"/>
    <w:rsid w:val="00706622"/>
    <w:rsid w:val="00707B29"/>
    <w:rsid w:val="00707F75"/>
    <w:rsid w:val="0071146D"/>
    <w:rsid w:val="00711F85"/>
    <w:rsid w:val="0071579E"/>
    <w:rsid w:val="00720D79"/>
    <w:rsid w:val="00722694"/>
    <w:rsid w:val="007240D4"/>
    <w:rsid w:val="0072429B"/>
    <w:rsid w:val="007305A1"/>
    <w:rsid w:val="00735003"/>
    <w:rsid w:val="00736541"/>
    <w:rsid w:val="007376A9"/>
    <w:rsid w:val="00747012"/>
    <w:rsid w:val="00747A98"/>
    <w:rsid w:val="007513F1"/>
    <w:rsid w:val="00752641"/>
    <w:rsid w:val="00770BE1"/>
    <w:rsid w:val="007714E9"/>
    <w:rsid w:val="007727F8"/>
    <w:rsid w:val="00775E71"/>
    <w:rsid w:val="00777ED6"/>
    <w:rsid w:val="0078008A"/>
    <w:rsid w:val="00781E4C"/>
    <w:rsid w:val="0078464C"/>
    <w:rsid w:val="00785097"/>
    <w:rsid w:val="007867D1"/>
    <w:rsid w:val="00787826"/>
    <w:rsid w:val="007927BD"/>
    <w:rsid w:val="007951A4"/>
    <w:rsid w:val="00795769"/>
    <w:rsid w:val="00795808"/>
    <w:rsid w:val="007A0AEE"/>
    <w:rsid w:val="007A27A1"/>
    <w:rsid w:val="007A56DD"/>
    <w:rsid w:val="007A73AF"/>
    <w:rsid w:val="007B0D5E"/>
    <w:rsid w:val="007B48AB"/>
    <w:rsid w:val="007B499C"/>
    <w:rsid w:val="007B6A87"/>
    <w:rsid w:val="007C2E10"/>
    <w:rsid w:val="007C69DF"/>
    <w:rsid w:val="007D028F"/>
    <w:rsid w:val="007D3579"/>
    <w:rsid w:val="007D76B1"/>
    <w:rsid w:val="007E190B"/>
    <w:rsid w:val="007E3ACB"/>
    <w:rsid w:val="007E5B35"/>
    <w:rsid w:val="007E6A62"/>
    <w:rsid w:val="007F04D6"/>
    <w:rsid w:val="007F2497"/>
    <w:rsid w:val="007F431D"/>
    <w:rsid w:val="007F5E60"/>
    <w:rsid w:val="007F7E71"/>
    <w:rsid w:val="008049A6"/>
    <w:rsid w:val="00811F8E"/>
    <w:rsid w:val="00815B61"/>
    <w:rsid w:val="00816EBB"/>
    <w:rsid w:val="008207FB"/>
    <w:rsid w:val="00821398"/>
    <w:rsid w:val="00825ED4"/>
    <w:rsid w:val="0082708E"/>
    <w:rsid w:val="008273AE"/>
    <w:rsid w:val="008275A6"/>
    <w:rsid w:val="00832716"/>
    <w:rsid w:val="00841F88"/>
    <w:rsid w:val="008424AC"/>
    <w:rsid w:val="00843321"/>
    <w:rsid w:val="008444C9"/>
    <w:rsid w:val="00844F31"/>
    <w:rsid w:val="00845F7B"/>
    <w:rsid w:val="00850E4B"/>
    <w:rsid w:val="008555DE"/>
    <w:rsid w:val="00855D08"/>
    <w:rsid w:val="00860A93"/>
    <w:rsid w:val="00865941"/>
    <w:rsid w:val="00871743"/>
    <w:rsid w:val="00871BF4"/>
    <w:rsid w:val="008747B8"/>
    <w:rsid w:val="0087483C"/>
    <w:rsid w:val="00874A91"/>
    <w:rsid w:val="00875A96"/>
    <w:rsid w:val="00876910"/>
    <w:rsid w:val="00876C88"/>
    <w:rsid w:val="00876F4B"/>
    <w:rsid w:val="00877BF9"/>
    <w:rsid w:val="00885035"/>
    <w:rsid w:val="00886994"/>
    <w:rsid w:val="008873A7"/>
    <w:rsid w:val="00890BBF"/>
    <w:rsid w:val="008924B8"/>
    <w:rsid w:val="00892ABB"/>
    <w:rsid w:val="008A6EEA"/>
    <w:rsid w:val="008B05BB"/>
    <w:rsid w:val="008B0934"/>
    <w:rsid w:val="008B231F"/>
    <w:rsid w:val="008B3C69"/>
    <w:rsid w:val="008B5A85"/>
    <w:rsid w:val="008C1142"/>
    <w:rsid w:val="008C11DD"/>
    <w:rsid w:val="008C1A7B"/>
    <w:rsid w:val="008C730E"/>
    <w:rsid w:val="008C7948"/>
    <w:rsid w:val="008D37C6"/>
    <w:rsid w:val="008D55F7"/>
    <w:rsid w:val="008D6F63"/>
    <w:rsid w:val="008D7929"/>
    <w:rsid w:val="008E21BC"/>
    <w:rsid w:val="008E2A8D"/>
    <w:rsid w:val="008E388E"/>
    <w:rsid w:val="008E7932"/>
    <w:rsid w:val="008F0FC8"/>
    <w:rsid w:val="008F119E"/>
    <w:rsid w:val="008F15F7"/>
    <w:rsid w:val="009024F2"/>
    <w:rsid w:val="009070C1"/>
    <w:rsid w:val="00911B47"/>
    <w:rsid w:val="00913A72"/>
    <w:rsid w:val="0091782E"/>
    <w:rsid w:val="00917900"/>
    <w:rsid w:val="009231FC"/>
    <w:rsid w:val="00924765"/>
    <w:rsid w:val="009268B1"/>
    <w:rsid w:val="009269B2"/>
    <w:rsid w:val="00927EC2"/>
    <w:rsid w:val="00930EB5"/>
    <w:rsid w:val="00935470"/>
    <w:rsid w:val="00935859"/>
    <w:rsid w:val="00940B67"/>
    <w:rsid w:val="0094138E"/>
    <w:rsid w:val="00945B86"/>
    <w:rsid w:val="0095386E"/>
    <w:rsid w:val="009563F0"/>
    <w:rsid w:val="00956505"/>
    <w:rsid w:val="00961911"/>
    <w:rsid w:val="00963B61"/>
    <w:rsid w:val="00964F6C"/>
    <w:rsid w:val="009717E1"/>
    <w:rsid w:val="00975464"/>
    <w:rsid w:val="00975A1A"/>
    <w:rsid w:val="00975A94"/>
    <w:rsid w:val="00975B15"/>
    <w:rsid w:val="00975E71"/>
    <w:rsid w:val="00976C25"/>
    <w:rsid w:val="00980DEE"/>
    <w:rsid w:val="009813F1"/>
    <w:rsid w:val="00983FF5"/>
    <w:rsid w:val="00990D0A"/>
    <w:rsid w:val="009916D8"/>
    <w:rsid w:val="00992424"/>
    <w:rsid w:val="00994805"/>
    <w:rsid w:val="00994A2E"/>
    <w:rsid w:val="00994F23"/>
    <w:rsid w:val="009A07EC"/>
    <w:rsid w:val="009A203E"/>
    <w:rsid w:val="009A48FF"/>
    <w:rsid w:val="009A63CA"/>
    <w:rsid w:val="009B0511"/>
    <w:rsid w:val="009B1376"/>
    <w:rsid w:val="009B229B"/>
    <w:rsid w:val="009B534F"/>
    <w:rsid w:val="009B681B"/>
    <w:rsid w:val="009B7609"/>
    <w:rsid w:val="009B7D4A"/>
    <w:rsid w:val="009B7F66"/>
    <w:rsid w:val="009C10FB"/>
    <w:rsid w:val="009C1825"/>
    <w:rsid w:val="009C19C3"/>
    <w:rsid w:val="009C1BD6"/>
    <w:rsid w:val="009C1D6E"/>
    <w:rsid w:val="009C6DB3"/>
    <w:rsid w:val="009D1721"/>
    <w:rsid w:val="009D6242"/>
    <w:rsid w:val="009E0D73"/>
    <w:rsid w:val="009E4FF7"/>
    <w:rsid w:val="009E613E"/>
    <w:rsid w:val="009E6483"/>
    <w:rsid w:val="009E704D"/>
    <w:rsid w:val="009E7DBD"/>
    <w:rsid w:val="009F716A"/>
    <w:rsid w:val="00A1041C"/>
    <w:rsid w:val="00A11FD9"/>
    <w:rsid w:val="00A122CA"/>
    <w:rsid w:val="00A123F0"/>
    <w:rsid w:val="00A15705"/>
    <w:rsid w:val="00A15B3B"/>
    <w:rsid w:val="00A24E00"/>
    <w:rsid w:val="00A252E9"/>
    <w:rsid w:val="00A259EF"/>
    <w:rsid w:val="00A2638A"/>
    <w:rsid w:val="00A2703C"/>
    <w:rsid w:val="00A31D9D"/>
    <w:rsid w:val="00A37910"/>
    <w:rsid w:val="00A417EC"/>
    <w:rsid w:val="00A45B6A"/>
    <w:rsid w:val="00A55D6E"/>
    <w:rsid w:val="00A57683"/>
    <w:rsid w:val="00A705C2"/>
    <w:rsid w:val="00A72721"/>
    <w:rsid w:val="00A82A43"/>
    <w:rsid w:val="00A864F6"/>
    <w:rsid w:val="00A86BE5"/>
    <w:rsid w:val="00A92D60"/>
    <w:rsid w:val="00A93E82"/>
    <w:rsid w:val="00A956FB"/>
    <w:rsid w:val="00AA01B2"/>
    <w:rsid w:val="00AA2204"/>
    <w:rsid w:val="00AA2A5A"/>
    <w:rsid w:val="00AA5E67"/>
    <w:rsid w:val="00AA7BA6"/>
    <w:rsid w:val="00AB434E"/>
    <w:rsid w:val="00AC4B2D"/>
    <w:rsid w:val="00AD0DE8"/>
    <w:rsid w:val="00AD1BDD"/>
    <w:rsid w:val="00AD73BB"/>
    <w:rsid w:val="00AD7981"/>
    <w:rsid w:val="00AE1DDE"/>
    <w:rsid w:val="00AE3F87"/>
    <w:rsid w:val="00AE602E"/>
    <w:rsid w:val="00AE6068"/>
    <w:rsid w:val="00AE7D2E"/>
    <w:rsid w:val="00AF2949"/>
    <w:rsid w:val="00AF5BDE"/>
    <w:rsid w:val="00B02169"/>
    <w:rsid w:val="00B0327A"/>
    <w:rsid w:val="00B04692"/>
    <w:rsid w:val="00B04F1F"/>
    <w:rsid w:val="00B062D7"/>
    <w:rsid w:val="00B1560F"/>
    <w:rsid w:val="00B15C3C"/>
    <w:rsid w:val="00B16B2C"/>
    <w:rsid w:val="00B20C3F"/>
    <w:rsid w:val="00B20CA8"/>
    <w:rsid w:val="00B2258C"/>
    <w:rsid w:val="00B251DF"/>
    <w:rsid w:val="00B257BB"/>
    <w:rsid w:val="00B3542A"/>
    <w:rsid w:val="00B37017"/>
    <w:rsid w:val="00B40255"/>
    <w:rsid w:val="00B416AE"/>
    <w:rsid w:val="00B41E50"/>
    <w:rsid w:val="00B42098"/>
    <w:rsid w:val="00B4225F"/>
    <w:rsid w:val="00B47F33"/>
    <w:rsid w:val="00B50E4A"/>
    <w:rsid w:val="00B5420A"/>
    <w:rsid w:val="00B55A00"/>
    <w:rsid w:val="00B614D3"/>
    <w:rsid w:val="00B65F0F"/>
    <w:rsid w:val="00B7047B"/>
    <w:rsid w:val="00B70C68"/>
    <w:rsid w:val="00B7334B"/>
    <w:rsid w:val="00B73409"/>
    <w:rsid w:val="00B73475"/>
    <w:rsid w:val="00B74627"/>
    <w:rsid w:val="00B77D9F"/>
    <w:rsid w:val="00B818EC"/>
    <w:rsid w:val="00B82FDE"/>
    <w:rsid w:val="00B843FA"/>
    <w:rsid w:val="00B93A6C"/>
    <w:rsid w:val="00B9472A"/>
    <w:rsid w:val="00B971C9"/>
    <w:rsid w:val="00B97E66"/>
    <w:rsid w:val="00BA0DE5"/>
    <w:rsid w:val="00BA20B7"/>
    <w:rsid w:val="00BA2802"/>
    <w:rsid w:val="00BB0819"/>
    <w:rsid w:val="00BB3633"/>
    <w:rsid w:val="00BB6EE2"/>
    <w:rsid w:val="00BC0A50"/>
    <w:rsid w:val="00BC0D1C"/>
    <w:rsid w:val="00BC1603"/>
    <w:rsid w:val="00BC4104"/>
    <w:rsid w:val="00BD3C19"/>
    <w:rsid w:val="00BD5A3B"/>
    <w:rsid w:val="00BD7E2D"/>
    <w:rsid w:val="00BE088A"/>
    <w:rsid w:val="00BE1972"/>
    <w:rsid w:val="00BE3305"/>
    <w:rsid w:val="00BE794D"/>
    <w:rsid w:val="00BF25D5"/>
    <w:rsid w:val="00BF2D1C"/>
    <w:rsid w:val="00BF3581"/>
    <w:rsid w:val="00BF603C"/>
    <w:rsid w:val="00BF708B"/>
    <w:rsid w:val="00BF7314"/>
    <w:rsid w:val="00C04DCE"/>
    <w:rsid w:val="00C063FD"/>
    <w:rsid w:val="00C11154"/>
    <w:rsid w:val="00C1150F"/>
    <w:rsid w:val="00C12EA4"/>
    <w:rsid w:val="00C16194"/>
    <w:rsid w:val="00C16266"/>
    <w:rsid w:val="00C17920"/>
    <w:rsid w:val="00C17ADA"/>
    <w:rsid w:val="00C207A5"/>
    <w:rsid w:val="00C23C3F"/>
    <w:rsid w:val="00C258EC"/>
    <w:rsid w:val="00C30333"/>
    <w:rsid w:val="00C309E7"/>
    <w:rsid w:val="00C31E7D"/>
    <w:rsid w:val="00C33BFE"/>
    <w:rsid w:val="00C37E7C"/>
    <w:rsid w:val="00C40B81"/>
    <w:rsid w:val="00C41113"/>
    <w:rsid w:val="00C4167D"/>
    <w:rsid w:val="00C41DB5"/>
    <w:rsid w:val="00C46AC8"/>
    <w:rsid w:val="00C4788A"/>
    <w:rsid w:val="00C50541"/>
    <w:rsid w:val="00C5262C"/>
    <w:rsid w:val="00C533F7"/>
    <w:rsid w:val="00C53FE6"/>
    <w:rsid w:val="00C549BD"/>
    <w:rsid w:val="00C55E3A"/>
    <w:rsid w:val="00C6275F"/>
    <w:rsid w:val="00C72DF3"/>
    <w:rsid w:val="00C7516C"/>
    <w:rsid w:val="00C7551D"/>
    <w:rsid w:val="00C76592"/>
    <w:rsid w:val="00C80016"/>
    <w:rsid w:val="00C91513"/>
    <w:rsid w:val="00C96D7C"/>
    <w:rsid w:val="00C9706C"/>
    <w:rsid w:val="00CA1005"/>
    <w:rsid w:val="00CA27B6"/>
    <w:rsid w:val="00CA463B"/>
    <w:rsid w:val="00CA735B"/>
    <w:rsid w:val="00CB1D01"/>
    <w:rsid w:val="00CB2044"/>
    <w:rsid w:val="00CB4A67"/>
    <w:rsid w:val="00CB59A5"/>
    <w:rsid w:val="00CC1AFA"/>
    <w:rsid w:val="00CC3747"/>
    <w:rsid w:val="00CC3F68"/>
    <w:rsid w:val="00CC4CAF"/>
    <w:rsid w:val="00CD1D96"/>
    <w:rsid w:val="00CD3504"/>
    <w:rsid w:val="00CD4F6A"/>
    <w:rsid w:val="00CD718F"/>
    <w:rsid w:val="00CE1CE6"/>
    <w:rsid w:val="00CE1E2B"/>
    <w:rsid w:val="00CE2BDF"/>
    <w:rsid w:val="00CE616E"/>
    <w:rsid w:val="00CF48D2"/>
    <w:rsid w:val="00CF62EE"/>
    <w:rsid w:val="00D029BF"/>
    <w:rsid w:val="00D05C2C"/>
    <w:rsid w:val="00D11D0C"/>
    <w:rsid w:val="00D1391E"/>
    <w:rsid w:val="00D13C45"/>
    <w:rsid w:val="00D146D9"/>
    <w:rsid w:val="00D21FDB"/>
    <w:rsid w:val="00D22823"/>
    <w:rsid w:val="00D23E4B"/>
    <w:rsid w:val="00D27702"/>
    <w:rsid w:val="00D348F0"/>
    <w:rsid w:val="00D35CCC"/>
    <w:rsid w:val="00D362E8"/>
    <w:rsid w:val="00D4038F"/>
    <w:rsid w:val="00D405C8"/>
    <w:rsid w:val="00D442A6"/>
    <w:rsid w:val="00D44924"/>
    <w:rsid w:val="00D52378"/>
    <w:rsid w:val="00D52CC2"/>
    <w:rsid w:val="00D55D91"/>
    <w:rsid w:val="00D56448"/>
    <w:rsid w:val="00D65630"/>
    <w:rsid w:val="00D65B83"/>
    <w:rsid w:val="00D668B5"/>
    <w:rsid w:val="00D73EDD"/>
    <w:rsid w:val="00D7513B"/>
    <w:rsid w:val="00D75806"/>
    <w:rsid w:val="00D82384"/>
    <w:rsid w:val="00D843F8"/>
    <w:rsid w:val="00D86BD0"/>
    <w:rsid w:val="00D86D5C"/>
    <w:rsid w:val="00D879CA"/>
    <w:rsid w:val="00D90BC7"/>
    <w:rsid w:val="00D91F99"/>
    <w:rsid w:val="00D9470F"/>
    <w:rsid w:val="00DA2983"/>
    <w:rsid w:val="00DA48EB"/>
    <w:rsid w:val="00DA5B77"/>
    <w:rsid w:val="00DA6EA9"/>
    <w:rsid w:val="00DB0C3E"/>
    <w:rsid w:val="00DB13D1"/>
    <w:rsid w:val="00DB7BEA"/>
    <w:rsid w:val="00DC25AA"/>
    <w:rsid w:val="00DC34CF"/>
    <w:rsid w:val="00DC522B"/>
    <w:rsid w:val="00DC71A3"/>
    <w:rsid w:val="00DC78B1"/>
    <w:rsid w:val="00DD22FF"/>
    <w:rsid w:val="00DD7A9E"/>
    <w:rsid w:val="00DE23EE"/>
    <w:rsid w:val="00DE3596"/>
    <w:rsid w:val="00DE47AD"/>
    <w:rsid w:val="00DE5076"/>
    <w:rsid w:val="00DE5497"/>
    <w:rsid w:val="00DE68B9"/>
    <w:rsid w:val="00DE7A20"/>
    <w:rsid w:val="00DF3222"/>
    <w:rsid w:val="00DF32C1"/>
    <w:rsid w:val="00DF3388"/>
    <w:rsid w:val="00DF49E0"/>
    <w:rsid w:val="00DF4BB0"/>
    <w:rsid w:val="00DF67E5"/>
    <w:rsid w:val="00E00248"/>
    <w:rsid w:val="00E008CB"/>
    <w:rsid w:val="00E02741"/>
    <w:rsid w:val="00E02C5F"/>
    <w:rsid w:val="00E04539"/>
    <w:rsid w:val="00E0468F"/>
    <w:rsid w:val="00E04921"/>
    <w:rsid w:val="00E07C31"/>
    <w:rsid w:val="00E10874"/>
    <w:rsid w:val="00E116A7"/>
    <w:rsid w:val="00E11E2A"/>
    <w:rsid w:val="00E13AEA"/>
    <w:rsid w:val="00E17FE5"/>
    <w:rsid w:val="00E201AC"/>
    <w:rsid w:val="00E20AD9"/>
    <w:rsid w:val="00E22524"/>
    <w:rsid w:val="00E232D6"/>
    <w:rsid w:val="00E26207"/>
    <w:rsid w:val="00E318DC"/>
    <w:rsid w:val="00E43F52"/>
    <w:rsid w:val="00E44319"/>
    <w:rsid w:val="00E44611"/>
    <w:rsid w:val="00E44F15"/>
    <w:rsid w:val="00E454E2"/>
    <w:rsid w:val="00E5015A"/>
    <w:rsid w:val="00E53F43"/>
    <w:rsid w:val="00E54E23"/>
    <w:rsid w:val="00E624D9"/>
    <w:rsid w:val="00E64274"/>
    <w:rsid w:val="00E65215"/>
    <w:rsid w:val="00E65CD8"/>
    <w:rsid w:val="00E71469"/>
    <w:rsid w:val="00E71FAB"/>
    <w:rsid w:val="00E7429A"/>
    <w:rsid w:val="00E74764"/>
    <w:rsid w:val="00E77A0E"/>
    <w:rsid w:val="00E81D52"/>
    <w:rsid w:val="00E85EA6"/>
    <w:rsid w:val="00E87371"/>
    <w:rsid w:val="00E879AA"/>
    <w:rsid w:val="00E9142C"/>
    <w:rsid w:val="00E96E3C"/>
    <w:rsid w:val="00EA0932"/>
    <w:rsid w:val="00EA0965"/>
    <w:rsid w:val="00EB0AA5"/>
    <w:rsid w:val="00EB5C2C"/>
    <w:rsid w:val="00EB5D69"/>
    <w:rsid w:val="00EB620B"/>
    <w:rsid w:val="00EB69D3"/>
    <w:rsid w:val="00EC0140"/>
    <w:rsid w:val="00EC0CA0"/>
    <w:rsid w:val="00EC1611"/>
    <w:rsid w:val="00EC1912"/>
    <w:rsid w:val="00EC1CBE"/>
    <w:rsid w:val="00EC473C"/>
    <w:rsid w:val="00EC6E6F"/>
    <w:rsid w:val="00EC7592"/>
    <w:rsid w:val="00ED40A1"/>
    <w:rsid w:val="00ED6E64"/>
    <w:rsid w:val="00EE52B2"/>
    <w:rsid w:val="00EE7C97"/>
    <w:rsid w:val="00EF042A"/>
    <w:rsid w:val="00EF0F92"/>
    <w:rsid w:val="00EF43E7"/>
    <w:rsid w:val="00EF51D1"/>
    <w:rsid w:val="00EF51D7"/>
    <w:rsid w:val="00EF7B18"/>
    <w:rsid w:val="00F017C1"/>
    <w:rsid w:val="00F0196F"/>
    <w:rsid w:val="00F024B5"/>
    <w:rsid w:val="00F03487"/>
    <w:rsid w:val="00F035EE"/>
    <w:rsid w:val="00F03D92"/>
    <w:rsid w:val="00F056D7"/>
    <w:rsid w:val="00F0599D"/>
    <w:rsid w:val="00F07F36"/>
    <w:rsid w:val="00F1004F"/>
    <w:rsid w:val="00F158CD"/>
    <w:rsid w:val="00F2136B"/>
    <w:rsid w:val="00F24B20"/>
    <w:rsid w:val="00F3055F"/>
    <w:rsid w:val="00F349F6"/>
    <w:rsid w:val="00F402F5"/>
    <w:rsid w:val="00F41465"/>
    <w:rsid w:val="00F43BE7"/>
    <w:rsid w:val="00F43DC7"/>
    <w:rsid w:val="00F4590C"/>
    <w:rsid w:val="00F45E45"/>
    <w:rsid w:val="00F5000B"/>
    <w:rsid w:val="00F55E19"/>
    <w:rsid w:val="00F627A3"/>
    <w:rsid w:val="00F63AA5"/>
    <w:rsid w:val="00F6547E"/>
    <w:rsid w:val="00F67605"/>
    <w:rsid w:val="00F7001C"/>
    <w:rsid w:val="00F709C7"/>
    <w:rsid w:val="00F71D17"/>
    <w:rsid w:val="00F7260C"/>
    <w:rsid w:val="00F7760E"/>
    <w:rsid w:val="00F826C6"/>
    <w:rsid w:val="00F83A1B"/>
    <w:rsid w:val="00F96517"/>
    <w:rsid w:val="00FA3456"/>
    <w:rsid w:val="00FA4660"/>
    <w:rsid w:val="00FA6321"/>
    <w:rsid w:val="00FA67D5"/>
    <w:rsid w:val="00FA7B7E"/>
    <w:rsid w:val="00FB0CB9"/>
    <w:rsid w:val="00FB228D"/>
    <w:rsid w:val="00FB266D"/>
    <w:rsid w:val="00FB4EA5"/>
    <w:rsid w:val="00FB57F9"/>
    <w:rsid w:val="00FB61BF"/>
    <w:rsid w:val="00FC0855"/>
    <w:rsid w:val="00FC1BBC"/>
    <w:rsid w:val="00FC2D5E"/>
    <w:rsid w:val="00FC79F7"/>
    <w:rsid w:val="00FC7BC6"/>
    <w:rsid w:val="00FD3495"/>
    <w:rsid w:val="00FD5FAF"/>
    <w:rsid w:val="00FF0CEB"/>
    <w:rsid w:val="00FF28D5"/>
    <w:rsid w:val="00FF373B"/>
    <w:rsid w:val="00FF3BD3"/>
    <w:rsid w:val="00FF4ECD"/>
    <w:rsid w:val="51144363"/>
    <w:rsid w:val="6E16F0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7F439A"/>
  <w15:docId w15:val="{CA005C12-EE52-4B0D-8876-FEB0ED0C1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497"/>
    <w:pPr>
      <w:spacing w:after="200" w:line="276" w:lineRule="auto"/>
    </w:pPr>
    <w:rPr>
      <w:sz w:val="22"/>
      <w:szCs w:val="22"/>
    </w:rPr>
  </w:style>
  <w:style w:type="paragraph" w:styleId="Heading1">
    <w:name w:val="heading 1"/>
    <w:basedOn w:val="Normal"/>
    <w:next w:val="Normal"/>
    <w:link w:val="Heading1Char"/>
    <w:qFormat/>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qFormat/>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qFormat/>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qFormat/>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qFormat/>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qFormat/>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b/>
      <w:i/>
      <w:sz w:val="22"/>
    </w:rPr>
  </w:style>
  <w:style w:type="character" w:customStyle="1" w:styleId="Heading3Char">
    <w:name w:val="Heading 3 Char"/>
    <w:aliases w:val="h3 Char,h31 Char,h32 Char"/>
    <w:basedOn w:val="DefaultParagraphFont"/>
    <w:link w:val="Heading3"/>
    <w:rsid w:val="00CD1D96"/>
    <w:rPr>
      <w:rFonts w:ascii="Arial Black" w:eastAsia="Times New Roman" w:hAnsi="Arial Black"/>
    </w:rPr>
  </w:style>
  <w:style w:type="character" w:customStyle="1" w:styleId="Heading4Char">
    <w:name w:val="Heading 4 Char"/>
    <w:basedOn w:val="DefaultParagraphFont"/>
    <w:link w:val="Heading4"/>
    <w:rsid w:val="00CD1D96"/>
    <w:rPr>
      <w:rFonts w:ascii="Arial" w:eastAsia="Times New Roman" w:hAnsi="Arial"/>
      <w:b/>
      <w:i/>
    </w:rPr>
  </w:style>
  <w:style w:type="character" w:customStyle="1" w:styleId="Heading5Char">
    <w:name w:val="Heading 5 Char"/>
    <w:basedOn w:val="DefaultParagraphFont"/>
    <w:link w:val="Heading5"/>
    <w:rsid w:val="00CD1D96"/>
    <w:rPr>
      <w:rFonts w:ascii="Arial" w:eastAsia="Times New Roman" w:hAnsi="Arial"/>
      <w:b/>
    </w:rPr>
  </w:style>
  <w:style w:type="character" w:customStyle="1" w:styleId="Heading6Char">
    <w:name w:val="Heading 6 Char"/>
    <w:basedOn w:val="DefaultParagraphFont"/>
    <w:link w:val="Heading6"/>
    <w:rsid w:val="00CD1D96"/>
    <w:rPr>
      <w:rFonts w:ascii="Arial" w:eastAsia="Times New Roman" w:hAnsi="Arial"/>
      <w:i/>
    </w:rPr>
  </w:style>
  <w:style w:type="character" w:customStyle="1" w:styleId="Heading7Char">
    <w:name w:val="Heading 7 Char"/>
    <w:basedOn w:val="DefaultParagraphFont"/>
    <w:link w:val="Heading7"/>
    <w:rsid w:val="00CD1D96"/>
    <w:rPr>
      <w:rFonts w:ascii="Arial" w:eastAsia="Times New Roman" w:hAnsi="Arial"/>
      <w:i/>
    </w:rPr>
  </w:style>
  <w:style w:type="character" w:customStyle="1" w:styleId="Heading8Char">
    <w:name w:val="Heading 8 Char"/>
    <w:basedOn w:val="DefaultParagraphFont"/>
    <w:link w:val="Heading8"/>
    <w:rsid w:val="00CD1D96"/>
    <w:rPr>
      <w:rFonts w:ascii="Arial" w:eastAsia="Times New Roman" w:hAnsi="Arial"/>
      <w:i/>
    </w:rPr>
  </w:style>
  <w:style w:type="character" w:customStyle="1" w:styleId="Heading9Char">
    <w:name w:val="Heading 9 Char"/>
    <w:basedOn w:val="DefaultParagraphFont"/>
    <w:link w:val="Heading9"/>
    <w:rsid w:val="00CD1D96"/>
    <w:rPr>
      <w:rFonts w:ascii="Arial" w:eastAsia="Times New Roman" w:hAnsi="Arial"/>
      <w:b/>
      <w:i/>
      <w:sz w:val="18"/>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styleId="Revision">
    <w:name w:val="Revision"/>
    <w:hidden/>
    <w:uiPriority w:val="99"/>
    <w:semiHidden/>
    <w:rsid w:val="009B534F"/>
    <w:rPr>
      <w:sz w:val="22"/>
      <w:szCs w:val="22"/>
    </w:rPr>
  </w:style>
  <w:style w:type="paragraph" w:customStyle="1" w:styleId="p2">
    <w:name w:val="p2"/>
    <w:basedOn w:val="Normal"/>
    <w:rsid w:val="006D2E42"/>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customStyle="1" w:styleId="Style13">
    <w:name w:val="Style13"/>
    <w:basedOn w:val="Footer"/>
    <w:link w:val="Style13Char"/>
    <w:qFormat/>
    <w:rsid w:val="006D2E42"/>
    <w:pPr>
      <w:pBdr>
        <w:top w:val="single" w:sz="4" w:space="1" w:color="auto"/>
      </w:pBdr>
      <w:tabs>
        <w:tab w:val="clear" w:pos="4680"/>
        <w:tab w:val="clear" w:pos="9360"/>
        <w:tab w:val="center" w:pos="4320"/>
        <w:tab w:val="right" w:pos="10800"/>
      </w:tabs>
      <w:spacing w:before="60" w:after="0" w:line="240" w:lineRule="auto"/>
    </w:pPr>
    <w:rPr>
      <w:rFonts w:asciiTheme="minorHAnsi" w:eastAsia="Times New Roman" w:hAnsiTheme="minorHAnsi"/>
      <w:i/>
    </w:rPr>
  </w:style>
  <w:style w:type="character" w:customStyle="1" w:styleId="Style13Char">
    <w:name w:val="Style13 Char"/>
    <w:basedOn w:val="FooterChar"/>
    <w:link w:val="Style13"/>
    <w:rsid w:val="006D2E42"/>
    <w:rPr>
      <w:rFonts w:asciiTheme="minorHAnsi" w:eastAsia="Times New Roman" w:hAnsiTheme="minorHAnsi"/>
      <w:i/>
      <w:sz w:val="22"/>
      <w:szCs w:val="22"/>
    </w:rPr>
  </w:style>
  <w:style w:type="paragraph" w:customStyle="1" w:styleId="Style10">
    <w:name w:val="Style10"/>
    <w:basedOn w:val="Normal"/>
    <w:link w:val="Style10Char"/>
    <w:qFormat/>
    <w:rsid w:val="006D2E42"/>
    <w:pPr>
      <w:tabs>
        <w:tab w:val="right" w:pos="10543"/>
      </w:tabs>
      <w:spacing w:after="0" w:line="240" w:lineRule="auto"/>
    </w:pPr>
    <w:rPr>
      <w:rFonts w:asciiTheme="minorHAnsi" w:eastAsia="Times New Roman" w:hAnsiTheme="minorHAnsi"/>
      <w:bCs/>
      <w:sz w:val="20"/>
      <w:szCs w:val="20"/>
    </w:rPr>
  </w:style>
  <w:style w:type="paragraph" w:customStyle="1" w:styleId="Style11">
    <w:name w:val="Style11"/>
    <w:basedOn w:val="Normal"/>
    <w:link w:val="Style11Char"/>
    <w:qFormat/>
    <w:rsid w:val="006D2E42"/>
    <w:pPr>
      <w:tabs>
        <w:tab w:val="right" w:pos="10543"/>
      </w:tabs>
      <w:spacing w:after="0" w:line="240" w:lineRule="auto"/>
      <w:jc w:val="right"/>
    </w:pPr>
    <w:rPr>
      <w:rFonts w:asciiTheme="minorHAnsi" w:eastAsia="Times New Roman" w:hAnsiTheme="minorHAnsi"/>
      <w:bCs/>
      <w:sz w:val="20"/>
      <w:szCs w:val="20"/>
    </w:rPr>
  </w:style>
  <w:style w:type="character" w:customStyle="1" w:styleId="Style10Char">
    <w:name w:val="Style10 Char"/>
    <w:basedOn w:val="DefaultParagraphFont"/>
    <w:link w:val="Style10"/>
    <w:rsid w:val="006D2E42"/>
    <w:rPr>
      <w:rFonts w:asciiTheme="minorHAnsi" w:eastAsia="Times New Roman" w:hAnsiTheme="minorHAnsi"/>
      <w:bCs/>
    </w:rPr>
  </w:style>
  <w:style w:type="paragraph" w:customStyle="1" w:styleId="Style12">
    <w:name w:val="Style12"/>
    <w:basedOn w:val="Normal"/>
    <w:link w:val="Style12Char"/>
    <w:qFormat/>
    <w:rsid w:val="006D2E42"/>
    <w:pPr>
      <w:spacing w:after="0" w:line="240" w:lineRule="auto"/>
    </w:pPr>
    <w:rPr>
      <w:rFonts w:asciiTheme="minorHAnsi" w:eastAsia="Times New Roman" w:hAnsiTheme="minorHAnsi"/>
      <w:sz w:val="12"/>
      <w:szCs w:val="12"/>
    </w:rPr>
  </w:style>
  <w:style w:type="character" w:customStyle="1" w:styleId="Style11Char">
    <w:name w:val="Style11 Char"/>
    <w:basedOn w:val="DefaultParagraphFont"/>
    <w:link w:val="Style11"/>
    <w:rsid w:val="006D2E42"/>
    <w:rPr>
      <w:rFonts w:asciiTheme="minorHAnsi" w:eastAsia="Times New Roman" w:hAnsiTheme="minorHAnsi"/>
      <w:bCs/>
    </w:rPr>
  </w:style>
  <w:style w:type="character" w:customStyle="1" w:styleId="Style12Char">
    <w:name w:val="Style12 Char"/>
    <w:basedOn w:val="DefaultParagraphFont"/>
    <w:link w:val="Style12"/>
    <w:rsid w:val="006D2E42"/>
    <w:rPr>
      <w:rFonts w:asciiTheme="minorHAnsi" w:eastAsia="Times New Roman" w:hAnsiTheme="minorHAnsi"/>
      <w:sz w:val="12"/>
      <w:szCs w:val="12"/>
    </w:rPr>
  </w:style>
  <w:style w:type="paragraph" w:customStyle="1" w:styleId="Style14">
    <w:name w:val="Style14"/>
    <w:basedOn w:val="Normal"/>
    <w:link w:val="Style14Char"/>
    <w:qFormat/>
    <w:rsid w:val="006D2E42"/>
    <w:pPr>
      <w:keepNext/>
      <w:spacing w:after="0" w:line="240" w:lineRule="auto"/>
      <w:outlineLvl w:val="0"/>
    </w:pPr>
    <w:rPr>
      <w:rFonts w:asciiTheme="minorHAnsi" w:eastAsia="Times New Roman" w:hAnsiTheme="minorHAnsi"/>
      <w:bCs/>
      <w:sz w:val="20"/>
      <w:szCs w:val="20"/>
    </w:rPr>
  </w:style>
  <w:style w:type="paragraph" w:customStyle="1" w:styleId="Style15">
    <w:name w:val="Style15"/>
    <w:basedOn w:val="Normal"/>
    <w:link w:val="Style15Char"/>
    <w:qFormat/>
    <w:rsid w:val="006D2E42"/>
    <w:pPr>
      <w:keepNext/>
      <w:spacing w:after="0" w:line="240" w:lineRule="auto"/>
      <w:jc w:val="right"/>
      <w:outlineLvl w:val="0"/>
    </w:pPr>
    <w:rPr>
      <w:rFonts w:asciiTheme="minorHAnsi" w:eastAsia="Times New Roman" w:hAnsiTheme="minorHAnsi"/>
      <w:bCs/>
      <w:sz w:val="20"/>
      <w:szCs w:val="20"/>
    </w:rPr>
  </w:style>
  <w:style w:type="character" w:customStyle="1" w:styleId="Style14Char">
    <w:name w:val="Style14 Char"/>
    <w:basedOn w:val="DefaultParagraphFont"/>
    <w:link w:val="Style14"/>
    <w:rsid w:val="006D2E42"/>
    <w:rPr>
      <w:rFonts w:asciiTheme="minorHAnsi" w:eastAsia="Times New Roman" w:hAnsiTheme="minorHAnsi"/>
      <w:bCs/>
    </w:rPr>
  </w:style>
  <w:style w:type="character" w:customStyle="1" w:styleId="Style15Char">
    <w:name w:val="Style15 Char"/>
    <w:basedOn w:val="DefaultParagraphFont"/>
    <w:link w:val="Style15"/>
    <w:rsid w:val="006D2E42"/>
    <w:rPr>
      <w:rFonts w:asciiTheme="minorHAnsi" w:eastAsia="Times New Roman" w:hAnsiTheme="minorHAnsi"/>
      <w:bCs/>
    </w:rPr>
  </w:style>
  <w:style w:type="table" w:customStyle="1" w:styleId="TableGrid1">
    <w:name w:val="Table Grid1"/>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9268B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9B681B"/>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uiPriority w:val="99"/>
    <w:rsid w:val="007B6A87"/>
    <w:rPr>
      <w:vertAlign w:val="superscript"/>
    </w:rPr>
  </w:style>
  <w:style w:type="table" w:customStyle="1" w:styleId="TableGrid11">
    <w:name w:val="Table Grid11"/>
    <w:basedOn w:val="TableNormal"/>
    <w:next w:val="TableGrid"/>
    <w:uiPriority w:val="59"/>
    <w:rsid w:val="00B843F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B843FA"/>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1F8E"/>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50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8C114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477514"/>
    <w:rPr>
      <w:color w:val="605E5C"/>
      <w:shd w:val="clear" w:color="auto" w:fill="E1DFDD"/>
    </w:rPr>
  </w:style>
  <w:style w:type="character" w:styleId="Mention">
    <w:name w:val="Mention"/>
    <w:basedOn w:val="DefaultParagraphFont"/>
    <w:uiPriority w:val="99"/>
    <w:unhideWhenUsed/>
    <w:rsid w:val="00477514"/>
    <w:rPr>
      <w:color w:val="2B579A"/>
      <w:shd w:val="clear" w:color="auto" w:fill="E1DFDD"/>
    </w:rPr>
  </w:style>
  <w:style w:type="table" w:customStyle="1" w:styleId="TableGrid4">
    <w:name w:val="Table Grid4"/>
    <w:basedOn w:val="TableNormal"/>
    <w:next w:val="TableGrid"/>
    <w:uiPriority w:val="39"/>
    <w:rsid w:val="001C4BC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619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64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
        <AccountId xsi:nil="true"/>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B776CF-CD00-45E2-8858-94FEFF18EA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C2A80B-D165-4D5C-8C56-AA7A8358B68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68A1AF3F-ADE2-48CA-94CB-8FCE59FFCF14}">
  <ds:schemaRefs>
    <ds:schemaRef ds:uri="http://schemas.openxmlformats.org/officeDocument/2006/bibliography"/>
  </ds:schemaRefs>
</ds:datastoreItem>
</file>

<file path=customXml/itemProps4.xml><?xml version="1.0" encoding="utf-8"?>
<ds:datastoreItem xmlns:ds="http://schemas.openxmlformats.org/officeDocument/2006/customXml" ds:itemID="{1FD56BEA-B188-429E-8A1F-96F90DD8A7D9}">
  <ds:schemaRefs>
    <ds:schemaRef ds:uri="http://schemas.microsoft.com/sharepoint/v3/contenttype/forms"/>
  </ds:schemaRefs>
</ds:datastoreItem>
</file>

<file path=customXml/itemProps5.xml><?xml version="1.0" encoding="utf-8"?>
<ds:datastoreItem xmlns:ds="http://schemas.openxmlformats.org/officeDocument/2006/customXml" ds:itemID="{A5E6E6EE-0802-4AFF-A770-2D096CD56A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20</Pages>
  <Words>7329</Words>
  <Characters>41781</Characters>
  <Application>Microsoft Office Word</Application>
  <DocSecurity>0</DocSecurity>
  <Lines>348</Lines>
  <Paragraphs>98</Paragraphs>
  <ScaleCrop>false</ScaleCrop>
  <Company>California Energy Commission</Company>
  <LinksUpToDate>false</LinksUpToDate>
  <CharactersWithSpaces>49012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schan</dc:creator>
  <cp:keywords/>
  <cp:lastModifiedBy>Alhabibi, Haider@Energy</cp:lastModifiedBy>
  <cp:revision>154</cp:revision>
  <cp:lastPrinted>2019-01-23T23:31:00Z</cp:lastPrinted>
  <dcterms:created xsi:type="dcterms:W3CDTF">2022-01-25T22:39:00Z</dcterms:created>
  <dcterms:modified xsi:type="dcterms:W3CDTF">2022-12-28T20:41:00Z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629100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