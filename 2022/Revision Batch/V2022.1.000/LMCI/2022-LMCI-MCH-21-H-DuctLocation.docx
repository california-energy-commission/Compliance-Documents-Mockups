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EA1CE" w14:textId="32E320D5" w:rsidR="00BC3F9B" w:rsidRPr="00AD0976" w:rsidRDefault="00BC3F9B" w:rsidP="00BC3F9B">
      <w:pPr>
        <w:ind w:left="-90"/>
        <w:rPr>
          <w:rFonts w:ascii="Calibri" w:eastAsia="Calibri" w:hAnsi="Calibri" w:cs="Calibri"/>
          <w:b/>
        </w:rPr>
      </w:pPr>
      <w:r w:rsidRPr="00AD0976">
        <w:rPr>
          <w:rFonts w:asciiTheme="minorHAnsi" w:hAnsiTheme="minorHAnsi" w:cstheme="minorBidi"/>
          <w:b/>
          <w:sz w:val="24"/>
          <w:szCs w:val="24"/>
        </w:rPr>
        <w:t xml:space="preserve">CERTIFICATE OF </w:t>
      </w:r>
      <w:r w:rsidRPr="00AD0976">
        <w:rPr>
          <w:rFonts w:ascii="Calibri" w:eastAsia="Calibri" w:hAnsi="Calibri" w:cs="Calibri"/>
          <w:b/>
          <w:bCs/>
          <w:sz w:val="24"/>
          <w:szCs w:val="24"/>
        </w:rPr>
        <w:t>INSTALLATION</w:t>
      </w:r>
    </w:p>
    <w:p w14:paraId="0F725F90" w14:textId="77777777" w:rsidR="00BC3F9B" w:rsidRPr="00AD0976" w:rsidRDefault="00BC3F9B" w:rsidP="00BC3F9B">
      <w:pPr>
        <w:ind w:left="-90"/>
        <w:rPr>
          <w:rFonts w:asciiTheme="minorHAnsi" w:hAnsiTheme="minorHAnsi" w:cstheme="minorHAnsi"/>
          <w:sz w:val="24"/>
          <w:szCs w:val="24"/>
        </w:rPr>
      </w:pPr>
      <w:r w:rsidRPr="00AD0976">
        <w:rPr>
          <w:rFonts w:asciiTheme="minorHAnsi" w:hAnsiTheme="minorHAnsi" w:cstheme="minorHAnsi"/>
          <w:b/>
          <w:sz w:val="24"/>
          <w:szCs w:val="24"/>
        </w:rPr>
        <w:t>Note:</w:t>
      </w:r>
      <w:r w:rsidRPr="00AD0976">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435"/>
        <w:gridCol w:w="5572"/>
      </w:tblGrid>
      <w:tr w:rsidR="00BC3F9B" w:rsidRPr="00AD0976" w14:paraId="471E651B" w14:textId="77777777" w:rsidTr="00785422">
        <w:trPr>
          <w:trHeight w:val="288"/>
        </w:trPr>
        <w:tc>
          <w:tcPr>
            <w:tcW w:w="7177" w:type="dxa"/>
          </w:tcPr>
          <w:p w14:paraId="31C8D761" w14:textId="77777777" w:rsidR="00BC3F9B" w:rsidRPr="00AD0976" w:rsidRDefault="00BC3F9B" w:rsidP="00785422">
            <w:pPr>
              <w:rPr>
                <w:rFonts w:asciiTheme="minorHAnsi" w:hAnsiTheme="minorHAnsi" w:cstheme="minorHAnsi"/>
                <w:sz w:val="24"/>
                <w:szCs w:val="24"/>
              </w:rPr>
            </w:pPr>
            <w:r w:rsidRPr="00AD0976">
              <w:rPr>
                <w:rFonts w:asciiTheme="minorHAnsi" w:hAnsiTheme="minorHAnsi" w:cstheme="minorHAnsi"/>
                <w:sz w:val="24"/>
                <w:szCs w:val="24"/>
              </w:rPr>
              <w:t>Project Name:</w:t>
            </w:r>
          </w:p>
        </w:tc>
        <w:tc>
          <w:tcPr>
            <w:tcW w:w="7201" w:type="dxa"/>
          </w:tcPr>
          <w:p w14:paraId="00FB6355" w14:textId="77777777" w:rsidR="00BC3F9B" w:rsidRPr="00AD0976" w:rsidRDefault="00BC3F9B" w:rsidP="00785422">
            <w:pPr>
              <w:rPr>
                <w:rFonts w:asciiTheme="minorHAnsi" w:hAnsiTheme="minorHAnsi" w:cstheme="minorHAnsi"/>
                <w:sz w:val="24"/>
                <w:szCs w:val="24"/>
              </w:rPr>
            </w:pPr>
            <w:r w:rsidRPr="00AD0976">
              <w:rPr>
                <w:rFonts w:asciiTheme="minorHAnsi" w:hAnsiTheme="minorHAnsi" w:cstheme="minorHAnsi"/>
                <w:sz w:val="24"/>
                <w:szCs w:val="24"/>
              </w:rPr>
              <w:t>Enforcement Agency:</w:t>
            </w:r>
          </w:p>
        </w:tc>
      </w:tr>
      <w:tr w:rsidR="00BC3F9B" w:rsidRPr="00AD0976" w14:paraId="0D4BBE83" w14:textId="77777777" w:rsidTr="00785422">
        <w:trPr>
          <w:trHeight w:val="288"/>
        </w:trPr>
        <w:tc>
          <w:tcPr>
            <w:tcW w:w="7177" w:type="dxa"/>
          </w:tcPr>
          <w:p w14:paraId="7419A39C" w14:textId="77777777" w:rsidR="00BC3F9B" w:rsidRPr="00AD0976" w:rsidRDefault="00BC3F9B" w:rsidP="00785422">
            <w:pPr>
              <w:rPr>
                <w:rFonts w:asciiTheme="minorHAnsi" w:hAnsiTheme="minorHAnsi" w:cstheme="minorHAnsi"/>
                <w:sz w:val="24"/>
                <w:szCs w:val="24"/>
                <w:vertAlign w:val="superscript"/>
              </w:rPr>
            </w:pPr>
            <w:r w:rsidRPr="00AD0976">
              <w:rPr>
                <w:rFonts w:asciiTheme="minorHAnsi" w:hAnsiTheme="minorHAnsi" w:cstheme="minorHAnsi"/>
                <w:sz w:val="24"/>
                <w:szCs w:val="24"/>
              </w:rPr>
              <w:t>Dwelling Address:</w:t>
            </w:r>
          </w:p>
        </w:tc>
        <w:tc>
          <w:tcPr>
            <w:tcW w:w="7201" w:type="dxa"/>
          </w:tcPr>
          <w:p w14:paraId="16A68512" w14:textId="77777777" w:rsidR="00BC3F9B" w:rsidRPr="00AD0976" w:rsidRDefault="00BC3F9B" w:rsidP="00785422">
            <w:pPr>
              <w:rPr>
                <w:rFonts w:asciiTheme="minorHAnsi" w:hAnsiTheme="minorHAnsi" w:cstheme="minorHAnsi"/>
                <w:sz w:val="24"/>
                <w:szCs w:val="24"/>
                <w:vertAlign w:val="superscript"/>
              </w:rPr>
            </w:pPr>
            <w:r w:rsidRPr="00AD0976">
              <w:rPr>
                <w:rFonts w:asciiTheme="minorHAnsi" w:hAnsiTheme="minorHAnsi" w:cstheme="minorHAnsi"/>
                <w:sz w:val="24"/>
                <w:szCs w:val="24"/>
              </w:rPr>
              <w:t>Permit Number:</w:t>
            </w:r>
          </w:p>
        </w:tc>
      </w:tr>
      <w:tr w:rsidR="00BC3F9B" w:rsidRPr="00AD0976" w14:paraId="11BE42F5" w14:textId="77777777" w:rsidTr="00785422">
        <w:trPr>
          <w:trHeight w:val="288"/>
        </w:trPr>
        <w:tc>
          <w:tcPr>
            <w:tcW w:w="7177" w:type="dxa"/>
          </w:tcPr>
          <w:p w14:paraId="2DD85932" w14:textId="77777777" w:rsidR="00BC3F9B" w:rsidRPr="00AD0976" w:rsidRDefault="00BC3F9B" w:rsidP="00785422">
            <w:pPr>
              <w:rPr>
                <w:rFonts w:asciiTheme="minorHAnsi" w:hAnsiTheme="minorHAnsi" w:cstheme="minorHAnsi"/>
                <w:sz w:val="24"/>
                <w:szCs w:val="24"/>
              </w:rPr>
            </w:pPr>
            <w:r w:rsidRPr="00AD0976">
              <w:rPr>
                <w:rFonts w:asciiTheme="minorHAnsi" w:hAnsiTheme="minorHAnsi" w:cstheme="minorHAnsi"/>
                <w:sz w:val="24"/>
                <w:szCs w:val="24"/>
              </w:rPr>
              <w:t>City and Zip Code:</w:t>
            </w:r>
          </w:p>
        </w:tc>
        <w:tc>
          <w:tcPr>
            <w:tcW w:w="7201" w:type="dxa"/>
          </w:tcPr>
          <w:p w14:paraId="5FE29014" w14:textId="77777777" w:rsidR="00BC3F9B" w:rsidRPr="00AD0976" w:rsidRDefault="00BC3F9B" w:rsidP="00785422">
            <w:pPr>
              <w:rPr>
                <w:rFonts w:asciiTheme="minorHAnsi" w:hAnsiTheme="minorHAnsi" w:cstheme="minorHAnsi"/>
                <w:sz w:val="24"/>
                <w:szCs w:val="24"/>
              </w:rPr>
            </w:pPr>
            <w:r w:rsidRPr="00AD0976">
              <w:rPr>
                <w:rFonts w:asciiTheme="minorHAnsi" w:hAnsiTheme="minorHAnsi" w:cstheme="minorHAnsi"/>
                <w:sz w:val="24"/>
                <w:szCs w:val="24"/>
              </w:rPr>
              <w:t>Permit Application Date:</w:t>
            </w:r>
          </w:p>
        </w:tc>
      </w:tr>
    </w:tbl>
    <w:p w14:paraId="06F19852" w14:textId="4B1B75DD" w:rsidR="00BC3F9B" w:rsidRDefault="00BC3F9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6362"/>
        <w:gridCol w:w="4255"/>
      </w:tblGrid>
      <w:tr w:rsidR="00CE3C71" w:rsidRPr="00927AD7" w14:paraId="63479592" w14:textId="77777777" w:rsidTr="5A9BF793">
        <w:trPr>
          <w:cantSplit/>
          <w:trHeight w:val="288"/>
        </w:trPr>
        <w:tc>
          <w:tcPr>
            <w:tcW w:w="5000" w:type="pct"/>
            <w:gridSpan w:val="3"/>
            <w:vAlign w:val="center"/>
          </w:tcPr>
          <w:p w14:paraId="0C2EE544" w14:textId="5CDF8B58" w:rsidR="00CE3C71" w:rsidRPr="00927AD7" w:rsidRDefault="00CE3C71" w:rsidP="005012B0">
            <w:pPr>
              <w:rPr>
                <w:rFonts w:asciiTheme="minorHAnsi" w:hAnsiTheme="minorHAnsi"/>
                <w:b/>
                <w:bCs/>
                <w:iCs/>
                <w:sz w:val="18"/>
                <w:szCs w:val="18"/>
              </w:rPr>
            </w:pPr>
            <w:r w:rsidRPr="00927AD7">
              <w:rPr>
                <w:rFonts w:asciiTheme="minorHAnsi" w:hAnsiTheme="minorHAnsi"/>
                <w:b/>
                <w:bCs/>
                <w:iCs/>
                <w:szCs w:val="18"/>
              </w:rPr>
              <w:t>A. General Information</w:t>
            </w:r>
          </w:p>
          <w:p w14:paraId="7E1E1639" w14:textId="77777777" w:rsidR="00CE3C71" w:rsidRPr="00927AD7" w:rsidRDefault="00CE3C71" w:rsidP="005012B0">
            <w:pPr>
              <w:rPr>
                <w:rFonts w:asciiTheme="minorHAnsi" w:hAnsiTheme="minorHAnsi"/>
                <w:sz w:val="18"/>
                <w:szCs w:val="18"/>
              </w:rPr>
            </w:pPr>
            <w:r w:rsidRPr="00927AD7">
              <w:rPr>
                <w:rFonts w:asciiTheme="minorHAnsi" w:hAnsiTheme="minorHAnsi"/>
                <w:sz w:val="18"/>
                <w:szCs w:val="18"/>
              </w:rPr>
              <w:t>Note: Submit one Installation Certificate for each duct system that is taking credit for duct location.</w:t>
            </w:r>
          </w:p>
        </w:tc>
      </w:tr>
      <w:tr w:rsidR="00CE3C71" w:rsidRPr="00927AD7" w14:paraId="3F9F0148" w14:textId="77777777" w:rsidTr="5A9BF793">
        <w:trPr>
          <w:cantSplit/>
          <w:trHeight w:val="288"/>
        </w:trPr>
        <w:tc>
          <w:tcPr>
            <w:tcW w:w="187" w:type="pct"/>
            <w:vAlign w:val="center"/>
          </w:tcPr>
          <w:p w14:paraId="4C41EE76" w14:textId="77777777" w:rsidR="00CE3C71" w:rsidRPr="00927AD7" w:rsidRDefault="00CE3C71" w:rsidP="005012B0">
            <w:pPr>
              <w:jc w:val="center"/>
              <w:rPr>
                <w:rFonts w:asciiTheme="minorHAnsi" w:hAnsiTheme="minorHAnsi"/>
                <w:sz w:val="18"/>
                <w:szCs w:val="18"/>
              </w:rPr>
            </w:pPr>
            <w:r w:rsidRPr="00927AD7">
              <w:rPr>
                <w:rFonts w:asciiTheme="minorHAnsi" w:hAnsiTheme="minorHAnsi"/>
                <w:sz w:val="18"/>
                <w:szCs w:val="18"/>
              </w:rPr>
              <w:t>01</w:t>
            </w:r>
          </w:p>
        </w:tc>
        <w:tc>
          <w:tcPr>
            <w:tcW w:w="2884" w:type="pct"/>
            <w:vAlign w:val="center"/>
          </w:tcPr>
          <w:p w14:paraId="1865F857" w14:textId="77777777" w:rsidR="00CE3C71" w:rsidRPr="00927AD7" w:rsidRDefault="00CE3C71" w:rsidP="005012B0">
            <w:pPr>
              <w:rPr>
                <w:rFonts w:asciiTheme="minorHAnsi" w:hAnsiTheme="minorHAnsi"/>
                <w:sz w:val="18"/>
                <w:szCs w:val="18"/>
              </w:rPr>
            </w:pPr>
            <w:r w:rsidRPr="00927AD7">
              <w:rPr>
                <w:rFonts w:asciiTheme="minorHAnsi" w:hAnsiTheme="minorHAnsi"/>
                <w:sz w:val="18"/>
                <w:szCs w:val="18"/>
              </w:rPr>
              <w:t>SC System Identification or Name</w:t>
            </w:r>
          </w:p>
        </w:tc>
        <w:tc>
          <w:tcPr>
            <w:tcW w:w="1929" w:type="pct"/>
            <w:vAlign w:val="center"/>
          </w:tcPr>
          <w:p w14:paraId="1AF4E26C" w14:textId="688D08A5" w:rsidR="00CE3C71" w:rsidRPr="00927AD7" w:rsidRDefault="00CE3C71" w:rsidP="005012B0">
            <w:pPr>
              <w:rPr>
                <w:rFonts w:asciiTheme="minorHAnsi" w:hAnsiTheme="minorHAnsi"/>
                <w:sz w:val="18"/>
                <w:szCs w:val="18"/>
              </w:rPr>
            </w:pPr>
          </w:p>
        </w:tc>
      </w:tr>
      <w:tr w:rsidR="00CE3C71" w:rsidRPr="00927AD7" w14:paraId="1EE12ACB" w14:textId="77777777" w:rsidTr="5A9BF793">
        <w:trPr>
          <w:cantSplit/>
          <w:trHeight w:val="288"/>
        </w:trPr>
        <w:tc>
          <w:tcPr>
            <w:tcW w:w="187" w:type="pct"/>
            <w:vAlign w:val="center"/>
          </w:tcPr>
          <w:p w14:paraId="5200FBE6" w14:textId="77777777" w:rsidR="00CE3C71" w:rsidRPr="00927AD7" w:rsidRDefault="00CE3C71" w:rsidP="005012B0">
            <w:pPr>
              <w:jc w:val="center"/>
              <w:rPr>
                <w:rFonts w:asciiTheme="minorHAnsi" w:hAnsiTheme="minorHAnsi"/>
                <w:sz w:val="18"/>
                <w:szCs w:val="18"/>
              </w:rPr>
            </w:pPr>
            <w:r w:rsidRPr="00927AD7">
              <w:rPr>
                <w:rFonts w:asciiTheme="minorHAnsi" w:hAnsiTheme="minorHAnsi"/>
                <w:sz w:val="18"/>
                <w:szCs w:val="18"/>
              </w:rPr>
              <w:t>02</w:t>
            </w:r>
          </w:p>
        </w:tc>
        <w:tc>
          <w:tcPr>
            <w:tcW w:w="2884" w:type="pct"/>
            <w:vAlign w:val="center"/>
          </w:tcPr>
          <w:p w14:paraId="0ACC911B" w14:textId="77777777" w:rsidR="00CE3C71" w:rsidRPr="00927AD7" w:rsidRDefault="00CE3C71" w:rsidP="005012B0">
            <w:pPr>
              <w:rPr>
                <w:rFonts w:asciiTheme="minorHAnsi" w:hAnsiTheme="minorHAnsi"/>
                <w:sz w:val="18"/>
                <w:szCs w:val="18"/>
              </w:rPr>
            </w:pPr>
            <w:r w:rsidRPr="00927AD7">
              <w:rPr>
                <w:rFonts w:asciiTheme="minorHAnsi" w:hAnsiTheme="minorHAnsi"/>
                <w:sz w:val="18"/>
                <w:szCs w:val="18"/>
              </w:rPr>
              <w:t>SC System Location or Area Served</w:t>
            </w:r>
          </w:p>
        </w:tc>
        <w:tc>
          <w:tcPr>
            <w:tcW w:w="1929" w:type="pct"/>
            <w:vAlign w:val="center"/>
          </w:tcPr>
          <w:p w14:paraId="64E77786" w14:textId="0591966C" w:rsidR="00CE3C71" w:rsidRPr="00927AD7" w:rsidRDefault="00CE3C71" w:rsidP="005012B0">
            <w:pPr>
              <w:rPr>
                <w:rFonts w:asciiTheme="minorHAnsi" w:hAnsiTheme="minorHAnsi"/>
                <w:sz w:val="18"/>
                <w:szCs w:val="18"/>
              </w:rPr>
            </w:pPr>
          </w:p>
        </w:tc>
      </w:tr>
      <w:tr w:rsidR="00E8428D" w:rsidRPr="00927AD7" w14:paraId="5B553002" w14:textId="77777777" w:rsidTr="5A9BF793">
        <w:trPr>
          <w:cantSplit/>
          <w:trHeight w:val="288"/>
        </w:trPr>
        <w:tc>
          <w:tcPr>
            <w:tcW w:w="187" w:type="pct"/>
            <w:vAlign w:val="center"/>
          </w:tcPr>
          <w:p w14:paraId="6887D9EA" w14:textId="762E74F1" w:rsidR="00E8428D" w:rsidRPr="00927AD7" w:rsidRDefault="00E8428D" w:rsidP="005012B0">
            <w:pPr>
              <w:jc w:val="center"/>
              <w:rPr>
                <w:rFonts w:asciiTheme="minorHAnsi" w:hAnsiTheme="minorHAnsi"/>
                <w:sz w:val="18"/>
                <w:szCs w:val="18"/>
              </w:rPr>
            </w:pPr>
            <w:r w:rsidRPr="00927AD7">
              <w:rPr>
                <w:rFonts w:asciiTheme="minorHAnsi" w:hAnsiTheme="minorHAnsi"/>
                <w:sz w:val="18"/>
                <w:szCs w:val="18"/>
              </w:rPr>
              <w:t>03</w:t>
            </w:r>
          </w:p>
        </w:tc>
        <w:tc>
          <w:tcPr>
            <w:tcW w:w="2884" w:type="pct"/>
            <w:vAlign w:val="center"/>
          </w:tcPr>
          <w:p w14:paraId="3EBFCD09" w14:textId="13C3CB67" w:rsidR="00E8428D" w:rsidRPr="00927AD7" w:rsidRDefault="00E8428D" w:rsidP="005012B0">
            <w:pPr>
              <w:rPr>
                <w:rFonts w:asciiTheme="minorHAnsi" w:hAnsiTheme="minorHAnsi"/>
                <w:sz w:val="18"/>
                <w:szCs w:val="18"/>
              </w:rPr>
            </w:pPr>
            <w:r w:rsidRPr="00927AD7">
              <w:rPr>
                <w:rFonts w:asciiTheme="minorHAnsi" w:hAnsiTheme="minorHAnsi"/>
                <w:sz w:val="18"/>
                <w:szCs w:val="18"/>
              </w:rPr>
              <w:t>Indoor Unit Name</w:t>
            </w:r>
            <w:r w:rsidR="00324B3A" w:rsidRPr="00927AD7">
              <w:rPr>
                <w:rFonts w:asciiTheme="minorHAnsi" w:hAnsiTheme="minorHAnsi"/>
                <w:sz w:val="18"/>
                <w:szCs w:val="18"/>
              </w:rPr>
              <w:t xml:space="preserve"> </w:t>
            </w:r>
            <w:r w:rsidR="00324B3A" w:rsidRPr="00927AD7">
              <w:rPr>
                <w:rFonts w:asciiTheme="minorHAnsi" w:hAnsiTheme="minorHAnsi"/>
                <w:sz w:val="18"/>
              </w:rPr>
              <w:t>or Description of Area Served</w:t>
            </w:r>
          </w:p>
        </w:tc>
        <w:tc>
          <w:tcPr>
            <w:tcW w:w="1929" w:type="pct"/>
            <w:vAlign w:val="center"/>
          </w:tcPr>
          <w:p w14:paraId="5F29A2BE" w14:textId="77777777" w:rsidR="00E8428D" w:rsidRPr="00927AD7" w:rsidRDefault="00E8428D" w:rsidP="005012B0">
            <w:pPr>
              <w:rPr>
                <w:rFonts w:asciiTheme="minorHAnsi" w:hAnsiTheme="minorHAnsi"/>
                <w:sz w:val="18"/>
                <w:szCs w:val="18"/>
              </w:rPr>
            </w:pPr>
          </w:p>
        </w:tc>
      </w:tr>
      <w:tr w:rsidR="00CE3C71" w:rsidRPr="00927AD7" w14:paraId="49AA048D" w14:textId="77777777" w:rsidTr="5A9BF793">
        <w:trPr>
          <w:cantSplit/>
          <w:trHeight w:val="288"/>
        </w:trPr>
        <w:tc>
          <w:tcPr>
            <w:tcW w:w="187" w:type="pct"/>
            <w:vAlign w:val="center"/>
          </w:tcPr>
          <w:p w14:paraId="3F3382CA" w14:textId="17A1D90E" w:rsidR="00CE3C71" w:rsidRPr="00927AD7" w:rsidRDefault="00CE3C71" w:rsidP="005012B0">
            <w:pPr>
              <w:jc w:val="center"/>
              <w:rPr>
                <w:rFonts w:asciiTheme="minorHAnsi" w:hAnsiTheme="minorHAnsi"/>
                <w:sz w:val="18"/>
                <w:szCs w:val="18"/>
              </w:rPr>
            </w:pPr>
            <w:r w:rsidRPr="00927AD7">
              <w:rPr>
                <w:rFonts w:asciiTheme="minorHAnsi" w:hAnsiTheme="minorHAnsi"/>
                <w:sz w:val="18"/>
                <w:szCs w:val="18"/>
              </w:rPr>
              <w:t>0</w:t>
            </w:r>
            <w:r w:rsidR="006D5B41" w:rsidRPr="00927AD7">
              <w:rPr>
                <w:rFonts w:asciiTheme="minorHAnsi" w:hAnsiTheme="minorHAnsi"/>
                <w:sz w:val="18"/>
                <w:szCs w:val="18"/>
              </w:rPr>
              <w:t>4</w:t>
            </w:r>
          </w:p>
        </w:tc>
        <w:tc>
          <w:tcPr>
            <w:tcW w:w="2884" w:type="pct"/>
            <w:vAlign w:val="center"/>
          </w:tcPr>
          <w:p w14:paraId="362D5F71" w14:textId="77777777" w:rsidR="00CE3C71" w:rsidRPr="00927AD7" w:rsidRDefault="00CE3C71" w:rsidP="005012B0">
            <w:pPr>
              <w:rPr>
                <w:rFonts w:asciiTheme="minorHAnsi" w:hAnsiTheme="minorHAnsi"/>
                <w:sz w:val="18"/>
                <w:szCs w:val="18"/>
              </w:rPr>
            </w:pPr>
            <w:r w:rsidRPr="00927AD7">
              <w:rPr>
                <w:rFonts w:asciiTheme="minorHAnsi" w:hAnsiTheme="minorHAnsi"/>
                <w:sz w:val="18"/>
                <w:szCs w:val="18"/>
              </w:rPr>
              <w:t>Status – Less than 12 ft Ducts in Conditioned Space Performance Credit</w:t>
            </w:r>
          </w:p>
        </w:tc>
        <w:tc>
          <w:tcPr>
            <w:tcW w:w="1929" w:type="pct"/>
            <w:vAlign w:val="center"/>
          </w:tcPr>
          <w:p w14:paraId="05B346A6" w14:textId="4B2151B9" w:rsidR="00CE3C71" w:rsidRPr="00927AD7" w:rsidRDefault="00CE3C71" w:rsidP="005012B0">
            <w:pPr>
              <w:rPr>
                <w:rFonts w:asciiTheme="minorHAnsi" w:hAnsiTheme="minorHAnsi"/>
                <w:sz w:val="18"/>
                <w:szCs w:val="18"/>
              </w:rPr>
            </w:pPr>
          </w:p>
        </w:tc>
      </w:tr>
      <w:tr w:rsidR="00CE3C71" w:rsidRPr="00927AD7" w14:paraId="7D165BA1" w14:textId="77777777" w:rsidTr="5A9BF793">
        <w:trPr>
          <w:cantSplit/>
          <w:trHeight w:val="288"/>
        </w:trPr>
        <w:tc>
          <w:tcPr>
            <w:tcW w:w="187" w:type="pct"/>
            <w:vAlign w:val="center"/>
          </w:tcPr>
          <w:p w14:paraId="1A7D828C" w14:textId="3710A1CA" w:rsidR="00CE3C71" w:rsidRPr="00927AD7" w:rsidRDefault="00CE3C71" w:rsidP="005012B0">
            <w:pPr>
              <w:jc w:val="center"/>
              <w:rPr>
                <w:rFonts w:asciiTheme="minorHAnsi" w:hAnsiTheme="minorHAnsi"/>
                <w:sz w:val="18"/>
                <w:szCs w:val="18"/>
              </w:rPr>
            </w:pPr>
            <w:r w:rsidRPr="00927AD7">
              <w:rPr>
                <w:rFonts w:asciiTheme="minorHAnsi" w:hAnsiTheme="minorHAnsi"/>
                <w:sz w:val="18"/>
                <w:szCs w:val="18"/>
              </w:rPr>
              <w:t>0</w:t>
            </w:r>
            <w:r w:rsidR="006D5B41" w:rsidRPr="00927AD7">
              <w:rPr>
                <w:rFonts w:asciiTheme="minorHAnsi" w:hAnsiTheme="minorHAnsi"/>
                <w:sz w:val="18"/>
                <w:szCs w:val="18"/>
              </w:rPr>
              <w:t>5</w:t>
            </w:r>
          </w:p>
        </w:tc>
        <w:tc>
          <w:tcPr>
            <w:tcW w:w="2884" w:type="pct"/>
            <w:vAlign w:val="center"/>
          </w:tcPr>
          <w:p w14:paraId="5C05E8DC" w14:textId="77777777" w:rsidR="00CE3C71" w:rsidRPr="00927AD7" w:rsidRDefault="00CE3C71" w:rsidP="005012B0">
            <w:pPr>
              <w:rPr>
                <w:rFonts w:asciiTheme="minorHAnsi" w:hAnsiTheme="minorHAnsi"/>
                <w:sz w:val="18"/>
                <w:szCs w:val="18"/>
              </w:rPr>
            </w:pPr>
            <w:r w:rsidRPr="00927AD7">
              <w:rPr>
                <w:rFonts w:asciiTheme="minorHAnsi" w:hAnsiTheme="minorHAnsi"/>
                <w:sz w:val="18"/>
                <w:szCs w:val="18"/>
              </w:rPr>
              <w:t xml:space="preserve">Status – Ducts Located </w:t>
            </w:r>
            <w:proofErr w:type="gramStart"/>
            <w:r w:rsidRPr="00927AD7">
              <w:rPr>
                <w:rFonts w:asciiTheme="minorHAnsi" w:hAnsiTheme="minorHAnsi"/>
                <w:sz w:val="18"/>
                <w:szCs w:val="18"/>
              </w:rPr>
              <w:t>In</w:t>
            </w:r>
            <w:proofErr w:type="gramEnd"/>
            <w:r w:rsidRPr="00927AD7">
              <w:rPr>
                <w:rFonts w:asciiTheme="minorHAnsi" w:hAnsiTheme="minorHAnsi"/>
                <w:sz w:val="18"/>
                <w:szCs w:val="18"/>
              </w:rPr>
              <w:t xml:space="preserve"> Conditioned Space Performance Credit</w:t>
            </w:r>
          </w:p>
        </w:tc>
        <w:tc>
          <w:tcPr>
            <w:tcW w:w="1929" w:type="pct"/>
            <w:vAlign w:val="center"/>
          </w:tcPr>
          <w:p w14:paraId="69C31C02" w14:textId="0A674137" w:rsidR="00CE3C71" w:rsidRPr="00927AD7" w:rsidRDefault="00CE3C71" w:rsidP="005012B0">
            <w:pPr>
              <w:rPr>
                <w:rFonts w:asciiTheme="minorHAnsi" w:hAnsiTheme="minorHAnsi"/>
                <w:sz w:val="18"/>
                <w:szCs w:val="18"/>
              </w:rPr>
            </w:pPr>
          </w:p>
        </w:tc>
      </w:tr>
      <w:tr w:rsidR="00CE3C71" w:rsidRPr="00927AD7" w14:paraId="7DB2439D" w14:textId="77777777" w:rsidTr="5A9BF793">
        <w:trPr>
          <w:cantSplit/>
          <w:trHeight w:val="288"/>
        </w:trPr>
        <w:tc>
          <w:tcPr>
            <w:tcW w:w="187" w:type="pct"/>
            <w:vAlign w:val="center"/>
          </w:tcPr>
          <w:p w14:paraId="5DC626B3" w14:textId="141B8299" w:rsidR="00CE3C71" w:rsidRPr="00927AD7" w:rsidRDefault="00CE3C71" w:rsidP="005012B0">
            <w:pPr>
              <w:jc w:val="center"/>
              <w:rPr>
                <w:rFonts w:asciiTheme="minorHAnsi" w:hAnsiTheme="minorHAnsi"/>
                <w:sz w:val="18"/>
                <w:szCs w:val="18"/>
              </w:rPr>
            </w:pPr>
            <w:r w:rsidRPr="00927AD7">
              <w:rPr>
                <w:rFonts w:asciiTheme="minorHAnsi" w:hAnsiTheme="minorHAnsi"/>
                <w:sz w:val="18"/>
                <w:szCs w:val="18"/>
              </w:rPr>
              <w:t>0</w:t>
            </w:r>
            <w:r w:rsidR="006D5B41" w:rsidRPr="00927AD7">
              <w:rPr>
                <w:rFonts w:asciiTheme="minorHAnsi" w:hAnsiTheme="minorHAnsi"/>
                <w:sz w:val="18"/>
                <w:szCs w:val="18"/>
              </w:rPr>
              <w:t>6</w:t>
            </w:r>
          </w:p>
        </w:tc>
        <w:tc>
          <w:tcPr>
            <w:tcW w:w="2884" w:type="pct"/>
            <w:vAlign w:val="center"/>
          </w:tcPr>
          <w:p w14:paraId="15C77A92" w14:textId="2C773D77" w:rsidR="00CE3C71" w:rsidRPr="00927AD7" w:rsidRDefault="00EA3EAE" w:rsidP="5A9BF793">
            <w:pPr>
              <w:rPr>
                <w:rFonts w:asciiTheme="minorHAnsi" w:hAnsiTheme="minorHAnsi"/>
                <w:sz w:val="18"/>
                <w:szCs w:val="18"/>
              </w:rPr>
            </w:pPr>
            <w:ins w:id="0" w:author="Alhabibi, Haider@Energy" w:date="2022-08-03T11:59:00Z">
              <w:r w:rsidRPr="00927AD7">
                <w:rPr>
                  <w:rFonts w:asciiTheme="minorHAnsi" w:hAnsiTheme="minorHAnsi"/>
                  <w:sz w:val="18"/>
                  <w:szCs w:val="18"/>
                </w:rPr>
                <w:t xml:space="preserve">Status – Duct Systems Located Entirely in Conditioned Space, No Insulation Requirement </w:t>
              </w:r>
            </w:ins>
            <w:del w:id="1" w:author="Alhabibi, Haider@Energy" w:date="2022-08-03T11:59:00Z">
              <w:r w:rsidR="00CE3C71" w:rsidRPr="00927AD7" w:rsidDel="00EA3EAE">
                <w:rPr>
                  <w:rFonts w:asciiTheme="minorHAnsi" w:hAnsiTheme="minorHAnsi"/>
                  <w:sz w:val="18"/>
                  <w:szCs w:val="18"/>
                </w:rPr>
                <w:delText xml:space="preserve">Status – All Ducts Entirely in Directly Conditioned Space </w:delText>
              </w:r>
              <w:r w:rsidR="00775929" w:rsidRPr="00927AD7" w:rsidDel="00EA3EAE">
                <w:rPr>
                  <w:rFonts w:asciiTheme="minorHAnsi" w:hAnsiTheme="minorHAnsi"/>
                  <w:sz w:val="18"/>
                  <w:szCs w:val="18"/>
                </w:rPr>
                <w:delText>Performance</w:delText>
              </w:r>
              <w:r w:rsidR="00CE3C71" w:rsidRPr="00927AD7" w:rsidDel="00EA3EAE">
                <w:rPr>
                  <w:rFonts w:asciiTheme="minorHAnsi" w:hAnsiTheme="minorHAnsi"/>
                  <w:sz w:val="18"/>
                  <w:szCs w:val="18"/>
                </w:rPr>
                <w:delText xml:space="preserve"> </w:delText>
              </w:r>
              <w:r w:rsidR="006F6985" w:rsidRPr="00927AD7" w:rsidDel="00EA3EAE">
                <w:rPr>
                  <w:rFonts w:asciiTheme="minorHAnsi" w:hAnsiTheme="minorHAnsi"/>
                  <w:sz w:val="18"/>
                  <w:szCs w:val="18"/>
                </w:rPr>
                <w:delText>Credit</w:delText>
              </w:r>
            </w:del>
          </w:p>
        </w:tc>
        <w:tc>
          <w:tcPr>
            <w:tcW w:w="1929" w:type="pct"/>
            <w:vAlign w:val="center"/>
          </w:tcPr>
          <w:p w14:paraId="20B5E8D7" w14:textId="3B1E778A" w:rsidR="00CE3C71" w:rsidRPr="00927AD7" w:rsidRDefault="00CE3C71" w:rsidP="005012B0">
            <w:pPr>
              <w:rPr>
                <w:rFonts w:asciiTheme="minorHAnsi" w:hAnsiTheme="minorHAnsi"/>
                <w:sz w:val="18"/>
                <w:szCs w:val="18"/>
              </w:rPr>
            </w:pPr>
          </w:p>
        </w:tc>
      </w:tr>
      <w:tr w:rsidR="00CE3C71" w:rsidRPr="00927AD7" w14:paraId="3125674F" w14:textId="77777777" w:rsidTr="5A9BF793">
        <w:trPr>
          <w:cantSplit/>
          <w:trHeight w:val="288"/>
        </w:trPr>
        <w:tc>
          <w:tcPr>
            <w:tcW w:w="187" w:type="pct"/>
            <w:vAlign w:val="center"/>
          </w:tcPr>
          <w:p w14:paraId="3AD8D120" w14:textId="7E6DF49B" w:rsidR="00CE3C71" w:rsidRPr="00927AD7" w:rsidRDefault="00CE3C71" w:rsidP="005012B0">
            <w:pPr>
              <w:jc w:val="center"/>
              <w:rPr>
                <w:rFonts w:asciiTheme="minorHAnsi" w:hAnsiTheme="minorHAnsi"/>
                <w:sz w:val="18"/>
                <w:szCs w:val="18"/>
              </w:rPr>
            </w:pPr>
            <w:r w:rsidRPr="00927AD7">
              <w:rPr>
                <w:rFonts w:asciiTheme="minorHAnsi" w:hAnsiTheme="minorHAnsi"/>
                <w:sz w:val="18"/>
                <w:szCs w:val="18"/>
              </w:rPr>
              <w:t>0</w:t>
            </w:r>
            <w:r w:rsidR="006D5B41" w:rsidRPr="00927AD7">
              <w:rPr>
                <w:rFonts w:asciiTheme="minorHAnsi" w:hAnsiTheme="minorHAnsi"/>
                <w:sz w:val="18"/>
                <w:szCs w:val="18"/>
              </w:rPr>
              <w:t>7</w:t>
            </w:r>
          </w:p>
        </w:tc>
        <w:tc>
          <w:tcPr>
            <w:tcW w:w="2884" w:type="pct"/>
            <w:vAlign w:val="center"/>
          </w:tcPr>
          <w:p w14:paraId="2ADB9277" w14:textId="4A71DBFE" w:rsidR="00CE3C71" w:rsidRPr="00927AD7" w:rsidRDefault="00CE3C71" w:rsidP="005012B0">
            <w:pPr>
              <w:rPr>
                <w:rFonts w:asciiTheme="minorHAnsi" w:hAnsiTheme="minorHAnsi"/>
                <w:sz w:val="18"/>
                <w:szCs w:val="18"/>
              </w:rPr>
            </w:pPr>
            <w:r w:rsidRPr="00927AD7">
              <w:rPr>
                <w:rFonts w:asciiTheme="minorHAnsi" w:hAnsiTheme="minorHAnsi"/>
                <w:sz w:val="18"/>
                <w:szCs w:val="18"/>
              </w:rPr>
              <w:t xml:space="preserve">Status – </w:t>
            </w:r>
            <w:r w:rsidR="00030270" w:rsidRPr="00927AD7">
              <w:rPr>
                <w:rFonts w:asciiTheme="minorHAnsi" w:hAnsiTheme="minorHAnsi"/>
                <w:sz w:val="18"/>
                <w:szCs w:val="18"/>
              </w:rPr>
              <w:t xml:space="preserve">Portions of </w:t>
            </w:r>
            <w:r w:rsidRPr="00927AD7">
              <w:rPr>
                <w:rFonts w:asciiTheme="minorHAnsi" w:hAnsiTheme="minorHAnsi"/>
                <w:sz w:val="18"/>
                <w:szCs w:val="18"/>
              </w:rPr>
              <w:t xml:space="preserve">Ducts Located in </w:t>
            </w:r>
            <w:r w:rsidR="00030270" w:rsidRPr="00927AD7">
              <w:rPr>
                <w:rFonts w:asciiTheme="minorHAnsi" w:hAnsiTheme="minorHAnsi"/>
                <w:sz w:val="18"/>
                <w:szCs w:val="18"/>
              </w:rPr>
              <w:t>Conditioned Space</w:t>
            </w:r>
            <w:r w:rsidR="00CB3DB8" w:rsidRPr="00927AD7">
              <w:rPr>
                <w:rFonts w:asciiTheme="minorHAnsi" w:hAnsiTheme="minorHAnsi"/>
                <w:sz w:val="18"/>
                <w:szCs w:val="18"/>
              </w:rPr>
              <w:t>,</w:t>
            </w:r>
            <w:r w:rsidRPr="00927AD7">
              <w:rPr>
                <w:rFonts w:asciiTheme="minorHAnsi" w:hAnsiTheme="minorHAnsi"/>
                <w:sz w:val="18"/>
                <w:szCs w:val="18"/>
              </w:rPr>
              <w:t xml:space="preserve"> R-</w:t>
            </w:r>
            <w:r w:rsidR="00CB3DB8" w:rsidRPr="00927AD7">
              <w:rPr>
                <w:rFonts w:asciiTheme="minorHAnsi" w:hAnsiTheme="minorHAnsi"/>
                <w:sz w:val="18"/>
                <w:szCs w:val="18"/>
              </w:rPr>
              <w:t xml:space="preserve">6 </w:t>
            </w:r>
            <w:r w:rsidRPr="00927AD7">
              <w:rPr>
                <w:rFonts w:asciiTheme="minorHAnsi" w:hAnsiTheme="minorHAnsi"/>
                <w:sz w:val="18"/>
                <w:szCs w:val="18"/>
              </w:rPr>
              <w:t>Exception</w:t>
            </w:r>
          </w:p>
        </w:tc>
        <w:tc>
          <w:tcPr>
            <w:tcW w:w="1929" w:type="pct"/>
            <w:vAlign w:val="center"/>
          </w:tcPr>
          <w:p w14:paraId="448EB0E7" w14:textId="037CE2A8" w:rsidR="00CE3C71" w:rsidRPr="00927AD7" w:rsidRDefault="00CE3C71" w:rsidP="005012B0">
            <w:pPr>
              <w:rPr>
                <w:rFonts w:asciiTheme="minorHAnsi" w:hAnsiTheme="minorHAnsi"/>
                <w:sz w:val="18"/>
                <w:szCs w:val="18"/>
              </w:rPr>
            </w:pPr>
          </w:p>
        </w:tc>
      </w:tr>
      <w:tr w:rsidR="00CE3C71" w:rsidRPr="00927AD7" w:rsidDel="00EA3EAE" w14:paraId="2E181CDF" w14:textId="54FD01A3" w:rsidTr="5A9BF793">
        <w:trPr>
          <w:cantSplit/>
          <w:trHeight w:val="288"/>
          <w:del w:id="2" w:author="Alhabibi, Haider@Energy" w:date="2022-08-03T11:59:00Z"/>
        </w:trPr>
        <w:tc>
          <w:tcPr>
            <w:tcW w:w="187" w:type="pct"/>
            <w:vAlign w:val="center"/>
          </w:tcPr>
          <w:p w14:paraId="02F90FEE" w14:textId="669F0502" w:rsidR="00CE3C71" w:rsidRPr="00927AD7" w:rsidDel="00EA3EAE" w:rsidRDefault="00CE3C71" w:rsidP="005012B0">
            <w:pPr>
              <w:jc w:val="center"/>
              <w:rPr>
                <w:del w:id="3" w:author="Alhabibi, Haider@Energy" w:date="2022-08-03T11:59:00Z"/>
                <w:rFonts w:asciiTheme="minorHAnsi" w:hAnsiTheme="minorHAnsi"/>
                <w:sz w:val="18"/>
                <w:szCs w:val="18"/>
              </w:rPr>
            </w:pPr>
            <w:del w:id="4" w:author="Alhabibi, Haider@Energy" w:date="2022-08-03T11:59:00Z">
              <w:r w:rsidRPr="00927AD7" w:rsidDel="00EA3EAE">
                <w:rPr>
                  <w:rFonts w:asciiTheme="minorHAnsi" w:hAnsiTheme="minorHAnsi"/>
                  <w:sz w:val="18"/>
                  <w:szCs w:val="18"/>
                </w:rPr>
                <w:delText>0</w:delText>
              </w:r>
              <w:r w:rsidR="006D5B41" w:rsidRPr="00927AD7" w:rsidDel="00EA3EAE">
                <w:rPr>
                  <w:rFonts w:asciiTheme="minorHAnsi" w:hAnsiTheme="minorHAnsi"/>
                  <w:sz w:val="18"/>
                  <w:szCs w:val="18"/>
                </w:rPr>
                <w:delText>8</w:delText>
              </w:r>
            </w:del>
          </w:p>
        </w:tc>
        <w:tc>
          <w:tcPr>
            <w:tcW w:w="2884" w:type="pct"/>
            <w:vAlign w:val="center"/>
          </w:tcPr>
          <w:p w14:paraId="27E4C2DA" w14:textId="7D900B7E" w:rsidR="00CE3C71" w:rsidRPr="00927AD7" w:rsidDel="00EA3EAE" w:rsidRDefault="00CE3C71" w:rsidP="005012B0">
            <w:pPr>
              <w:rPr>
                <w:del w:id="5" w:author="Alhabibi, Haider@Energy" w:date="2022-08-03T11:59:00Z"/>
                <w:rFonts w:asciiTheme="minorHAnsi" w:hAnsiTheme="minorHAnsi"/>
                <w:sz w:val="18"/>
                <w:szCs w:val="18"/>
              </w:rPr>
            </w:pPr>
            <w:del w:id="6" w:author="Alhabibi, Haider@Energy" w:date="2022-08-03T11:59:00Z">
              <w:r w:rsidRPr="00927AD7" w:rsidDel="00EA3EAE">
                <w:rPr>
                  <w:rFonts w:asciiTheme="minorHAnsi" w:hAnsiTheme="minorHAnsi"/>
                  <w:sz w:val="18"/>
                  <w:szCs w:val="18"/>
                </w:rPr>
                <w:delText xml:space="preserve">Status – </w:delText>
              </w:r>
              <w:r w:rsidR="00E22A79" w:rsidRPr="00927AD7" w:rsidDel="00EA3EAE">
                <w:rPr>
                  <w:rFonts w:asciiTheme="minorHAnsi" w:hAnsiTheme="minorHAnsi"/>
                  <w:sz w:val="18"/>
                  <w:szCs w:val="18"/>
                </w:rPr>
                <w:delText xml:space="preserve">Duct Systems Located Entirely </w:delText>
              </w:r>
              <w:r w:rsidR="00B36093" w:rsidRPr="00927AD7" w:rsidDel="00EA3EAE">
                <w:rPr>
                  <w:rFonts w:asciiTheme="minorHAnsi" w:hAnsiTheme="minorHAnsi"/>
                  <w:sz w:val="18"/>
                  <w:szCs w:val="18"/>
                </w:rPr>
                <w:delText>in Conditioned Space</w:delText>
              </w:r>
              <w:r w:rsidR="00CB3DB8" w:rsidRPr="00927AD7" w:rsidDel="00EA3EAE">
                <w:rPr>
                  <w:rFonts w:asciiTheme="minorHAnsi" w:hAnsiTheme="minorHAnsi"/>
                  <w:sz w:val="18"/>
                  <w:szCs w:val="18"/>
                </w:rPr>
                <w:delText>,</w:delText>
              </w:r>
              <w:r w:rsidR="007D0B8D" w:rsidRPr="00927AD7" w:rsidDel="00EA3EAE">
                <w:rPr>
                  <w:rFonts w:asciiTheme="minorHAnsi" w:hAnsiTheme="minorHAnsi"/>
                  <w:sz w:val="18"/>
                  <w:szCs w:val="18"/>
                </w:rPr>
                <w:delText xml:space="preserve"> </w:delText>
              </w:r>
              <w:r w:rsidR="005C00DB" w:rsidRPr="00927AD7" w:rsidDel="00EA3EAE">
                <w:rPr>
                  <w:rFonts w:asciiTheme="minorHAnsi" w:hAnsiTheme="minorHAnsi"/>
                  <w:sz w:val="18"/>
                  <w:szCs w:val="18"/>
                </w:rPr>
                <w:delText xml:space="preserve">No </w:delText>
              </w:r>
              <w:r w:rsidR="00741AFE" w:rsidRPr="00927AD7" w:rsidDel="00EA3EAE">
                <w:rPr>
                  <w:rFonts w:asciiTheme="minorHAnsi" w:hAnsiTheme="minorHAnsi"/>
                  <w:sz w:val="18"/>
                  <w:szCs w:val="18"/>
                </w:rPr>
                <w:delText>Insulation</w:delText>
              </w:r>
              <w:r w:rsidR="005C00DB" w:rsidRPr="00927AD7" w:rsidDel="00EA3EAE">
                <w:rPr>
                  <w:rFonts w:asciiTheme="minorHAnsi" w:hAnsiTheme="minorHAnsi"/>
                  <w:sz w:val="18"/>
                  <w:szCs w:val="18"/>
                </w:rPr>
                <w:delText xml:space="preserve"> Requirement</w:delText>
              </w:r>
            </w:del>
          </w:p>
        </w:tc>
        <w:tc>
          <w:tcPr>
            <w:tcW w:w="1929" w:type="pct"/>
            <w:vAlign w:val="center"/>
          </w:tcPr>
          <w:p w14:paraId="0E13F12E" w14:textId="1A15E4F3" w:rsidR="00CE3C71" w:rsidRPr="00927AD7" w:rsidDel="00EA3EAE" w:rsidRDefault="00CE3C71" w:rsidP="005012B0">
            <w:pPr>
              <w:rPr>
                <w:del w:id="7" w:author="Alhabibi, Haider@Energy" w:date="2022-08-03T11:59:00Z"/>
                <w:rFonts w:asciiTheme="minorHAnsi" w:hAnsiTheme="minorHAnsi"/>
                <w:sz w:val="18"/>
                <w:szCs w:val="18"/>
              </w:rPr>
            </w:pPr>
          </w:p>
        </w:tc>
      </w:tr>
    </w:tbl>
    <w:p w14:paraId="01FC2595" w14:textId="77777777" w:rsidR="00CE3C71" w:rsidRPr="00927AD7" w:rsidRDefault="00CE3C71" w:rsidP="009430FF">
      <w:pPr>
        <w:rPr>
          <w:rFonts w:asciiTheme="minorHAnsi" w:hAnsiTheme="minorHAnsi"/>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9430FF" w:rsidRPr="00927AD7" w14:paraId="56DC0200" w14:textId="77777777" w:rsidTr="00EC4D51">
        <w:trPr>
          <w:trHeight w:val="233"/>
        </w:trPr>
        <w:tc>
          <w:tcPr>
            <w:tcW w:w="11030" w:type="dxa"/>
            <w:gridSpan w:val="2"/>
          </w:tcPr>
          <w:p w14:paraId="56DC01FF" w14:textId="08E1BF2B" w:rsidR="009430FF" w:rsidRPr="00927AD7" w:rsidRDefault="009430FF" w:rsidP="00EC4D51">
            <w:pPr>
              <w:rPr>
                <w:rFonts w:asciiTheme="minorHAnsi" w:hAnsiTheme="minorHAnsi"/>
                <w:b/>
                <w:sz w:val="18"/>
                <w:szCs w:val="18"/>
              </w:rPr>
            </w:pPr>
            <w:r w:rsidRPr="00927AD7">
              <w:rPr>
                <w:rFonts w:asciiTheme="minorHAnsi" w:hAnsiTheme="minorHAnsi"/>
                <w:b/>
                <w:szCs w:val="18"/>
              </w:rPr>
              <w:t>B.</w:t>
            </w:r>
            <w:r w:rsidR="00837191" w:rsidRPr="00927AD7">
              <w:rPr>
                <w:rFonts w:asciiTheme="minorHAnsi" w:hAnsiTheme="minorHAnsi"/>
                <w:b/>
                <w:szCs w:val="18"/>
              </w:rPr>
              <w:t xml:space="preserve"> </w:t>
            </w:r>
            <w:r w:rsidRPr="00927AD7">
              <w:rPr>
                <w:rFonts w:asciiTheme="minorHAnsi" w:hAnsiTheme="minorHAnsi"/>
                <w:b/>
                <w:szCs w:val="18"/>
              </w:rPr>
              <w:t>12 Linear Feet or Less of Duct Located Outside of Conditioned Space</w:t>
            </w:r>
            <w:r w:rsidRPr="00927AD7">
              <w:rPr>
                <w:rFonts w:asciiTheme="minorHAnsi" w:hAnsiTheme="minorHAnsi"/>
              </w:rPr>
              <w:t xml:space="preserve"> </w:t>
            </w:r>
            <w:r w:rsidRPr="00927AD7">
              <w:rPr>
                <w:rFonts w:asciiTheme="minorHAnsi" w:hAnsiTheme="minorHAnsi"/>
                <w:b/>
                <w:szCs w:val="18"/>
              </w:rPr>
              <w:t xml:space="preserve">- RA3.1.4.1.2 </w:t>
            </w:r>
          </w:p>
        </w:tc>
      </w:tr>
      <w:tr w:rsidR="009430FF" w:rsidRPr="00927AD7" w14:paraId="56DC0203" w14:textId="77777777" w:rsidTr="00573B76">
        <w:trPr>
          <w:trHeight w:val="233"/>
        </w:trPr>
        <w:tc>
          <w:tcPr>
            <w:tcW w:w="413" w:type="dxa"/>
            <w:vAlign w:val="center"/>
          </w:tcPr>
          <w:p w14:paraId="56DC0201" w14:textId="77777777" w:rsidR="009430FF" w:rsidRPr="00927AD7" w:rsidRDefault="009430FF" w:rsidP="00573B76">
            <w:pPr>
              <w:jc w:val="center"/>
              <w:rPr>
                <w:rFonts w:asciiTheme="minorHAnsi" w:hAnsiTheme="minorHAnsi"/>
                <w:sz w:val="18"/>
                <w:szCs w:val="18"/>
              </w:rPr>
            </w:pPr>
            <w:r w:rsidRPr="00927AD7">
              <w:rPr>
                <w:rFonts w:asciiTheme="minorHAnsi" w:hAnsiTheme="minorHAnsi"/>
                <w:sz w:val="18"/>
                <w:szCs w:val="18"/>
              </w:rPr>
              <w:t>01</w:t>
            </w:r>
          </w:p>
        </w:tc>
        <w:tc>
          <w:tcPr>
            <w:tcW w:w="10617" w:type="dxa"/>
          </w:tcPr>
          <w:p w14:paraId="56DC0202" w14:textId="77777777" w:rsidR="009430FF" w:rsidRPr="00927AD7" w:rsidRDefault="009430FF" w:rsidP="00EC4D51">
            <w:pPr>
              <w:rPr>
                <w:rFonts w:asciiTheme="minorHAnsi" w:hAnsiTheme="minorHAnsi"/>
                <w:sz w:val="18"/>
                <w:szCs w:val="18"/>
              </w:rPr>
            </w:pPr>
            <w:r w:rsidRPr="00927AD7">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9430FF" w:rsidRPr="00927AD7" w14:paraId="56DC0205" w14:textId="77777777" w:rsidTr="00EC4D51">
        <w:trPr>
          <w:trHeight w:val="233"/>
        </w:trPr>
        <w:tc>
          <w:tcPr>
            <w:tcW w:w="11030" w:type="dxa"/>
            <w:gridSpan w:val="2"/>
            <w:vAlign w:val="center"/>
          </w:tcPr>
          <w:p w14:paraId="56DC0204" w14:textId="0C6E8D7A" w:rsidR="009430FF" w:rsidRPr="00927AD7" w:rsidRDefault="009430FF" w:rsidP="00EC4D51">
            <w:pPr>
              <w:rPr>
                <w:rFonts w:asciiTheme="minorHAnsi" w:hAnsiTheme="minorHAnsi"/>
                <w:b/>
                <w:sz w:val="18"/>
                <w:szCs w:val="18"/>
              </w:rPr>
            </w:pPr>
            <w:r w:rsidRPr="00927AD7">
              <w:rPr>
                <w:rFonts w:asciiTheme="minorHAnsi" w:hAnsiTheme="minorHAnsi"/>
                <w:b/>
                <w:sz w:val="18"/>
                <w:szCs w:val="18"/>
              </w:rPr>
              <w:t>The responsible person’s signature on this compliance document affirms that all applicable requirements in this table have been met.</w:t>
            </w:r>
            <w:r w:rsidR="00837191" w:rsidRPr="00927AD7">
              <w:rPr>
                <w:rFonts w:asciiTheme="minorHAnsi" w:hAnsiTheme="minorHAnsi"/>
                <w:b/>
                <w:sz w:val="18"/>
                <w:szCs w:val="18"/>
              </w:rPr>
              <w:t xml:space="preserve"> </w:t>
            </w:r>
          </w:p>
        </w:tc>
      </w:tr>
    </w:tbl>
    <w:p w14:paraId="56DC0206" w14:textId="77777777" w:rsidR="009430FF" w:rsidRPr="00927AD7" w:rsidRDefault="009430FF" w:rsidP="009430FF">
      <w:pPr>
        <w:rPr>
          <w:rFonts w:asciiTheme="minorHAnsi" w:hAnsiTheme="minorHAnsi"/>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9430FF" w:rsidRPr="00927AD7" w14:paraId="56DC0208" w14:textId="77777777" w:rsidTr="00EC4D51">
        <w:trPr>
          <w:trHeight w:val="233"/>
        </w:trPr>
        <w:tc>
          <w:tcPr>
            <w:tcW w:w="11030" w:type="dxa"/>
            <w:gridSpan w:val="2"/>
          </w:tcPr>
          <w:p w14:paraId="56DC0207" w14:textId="302E98EC" w:rsidR="009430FF" w:rsidRPr="00927AD7" w:rsidRDefault="009430FF" w:rsidP="00EC4D51">
            <w:pPr>
              <w:rPr>
                <w:rFonts w:asciiTheme="minorHAnsi" w:hAnsiTheme="minorHAnsi"/>
                <w:b/>
                <w:sz w:val="18"/>
                <w:szCs w:val="18"/>
              </w:rPr>
            </w:pPr>
            <w:r w:rsidRPr="00927AD7">
              <w:rPr>
                <w:rFonts w:asciiTheme="minorHAnsi" w:hAnsiTheme="minorHAnsi"/>
                <w:b/>
                <w:szCs w:val="18"/>
              </w:rPr>
              <w:t>C.</w:t>
            </w:r>
            <w:r w:rsidR="00837191" w:rsidRPr="00927AD7">
              <w:rPr>
                <w:rFonts w:asciiTheme="minorHAnsi" w:hAnsiTheme="minorHAnsi"/>
                <w:b/>
                <w:szCs w:val="18"/>
              </w:rPr>
              <w:t xml:space="preserve"> </w:t>
            </w:r>
            <w:r w:rsidRPr="00927AD7">
              <w:rPr>
                <w:rFonts w:asciiTheme="minorHAnsi" w:hAnsiTheme="minorHAnsi"/>
                <w:b/>
                <w:szCs w:val="18"/>
              </w:rPr>
              <w:t xml:space="preserve">Ducts Located </w:t>
            </w:r>
            <w:proofErr w:type="gramStart"/>
            <w:r w:rsidRPr="00927AD7">
              <w:rPr>
                <w:rFonts w:asciiTheme="minorHAnsi" w:hAnsiTheme="minorHAnsi"/>
                <w:b/>
                <w:szCs w:val="18"/>
              </w:rPr>
              <w:t>In</w:t>
            </w:r>
            <w:proofErr w:type="gramEnd"/>
            <w:r w:rsidRPr="00927AD7">
              <w:rPr>
                <w:rFonts w:asciiTheme="minorHAnsi" w:hAnsiTheme="minorHAnsi"/>
                <w:b/>
                <w:szCs w:val="18"/>
              </w:rPr>
              <w:t xml:space="preserve"> Conditioned Space - RA3.1.4.1.3 </w:t>
            </w:r>
          </w:p>
        </w:tc>
      </w:tr>
      <w:tr w:rsidR="009430FF" w:rsidRPr="00927AD7" w14:paraId="56DC020B" w14:textId="77777777" w:rsidTr="00EC4D51">
        <w:trPr>
          <w:trHeight w:val="233"/>
        </w:trPr>
        <w:tc>
          <w:tcPr>
            <w:tcW w:w="413" w:type="dxa"/>
            <w:vAlign w:val="center"/>
          </w:tcPr>
          <w:p w14:paraId="56DC0209" w14:textId="77777777" w:rsidR="009430FF" w:rsidRPr="00927AD7" w:rsidRDefault="009430FF" w:rsidP="00EC4D51">
            <w:pPr>
              <w:jc w:val="center"/>
              <w:rPr>
                <w:rFonts w:asciiTheme="minorHAnsi" w:hAnsiTheme="minorHAnsi"/>
                <w:sz w:val="18"/>
                <w:szCs w:val="18"/>
              </w:rPr>
            </w:pPr>
            <w:r w:rsidRPr="00927AD7">
              <w:rPr>
                <w:rFonts w:asciiTheme="minorHAnsi" w:hAnsiTheme="minorHAnsi"/>
                <w:sz w:val="18"/>
                <w:szCs w:val="18"/>
              </w:rPr>
              <w:t>01</w:t>
            </w:r>
          </w:p>
        </w:tc>
        <w:tc>
          <w:tcPr>
            <w:tcW w:w="10617" w:type="dxa"/>
            <w:vAlign w:val="center"/>
          </w:tcPr>
          <w:p w14:paraId="56DC020A" w14:textId="77777777" w:rsidR="009430FF" w:rsidRPr="00927AD7" w:rsidRDefault="009430FF" w:rsidP="00EC4D51">
            <w:pPr>
              <w:rPr>
                <w:rFonts w:asciiTheme="minorHAnsi" w:hAnsiTheme="minorHAnsi"/>
                <w:sz w:val="18"/>
                <w:szCs w:val="18"/>
              </w:rPr>
            </w:pPr>
            <w:r w:rsidRPr="00927AD7">
              <w:rPr>
                <w:rFonts w:asciiTheme="minorHAnsi" w:hAnsiTheme="minorHAnsi"/>
                <w:sz w:val="18"/>
                <w:szCs w:val="18"/>
              </w:rPr>
              <w:t>A visual inspection shall confirm the space conditioning system is located entirely in conditioned space.</w:t>
            </w:r>
          </w:p>
        </w:tc>
      </w:tr>
      <w:tr w:rsidR="009430FF" w:rsidRPr="00927AD7" w14:paraId="56DC020D" w14:textId="77777777" w:rsidTr="00EC4D51">
        <w:trPr>
          <w:trHeight w:val="233"/>
        </w:trPr>
        <w:tc>
          <w:tcPr>
            <w:tcW w:w="11030" w:type="dxa"/>
            <w:gridSpan w:val="2"/>
            <w:vAlign w:val="center"/>
          </w:tcPr>
          <w:p w14:paraId="56DC020C" w14:textId="356AAF1B" w:rsidR="009430FF" w:rsidRPr="00927AD7" w:rsidRDefault="009430FF" w:rsidP="00EC4D51">
            <w:pPr>
              <w:rPr>
                <w:rFonts w:asciiTheme="minorHAnsi" w:hAnsiTheme="minorHAnsi"/>
                <w:b/>
                <w:sz w:val="18"/>
                <w:szCs w:val="18"/>
              </w:rPr>
            </w:pPr>
            <w:r w:rsidRPr="00927AD7">
              <w:rPr>
                <w:rFonts w:asciiTheme="minorHAnsi" w:hAnsiTheme="minorHAnsi"/>
                <w:b/>
                <w:sz w:val="18"/>
                <w:szCs w:val="18"/>
              </w:rPr>
              <w:t>The responsible person’s signature on this compliance document affirms that all applicable requirements in this table have been met.</w:t>
            </w:r>
            <w:r w:rsidR="00837191" w:rsidRPr="00927AD7">
              <w:rPr>
                <w:rFonts w:asciiTheme="minorHAnsi" w:hAnsiTheme="minorHAnsi"/>
                <w:b/>
                <w:sz w:val="18"/>
                <w:szCs w:val="18"/>
              </w:rPr>
              <w:t xml:space="preserve"> </w:t>
            </w:r>
          </w:p>
        </w:tc>
      </w:tr>
    </w:tbl>
    <w:p w14:paraId="56DC020E" w14:textId="77777777" w:rsidR="009430FF" w:rsidRPr="00927AD7" w:rsidRDefault="009430FF" w:rsidP="009430FF">
      <w:pPr>
        <w:rPr>
          <w:rFonts w:asciiTheme="minorHAnsi" w:hAnsiTheme="minorHAnsi"/>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5732"/>
        <w:gridCol w:w="4885"/>
      </w:tblGrid>
      <w:tr w:rsidR="009430FF" w:rsidRPr="00927AD7" w14:paraId="56DC0210" w14:textId="77777777" w:rsidTr="00EC4D51">
        <w:trPr>
          <w:trHeight w:val="233"/>
        </w:trPr>
        <w:tc>
          <w:tcPr>
            <w:tcW w:w="11030" w:type="dxa"/>
            <w:gridSpan w:val="3"/>
          </w:tcPr>
          <w:p w14:paraId="56DC020F" w14:textId="78BE14AA" w:rsidR="009430FF" w:rsidRPr="00927AD7" w:rsidRDefault="009430FF" w:rsidP="00EC4D51">
            <w:pPr>
              <w:rPr>
                <w:rFonts w:asciiTheme="minorHAnsi" w:hAnsiTheme="minorHAnsi"/>
                <w:b/>
                <w:sz w:val="18"/>
                <w:szCs w:val="18"/>
              </w:rPr>
            </w:pPr>
            <w:r w:rsidRPr="002D35DA">
              <w:rPr>
                <w:rFonts w:asciiTheme="minorHAnsi" w:hAnsiTheme="minorHAnsi"/>
                <w:b/>
                <w:szCs w:val="18"/>
              </w:rPr>
              <w:t>D.</w:t>
            </w:r>
            <w:r w:rsidR="00837191" w:rsidRPr="002D35DA">
              <w:rPr>
                <w:rFonts w:asciiTheme="minorHAnsi" w:hAnsiTheme="minorHAnsi"/>
                <w:b/>
                <w:szCs w:val="18"/>
              </w:rPr>
              <w:t xml:space="preserve"> </w:t>
            </w:r>
            <w:r w:rsidRPr="002D35DA">
              <w:rPr>
                <w:rFonts w:asciiTheme="minorHAnsi" w:hAnsiTheme="minorHAnsi"/>
                <w:b/>
                <w:szCs w:val="18"/>
              </w:rPr>
              <w:t xml:space="preserve">All Ducts Located Entirely in Directly Conditioned Space </w:t>
            </w:r>
            <w:r w:rsidR="00CC6058" w:rsidRPr="002D35DA">
              <w:rPr>
                <w:rFonts w:asciiTheme="minorHAnsi" w:hAnsiTheme="minorHAnsi"/>
                <w:b/>
                <w:szCs w:val="18"/>
              </w:rPr>
              <w:t>Performance Credit</w:t>
            </w:r>
            <w:r w:rsidRPr="002D35DA">
              <w:rPr>
                <w:rFonts w:asciiTheme="minorHAnsi" w:hAnsiTheme="minorHAnsi"/>
                <w:b/>
                <w:szCs w:val="18"/>
              </w:rPr>
              <w:t xml:space="preserve"> - RA3.1.4.3.8</w:t>
            </w:r>
          </w:p>
        </w:tc>
      </w:tr>
      <w:tr w:rsidR="009430FF" w:rsidRPr="00927AD7" w14:paraId="56DC0214" w14:textId="77777777" w:rsidTr="00573B76">
        <w:trPr>
          <w:trHeight w:val="233"/>
        </w:trPr>
        <w:tc>
          <w:tcPr>
            <w:tcW w:w="413" w:type="dxa"/>
            <w:vAlign w:val="center"/>
          </w:tcPr>
          <w:p w14:paraId="56DC0211" w14:textId="77777777" w:rsidR="009430FF" w:rsidRPr="00927AD7" w:rsidRDefault="009430FF" w:rsidP="00EC4D51">
            <w:pPr>
              <w:jc w:val="center"/>
              <w:rPr>
                <w:rFonts w:asciiTheme="minorHAnsi" w:hAnsiTheme="minorHAnsi"/>
                <w:sz w:val="18"/>
                <w:szCs w:val="18"/>
              </w:rPr>
            </w:pPr>
            <w:r w:rsidRPr="00927AD7">
              <w:rPr>
                <w:rFonts w:asciiTheme="minorHAnsi" w:hAnsiTheme="minorHAnsi"/>
                <w:sz w:val="18"/>
                <w:szCs w:val="18"/>
              </w:rPr>
              <w:t>01</w:t>
            </w:r>
          </w:p>
        </w:tc>
        <w:tc>
          <w:tcPr>
            <w:tcW w:w="5732" w:type="dxa"/>
            <w:vAlign w:val="center"/>
          </w:tcPr>
          <w:p w14:paraId="56DC0212" w14:textId="1B78B326" w:rsidR="009430FF" w:rsidRPr="00927AD7" w:rsidRDefault="00743CF8" w:rsidP="00567464">
            <w:pPr>
              <w:rPr>
                <w:rFonts w:asciiTheme="minorHAnsi" w:hAnsiTheme="minorHAnsi"/>
                <w:sz w:val="18"/>
                <w:szCs w:val="18"/>
              </w:rPr>
            </w:pPr>
            <w:r w:rsidRPr="00927AD7">
              <w:rPr>
                <w:rFonts w:asciiTheme="minorHAnsi" w:hAnsiTheme="minorHAnsi"/>
                <w:sz w:val="18"/>
                <w:szCs w:val="18"/>
              </w:rPr>
              <w:t xml:space="preserve">A </w:t>
            </w:r>
            <w:r w:rsidR="00567464" w:rsidRPr="00927AD7">
              <w:rPr>
                <w:rFonts w:asciiTheme="minorHAnsi" w:hAnsiTheme="minorHAnsi"/>
                <w:sz w:val="18"/>
                <w:szCs w:val="18"/>
              </w:rPr>
              <w:t>V</w:t>
            </w:r>
            <w:r w:rsidRPr="00927AD7">
              <w:rPr>
                <w:rFonts w:asciiTheme="minorHAnsi" w:hAnsiTheme="minorHAnsi"/>
                <w:sz w:val="18"/>
                <w:szCs w:val="18"/>
              </w:rPr>
              <w:t xml:space="preserve">isual </w:t>
            </w:r>
            <w:r w:rsidR="00567464" w:rsidRPr="00927AD7">
              <w:rPr>
                <w:rFonts w:asciiTheme="minorHAnsi" w:hAnsiTheme="minorHAnsi"/>
                <w:sz w:val="18"/>
                <w:szCs w:val="18"/>
              </w:rPr>
              <w:t>I</w:t>
            </w:r>
            <w:r w:rsidRPr="00927AD7">
              <w:rPr>
                <w:rFonts w:asciiTheme="minorHAnsi" w:hAnsiTheme="minorHAnsi"/>
                <w:sz w:val="18"/>
                <w:szCs w:val="18"/>
              </w:rPr>
              <w:t xml:space="preserve">nspection </w:t>
            </w:r>
            <w:r w:rsidR="00567464" w:rsidRPr="00927AD7">
              <w:rPr>
                <w:rFonts w:asciiTheme="minorHAnsi" w:hAnsiTheme="minorHAnsi"/>
                <w:sz w:val="18"/>
                <w:szCs w:val="18"/>
              </w:rPr>
              <w:t>S</w:t>
            </w:r>
            <w:r w:rsidRPr="00927AD7">
              <w:rPr>
                <w:rFonts w:asciiTheme="minorHAnsi" w:hAnsiTheme="minorHAnsi"/>
                <w:sz w:val="18"/>
                <w:szCs w:val="18"/>
              </w:rPr>
              <w:t xml:space="preserve">hall </w:t>
            </w:r>
            <w:r w:rsidR="00567464" w:rsidRPr="00927AD7">
              <w:rPr>
                <w:rFonts w:asciiTheme="minorHAnsi" w:hAnsiTheme="minorHAnsi"/>
                <w:sz w:val="18"/>
                <w:szCs w:val="18"/>
              </w:rPr>
              <w:t>C</w:t>
            </w:r>
            <w:r w:rsidRPr="00927AD7">
              <w:rPr>
                <w:rFonts w:asciiTheme="minorHAnsi" w:hAnsiTheme="minorHAnsi"/>
                <w:sz w:val="18"/>
                <w:szCs w:val="18"/>
              </w:rPr>
              <w:t xml:space="preserve">onfirm the </w:t>
            </w:r>
            <w:r w:rsidR="00567464" w:rsidRPr="00927AD7">
              <w:rPr>
                <w:rFonts w:asciiTheme="minorHAnsi" w:hAnsiTheme="minorHAnsi"/>
                <w:sz w:val="18"/>
                <w:szCs w:val="18"/>
              </w:rPr>
              <w:t>S</w:t>
            </w:r>
            <w:r w:rsidRPr="00927AD7">
              <w:rPr>
                <w:rFonts w:asciiTheme="minorHAnsi" w:hAnsiTheme="minorHAnsi"/>
                <w:sz w:val="18"/>
                <w:szCs w:val="18"/>
              </w:rPr>
              <w:t xml:space="preserve">pace </w:t>
            </w:r>
            <w:r w:rsidR="00567464" w:rsidRPr="00927AD7">
              <w:rPr>
                <w:rFonts w:asciiTheme="minorHAnsi" w:hAnsiTheme="minorHAnsi"/>
                <w:sz w:val="18"/>
                <w:szCs w:val="18"/>
              </w:rPr>
              <w:t>C</w:t>
            </w:r>
            <w:r w:rsidRPr="00927AD7">
              <w:rPr>
                <w:rFonts w:asciiTheme="minorHAnsi" w:hAnsiTheme="minorHAnsi"/>
                <w:sz w:val="18"/>
                <w:szCs w:val="18"/>
              </w:rPr>
              <w:t xml:space="preserve">onditioning </w:t>
            </w:r>
            <w:r w:rsidR="00567464" w:rsidRPr="00927AD7">
              <w:rPr>
                <w:rFonts w:asciiTheme="minorHAnsi" w:hAnsiTheme="minorHAnsi"/>
                <w:sz w:val="18"/>
                <w:szCs w:val="18"/>
              </w:rPr>
              <w:t>D</w:t>
            </w:r>
            <w:r w:rsidR="007975E6" w:rsidRPr="00927AD7">
              <w:rPr>
                <w:rFonts w:asciiTheme="minorHAnsi" w:hAnsiTheme="minorHAnsi"/>
                <w:sz w:val="18"/>
                <w:szCs w:val="18"/>
              </w:rPr>
              <w:t xml:space="preserve">istribution </w:t>
            </w:r>
            <w:r w:rsidR="00567464" w:rsidRPr="00927AD7">
              <w:rPr>
                <w:rFonts w:asciiTheme="minorHAnsi" w:hAnsiTheme="minorHAnsi"/>
                <w:sz w:val="18"/>
                <w:szCs w:val="18"/>
              </w:rPr>
              <w:t>S</w:t>
            </w:r>
            <w:r w:rsidRPr="00927AD7">
              <w:rPr>
                <w:rFonts w:asciiTheme="minorHAnsi" w:hAnsiTheme="minorHAnsi"/>
                <w:sz w:val="18"/>
                <w:szCs w:val="18"/>
              </w:rPr>
              <w:t xml:space="preserve">ystem </w:t>
            </w:r>
            <w:r w:rsidR="00567464" w:rsidRPr="00927AD7">
              <w:rPr>
                <w:rFonts w:asciiTheme="minorHAnsi" w:hAnsiTheme="minorHAnsi"/>
                <w:sz w:val="18"/>
                <w:szCs w:val="18"/>
              </w:rPr>
              <w:t>L</w:t>
            </w:r>
            <w:r w:rsidRPr="00927AD7">
              <w:rPr>
                <w:rFonts w:asciiTheme="minorHAnsi" w:hAnsiTheme="minorHAnsi"/>
                <w:sz w:val="18"/>
                <w:szCs w:val="18"/>
              </w:rPr>
              <w:t>ocation</w:t>
            </w:r>
          </w:p>
        </w:tc>
        <w:tc>
          <w:tcPr>
            <w:tcW w:w="4885" w:type="dxa"/>
            <w:vAlign w:val="center"/>
          </w:tcPr>
          <w:p w14:paraId="56DC0213" w14:textId="77777777" w:rsidR="009430FF" w:rsidRPr="00927AD7" w:rsidRDefault="009430FF" w:rsidP="00EC4D51">
            <w:pPr>
              <w:rPr>
                <w:rFonts w:asciiTheme="minorHAnsi" w:hAnsiTheme="minorHAnsi"/>
                <w:sz w:val="18"/>
                <w:szCs w:val="18"/>
              </w:rPr>
            </w:pPr>
          </w:p>
        </w:tc>
      </w:tr>
      <w:tr w:rsidR="009430FF" w:rsidRPr="00927AD7" w14:paraId="56DC0218" w14:textId="77777777" w:rsidTr="00573B76">
        <w:trPr>
          <w:trHeight w:val="233"/>
        </w:trPr>
        <w:tc>
          <w:tcPr>
            <w:tcW w:w="413" w:type="dxa"/>
            <w:vAlign w:val="center"/>
          </w:tcPr>
          <w:p w14:paraId="56DC0215" w14:textId="77777777" w:rsidR="009430FF" w:rsidRPr="00927AD7" w:rsidRDefault="009430FF" w:rsidP="00EC4D51">
            <w:pPr>
              <w:jc w:val="center"/>
              <w:rPr>
                <w:rFonts w:asciiTheme="minorHAnsi" w:hAnsiTheme="minorHAnsi"/>
                <w:sz w:val="18"/>
                <w:szCs w:val="18"/>
              </w:rPr>
            </w:pPr>
            <w:r w:rsidRPr="00927AD7">
              <w:rPr>
                <w:rFonts w:asciiTheme="minorHAnsi" w:hAnsiTheme="minorHAnsi"/>
                <w:sz w:val="18"/>
                <w:szCs w:val="18"/>
              </w:rPr>
              <w:t>02</w:t>
            </w:r>
          </w:p>
        </w:tc>
        <w:tc>
          <w:tcPr>
            <w:tcW w:w="5732" w:type="dxa"/>
            <w:vAlign w:val="center"/>
          </w:tcPr>
          <w:p w14:paraId="56DC0216" w14:textId="64542879" w:rsidR="009430FF" w:rsidRPr="00927AD7" w:rsidRDefault="00743CF8" w:rsidP="00567464">
            <w:pPr>
              <w:rPr>
                <w:rFonts w:asciiTheme="minorHAnsi" w:hAnsiTheme="minorHAnsi"/>
                <w:sz w:val="18"/>
                <w:szCs w:val="18"/>
              </w:rPr>
            </w:pPr>
            <w:r w:rsidRPr="00927AD7">
              <w:rPr>
                <w:rFonts w:asciiTheme="minorHAnsi" w:hAnsiTheme="minorHAnsi"/>
                <w:sz w:val="18"/>
                <w:szCs w:val="18"/>
              </w:rPr>
              <w:t xml:space="preserve">Actual </w:t>
            </w:r>
            <w:r w:rsidR="00567464" w:rsidRPr="00927AD7">
              <w:rPr>
                <w:rFonts w:asciiTheme="minorHAnsi" w:hAnsiTheme="minorHAnsi"/>
                <w:sz w:val="18"/>
                <w:szCs w:val="18"/>
              </w:rPr>
              <w:t>S</w:t>
            </w:r>
            <w:r w:rsidRPr="00927AD7">
              <w:rPr>
                <w:rFonts w:asciiTheme="minorHAnsi" w:hAnsiTheme="minorHAnsi"/>
                <w:sz w:val="18"/>
                <w:szCs w:val="18"/>
              </w:rPr>
              <w:t xml:space="preserve">ystem </w:t>
            </w:r>
            <w:r w:rsidR="00567464" w:rsidRPr="00927AD7">
              <w:rPr>
                <w:rFonts w:asciiTheme="minorHAnsi" w:hAnsiTheme="minorHAnsi"/>
                <w:sz w:val="18"/>
                <w:szCs w:val="18"/>
              </w:rPr>
              <w:t>D</w:t>
            </w:r>
            <w:r w:rsidRPr="00927AD7">
              <w:rPr>
                <w:rFonts w:asciiTheme="minorHAnsi" w:hAnsiTheme="minorHAnsi"/>
                <w:sz w:val="18"/>
                <w:szCs w:val="18"/>
              </w:rPr>
              <w:t xml:space="preserve">uct </w:t>
            </w:r>
            <w:r w:rsidR="00567464" w:rsidRPr="00927AD7">
              <w:rPr>
                <w:rFonts w:asciiTheme="minorHAnsi" w:hAnsiTheme="minorHAnsi"/>
                <w:sz w:val="18"/>
                <w:szCs w:val="18"/>
              </w:rPr>
              <w:t>L</w:t>
            </w:r>
            <w:r w:rsidRPr="00927AD7">
              <w:rPr>
                <w:rFonts w:asciiTheme="minorHAnsi" w:hAnsiTheme="minorHAnsi"/>
                <w:sz w:val="18"/>
                <w:szCs w:val="18"/>
              </w:rPr>
              <w:t xml:space="preserve">eakage </w:t>
            </w:r>
            <w:r w:rsidR="00567464" w:rsidRPr="00927AD7">
              <w:rPr>
                <w:rFonts w:asciiTheme="minorHAnsi" w:hAnsiTheme="minorHAnsi"/>
                <w:sz w:val="18"/>
                <w:szCs w:val="18"/>
              </w:rPr>
              <w:t>R</w:t>
            </w:r>
            <w:r w:rsidRPr="00927AD7">
              <w:rPr>
                <w:rFonts w:asciiTheme="minorHAnsi" w:hAnsiTheme="minorHAnsi"/>
                <w:sz w:val="18"/>
                <w:szCs w:val="18"/>
              </w:rPr>
              <w:t xml:space="preserve">ate (cfm) </w:t>
            </w:r>
            <w:r w:rsidR="00567464" w:rsidRPr="00927AD7">
              <w:rPr>
                <w:rFonts w:asciiTheme="minorHAnsi" w:hAnsiTheme="minorHAnsi"/>
                <w:sz w:val="18"/>
                <w:szCs w:val="18"/>
              </w:rPr>
              <w:t>M</w:t>
            </w:r>
            <w:r w:rsidRPr="00927AD7">
              <w:rPr>
                <w:rFonts w:asciiTheme="minorHAnsi" w:hAnsiTheme="minorHAnsi"/>
                <w:sz w:val="18"/>
                <w:szCs w:val="18"/>
              </w:rPr>
              <w:t xml:space="preserve">easured </w:t>
            </w:r>
            <w:r w:rsidR="00567464" w:rsidRPr="00927AD7">
              <w:rPr>
                <w:rFonts w:asciiTheme="minorHAnsi" w:hAnsiTheme="minorHAnsi"/>
                <w:sz w:val="18"/>
                <w:szCs w:val="18"/>
              </w:rPr>
              <w:t>U</w:t>
            </w:r>
            <w:r w:rsidRPr="00927AD7">
              <w:rPr>
                <w:rFonts w:asciiTheme="minorHAnsi" w:hAnsiTheme="minorHAnsi"/>
                <w:sz w:val="18"/>
                <w:szCs w:val="18"/>
              </w:rPr>
              <w:t>sing RA3.1.4.3.4 Duct Leakage to Outside from Fan Pressurization of Ducts</w:t>
            </w:r>
          </w:p>
        </w:tc>
        <w:tc>
          <w:tcPr>
            <w:tcW w:w="4885" w:type="dxa"/>
            <w:vAlign w:val="center"/>
          </w:tcPr>
          <w:p w14:paraId="56DC0217" w14:textId="77777777" w:rsidR="009430FF" w:rsidRPr="00927AD7" w:rsidRDefault="009430FF" w:rsidP="00EC4D51">
            <w:pPr>
              <w:rPr>
                <w:rFonts w:asciiTheme="minorHAnsi" w:hAnsiTheme="minorHAnsi"/>
                <w:sz w:val="18"/>
                <w:szCs w:val="18"/>
              </w:rPr>
            </w:pPr>
          </w:p>
        </w:tc>
      </w:tr>
      <w:tr w:rsidR="00567464" w:rsidRPr="00927AD7" w14:paraId="56DC021B" w14:textId="77777777" w:rsidTr="00567464">
        <w:trPr>
          <w:trHeight w:val="233"/>
        </w:trPr>
        <w:tc>
          <w:tcPr>
            <w:tcW w:w="413" w:type="dxa"/>
            <w:vAlign w:val="center"/>
          </w:tcPr>
          <w:p w14:paraId="56DC0219" w14:textId="77777777" w:rsidR="00567464" w:rsidRPr="00927AD7" w:rsidRDefault="00567464" w:rsidP="00EC4D51">
            <w:pPr>
              <w:jc w:val="center"/>
              <w:rPr>
                <w:rFonts w:asciiTheme="minorHAnsi" w:hAnsiTheme="minorHAnsi"/>
                <w:sz w:val="18"/>
                <w:szCs w:val="18"/>
              </w:rPr>
            </w:pPr>
            <w:r w:rsidRPr="00927AD7">
              <w:rPr>
                <w:rFonts w:asciiTheme="minorHAnsi" w:hAnsiTheme="minorHAnsi"/>
                <w:sz w:val="18"/>
                <w:szCs w:val="18"/>
              </w:rPr>
              <w:t>03</w:t>
            </w:r>
          </w:p>
        </w:tc>
        <w:tc>
          <w:tcPr>
            <w:tcW w:w="5732" w:type="dxa"/>
            <w:vAlign w:val="center"/>
          </w:tcPr>
          <w:p w14:paraId="4C1081A7" w14:textId="77777777" w:rsidR="00567464" w:rsidRPr="00927AD7" w:rsidRDefault="00567464" w:rsidP="002B0A9B">
            <w:pPr>
              <w:rPr>
                <w:rFonts w:asciiTheme="minorHAnsi" w:hAnsiTheme="minorHAnsi"/>
                <w:sz w:val="18"/>
                <w:szCs w:val="18"/>
              </w:rPr>
            </w:pPr>
            <w:r w:rsidRPr="00927AD7">
              <w:rPr>
                <w:rFonts w:asciiTheme="minorHAnsi" w:hAnsiTheme="minorHAnsi"/>
                <w:sz w:val="18"/>
                <w:szCs w:val="18"/>
              </w:rPr>
              <w:t xml:space="preserve">Compliance Statement: </w:t>
            </w:r>
          </w:p>
        </w:tc>
        <w:tc>
          <w:tcPr>
            <w:tcW w:w="4885" w:type="dxa"/>
            <w:vAlign w:val="center"/>
          </w:tcPr>
          <w:p w14:paraId="56DC021A" w14:textId="4B4909F9" w:rsidR="00567464" w:rsidRPr="00927AD7" w:rsidRDefault="00567464" w:rsidP="002B0A9B">
            <w:pPr>
              <w:rPr>
                <w:rFonts w:asciiTheme="minorHAnsi" w:hAnsiTheme="minorHAnsi"/>
                <w:sz w:val="18"/>
                <w:szCs w:val="18"/>
              </w:rPr>
            </w:pPr>
          </w:p>
        </w:tc>
      </w:tr>
      <w:tr w:rsidR="00CE3C71" w:rsidRPr="00927AD7" w14:paraId="50D25B69" w14:textId="77777777" w:rsidTr="005012B0">
        <w:trPr>
          <w:trHeight w:val="233"/>
        </w:trPr>
        <w:tc>
          <w:tcPr>
            <w:tcW w:w="11030" w:type="dxa"/>
            <w:gridSpan w:val="3"/>
            <w:vAlign w:val="center"/>
          </w:tcPr>
          <w:p w14:paraId="78C5A185" w14:textId="067B92CC" w:rsidR="00CE3C71" w:rsidRPr="00927AD7" w:rsidRDefault="00CE3C71" w:rsidP="00CE3C71">
            <w:pPr>
              <w:rPr>
                <w:rFonts w:asciiTheme="minorHAnsi" w:hAnsiTheme="minorHAnsi"/>
                <w:sz w:val="18"/>
                <w:szCs w:val="18"/>
              </w:rPr>
            </w:pPr>
            <w:r w:rsidRPr="00927AD7">
              <w:rPr>
                <w:rFonts w:asciiTheme="minorHAnsi" w:hAnsiTheme="minorHAnsi"/>
                <w:b/>
                <w:sz w:val="18"/>
                <w:szCs w:val="18"/>
              </w:rPr>
              <w:t xml:space="preserve">The responsible person’s signature on this compliance document affirms that all applicable requirements in this table have been met. </w:t>
            </w:r>
          </w:p>
        </w:tc>
      </w:tr>
    </w:tbl>
    <w:p w14:paraId="56DC021D" w14:textId="77777777" w:rsidR="00645ECF" w:rsidRPr="00927AD7" w:rsidRDefault="00645ECF" w:rsidP="0078718F">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CE3C71" w:rsidRPr="00927AD7" w14:paraId="5DDEF33A" w14:textId="77777777" w:rsidTr="00CE3C71">
        <w:trPr>
          <w:trHeight w:val="233"/>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2904ABA9" w14:textId="2F2BBDF6" w:rsidR="00CE3C71" w:rsidRPr="002D35DA" w:rsidRDefault="00CE3C71" w:rsidP="005012B0">
            <w:pPr>
              <w:rPr>
                <w:rFonts w:asciiTheme="minorHAnsi" w:hAnsiTheme="minorHAnsi"/>
                <w:b/>
                <w:szCs w:val="18"/>
              </w:rPr>
            </w:pPr>
            <w:r w:rsidRPr="002D35DA">
              <w:rPr>
                <w:rFonts w:asciiTheme="minorHAnsi" w:hAnsiTheme="minorHAnsi"/>
                <w:b/>
                <w:szCs w:val="18"/>
              </w:rPr>
              <w:t xml:space="preserve">E. </w:t>
            </w:r>
            <w:r w:rsidR="002154D5" w:rsidRPr="002D35DA">
              <w:rPr>
                <w:rFonts w:asciiTheme="minorHAnsi" w:hAnsiTheme="minorHAnsi"/>
                <w:b/>
                <w:szCs w:val="18"/>
              </w:rPr>
              <w:t>Portions of Ducts Located</w:t>
            </w:r>
            <w:r w:rsidR="00CA4053" w:rsidRPr="002D35DA">
              <w:rPr>
                <w:rFonts w:asciiTheme="minorHAnsi" w:hAnsiTheme="minorHAnsi"/>
                <w:b/>
                <w:szCs w:val="18"/>
              </w:rPr>
              <w:t xml:space="preserve"> in Conditioned </w:t>
            </w:r>
            <w:r w:rsidR="00133849" w:rsidRPr="002D35DA">
              <w:rPr>
                <w:rFonts w:asciiTheme="minorHAnsi" w:hAnsiTheme="minorHAnsi"/>
                <w:b/>
                <w:szCs w:val="18"/>
              </w:rPr>
              <w:t>Space</w:t>
            </w:r>
            <w:r w:rsidR="00741AFE" w:rsidRPr="002D35DA">
              <w:rPr>
                <w:rFonts w:asciiTheme="minorHAnsi" w:hAnsiTheme="minorHAnsi"/>
                <w:b/>
                <w:szCs w:val="18"/>
              </w:rPr>
              <w:t>,</w:t>
            </w:r>
            <w:r w:rsidR="00133849" w:rsidRPr="002D35DA">
              <w:rPr>
                <w:rFonts w:asciiTheme="minorHAnsi" w:hAnsiTheme="minorHAnsi"/>
                <w:b/>
                <w:szCs w:val="18"/>
              </w:rPr>
              <w:t xml:space="preserve"> R-</w:t>
            </w:r>
            <w:r w:rsidR="00CB3DB8" w:rsidRPr="002D35DA">
              <w:rPr>
                <w:rFonts w:asciiTheme="minorHAnsi" w:hAnsiTheme="minorHAnsi"/>
                <w:b/>
                <w:szCs w:val="18"/>
              </w:rPr>
              <w:t>6</w:t>
            </w:r>
            <w:r w:rsidR="00133849" w:rsidRPr="002D35DA">
              <w:rPr>
                <w:rFonts w:asciiTheme="minorHAnsi" w:hAnsiTheme="minorHAnsi"/>
                <w:b/>
                <w:szCs w:val="18"/>
              </w:rPr>
              <w:t xml:space="preserve"> Exception</w:t>
            </w:r>
          </w:p>
          <w:p w14:paraId="333A47BD" w14:textId="77777777" w:rsidR="00CE3C71" w:rsidRPr="002D35DA" w:rsidRDefault="00CE3C71" w:rsidP="005012B0">
            <w:pPr>
              <w:rPr>
                <w:rFonts w:asciiTheme="minorHAnsi" w:hAnsiTheme="minorHAnsi"/>
                <w:b/>
                <w:sz w:val="18"/>
                <w:szCs w:val="18"/>
              </w:rPr>
            </w:pPr>
            <w:r w:rsidRPr="002D35DA">
              <w:rPr>
                <w:rFonts w:asciiTheme="minorHAnsi" w:hAnsiTheme="minorHAnsi"/>
                <w:i/>
                <w:sz w:val="18"/>
                <w:szCs w:val="18"/>
              </w:rPr>
              <w:t>The following shall be confirmed by visual inspection when applicable.</w:t>
            </w:r>
          </w:p>
        </w:tc>
      </w:tr>
      <w:tr w:rsidR="00CE3C71" w:rsidRPr="00927AD7" w14:paraId="1F66358B" w14:textId="77777777" w:rsidTr="005012B0">
        <w:trPr>
          <w:trHeight w:val="233"/>
        </w:trPr>
        <w:tc>
          <w:tcPr>
            <w:tcW w:w="413" w:type="dxa"/>
            <w:vAlign w:val="center"/>
          </w:tcPr>
          <w:p w14:paraId="4D25E28B" w14:textId="77777777" w:rsidR="00CE3C71" w:rsidRPr="00927AD7" w:rsidRDefault="00CE3C71" w:rsidP="005012B0">
            <w:pPr>
              <w:jc w:val="center"/>
              <w:rPr>
                <w:rFonts w:asciiTheme="minorHAnsi" w:hAnsiTheme="minorHAnsi"/>
                <w:sz w:val="18"/>
                <w:szCs w:val="18"/>
              </w:rPr>
            </w:pPr>
            <w:r w:rsidRPr="00927AD7">
              <w:rPr>
                <w:rFonts w:asciiTheme="minorHAnsi" w:hAnsiTheme="minorHAnsi"/>
                <w:sz w:val="18"/>
                <w:szCs w:val="18"/>
              </w:rPr>
              <w:t>01</w:t>
            </w:r>
          </w:p>
        </w:tc>
        <w:tc>
          <w:tcPr>
            <w:tcW w:w="10617" w:type="dxa"/>
            <w:vAlign w:val="center"/>
          </w:tcPr>
          <w:p w14:paraId="4170CC9B" w14:textId="0984AEBD" w:rsidR="00CE3C71" w:rsidRPr="00927AD7" w:rsidRDefault="00CE3C71" w:rsidP="005012B0">
            <w:pPr>
              <w:rPr>
                <w:rFonts w:asciiTheme="minorHAnsi" w:hAnsiTheme="minorHAnsi"/>
                <w:sz w:val="18"/>
                <w:szCs w:val="18"/>
              </w:rPr>
            </w:pPr>
            <w:r w:rsidRPr="00927AD7">
              <w:rPr>
                <w:rFonts w:asciiTheme="minorHAnsi" w:hAnsiTheme="minorHAnsi"/>
                <w:sz w:val="18"/>
                <w:szCs w:val="18"/>
              </w:rPr>
              <w:t xml:space="preserve">Portions of the duct system with </w:t>
            </w:r>
            <w:r w:rsidR="008F39B8" w:rsidRPr="00927AD7">
              <w:rPr>
                <w:rFonts w:asciiTheme="minorHAnsi" w:hAnsiTheme="minorHAnsi"/>
                <w:sz w:val="18"/>
                <w:szCs w:val="18"/>
              </w:rPr>
              <w:t>no insulation (or</w:t>
            </w:r>
            <w:r w:rsidR="00280F1A" w:rsidRPr="00927AD7">
              <w:rPr>
                <w:rFonts w:asciiTheme="minorHAnsi" w:hAnsiTheme="minorHAnsi"/>
                <w:sz w:val="18"/>
                <w:szCs w:val="18"/>
              </w:rPr>
              <w:t xml:space="preserve"> with insulation</w:t>
            </w:r>
            <w:r w:rsidR="00527019" w:rsidRPr="00927AD7">
              <w:rPr>
                <w:rFonts w:asciiTheme="minorHAnsi" w:hAnsiTheme="minorHAnsi"/>
                <w:sz w:val="18"/>
                <w:szCs w:val="18"/>
              </w:rPr>
              <w:t xml:space="preserve"> </w:t>
            </w:r>
            <w:r w:rsidRPr="00927AD7">
              <w:rPr>
                <w:rFonts w:asciiTheme="minorHAnsi" w:hAnsiTheme="minorHAnsi"/>
                <w:sz w:val="18"/>
                <w:szCs w:val="18"/>
              </w:rPr>
              <w:t>less than minimum R-</w:t>
            </w:r>
            <w:r w:rsidR="00394945" w:rsidRPr="00927AD7">
              <w:rPr>
                <w:rFonts w:asciiTheme="minorHAnsi" w:hAnsiTheme="minorHAnsi"/>
                <w:sz w:val="18"/>
                <w:szCs w:val="18"/>
              </w:rPr>
              <w:t>6</w:t>
            </w:r>
            <w:r w:rsidR="00527019" w:rsidRPr="00927AD7">
              <w:rPr>
                <w:rFonts w:asciiTheme="minorHAnsi" w:hAnsiTheme="minorHAnsi"/>
                <w:sz w:val="18"/>
                <w:szCs w:val="18"/>
              </w:rPr>
              <w:t>)</w:t>
            </w:r>
            <w:r w:rsidR="000B107E" w:rsidRPr="00927AD7">
              <w:rPr>
                <w:rFonts w:asciiTheme="minorHAnsi" w:hAnsiTheme="minorHAnsi"/>
                <w:sz w:val="18"/>
                <w:szCs w:val="18"/>
              </w:rPr>
              <w:t xml:space="preserve"> </w:t>
            </w:r>
            <w:proofErr w:type="gramStart"/>
            <w:r w:rsidR="0073649C" w:rsidRPr="00927AD7">
              <w:rPr>
                <w:rFonts w:asciiTheme="minorHAnsi" w:hAnsiTheme="minorHAnsi"/>
                <w:sz w:val="18"/>
                <w:szCs w:val="18"/>
              </w:rPr>
              <w:t xml:space="preserve">are </w:t>
            </w:r>
            <w:r w:rsidRPr="00927AD7">
              <w:rPr>
                <w:rFonts w:asciiTheme="minorHAnsi" w:hAnsiTheme="minorHAnsi"/>
                <w:sz w:val="18"/>
                <w:szCs w:val="18"/>
              </w:rPr>
              <w:t>located in</w:t>
            </w:r>
            <w:proofErr w:type="gramEnd"/>
            <w:r w:rsidRPr="00927AD7">
              <w:rPr>
                <w:rFonts w:asciiTheme="minorHAnsi" w:hAnsiTheme="minorHAnsi"/>
                <w:sz w:val="18"/>
                <w:szCs w:val="18"/>
              </w:rPr>
              <w:t xml:space="preserve"> </w:t>
            </w:r>
            <w:r w:rsidR="00805C09" w:rsidRPr="00927AD7">
              <w:rPr>
                <w:rFonts w:asciiTheme="minorHAnsi" w:hAnsiTheme="minorHAnsi"/>
                <w:sz w:val="18"/>
                <w:szCs w:val="18"/>
              </w:rPr>
              <w:t>conditioned space</w:t>
            </w:r>
            <w:r w:rsidR="007A04F9" w:rsidRPr="00927AD7">
              <w:rPr>
                <w:rFonts w:asciiTheme="minorHAnsi" w:hAnsiTheme="minorHAnsi"/>
                <w:sz w:val="18"/>
                <w:szCs w:val="18"/>
              </w:rPr>
              <w:t xml:space="preserve"> below the ceiling separating the occupiable space from the attic.</w:t>
            </w:r>
          </w:p>
        </w:tc>
      </w:tr>
      <w:tr w:rsidR="00CE3C71" w:rsidRPr="00927AD7" w14:paraId="2D926AF1" w14:textId="77777777" w:rsidTr="005012B0">
        <w:trPr>
          <w:trHeight w:val="233"/>
        </w:trPr>
        <w:tc>
          <w:tcPr>
            <w:tcW w:w="413" w:type="dxa"/>
            <w:vAlign w:val="center"/>
          </w:tcPr>
          <w:p w14:paraId="2F20EA2B" w14:textId="77777777" w:rsidR="00CE3C71" w:rsidRPr="00927AD7" w:rsidRDefault="00CE3C71" w:rsidP="005012B0">
            <w:pPr>
              <w:jc w:val="center"/>
              <w:rPr>
                <w:rFonts w:asciiTheme="minorHAnsi" w:hAnsiTheme="minorHAnsi"/>
                <w:sz w:val="18"/>
                <w:szCs w:val="18"/>
              </w:rPr>
            </w:pPr>
            <w:r w:rsidRPr="00927AD7">
              <w:rPr>
                <w:rFonts w:asciiTheme="minorHAnsi" w:hAnsiTheme="minorHAnsi"/>
                <w:sz w:val="18"/>
                <w:szCs w:val="18"/>
              </w:rPr>
              <w:t>02</w:t>
            </w:r>
          </w:p>
        </w:tc>
        <w:tc>
          <w:tcPr>
            <w:tcW w:w="10617" w:type="dxa"/>
            <w:vAlign w:val="center"/>
          </w:tcPr>
          <w:p w14:paraId="1CC430D7" w14:textId="2FB30B98" w:rsidR="00CE3C71" w:rsidRPr="00927AD7" w:rsidRDefault="00CE3C71" w:rsidP="005012B0">
            <w:pPr>
              <w:rPr>
                <w:rFonts w:asciiTheme="minorHAnsi" w:hAnsiTheme="minorHAnsi"/>
                <w:sz w:val="18"/>
                <w:szCs w:val="18"/>
              </w:rPr>
            </w:pPr>
            <w:r w:rsidRPr="00927AD7">
              <w:rPr>
                <w:rFonts w:asciiTheme="minorHAnsi" w:hAnsiTheme="minorHAnsi"/>
                <w:sz w:val="18"/>
                <w:szCs w:val="18"/>
              </w:rPr>
              <w:t xml:space="preserve">Portions of the duct system with </w:t>
            </w:r>
            <w:r w:rsidR="00527019" w:rsidRPr="00927AD7">
              <w:rPr>
                <w:rFonts w:asciiTheme="minorHAnsi" w:hAnsiTheme="minorHAnsi"/>
                <w:sz w:val="18"/>
                <w:szCs w:val="18"/>
              </w:rPr>
              <w:t xml:space="preserve">no insulation (or </w:t>
            </w:r>
            <w:r w:rsidR="00280F1A" w:rsidRPr="00927AD7">
              <w:rPr>
                <w:rFonts w:asciiTheme="minorHAnsi" w:hAnsiTheme="minorHAnsi"/>
                <w:sz w:val="18"/>
                <w:szCs w:val="18"/>
              </w:rPr>
              <w:t xml:space="preserve">with insulation </w:t>
            </w:r>
            <w:r w:rsidRPr="00927AD7">
              <w:rPr>
                <w:rFonts w:asciiTheme="minorHAnsi" w:hAnsiTheme="minorHAnsi"/>
                <w:sz w:val="18"/>
                <w:szCs w:val="18"/>
              </w:rPr>
              <w:t>less than minimum R-</w:t>
            </w:r>
            <w:proofErr w:type="gramStart"/>
            <w:r w:rsidR="002D4146" w:rsidRPr="00927AD7">
              <w:rPr>
                <w:rFonts w:asciiTheme="minorHAnsi" w:hAnsiTheme="minorHAnsi"/>
                <w:sz w:val="18"/>
                <w:szCs w:val="18"/>
              </w:rPr>
              <w:t xml:space="preserve">6 </w:t>
            </w:r>
            <w:r w:rsidR="007939D2" w:rsidRPr="00927AD7">
              <w:rPr>
                <w:rFonts w:asciiTheme="minorHAnsi" w:hAnsiTheme="minorHAnsi"/>
                <w:sz w:val="18"/>
                <w:szCs w:val="18"/>
              </w:rPr>
              <w:t>)</w:t>
            </w:r>
            <w:proofErr w:type="gramEnd"/>
            <w:r w:rsidRPr="00927AD7">
              <w:rPr>
                <w:rFonts w:asciiTheme="minorHAnsi" w:hAnsiTheme="minorHAnsi"/>
                <w:sz w:val="18"/>
                <w:szCs w:val="18"/>
              </w:rPr>
              <w:t xml:space="preserve"> </w:t>
            </w:r>
            <w:r w:rsidR="007741AF" w:rsidRPr="00927AD7">
              <w:rPr>
                <w:rFonts w:asciiTheme="minorHAnsi" w:hAnsiTheme="minorHAnsi"/>
                <w:sz w:val="18"/>
                <w:szCs w:val="18"/>
              </w:rPr>
              <w:t xml:space="preserve">are </w:t>
            </w:r>
            <w:r w:rsidRPr="00927AD7">
              <w:rPr>
                <w:rFonts w:asciiTheme="minorHAnsi" w:hAnsiTheme="minorHAnsi"/>
                <w:sz w:val="18"/>
                <w:szCs w:val="18"/>
              </w:rPr>
              <w:t xml:space="preserve">located </w:t>
            </w:r>
            <w:r w:rsidR="00C50874" w:rsidRPr="00927AD7">
              <w:rPr>
                <w:rFonts w:asciiTheme="minorHAnsi" w:hAnsiTheme="minorHAnsi"/>
                <w:sz w:val="18"/>
                <w:szCs w:val="18"/>
              </w:rPr>
              <w:t xml:space="preserve">entirely inside the </w:t>
            </w:r>
            <w:r w:rsidR="002C533D" w:rsidRPr="00927AD7">
              <w:rPr>
                <w:rFonts w:asciiTheme="minorHAnsi" w:hAnsiTheme="minorHAnsi"/>
                <w:sz w:val="18"/>
                <w:szCs w:val="18"/>
              </w:rPr>
              <w:t>building’s</w:t>
            </w:r>
            <w:r w:rsidR="00C50874" w:rsidRPr="00927AD7">
              <w:rPr>
                <w:rFonts w:asciiTheme="minorHAnsi" w:hAnsiTheme="minorHAnsi"/>
                <w:sz w:val="18"/>
                <w:szCs w:val="18"/>
              </w:rPr>
              <w:t xml:space="preserve"> thermal envelope</w:t>
            </w:r>
            <w:r w:rsidR="004416EA" w:rsidRPr="00927AD7">
              <w:rPr>
                <w:rFonts w:asciiTheme="minorHAnsi" w:hAnsiTheme="minorHAnsi"/>
                <w:sz w:val="18"/>
                <w:szCs w:val="18"/>
              </w:rPr>
              <w:t>.</w:t>
            </w:r>
          </w:p>
        </w:tc>
      </w:tr>
      <w:tr w:rsidR="00CE3C71" w:rsidRPr="00927AD7" w14:paraId="2D80A714" w14:textId="77777777" w:rsidTr="005012B0">
        <w:trPr>
          <w:trHeight w:val="233"/>
        </w:trPr>
        <w:tc>
          <w:tcPr>
            <w:tcW w:w="413" w:type="dxa"/>
            <w:vAlign w:val="center"/>
          </w:tcPr>
          <w:p w14:paraId="651D7A49" w14:textId="77777777" w:rsidR="00CE3C71" w:rsidRPr="00927AD7" w:rsidRDefault="00CE3C71" w:rsidP="005012B0">
            <w:pPr>
              <w:jc w:val="center"/>
              <w:rPr>
                <w:rFonts w:asciiTheme="minorHAnsi" w:hAnsiTheme="minorHAnsi"/>
                <w:sz w:val="18"/>
                <w:szCs w:val="18"/>
              </w:rPr>
            </w:pPr>
            <w:r w:rsidRPr="00927AD7">
              <w:rPr>
                <w:rFonts w:asciiTheme="minorHAnsi" w:hAnsiTheme="minorHAnsi"/>
                <w:sz w:val="18"/>
                <w:szCs w:val="18"/>
              </w:rPr>
              <w:t>03</w:t>
            </w:r>
          </w:p>
        </w:tc>
        <w:tc>
          <w:tcPr>
            <w:tcW w:w="10617" w:type="dxa"/>
            <w:vAlign w:val="center"/>
          </w:tcPr>
          <w:p w14:paraId="36E94173" w14:textId="02D08337" w:rsidR="00CE3C71" w:rsidRPr="00927AD7" w:rsidRDefault="002A1DF3" w:rsidP="005012B0">
            <w:pPr>
              <w:rPr>
                <w:rFonts w:asciiTheme="minorHAnsi" w:hAnsiTheme="minorHAnsi"/>
                <w:sz w:val="18"/>
                <w:szCs w:val="18"/>
              </w:rPr>
            </w:pPr>
            <w:r w:rsidRPr="00927AD7">
              <w:rPr>
                <w:rFonts w:asciiTheme="minorHAnsi" w:hAnsiTheme="minorHAnsi"/>
                <w:sz w:val="18"/>
                <w:szCs w:val="18"/>
              </w:rPr>
              <w:t xml:space="preserve">At all locations where </w:t>
            </w:r>
            <w:r w:rsidR="00B71B4B" w:rsidRPr="00927AD7">
              <w:rPr>
                <w:rFonts w:asciiTheme="minorHAnsi" w:hAnsiTheme="minorHAnsi"/>
                <w:sz w:val="18"/>
                <w:szCs w:val="18"/>
              </w:rPr>
              <w:t>portions of the duct system with no insulation</w:t>
            </w:r>
            <w:r w:rsidR="00AC0FFA" w:rsidRPr="00927AD7">
              <w:rPr>
                <w:rFonts w:asciiTheme="minorHAnsi" w:hAnsiTheme="minorHAnsi"/>
                <w:sz w:val="18"/>
                <w:szCs w:val="18"/>
              </w:rPr>
              <w:t xml:space="preserve"> </w:t>
            </w:r>
            <w:r w:rsidR="0089560F" w:rsidRPr="00927AD7">
              <w:rPr>
                <w:rFonts w:asciiTheme="minorHAnsi" w:hAnsiTheme="minorHAnsi"/>
                <w:sz w:val="18"/>
                <w:szCs w:val="18"/>
              </w:rPr>
              <w:t xml:space="preserve">(or with insulation less than minimum R-6) </w:t>
            </w:r>
            <w:proofErr w:type="gramStart"/>
            <w:r w:rsidR="00AC0FFA" w:rsidRPr="00927AD7">
              <w:rPr>
                <w:rFonts w:asciiTheme="minorHAnsi" w:hAnsiTheme="minorHAnsi"/>
                <w:sz w:val="18"/>
                <w:szCs w:val="18"/>
              </w:rPr>
              <w:t>penetrates into</w:t>
            </w:r>
            <w:proofErr w:type="gramEnd"/>
            <w:r w:rsidR="00AC0FFA" w:rsidRPr="00927AD7">
              <w:rPr>
                <w:rFonts w:asciiTheme="minorHAnsi" w:hAnsiTheme="minorHAnsi"/>
                <w:sz w:val="18"/>
                <w:szCs w:val="18"/>
              </w:rPr>
              <w:t xml:space="preserve"> unconditioned space, </w:t>
            </w:r>
            <w:r w:rsidR="005B060B" w:rsidRPr="00927AD7">
              <w:rPr>
                <w:rFonts w:asciiTheme="minorHAnsi" w:hAnsiTheme="minorHAnsi"/>
                <w:sz w:val="18"/>
                <w:szCs w:val="18"/>
              </w:rPr>
              <w:t>the penetration</w:t>
            </w:r>
            <w:r w:rsidR="008536B7" w:rsidRPr="00927AD7">
              <w:rPr>
                <w:rFonts w:asciiTheme="minorHAnsi" w:hAnsiTheme="minorHAnsi"/>
                <w:sz w:val="18"/>
                <w:szCs w:val="18"/>
              </w:rPr>
              <w:t xml:space="preserve">s are draft stopped compliant with CFC sections 703.1 and </w:t>
            </w:r>
            <w:r w:rsidR="003E0030" w:rsidRPr="00927AD7">
              <w:rPr>
                <w:rFonts w:asciiTheme="minorHAnsi" w:hAnsiTheme="minorHAnsi"/>
                <w:sz w:val="18"/>
                <w:szCs w:val="18"/>
              </w:rPr>
              <w:t>704.1 and air-sealed to the construction materials that are penetrated, using materials compliant with CMC sections E502.4.2</w:t>
            </w:r>
            <w:r w:rsidR="007173D1" w:rsidRPr="00927AD7">
              <w:rPr>
                <w:rFonts w:asciiTheme="minorHAnsi" w:hAnsiTheme="minorHAnsi"/>
                <w:sz w:val="18"/>
                <w:szCs w:val="18"/>
              </w:rPr>
              <w:t xml:space="preserve"> to prevent air infiltration into the cavity. </w:t>
            </w:r>
            <w:r w:rsidR="00ED2435" w:rsidRPr="00927AD7">
              <w:rPr>
                <w:rFonts w:asciiTheme="minorHAnsi" w:hAnsiTheme="minorHAnsi"/>
                <w:sz w:val="18"/>
                <w:szCs w:val="18"/>
              </w:rPr>
              <w:t xml:space="preserve">All connections in unconditioned space are </w:t>
            </w:r>
            <w:r w:rsidR="00CE3C71" w:rsidRPr="00927AD7">
              <w:rPr>
                <w:rFonts w:asciiTheme="minorHAnsi" w:hAnsiTheme="minorHAnsi"/>
                <w:sz w:val="18"/>
                <w:szCs w:val="18"/>
              </w:rPr>
              <w:t>insulated to a minimum of R-6.</w:t>
            </w:r>
          </w:p>
        </w:tc>
      </w:tr>
      <w:tr w:rsidR="00CE3C71" w:rsidRPr="00927AD7" w14:paraId="1745BDC5" w14:textId="77777777" w:rsidTr="005012B0">
        <w:trPr>
          <w:trHeight w:val="233"/>
        </w:trPr>
        <w:tc>
          <w:tcPr>
            <w:tcW w:w="11030" w:type="dxa"/>
            <w:gridSpan w:val="2"/>
            <w:vAlign w:val="center"/>
          </w:tcPr>
          <w:p w14:paraId="3B967CFD" w14:textId="77777777" w:rsidR="00CE3C71" w:rsidRPr="00927AD7" w:rsidRDefault="00CE3C71" w:rsidP="005012B0">
            <w:pPr>
              <w:rPr>
                <w:rFonts w:asciiTheme="minorHAnsi" w:hAnsiTheme="minorHAnsi"/>
                <w:b/>
                <w:sz w:val="18"/>
                <w:szCs w:val="18"/>
              </w:rPr>
            </w:pPr>
            <w:r w:rsidRPr="00927AD7">
              <w:rPr>
                <w:rFonts w:asciiTheme="minorHAnsi" w:hAnsiTheme="minorHAnsi"/>
                <w:b/>
                <w:sz w:val="18"/>
                <w:szCs w:val="18"/>
              </w:rPr>
              <w:t xml:space="preserve">The responsible person’s signature on this compliance document affirms that all applicable requirements in this table have been met. </w:t>
            </w:r>
          </w:p>
        </w:tc>
      </w:tr>
    </w:tbl>
    <w:p w14:paraId="60CC5AFF" w14:textId="77777777" w:rsidR="000D08BE" w:rsidRPr="00927AD7" w:rsidRDefault="000D08BE" w:rsidP="003044D3">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5732"/>
        <w:gridCol w:w="4885"/>
      </w:tblGrid>
      <w:tr w:rsidR="000D08BE" w:rsidRPr="00927AD7" w14:paraId="2C80B5B6" w14:textId="77777777" w:rsidTr="006C3EB5">
        <w:trPr>
          <w:trHeight w:val="233"/>
        </w:trPr>
        <w:tc>
          <w:tcPr>
            <w:tcW w:w="11030" w:type="dxa"/>
            <w:gridSpan w:val="3"/>
          </w:tcPr>
          <w:p w14:paraId="71CBA4DD" w14:textId="1602F8ED" w:rsidR="000D08BE" w:rsidRPr="00927AD7" w:rsidRDefault="00155D6C" w:rsidP="006C3EB5">
            <w:pPr>
              <w:rPr>
                <w:rFonts w:asciiTheme="minorHAnsi" w:hAnsiTheme="minorHAnsi"/>
                <w:b/>
                <w:sz w:val="18"/>
                <w:szCs w:val="18"/>
              </w:rPr>
            </w:pPr>
            <w:r w:rsidRPr="002D35DA">
              <w:rPr>
                <w:rFonts w:asciiTheme="minorHAnsi" w:hAnsiTheme="minorHAnsi"/>
                <w:b/>
                <w:szCs w:val="18"/>
              </w:rPr>
              <w:lastRenderedPageBreak/>
              <w:t>F</w:t>
            </w:r>
            <w:r w:rsidR="000D08BE" w:rsidRPr="002D35DA">
              <w:rPr>
                <w:rFonts w:asciiTheme="minorHAnsi" w:hAnsiTheme="minorHAnsi"/>
                <w:b/>
                <w:szCs w:val="18"/>
              </w:rPr>
              <w:t xml:space="preserve">. </w:t>
            </w:r>
            <w:r w:rsidR="001A785A" w:rsidRPr="00927AD7">
              <w:rPr>
                <w:rFonts w:asciiTheme="minorHAnsi" w:hAnsiTheme="minorHAnsi"/>
                <w:b/>
                <w:szCs w:val="18"/>
              </w:rPr>
              <w:t>Duct Systems Located Entirely in Conditioned Space</w:t>
            </w:r>
            <w:r w:rsidR="00741AFE" w:rsidRPr="00927AD7">
              <w:rPr>
                <w:rFonts w:asciiTheme="minorHAnsi" w:hAnsiTheme="minorHAnsi"/>
                <w:b/>
                <w:szCs w:val="18"/>
              </w:rPr>
              <w:t>, No Insulation Requirement</w:t>
            </w:r>
            <w:r w:rsidR="001A785A" w:rsidRPr="00927AD7">
              <w:rPr>
                <w:rFonts w:asciiTheme="minorHAnsi" w:hAnsiTheme="minorHAnsi"/>
                <w:b/>
                <w:szCs w:val="18"/>
              </w:rPr>
              <w:t xml:space="preserve"> </w:t>
            </w:r>
            <w:r w:rsidR="00622308" w:rsidRPr="00927AD7">
              <w:rPr>
                <w:rFonts w:asciiTheme="minorHAnsi" w:hAnsiTheme="minorHAnsi"/>
                <w:b/>
                <w:szCs w:val="18"/>
              </w:rPr>
              <w:t>–</w:t>
            </w:r>
            <w:r w:rsidR="00FD55E5" w:rsidRPr="00927AD7">
              <w:rPr>
                <w:rFonts w:asciiTheme="minorHAnsi" w:hAnsiTheme="minorHAnsi"/>
                <w:b/>
                <w:szCs w:val="18"/>
              </w:rPr>
              <w:t xml:space="preserve"> RA</w:t>
            </w:r>
            <w:r w:rsidR="00622308" w:rsidRPr="00927AD7">
              <w:rPr>
                <w:rFonts w:asciiTheme="minorHAnsi" w:hAnsiTheme="minorHAnsi"/>
                <w:b/>
                <w:szCs w:val="18"/>
              </w:rPr>
              <w:t>3.1.4.3.8</w:t>
            </w:r>
          </w:p>
        </w:tc>
      </w:tr>
      <w:tr w:rsidR="000D08BE" w:rsidRPr="00927AD7" w14:paraId="26F31F19" w14:textId="77777777" w:rsidTr="006C3EB5">
        <w:trPr>
          <w:trHeight w:val="233"/>
        </w:trPr>
        <w:tc>
          <w:tcPr>
            <w:tcW w:w="413" w:type="dxa"/>
            <w:vAlign w:val="center"/>
          </w:tcPr>
          <w:p w14:paraId="60C7D1AB" w14:textId="77777777" w:rsidR="000D08BE" w:rsidRPr="00927AD7" w:rsidRDefault="000D08BE" w:rsidP="006C3EB5">
            <w:pPr>
              <w:jc w:val="center"/>
              <w:rPr>
                <w:rFonts w:asciiTheme="minorHAnsi" w:hAnsiTheme="minorHAnsi"/>
                <w:sz w:val="18"/>
                <w:szCs w:val="18"/>
              </w:rPr>
            </w:pPr>
            <w:r w:rsidRPr="00927AD7">
              <w:rPr>
                <w:rFonts w:asciiTheme="minorHAnsi" w:hAnsiTheme="minorHAnsi"/>
                <w:sz w:val="18"/>
                <w:szCs w:val="18"/>
              </w:rPr>
              <w:t>01</w:t>
            </w:r>
          </w:p>
        </w:tc>
        <w:tc>
          <w:tcPr>
            <w:tcW w:w="5732" w:type="dxa"/>
            <w:vAlign w:val="center"/>
          </w:tcPr>
          <w:p w14:paraId="6CC3830E" w14:textId="77777777" w:rsidR="000D08BE" w:rsidRPr="00927AD7" w:rsidRDefault="000D08BE" w:rsidP="006C3EB5">
            <w:pPr>
              <w:rPr>
                <w:rFonts w:asciiTheme="minorHAnsi" w:hAnsiTheme="minorHAnsi"/>
                <w:sz w:val="18"/>
                <w:szCs w:val="18"/>
              </w:rPr>
            </w:pPr>
            <w:r w:rsidRPr="00927AD7">
              <w:rPr>
                <w:rFonts w:asciiTheme="minorHAnsi" w:hAnsiTheme="minorHAnsi"/>
                <w:sz w:val="18"/>
                <w:szCs w:val="18"/>
              </w:rPr>
              <w:t>A Visual Inspection Shall Confirm the Space Conditioning Distribution System Location</w:t>
            </w:r>
          </w:p>
        </w:tc>
        <w:tc>
          <w:tcPr>
            <w:tcW w:w="4885" w:type="dxa"/>
            <w:vAlign w:val="center"/>
          </w:tcPr>
          <w:p w14:paraId="2387AC8B" w14:textId="77777777" w:rsidR="000D08BE" w:rsidRPr="00927AD7" w:rsidRDefault="000D08BE" w:rsidP="006C3EB5">
            <w:pPr>
              <w:rPr>
                <w:rFonts w:asciiTheme="minorHAnsi" w:hAnsiTheme="minorHAnsi"/>
                <w:sz w:val="18"/>
                <w:szCs w:val="18"/>
              </w:rPr>
            </w:pPr>
          </w:p>
        </w:tc>
      </w:tr>
      <w:tr w:rsidR="000D08BE" w:rsidRPr="00927AD7" w14:paraId="6664478F" w14:textId="77777777" w:rsidTr="006C3EB5">
        <w:trPr>
          <w:trHeight w:val="233"/>
        </w:trPr>
        <w:tc>
          <w:tcPr>
            <w:tcW w:w="413" w:type="dxa"/>
            <w:vAlign w:val="center"/>
          </w:tcPr>
          <w:p w14:paraId="57FCCA50" w14:textId="77777777" w:rsidR="000D08BE" w:rsidRPr="00927AD7" w:rsidRDefault="000D08BE" w:rsidP="006C3EB5">
            <w:pPr>
              <w:jc w:val="center"/>
              <w:rPr>
                <w:rFonts w:asciiTheme="minorHAnsi" w:hAnsiTheme="minorHAnsi"/>
                <w:sz w:val="18"/>
                <w:szCs w:val="18"/>
              </w:rPr>
            </w:pPr>
            <w:r w:rsidRPr="00927AD7">
              <w:rPr>
                <w:rFonts w:asciiTheme="minorHAnsi" w:hAnsiTheme="minorHAnsi"/>
                <w:sz w:val="18"/>
                <w:szCs w:val="18"/>
              </w:rPr>
              <w:t>02</w:t>
            </w:r>
          </w:p>
        </w:tc>
        <w:tc>
          <w:tcPr>
            <w:tcW w:w="5732" w:type="dxa"/>
            <w:vAlign w:val="center"/>
          </w:tcPr>
          <w:p w14:paraId="17EA3CCD" w14:textId="77777777" w:rsidR="000D08BE" w:rsidRPr="00927AD7" w:rsidRDefault="000D08BE" w:rsidP="006C3EB5">
            <w:pPr>
              <w:rPr>
                <w:rFonts w:asciiTheme="minorHAnsi" w:hAnsiTheme="minorHAnsi"/>
                <w:sz w:val="18"/>
                <w:szCs w:val="18"/>
              </w:rPr>
            </w:pPr>
            <w:r w:rsidRPr="00927AD7">
              <w:rPr>
                <w:rFonts w:asciiTheme="minorHAnsi" w:hAnsiTheme="minorHAnsi"/>
                <w:sz w:val="18"/>
                <w:szCs w:val="18"/>
              </w:rPr>
              <w:t>Actual System Duct Leakage Rate (cfm) Measured Using RA3.1.4.3.4 Duct Leakage to Outside from Fan Pressurization of Ducts</w:t>
            </w:r>
          </w:p>
        </w:tc>
        <w:tc>
          <w:tcPr>
            <w:tcW w:w="4885" w:type="dxa"/>
            <w:vAlign w:val="center"/>
          </w:tcPr>
          <w:p w14:paraId="102B40DE" w14:textId="77777777" w:rsidR="000D08BE" w:rsidRPr="00927AD7" w:rsidRDefault="000D08BE" w:rsidP="006C3EB5">
            <w:pPr>
              <w:rPr>
                <w:rFonts w:asciiTheme="minorHAnsi" w:hAnsiTheme="minorHAnsi"/>
                <w:sz w:val="18"/>
                <w:szCs w:val="18"/>
              </w:rPr>
            </w:pPr>
          </w:p>
        </w:tc>
      </w:tr>
      <w:tr w:rsidR="000D08BE" w:rsidRPr="00927AD7" w14:paraId="74284EFC" w14:textId="77777777" w:rsidTr="006C3EB5">
        <w:trPr>
          <w:trHeight w:val="233"/>
        </w:trPr>
        <w:tc>
          <w:tcPr>
            <w:tcW w:w="413" w:type="dxa"/>
            <w:vAlign w:val="center"/>
          </w:tcPr>
          <w:p w14:paraId="301A1AA8" w14:textId="77777777" w:rsidR="000D08BE" w:rsidRPr="00927AD7" w:rsidRDefault="000D08BE" w:rsidP="006C3EB5">
            <w:pPr>
              <w:jc w:val="center"/>
              <w:rPr>
                <w:rFonts w:asciiTheme="minorHAnsi" w:hAnsiTheme="minorHAnsi"/>
                <w:sz w:val="18"/>
                <w:szCs w:val="18"/>
              </w:rPr>
            </w:pPr>
            <w:r w:rsidRPr="00927AD7">
              <w:rPr>
                <w:rFonts w:asciiTheme="minorHAnsi" w:hAnsiTheme="minorHAnsi"/>
                <w:sz w:val="18"/>
                <w:szCs w:val="18"/>
              </w:rPr>
              <w:t>03</w:t>
            </w:r>
          </w:p>
        </w:tc>
        <w:tc>
          <w:tcPr>
            <w:tcW w:w="5732" w:type="dxa"/>
            <w:vAlign w:val="center"/>
          </w:tcPr>
          <w:p w14:paraId="747D7379" w14:textId="77777777" w:rsidR="000D08BE" w:rsidRPr="00927AD7" w:rsidRDefault="000D08BE" w:rsidP="006C3EB5">
            <w:pPr>
              <w:rPr>
                <w:rFonts w:asciiTheme="minorHAnsi" w:hAnsiTheme="minorHAnsi"/>
                <w:sz w:val="18"/>
                <w:szCs w:val="18"/>
              </w:rPr>
            </w:pPr>
            <w:r w:rsidRPr="00927AD7">
              <w:rPr>
                <w:rFonts w:asciiTheme="minorHAnsi" w:hAnsiTheme="minorHAnsi"/>
                <w:sz w:val="18"/>
                <w:szCs w:val="18"/>
              </w:rPr>
              <w:t xml:space="preserve">Compliance Statement: </w:t>
            </w:r>
          </w:p>
        </w:tc>
        <w:tc>
          <w:tcPr>
            <w:tcW w:w="4885" w:type="dxa"/>
            <w:vAlign w:val="center"/>
          </w:tcPr>
          <w:p w14:paraId="0BC3DE00" w14:textId="77777777" w:rsidR="000D08BE" w:rsidRPr="00927AD7" w:rsidRDefault="000D08BE" w:rsidP="006C3EB5">
            <w:pPr>
              <w:rPr>
                <w:rFonts w:asciiTheme="minorHAnsi" w:hAnsiTheme="minorHAnsi"/>
                <w:sz w:val="18"/>
                <w:szCs w:val="18"/>
              </w:rPr>
            </w:pPr>
          </w:p>
        </w:tc>
      </w:tr>
      <w:tr w:rsidR="000D08BE" w:rsidRPr="00927AD7" w14:paraId="2915F71F" w14:textId="77777777" w:rsidTr="006C3EB5">
        <w:trPr>
          <w:trHeight w:val="233"/>
        </w:trPr>
        <w:tc>
          <w:tcPr>
            <w:tcW w:w="11030" w:type="dxa"/>
            <w:gridSpan w:val="3"/>
            <w:vAlign w:val="center"/>
          </w:tcPr>
          <w:p w14:paraId="496B0119" w14:textId="77777777" w:rsidR="000D08BE" w:rsidRPr="00927AD7" w:rsidRDefault="000D08BE" w:rsidP="006C3EB5">
            <w:pPr>
              <w:rPr>
                <w:rFonts w:asciiTheme="minorHAnsi" w:hAnsiTheme="minorHAnsi"/>
                <w:sz w:val="18"/>
                <w:szCs w:val="18"/>
              </w:rPr>
            </w:pPr>
            <w:r w:rsidRPr="00927AD7">
              <w:rPr>
                <w:rFonts w:asciiTheme="minorHAnsi" w:hAnsiTheme="minorHAnsi"/>
                <w:b/>
                <w:sz w:val="18"/>
                <w:szCs w:val="18"/>
              </w:rPr>
              <w:t xml:space="preserve">The responsible person’s signature on this compliance document affirms that all applicable requirements in this table have been met. </w:t>
            </w:r>
          </w:p>
        </w:tc>
      </w:tr>
    </w:tbl>
    <w:p w14:paraId="56DC021E" w14:textId="7414E61A" w:rsidR="0005428C" w:rsidRPr="00927AD7" w:rsidRDefault="0005428C" w:rsidP="003044D3">
      <w:pPr>
        <w:rPr>
          <w:rFonts w:asciiTheme="minorHAnsi" w:hAnsiTheme="minorHAnsi"/>
        </w:rPr>
      </w:pPr>
      <w:r w:rsidRPr="00927AD7">
        <w:rPr>
          <w:rFonts w:asciiTheme="minorHAnsi" w:hAnsiTheme="minorHAnsi"/>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56"/>
        <w:gridCol w:w="268"/>
        <w:gridCol w:w="2528"/>
        <w:gridCol w:w="2920"/>
      </w:tblGrid>
      <w:tr w:rsidR="00DD4EBD" w:rsidRPr="00006DCF" w14:paraId="698E2C6C" w14:textId="77777777" w:rsidTr="00785422">
        <w:trPr>
          <w:trHeight w:val="206"/>
        </w:trPr>
        <w:tc>
          <w:tcPr>
            <w:tcW w:w="10885" w:type="dxa"/>
            <w:gridSpan w:val="4"/>
            <w:vAlign w:val="center"/>
          </w:tcPr>
          <w:p w14:paraId="56C1F2D8" w14:textId="77777777" w:rsidR="00DD4EBD" w:rsidRPr="00006DCF" w:rsidRDefault="00DD4EBD" w:rsidP="0078542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006DCF">
              <w:rPr>
                <w:rFonts w:ascii="Calibri" w:hAnsi="Calibri" w:cs="Arial"/>
                <w:b/>
                <w:caps/>
              </w:rPr>
              <w:lastRenderedPageBreak/>
              <w:t>Documentation Author's Declaration Statement</w:t>
            </w:r>
          </w:p>
        </w:tc>
      </w:tr>
      <w:tr w:rsidR="00DD4EBD" w:rsidRPr="00006DCF" w14:paraId="70D4A723" w14:textId="77777777" w:rsidTr="00785422">
        <w:trPr>
          <w:trHeight w:val="206"/>
        </w:trPr>
        <w:tc>
          <w:tcPr>
            <w:tcW w:w="10885" w:type="dxa"/>
            <w:gridSpan w:val="4"/>
            <w:vAlign w:val="center"/>
          </w:tcPr>
          <w:p w14:paraId="0E4B10EA" w14:textId="77777777" w:rsidR="00DD4EBD" w:rsidRPr="00006DCF" w:rsidRDefault="00DD4EBD">
            <w:pPr>
              <w:keepNext/>
              <w:numPr>
                <w:ilvl w:val="0"/>
                <w:numId w:val="5"/>
              </w:numPr>
              <w:ind w:left="360" w:hanging="270"/>
              <w:rPr>
                <w:rFonts w:ascii="Calibri" w:hAnsi="Calibri"/>
              </w:rPr>
            </w:pPr>
            <w:r w:rsidRPr="00006DCF">
              <w:rPr>
                <w:rFonts w:ascii="Calibri" w:hAnsi="Calibri"/>
              </w:rPr>
              <w:t>I certify that this Certificate of Installation documentation is accurate and complete.</w:t>
            </w:r>
          </w:p>
        </w:tc>
      </w:tr>
      <w:tr w:rsidR="00DD4EBD" w:rsidRPr="00006DCF" w14:paraId="05C5E463" w14:textId="77777777" w:rsidTr="00785422">
        <w:trPr>
          <w:trHeight w:val="360"/>
        </w:trPr>
        <w:tc>
          <w:tcPr>
            <w:tcW w:w="5480" w:type="dxa"/>
            <w:gridSpan w:val="2"/>
          </w:tcPr>
          <w:p w14:paraId="291CEA85" w14:textId="77777777" w:rsidR="00DD4EBD" w:rsidRPr="00006DCF" w:rsidRDefault="00DD4EBD" w:rsidP="00785422">
            <w:pPr>
              <w:keepNext/>
              <w:rPr>
                <w:rFonts w:ascii="Calibri" w:hAnsi="Calibri"/>
              </w:rPr>
            </w:pPr>
            <w:r w:rsidRPr="00006DCF">
              <w:rPr>
                <w:rFonts w:ascii="Calibri" w:hAnsi="Calibri"/>
              </w:rPr>
              <w:t>Documentation Author Name:</w:t>
            </w:r>
          </w:p>
        </w:tc>
        <w:tc>
          <w:tcPr>
            <w:tcW w:w="5405" w:type="dxa"/>
            <w:gridSpan w:val="2"/>
          </w:tcPr>
          <w:p w14:paraId="555DAD15" w14:textId="77777777" w:rsidR="00DD4EBD" w:rsidRPr="00006DCF" w:rsidRDefault="00DD4EBD" w:rsidP="00785422">
            <w:pPr>
              <w:keepNext/>
              <w:rPr>
                <w:rFonts w:ascii="Calibri" w:hAnsi="Calibri"/>
              </w:rPr>
            </w:pPr>
            <w:r w:rsidRPr="00006DCF">
              <w:rPr>
                <w:rFonts w:ascii="Calibri" w:hAnsi="Calibri"/>
              </w:rPr>
              <w:t>Documentation Author Signature:</w:t>
            </w:r>
          </w:p>
        </w:tc>
      </w:tr>
      <w:tr w:rsidR="00DD4EBD" w:rsidRPr="00006DCF" w14:paraId="1B760630" w14:textId="77777777" w:rsidTr="00785422">
        <w:trPr>
          <w:trHeight w:val="360"/>
        </w:trPr>
        <w:tc>
          <w:tcPr>
            <w:tcW w:w="5480" w:type="dxa"/>
            <w:gridSpan w:val="2"/>
          </w:tcPr>
          <w:p w14:paraId="13D750B5" w14:textId="77777777" w:rsidR="00DD4EBD" w:rsidRPr="00006DCF" w:rsidRDefault="00DD4EBD" w:rsidP="00785422">
            <w:pPr>
              <w:keepNext/>
              <w:rPr>
                <w:rFonts w:ascii="Calibri" w:hAnsi="Calibri"/>
              </w:rPr>
            </w:pPr>
            <w:r w:rsidRPr="00006DCF">
              <w:rPr>
                <w:rFonts w:ascii="Calibri" w:hAnsi="Calibri"/>
              </w:rPr>
              <w:t>Documentation Author Company Name:</w:t>
            </w:r>
          </w:p>
        </w:tc>
        <w:tc>
          <w:tcPr>
            <w:tcW w:w="5405" w:type="dxa"/>
            <w:gridSpan w:val="2"/>
          </w:tcPr>
          <w:p w14:paraId="463FDFB5" w14:textId="77777777" w:rsidR="00DD4EBD" w:rsidRPr="00006DCF" w:rsidRDefault="00DD4EBD" w:rsidP="00785422">
            <w:pPr>
              <w:keepNext/>
              <w:rPr>
                <w:rFonts w:ascii="Calibri" w:hAnsi="Calibri"/>
              </w:rPr>
            </w:pPr>
            <w:r w:rsidRPr="00006DCF">
              <w:rPr>
                <w:rFonts w:ascii="Calibri" w:hAnsi="Calibri"/>
              </w:rPr>
              <w:t>Date Signed:</w:t>
            </w:r>
          </w:p>
        </w:tc>
      </w:tr>
      <w:tr w:rsidR="00DD4EBD" w:rsidRPr="00006DCF" w14:paraId="04420487" w14:textId="77777777" w:rsidTr="00785422">
        <w:trPr>
          <w:trHeight w:val="360"/>
        </w:trPr>
        <w:tc>
          <w:tcPr>
            <w:tcW w:w="5480" w:type="dxa"/>
            <w:gridSpan w:val="2"/>
          </w:tcPr>
          <w:p w14:paraId="19D81457" w14:textId="77777777" w:rsidR="00DD4EBD" w:rsidRPr="00006DCF" w:rsidRDefault="00DD4EBD" w:rsidP="00785422">
            <w:pPr>
              <w:keepNext/>
              <w:rPr>
                <w:rFonts w:ascii="Calibri" w:hAnsi="Calibri"/>
              </w:rPr>
            </w:pPr>
            <w:r w:rsidRPr="00006DCF">
              <w:rPr>
                <w:rFonts w:ascii="Calibri" w:hAnsi="Calibri"/>
              </w:rPr>
              <w:t>Address:</w:t>
            </w:r>
          </w:p>
        </w:tc>
        <w:tc>
          <w:tcPr>
            <w:tcW w:w="5405" w:type="dxa"/>
            <w:gridSpan w:val="2"/>
          </w:tcPr>
          <w:p w14:paraId="11910A3A" w14:textId="77777777" w:rsidR="00DD4EBD" w:rsidRPr="00006DCF" w:rsidRDefault="00DD4EBD" w:rsidP="00785422">
            <w:pPr>
              <w:keepNext/>
              <w:rPr>
                <w:rFonts w:ascii="Calibri" w:hAnsi="Calibri"/>
              </w:rPr>
            </w:pPr>
            <w:r w:rsidRPr="00006DCF">
              <w:rPr>
                <w:rFonts w:ascii="Calibri" w:hAnsi="Calibri"/>
              </w:rPr>
              <w:t>CEA/HERS Certification Identification (If applicable):</w:t>
            </w:r>
          </w:p>
        </w:tc>
      </w:tr>
      <w:tr w:rsidR="00DD4EBD" w:rsidRPr="00006DCF" w14:paraId="1CEC4703" w14:textId="77777777" w:rsidTr="00785422">
        <w:trPr>
          <w:trHeight w:val="360"/>
        </w:trPr>
        <w:tc>
          <w:tcPr>
            <w:tcW w:w="5480" w:type="dxa"/>
            <w:gridSpan w:val="2"/>
          </w:tcPr>
          <w:p w14:paraId="73B45E05" w14:textId="77777777" w:rsidR="00DD4EBD" w:rsidRPr="00006DCF" w:rsidRDefault="00DD4EBD" w:rsidP="00785422">
            <w:pPr>
              <w:keepNext/>
              <w:rPr>
                <w:rFonts w:ascii="Calibri" w:hAnsi="Calibri"/>
              </w:rPr>
            </w:pPr>
            <w:r w:rsidRPr="00006DCF">
              <w:rPr>
                <w:rFonts w:ascii="Calibri" w:hAnsi="Calibri"/>
              </w:rPr>
              <w:t>City/State/Zip:</w:t>
            </w:r>
          </w:p>
        </w:tc>
        <w:tc>
          <w:tcPr>
            <w:tcW w:w="5405" w:type="dxa"/>
            <w:gridSpan w:val="2"/>
          </w:tcPr>
          <w:p w14:paraId="6987E1BF" w14:textId="77777777" w:rsidR="00DD4EBD" w:rsidRPr="00006DCF" w:rsidRDefault="00DD4EBD" w:rsidP="00785422">
            <w:pPr>
              <w:keepNext/>
              <w:rPr>
                <w:rFonts w:ascii="Calibri" w:hAnsi="Calibri"/>
              </w:rPr>
            </w:pPr>
            <w:r w:rsidRPr="00006DCF">
              <w:rPr>
                <w:rFonts w:ascii="Calibri" w:hAnsi="Calibri"/>
              </w:rPr>
              <w:t>Phone:</w:t>
            </w:r>
          </w:p>
        </w:tc>
      </w:tr>
      <w:tr w:rsidR="00DD4EBD" w:rsidRPr="00006DCF" w14:paraId="043699ED" w14:textId="77777777" w:rsidTr="00785422">
        <w:tblPrEx>
          <w:tblCellMar>
            <w:left w:w="115" w:type="dxa"/>
            <w:right w:w="115" w:type="dxa"/>
          </w:tblCellMar>
        </w:tblPrEx>
        <w:trPr>
          <w:trHeight w:val="296"/>
        </w:trPr>
        <w:tc>
          <w:tcPr>
            <w:tcW w:w="10885" w:type="dxa"/>
            <w:gridSpan w:val="4"/>
            <w:vAlign w:val="center"/>
          </w:tcPr>
          <w:p w14:paraId="2F6D03C6" w14:textId="77777777" w:rsidR="00DD4EBD" w:rsidRPr="00006DCF" w:rsidRDefault="00DD4EBD" w:rsidP="0078542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006DCF">
              <w:rPr>
                <w:rFonts w:ascii="Calibri" w:hAnsi="Calibri" w:cs="Arial"/>
                <w:b/>
                <w:caps/>
              </w:rPr>
              <w:t xml:space="preserve">Responsible Person's Declaration statement  </w:t>
            </w:r>
          </w:p>
        </w:tc>
      </w:tr>
      <w:tr w:rsidR="00DD4EBD" w:rsidRPr="00006DCF" w14:paraId="6815B426" w14:textId="77777777" w:rsidTr="00785422">
        <w:tblPrEx>
          <w:tblCellMar>
            <w:left w:w="115" w:type="dxa"/>
            <w:right w:w="115" w:type="dxa"/>
          </w:tblCellMar>
        </w:tblPrEx>
        <w:trPr>
          <w:trHeight w:val="504"/>
        </w:trPr>
        <w:tc>
          <w:tcPr>
            <w:tcW w:w="10885" w:type="dxa"/>
            <w:gridSpan w:val="4"/>
          </w:tcPr>
          <w:p w14:paraId="3DBBC827" w14:textId="77777777" w:rsidR="00DD4EBD" w:rsidRPr="00006DCF" w:rsidRDefault="00DD4EBD" w:rsidP="00136B43">
            <w:pPr>
              <w:keepNext/>
              <w:rPr>
                <w:rFonts w:ascii="Calibri" w:hAnsi="Calibri"/>
              </w:rPr>
            </w:pPr>
            <w:r w:rsidRPr="00006DCF">
              <w:rPr>
                <w:rFonts w:ascii="Calibri" w:hAnsi="Calibri"/>
              </w:rPr>
              <w:t>I certify the following under penalty of perjury, under the laws of the State of California:</w:t>
            </w:r>
          </w:p>
          <w:p w14:paraId="67FA5CB4" w14:textId="77777777" w:rsidR="00DD4EBD" w:rsidRPr="00006DCF" w:rsidRDefault="00DD4EBD">
            <w:pPr>
              <w:numPr>
                <w:ilvl w:val="0"/>
                <w:numId w:val="11"/>
              </w:numPr>
              <w:ind w:left="865" w:hanging="360"/>
              <w:contextualSpacing/>
              <w:rPr>
                <w:rFonts w:asciiTheme="minorHAnsi" w:hAnsiTheme="minorHAnsi" w:cstheme="minorBidi"/>
                <w:caps/>
              </w:rPr>
            </w:pPr>
            <w:r w:rsidRPr="00006DCF">
              <w:rPr>
                <w:rFonts w:asciiTheme="minorHAnsi" w:hAnsiTheme="minorHAnsi" w:cstheme="minorBidi"/>
              </w:rPr>
              <w:t xml:space="preserve">The information provided on this certificate of installation is true and correct. </w:t>
            </w:r>
          </w:p>
          <w:p w14:paraId="0AC34BBF" w14:textId="77777777" w:rsidR="00DD4EBD" w:rsidRPr="00006DCF" w:rsidRDefault="00DD4EBD">
            <w:pPr>
              <w:numPr>
                <w:ilvl w:val="0"/>
                <w:numId w:val="11"/>
              </w:numPr>
              <w:ind w:left="865" w:hanging="360"/>
              <w:contextualSpacing/>
              <w:rPr>
                <w:rFonts w:asciiTheme="minorHAnsi" w:hAnsiTheme="minorHAnsi" w:cstheme="minorHAnsi"/>
                <w:caps/>
              </w:rPr>
            </w:pPr>
            <w:r w:rsidRPr="00006DCF">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013D9683" w14:textId="77777777" w:rsidR="00DD4EBD" w:rsidRPr="00006DCF" w:rsidRDefault="00DD4EBD">
            <w:pPr>
              <w:numPr>
                <w:ilvl w:val="0"/>
                <w:numId w:val="11"/>
              </w:numPr>
              <w:ind w:left="865" w:hanging="360"/>
              <w:contextualSpacing/>
              <w:rPr>
                <w:rFonts w:asciiTheme="minorHAnsi" w:hAnsiTheme="minorHAnsi" w:cstheme="minorHAnsi"/>
                <w:caps/>
              </w:rPr>
            </w:pPr>
            <w:r w:rsidRPr="00006DCF">
              <w:rPr>
                <w:rFonts w:asciiTheme="minorHAnsi" w:hAnsiTheme="minorHAnsi" w:cstheme="minorHAnsi"/>
              </w:rPr>
              <w:t xml:space="preserve">The constructed or installed features, materials, </w:t>
            </w:r>
            <w:proofErr w:type="gramStart"/>
            <w:r w:rsidRPr="00006DCF">
              <w:rPr>
                <w:rFonts w:asciiTheme="minorHAnsi" w:hAnsiTheme="minorHAnsi" w:cstheme="minorHAnsi"/>
              </w:rPr>
              <w:t>components</w:t>
            </w:r>
            <w:proofErr w:type="gramEnd"/>
            <w:r w:rsidRPr="00006DCF">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2C3D4F1" w14:textId="77777777" w:rsidR="00DD4EBD" w:rsidRPr="00006DCF" w:rsidRDefault="00DD4EBD">
            <w:pPr>
              <w:numPr>
                <w:ilvl w:val="0"/>
                <w:numId w:val="11"/>
              </w:numPr>
              <w:ind w:left="865" w:hanging="360"/>
              <w:contextualSpacing/>
              <w:rPr>
                <w:rFonts w:asciiTheme="minorHAnsi" w:hAnsiTheme="minorHAnsi" w:cstheme="minorHAnsi"/>
                <w:caps/>
              </w:rPr>
            </w:pPr>
            <w:r w:rsidRPr="00006DCF">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DCCE19E" w14:textId="77777777" w:rsidR="00DD4EBD" w:rsidRPr="00006DCF" w:rsidRDefault="00DD4EBD">
            <w:pPr>
              <w:numPr>
                <w:ilvl w:val="0"/>
                <w:numId w:val="11"/>
              </w:numPr>
              <w:ind w:left="865" w:hanging="360"/>
              <w:contextualSpacing/>
              <w:rPr>
                <w:rFonts w:asciiTheme="minorHAnsi" w:hAnsiTheme="minorHAnsi" w:cstheme="minorBidi"/>
                <w:caps/>
              </w:rPr>
            </w:pPr>
            <w:r w:rsidRPr="00006DCF">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7F834FD" w14:textId="77777777" w:rsidR="00DD4EBD" w:rsidRPr="00006DCF" w:rsidRDefault="00DD4EBD">
            <w:pPr>
              <w:numPr>
                <w:ilvl w:val="0"/>
                <w:numId w:val="11"/>
              </w:numPr>
              <w:ind w:left="865" w:hanging="360"/>
              <w:contextualSpacing/>
              <w:rPr>
                <w:rFonts w:ascii="Calibri" w:hAnsi="Calibri"/>
                <w:b/>
              </w:rPr>
            </w:pPr>
            <w:r w:rsidRPr="00006DCF">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DD4EBD" w:rsidRPr="00006DCF" w14:paraId="25E090DB" w14:textId="77777777" w:rsidTr="00785422">
        <w:tblPrEx>
          <w:tblCellMar>
            <w:left w:w="108" w:type="dxa"/>
            <w:right w:w="108" w:type="dxa"/>
          </w:tblCellMar>
        </w:tblPrEx>
        <w:trPr>
          <w:trHeight w:val="360"/>
        </w:trPr>
        <w:tc>
          <w:tcPr>
            <w:tcW w:w="5214" w:type="dxa"/>
          </w:tcPr>
          <w:p w14:paraId="23ACFD0F" w14:textId="77777777" w:rsidR="00DD4EBD" w:rsidRPr="00006DCF" w:rsidRDefault="00DD4EBD" w:rsidP="007854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Name:</w:t>
            </w:r>
          </w:p>
        </w:tc>
        <w:tc>
          <w:tcPr>
            <w:tcW w:w="5671" w:type="dxa"/>
            <w:gridSpan w:val="3"/>
          </w:tcPr>
          <w:p w14:paraId="3E74E777" w14:textId="77777777" w:rsidR="00DD4EBD" w:rsidRPr="00006DCF" w:rsidRDefault="00DD4EBD" w:rsidP="007854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Signature:</w:t>
            </w:r>
          </w:p>
        </w:tc>
      </w:tr>
      <w:tr w:rsidR="00DD4EBD" w:rsidRPr="00006DCF" w14:paraId="4B19C503" w14:textId="77777777" w:rsidTr="00785422">
        <w:tblPrEx>
          <w:tblCellMar>
            <w:left w:w="108" w:type="dxa"/>
            <w:right w:w="108" w:type="dxa"/>
          </w:tblCellMar>
        </w:tblPrEx>
        <w:trPr>
          <w:trHeight w:val="360"/>
        </w:trPr>
        <w:tc>
          <w:tcPr>
            <w:tcW w:w="5214" w:type="dxa"/>
          </w:tcPr>
          <w:p w14:paraId="3321E61E" w14:textId="77777777" w:rsidR="00DD4EBD" w:rsidRPr="00006DCF" w:rsidRDefault="00DD4EBD" w:rsidP="007854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Company Name</w:t>
            </w:r>
            <w:proofErr w:type="gramStart"/>
            <w:r w:rsidRPr="00006DCF">
              <w:rPr>
                <w:rFonts w:ascii="Calibri" w:hAnsi="Calibri"/>
              </w:rPr>
              <w:t>:  (</w:t>
            </w:r>
            <w:proofErr w:type="gramEnd"/>
            <w:r w:rsidRPr="00006DCF">
              <w:rPr>
                <w:rFonts w:ascii="Calibri" w:hAnsi="Calibri"/>
              </w:rPr>
              <w:t>Installing Subcontractor or General Contractor or Builder/Owner)</w:t>
            </w:r>
          </w:p>
        </w:tc>
        <w:tc>
          <w:tcPr>
            <w:tcW w:w="5671" w:type="dxa"/>
            <w:gridSpan w:val="3"/>
          </w:tcPr>
          <w:p w14:paraId="3685EE75" w14:textId="77777777" w:rsidR="00DD4EBD" w:rsidRPr="00006DCF" w:rsidRDefault="00DD4EBD" w:rsidP="007854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Position With Company (Title):</w:t>
            </w:r>
          </w:p>
        </w:tc>
      </w:tr>
      <w:tr w:rsidR="00DD4EBD" w:rsidRPr="00006DCF" w14:paraId="1C526102" w14:textId="77777777" w:rsidTr="00785422">
        <w:tblPrEx>
          <w:tblCellMar>
            <w:left w:w="108" w:type="dxa"/>
            <w:right w:w="108" w:type="dxa"/>
          </w:tblCellMar>
        </w:tblPrEx>
        <w:trPr>
          <w:trHeight w:val="360"/>
        </w:trPr>
        <w:tc>
          <w:tcPr>
            <w:tcW w:w="5214" w:type="dxa"/>
          </w:tcPr>
          <w:p w14:paraId="36A7DB02" w14:textId="77777777" w:rsidR="00DD4EBD" w:rsidRPr="00006DCF" w:rsidRDefault="00DD4EBD" w:rsidP="007854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Address:</w:t>
            </w:r>
          </w:p>
        </w:tc>
        <w:tc>
          <w:tcPr>
            <w:tcW w:w="5671" w:type="dxa"/>
            <w:gridSpan w:val="3"/>
          </w:tcPr>
          <w:p w14:paraId="6089AA2D" w14:textId="77777777" w:rsidR="00DD4EBD" w:rsidRPr="00006DCF" w:rsidRDefault="00DD4EBD" w:rsidP="007854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CSLB License:</w:t>
            </w:r>
          </w:p>
        </w:tc>
      </w:tr>
      <w:tr w:rsidR="00DD4EBD" w:rsidRPr="00006DCF" w14:paraId="1B05CE77" w14:textId="77777777" w:rsidTr="00785422">
        <w:tblPrEx>
          <w:tblCellMar>
            <w:left w:w="108" w:type="dxa"/>
            <w:right w:w="108" w:type="dxa"/>
          </w:tblCellMar>
        </w:tblPrEx>
        <w:trPr>
          <w:trHeight w:val="360"/>
        </w:trPr>
        <w:tc>
          <w:tcPr>
            <w:tcW w:w="5214" w:type="dxa"/>
          </w:tcPr>
          <w:p w14:paraId="1F604958" w14:textId="77777777" w:rsidR="00DD4EBD" w:rsidRPr="00006DCF" w:rsidRDefault="00DD4EBD" w:rsidP="007854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City/State/Zip:</w:t>
            </w:r>
          </w:p>
        </w:tc>
        <w:tc>
          <w:tcPr>
            <w:tcW w:w="2774" w:type="dxa"/>
            <w:gridSpan w:val="2"/>
          </w:tcPr>
          <w:p w14:paraId="4BEA709C" w14:textId="77777777" w:rsidR="00DD4EBD" w:rsidRPr="00006DCF" w:rsidRDefault="00DD4EBD" w:rsidP="007854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Phone:</w:t>
            </w:r>
          </w:p>
        </w:tc>
        <w:tc>
          <w:tcPr>
            <w:tcW w:w="2897" w:type="dxa"/>
          </w:tcPr>
          <w:p w14:paraId="7BEF00FC" w14:textId="77777777" w:rsidR="00DD4EBD" w:rsidRPr="00006DCF" w:rsidRDefault="00DD4EBD" w:rsidP="007854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Date Signed:</w:t>
            </w:r>
          </w:p>
        </w:tc>
      </w:tr>
      <w:tr w:rsidR="00DD4EBD" w:rsidRPr="00006DCF" w14:paraId="69A5AF20" w14:textId="77777777" w:rsidTr="00785422">
        <w:tblPrEx>
          <w:tblCellMar>
            <w:left w:w="108" w:type="dxa"/>
            <w:right w:w="108" w:type="dxa"/>
          </w:tblCellMar>
        </w:tblPrEx>
        <w:trPr>
          <w:trHeight w:val="360"/>
        </w:trPr>
        <w:tc>
          <w:tcPr>
            <w:tcW w:w="5214" w:type="dxa"/>
          </w:tcPr>
          <w:p w14:paraId="48CE7C14" w14:textId="77777777" w:rsidR="00DD4EBD" w:rsidRPr="00006DCF" w:rsidRDefault="00DD4EBD" w:rsidP="007854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Third Party Quality Control Program (TPQCP) Status:</w:t>
            </w:r>
          </w:p>
        </w:tc>
        <w:tc>
          <w:tcPr>
            <w:tcW w:w="5671" w:type="dxa"/>
            <w:gridSpan w:val="3"/>
          </w:tcPr>
          <w:p w14:paraId="347AE4BB" w14:textId="77777777" w:rsidR="00DD4EBD" w:rsidRPr="00006DCF" w:rsidRDefault="00DD4EBD" w:rsidP="0078542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 xml:space="preserve">Name of TPQCP (if applicable): </w:t>
            </w:r>
          </w:p>
        </w:tc>
      </w:tr>
    </w:tbl>
    <w:p w14:paraId="56DC0249" w14:textId="77777777" w:rsidR="008F2201" w:rsidRPr="00927AD7" w:rsidRDefault="008F2201" w:rsidP="003044D3">
      <w:pPr>
        <w:rPr>
          <w:rFonts w:asciiTheme="minorHAnsi" w:hAnsiTheme="minorHAnsi"/>
        </w:rPr>
      </w:pPr>
    </w:p>
    <w:p w14:paraId="56DC024A" w14:textId="77777777" w:rsidR="008F2201" w:rsidRPr="00927AD7" w:rsidRDefault="008F2201" w:rsidP="003044D3">
      <w:pPr>
        <w:rPr>
          <w:rFonts w:asciiTheme="minorHAnsi" w:hAnsiTheme="minorHAnsi"/>
        </w:rPr>
      </w:pPr>
    </w:p>
    <w:p w14:paraId="56DC024B" w14:textId="77777777" w:rsidR="008F2201" w:rsidRPr="00927AD7" w:rsidRDefault="008F2201" w:rsidP="003044D3">
      <w:pPr>
        <w:rPr>
          <w:rFonts w:asciiTheme="minorHAnsi" w:hAnsiTheme="minorHAnsi"/>
        </w:rPr>
        <w:sectPr w:rsidR="008F2201" w:rsidRPr="00927AD7" w:rsidSect="008748FA">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56DC024C" w14:textId="70190BBF" w:rsidR="00BE3F84" w:rsidRPr="00927AD7" w:rsidRDefault="00981F4E" w:rsidP="00E570BA">
      <w:pPr>
        <w:jc w:val="center"/>
        <w:rPr>
          <w:rFonts w:asciiTheme="minorHAnsi" w:hAnsiTheme="minorHAnsi"/>
          <w:b/>
          <w:sz w:val="28"/>
        </w:rPr>
      </w:pPr>
      <w:r w:rsidRPr="00927AD7">
        <w:rPr>
          <w:rFonts w:asciiTheme="minorHAnsi" w:hAnsiTheme="minorHAnsi"/>
          <w:b/>
        </w:rPr>
        <w:lastRenderedPageBreak/>
        <w:t>LMCI</w:t>
      </w:r>
      <w:r w:rsidR="00E570BA" w:rsidRPr="00927AD7">
        <w:rPr>
          <w:rFonts w:asciiTheme="minorHAnsi" w:hAnsiTheme="minorHAnsi"/>
          <w:b/>
        </w:rPr>
        <w:t>-MCH-21-H User Instructions</w:t>
      </w:r>
    </w:p>
    <w:p w14:paraId="49104042" w14:textId="77777777" w:rsidR="00E570BA" w:rsidRPr="00927AD7" w:rsidRDefault="00E570BA" w:rsidP="003044D3">
      <w:pPr>
        <w:rPr>
          <w:rFonts w:asciiTheme="minorHAnsi" w:hAnsiTheme="minorHAnsi"/>
        </w:rPr>
      </w:pPr>
    </w:p>
    <w:p w14:paraId="56DC024D" w14:textId="567F0FA3" w:rsidR="009317E9" w:rsidRPr="00927AD7" w:rsidRDefault="0051084F" w:rsidP="003044D3">
      <w:pPr>
        <w:rPr>
          <w:rFonts w:asciiTheme="minorHAnsi" w:hAnsiTheme="minorHAnsi"/>
          <w:b/>
        </w:rPr>
      </w:pPr>
      <w:r w:rsidRPr="00927AD7">
        <w:rPr>
          <w:rFonts w:asciiTheme="minorHAnsi" w:hAnsiTheme="minorHAnsi"/>
          <w:b/>
        </w:rPr>
        <w:t>Section A. General Information</w:t>
      </w:r>
    </w:p>
    <w:p w14:paraId="56DC024E" w14:textId="0BE48CD6" w:rsidR="008D199F" w:rsidRPr="00927AD7" w:rsidRDefault="008D199F">
      <w:pPr>
        <w:pStyle w:val="ListParagraph"/>
        <w:numPr>
          <w:ilvl w:val="0"/>
          <w:numId w:val="8"/>
        </w:numPr>
        <w:ind w:left="360" w:hanging="360"/>
        <w:rPr>
          <w:rFonts w:ascii="Calibri" w:hAnsi="Calibri"/>
          <w:szCs w:val="18"/>
        </w:rPr>
      </w:pPr>
      <w:r w:rsidRPr="00927AD7">
        <w:rPr>
          <w:rFonts w:asciiTheme="minorHAnsi" w:hAnsiTheme="minorHAnsi"/>
          <w:i/>
        </w:rPr>
        <w:t>HVAC System Identification or Name</w:t>
      </w:r>
      <w:r w:rsidRPr="00927AD7">
        <w:rPr>
          <w:rFonts w:asciiTheme="minorHAnsi" w:hAnsiTheme="minorHAnsi"/>
        </w:rPr>
        <w:t xml:space="preserve">: </w:t>
      </w:r>
      <w:r w:rsidRPr="00927AD7">
        <w:rPr>
          <w:rFonts w:ascii="Calibri" w:hAnsi="Calibri"/>
          <w:szCs w:val="18"/>
        </w:rPr>
        <w:t xml:space="preserve">This field is filled out automatically. It is referenced from the </w:t>
      </w:r>
      <w:r w:rsidR="00981F4E" w:rsidRPr="00927AD7">
        <w:rPr>
          <w:rFonts w:ascii="Calibri" w:hAnsi="Calibri"/>
          <w:szCs w:val="18"/>
        </w:rPr>
        <w:t>LMCI</w:t>
      </w:r>
      <w:r w:rsidRPr="00927AD7">
        <w:rPr>
          <w:rFonts w:ascii="Calibri" w:hAnsi="Calibri"/>
          <w:szCs w:val="18"/>
        </w:rPr>
        <w:t>-MCH-01, which must be completed prior to this document.</w:t>
      </w:r>
    </w:p>
    <w:p w14:paraId="56DC024F" w14:textId="59FB9753" w:rsidR="008D199F" w:rsidRPr="00927AD7" w:rsidRDefault="008D199F">
      <w:pPr>
        <w:pStyle w:val="ListParagraph"/>
        <w:numPr>
          <w:ilvl w:val="0"/>
          <w:numId w:val="8"/>
        </w:numPr>
        <w:ind w:left="360" w:hanging="360"/>
        <w:rPr>
          <w:rFonts w:ascii="Calibri" w:hAnsi="Calibri"/>
          <w:szCs w:val="18"/>
        </w:rPr>
      </w:pPr>
      <w:r w:rsidRPr="00927AD7">
        <w:rPr>
          <w:rFonts w:asciiTheme="minorHAnsi" w:hAnsiTheme="minorHAnsi"/>
          <w:i/>
        </w:rPr>
        <w:t>HVAC System Location or Area Served</w:t>
      </w:r>
      <w:r w:rsidRPr="00927AD7">
        <w:rPr>
          <w:rFonts w:asciiTheme="minorHAnsi" w:hAnsiTheme="minorHAnsi"/>
        </w:rPr>
        <w:t xml:space="preserve">: </w:t>
      </w:r>
      <w:r w:rsidRPr="00927AD7">
        <w:rPr>
          <w:rFonts w:ascii="Calibri" w:hAnsi="Calibri"/>
          <w:szCs w:val="18"/>
        </w:rPr>
        <w:t xml:space="preserve">This field is filled out automatically. It is referenced from the </w:t>
      </w:r>
      <w:r w:rsidR="00981F4E" w:rsidRPr="00927AD7">
        <w:rPr>
          <w:rFonts w:ascii="Calibri" w:hAnsi="Calibri"/>
          <w:szCs w:val="18"/>
        </w:rPr>
        <w:t>LMCI</w:t>
      </w:r>
      <w:r w:rsidRPr="00927AD7">
        <w:rPr>
          <w:rFonts w:ascii="Calibri" w:hAnsi="Calibri"/>
          <w:szCs w:val="18"/>
        </w:rPr>
        <w:t>-MCH-01, which must be completed prior to this document.</w:t>
      </w:r>
    </w:p>
    <w:p w14:paraId="4EB15A84" w14:textId="23E94417" w:rsidR="006D5B41" w:rsidRPr="00927AD7" w:rsidRDefault="006D5B41">
      <w:pPr>
        <w:numPr>
          <w:ilvl w:val="0"/>
          <w:numId w:val="8"/>
        </w:numPr>
        <w:spacing w:line="276" w:lineRule="auto"/>
        <w:ind w:left="360" w:hanging="360"/>
        <w:rPr>
          <w:rFonts w:asciiTheme="minorHAnsi" w:hAnsiTheme="minorHAnsi"/>
        </w:rPr>
      </w:pPr>
      <w:r w:rsidRPr="00927AD7">
        <w:rPr>
          <w:rFonts w:asciiTheme="minorHAnsi" w:hAnsiTheme="minorHAnsi"/>
          <w:i/>
        </w:rPr>
        <w:t xml:space="preserve">Indoor Unit Name: </w:t>
      </w:r>
      <w:r w:rsidRPr="00927AD7">
        <w:rPr>
          <w:rFonts w:ascii="Calibri" w:hAnsi="Calibri"/>
        </w:rPr>
        <w:t xml:space="preserve">This field is filled out automatically. It is referenced from the </w:t>
      </w:r>
      <w:r w:rsidR="00981F4E" w:rsidRPr="00927AD7">
        <w:rPr>
          <w:rFonts w:ascii="Calibri" w:hAnsi="Calibri"/>
        </w:rPr>
        <w:t>LMCI</w:t>
      </w:r>
      <w:r w:rsidRPr="00927AD7">
        <w:rPr>
          <w:rFonts w:ascii="Calibri" w:hAnsi="Calibri"/>
        </w:rPr>
        <w:t>-MCH-01, which must be completed prior to this document.</w:t>
      </w:r>
    </w:p>
    <w:p w14:paraId="56DC0250" w14:textId="46E5E046" w:rsidR="008D199F" w:rsidRPr="00927AD7" w:rsidRDefault="008D199F">
      <w:pPr>
        <w:numPr>
          <w:ilvl w:val="0"/>
          <w:numId w:val="8"/>
        </w:numPr>
        <w:ind w:left="360" w:hanging="360"/>
        <w:rPr>
          <w:rFonts w:asciiTheme="minorHAnsi" w:hAnsiTheme="minorHAnsi"/>
        </w:rPr>
      </w:pPr>
      <w:r w:rsidRPr="00927AD7">
        <w:rPr>
          <w:rFonts w:asciiTheme="minorHAnsi" w:hAnsiTheme="minorHAnsi"/>
          <w:i/>
        </w:rPr>
        <w:t>Status – Less than 12 ft Ducts in Conditioned Space Performance Credit:</w:t>
      </w:r>
      <w:r w:rsidRPr="00927AD7">
        <w:rPr>
          <w:rFonts w:asciiTheme="minorHAnsi" w:hAnsiTheme="minorHAnsi"/>
        </w:rPr>
        <w:t xml:space="preserve"> This field is automatically filled based on the information given on the </w:t>
      </w:r>
      <w:r w:rsidR="00981F4E" w:rsidRPr="00927AD7">
        <w:rPr>
          <w:rFonts w:asciiTheme="minorHAnsi" w:hAnsiTheme="minorHAnsi"/>
        </w:rPr>
        <w:t>LMCC</w:t>
      </w:r>
      <w:r w:rsidRPr="00927AD7">
        <w:rPr>
          <w:rFonts w:asciiTheme="minorHAnsi" w:hAnsiTheme="minorHAnsi"/>
        </w:rPr>
        <w:t>.</w:t>
      </w:r>
      <w:r w:rsidR="00837191" w:rsidRPr="00927AD7">
        <w:rPr>
          <w:rFonts w:asciiTheme="minorHAnsi" w:hAnsiTheme="minorHAnsi"/>
        </w:rPr>
        <w:t xml:space="preserve"> </w:t>
      </w:r>
      <w:r w:rsidRPr="00927AD7">
        <w:rPr>
          <w:rFonts w:asciiTheme="minorHAnsi" w:hAnsiTheme="minorHAnsi"/>
        </w:rPr>
        <w:t>If “True” appears here, it means that this credit was taken in the performance calculations, is required for compliance and must be field verified.</w:t>
      </w:r>
    </w:p>
    <w:p w14:paraId="56DC0251" w14:textId="7BD9C6ED" w:rsidR="008D199F" w:rsidRPr="00927AD7" w:rsidRDefault="008D199F">
      <w:pPr>
        <w:numPr>
          <w:ilvl w:val="0"/>
          <w:numId w:val="8"/>
        </w:numPr>
        <w:ind w:left="360" w:hanging="360"/>
        <w:rPr>
          <w:rFonts w:asciiTheme="minorHAnsi" w:hAnsiTheme="minorHAnsi"/>
        </w:rPr>
      </w:pPr>
      <w:r w:rsidRPr="00927AD7">
        <w:rPr>
          <w:rFonts w:asciiTheme="minorHAnsi" w:hAnsiTheme="minorHAnsi"/>
          <w:i/>
        </w:rPr>
        <w:t>Status – Ducts Located in Conditioned Space Performance Credit:</w:t>
      </w:r>
      <w:r w:rsidRPr="00927AD7">
        <w:rPr>
          <w:rFonts w:asciiTheme="minorHAnsi" w:hAnsiTheme="minorHAnsi"/>
        </w:rPr>
        <w:t xml:space="preserve"> This field is automatically filled based on the information given on the </w:t>
      </w:r>
      <w:r w:rsidR="00981F4E" w:rsidRPr="00927AD7">
        <w:rPr>
          <w:rFonts w:asciiTheme="minorHAnsi" w:hAnsiTheme="minorHAnsi"/>
        </w:rPr>
        <w:t>LMCC</w:t>
      </w:r>
      <w:r w:rsidRPr="00927AD7">
        <w:rPr>
          <w:rFonts w:asciiTheme="minorHAnsi" w:hAnsiTheme="minorHAnsi"/>
        </w:rPr>
        <w:t>. If “True” appears here, it means that this credit was taken in the performance calculations, is required for compliance and must be field verified.</w:t>
      </w:r>
    </w:p>
    <w:p w14:paraId="56DC0252" w14:textId="34A0CCFA" w:rsidR="008D199F" w:rsidRPr="002D35DA" w:rsidRDefault="008D199F">
      <w:pPr>
        <w:numPr>
          <w:ilvl w:val="0"/>
          <w:numId w:val="8"/>
        </w:numPr>
        <w:ind w:left="360" w:hanging="360"/>
        <w:rPr>
          <w:rFonts w:asciiTheme="minorHAnsi" w:hAnsiTheme="minorHAnsi"/>
        </w:rPr>
      </w:pPr>
      <w:r w:rsidRPr="002D35DA">
        <w:rPr>
          <w:rFonts w:asciiTheme="minorHAnsi" w:hAnsiTheme="minorHAnsi"/>
          <w:i/>
        </w:rPr>
        <w:t xml:space="preserve">Status – </w:t>
      </w:r>
      <w:ins w:id="8" w:author="Alhabibi, Haider@Energy" w:date="2022-08-03T12:01:00Z">
        <w:r w:rsidR="001E5412" w:rsidRPr="001E5412">
          <w:rPr>
            <w:rFonts w:asciiTheme="minorHAnsi" w:hAnsiTheme="minorHAnsi"/>
            <w:i/>
          </w:rPr>
          <w:t xml:space="preserve">Duct Systems Located Entirely in Conditioned Space, No Insulation Requirement– </w:t>
        </w:r>
        <w:r w:rsidR="001E5412" w:rsidRPr="001E5412">
          <w:rPr>
            <w:rFonts w:asciiTheme="minorHAnsi" w:hAnsiTheme="minorHAnsi"/>
            <w:i/>
            <w:iCs/>
          </w:rPr>
          <w:t>This field is automatically filled based on the information given on the LMCC. If “True” appears here, it means that the duct system is located entirely in conditioned space and is allowed to be installed with insulation less than the minimum R-Value or no insulation</w:t>
        </w:r>
      </w:ins>
      <w:del w:id="9" w:author="Alhabibi, Haider@Energy" w:date="2022-08-03T12:01:00Z">
        <w:r w:rsidRPr="002D35DA" w:rsidDel="001E5412">
          <w:rPr>
            <w:rFonts w:asciiTheme="minorHAnsi" w:hAnsiTheme="minorHAnsi"/>
            <w:i/>
          </w:rPr>
          <w:delText>All Ducts Located Entirely in Directly Conditioned Space</w:delText>
        </w:r>
        <w:r w:rsidRPr="00612E15" w:rsidDel="001E5412">
          <w:rPr>
            <w:rFonts w:asciiTheme="minorHAnsi" w:hAnsiTheme="minorHAnsi"/>
            <w:i/>
          </w:rPr>
          <w:delText xml:space="preserve"> </w:delText>
        </w:r>
        <w:r w:rsidR="00AF1BB5" w:rsidRPr="002D35DA" w:rsidDel="001E5412">
          <w:rPr>
            <w:rFonts w:asciiTheme="minorHAnsi" w:hAnsiTheme="minorHAnsi"/>
            <w:i/>
          </w:rPr>
          <w:delText>Performance Credit</w:delText>
        </w:r>
        <w:r w:rsidRPr="002D35DA" w:rsidDel="001E5412">
          <w:rPr>
            <w:rFonts w:asciiTheme="minorHAnsi" w:hAnsiTheme="minorHAnsi"/>
            <w:i/>
          </w:rPr>
          <w:delText>:</w:delText>
        </w:r>
        <w:r w:rsidRPr="002D35DA" w:rsidDel="001E5412">
          <w:rPr>
            <w:rFonts w:asciiTheme="minorHAnsi" w:hAnsiTheme="minorHAnsi"/>
          </w:rPr>
          <w:delText xml:space="preserve"> This field is automatically filled</w:delText>
        </w:r>
        <w:r w:rsidRPr="002D35DA" w:rsidDel="001E5412">
          <w:rPr>
            <w:rFonts w:asciiTheme="minorHAnsi" w:hAnsiTheme="minorHAnsi"/>
            <w:shd w:val="clear" w:color="auto" w:fill="E6E6E6"/>
          </w:rPr>
          <w:delText xml:space="preserve"> </w:delText>
        </w:r>
        <w:r w:rsidRPr="002D35DA" w:rsidDel="001E5412">
          <w:rPr>
            <w:rFonts w:asciiTheme="minorHAnsi" w:hAnsiTheme="minorHAnsi"/>
          </w:rPr>
          <w:delText xml:space="preserve">based on the information given on the </w:delText>
        </w:r>
        <w:r w:rsidR="00981F4E" w:rsidRPr="002D35DA" w:rsidDel="001E5412">
          <w:rPr>
            <w:rFonts w:asciiTheme="minorHAnsi" w:hAnsiTheme="minorHAnsi"/>
          </w:rPr>
          <w:delText>LMCC</w:delText>
        </w:r>
        <w:r w:rsidRPr="002D35DA" w:rsidDel="001E5412">
          <w:rPr>
            <w:rFonts w:asciiTheme="minorHAnsi" w:hAnsiTheme="minorHAnsi"/>
          </w:rPr>
          <w:delText>. If “True” appears here, it means that this credit was taken in the performance calculations, is required for compliance and must be field verified</w:delText>
        </w:r>
      </w:del>
      <w:r w:rsidRPr="002D35DA">
        <w:rPr>
          <w:rFonts w:asciiTheme="minorHAnsi" w:hAnsiTheme="minorHAnsi"/>
        </w:rPr>
        <w:t>.</w:t>
      </w:r>
    </w:p>
    <w:p w14:paraId="6D736DE8" w14:textId="4FFB6FBA" w:rsidR="00944ED1" w:rsidRPr="002D35DA" w:rsidRDefault="00944ED1">
      <w:pPr>
        <w:numPr>
          <w:ilvl w:val="0"/>
          <w:numId w:val="8"/>
        </w:numPr>
        <w:ind w:left="360" w:hanging="360"/>
        <w:rPr>
          <w:rFonts w:asciiTheme="minorHAnsi" w:hAnsiTheme="minorHAnsi"/>
          <w:i/>
        </w:rPr>
      </w:pPr>
      <w:r w:rsidRPr="002D35DA">
        <w:rPr>
          <w:rFonts w:asciiTheme="minorHAnsi" w:hAnsiTheme="minorHAnsi"/>
          <w:i/>
        </w:rPr>
        <w:t xml:space="preserve">Status – </w:t>
      </w:r>
      <w:r w:rsidR="00944922" w:rsidRPr="002D35DA">
        <w:rPr>
          <w:rFonts w:asciiTheme="minorHAnsi" w:hAnsiTheme="minorHAnsi"/>
          <w:i/>
        </w:rPr>
        <w:t xml:space="preserve">Portions of </w:t>
      </w:r>
      <w:r w:rsidRPr="002D35DA">
        <w:rPr>
          <w:rFonts w:asciiTheme="minorHAnsi" w:hAnsiTheme="minorHAnsi"/>
          <w:i/>
        </w:rPr>
        <w:t xml:space="preserve">Ducts Located in </w:t>
      </w:r>
      <w:r w:rsidR="009B5F64" w:rsidRPr="002D35DA">
        <w:rPr>
          <w:rFonts w:asciiTheme="minorHAnsi" w:hAnsiTheme="minorHAnsi"/>
          <w:i/>
        </w:rPr>
        <w:t>Conditioned Space,</w:t>
      </w:r>
      <w:r w:rsidRPr="002D35DA">
        <w:rPr>
          <w:rFonts w:asciiTheme="minorHAnsi" w:hAnsiTheme="minorHAnsi"/>
          <w:i/>
        </w:rPr>
        <w:t xml:space="preserve"> R-</w:t>
      </w:r>
      <w:r w:rsidR="009B5F64" w:rsidRPr="002D35DA">
        <w:rPr>
          <w:rFonts w:asciiTheme="minorHAnsi" w:hAnsiTheme="minorHAnsi"/>
          <w:i/>
        </w:rPr>
        <w:t xml:space="preserve">6 </w:t>
      </w:r>
      <w:r w:rsidRPr="002D35DA">
        <w:rPr>
          <w:rFonts w:asciiTheme="minorHAnsi" w:hAnsiTheme="minorHAnsi"/>
          <w:i/>
        </w:rPr>
        <w:t xml:space="preserve">Exception </w:t>
      </w:r>
      <w:r w:rsidRPr="002D35DA">
        <w:rPr>
          <w:rFonts w:asciiTheme="minorHAnsi" w:hAnsiTheme="minorHAnsi"/>
        </w:rPr>
        <w:t xml:space="preserve">– This field is automatically filled based on the information given on the </w:t>
      </w:r>
      <w:r w:rsidR="00981F4E" w:rsidRPr="002D35DA">
        <w:rPr>
          <w:rFonts w:asciiTheme="minorHAnsi" w:hAnsiTheme="minorHAnsi"/>
        </w:rPr>
        <w:t>LMCC</w:t>
      </w:r>
      <w:r w:rsidRPr="002D35DA">
        <w:rPr>
          <w:rFonts w:asciiTheme="minorHAnsi" w:hAnsiTheme="minorHAnsi"/>
        </w:rPr>
        <w:t xml:space="preserve">. If “True” appears here, it means that </w:t>
      </w:r>
      <w:r w:rsidR="00CE3C71" w:rsidRPr="002D35DA">
        <w:rPr>
          <w:rFonts w:asciiTheme="minorHAnsi" w:hAnsiTheme="minorHAnsi"/>
        </w:rPr>
        <w:t xml:space="preserve">portions of the </w:t>
      </w:r>
      <w:r w:rsidRPr="002D35DA">
        <w:rPr>
          <w:rFonts w:asciiTheme="minorHAnsi" w:hAnsiTheme="minorHAnsi"/>
        </w:rPr>
        <w:t>duct</w:t>
      </w:r>
      <w:r w:rsidR="00CE3C71" w:rsidRPr="002D35DA">
        <w:rPr>
          <w:rFonts w:asciiTheme="minorHAnsi" w:hAnsiTheme="minorHAnsi"/>
        </w:rPr>
        <w:t xml:space="preserve"> </w:t>
      </w:r>
      <w:r w:rsidRPr="002D35DA">
        <w:rPr>
          <w:rFonts w:asciiTheme="minorHAnsi" w:hAnsiTheme="minorHAnsi"/>
        </w:rPr>
        <w:t>s</w:t>
      </w:r>
      <w:r w:rsidR="00CE3C71" w:rsidRPr="002D35DA">
        <w:rPr>
          <w:rFonts w:asciiTheme="minorHAnsi" w:hAnsiTheme="minorHAnsi"/>
        </w:rPr>
        <w:t>ystem</w:t>
      </w:r>
      <w:r w:rsidRPr="002D35DA">
        <w:rPr>
          <w:rFonts w:asciiTheme="minorHAnsi" w:hAnsiTheme="minorHAnsi"/>
        </w:rPr>
        <w:t xml:space="preserve"> </w:t>
      </w:r>
      <w:proofErr w:type="gramStart"/>
      <w:r w:rsidRPr="002D35DA">
        <w:rPr>
          <w:rFonts w:asciiTheme="minorHAnsi" w:hAnsiTheme="minorHAnsi"/>
        </w:rPr>
        <w:t>are located in</w:t>
      </w:r>
      <w:proofErr w:type="gramEnd"/>
      <w:r w:rsidRPr="002D35DA">
        <w:rPr>
          <w:rFonts w:asciiTheme="minorHAnsi" w:hAnsiTheme="minorHAnsi"/>
        </w:rPr>
        <w:t xml:space="preserve"> </w:t>
      </w:r>
      <w:r w:rsidR="00A437AB" w:rsidRPr="002D35DA">
        <w:rPr>
          <w:rFonts w:asciiTheme="minorHAnsi" w:hAnsiTheme="minorHAnsi"/>
        </w:rPr>
        <w:t>conditioned space</w:t>
      </w:r>
      <w:r w:rsidRPr="002D35DA">
        <w:rPr>
          <w:rFonts w:asciiTheme="minorHAnsi" w:hAnsiTheme="minorHAnsi"/>
        </w:rPr>
        <w:t xml:space="preserve"> and are allowed to be installed with insulation less than the minimum R-Value</w:t>
      </w:r>
      <w:r w:rsidR="00B71552" w:rsidRPr="002D35DA">
        <w:rPr>
          <w:rFonts w:asciiTheme="minorHAnsi" w:hAnsiTheme="minorHAnsi"/>
        </w:rPr>
        <w:t xml:space="preserve"> or no insulation</w:t>
      </w:r>
      <w:r w:rsidRPr="002D35DA">
        <w:rPr>
          <w:rFonts w:asciiTheme="minorHAnsi" w:hAnsiTheme="minorHAnsi"/>
          <w:shd w:val="clear" w:color="auto" w:fill="E6E6E6"/>
        </w:rPr>
        <w:t>.</w:t>
      </w:r>
    </w:p>
    <w:p w14:paraId="517E5A46" w14:textId="536C6090" w:rsidR="00CE3C71" w:rsidRPr="002D35DA" w:rsidDel="001E5412" w:rsidRDefault="00CE3C71">
      <w:pPr>
        <w:numPr>
          <w:ilvl w:val="0"/>
          <w:numId w:val="8"/>
        </w:numPr>
        <w:ind w:left="360" w:hanging="360"/>
        <w:rPr>
          <w:del w:id="10" w:author="Alhabibi, Haider@Energy" w:date="2022-08-03T12:01:00Z"/>
          <w:rFonts w:asciiTheme="minorHAnsi" w:hAnsiTheme="minorHAnsi"/>
          <w:i/>
        </w:rPr>
      </w:pPr>
      <w:bookmarkStart w:id="11" w:name="_Hlk110420462"/>
      <w:del w:id="12" w:author="Alhabibi, Haider@Energy" w:date="2022-08-03T12:01:00Z">
        <w:r w:rsidRPr="002D35DA" w:rsidDel="001E5412">
          <w:rPr>
            <w:rFonts w:asciiTheme="minorHAnsi" w:hAnsiTheme="minorHAnsi"/>
            <w:i/>
          </w:rPr>
          <w:delText xml:space="preserve">Status – </w:delText>
        </w:r>
        <w:bookmarkStart w:id="13" w:name="_Hlk110420503"/>
        <w:r w:rsidR="008B65AE" w:rsidRPr="002D35DA" w:rsidDel="001E5412">
          <w:rPr>
            <w:rFonts w:asciiTheme="minorHAnsi" w:hAnsiTheme="minorHAnsi"/>
            <w:i/>
          </w:rPr>
          <w:delText xml:space="preserve">Duct Systems Located </w:delText>
        </w:r>
        <w:r w:rsidR="008142A1" w:rsidRPr="002D35DA" w:rsidDel="001E5412">
          <w:rPr>
            <w:rFonts w:asciiTheme="minorHAnsi" w:hAnsiTheme="minorHAnsi"/>
            <w:i/>
          </w:rPr>
          <w:delText>Entirely in Conditioned Space, No Insulation Requirement</w:delText>
        </w:r>
        <w:r w:rsidRPr="002D35DA" w:rsidDel="001E5412">
          <w:rPr>
            <w:rFonts w:asciiTheme="minorHAnsi" w:hAnsiTheme="minorHAnsi"/>
            <w:i/>
          </w:rPr>
          <w:delText xml:space="preserve">– </w:delText>
        </w:r>
        <w:r w:rsidRPr="002D35DA" w:rsidDel="001E5412">
          <w:rPr>
            <w:rFonts w:asciiTheme="minorHAnsi" w:hAnsiTheme="minorHAnsi"/>
            <w:iCs/>
          </w:rPr>
          <w:delText xml:space="preserve">This field is automatically filled based on the information given on the </w:delText>
        </w:r>
        <w:r w:rsidR="00981F4E" w:rsidRPr="002D35DA" w:rsidDel="001E5412">
          <w:rPr>
            <w:rFonts w:asciiTheme="minorHAnsi" w:hAnsiTheme="minorHAnsi"/>
            <w:iCs/>
          </w:rPr>
          <w:delText>LMCC</w:delText>
        </w:r>
        <w:r w:rsidRPr="002D35DA" w:rsidDel="001E5412">
          <w:rPr>
            <w:rFonts w:asciiTheme="minorHAnsi" w:hAnsiTheme="minorHAnsi"/>
            <w:iCs/>
          </w:rPr>
          <w:delText xml:space="preserve">. If “True” appears here, it means that the duct system </w:delText>
        </w:r>
        <w:r w:rsidR="002611B3" w:rsidRPr="002D35DA" w:rsidDel="001E5412">
          <w:rPr>
            <w:rFonts w:asciiTheme="minorHAnsi" w:hAnsiTheme="minorHAnsi"/>
            <w:iCs/>
          </w:rPr>
          <w:delText xml:space="preserve">is </w:delText>
        </w:r>
        <w:r w:rsidRPr="002D35DA" w:rsidDel="001E5412">
          <w:rPr>
            <w:rFonts w:asciiTheme="minorHAnsi" w:hAnsiTheme="minorHAnsi"/>
            <w:iCs/>
          </w:rPr>
          <w:delText xml:space="preserve">located </w:delText>
        </w:r>
        <w:r w:rsidR="002611B3" w:rsidRPr="002D35DA" w:rsidDel="001E5412">
          <w:rPr>
            <w:rFonts w:asciiTheme="minorHAnsi" w:hAnsiTheme="minorHAnsi"/>
            <w:iCs/>
          </w:rPr>
          <w:delText xml:space="preserve">entirely </w:delText>
        </w:r>
        <w:r w:rsidRPr="002D35DA" w:rsidDel="001E5412">
          <w:rPr>
            <w:rFonts w:asciiTheme="minorHAnsi" w:hAnsiTheme="minorHAnsi"/>
            <w:iCs/>
          </w:rPr>
          <w:delText xml:space="preserve">in conditioned space and </w:delText>
        </w:r>
        <w:r w:rsidR="00B71552" w:rsidRPr="002D35DA" w:rsidDel="001E5412">
          <w:rPr>
            <w:rFonts w:asciiTheme="minorHAnsi" w:hAnsiTheme="minorHAnsi"/>
            <w:iCs/>
          </w:rPr>
          <w:delText xml:space="preserve">is </w:delText>
        </w:r>
        <w:r w:rsidRPr="002D35DA" w:rsidDel="001E5412">
          <w:rPr>
            <w:rFonts w:asciiTheme="minorHAnsi" w:hAnsiTheme="minorHAnsi"/>
            <w:iCs/>
          </w:rPr>
          <w:delText>allowed to be installed with insulation less than the minimum R-Value</w:delText>
        </w:r>
        <w:r w:rsidR="00257DE5" w:rsidRPr="002D35DA" w:rsidDel="001E5412">
          <w:rPr>
            <w:rFonts w:asciiTheme="minorHAnsi" w:hAnsiTheme="minorHAnsi"/>
            <w:iCs/>
          </w:rPr>
          <w:delText xml:space="preserve"> or no insulation</w:delText>
        </w:r>
        <w:bookmarkEnd w:id="13"/>
        <w:r w:rsidRPr="002D35DA" w:rsidDel="001E5412">
          <w:rPr>
            <w:rFonts w:asciiTheme="minorHAnsi" w:hAnsiTheme="minorHAnsi"/>
            <w:i/>
          </w:rPr>
          <w:delText>.</w:delText>
        </w:r>
      </w:del>
    </w:p>
    <w:bookmarkEnd w:id="11"/>
    <w:p w14:paraId="56DC0253" w14:textId="77777777" w:rsidR="008D199F" w:rsidRPr="00927AD7" w:rsidRDefault="008D199F" w:rsidP="008D199F">
      <w:pPr>
        <w:pStyle w:val="ListParagraph"/>
        <w:ind w:left="360"/>
        <w:rPr>
          <w:rFonts w:ascii="Calibri" w:hAnsi="Calibri"/>
          <w:szCs w:val="18"/>
        </w:rPr>
      </w:pPr>
    </w:p>
    <w:p w14:paraId="56DC0254" w14:textId="53322244" w:rsidR="008D199F" w:rsidRPr="00927AD7" w:rsidRDefault="008D199F" w:rsidP="008D199F">
      <w:pPr>
        <w:rPr>
          <w:rFonts w:asciiTheme="minorHAnsi" w:hAnsiTheme="minorHAnsi"/>
          <w:b/>
        </w:rPr>
      </w:pPr>
      <w:r w:rsidRPr="00927AD7">
        <w:rPr>
          <w:rFonts w:asciiTheme="minorHAnsi" w:hAnsiTheme="minorHAnsi"/>
          <w:b/>
        </w:rPr>
        <w:t>Section B.</w:t>
      </w:r>
      <w:r w:rsidR="00837191" w:rsidRPr="00927AD7">
        <w:rPr>
          <w:rFonts w:asciiTheme="minorHAnsi" w:hAnsiTheme="minorHAnsi"/>
          <w:b/>
        </w:rPr>
        <w:t xml:space="preserve"> </w:t>
      </w:r>
      <w:r w:rsidRPr="00927AD7">
        <w:rPr>
          <w:rFonts w:asciiTheme="minorHAnsi" w:hAnsiTheme="minorHAnsi"/>
          <w:b/>
        </w:rPr>
        <w:t>12 Linear Feet or Less of Duct Located Outside of Conditioned Space</w:t>
      </w:r>
    </w:p>
    <w:p w14:paraId="56DC0255" w14:textId="77777777" w:rsidR="008D199F" w:rsidRPr="00927AD7" w:rsidRDefault="008D199F">
      <w:pPr>
        <w:numPr>
          <w:ilvl w:val="0"/>
          <w:numId w:val="9"/>
        </w:numPr>
        <w:ind w:left="360" w:hanging="360"/>
        <w:rPr>
          <w:rFonts w:asciiTheme="minorHAnsi" w:hAnsiTheme="minorHAnsi"/>
        </w:rPr>
      </w:pPr>
      <w:r w:rsidRPr="00927AD7">
        <w:rPr>
          <w:rFonts w:asciiTheme="minorHAnsi" w:hAnsiTheme="minorHAnsi"/>
        </w:rPr>
        <w:t>This field is automatically filled.</w:t>
      </w:r>
    </w:p>
    <w:p w14:paraId="56DC0256" w14:textId="77777777" w:rsidR="008D199F" w:rsidRPr="00927AD7" w:rsidRDefault="008D199F" w:rsidP="008D199F">
      <w:pPr>
        <w:rPr>
          <w:rFonts w:asciiTheme="minorHAnsi" w:hAnsiTheme="minorHAnsi"/>
        </w:rPr>
      </w:pPr>
    </w:p>
    <w:p w14:paraId="56DC0257" w14:textId="21A678AA" w:rsidR="008D199F" w:rsidRPr="00927AD7" w:rsidRDefault="008D199F" w:rsidP="008D199F">
      <w:pPr>
        <w:rPr>
          <w:rFonts w:asciiTheme="minorHAnsi" w:hAnsiTheme="minorHAnsi"/>
        </w:rPr>
      </w:pPr>
      <w:r w:rsidRPr="00927AD7">
        <w:rPr>
          <w:rFonts w:asciiTheme="minorHAnsi" w:hAnsiTheme="minorHAnsi"/>
          <w:b/>
        </w:rPr>
        <w:t>Section C.</w:t>
      </w:r>
      <w:r w:rsidR="00837191" w:rsidRPr="00927AD7">
        <w:rPr>
          <w:rFonts w:asciiTheme="minorHAnsi" w:hAnsiTheme="minorHAnsi"/>
          <w:b/>
        </w:rPr>
        <w:t xml:space="preserve"> </w:t>
      </w:r>
      <w:r w:rsidRPr="00927AD7">
        <w:rPr>
          <w:rFonts w:asciiTheme="minorHAnsi" w:hAnsiTheme="minorHAnsi"/>
          <w:b/>
        </w:rPr>
        <w:t>Ducts Located in Conditioned Space</w:t>
      </w:r>
      <w:r w:rsidRPr="00927AD7">
        <w:rPr>
          <w:rFonts w:asciiTheme="minorHAnsi" w:hAnsiTheme="minorHAnsi"/>
        </w:rPr>
        <w:t xml:space="preserve"> </w:t>
      </w:r>
    </w:p>
    <w:p w14:paraId="56DC0258" w14:textId="77777777" w:rsidR="008D199F" w:rsidRPr="00927AD7" w:rsidRDefault="008D199F">
      <w:pPr>
        <w:numPr>
          <w:ilvl w:val="0"/>
          <w:numId w:val="10"/>
        </w:numPr>
        <w:ind w:left="360" w:hanging="360"/>
        <w:rPr>
          <w:rFonts w:asciiTheme="minorHAnsi" w:hAnsiTheme="minorHAnsi"/>
        </w:rPr>
      </w:pPr>
      <w:r w:rsidRPr="00927AD7">
        <w:rPr>
          <w:rFonts w:asciiTheme="minorHAnsi" w:hAnsiTheme="minorHAnsi"/>
        </w:rPr>
        <w:t>This field is automatically filled.</w:t>
      </w:r>
    </w:p>
    <w:p w14:paraId="56DC0259" w14:textId="77777777" w:rsidR="008D199F" w:rsidRPr="00927AD7" w:rsidRDefault="008D199F" w:rsidP="008D199F">
      <w:pPr>
        <w:rPr>
          <w:rFonts w:asciiTheme="minorHAnsi" w:hAnsiTheme="minorHAnsi"/>
        </w:rPr>
      </w:pPr>
    </w:p>
    <w:p w14:paraId="56DC025A" w14:textId="5B1B1284" w:rsidR="008D199F" w:rsidRPr="00927AD7" w:rsidRDefault="008D199F" w:rsidP="008D199F">
      <w:pPr>
        <w:rPr>
          <w:rFonts w:asciiTheme="minorHAnsi" w:hAnsiTheme="minorHAnsi"/>
        </w:rPr>
      </w:pPr>
      <w:r w:rsidRPr="002D35DA">
        <w:rPr>
          <w:rFonts w:asciiTheme="minorHAnsi" w:hAnsiTheme="minorHAnsi"/>
          <w:b/>
        </w:rPr>
        <w:t xml:space="preserve">Section D. All Ducts Located Entirely in Directly Conditioned Space </w:t>
      </w:r>
      <w:r w:rsidR="008715CE" w:rsidRPr="00927AD7">
        <w:rPr>
          <w:rFonts w:asciiTheme="minorHAnsi" w:hAnsiTheme="minorHAnsi"/>
          <w:b/>
        </w:rPr>
        <w:t>Performance Credit</w:t>
      </w:r>
    </w:p>
    <w:p w14:paraId="56DC025B" w14:textId="4FEF8739" w:rsidR="008D199F" w:rsidRPr="00927AD7" w:rsidRDefault="008D199F">
      <w:pPr>
        <w:numPr>
          <w:ilvl w:val="0"/>
          <w:numId w:val="7"/>
        </w:numPr>
        <w:ind w:left="360" w:hanging="360"/>
        <w:rPr>
          <w:rFonts w:asciiTheme="minorHAnsi" w:hAnsiTheme="minorHAnsi"/>
        </w:rPr>
      </w:pPr>
      <w:r w:rsidRPr="00927AD7">
        <w:rPr>
          <w:rFonts w:asciiTheme="minorHAnsi" w:hAnsiTheme="minorHAnsi"/>
          <w:i/>
        </w:rPr>
        <w:t xml:space="preserve">A Visual Inspection Shall Confirm the </w:t>
      </w:r>
      <w:r w:rsidR="000352E6" w:rsidRPr="00927AD7">
        <w:rPr>
          <w:rFonts w:asciiTheme="minorHAnsi" w:hAnsiTheme="minorHAnsi"/>
          <w:i/>
        </w:rPr>
        <w:t>Dis</w:t>
      </w:r>
      <w:r w:rsidR="00F21C97" w:rsidRPr="00927AD7">
        <w:rPr>
          <w:rFonts w:asciiTheme="minorHAnsi" w:hAnsiTheme="minorHAnsi"/>
          <w:i/>
        </w:rPr>
        <w:t xml:space="preserve">tribution </w:t>
      </w:r>
      <w:r w:rsidR="000352E6" w:rsidRPr="00927AD7">
        <w:rPr>
          <w:rFonts w:asciiTheme="minorHAnsi" w:hAnsiTheme="minorHAnsi"/>
          <w:i/>
        </w:rPr>
        <w:t>S</w:t>
      </w:r>
      <w:r w:rsidR="00F21C97" w:rsidRPr="00927AD7">
        <w:rPr>
          <w:rFonts w:asciiTheme="minorHAnsi" w:hAnsiTheme="minorHAnsi"/>
          <w:i/>
        </w:rPr>
        <w:t xml:space="preserve">ystem is in </w:t>
      </w:r>
      <w:r w:rsidR="000352E6" w:rsidRPr="00927AD7">
        <w:rPr>
          <w:rFonts w:asciiTheme="minorHAnsi" w:hAnsiTheme="minorHAnsi"/>
          <w:i/>
        </w:rPr>
        <w:t>C</w:t>
      </w:r>
      <w:r w:rsidR="00F21C97" w:rsidRPr="00927AD7">
        <w:rPr>
          <w:rFonts w:asciiTheme="minorHAnsi" w:hAnsiTheme="minorHAnsi"/>
          <w:i/>
        </w:rPr>
        <w:t xml:space="preserve">onditioned </w:t>
      </w:r>
      <w:r w:rsidR="000352E6" w:rsidRPr="00927AD7">
        <w:rPr>
          <w:rFonts w:asciiTheme="minorHAnsi" w:hAnsiTheme="minorHAnsi"/>
          <w:i/>
        </w:rPr>
        <w:t>S</w:t>
      </w:r>
      <w:r w:rsidR="00F21C97" w:rsidRPr="00927AD7">
        <w:rPr>
          <w:rFonts w:asciiTheme="minorHAnsi" w:hAnsiTheme="minorHAnsi"/>
          <w:i/>
        </w:rPr>
        <w:t>pace</w:t>
      </w:r>
      <w:r w:rsidRPr="00927AD7">
        <w:rPr>
          <w:rFonts w:asciiTheme="minorHAnsi" w:hAnsiTheme="minorHAnsi"/>
          <w:i/>
        </w:rPr>
        <w:t>:</w:t>
      </w:r>
      <w:r w:rsidRPr="00927AD7">
        <w:rPr>
          <w:rFonts w:asciiTheme="minorHAnsi" w:hAnsiTheme="minorHAnsi"/>
        </w:rPr>
        <w:t xml:space="preserve"> If a visual inspection confirms that the ducts </w:t>
      </w:r>
      <w:r w:rsidR="006843C1" w:rsidRPr="00927AD7">
        <w:rPr>
          <w:rFonts w:asciiTheme="minorHAnsi" w:hAnsiTheme="minorHAnsi"/>
        </w:rPr>
        <w:t>are</w:t>
      </w:r>
      <w:r w:rsidR="0084195D" w:rsidRPr="00927AD7">
        <w:rPr>
          <w:rFonts w:asciiTheme="minorHAnsi" w:hAnsiTheme="minorHAnsi"/>
        </w:rPr>
        <w:t xml:space="preserve"> </w:t>
      </w:r>
      <w:r w:rsidRPr="00927AD7">
        <w:rPr>
          <w:rFonts w:asciiTheme="minorHAnsi" w:hAnsiTheme="minorHAnsi"/>
        </w:rPr>
        <w:t xml:space="preserve">entirely within </w:t>
      </w:r>
      <w:r w:rsidR="00DE6509" w:rsidRPr="00927AD7">
        <w:rPr>
          <w:rFonts w:asciiTheme="minorHAnsi" w:hAnsiTheme="minorHAnsi"/>
        </w:rPr>
        <w:t xml:space="preserve">directly </w:t>
      </w:r>
      <w:r w:rsidRPr="00927AD7">
        <w:rPr>
          <w:rFonts w:asciiTheme="minorHAnsi" w:hAnsiTheme="minorHAnsi"/>
        </w:rPr>
        <w:t xml:space="preserve">conditioned space, then select “entirely in </w:t>
      </w:r>
      <w:r w:rsidR="00906E70" w:rsidRPr="00927AD7">
        <w:rPr>
          <w:rFonts w:asciiTheme="minorHAnsi" w:hAnsiTheme="minorHAnsi"/>
        </w:rPr>
        <w:t xml:space="preserve">directly </w:t>
      </w:r>
      <w:r w:rsidRPr="00927AD7">
        <w:rPr>
          <w:rFonts w:asciiTheme="minorHAnsi" w:hAnsiTheme="minorHAnsi"/>
        </w:rPr>
        <w:t>conditioned space”, otherwise select “</w:t>
      </w:r>
      <w:r w:rsidR="00567464" w:rsidRPr="00927AD7">
        <w:rPr>
          <w:rFonts w:asciiTheme="minorHAnsi" w:hAnsiTheme="minorHAnsi"/>
        </w:rPr>
        <w:t>n</w:t>
      </w:r>
      <w:r w:rsidRPr="00927AD7">
        <w:rPr>
          <w:rFonts w:asciiTheme="minorHAnsi" w:hAnsiTheme="minorHAnsi"/>
        </w:rPr>
        <w:t xml:space="preserve">ot entirely in </w:t>
      </w:r>
      <w:r w:rsidR="009E0760" w:rsidRPr="00927AD7">
        <w:rPr>
          <w:rFonts w:asciiTheme="minorHAnsi" w:hAnsiTheme="minorHAnsi"/>
        </w:rPr>
        <w:t xml:space="preserve">directly </w:t>
      </w:r>
      <w:r w:rsidRPr="00927AD7">
        <w:rPr>
          <w:rFonts w:asciiTheme="minorHAnsi" w:hAnsiTheme="minorHAnsi"/>
        </w:rPr>
        <w:t>conditioned space”.</w:t>
      </w:r>
      <w:r w:rsidR="00837191" w:rsidRPr="00927AD7">
        <w:rPr>
          <w:rFonts w:asciiTheme="minorHAnsi" w:hAnsiTheme="minorHAnsi"/>
        </w:rPr>
        <w:t xml:space="preserve"> </w:t>
      </w:r>
      <w:r w:rsidRPr="00927AD7">
        <w:rPr>
          <w:rFonts w:asciiTheme="minorHAnsi" w:hAnsiTheme="minorHAnsi"/>
        </w:rPr>
        <w:t xml:space="preserve">The latter selection means that the system does not meet the requirements and the </w:t>
      </w:r>
      <w:r w:rsidR="00981F4E" w:rsidRPr="00927AD7">
        <w:rPr>
          <w:rFonts w:asciiTheme="minorHAnsi" w:hAnsiTheme="minorHAnsi"/>
        </w:rPr>
        <w:t>LMCC</w:t>
      </w:r>
      <w:r w:rsidRPr="00927AD7">
        <w:rPr>
          <w:rFonts w:asciiTheme="minorHAnsi" w:hAnsiTheme="minorHAnsi"/>
        </w:rPr>
        <w:t xml:space="preserve"> will have to be revised or the system will need to be modified such that the ducts are located entirely within </w:t>
      </w:r>
      <w:r w:rsidR="009E0760" w:rsidRPr="00927AD7">
        <w:rPr>
          <w:rFonts w:asciiTheme="minorHAnsi" w:hAnsiTheme="minorHAnsi"/>
        </w:rPr>
        <w:t xml:space="preserve">directly </w:t>
      </w:r>
      <w:r w:rsidRPr="00927AD7">
        <w:rPr>
          <w:rFonts w:asciiTheme="minorHAnsi" w:hAnsiTheme="minorHAnsi"/>
        </w:rPr>
        <w:t>conditioned space.</w:t>
      </w:r>
    </w:p>
    <w:p w14:paraId="56DC025C" w14:textId="77777777" w:rsidR="008D199F" w:rsidRPr="00927AD7" w:rsidRDefault="008D199F">
      <w:pPr>
        <w:numPr>
          <w:ilvl w:val="0"/>
          <w:numId w:val="7"/>
        </w:numPr>
        <w:ind w:left="360" w:hanging="360"/>
        <w:rPr>
          <w:rFonts w:asciiTheme="minorHAnsi" w:hAnsiTheme="minorHAnsi"/>
        </w:rPr>
      </w:pPr>
      <w:r w:rsidRPr="00927AD7">
        <w:rPr>
          <w:rFonts w:asciiTheme="minorHAnsi" w:hAnsiTheme="minorHAnsi"/>
          <w:i/>
        </w:rPr>
        <w:t>Actual System Duct Leakage Rate (cfm) Measured using RA3.1.4.3.4 Duct Leakage to Outside from Fan Pressurization of Ducts:</w:t>
      </w:r>
      <w:r w:rsidRPr="00927AD7">
        <w:rPr>
          <w:rFonts w:asciiTheme="minorHAnsi" w:hAnsiTheme="minorHAnsi"/>
        </w:rPr>
        <w:t xml:space="preserve"> Enter the measured duct leakage rate (cfm) using the procedures found in RA3.1.4.3.4.</w:t>
      </w:r>
    </w:p>
    <w:p w14:paraId="6EA581C5" w14:textId="75E16CF2" w:rsidR="00CE3C71" w:rsidRPr="00927AD7" w:rsidRDefault="008D199F">
      <w:pPr>
        <w:numPr>
          <w:ilvl w:val="0"/>
          <w:numId w:val="7"/>
        </w:numPr>
        <w:ind w:left="360" w:hanging="360"/>
        <w:rPr>
          <w:rFonts w:asciiTheme="minorHAnsi" w:hAnsiTheme="minorHAnsi"/>
        </w:rPr>
      </w:pPr>
      <w:r w:rsidRPr="00927AD7">
        <w:rPr>
          <w:rFonts w:asciiTheme="minorHAnsi" w:hAnsiTheme="minorHAnsi"/>
          <w:i/>
        </w:rPr>
        <w:t>Compliance Statement:</w:t>
      </w:r>
      <w:r w:rsidRPr="00927AD7">
        <w:rPr>
          <w:rFonts w:asciiTheme="minorHAnsi" w:hAnsiTheme="minorHAnsi"/>
        </w:rPr>
        <w:t xml:space="preserve"> This field is automatically filled.</w:t>
      </w:r>
    </w:p>
    <w:p w14:paraId="56DC0271" w14:textId="77777777" w:rsidR="0026446F" w:rsidRPr="00927AD7" w:rsidRDefault="0026446F" w:rsidP="003044D3">
      <w:pPr>
        <w:rPr>
          <w:rFonts w:asciiTheme="minorHAnsi" w:hAnsiTheme="minorHAnsi"/>
        </w:rPr>
      </w:pPr>
    </w:p>
    <w:p w14:paraId="44D8FE0E" w14:textId="33236D00" w:rsidR="00CE3C71" w:rsidRPr="00927AD7" w:rsidRDefault="00CE3C71" w:rsidP="00CE3C71">
      <w:pPr>
        <w:rPr>
          <w:rFonts w:asciiTheme="minorHAnsi" w:hAnsiTheme="minorHAnsi"/>
          <w:b/>
          <w:szCs w:val="18"/>
        </w:rPr>
      </w:pPr>
      <w:r w:rsidRPr="002D35DA">
        <w:rPr>
          <w:rFonts w:asciiTheme="minorHAnsi" w:hAnsiTheme="minorHAnsi"/>
          <w:b/>
        </w:rPr>
        <w:t>Section E.</w:t>
      </w:r>
      <w:r w:rsidRPr="002D35DA">
        <w:rPr>
          <w:rFonts w:asciiTheme="minorHAnsi" w:hAnsiTheme="minorHAnsi"/>
          <w:b/>
          <w:shd w:val="clear" w:color="auto" w:fill="E6E6E6"/>
        </w:rPr>
        <w:t xml:space="preserve"> </w:t>
      </w:r>
      <w:r w:rsidR="001B4EFD" w:rsidRPr="002D35DA">
        <w:rPr>
          <w:rFonts w:asciiTheme="minorHAnsi" w:hAnsiTheme="minorHAnsi"/>
          <w:b/>
        </w:rPr>
        <w:t>Portions of Ducts Located in Conditioned Space, R-6 Exception</w:t>
      </w:r>
    </w:p>
    <w:p w14:paraId="3246700D" w14:textId="0B27DDB5" w:rsidR="00CE3C71" w:rsidRPr="00927AD7" w:rsidRDefault="00CE3C71">
      <w:pPr>
        <w:pStyle w:val="ListParagraph"/>
        <w:numPr>
          <w:ilvl w:val="0"/>
          <w:numId w:val="6"/>
        </w:numPr>
        <w:ind w:left="360"/>
        <w:rPr>
          <w:rFonts w:asciiTheme="minorHAnsi" w:hAnsiTheme="minorHAnsi"/>
          <w:szCs w:val="18"/>
        </w:rPr>
      </w:pPr>
      <w:r w:rsidRPr="00927AD7">
        <w:rPr>
          <w:rFonts w:asciiTheme="minorHAnsi" w:hAnsiTheme="minorHAnsi"/>
          <w:szCs w:val="18"/>
        </w:rPr>
        <w:t>This field must be a true statement (or not applicable) for the system to comply</w:t>
      </w:r>
      <w:r w:rsidR="00734067" w:rsidRPr="00927AD7">
        <w:rPr>
          <w:rFonts w:asciiTheme="minorHAnsi" w:hAnsiTheme="minorHAnsi"/>
          <w:szCs w:val="18"/>
        </w:rPr>
        <w:t>.</w:t>
      </w:r>
    </w:p>
    <w:p w14:paraId="2FDCDDFC" w14:textId="1809E906" w:rsidR="00734067" w:rsidRPr="00927AD7" w:rsidRDefault="00CE3C71">
      <w:pPr>
        <w:pStyle w:val="ListParagraph"/>
        <w:numPr>
          <w:ilvl w:val="0"/>
          <w:numId w:val="6"/>
        </w:numPr>
        <w:ind w:left="360"/>
        <w:rPr>
          <w:rFonts w:asciiTheme="minorHAnsi" w:hAnsiTheme="minorHAnsi"/>
          <w:szCs w:val="18"/>
        </w:rPr>
      </w:pPr>
      <w:r w:rsidRPr="00927AD7">
        <w:rPr>
          <w:rFonts w:asciiTheme="minorHAnsi" w:hAnsiTheme="minorHAnsi"/>
          <w:szCs w:val="18"/>
        </w:rPr>
        <w:t>This field must be a true statement (or not</w:t>
      </w:r>
      <w:r w:rsidR="00734067" w:rsidRPr="00927AD7">
        <w:rPr>
          <w:rFonts w:asciiTheme="minorHAnsi" w:hAnsiTheme="minorHAnsi"/>
          <w:szCs w:val="18"/>
        </w:rPr>
        <w:t xml:space="preserve"> applicable) for the system to comply.</w:t>
      </w:r>
    </w:p>
    <w:p w14:paraId="00D8E7D0" w14:textId="58920A93" w:rsidR="00CE3C71" w:rsidRPr="00927AD7" w:rsidRDefault="00734067">
      <w:pPr>
        <w:pStyle w:val="ListParagraph"/>
        <w:numPr>
          <w:ilvl w:val="0"/>
          <w:numId w:val="6"/>
        </w:numPr>
        <w:ind w:left="360"/>
        <w:rPr>
          <w:rFonts w:asciiTheme="minorHAnsi" w:hAnsiTheme="minorHAnsi"/>
          <w:szCs w:val="18"/>
        </w:rPr>
      </w:pPr>
      <w:r w:rsidRPr="00927AD7">
        <w:rPr>
          <w:rFonts w:asciiTheme="minorHAnsi" w:hAnsiTheme="minorHAnsi"/>
          <w:szCs w:val="18"/>
        </w:rPr>
        <w:t>This field must be a true statement (or not applicable) for the system to comply.</w:t>
      </w:r>
      <w:r w:rsidR="00CE3C71" w:rsidRPr="00927AD7">
        <w:rPr>
          <w:rFonts w:asciiTheme="minorHAnsi" w:hAnsiTheme="minorHAnsi"/>
          <w:szCs w:val="18"/>
        </w:rPr>
        <w:t xml:space="preserve"> </w:t>
      </w:r>
    </w:p>
    <w:p w14:paraId="3A85505B" w14:textId="7052458A" w:rsidR="00CE3C71" w:rsidRPr="00927AD7" w:rsidRDefault="00CE3C71" w:rsidP="00CE3C71">
      <w:pPr>
        <w:rPr>
          <w:rFonts w:asciiTheme="minorHAnsi" w:hAnsiTheme="minorHAnsi"/>
        </w:rPr>
      </w:pPr>
    </w:p>
    <w:p w14:paraId="06F5EA98" w14:textId="343CD35B" w:rsidR="00EE0715" w:rsidRPr="00927AD7" w:rsidRDefault="00EE0715" w:rsidP="00EE0715">
      <w:pPr>
        <w:rPr>
          <w:rFonts w:asciiTheme="minorHAnsi" w:hAnsiTheme="minorHAnsi"/>
          <w:b/>
          <w:bCs/>
        </w:rPr>
      </w:pPr>
      <w:r w:rsidRPr="002D35DA">
        <w:rPr>
          <w:rFonts w:asciiTheme="minorHAnsi" w:hAnsiTheme="minorHAnsi"/>
          <w:b/>
          <w:bCs/>
        </w:rPr>
        <w:t xml:space="preserve">Section </w:t>
      </w:r>
      <w:r w:rsidR="001731F9" w:rsidRPr="002D35DA">
        <w:rPr>
          <w:rFonts w:asciiTheme="minorHAnsi" w:hAnsiTheme="minorHAnsi"/>
          <w:b/>
          <w:bCs/>
        </w:rPr>
        <w:t>F</w:t>
      </w:r>
      <w:r w:rsidRPr="002D35DA">
        <w:rPr>
          <w:rFonts w:asciiTheme="minorHAnsi" w:hAnsiTheme="minorHAnsi"/>
          <w:b/>
          <w:bCs/>
        </w:rPr>
        <w:t xml:space="preserve">. </w:t>
      </w:r>
      <w:r w:rsidR="007D4896" w:rsidRPr="002D35DA">
        <w:rPr>
          <w:rFonts w:asciiTheme="minorHAnsi" w:hAnsiTheme="minorHAnsi"/>
          <w:b/>
          <w:bCs/>
        </w:rPr>
        <w:t>Duct</w:t>
      </w:r>
      <w:r w:rsidR="004C7AA3" w:rsidRPr="002D35DA">
        <w:rPr>
          <w:rFonts w:asciiTheme="minorHAnsi" w:hAnsiTheme="minorHAnsi"/>
          <w:b/>
          <w:bCs/>
        </w:rPr>
        <w:t xml:space="preserve"> </w:t>
      </w:r>
      <w:r w:rsidR="004C7AA3" w:rsidRPr="00927AD7">
        <w:rPr>
          <w:rFonts w:asciiTheme="minorHAnsi" w:hAnsiTheme="minorHAnsi"/>
          <w:b/>
          <w:bCs/>
        </w:rPr>
        <w:t>Systems Located Entirely in Conditioned Space, No Insulation Requirement – RA3.1.4.3.8</w:t>
      </w:r>
      <w:r w:rsidR="007D4896" w:rsidRPr="00927AD7">
        <w:rPr>
          <w:rFonts w:asciiTheme="minorHAnsi" w:hAnsiTheme="minorHAnsi"/>
          <w:b/>
          <w:bCs/>
        </w:rPr>
        <w:t xml:space="preserve"> </w:t>
      </w:r>
    </w:p>
    <w:p w14:paraId="2335731B" w14:textId="711963ED" w:rsidR="00EE0715" w:rsidRPr="00927AD7" w:rsidRDefault="00EE0715" w:rsidP="00927AD7">
      <w:pPr>
        <w:ind w:left="360" w:hanging="360"/>
        <w:rPr>
          <w:rFonts w:asciiTheme="minorHAnsi" w:hAnsiTheme="minorHAnsi"/>
        </w:rPr>
      </w:pPr>
      <w:r w:rsidRPr="00927AD7">
        <w:rPr>
          <w:rFonts w:asciiTheme="minorHAnsi" w:hAnsiTheme="minorHAnsi"/>
        </w:rPr>
        <w:t>1.</w:t>
      </w:r>
      <w:r w:rsidR="008C66E3" w:rsidRPr="00927AD7">
        <w:rPr>
          <w:rFonts w:asciiTheme="minorHAnsi" w:hAnsiTheme="minorHAnsi"/>
        </w:rPr>
        <w:tab/>
      </w:r>
      <w:r w:rsidRPr="00927AD7">
        <w:rPr>
          <w:rFonts w:asciiTheme="minorHAnsi" w:hAnsiTheme="minorHAnsi"/>
        </w:rPr>
        <w:t xml:space="preserve">A Visual Inspection Shall Confirm the Distribution System is in Conditioned Space: If a visual inspection confirms that the ducts are entirely within conditioned space, then select “entirely in conditioned space”, otherwise select “not entirely in conditioned space”. The latter selection means that the system does not meet the requirements and the </w:t>
      </w:r>
      <w:r w:rsidR="00981F4E" w:rsidRPr="00927AD7">
        <w:rPr>
          <w:rFonts w:asciiTheme="minorHAnsi" w:hAnsiTheme="minorHAnsi"/>
        </w:rPr>
        <w:lastRenderedPageBreak/>
        <w:t>LMCC</w:t>
      </w:r>
      <w:r w:rsidRPr="00927AD7">
        <w:rPr>
          <w:rFonts w:asciiTheme="minorHAnsi" w:hAnsiTheme="minorHAnsi"/>
        </w:rPr>
        <w:t xml:space="preserve"> will have to be revised or the system will need to be modified such that the ducts are located entirely within conditioned space.</w:t>
      </w:r>
    </w:p>
    <w:p w14:paraId="548D9AE4" w14:textId="77777777" w:rsidR="00EE0715" w:rsidRPr="00927AD7" w:rsidRDefault="00EE0715" w:rsidP="00927AD7">
      <w:pPr>
        <w:ind w:left="360" w:hanging="360"/>
        <w:rPr>
          <w:rFonts w:asciiTheme="minorHAnsi" w:hAnsiTheme="minorHAnsi"/>
        </w:rPr>
      </w:pPr>
      <w:r w:rsidRPr="00927AD7">
        <w:rPr>
          <w:rFonts w:asciiTheme="minorHAnsi" w:hAnsiTheme="minorHAnsi"/>
        </w:rPr>
        <w:t>2.</w:t>
      </w:r>
      <w:r w:rsidRPr="00927AD7">
        <w:rPr>
          <w:rFonts w:asciiTheme="minorHAnsi" w:hAnsiTheme="minorHAnsi"/>
        </w:rPr>
        <w:tab/>
        <w:t>Actual System Duct Leakage Rate (cfm) Measured using RA3.1.4.3.4 Duct Leakage to Outside from Fan Pressurization of Ducts: Enter the measured duct leakage rate (cfm) using the procedures found in RA3.1.4.3.4.</w:t>
      </w:r>
    </w:p>
    <w:p w14:paraId="1F42A171" w14:textId="3CD26A4F" w:rsidR="00EE0715" w:rsidRPr="00927AD7" w:rsidRDefault="00EE0715" w:rsidP="00274F79">
      <w:pPr>
        <w:ind w:left="-360" w:firstLine="360"/>
        <w:rPr>
          <w:rFonts w:asciiTheme="minorHAnsi" w:hAnsiTheme="minorHAnsi"/>
        </w:rPr>
      </w:pPr>
      <w:r w:rsidRPr="00927AD7">
        <w:rPr>
          <w:rFonts w:asciiTheme="minorHAnsi" w:hAnsiTheme="minorHAnsi"/>
        </w:rPr>
        <w:t>3.</w:t>
      </w:r>
      <w:r w:rsidR="00274F79" w:rsidRPr="00927AD7">
        <w:rPr>
          <w:rFonts w:asciiTheme="minorHAnsi" w:hAnsiTheme="minorHAnsi"/>
        </w:rPr>
        <w:t xml:space="preserve">     </w:t>
      </w:r>
      <w:r w:rsidRPr="00927AD7">
        <w:rPr>
          <w:rFonts w:asciiTheme="minorHAnsi" w:hAnsiTheme="minorHAnsi"/>
        </w:rPr>
        <w:t>Compliance Statement: This field is automatically filled.</w:t>
      </w:r>
    </w:p>
    <w:p w14:paraId="2789B459" w14:textId="77777777" w:rsidR="00CE3C71" w:rsidRPr="00927AD7" w:rsidRDefault="00CE3C71" w:rsidP="003044D3">
      <w:pPr>
        <w:rPr>
          <w:rFonts w:asciiTheme="minorHAnsi" w:hAnsiTheme="minorHAnsi"/>
        </w:rPr>
      </w:pPr>
    </w:p>
    <w:p w14:paraId="5FEA46C1" w14:textId="4F5FC15C" w:rsidR="00EE0715" w:rsidRPr="00927AD7" w:rsidRDefault="00EE0715" w:rsidP="004E6BFB">
      <w:pPr>
        <w:rPr>
          <w:rFonts w:asciiTheme="minorHAnsi" w:hAnsiTheme="minorHAnsi"/>
        </w:rPr>
        <w:sectPr w:rsidR="00EE0715" w:rsidRPr="00927AD7" w:rsidSect="002878B9">
          <w:headerReference w:type="even" r:id="rId16"/>
          <w:headerReference w:type="default" r:id="rId17"/>
          <w:footerReference w:type="default" r:id="rId18"/>
          <w:headerReference w:type="first" r:id="rId19"/>
          <w:pgSz w:w="12240" w:h="15840" w:code="1"/>
          <w:pgMar w:top="720" w:right="1008" w:bottom="720" w:left="1296" w:header="720" w:footer="576" w:gutter="0"/>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921"/>
        <w:gridCol w:w="5696"/>
      </w:tblGrid>
      <w:tr w:rsidR="00727B75" w:rsidRPr="00927AD7" w14:paraId="56DC0275" w14:textId="77777777" w:rsidTr="00727B75">
        <w:trPr>
          <w:cantSplit/>
          <w:trHeight w:val="288"/>
        </w:trPr>
        <w:tc>
          <w:tcPr>
            <w:tcW w:w="5000" w:type="pct"/>
            <w:gridSpan w:val="3"/>
            <w:vAlign w:val="center"/>
          </w:tcPr>
          <w:p w14:paraId="56DC0273" w14:textId="472691AB" w:rsidR="00727B75" w:rsidRPr="00927AD7" w:rsidRDefault="00727B75" w:rsidP="00727B75">
            <w:pPr>
              <w:rPr>
                <w:rFonts w:asciiTheme="minorHAnsi" w:hAnsiTheme="minorHAnsi"/>
                <w:b/>
                <w:bCs/>
                <w:iCs/>
                <w:sz w:val="18"/>
                <w:szCs w:val="18"/>
              </w:rPr>
            </w:pPr>
            <w:r w:rsidRPr="00927AD7">
              <w:rPr>
                <w:rFonts w:asciiTheme="minorHAnsi" w:hAnsiTheme="minorHAnsi"/>
                <w:b/>
                <w:bCs/>
                <w:iCs/>
                <w:szCs w:val="18"/>
              </w:rPr>
              <w:lastRenderedPageBreak/>
              <w:t>A.</w:t>
            </w:r>
            <w:r w:rsidR="00837191" w:rsidRPr="00927AD7">
              <w:rPr>
                <w:rFonts w:asciiTheme="minorHAnsi" w:hAnsiTheme="minorHAnsi"/>
                <w:b/>
                <w:bCs/>
                <w:iCs/>
                <w:szCs w:val="18"/>
              </w:rPr>
              <w:t xml:space="preserve"> </w:t>
            </w:r>
            <w:r w:rsidRPr="00927AD7">
              <w:rPr>
                <w:rFonts w:asciiTheme="minorHAnsi" w:hAnsiTheme="minorHAnsi"/>
                <w:b/>
                <w:bCs/>
                <w:iCs/>
                <w:szCs w:val="18"/>
              </w:rPr>
              <w:t>General Information</w:t>
            </w:r>
          </w:p>
          <w:p w14:paraId="56DC0274" w14:textId="2C822143" w:rsidR="00727B75" w:rsidRPr="00927AD7" w:rsidRDefault="00727B75" w:rsidP="00727B75">
            <w:pPr>
              <w:rPr>
                <w:rFonts w:asciiTheme="minorHAnsi" w:hAnsiTheme="minorHAnsi"/>
                <w:sz w:val="18"/>
                <w:szCs w:val="18"/>
              </w:rPr>
            </w:pPr>
            <w:r w:rsidRPr="00927AD7">
              <w:rPr>
                <w:rFonts w:asciiTheme="minorHAnsi" w:hAnsiTheme="minorHAnsi"/>
                <w:sz w:val="18"/>
                <w:szCs w:val="18"/>
              </w:rPr>
              <w:t>Note:</w:t>
            </w:r>
            <w:r w:rsidR="00837191" w:rsidRPr="00927AD7">
              <w:rPr>
                <w:rFonts w:asciiTheme="minorHAnsi" w:hAnsiTheme="minorHAnsi"/>
                <w:sz w:val="18"/>
                <w:szCs w:val="18"/>
              </w:rPr>
              <w:t xml:space="preserve"> </w:t>
            </w:r>
            <w:r w:rsidRPr="00927AD7">
              <w:rPr>
                <w:rFonts w:asciiTheme="minorHAnsi" w:hAnsiTheme="minorHAnsi"/>
                <w:sz w:val="18"/>
                <w:szCs w:val="18"/>
              </w:rPr>
              <w:t>Submit one Installation Certificate for each duct system that is taking credit for duct location.</w:t>
            </w:r>
          </w:p>
        </w:tc>
      </w:tr>
      <w:tr w:rsidR="009317E9" w:rsidRPr="00927AD7" w14:paraId="56DC0279" w14:textId="77777777" w:rsidTr="00645ECF">
        <w:trPr>
          <w:cantSplit/>
          <w:trHeight w:val="288"/>
        </w:trPr>
        <w:tc>
          <w:tcPr>
            <w:tcW w:w="187" w:type="pct"/>
            <w:vAlign w:val="center"/>
          </w:tcPr>
          <w:p w14:paraId="56DC0276" w14:textId="77777777" w:rsidR="009317E9" w:rsidRPr="00927AD7" w:rsidRDefault="009317E9" w:rsidP="009317E9">
            <w:pPr>
              <w:jc w:val="center"/>
              <w:rPr>
                <w:rFonts w:asciiTheme="minorHAnsi" w:hAnsiTheme="minorHAnsi"/>
                <w:sz w:val="18"/>
                <w:szCs w:val="18"/>
              </w:rPr>
            </w:pPr>
            <w:r w:rsidRPr="00927AD7">
              <w:rPr>
                <w:rFonts w:asciiTheme="minorHAnsi" w:hAnsiTheme="minorHAnsi"/>
                <w:sz w:val="18"/>
                <w:szCs w:val="18"/>
              </w:rPr>
              <w:t>01</w:t>
            </w:r>
          </w:p>
        </w:tc>
        <w:tc>
          <w:tcPr>
            <w:tcW w:w="2231" w:type="pct"/>
            <w:vAlign w:val="center"/>
          </w:tcPr>
          <w:p w14:paraId="56DC0277" w14:textId="30E9FBC6" w:rsidR="009317E9" w:rsidRPr="00927AD7" w:rsidRDefault="00743CF8" w:rsidP="009317E9">
            <w:pPr>
              <w:rPr>
                <w:rFonts w:asciiTheme="minorHAnsi" w:hAnsiTheme="minorHAnsi"/>
                <w:sz w:val="18"/>
                <w:szCs w:val="18"/>
              </w:rPr>
            </w:pPr>
            <w:r w:rsidRPr="00927AD7">
              <w:rPr>
                <w:rFonts w:asciiTheme="minorHAnsi" w:hAnsiTheme="minorHAnsi"/>
                <w:sz w:val="18"/>
                <w:szCs w:val="18"/>
              </w:rPr>
              <w:t>SC System Identification or Name</w:t>
            </w:r>
          </w:p>
        </w:tc>
        <w:tc>
          <w:tcPr>
            <w:tcW w:w="2582" w:type="pct"/>
            <w:vAlign w:val="center"/>
          </w:tcPr>
          <w:p w14:paraId="56DC0278" w14:textId="77777777" w:rsidR="009317E9" w:rsidRPr="00927AD7" w:rsidRDefault="00743CF8" w:rsidP="005B2CD7">
            <w:pPr>
              <w:rPr>
                <w:rFonts w:asciiTheme="minorHAnsi" w:hAnsiTheme="minorHAnsi"/>
                <w:sz w:val="18"/>
                <w:szCs w:val="18"/>
              </w:rPr>
            </w:pPr>
            <w:r w:rsidRPr="00927AD7">
              <w:rPr>
                <w:rFonts w:asciiTheme="minorHAnsi" w:hAnsiTheme="minorHAnsi"/>
                <w:sz w:val="18"/>
                <w:szCs w:val="18"/>
              </w:rPr>
              <w:t>&lt;&lt;Text referenced from MCH-01&gt;&gt;</w:t>
            </w:r>
          </w:p>
        </w:tc>
      </w:tr>
      <w:tr w:rsidR="009317E9" w:rsidRPr="00927AD7" w14:paraId="56DC027D" w14:textId="77777777" w:rsidTr="00645ECF">
        <w:trPr>
          <w:cantSplit/>
          <w:trHeight w:val="288"/>
        </w:trPr>
        <w:tc>
          <w:tcPr>
            <w:tcW w:w="187" w:type="pct"/>
            <w:vAlign w:val="center"/>
          </w:tcPr>
          <w:p w14:paraId="56DC027A" w14:textId="77777777" w:rsidR="009317E9" w:rsidRPr="00927AD7" w:rsidRDefault="009317E9" w:rsidP="009317E9">
            <w:pPr>
              <w:jc w:val="center"/>
              <w:rPr>
                <w:rFonts w:asciiTheme="minorHAnsi" w:hAnsiTheme="minorHAnsi"/>
                <w:sz w:val="18"/>
                <w:szCs w:val="18"/>
              </w:rPr>
            </w:pPr>
            <w:r w:rsidRPr="00927AD7">
              <w:rPr>
                <w:rFonts w:asciiTheme="minorHAnsi" w:hAnsiTheme="minorHAnsi"/>
                <w:sz w:val="18"/>
                <w:szCs w:val="18"/>
              </w:rPr>
              <w:t>02</w:t>
            </w:r>
          </w:p>
        </w:tc>
        <w:tc>
          <w:tcPr>
            <w:tcW w:w="2231" w:type="pct"/>
            <w:vAlign w:val="center"/>
          </w:tcPr>
          <w:p w14:paraId="56DC027B" w14:textId="1B6CB239" w:rsidR="009317E9" w:rsidRPr="00927AD7" w:rsidRDefault="00743CF8" w:rsidP="009317E9">
            <w:pPr>
              <w:rPr>
                <w:rFonts w:asciiTheme="minorHAnsi" w:hAnsiTheme="minorHAnsi"/>
                <w:sz w:val="18"/>
                <w:szCs w:val="18"/>
              </w:rPr>
            </w:pPr>
            <w:r w:rsidRPr="00927AD7">
              <w:rPr>
                <w:rFonts w:asciiTheme="minorHAnsi" w:hAnsiTheme="minorHAnsi"/>
                <w:sz w:val="18"/>
                <w:szCs w:val="18"/>
              </w:rPr>
              <w:t>SC System Location or Area Served</w:t>
            </w:r>
          </w:p>
        </w:tc>
        <w:tc>
          <w:tcPr>
            <w:tcW w:w="2582" w:type="pct"/>
            <w:vAlign w:val="center"/>
          </w:tcPr>
          <w:p w14:paraId="56DC027C" w14:textId="77777777" w:rsidR="009317E9" w:rsidRPr="00927AD7" w:rsidRDefault="00743CF8" w:rsidP="009317E9">
            <w:pPr>
              <w:rPr>
                <w:rFonts w:asciiTheme="minorHAnsi" w:hAnsiTheme="minorHAnsi"/>
                <w:sz w:val="18"/>
                <w:szCs w:val="18"/>
              </w:rPr>
            </w:pPr>
            <w:r w:rsidRPr="00927AD7">
              <w:rPr>
                <w:rFonts w:asciiTheme="minorHAnsi" w:hAnsiTheme="minorHAnsi"/>
                <w:sz w:val="18"/>
                <w:szCs w:val="18"/>
              </w:rPr>
              <w:t>&lt;&lt;Text referenced from MCH-01&gt;&gt;</w:t>
            </w:r>
          </w:p>
        </w:tc>
      </w:tr>
      <w:tr w:rsidR="004C10FA" w:rsidRPr="00927AD7" w14:paraId="6EE41FA0" w14:textId="77777777" w:rsidTr="00645ECF">
        <w:trPr>
          <w:cantSplit/>
          <w:trHeight w:val="288"/>
        </w:trPr>
        <w:tc>
          <w:tcPr>
            <w:tcW w:w="187" w:type="pct"/>
            <w:vAlign w:val="center"/>
          </w:tcPr>
          <w:p w14:paraId="400A7772" w14:textId="0CAB9A80" w:rsidR="004C10FA" w:rsidRPr="00927AD7" w:rsidRDefault="004C10FA" w:rsidP="009317E9">
            <w:pPr>
              <w:jc w:val="center"/>
              <w:rPr>
                <w:rFonts w:asciiTheme="minorHAnsi" w:hAnsiTheme="minorHAnsi"/>
                <w:sz w:val="18"/>
                <w:szCs w:val="18"/>
              </w:rPr>
            </w:pPr>
            <w:r w:rsidRPr="00927AD7">
              <w:rPr>
                <w:rFonts w:asciiTheme="minorHAnsi" w:hAnsiTheme="minorHAnsi"/>
                <w:sz w:val="18"/>
                <w:szCs w:val="18"/>
              </w:rPr>
              <w:t>03</w:t>
            </w:r>
          </w:p>
        </w:tc>
        <w:tc>
          <w:tcPr>
            <w:tcW w:w="2231" w:type="pct"/>
            <w:vAlign w:val="center"/>
          </w:tcPr>
          <w:p w14:paraId="6C952C80" w14:textId="73C7110A" w:rsidR="004C10FA" w:rsidRPr="00927AD7" w:rsidRDefault="004C10FA" w:rsidP="009317E9">
            <w:pPr>
              <w:rPr>
                <w:rFonts w:asciiTheme="minorHAnsi" w:hAnsiTheme="minorHAnsi"/>
                <w:sz w:val="18"/>
                <w:szCs w:val="18"/>
              </w:rPr>
            </w:pPr>
            <w:r w:rsidRPr="00927AD7">
              <w:rPr>
                <w:rFonts w:asciiTheme="minorHAnsi" w:hAnsiTheme="minorHAnsi"/>
                <w:sz w:val="18"/>
                <w:szCs w:val="18"/>
              </w:rPr>
              <w:t>Indoor Unit Name</w:t>
            </w:r>
            <w:r w:rsidR="00324B3A" w:rsidRPr="00927AD7">
              <w:rPr>
                <w:rFonts w:asciiTheme="minorHAnsi" w:hAnsiTheme="minorHAnsi"/>
                <w:sz w:val="18"/>
                <w:szCs w:val="18"/>
              </w:rPr>
              <w:t xml:space="preserve"> or Description of Area Served</w:t>
            </w:r>
          </w:p>
        </w:tc>
        <w:tc>
          <w:tcPr>
            <w:tcW w:w="2582" w:type="pct"/>
            <w:vAlign w:val="center"/>
          </w:tcPr>
          <w:p w14:paraId="31D90D68" w14:textId="4A26E71B" w:rsidR="004C10FA" w:rsidRPr="00927AD7" w:rsidRDefault="004C10FA" w:rsidP="009317E9">
            <w:pPr>
              <w:rPr>
                <w:rFonts w:asciiTheme="minorHAnsi" w:hAnsiTheme="minorHAnsi"/>
                <w:sz w:val="18"/>
                <w:szCs w:val="18"/>
              </w:rPr>
            </w:pPr>
            <w:r w:rsidRPr="00927AD7">
              <w:rPr>
                <w:rFonts w:asciiTheme="minorHAnsi" w:hAnsiTheme="minorHAnsi"/>
                <w:sz w:val="18"/>
                <w:szCs w:val="18"/>
              </w:rPr>
              <w:t>&lt;&lt;Text referenced from MCH-01&gt;&gt;</w:t>
            </w:r>
          </w:p>
        </w:tc>
      </w:tr>
      <w:tr w:rsidR="00B546B0" w:rsidRPr="00927AD7" w14:paraId="56DC0281" w14:textId="77777777" w:rsidTr="00645ECF">
        <w:trPr>
          <w:cantSplit/>
          <w:trHeight w:val="288"/>
        </w:trPr>
        <w:tc>
          <w:tcPr>
            <w:tcW w:w="187" w:type="pct"/>
            <w:vAlign w:val="center"/>
          </w:tcPr>
          <w:p w14:paraId="56DC027E" w14:textId="477CEFE8" w:rsidR="00B546B0" w:rsidRPr="00927AD7" w:rsidRDefault="00B05397" w:rsidP="009317E9">
            <w:pPr>
              <w:jc w:val="center"/>
              <w:rPr>
                <w:rFonts w:asciiTheme="minorHAnsi" w:hAnsiTheme="minorHAnsi"/>
                <w:sz w:val="18"/>
                <w:szCs w:val="18"/>
              </w:rPr>
            </w:pPr>
            <w:r w:rsidRPr="00927AD7">
              <w:rPr>
                <w:rFonts w:asciiTheme="minorHAnsi" w:hAnsiTheme="minorHAnsi"/>
                <w:sz w:val="18"/>
                <w:szCs w:val="18"/>
              </w:rPr>
              <w:t>0</w:t>
            </w:r>
            <w:r w:rsidR="008610D9" w:rsidRPr="00927AD7">
              <w:rPr>
                <w:rFonts w:asciiTheme="minorHAnsi" w:hAnsiTheme="minorHAnsi"/>
                <w:sz w:val="18"/>
                <w:szCs w:val="18"/>
              </w:rPr>
              <w:t>4</w:t>
            </w:r>
          </w:p>
        </w:tc>
        <w:tc>
          <w:tcPr>
            <w:tcW w:w="2231" w:type="pct"/>
            <w:vAlign w:val="center"/>
          </w:tcPr>
          <w:p w14:paraId="56DC027F" w14:textId="2FFDFEE7" w:rsidR="00B546B0" w:rsidRPr="00927AD7" w:rsidRDefault="00743CF8" w:rsidP="00CE3C71">
            <w:pPr>
              <w:rPr>
                <w:rFonts w:asciiTheme="minorHAnsi" w:hAnsiTheme="minorHAnsi"/>
                <w:sz w:val="18"/>
                <w:szCs w:val="18"/>
              </w:rPr>
            </w:pPr>
            <w:r w:rsidRPr="00927AD7">
              <w:rPr>
                <w:rFonts w:asciiTheme="minorHAnsi" w:hAnsiTheme="minorHAnsi"/>
                <w:sz w:val="18"/>
                <w:szCs w:val="18"/>
              </w:rPr>
              <w:t>Status</w:t>
            </w:r>
            <w:r w:rsidR="0057406C" w:rsidRPr="00927AD7">
              <w:rPr>
                <w:rFonts w:asciiTheme="minorHAnsi" w:hAnsiTheme="minorHAnsi"/>
                <w:sz w:val="18"/>
                <w:szCs w:val="18"/>
              </w:rPr>
              <w:t xml:space="preserve"> – </w:t>
            </w:r>
            <w:r w:rsidRPr="00927AD7">
              <w:rPr>
                <w:rFonts w:asciiTheme="minorHAnsi" w:hAnsiTheme="minorHAnsi"/>
                <w:sz w:val="18"/>
                <w:szCs w:val="18"/>
              </w:rPr>
              <w:t>Less</w:t>
            </w:r>
            <w:r w:rsidR="0057406C" w:rsidRPr="00927AD7">
              <w:rPr>
                <w:rFonts w:asciiTheme="minorHAnsi" w:hAnsiTheme="minorHAnsi"/>
                <w:sz w:val="18"/>
                <w:szCs w:val="18"/>
              </w:rPr>
              <w:t xml:space="preserve"> </w:t>
            </w:r>
            <w:r w:rsidRPr="00927AD7">
              <w:rPr>
                <w:rFonts w:asciiTheme="minorHAnsi" w:hAnsiTheme="minorHAnsi"/>
                <w:sz w:val="18"/>
                <w:szCs w:val="18"/>
              </w:rPr>
              <w:t>than 12 ft Ducts in Conditioned Space Performance Credit</w:t>
            </w:r>
          </w:p>
        </w:tc>
        <w:tc>
          <w:tcPr>
            <w:tcW w:w="2582" w:type="pct"/>
            <w:vAlign w:val="center"/>
          </w:tcPr>
          <w:p w14:paraId="56DC0280" w14:textId="761B6D83" w:rsidR="00B546B0" w:rsidRPr="00927AD7" w:rsidRDefault="009E4D86" w:rsidP="00727B75">
            <w:pPr>
              <w:rPr>
                <w:rFonts w:asciiTheme="minorHAnsi" w:hAnsiTheme="minorHAnsi"/>
                <w:sz w:val="18"/>
                <w:szCs w:val="18"/>
              </w:rPr>
            </w:pPr>
            <w:r w:rsidRPr="00927AD7">
              <w:rPr>
                <w:rFonts w:asciiTheme="minorHAnsi" w:hAnsiTheme="minorHAnsi"/>
                <w:sz w:val="18"/>
                <w:szCs w:val="18"/>
              </w:rPr>
              <w:t xml:space="preserve">&lt;&lt;calculated </w:t>
            </w:r>
            <w:r w:rsidR="005B2CD7" w:rsidRPr="00927AD7">
              <w:rPr>
                <w:rFonts w:asciiTheme="minorHAnsi" w:hAnsiTheme="minorHAnsi"/>
                <w:sz w:val="18"/>
                <w:szCs w:val="18"/>
              </w:rPr>
              <w:t>field:</w:t>
            </w:r>
            <w:r w:rsidRPr="00927AD7">
              <w:rPr>
                <w:rFonts w:asciiTheme="minorHAnsi" w:hAnsiTheme="minorHAnsi"/>
                <w:sz w:val="18"/>
                <w:szCs w:val="18"/>
              </w:rPr>
              <w:t xml:space="preserve"> if </w:t>
            </w:r>
            <w:r w:rsidR="00780478" w:rsidRPr="00927AD7">
              <w:rPr>
                <w:rFonts w:asciiTheme="minorHAnsi" w:hAnsiTheme="minorHAnsi"/>
                <w:sz w:val="18"/>
                <w:szCs w:val="18"/>
              </w:rPr>
              <w:t>L</w:t>
            </w:r>
            <w:r w:rsidR="00F60BCC" w:rsidRPr="00927AD7">
              <w:rPr>
                <w:rFonts w:asciiTheme="minorHAnsi" w:hAnsiTheme="minorHAnsi"/>
                <w:sz w:val="18"/>
                <w:szCs w:val="18"/>
                <w:u w:val="single"/>
              </w:rPr>
              <w:t xml:space="preserve">ess than </w:t>
            </w:r>
            <w:r w:rsidRPr="00927AD7">
              <w:rPr>
                <w:rFonts w:asciiTheme="minorHAnsi" w:hAnsiTheme="minorHAnsi"/>
                <w:sz w:val="18"/>
                <w:szCs w:val="18"/>
                <w:u w:val="single"/>
              </w:rPr>
              <w:t xml:space="preserve">12ft </w:t>
            </w:r>
            <w:r w:rsidR="00780478" w:rsidRPr="00927AD7">
              <w:rPr>
                <w:rFonts w:asciiTheme="minorHAnsi" w:hAnsiTheme="minorHAnsi"/>
                <w:sz w:val="18"/>
                <w:szCs w:val="18"/>
                <w:u w:val="single"/>
              </w:rPr>
              <w:t>D</w:t>
            </w:r>
            <w:r w:rsidRPr="00927AD7">
              <w:rPr>
                <w:rFonts w:asciiTheme="minorHAnsi" w:hAnsiTheme="minorHAnsi"/>
                <w:sz w:val="18"/>
                <w:szCs w:val="18"/>
                <w:u w:val="single"/>
              </w:rPr>
              <w:t xml:space="preserve">ucts </w:t>
            </w:r>
            <w:r w:rsidR="00780478" w:rsidRPr="00927AD7">
              <w:rPr>
                <w:rFonts w:asciiTheme="minorHAnsi" w:hAnsiTheme="minorHAnsi"/>
                <w:sz w:val="18"/>
                <w:szCs w:val="18"/>
                <w:u w:val="single"/>
              </w:rPr>
              <w:t>O</w:t>
            </w:r>
            <w:r w:rsidRPr="00927AD7">
              <w:rPr>
                <w:rFonts w:asciiTheme="minorHAnsi" w:hAnsiTheme="minorHAnsi"/>
                <w:sz w:val="18"/>
                <w:szCs w:val="18"/>
                <w:u w:val="single"/>
              </w:rPr>
              <w:t xml:space="preserve">utside of </w:t>
            </w:r>
            <w:r w:rsidR="00780478" w:rsidRPr="00927AD7">
              <w:rPr>
                <w:rFonts w:asciiTheme="minorHAnsi" w:hAnsiTheme="minorHAnsi"/>
                <w:sz w:val="18"/>
                <w:szCs w:val="18"/>
                <w:u w:val="single"/>
              </w:rPr>
              <w:t>C</w:t>
            </w:r>
            <w:r w:rsidRPr="00927AD7">
              <w:rPr>
                <w:rFonts w:asciiTheme="minorHAnsi" w:hAnsiTheme="minorHAnsi"/>
                <w:sz w:val="18"/>
                <w:szCs w:val="18"/>
                <w:u w:val="single"/>
              </w:rPr>
              <w:t xml:space="preserve">onditioned </w:t>
            </w:r>
            <w:r w:rsidR="00780478" w:rsidRPr="00927AD7">
              <w:rPr>
                <w:rFonts w:asciiTheme="minorHAnsi" w:hAnsiTheme="minorHAnsi"/>
                <w:sz w:val="18"/>
                <w:szCs w:val="18"/>
                <w:u w:val="single"/>
              </w:rPr>
              <w:t>S</w:t>
            </w:r>
            <w:r w:rsidRPr="00927AD7">
              <w:rPr>
                <w:rFonts w:asciiTheme="minorHAnsi" w:hAnsiTheme="minorHAnsi"/>
                <w:sz w:val="18"/>
                <w:szCs w:val="18"/>
                <w:u w:val="single"/>
              </w:rPr>
              <w:t xml:space="preserve">pace </w:t>
            </w:r>
            <w:r w:rsidR="00780478" w:rsidRPr="00927AD7">
              <w:rPr>
                <w:rFonts w:asciiTheme="minorHAnsi" w:hAnsiTheme="minorHAnsi"/>
                <w:sz w:val="18"/>
                <w:szCs w:val="18"/>
                <w:u w:val="single"/>
              </w:rPr>
              <w:t>F</w:t>
            </w:r>
            <w:r w:rsidRPr="00927AD7">
              <w:rPr>
                <w:rFonts w:asciiTheme="minorHAnsi" w:hAnsiTheme="minorHAnsi"/>
                <w:sz w:val="18"/>
                <w:szCs w:val="18"/>
                <w:u w:val="single"/>
              </w:rPr>
              <w:t xml:space="preserve">lagged on </w:t>
            </w:r>
            <w:r w:rsidR="00981F4E" w:rsidRPr="00927AD7">
              <w:rPr>
                <w:rFonts w:asciiTheme="minorHAnsi" w:hAnsiTheme="minorHAnsi"/>
                <w:sz w:val="18"/>
                <w:szCs w:val="18"/>
                <w:u w:val="single"/>
              </w:rPr>
              <w:t>LMCC</w:t>
            </w:r>
            <w:r w:rsidRPr="00927AD7">
              <w:rPr>
                <w:rFonts w:asciiTheme="minorHAnsi" w:hAnsiTheme="minorHAnsi"/>
                <w:sz w:val="18"/>
                <w:szCs w:val="18"/>
                <w:u w:val="single"/>
              </w:rPr>
              <w:t xml:space="preserve"> = </w:t>
            </w:r>
            <w:proofErr w:type="gramStart"/>
            <w:r w:rsidRPr="00927AD7">
              <w:rPr>
                <w:rFonts w:asciiTheme="minorHAnsi" w:hAnsiTheme="minorHAnsi"/>
                <w:sz w:val="18"/>
                <w:szCs w:val="18"/>
                <w:u w:val="single"/>
              </w:rPr>
              <w:t xml:space="preserve">true </w:t>
            </w:r>
            <w:r w:rsidRPr="00927AD7">
              <w:rPr>
                <w:rFonts w:asciiTheme="minorHAnsi" w:hAnsiTheme="minorHAnsi"/>
                <w:sz w:val="18"/>
                <w:szCs w:val="18"/>
              </w:rPr>
              <w:t>,</w:t>
            </w:r>
            <w:proofErr w:type="gramEnd"/>
            <w:r w:rsidRPr="00927AD7">
              <w:rPr>
                <w:rFonts w:asciiTheme="minorHAnsi" w:hAnsiTheme="minorHAnsi"/>
                <w:sz w:val="18"/>
                <w:szCs w:val="18"/>
              </w:rPr>
              <w:t xml:space="preserve"> then display message</w:t>
            </w:r>
            <w:r w:rsidR="00727B75" w:rsidRPr="00927AD7">
              <w:rPr>
                <w:rFonts w:asciiTheme="minorHAnsi" w:hAnsiTheme="minorHAnsi"/>
                <w:sz w:val="18"/>
                <w:szCs w:val="18"/>
              </w:rPr>
              <w:t xml:space="preserve"> “true”</w:t>
            </w:r>
            <w:r w:rsidRPr="00927AD7">
              <w:rPr>
                <w:rFonts w:asciiTheme="minorHAnsi" w:hAnsiTheme="minorHAnsi"/>
                <w:sz w:val="18"/>
                <w:szCs w:val="18"/>
              </w:rPr>
              <w:t xml:space="preserve"> and display Table B below;</w:t>
            </w:r>
            <w:r w:rsidR="00837191" w:rsidRPr="00927AD7">
              <w:rPr>
                <w:rFonts w:asciiTheme="minorHAnsi" w:hAnsiTheme="minorHAnsi"/>
                <w:sz w:val="18"/>
                <w:szCs w:val="18"/>
              </w:rPr>
              <w:t xml:space="preserve"> </w:t>
            </w:r>
            <w:r w:rsidRPr="00927AD7">
              <w:rPr>
                <w:rFonts w:asciiTheme="minorHAnsi" w:hAnsiTheme="minorHAnsi"/>
                <w:sz w:val="18"/>
                <w:szCs w:val="18"/>
              </w:rPr>
              <w:t>else display message "</w:t>
            </w:r>
            <w:r w:rsidR="00727B75" w:rsidRPr="00927AD7">
              <w:rPr>
                <w:rFonts w:asciiTheme="minorHAnsi" w:hAnsiTheme="minorHAnsi"/>
                <w:sz w:val="18"/>
                <w:szCs w:val="18"/>
              </w:rPr>
              <w:t>not applicable”</w:t>
            </w:r>
            <w:r w:rsidR="00727B75" w:rsidRPr="00927AD7" w:rsidDel="00727B75">
              <w:rPr>
                <w:rFonts w:asciiTheme="minorHAnsi" w:hAnsiTheme="minorHAnsi"/>
                <w:sz w:val="18"/>
                <w:szCs w:val="18"/>
              </w:rPr>
              <w:t xml:space="preserve"> </w:t>
            </w:r>
            <w:r w:rsidRPr="00927AD7">
              <w:rPr>
                <w:rFonts w:asciiTheme="minorHAnsi" w:hAnsiTheme="minorHAnsi"/>
                <w:sz w:val="18"/>
                <w:szCs w:val="18"/>
              </w:rPr>
              <w:t>&gt;&gt;</w:t>
            </w:r>
          </w:p>
        </w:tc>
      </w:tr>
      <w:tr w:rsidR="00B546B0" w:rsidRPr="00927AD7" w14:paraId="56DC0285" w14:textId="77777777" w:rsidTr="00645ECF">
        <w:trPr>
          <w:cantSplit/>
          <w:trHeight w:val="288"/>
        </w:trPr>
        <w:tc>
          <w:tcPr>
            <w:tcW w:w="187" w:type="pct"/>
            <w:vAlign w:val="center"/>
          </w:tcPr>
          <w:p w14:paraId="56DC0282" w14:textId="1F0C79AA" w:rsidR="00B546B0" w:rsidRPr="00927AD7" w:rsidRDefault="00CB146D" w:rsidP="009317E9">
            <w:pPr>
              <w:jc w:val="center"/>
              <w:rPr>
                <w:rFonts w:asciiTheme="minorHAnsi" w:hAnsiTheme="minorHAnsi"/>
                <w:sz w:val="18"/>
                <w:szCs w:val="18"/>
              </w:rPr>
            </w:pPr>
            <w:r w:rsidRPr="00927AD7">
              <w:rPr>
                <w:rFonts w:asciiTheme="minorHAnsi" w:hAnsiTheme="minorHAnsi"/>
                <w:sz w:val="18"/>
                <w:szCs w:val="18"/>
              </w:rPr>
              <w:t>0</w:t>
            </w:r>
            <w:r w:rsidR="008610D9" w:rsidRPr="00927AD7">
              <w:rPr>
                <w:rFonts w:asciiTheme="minorHAnsi" w:hAnsiTheme="minorHAnsi"/>
                <w:sz w:val="18"/>
                <w:szCs w:val="18"/>
              </w:rPr>
              <w:t>5</w:t>
            </w:r>
          </w:p>
        </w:tc>
        <w:tc>
          <w:tcPr>
            <w:tcW w:w="2231" w:type="pct"/>
            <w:vAlign w:val="center"/>
          </w:tcPr>
          <w:p w14:paraId="56DC0283" w14:textId="3B77B37C" w:rsidR="00B546B0" w:rsidRPr="00927AD7" w:rsidRDefault="00743CF8" w:rsidP="00CE3C71">
            <w:pPr>
              <w:rPr>
                <w:rFonts w:asciiTheme="minorHAnsi" w:hAnsiTheme="minorHAnsi"/>
                <w:sz w:val="18"/>
                <w:szCs w:val="18"/>
              </w:rPr>
            </w:pPr>
            <w:r w:rsidRPr="00927AD7">
              <w:rPr>
                <w:rFonts w:asciiTheme="minorHAnsi" w:hAnsiTheme="minorHAnsi"/>
                <w:sz w:val="18"/>
                <w:szCs w:val="18"/>
              </w:rPr>
              <w:t>Status</w:t>
            </w:r>
            <w:r w:rsidR="0057406C" w:rsidRPr="00927AD7">
              <w:rPr>
                <w:rFonts w:asciiTheme="minorHAnsi" w:hAnsiTheme="minorHAnsi"/>
                <w:sz w:val="18"/>
                <w:szCs w:val="18"/>
              </w:rPr>
              <w:t xml:space="preserve"> – </w:t>
            </w:r>
            <w:r w:rsidRPr="00927AD7">
              <w:rPr>
                <w:rFonts w:asciiTheme="minorHAnsi" w:hAnsiTheme="minorHAnsi"/>
                <w:sz w:val="18"/>
                <w:szCs w:val="18"/>
              </w:rPr>
              <w:t>Ducts</w:t>
            </w:r>
            <w:r w:rsidR="0057406C" w:rsidRPr="00927AD7">
              <w:rPr>
                <w:rFonts w:asciiTheme="minorHAnsi" w:hAnsiTheme="minorHAnsi"/>
                <w:sz w:val="18"/>
                <w:szCs w:val="18"/>
              </w:rPr>
              <w:t xml:space="preserve"> </w:t>
            </w:r>
            <w:r w:rsidRPr="00927AD7">
              <w:rPr>
                <w:rFonts w:asciiTheme="minorHAnsi" w:hAnsiTheme="minorHAnsi"/>
                <w:sz w:val="18"/>
                <w:szCs w:val="18"/>
              </w:rPr>
              <w:t xml:space="preserve">Located </w:t>
            </w:r>
            <w:proofErr w:type="gramStart"/>
            <w:r w:rsidRPr="00927AD7">
              <w:rPr>
                <w:rFonts w:asciiTheme="minorHAnsi" w:hAnsiTheme="minorHAnsi"/>
                <w:sz w:val="18"/>
                <w:szCs w:val="18"/>
              </w:rPr>
              <w:t>In</w:t>
            </w:r>
            <w:proofErr w:type="gramEnd"/>
            <w:r w:rsidRPr="00927AD7">
              <w:rPr>
                <w:rFonts w:asciiTheme="minorHAnsi" w:hAnsiTheme="minorHAnsi"/>
                <w:sz w:val="18"/>
                <w:szCs w:val="18"/>
              </w:rPr>
              <w:t xml:space="preserve"> Conditioned Space Performance Credit</w:t>
            </w:r>
          </w:p>
        </w:tc>
        <w:tc>
          <w:tcPr>
            <w:tcW w:w="2582" w:type="pct"/>
            <w:vAlign w:val="center"/>
          </w:tcPr>
          <w:p w14:paraId="56DC0284" w14:textId="15452285" w:rsidR="00B546B0" w:rsidRPr="00927AD7" w:rsidRDefault="005B2CD7" w:rsidP="00727B75">
            <w:pPr>
              <w:rPr>
                <w:rFonts w:asciiTheme="minorHAnsi" w:hAnsiTheme="minorHAnsi"/>
                <w:sz w:val="18"/>
                <w:szCs w:val="18"/>
              </w:rPr>
            </w:pPr>
            <w:r w:rsidRPr="00927AD7">
              <w:rPr>
                <w:rFonts w:asciiTheme="minorHAnsi" w:hAnsiTheme="minorHAnsi"/>
                <w:sz w:val="18"/>
                <w:szCs w:val="18"/>
              </w:rPr>
              <w:t xml:space="preserve">&lt;&lt;calculated field: if </w:t>
            </w:r>
            <w:r w:rsidRPr="00927AD7">
              <w:rPr>
                <w:rFonts w:asciiTheme="minorHAnsi" w:hAnsiTheme="minorHAnsi"/>
                <w:sz w:val="18"/>
                <w:szCs w:val="18"/>
                <w:u w:val="single"/>
              </w:rPr>
              <w:t xml:space="preserve">Ducts Located In Conditioned Space </w:t>
            </w:r>
            <w:r w:rsidR="00780478" w:rsidRPr="00927AD7">
              <w:rPr>
                <w:rFonts w:asciiTheme="minorHAnsi" w:hAnsiTheme="minorHAnsi"/>
                <w:sz w:val="18"/>
                <w:szCs w:val="18"/>
                <w:u w:val="single"/>
              </w:rPr>
              <w:t>C</w:t>
            </w:r>
            <w:r w:rsidR="00370D80" w:rsidRPr="00927AD7">
              <w:rPr>
                <w:rFonts w:asciiTheme="minorHAnsi" w:hAnsiTheme="minorHAnsi"/>
                <w:sz w:val="18"/>
                <w:szCs w:val="18"/>
                <w:u w:val="single"/>
              </w:rPr>
              <w:t xml:space="preserve">ompliance </w:t>
            </w:r>
            <w:r w:rsidR="00780478" w:rsidRPr="00927AD7">
              <w:rPr>
                <w:rFonts w:asciiTheme="minorHAnsi" w:hAnsiTheme="minorHAnsi"/>
                <w:sz w:val="18"/>
                <w:szCs w:val="18"/>
                <w:u w:val="single"/>
              </w:rPr>
              <w:t>C</w:t>
            </w:r>
            <w:r w:rsidR="00370D80" w:rsidRPr="00927AD7">
              <w:rPr>
                <w:rFonts w:asciiTheme="minorHAnsi" w:hAnsiTheme="minorHAnsi"/>
                <w:sz w:val="18"/>
                <w:szCs w:val="18"/>
                <w:u w:val="single"/>
              </w:rPr>
              <w:t xml:space="preserve">redit </w:t>
            </w:r>
            <w:r w:rsidR="00780478" w:rsidRPr="00927AD7">
              <w:rPr>
                <w:rFonts w:asciiTheme="minorHAnsi" w:hAnsiTheme="minorHAnsi"/>
                <w:sz w:val="18"/>
                <w:szCs w:val="18"/>
                <w:u w:val="single"/>
              </w:rPr>
              <w:t>C</w:t>
            </w:r>
            <w:r w:rsidR="00370D80" w:rsidRPr="00927AD7">
              <w:rPr>
                <w:rFonts w:asciiTheme="minorHAnsi" w:hAnsiTheme="minorHAnsi"/>
                <w:sz w:val="18"/>
                <w:szCs w:val="18"/>
                <w:u w:val="single"/>
              </w:rPr>
              <w:t xml:space="preserve">laimed </w:t>
            </w:r>
            <w:r w:rsidRPr="00927AD7">
              <w:rPr>
                <w:rFonts w:asciiTheme="minorHAnsi" w:hAnsiTheme="minorHAnsi"/>
                <w:sz w:val="18"/>
                <w:szCs w:val="18"/>
                <w:u w:val="single"/>
              </w:rPr>
              <w:t xml:space="preserve">on </w:t>
            </w:r>
            <w:r w:rsidR="00981F4E" w:rsidRPr="00927AD7">
              <w:rPr>
                <w:rFonts w:asciiTheme="minorHAnsi" w:hAnsiTheme="minorHAnsi"/>
                <w:sz w:val="18"/>
                <w:szCs w:val="18"/>
                <w:u w:val="single"/>
              </w:rPr>
              <w:t>LMCC</w:t>
            </w:r>
            <w:r w:rsidRPr="00927AD7">
              <w:rPr>
                <w:rFonts w:asciiTheme="minorHAnsi" w:hAnsiTheme="minorHAnsi"/>
                <w:sz w:val="18"/>
                <w:szCs w:val="18"/>
                <w:u w:val="single"/>
              </w:rPr>
              <w:t xml:space="preserve"> = </w:t>
            </w:r>
            <w:proofErr w:type="gramStart"/>
            <w:r w:rsidRPr="00927AD7">
              <w:rPr>
                <w:rFonts w:asciiTheme="minorHAnsi" w:hAnsiTheme="minorHAnsi"/>
                <w:sz w:val="18"/>
                <w:szCs w:val="18"/>
                <w:u w:val="single"/>
              </w:rPr>
              <w:t>true</w:t>
            </w:r>
            <w:r w:rsidRPr="00927AD7">
              <w:rPr>
                <w:rFonts w:asciiTheme="minorHAnsi" w:hAnsiTheme="minorHAnsi"/>
                <w:sz w:val="18"/>
                <w:szCs w:val="18"/>
              </w:rPr>
              <w:t xml:space="preserve"> ,</w:t>
            </w:r>
            <w:proofErr w:type="gramEnd"/>
            <w:r w:rsidRPr="00927AD7">
              <w:rPr>
                <w:rFonts w:asciiTheme="minorHAnsi" w:hAnsiTheme="minorHAnsi"/>
                <w:sz w:val="18"/>
                <w:szCs w:val="18"/>
              </w:rPr>
              <w:t xml:space="preserve"> then display message</w:t>
            </w:r>
            <w:r w:rsidR="00727B75" w:rsidRPr="00927AD7">
              <w:rPr>
                <w:rFonts w:asciiTheme="minorHAnsi" w:hAnsiTheme="minorHAnsi"/>
                <w:sz w:val="18"/>
                <w:szCs w:val="18"/>
              </w:rPr>
              <w:t xml:space="preserve"> “true”</w:t>
            </w:r>
            <w:r w:rsidRPr="00927AD7">
              <w:rPr>
                <w:rFonts w:asciiTheme="minorHAnsi" w:hAnsiTheme="minorHAnsi"/>
                <w:sz w:val="18"/>
                <w:szCs w:val="18"/>
              </w:rPr>
              <w:t xml:space="preserve"> and display Table C below;</w:t>
            </w:r>
            <w:r w:rsidR="00837191" w:rsidRPr="00927AD7">
              <w:rPr>
                <w:rFonts w:asciiTheme="minorHAnsi" w:hAnsiTheme="minorHAnsi"/>
                <w:sz w:val="18"/>
                <w:szCs w:val="18"/>
              </w:rPr>
              <w:t xml:space="preserve"> </w:t>
            </w:r>
            <w:r w:rsidRPr="00927AD7">
              <w:rPr>
                <w:rFonts w:asciiTheme="minorHAnsi" w:hAnsiTheme="minorHAnsi"/>
                <w:sz w:val="18"/>
                <w:szCs w:val="18"/>
              </w:rPr>
              <w:t>else display message "</w:t>
            </w:r>
            <w:r w:rsidR="00727B75" w:rsidRPr="00927AD7">
              <w:rPr>
                <w:rFonts w:asciiTheme="minorHAnsi" w:hAnsiTheme="minorHAnsi"/>
                <w:sz w:val="18"/>
                <w:szCs w:val="18"/>
              </w:rPr>
              <w:t>not applicable”</w:t>
            </w:r>
            <w:r w:rsidR="00727B75" w:rsidRPr="00927AD7" w:rsidDel="00727B75">
              <w:rPr>
                <w:rFonts w:asciiTheme="minorHAnsi" w:hAnsiTheme="minorHAnsi"/>
                <w:sz w:val="18"/>
                <w:szCs w:val="18"/>
              </w:rPr>
              <w:t xml:space="preserve"> </w:t>
            </w:r>
            <w:r w:rsidRPr="00927AD7">
              <w:rPr>
                <w:rFonts w:asciiTheme="minorHAnsi" w:hAnsiTheme="minorHAnsi"/>
                <w:sz w:val="18"/>
                <w:szCs w:val="18"/>
              </w:rPr>
              <w:t>&gt;&gt;</w:t>
            </w:r>
          </w:p>
        </w:tc>
      </w:tr>
      <w:tr w:rsidR="005B2CD7" w:rsidRPr="00927AD7" w14:paraId="56DC0289" w14:textId="77777777" w:rsidTr="00645ECF">
        <w:trPr>
          <w:cantSplit/>
          <w:trHeight w:val="288"/>
        </w:trPr>
        <w:tc>
          <w:tcPr>
            <w:tcW w:w="187" w:type="pct"/>
            <w:vAlign w:val="center"/>
          </w:tcPr>
          <w:p w14:paraId="56DC0286" w14:textId="3CA43531" w:rsidR="005B2CD7" w:rsidRPr="00927AD7" w:rsidRDefault="00CB146D" w:rsidP="009317E9">
            <w:pPr>
              <w:jc w:val="center"/>
              <w:rPr>
                <w:rFonts w:asciiTheme="minorHAnsi" w:hAnsiTheme="minorHAnsi"/>
                <w:sz w:val="18"/>
                <w:szCs w:val="18"/>
              </w:rPr>
            </w:pPr>
            <w:r w:rsidRPr="00927AD7">
              <w:rPr>
                <w:rFonts w:asciiTheme="minorHAnsi" w:hAnsiTheme="minorHAnsi"/>
                <w:sz w:val="18"/>
                <w:szCs w:val="18"/>
              </w:rPr>
              <w:t>0</w:t>
            </w:r>
            <w:r w:rsidR="008610D9" w:rsidRPr="00927AD7">
              <w:rPr>
                <w:rFonts w:asciiTheme="minorHAnsi" w:hAnsiTheme="minorHAnsi"/>
                <w:sz w:val="18"/>
                <w:szCs w:val="18"/>
              </w:rPr>
              <w:t>6</w:t>
            </w:r>
          </w:p>
        </w:tc>
        <w:tc>
          <w:tcPr>
            <w:tcW w:w="2231" w:type="pct"/>
            <w:vAlign w:val="center"/>
          </w:tcPr>
          <w:p w14:paraId="56DC0287" w14:textId="3D3CBB22" w:rsidR="005B2CD7" w:rsidRPr="00927AD7" w:rsidRDefault="00C2071F" w:rsidP="007E7E9B">
            <w:pPr>
              <w:rPr>
                <w:rFonts w:asciiTheme="minorHAnsi" w:hAnsiTheme="minorHAnsi"/>
                <w:sz w:val="18"/>
                <w:szCs w:val="18"/>
              </w:rPr>
            </w:pPr>
            <w:ins w:id="14" w:author="Alhabibi, Haider@Energy" w:date="2022-08-03T12:02:00Z">
              <w:r w:rsidRPr="00927AD7">
                <w:rPr>
                  <w:rFonts w:asciiTheme="minorHAnsi" w:hAnsiTheme="minorHAnsi"/>
                  <w:sz w:val="18"/>
                  <w:szCs w:val="18"/>
                </w:rPr>
                <w:t xml:space="preserve">Status – Duct Systems Located Entirely in Conditioned Space, No Insulation Requirement </w:t>
              </w:r>
            </w:ins>
            <w:del w:id="15" w:author="Alhabibi, Haider@Energy" w:date="2022-08-03T12:02:00Z">
              <w:r w:rsidR="00743CF8" w:rsidRPr="00927AD7" w:rsidDel="00C2071F">
                <w:rPr>
                  <w:rFonts w:asciiTheme="minorHAnsi" w:hAnsiTheme="minorHAnsi"/>
                  <w:sz w:val="18"/>
                  <w:szCs w:val="18"/>
                </w:rPr>
                <w:delText xml:space="preserve">Status – All Ducts Entirely in Directly Conditioned Space </w:delText>
              </w:r>
              <w:r w:rsidR="00AF2F95" w:rsidRPr="00927AD7" w:rsidDel="00C2071F">
                <w:rPr>
                  <w:rFonts w:asciiTheme="minorHAnsi" w:hAnsiTheme="minorHAnsi"/>
                  <w:sz w:val="18"/>
                  <w:szCs w:val="18"/>
                </w:rPr>
                <w:delText>Performance Credit</w:delText>
              </w:r>
            </w:del>
          </w:p>
        </w:tc>
        <w:tc>
          <w:tcPr>
            <w:tcW w:w="2582" w:type="pct"/>
            <w:vAlign w:val="center"/>
          </w:tcPr>
          <w:p w14:paraId="56DC0288" w14:textId="62427652" w:rsidR="005B2CD7" w:rsidRPr="00927AD7" w:rsidRDefault="00743CF8" w:rsidP="00634F3B">
            <w:pPr>
              <w:rPr>
                <w:rFonts w:asciiTheme="minorHAnsi" w:hAnsiTheme="minorHAnsi"/>
                <w:sz w:val="18"/>
                <w:szCs w:val="18"/>
              </w:rPr>
            </w:pPr>
            <w:r w:rsidRPr="00927AD7">
              <w:rPr>
                <w:rFonts w:asciiTheme="minorHAnsi" w:hAnsiTheme="minorHAnsi"/>
                <w:sz w:val="18"/>
                <w:szCs w:val="18"/>
              </w:rPr>
              <w:t>&lt;&lt;</w:t>
            </w:r>
            <w:ins w:id="16" w:author="Alhabibi, Haider@Energy" w:date="2022-08-03T12:02:00Z">
              <w:r w:rsidR="00C2071F" w:rsidRPr="00C2071F">
                <w:rPr>
                  <w:rFonts w:asciiTheme="minorHAnsi" w:hAnsiTheme="minorHAnsi"/>
                  <w:sz w:val="18"/>
                  <w:szCs w:val="18"/>
                </w:rPr>
                <w:t xml:space="preserve"> calculated Field: if Exception from Minimum R-Value for Duct System Located Entirely in Conditioned Space reported on MCH-01 = yes, then display message “true” and display Table F below; else display message "not applicable” </w:t>
              </w:r>
            </w:ins>
            <w:del w:id="17" w:author="Alhabibi, Haider@Energy" w:date="2022-08-03T12:02:00Z">
              <w:r w:rsidRPr="00927AD7" w:rsidDel="00C2071F">
                <w:rPr>
                  <w:rFonts w:asciiTheme="minorHAnsi" w:hAnsiTheme="minorHAnsi"/>
                  <w:sz w:val="18"/>
                  <w:szCs w:val="18"/>
                </w:rPr>
                <w:delText>calulated Field:</w:delText>
              </w:r>
              <w:r w:rsidR="00837191" w:rsidRPr="00927AD7" w:rsidDel="00C2071F">
                <w:rPr>
                  <w:rFonts w:asciiTheme="minorHAnsi" w:hAnsiTheme="minorHAnsi"/>
                  <w:sz w:val="18"/>
                  <w:szCs w:val="18"/>
                </w:rPr>
                <w:delText xml:space="preserve"> </w:delText>
              </w:r>
              <w:r w:rsidRPr="00927AD7" w:rsidDel="00C2071F">
                <w:rPr>
                  <w:rFonts w:asciiTheme="minorHAnsi" w:hAnsiTheme="minorHAnsi"/>
                  <w:sz w:val="18"/>
                  <w:szCs w:val="18"/>
                </w:rPr>
                <w:delText xml:space="preserve">if </w:delText>
              </w:r>
              <w:r w:rsidRPr="00927AD7" w:rsidDel="00C2071F">
                <w:rPr>
                  <w:rFonts w:ascii="Calibri" w:hAnsi="Calibri"/>
                  <w:sz w:val="18"/>
                  <w:szCs w:val="18"/>
                </w:rPr>
                <w:delText>Ex</w:delText>
              </w:r>
              <w:r w:rsidR="00A6115B" w:rsidRPr="00927AD7" w:rsidDel="00C2071F">
                <w:rPr>
                  <w:rFonts w:ascii="Calibri" w:hAnsi="Calibri"/>
                  <w:sz w:val="18"/>
                  <w:szCs w:val="18"/>
                </w:rPr>
                <w:delText>c</w:delText>
              </w:r>
              <w:r w:rsidRPr="00927AD7" w:rsidDel="00C2071F">
                <w:rPr>
                  <w:rFonts w:ascii="Calibri" w:hAnsi="Calibri"/>
                  <w:sz w:val="18"/>
                  <w:szCs w:val="18"/>
                </w:rPr>
                <w:delText>eption from Minimum R-Value for Ducts In Conditioned Space</w:delText>
              </w:r>
              <w:r w:rsidRPr="00927AD7" w:rsidDel="00C2071F">
                <w:rPr>
                  <w:rFonts w:asciiTheme="minorHAnsi" w:hAnsiTheme="minorHAnsi"/>
                  <w:sz w:val="18"/>
                  <w:szCs w:val="18"/>
                </w:rPr>
                <w:delText xml:space="preserve"> reported on MCH-01 = yes, then display message “true” and display Table D below;</w:delText>
              </w:r>
              <w:r w:rsidR="00C56EAA" w:rsidRPr="00927AD7" w:rsidDel="00C2071F">
                <w:rPr>
                  <w:rFonts w:asciiTheme="minorHAnsi" w:hAnsiTheme="minorHAnsi"/>
                  <w:sz w:val="18"/>
                  <w:szCs w:val="18"/>
                </w:rPr>
                <w:delText xml:space="preserve"> else display message "</w:delText>
              </w:r>
              <w:r w:rsidR="002B0A9B" w:rsidRPr="00927AD7" w:rsidDel="00C2071F">
                <w:rPr>
                  <w:rFonts w:asciiTheme="minorHAnsi" w:hAnsiTheme="minorHAnsi"/>
                  <w:sz w:val="18"/>
                  <w:szCs w:val="18"/>
                </w:rPr>
                <w:delText>not applicable</w:delText>
              </w:r>
              <w:r w:rsidRPr="00927AD7" w:rsidDel="00C2071F">
                <w:rPr>
                  <w:rFonts w:asciiTheme="minorHAnsi" w:hAnsiTheme="minorHAnsi"/>
                  <w:sz w:val="18"/>
                  <w:szCs w:val="18"/>
                </w:rPr>
                <w:delText>”</w:delText>
              </w:r>
            </w:del>
            <w:r w:rsidR="00634F3B" w:rsidRPr="00927AD7">
              <w:rPr>
                <w:rFonts w:asciiTheme="minorHAnsi" w:hAnsiTheme="minorHAnsi"/>
                <w:sz w:val="18"/>
                <w:szCs w:val="18"/>
              </w:rPr>
              <w:t>&gt;</w:t>
            </w:r>
            <w:r w:rsidRPr="00927AD7">
              <w:rPr>
                <w:rFonts w:asciiTheme="minorHAnsi" w:hAnsiTheme="minorHAnsi"/>
                <w:sz w:val="18"/>
                <w:szCs w:val="18"/>
              </w:rPr>
              <w:t>&gt;</w:t>
            </w:r>
          </w:p>
        </w:tc>
      </w:tr>
      <w:tr w:rsidR="000974A1" w:rsidRPr="00927AD7" w14:paraId="7CF0F073" w14:textId="77777777" w:rsidTr="00645ECF">
        <w:trPr>
          <w:cantSplit/>
          <w:trHeight w:val="288"/>
        </w:trPr>
        <w:tc>
          <w:tcPr>
            <w:tcW w:w="187" w:type="pct"/>
            <w:vAlign w:val="center"/>
          </w:tcPr>
          <w:p w14:paraId="0E6C36A3" w14:textId="029968C1" w:rsidR="000974A1" w:rsidRPr="00927AD7" w:rsidRDefault="000974A1" w:rsidP="000974A1">
            <w:pPr>
              <w:jc w:val="center"/>
              <w:rPr>
                <w:rFonts w:asciiTheme="minorHAnsi" w:hAnsiTheme="minorHAnsi"/>
                <w:sz w:val="18"/>
                <w:szCs w:val="18"/>
              </w:rPr>
            </w:pPr>
            <w:r w:rsidRPr="00927AD7">
              <w:rPr>
                <w:rFonts w:asciiTheme="minorHAnsi" w:hAnsiTheme="minorHAnsi"/>
                <w:sz w:val="18"/>
                <w:szCs w:val="18"/>
              </w:rPr>
              <w:t>0</w:t>
            </w:r>
            <w:r w:rsidR="008610D9" w:rsidRPr="00927AD7">
              <w:rPr>
                <w:rFonts w:asciiTheme="minorHAnsi" w:hAnsiTheme="minorHAnsi"/>
                <w:sz w:val="18"/>
                <w:szCs w:val="18"/>
              </w:rPr>
              <w:t>7</w:t>
            </w:r>
          </w:p>
        </w:tc>
        <w:tc>
          <w:tcPr>
            <w:tcW w:w="2231" w:type="pct"/>
            <w:vAlign w:val="center"/>
          </w:tcPr>
          <w:p w14:paraId="6878D385" w14:textId="4BCEA09F" w:rsidR="000974A1" w:rsidRPr="00927AD7" w:rsidRDefault="000974A1" w:rsidP="00EE46D1">
            <w:pPr>
              <w:rPr>
                <w:rFonts w:asciiTheme="minorHAnsi" w:hAnsiTheme="minorHAnsi"/>
                <w:sz w:val="18"/>
                <w:szCs w:val="18"/>
              </w:rPr>
            </w:pPr>
            <w:r w:rsidRPr="00927AD7">
              <w:rPr>
                <w:rFonts w:asciiTheme="minorHAnsi" w:hAnsiTheme="minorHAnsi"/>
                <w:sz w:val="18"/>
                <w:szCs w:val="18"/>
              </w:rPr>
              <w:t xml:space="preserve">Status – </w:t>
            </w:r>
            <w:r w:rsidR="004740B6" w:rsidRPr="00927AD7">
              <w:rPr>
                <w:rFonts w:asciiTheme="minorHAnsi" w:hAnsiTheme="minorHAnsi"/>
                <w:sz w:val="18"/>
                <w:szCs w:val="18"/>
              </w:rPr>
              <w:t>Portions of</w:t>
            </w:r>
            <w:r w:rsidR="00F96DBC" w:rsidRPr="00927AD7">
              <w:rPr>
                <w:rFonts w:asciiTheme="minorHAnsi" w:hAnsiTheme="minorHAnsi"/>
                <w:sz w:val="18"/>
                <w:szCs w:val="18"/>
              </w:rPr>
              <w:t xml:space="preserve"> </w:t>
            </w:r>
            <w:r w:rsidRPr="00927AD7">
              <w:rPr>
                <w:rFonts w:asciiTheme="minorHAnsi" w:hAnsiTheme="minorHAnsi"/>
                <w:sz w:val="18"/>
                <w:szCs w:val="18"/>
              </w:rPr>
              <w:t xml:space="preserve">Ducts Located </w:t>
            </w:r>
            <w:r w:rsidR="00EE46D1" w:rsidRPr="00927AD7">
              <w:rPr>
                <w:rFonts w:asciiTheme="minorHAnsi" w:hAnsiTheme="minorHAnsi"/>
                <w:sz w:val="18"/>
                <w:szCs w:val="18"/>
              </w:rPr>
              <w:t xml:space="preserve">in </w:t>
            </w:r>
            <w:r w:rsidR="00F96DBC" w:rsidRPr="00927AD7">
              <w:rPr>
                <w:rFonts w:asciiTheme="minorHAnsi" w:hAnsiTheme="minorHAnsi"/>
                <w:sz w:val="18"/>
                <w:szCs w:val="18"/>
              </w:rPr>
              <w:t>Conditioned Space, R-</w:t>
            </w:r>
            <w:r w:rsidR="00503CA1" w:rsidRPr="00927AD7">
              <w:rPr>
                <w:rFonts w:asciiTheme="minorHAnsi" w:hAnsiTheme="minorHAnsi"/>
                <w:sz w:val="18"/>
                <w:szCs w:val="18"/>
              </w:rPr>
              <w:t>6</w:t>
            </w:r>
            <w:r w:rsidRPr="00927AD7">
              <w:rPr>
                <w:rFonts w:asciiTheme="minorHAnsi" w:hAnsiTheme="minorHAnsi"/>
                <w:sz w:val="18"/>
                <w:szCs w:val="18"/>
              </w:rPr>
              <w:t xml:space="preserve"> Exception</w:t>
            </w:r>
          </w:p>
        </w:tc>
        <w:tc>
          <w:tcPr>
            <w:tcW w:w="2582" w:type="pct"/>
            <w:vAlign w:val="center"/>
          </w:tcPr>
          <w:p w14:paraId="7E577A04" w14:textId="59808A20" w:rsidR="000974A1" w:rsidRPr="00927AD7" w:rsidRDefault="000974A1" w:rsidP="00B3213E">
            <w:pPr>
              <w:rPr>
                <w:rFonts w:asciiTheme="minorHAnsi" w:hAnsiTheme="minorHAnsi"/>
                <w:sz w:val="18"/>
                <w:szCs w:val="18"/>
              </w:rPr>
            </w:pPr>
            <w:r w:rsidRPr="00927AD7">
              <w:rPr>
                <w:rFonts w:asciiTheme="minorHAnsi" w:hAnsiTheme="minorHAnsi"/>
                <w:sz w:val="18"/>
                <w:szCs w:val="18"/>
              </w:rPr>
              <w:t>&lt;&lt;</w:t>
            </w:r>
            <w:r w:rsidR="00B3213E" w:rsidRPr="00927AD7">
              <w:rPr>
                <w:rFonts w:asciiTheme="minorHAnsi" w:hAnsiTheme="minorHAnsi"/>
                <w:sz w:val="18"/>
                <w:szCs w:val="18"/>
              </w:rPr>
              <w:t>calculated</w:t>
            </w:r>
            <w:r w:rsidRPr="00927AD7">
              <w:rPr>
                <w:rFonts w:asciiTheme="minorHAnsi" w:hAnsiTheme="minorHAnsi"/>
                <w:sz w:val="18"/>
                <w:szCs w:val="18"/>
              </w:rPr>
              <w:t xml:space="preserve"> Field: if </w:t>
            </w:r>
            <w:r w:rsidRPr="00927AD7">
              <w:rPr>
                <w:rFonts w:ascii="Calibri" w:hAnsi="Calibri"/>
                <w:sz w:val="18"/>
                <w:szCs w:val="18"/>
              </w:rPr>
              <w:t>Ex</w:t>
            </w:r>
            <w:r w:rsidR="001D5E17" w:rsidRPr="00927AD7">
              <w:rPr>
                <w:rFonts w:ascii="Calibri" w:hAnsi="Calibri"/>
                <w:sz w:val="18"/>
                <w:szCs w:val="18"/>
              </w:rPr>
              <w:t>c</w:t>
            </w:r>
            <w:r w:rsidRPr="00927AD7">
              <w:rPr>
                <w:rFonts w:ascii="Calibri" w:hAnsi="Calibri"/>
                <w:sz w:val="18"/>
                <w:szCs w:val="18"/>
              </w:rPr>
              <w:t>eption from Minimum R-Value for Duct</w:t>
            </w:r>
            <w:r w:rsidR="00A40621" w:rsidRPr="00927AD7">
              <w:rPr>
                <w:rFonts w:ascii="Calibri" w:hAnsi="Calibri"/>
                <w:sz w:val="18"/>
                <w:szCs w:val="18"/>
              </w:rPr>
              <w:t xml:space="preserve"> Portions</w:t>
            </w:r>
            <w:r w:rsidRPr="00927AD7">
              <w:rPr>
                <w:rFonts w:ascii="Calibri" w:hAnsi="Calibri"/>
                <w:sz w:val="18"/>
                <w:szCs w:val="18"/>
              </w:rPr>
              <w:t xml:space="preserve"> </w:t>
            </w:r>
            <w:r w:rsidR="00A40621" w:rsidRPr="00927AD7">
              <w:rPr>
                <w:rFonts w:ascii="Calibri" w:hAnsi="Calibri"/>
                <w:sz w:val="18"/>
                <w:szCs w:val="18"/>
              </w:rPr>
              <w:t>L</w:t>
            </w:r>
            <w:r w:rsidRPr="00927AD7">
              <w:rPr>
                <w:rFonts w:ascii="Calibri" w:hAnsi="Calibri"/>
                <w:sz w:val="18"/>
                <w:szCs w:val="18"/>
              </w:rPr>
              <w:t xml:space="preserve">ocated </w:t>
            </w:r>
            <w:r w:rsidR="00B3213E" w:rsidRPr="00927AD7">
              <w:rPr>
                <w:rFonts w:ascii="Calibri" w:hAnsi="Calibri"/>
                <w:sz w:val="18"/>
                <w:szCs w:val="18"/>
              </w:rPr>
              <w:t xml:space="preserve">in </w:t>
            </w:r>
            <w:r w:rsidR="006063D0" w:rsidRPr="00927AD7">
              <w:rPr>
                <w:rFonts w:ascii="Calibri" w:hAnsi="Calibri"/>
                <w:sz w:val="18"/>
                <w:szCs w:val="18"/>
              </w:rPr>
              <w:t>Conditioned Space</w:t>
            </w:r>
            <w:r w:rsidRPr="00927AD7">
              <w:rPr>
                <w:rFonts w:ascii="Calibri" w:hAnsi="Calibri"/>
                <w:sz w:val="18"/>
                <w:szCs w:val="18"/>
              </w:rPr>
              <w:t xml:space="preserve"> </w:t>
            </w:r>
            <w:r w:rsidR="00B3213E" w:rsidRPr="00927AD7">
              <w:rPr>
                <w:rFonts w:ascii="Calibri" w:hAnsi="Calibri"/>
                <w:sz w:val="18"/>
                <w:szCs w:val="18"/>
              </w:rPr>
              <w:t>reported on</w:t>
            </w:r>
            <w:r w:rsidRPr="00927AD7">
              <w:rPr>
                <w:rFonts w:ascii="Calibri" w:hAnsi="Calibri"/>
                <w:sz w:val="18"/>
                <w:szCs w:val="18"/>
              </w:rPr>
              <w:t xml:space="preserve"> </w:t>
            </w:r>
            <w:r w:rsidRPr="00927AD7">
              <w:rPr>
                <w:rFonts w:asciiTheme="minorHAnsi" w:hAnsiTheme="minorHAnsi"/>
                <w:sz w:val="18"/>
                <w:szCs w:val="18"/>
              </w:rPr>
              <w:t>MCH-01 = yes, then display message “true” and display Table E below; else display message "not applicable”&gt;&gt;</w:t>
            </w:r>
          </w:p>
        </w:tc>
      </w:tr>
      <w:tr w:rsidR="0057406C" w:rsidRPr="00927AD7" w:rsidDel="00C2071F" w14:paraId="13B588E0" w14:textId="0617EA56" w:rsidTr="00645ECF">
        <w:trPr>
          <w:cantSplit/>
          <w:trHeight w:val="288"/>
          <w:del w:id="18" w:author="Alhabibi, Haider@Energy" w:date="2022-08-03T12:03:00Z"/>
        </w:trPr>
        <w:tc>
          <w:tcPr>
            <w:tcW w:w="187" w:type="pct"/>
            <w:vAlign w:val="center"/>
          </w:tcPr>
          <w:p w14:paraId="7F8801B1" w14:textId="45941355" w:rsidR="0057406C" w:rsidRPr="00927AD7" w:rsidDel="00C2071F" w:rsidRDefault="0057406C" w:rsidP="000974A1">
            <w:pPr>
              <w:jc w:val="center"/>
              <w:rPr>
                <w:del w:id="19" w:author="Alhabibi, Haider@Energy" w:date="2022-08-03T12:03:00Z"/>
                <w:rFonts w:asciiTheme="minorHAnsi" w:hAnsiTheme="minorHAnsi"/>
                <w:sz w:val="18"/>
                <w:szCs w:val="18"/>
              </w:rPr>
            </w:pPr>
            <w:del w:id="20" w:author="Alhabibi, Haider@Energy" w:date="2022-08-03T12:03:00Z">
              <w:r w:rsidRPr="00927AD7" w:rsidDel="00C2071F">
                <w:rPr>
                  <w:rFonts w:asciiTheme="minorHAnsi" w:hAnsiTheme="minorHAnsi"/>
                  <w:sz w:val="18"/>
                  <w:szCs w:val="18"/>
                </w:rPr>
                <w:delText>0</w:delText>
              </w:r>
              <w:r w:rsidR="008610D9" w:rsidRPr="00927AD7" w:rsidDel="00C2071F">
                <w:rPr>
                  <w:rFonts w:asciiTheme="minorHAnsi" w:hAnsiTheme="minorHAnsi"/>
                  <w:sz w:val="18"/>
                  <w:szCs w:val="18"/>
                </w:rPr>
                <w:delText>8</w:delText>
              </w:r>
            </w:del>
          </w:p>
        </w:tc>
        <w:tc>
          <w:tcPr>
            <w:tcW w:w="2231" w:type="pct"/>
            <w:vAlign w:val="center"/>
          </w:tcPr>
          <w:p w14:paraId="1FB5E18F" w14:textId="5CB67C11" w:rsidR="0057406C" w:rsidRPr="00927AD7" w:rsidDel="00C2071F" w:rsidRDefault="0057406C" w:rsidP="00EE46D1">
            <w:pPr>
              <w:rPr>
                <w:del w:id="21" w:author="Alhabibi, Haider@Energy" w:date="2022-08-03T12:03:00Z"/>
                <w:rFonts w:asciiTheme="minorHAnsi" w:hAnsiTheme="minorHAnsi"/>
                <w:sz w:val="18"/>
                <w:szCs w:val="18"/>
              </w:rPr>
            </w:pPr>
            <w:del w:id="22" w:author="Alhabibi, Haider@Energy" w:date="2022-08-03T12:02:00Z">
              <w:r w:rsidRPr="00927AD7" w:rsidDel="00C2071F">
                <w:rPr>
                  <w:rFonts w:asciiTheme="minorHAnsi" w:hAnsiTheme="minorHAnsi"/>
                  <w:sz w:val="18"/>
                  <w:szCs w:val="18"/>
                </w:rPr>
                <w:delText xml:space="preserve">Status – </w:delText>
              </w:r>
              <w:r w:rsidR="00DD62D0" w:rsidRPr="00927AD7" w:rsidDel="00C2071F">
                <w:rPr>
                  <w:rFonts w:asciiTheme="minorHAnsi" w:hAnsiTheme="minorHAnsi"/>
                  <w:sz w:val="18"/>
                  <w:szCs w:val="18"/>
                </w:rPr>
                <w:delText>Duct Systems Located Entirely in Conditioned Space</w:delText>
              </w:r>
              <w:r w:rsidR="00312F2B" w:rsidRPr="00927AD7" w:rsidDel="00C2071F">
                <w:rPr>
                  <w:rFonts w:asciiTheme="minorHAnsi" w:hAnsiTheme="minorHAnsi"/>
                  <w:sz w:val="18"/>
                  <w:szCs w:val="18"/>
                </w:rPr>
                <w:delText>, No Insulation Requirement</w:delText>
              </w:r>
            </w:del>
          </w:p>
        </w:tc>
        <w:tc>
          <w:tcPr>
            <w:tcW w:w="2582" w:type="pct"/>
            <w:vAlign w:val="center"/>
          </w:tcPr>
          <w:p w14:paraId="1F9AE0FA" w14:textId="3CCFAC75" w:rsidR="0057406C" w:rsidRPr="00927AD7" w:rsidDel="00C2071F" w:rsidRDefault="0057406C" w:rsidP="00AD6291">
            <w:pPr>
              <w:rPr>
                <w:del w:id="23" w:author="Alhabibi, Haider@Energy" w:date="2022-08-03T12:03:00Z"/>
                <w:rFonts w:asciiTheme="minorHAnsi" w:hAnsiTheme="minorHAnsi"/>
                <w:sz w:val="18"/>
                <w:szCs w:val="18"/>
              </w:rPr>
            </w:pPr>
            <w:del w:id="24" w:author="Alhabibi, Haider@Energy" w:date="2022-08-03T12:03:00Z">
              <w:r w:rsidRPr="00927AD7" w:rsidDel="00C2071F">
                <w:rPr>
                  <w:rFonts w:asciiTheme="minorHAnsi" w:hAnsiTheme="minorHAnsi"/>
                  <w:sz w:val="18"/>
                  <w:szCs w:val="18"/>
                </w:rPr>
                <w:delText xml:space="preserve">&lt;&lt;calculated Field: if </w:delText>
              </w:r>
              <w:r w:rsidRPr="00927AD7" w:rsidDel="00C2071F">
                <w:rPr>
                  <w:rFonts w:ascii="Calibri" w:hAnsi="Calibri"/>
                  <w:sz w:val="18"/>
                  <w:szCs w:val="18"/>
                </w:rPr>
                <w:delText>Ex</w:delText>
              </w:r>
              <w:r w:rsidR="009A5369" w:rsidRPr="00927AD7" w:rsidDel="00C2071F">
                <w:rPr>
                  <w:rFonts w:ascii="Calibri" w:hAnsi="Calibri"/>
                  <w:sz w:val="18"/>
                  <w:szCs w:val="18"/>
                </w:rPr>
                <w:delText>c</w:delText>
              </w:r>
              <w:r w:rsidRPr="00927AD7" w:rsidDel="00C2071F">
                <w:rPr>
                  <w:rFonts w:ascii="Calibri" w:hAnsi="Calibri"/>
                  <w:sz w:val="18"/>
                  <w:szCs w:val="18"/>
                </w:rPr>
                <w:delText xml:space="preserve">eption from Minimum R-Value for Duct </w:delText>
              </w:r>
              <w:r w:rsidR="00B06597" w:rsidRPr="00927AD7" w:rsidDel="00C2071F">
                <w:rPr>
                  <w:rFonts w:ascii="Calibri" w:hAnsi="Calibri"/>
                  <w:sz w:val="18"/>
                  <w:szCs w:val="18"/>
                </w:rPr>
                <w:delText xml:space="preserve">System </w:delText>
              </w:r>
              <w:r w:rsidRPr="00927AD7" w:rsidDel="00C2071F">
                <w:rPr>
                  <w:rFonts w:ascii="Calibri" w:hAnsi="Calibri"/>
                  <w:sz w:val="18"/>
                  <w:szCs w:val="18"/>
                </w:rPr>
                <w:delText xml:space="preserve">Located </w:delText>
              </w:r>
              <w:r w:rsidR="00827FE3" w:rsidRPr="00927AD7" w:rsidDel="00C2071F">
                <w:rPr>
                  <w:rFonts w:ascii="Calibri" w:hAnsi="Calibri"/>
                  <w:sz w:val="18"/>
                  <w:szCs w:val="18"/>
                </w:rPr>
                <w:delText xml:space="preserve">Entirely </w:delText>
              </w:r>
              <w:r w:rsidRPr="00927AD7" w:rsidDel="00C2071F">
                <w:rPr>
                  <w:rFonts w:ascii="Calibri" w:hAnsi="Calibri"/>
                  <w:sz w:val="18"/>
                  <w:szCs w:val="18"/>
                </w:rPr>
                <w:delText xml:space="preserve">in Conditioned Space reported on </w:delText>
              </w:r>
              <w:r w:rsidRPr="00927AD7" w:rsidDel="00C2071F">
                <w:rPr>
                  <w:rFonts w:asciiTheme="minorHAnsi" w:hAnsiTheme="minorHAnsi"/>
                  <w:sz w:val="18"/>
                  <w:szCs w:val="18"/>
                </w:rPr>
                <w:delText xml:space="preserve">MCH-01 = yes, then display message “true” and display Table </w:delText>
              </w:r>
              <w:r w:rsidR="00580913" w:rsidRPr="00927AD7" w:rsidDel="00C2071F">
                <w:rPr>
                  <w:rFonts w:asciiTheme="minorHAnsi" w:hAnsiTheme="minorHAnsi"/>
                  <w:sz w:val="18"/>
                  <w:szCs w:val="18"/>
                </w:rPr>
                <w:delText>F</w:delText>
              </w:r>
              <w:r w:rsidRPr="00927AD7" w:rsidDel="00C2071F">
                <w:rPr>
                  <w:rFonts w:asciiTheme="minorHAnsi" w:hAnsiTheme="minorHAnsi"/>
                  <w:sz w:val="18"/>
                  <w:szCs w:val="18"/>
                </w:rPr>
                <w:delText xml:space="preserve"> below; else display message "not applicable” &gt;&gt;</w:delText>
              </w:r>
            </w:del>
          </w:p>
        </w:tc>
      </w:tr>
    </w:tbl>
    <w:p w14:paraId="56DC028A" w14:textId="77777777" w:rsidR="009317E9" w:rsidRPr="00927AD7"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9317E9" w:rsidRPr="00927AD7" w14:paraId="56DC028D" w14:textId="77777777" w:rsidTr="00645ECF">
        <w:trPr>
          <w:trHeight w:val="233"/>
        </w:trPr>
        <w:tc>
          <w:tcPr>
            <w:tcW w:w="11030" w:type="dxa"/>
            <w:gridSpan w:val="2"/>
          </w:tcPr>
          <w:p w14:paraId="5BAC1159" w14:textId="35E4FEFB" w:rsidR="009317E9" w:rsidRPr="00927AD7" w:rsidRDefault="005E1E03" w:rsidP="00DB4E0C">
            <w:pPr>
              <w:rPr>
                <w:rFonts w:asciiTheme="minorHAnsi" w:hAnsiTheme="minorHAnsi"/>
                <w:b/>
                <w:szCs w:val="18"/>
              </w:rPr>
            </w:pPr>
            <w:r w:rsidRPr="00927AD7">
              <w:rPr>
                <w:rFonts w:asciiTheme="minorHAnsi" w:hAnsiTheme="minorHAnsi"/>
                <w:b/>
                <w:szCs w:val="18"/>
              </w:rPr>
              <w:t>B</w:t>
            </w:r>
            <w:r w:rsidR="009317E9" w:rsidRPr="00927AD7">
              <w:rPr>
                <w:rFonts w:asciiTheme="minorHAnsi" w:hAnsiTheme="minorHAnsi"/>
                <w:b/>
                <w:szCs w:val="18"/>
              </w:rPr>
              <w:t>.</w:t>
            </w:r>
            <w:r w:rsidR="00837191" w:rsidRPr="00927AD7">
              <w:rPr>
                <w:rFonts w:asciiTheme="minorHAnsi" w:hAnsiTheme="minorHAnsi"/>
                <w:b/>
                <w:szCs w:val="18"/>
              </w:rPr>
              <w:t xml:space="preserve"> </w:t>
            </w:r>
            <w:r w:rsidR="009317E9" w:rsidRPr="00927AD7">
              <w:rPr>
                <w:rFonts w:asciiTheme="minorHAnsi" w:hAnsiTheme="minorHAnsi"/>
                <w:b/>
                <w:szCs w:val="18"/>
              </w:rPr>
              <w:t>12 Linear Feet or Less of Duct Located Outside of Conditioned Space</w:t>
            </w:r>
            <w:r w:rsidR="002E7879" w:rsidRPr="00927AD7">
              <w:rPr>
                <w:rFonts w:asciiTheme="minorHAnsi" w:hAnsiTheme="minorHAnsi"/>
              </w:rPr>
              <w:t xml:space="preserve"> </w:t>
            </w:r>
            <w:r w:rsidR="003C2F77" w:rsidRPr="00927AD7">
              <w:rPr>
                <w:rFonts w:asciiTheme="minorHAnsi" w:hAnsiTheme="minorHAnsi"/>
                <w:b/>
                <w:szCs w:val="18"/>
              </w:rPr>
              <w:t>- RA3.1.4.1.2</w:t>
            </w:r>
            <w:r w:rsidR="00461C19" w:rsidRPr="00927AD7">
              <w:rPr>
                <w:rFonts w:asciiTheme="minorHAnsi" w:hAnsiTheme="minorHAnsi"/>
                <w:b/>
                <w:szCs w:val="18"/>
              </w:rPr>
              <w:t xml:space="preserve"> </w:t>
            </w:r>
          </w:p>
          <w:p w14:paraId="56DC028C" w14:textId="0A000A14" w:rsidR="00573B76" w:rsidRPr="00927AD7" w:rsidRDefault="00573B76">
            <w:pPr>
              <w:rPr>
                <w:rFonts w:asciiTheme="minorHAnsi" w:hAnsiTheme="minorHAnsi" w:cstheme="minorHAnsi"/>
                <w:b/>
                <w:i/>
                <w:sz w:val="18"/>
                <w:szCs w:val="18"/>
              </w:rPr>
            </w:pPr>
            <w:r w:rsidRPr="00927AD7">
              <w:rPr>
                <w:rFonts w:asciiTheme="minorHAnsi" w:hAnsiTheme="minorHAnsi" w:cstheme="minorHAnsi"/>
                <w:i/>
                <w:sz w:val="18"/>
                <w:szCs w:val="18"/>
              </w:rPr>
              <w:t>&lt;&lt;This table only shown if A0</w:t>
            </w:r>
            <w:r w:rsidR="00242F10" w:rsidRPr="00927AD7">
              <w:rPr>
                <w:rFonts w:asciiTheme="minorHAnsi" w:hAnsiTheme="minorHAnsi" w:cstheme="minorHAnsi"/>
                <w:i/>
                <w:sz w:val="18"/>
                <w:szCs w:val="18"/>
              </w:rPr>
              <w:t>4</w:t>
            </w:r>
            <w:r w:rsidRPr="00927AD7">
              <w:rPr>
                <w:rFonts w:asciiTheme="minorHAnsi" w:hAnsiTheme="minorHAnsi" w:cstheme="minorHAnsi"/>
                <w:i/>
                <w:sz w:val="18"/>
                <w:szCs w:val="18"/>
              </w:rPr>
              <w:t xml:space="preserve"> indicates the table is applicable</w:t>
            </w:r>
            <w:r w:rsidR="00AD6291" w:rsidRPr="00927AD7">
              <w:rPr>
                <w:rFonts w:asciiTheme="minorHAnsi" w:hAnsiTheme="minorHAnsi" w:cstheme="minorHAnsi"/>
                <w:i/>
                <w:sz w:val="18"/>
                <w:szCs w:val="18"/>
              </w:rPr>
              <w:t xml:space="preserve">, else display </w:t>
            </w:r>
            <w:r w:rsidR="00AD6291" w:rsidRPr="00927AD7">
              <w:rPr>
                <w:rFonts w:asciiTheme="minorHAnsi" w:hAnsiTheme="minorHAnsi" w:cstheme="minorHAnsi"/>
                <w:i/>
                <w:sz w:val="18"/>
              </w:rPr>
              <w:t>the "section does not apply" message</w:t>
            </w:r>
            <w:r w:rsidR="00AD6291" w:rsidRPr="00927AD7">
              <w:rPr>
                <w:rFonts w:asciiTheme="minorHAnsi" w:hAnsiTheme="minorHAnsi" w:cstheme="minorHAnsi"/>
                <w:i/>
                <w:sz w:val="18"/>
                <w:szCs w:val="18"/>
              </w:rPr>
              <w:t xml:space="preserve"> </w:t>
            </w:r>
            <w:r w:rsidRPr="00927AD7">
              <w:rPr>
                <w:rFonts w:asciiTheme="minorHAnsi" w:hAnsiTheme="minorHAnsi" w:cstheme="minorHAnsi"/>
                <w:i/>
                <w:sz w:val="18"/>
                <w:szCs w:val="18"/>
              </w:rPr>
              <w:t>&gt;&gt;</w:t>
            </w:r>
          </w:p>
        </w:tc>
      </w:tr>
      <w:tr w:rsidR="009317E9" w:rsidRPr="00927AD7" w14:paraId="56DC0290" w14:textId="77777777" w:rsidTr="00573B76">
        <w:trPr>
          <w:trHeight w:val="233"/>
        </w:trPr>
        <w:tc>
          <w:tcPr>
            <w:tcW w:w="413" w:type="dxa"/>
            <w:vAlign w:val="center"/>
          </w:tcPr>
          <w:p w14:paraId="56DC028E" w14:textId="77777777" w:rsidR="009317E9" w:rsidRPr="00927AD7" w:rsidRDefault="009317E9" w:rsidP="00573B76">
            <w:pPr>
              <w:jc w:val="center"/>
              <w:rPr>
                <w:rFonts w:asciiTheme="minorHAnsi" w:hAnsiTheme="minorHAnsi"/>
                <w:sz w:val="18"/>
                <w:szCs w:val="18"/>
              </w:rPr>
            </w:pPr>
            <w:r w:rsidRPr="00927AD7">
              <w:rPr>
                <w:rFonts w:asciiTheme="minorHAnsi" w:hAnsiTheme="minorHAnsi"/>
                <w:sz w:val="18"/>
                <w:szCs w:val="18"/>
              </w:rPr>
              <w:t>01</w:t>
            </w:r>
          </w:p>
        </w:tc>
        <w:tc>
          <w:tcPr>
            <w:tcW w:w="10617" w:type="dxa"/>
          </w:tcPr>
          <w:p w14:paraId="56DC028F" w14:textId="77777777" w:rsidR="009317E9" w:rsidRPr="00927AD7" w:rsidRDefault="003C2F77" w:rsidP="003C2F77">
            <w:pPr>
              <w:rPr>
                <w:rFonts w:asciiTheme="minorHAnsi" w:hAnsiTheme="minorHAnsi"/>
                <w:sz w:val="18"/>
                <w:szCs w:val="18"/>
              </w:rPr>
            </w:pPr>
            <w:r w:rsidRPr="00927AD7">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7167EB" w:rsidRPr="00927AD7" w14:paraId="56DC0292" w14:textId="77777777" w:rsidTr="001F574A">
        <w:trPr>
          <w:trHeight w:val="186"/>
        </w:trPr>
        <w:tc>
          <w:tcPr>
            <w:tcW w:w="11030" w:type="dxa"/>
            <w:gridSpan w:val="2"/>
            <w:vAlign w:val="center"/>
          </w:tcPr>
          <w:p w14:paraId="56DC0291" w14:textId="7937F50C" w:rsidR="007167EB" w:rsidRPr="00927AD7" w:rsidRDefault="007167EB" w:rsidP="00EC4D51">
            <w:pPr>
              <w:rPr>
                <w:rFonts w:asciiTheme="minorHAnsi" w:hAnsiTheme="minorHAnsi"/>
                <w:b/>
                <w:sz w:val="18"/>
                <w:szCs w:val="18"/>
              </w:rPr>
            </w:pPr>
            <w:r w:rsidRPr="00927AD7">
              <w:rPr>
                <w:rFonts w:asciiTheme="minorHAnsi" w:hAnsiTheme="minorHAnsi"/>
                <w:b/>
                <w:sz w:val="18"/>
                <w:szCs w:val="18"/>
              </w:rPr>
              <w:t>The responsible person’s signature on this compliance document affirms that all applicable requirements in this table have been met.</w:t>
            </w:r>
            <w:r w:rsidR="00837191" w:rsidRPr="00927AD7">
              <w:rPr>
                <w:rFonts w:asciiTheme="minorHAnsi" w:hAnsiTheme="minorHAnsi"/>
                <w:b/>
                <w:sz w:val="18"/>
                <w:szCs w:val="18"/>
              </w:rPr>
              <w:t xml:space="preserve"> </w:t>
            </w:r>
          </w:p>
        </w:tc>
      </w:tr>
    </w:tbl>
    <w:p w14:paraId="56DC0293" w14:textId="77777777" w:rsidR="009317E9" w:rsidRPr="00927AD7"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9317E9" w:rsidRPr="00927AD7" w14:paraId="56DC0296" w14:textId="77777777" w:rsidTr="00645ECF">
        <w:trPr>
          <w:trHeight w:val="233"/>
        </w:trPr>
        <w:tc>
          <w:tcPr>
            <w:tcW w:w="11030" w:type="dxa"/>
            <w:gridSpan w:val="2"/>
          </w:tcPr>
          <w:p w14:paraId="5AC62CAE" w14:textId="77777777" w:rsidR="009317E9" w:rsidRPr="00927AD7" w:rsidRDefault="005E1E03" w:rsidP="00DB4E0C">
            <w:pPr>
              <w:rPr>
                <w:rFonts w:asciiTheme="minorHAnsi" w:hAnsiTheme="minorHAnsi"/>
                <w:b/>
              </w:rPr>
            </w:pPr>
            <w:r w:rsidRPr="00927AD7">
              <w:rPr>
                <w:rFonts w:asciiTheme="minorHAnsi" w:hAnsiTheme="minorHAnsi"/>
                <w:b/>
              </w:rPr>
              <w:t>C</w:t>
            </w:r>
            <w:r w:rsidR="009317E9" w:rsidRPr="00927AD7">
              <w:rPr>
                <w:rFonts w:asciiTheme="minorHAnsi" w:hAnsiTheme="minorHAnsi"/>
                <w:b/>
              </w:rPr>
              <w:t>.</w:t>
            </w:r>
            <w:r w:rsidR="00837191" w:rsidRPr="00927AD7">
              <w:rPr>
                <w:rFonts w:asciiTheme="minorHAnsi" w:hAnsiTheme="minorHAnsi"/>
                <w:b/>
              </w:rPr>
              <w:t xml:space="preserve"> </w:t>
            </w:r>
            <w:r w:rsidR="002E7879" w:rsidRPr="00927AD7">
              <w:rPr>
                <w:rFonts w:asciiTheme="minorHAnsi" w:hAnsiTheme="minorHAnsi"/>
                <w:b/>
              </w:rPr>
              <w:t xml:space="preserve">Ducts Located </w:t>
            </w:r>
            <w:proofErr w:type="gramStart"/>
            <w:r w:rsidR="002E7879" w:rsidRPr="00927AD7">
              <w:rPr>
                <w:rFonts w:asciiTheme="minorHAnsi" w:hAnsiTheme="minorHAnsi"/>
                <w:b/>
              </w:rPr>
              <w:t>In</w:t>
            </w:r>
            <w:proofErr w:type="gramEnd"/>
            <w:r w:rsidR="002E7879" w:rsidRPr="00927AD7">
              <w:rPr>
                <w:rFonts w:asciiTheme="minorHAnsi" w:hAnsiTheme="minorHAnsi"/>
                <w:b/>
              </w:rPr>
              <w:t xml:space="preserve"> Conditioned Space </w:t>
            </w:r>
            <w:r w:rsidR="003C2F77" w:rsidRPr="00927AD7">
              <w:rPr>
                <w:rFonts w:asciiTheme="minorHAnsi" w:hAnsiTheme="minorHAnsi"/>
                <w:b/>
              </w:rPr>
              <w:t>-</w:t>
            </w:r>
            <w:r w:rsidR="00461C19" w:rsidRPr="00927AD7">
              <w:rPr>
                <w:rFonts w:asciiTheme="minorHAnsi" w:hAnsiTheme="minorHAnsi"/>
                <w:b/>
              </w:rPr>
              <w:t xml:space="preserve"> </w:t>
            </w:r>
            <w:r w:rsidR="003C2F77" w:rsidRPr="00927AD7">
              <w:rPr>
                <w:rFonts w:asciiTheme="minorHAnsi" w:hAnsiTheme="minorHAnsi"/>
                <w:b/>
              </w:rPr>
              <w:t>RA3.1.4.1.3</w:t>
            </w:r>
            <w:r w:rsidR="00461C19" w:rsidRPr="00927AD7">
              <w:rPr>
                <w:rFonts w:asciiTheme="minorHAnsi" w:hAnsiTheme="minorHAnsi"/>
                <w:b/>
              </w:rPr>
              <w:t xml:space="preserve"> </w:t>
            </w:r>
          </w:p>
          <w:p w14:paraId="56DC0295" w14:textId="3E8F550B" w:rsidR="00573B76" w:rsidRPr="00927AD7" w:rsidRDefault="00573B76" w:rsidP="00DB4E0C">
            <w:pPr>
              <w:rPr>
                <w:rFonts w:asciiTheme="minorHAnsi" w:hAnsiTheme="minorHAnsi"/>
                <w:b/>
              </w:rPr>
            </w:pPr>
            <w:r w:rsidRPr="00927AD7">
              <w:rPr>
                <w:rFonts w:asciiTheme="minorHAnsi" w:hAnsiTheme="minorHAnsi"/>
                <w:i/>
                <w:sz w:val="18"/>
                <w:szCs w:val="18"/>
              </w:rPr>
              <w:t>&lt;&lt;This table only shown if A0</w:t>
            </w:r>
            <w:r w:rsidR="00242F10" w:rsidRPr="00927AD7">
              <w:rPr>
                <w:rFonts w:asciiTheme="minorHAnsi" w:hAnsiTheme="minorHAnsi"/>
                <w:i/>
                <w:sz w:val="18"/>
                <w:szCs w:val="18"/>
              </w:rPr>
              <w:t>5</w:t>
            </w:r>
            <w:r w:rsidRPr="00927AD7">
              <w:rPr>
                <w:rFonts w:asciiTheme="minorHAnsi" w:hAnsiTheme="minorHAnsi"/>
                <w:i/>
                <w:sz w:val="18"/>
                <w:szCs w:val="18"/>
              </w:rPr>
              <w:t xml:space="preserve"> indicates the table is applicable</w:t>
            </w:r>
            <w:r w:rsidR="00AD6291" w:rsidRPr="00927AD7">
              <w:rPr>
                <w:rFonts w:asciiTheme="minorHAnsi" w:hAnsiTheme="minorHAnsi"/>
                <w:i/>
                <w:sz w:val="18"/>
                <w:szCs w:val="18"/>
              </w:rPr>
              <w:t>,</w:t>
            </w:r>
            <w:r w:rsidR="00AD6291" w:rsidRPr="00927AD7">
              <w:rPr>
                <w:rFonts w:asciiTheme="minorHAnsi" w:hAnsiTheme="minorHAnsi" w:cstheme="minorHAnsi"/>
                <w:i/>
                <w:sz w:val="18"/>
                <w:szCs w:val="18"/>
              </w:rPr>
              <w:t xml:space="preserve"> else display </w:t>
            </w:r>
            <w:r w:rsidR="00AD6291" w:rsidRPr="00927AD7">
              <w:rPr>
                <w:rFonts w:asciiTheme="minorHAnsi" w:hAnsiTheme="minorHAnsi" w:cstheme="minorHAnsi"/>
                <w:i/>
                <w:sz w:val="18"/>
              </w:rPr>
              <w:t>the "section does not apply" message</w:t>
            </w:r>
            <w:r w:rsidRPr="00927AD7">
              <w:rPr>
                <w:rFonts w:asciiTheme="minorHAnsi" w:hAnsiTheme="minorHAnsi"/>
                <w:i/>
                <w:sz w:val="18"/>
                <w:szCs w:val="18"/>
              </w:rPr>
              <w:t xml:space="preserve"> &gt;&gt;</w:t>
            </w:r>
          </w:p>
        </w:tc>
      </w:tr>
      <w:tr w:rsidR="009317E9" w:rsidRPr="00927AD7" w14:paraId="56DC0299" w14:textId="77777777" w:rsidTr="00645ECF">
        <w:trPr>
          <w:trHeight w:val="233"/>
        </w:trPr>
        <w:tc>
          <w:tcPr>
            <w:tcW w:w="413" w:type="dxa"/>
            <w:vAlign w:val="center"/>
          </w:tcPr>
          <w:p w14:paraId="56DC0297" w14:textId="77777777" w:rsidR="009317E9" w:rsidRPr="00927AD7" w:rsidRDefault="009317E9" w:rsidP="009317E9">
            <w:pPr>
              <w:jc w:val="center"/>
              <w:rPr>
                <w:rFonts w:asciiTheme="minorHAnsi" w:hAnsiTheme="minorHAnsi"/>
                <w:sz w:val="18"/>
                <w:szCs w:val="18"/>
              </w:rPr>
            </w:pPr>
            <w:r w:rsidRPr="00927AD7">
              <w:rPr>
                <w:rFonts w:asciiTheme="minorHAnsi" w:hAnsiTheme="minorHAnsi"/>
                <w:sz w:val="18"/>
                <w:szCs w:val="18"/>
              </w:rPr>
              <w:t>01</w:t>
            </w:r>
          </w:p>
        </w:tc>
        <w:tc>
          <w:tcPr>
            <w:tcW w:w="10617" w:type="dxa"/>
            <w:vAlign w:val="center"/>
          </w:tcPr>
          <w:p w14:paraId="56DC0298" w14:textId="77777777" w:rsidR="009317E9" w:rsidRPr="00927AD7" w:rsidRDefault="003C2F77" w:rsidP="003C2F77">
            <w:pPr>
              <w:rPr>
                <w:rFonts w:asciiTheme="minorHAnsi" w:hAnsiTheme="minorHAnsi"/>
                <w:sz w:val="18"/>
                <w:szCs w:val="18"/>
              </w:rPr>
            </w:pPr>
            <w:r w:rsidRPr="00927AD7">
              <w:rPr>
                <w:rFonts w:asciiTheme="minorHAnsi" w:hAnsiTheme="minorHAnsi"/>
                <w:sz w:val="18"/>
                <w:szCs w:val="18"/>
              </w:rPr>
              <w:t>A visual inspection shall confirm the space conditioning system is located entirely in conditioned space.</w:t>
            </w:r>
          </w:p>
        </w:tc>
      </w:tr>
      <w:tr w:rsidR="007167EB" w:rsidRPr="00927AD7" w14:paraId="56DC029B" w14:textId="77777777" w:rsidTr="001F574A">
        <w:trPr>
          <w:trHeight w:val="159"/>
        </w:trPr>
        <w:tc>
          <w:tcPr>
            <w:tcW w:w="11030" w:type="dxa"/>
            <w:gridSpan w:val="2"/>
            <w:vAlign w:val="center"/>
          </w:tcPr>
          <w:p w14:paraId="56DC029A" w14:textId="66E33E5B" w:rsidR="007167EB" w:rsidRPr="00927AD7" w:rsidRDefault="007167EB" w:rsidP="00EC4D51">
            <w:pPr>
              <w:rPr>
                <w:rFonts w:asciiTheme="minorHAnsi" w:hAnsiTheme="minorHAnsi"/>
                <w:b/>
                <w:sz w:val="18"/>
                <w:szCs w:val="18"/>
              </w:rPr>
            </w:pPr>
            <w:r w:rsidRPr="00927AD7">
              <w:rPr>
                <w:rFonts w:asciiTheme="minorHAnsi" w:hAnsiTheme="minorHAnsi"/>
                <w:b/>
                <w:sz w:val="18"/>
                <w:szCs w:val="18"/>
              </w:rPr>
              <w:t>The responsible person’s signature on this compliance document affirms that all applicable requirements in this table have been met.</w:t>
            </w:r>
            <w:r w:rsidR="00837191" w:rsidRPr="00927AD7">
              <w:rPr>
                <w:rFonts w:asciiTheme="minorHAnsi" w:hAnsiTheme="minorHAnsi"/>
                <w:b/>
                <w:sz w:val="18"/>
                <w:szCs w:val="18"/>
              </w:rPr>
              <w:t xml:space="preserve"> </w:t>
            </w:r>
          </w:p>
        </w:tc>
      </w:tr>
    </w:tbl>
    <w:p w14:paraId="56DC029C" w14:textId="77777777" w:rsidR="009317E9" w:rsidRPr="00927AD7"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5308"/>
        <w:gridCol w:w="5309"/>
      </w:tblGrid>
      <w:tr w:rsidR="00B52239" w:rsidRPr="00927AD7" w14:paraId="56DC029F" w14:textId="77777777" w:rsidTr="00645ECF">
        <w:trPr>
          <w:trHeight w:val="233"/>
        </w:trPr>
        <w:tc>
          <w:tcPr>
            <w:tcW w:w="11030" w:type="dxa"/>
            <w:gridSpan w:val="3"/>
          </w:tcPr>
          <w:p w14:paraId="5E839FEC" w14:textId="78CADB73" w:rsidR="00B52239" w:rsidRPr="00927AD7" w:rsidRDefault="00B52239" w:rsidP="00DB4E0C">
            <w:pPr>
              <w:rPr>
                <w:rFonts w:asciiTheme="minorHAnsi" w:hAnsiTheme="minorHAnsi"/>
                <w:b/>
                <w:szCs w:val="18"/>
              </w:rPr>
            </w:pPr>
            <w:r w:rsidRPr="00927AD7">
              <w:rPr>
                <w:rFonts w:asciiTheme="minorHAnsi" w:hAnsiTheme="minorHAnsi"/>
                <w:b/>
                <w:szCs w:val="18"/>
              </w:rPr>
              <w:t>D.</w:t>
            </w:r>
            <w:r w:rsidR="00837191" w:rsidRPr="00927AD7">
              <w:rPr>
                <w:rFonts w:asciiTheme="minorHAnsi" w:hAnsiTheme="minorHAnsi"/>
                <w:b/>
                <w:szCs w:val="18"/>
              </w:rPr>
              <w:t xml:space="preserve"> </w:t>
            </w:r>
            <w:r w:rsidRPr="00927AD7">
              <w:rPr>
                <w:rFonts w:asciiTheme="minorHAnsi" w:hAnsiTheme="minorHAnsi"/>
                <w:b/>
                <w:szCs w:val="18"/>
              </w:rPr>
              <w:t>All Ducts Located Entirely in Directly Conditioned Space</w:t>
            </w:r>
            <w:r w:rsidR="002E7879" w:rsidRPr="00927AD7">
              <w:rPr>
                <w:rFonts w:asciiTheme="minorHAnsi" w:hAnsiTheme="minorHAnsi"/>
                <w:b/>
                <w:szCs w:val="18"/>
              </w:rPr>
              <w:t xml:space="preserve"> </w:t>
            </w:r>
            <w:r w:rsidR="003509BC" w:rsidRPr="00927AD7">
              <w:rPr>
                <w:rFonts w:asciiTheme="minorHAnsi" w:hAnsiTheme="minorHAnsi"/>
                <w:b/>
                <w:szCs w:val="18"/>
              </w:rPr>
              <w:t>Performance Credit</w:t>
            </w:r>
            <w:r w:rsidR="003A53FA" w:rsidRPr="00927AD7">
              <w:rPr>
                <w:rFonts w:asciiTheme="minorHAnsi" w:hAnsiTheme="minorHAnsi"/>
                <w:b/>
                <w:szCs w:val="18"/>
              </w:rPr>
              <w:t xml:space="preserve"> </w:t>
            </w:r>
            <w:r w:rsidR="00461C19" w:rsidRPr="00927AD7">
              <w:rPr>
                <w:rFonts w:asciiTheme="minorHAnsi" w:hAnsiTheme="minorHAnsi"/>
                <w:b/>
                <w:szCs w:val="18"/>
              </w:rPr>
              <w:t>- RA3.1.4.3.8</w:t>
            </w:r>
          </w:p>
          <w:p w14:paraId="56DC029E" w14:textId="1BBE4E2E" w:rsidR="00573B76" w:rsidRPr="00927AD7" w:rsidRDefault="00573B76" w:rsidP="00DB4E0C">
            <w:pPr>
              <w:rPr>
                <w:rFonts w:asciiTheme="minorHAnsi" w:hAnsiTheme="minorHAnsi"/>
                <w:b/>
                <w:sz w:val="18"/>
                <w:szCs w:val="18"/>
              </w:rPr>
            </w:pPr>
            <w:r w:rsidRPr="00927AD7">
              <w:rPr>
                <w:rFonts w:asciiTheme="minorHAnsi" w:hAnsiTheme="minorHAnsi"/>
                <w:i/>
                <w:sz w:val="18"/>
                <w:szCs w:val="18"/>
              </w:rPr>
              <w:t>&lt;&lt;This table only shown if A0</w:t>
            </w:r>
            <w:r w:rsidR="00242F10" w:rsidRPr="00927AD7">
              <w:rPr>
                <w:rFonts w:asciiTheme="minorHAnsi" w:hAnsiTheme="minorHAnsi"/>
                <w:i/>
                <w:sz w:val="18"/>
                <w:szCs w:val="18"/>
              </w:rPr>
              <w:t>6</w:t>
            </w:r>
            <w:r w:rsidRPr="00927AD7">
              <w:rPr>
                <w:rFonts w:asciiTheme="minorHAnsi" w:hAnsiTheme="minorHAnsi"/>
                <w:i/>
                <w:sz w:val="18"/>
                <w:szCs w:val="18"/>
              </w:rPr>
              <w:t xml:space="preserve"> indicates the table is applicable</w:t>
            </w:r>
            <w:r w:rsidR="00AD6291" w:rsidRPr="00927AD7">
              <w:rPr>
                <w:rFonts w:asciiTheme="minorHAnsi" w:hAnsiTheme="minorHAnsi"/>
                <w:i/>
                <w:sz w:val="18"/>
                <w:szCs w:val="18"/>
              </w:rPr>
              <w:t xml:space="preserve">, </w:t>
            </w:r>
            <w:r w:rsidR="00AD6291" w:rsidRPr="00927AD7">
              <w:rPr>
                <w:rFonts w:asciiTheme="minorHAnsi" w:hAnsiTheme="minorHAnsi" w:cstheme="minorHAnsi"/>
                <w:i/>
                <w:sz w:val="18"/>
                <w:szCs w:val="18"/>
              </w:rPr>
              <w:t xml:space="preserve">else display </w:t>
            </w:r>
            <w:r w:rsidR="00AD6291" w:rsidRPr="00927AD7">
              <w:rPr>
                <w:rFonts w:asciiTheme="minorHAnsi" w:hAnsiTheme="minorHAnsi" w:cstheme="minorHAnsi"/>
                <w:i/>
                <w:sz w:val="18"/>
              </w:rPr>
              <w:t>the "section does not apply" message</w:t>
            </w:r>
            <w:r w:rsidRPr="00927AD7">
              <w:rPr>
                <w:rFonts w:asciiTheme="minorHAnsi" w:hAnsiTheme="minorHAnsi"/>
                <w:i/>
                <w:sz w:val="18"/>
                <w:szCs w:val="18"/>
              </w:rPr>
              <w:t xml:space="preserve"> &gt;&gt;</w:t>
            </w:r>
          </w:p>
        </w:tc>
      </w:tr>
      <w:tr w:rsidR="003A53FA" w:rsidRPr="00927AD7" w14:paraId="56DC02A5" w14:textId="77777777" w:rsidTr="003A53FA">
        <w:trPr>
          <w:trHeight w:val="233"/>
        </w:trPr>
        <w:tc>
          <w:tcPr>
            <w:tcW w:w="413" w:type="dxa"/>
            <w:vAlign w:val="center"/>
          </w:tcPr>
          <w:p w14:paraId="56DC02A0" w14:textId="77777777" w:rsidR="003A53FA" w:rsidRPr="00927AD7" w:rsidRDefault="003A53FA" w:rsidP="008D6F5F">
            <w:pPr>
              <w:jc w:val="center"/>
              <w:rPr>
                <w:rFonts w:asciiTheme="minorHAnsi" w:hAnsiTheme="minorHAnsi"/>
                <w:sz w:val="18"/>
                <w:szCs w:val="18"/>
              </w:rPr>
            </w:pPr>
            <w:r w:rsidRPr="00927AD7">
              <w:rPr>
                <w:rFonts w:asciiTheme="minorHAnsi" w:hAnsiTheme="minorHAnsi"/>
                <w:sz w:val="18"/>
                <w:szCs w:val="18"/>
              </w:rPr>
              <w:t>01</w:t>
            </w:r>
          </w:p>
        </w:tc>
        <w:tc>
          <w:tcPr>
            <w:tcW w:w="5308" w:type="dxa"/>
            <w:vAlign w:val="center"/>
          </w:tcPr>
          <w:p w14:paraId="56DC02A1" w14:textId="3EB74CAE" w:rsidR="003A53FA" w:rsidRPr="00927AD7" w:rsidRDefault="003A53FA" w:rsidP="00EC7018">
            <w:pPr>
              <w:rPr>
                <w:rFonts w:asciiTheme="minorHAnsi" w:hAnsiTheme="minorHAnsi"/>
                <w:sz w:val="18"/>
                <w:szCs w:val="18"/>
              </w:rPr>
            </w:pPr>
            <w:r w:rsidRPr="00927AD7">
              <w:rPr>
                <w:rFonts w:asciiTheme="minorHAnsi" w:hAnsiTheme="minorHAnsi"/>
                <w:sz w:val="18"/>
                <w:szCs w:val="18"/>
              </w:rPr>
              <w:t xml:space="preserve">A </w:t>
            </w:r>
            <w:r w:rsidR="00EC7018" w:rsidRPr="00927AD7">
              <w:rPr>
                <w:rFonts w:asciiTheme="minorHAnsi" w:hAnsiTheme="minorHAnsi"/>
                <w:sz w:val="18"/>
                <w:szCs w:val="18"/>
              </w:rPr>
              <w:t>V</w:t>
            </w:r>
            <w:r w:rsidRPr="00927AD7">
              <w:rPr>
                <w:rFonts w:asciiTheme="minorHAnsi" w:hAnsiTheme="minorHAnsi"/>
                <w:sz w:val="18"/>
                <w:szCs w:val="18"/>
              </w:rPr>
              <w:t xml:space="preserve">isual </w:t>
            </w:r>
            <w:r w:rsidR="00EC7018" w:rsidRPr="00927AD7">
              <w:rPr>
                <w:rFonts w:asciiTheme="minorHAnsi" w:hAnsiTheme="minorHAnsi"/>
                <w:sz w:val="18"/>
                <w:szCs w:val="18"/>
              </w:rPr>
              <w:t>I</w:t>
            </w:r>
            <w:r w:rsidRPr="00927AD7">
              <w:rPr>
                <w:rFonts w:asciiTheme="minorHAnsi" w:hAnsiTheme="minorHAnsi"/>
                <w:sz w:val="18"/>
                <w:szCs w:val="18"/>
              </w:rPr>
              <w:t xml:space="preserve">nspection </w:t>
            </w:r>
            <w:r w:rsidR="00EC7018" w:rsidRPr="00927AD7">
              <w:rPr>
                <w:rFonts w:asciiTheme="minorHAnsi" w:hAnsiTheme="minorHAnsi"/>
                <w:sz w:val="18"/>
                <w:szCs w:val="18"/>
              </w:rPr>
              <w:t>S</w:t>
            </w:r>
            <w:r w:rsidRPr="00927AD7">
              <w:rPr>
                <w:rFonts w:asciiTheme="minorHAnsi" w:hAnsiTheme="minorHAnsi"/>
                <w:sz w:val="18"/>
                <w:szCs w:val="18"/>
              </w:rPr>
              <w:t xml:space="preserve">hall </w:t>
            </w:r>
            <w:r w:rsidR="00EC7018" w:rsidRPr="00927AD7">
              <w:rPr>
                <w:rFonts w:asciiTheme="minorHAnsi" w:hAnsiTheme="minorHAnsi"/>
                <w:sz w:val="18"/>
                <w:szCs w:val="18"/>
              </w:rPr>
              <w:t>C</w:t>
            </w:r>
            <w:r w:rsidRPr="00927AD7">
              <w:rPr>
                <w:rFonts w:asciiTheme="minorHAnsi" w:hAnsiTheme="minorHAnsi"/>
                <w:sz w:val="18"/>
                <w:szCs w:val="18"/>
              </w:rPr>
              <w:t xml:space="preserve">onfirm the </w:t>
            </w:r>
            <w:r w:rsidR="00EC7018" w:rsidRPr="00927AD7">
              <w:rPr>
                <w:rFonts w:asciiTheme="minorHAnsi" w:hAnsiTheme="minorHAnsi"/>
                <w:sz w:val="18"/>
                <w:szCs w:val="18"/>
              </w:rPr>
              <w:t>S</w:t>
            </w:r>
            <w:r w:rsidRPr="00927AD7">
              <w:rPr>
                <w:rFonts w:asciiTheme="minorHAnsi" w:hAnsiTheme="minorHAnsi"/>
                <w:sz w:val="18"/>
                <w:szCs w:val="18"/>
              </w:rPr>
              <w:t xml:space="preserve">pace </w:t>
            </w:r>
            <w:r w:rsidR="00EC7018" w:rsidRPr="00927AD7">
              <w:rPr>
                <w:rFonts w:asciiTheme="minorHAnsi" w:hAnsiTheme="minorHAnsi"/>
                <w:sz w:val="18"/>
                <w:szCs w:val="18"/>
              </w:rPr>
              <w:t>C</w:t>
            </w:r>
            <w:r w:rsidRPr="00927AD7">
              <w:rPr>
                <w:rFonts w:asciiTheme="minorHAnsi" w:hAnsiTheme="minorHAnsi"/>
                <w:sz w:val="18"/>
                <w:szCs w:val="18"/>
              </w:rPr>
              <w:t xml:space="preserve">onditioning </w:t>
            </w:r>
            <w:r w:rsidR="00EC7018" w:rsidRPr="00927AD7">
              <w:rPr>
                <w:rFonts w:asciiTheme="minorHAnsi" w:hAnsiTheme="minorHAnsi"/>
                <w:sz w:val="18"/>
                <w:szCs w:val="18"/>
              </w:rPr>
              <w:t>D</w:t>
            </w:r>
            <w:r w:rsidR="007975E6" w:rsidRPr="00927AD7">
              <w:rPr>
                <w:rFonts w:asciiTheme="minorHAnsi" w:hAnsiTheme="minorHAnsi"/>
                <w:sz w:val="18"/>
                <w:szCs w:val="18"/>
              </w:rPr>
              <w:t xml:space="preserve">istribution </w:t>
            </w:r>
            <w:r w:rsidR="00EC7018" w:rsidRPr="00927AD7">
              <w:rPr>
                <w:rFonts w:asciiTheme="minorHAnsi" w:hAnsiTheme="minorHAnsi"/>
                <w:sz w:val="18"/>
                <w:szCs w:val="18"/>
              </w:rPr>
              <w:t>S</w:t>
            </w:r>
            <w:r w:rsidRPr="00927AD7">
              <w:rPr>
                <w:rFonts w:asciiTheme="minorHAnsi" w:hAnsiTheme="minorHAnsi"/>
                <w:sz w:val="18"/>
                <w:szCs w:val="18"/>
              </w:rPr>
              <w:t xml:space="preserve">ystem </w:t>
            </w:r>
            <w:r w:rsidR="00EC7018" w:rsidRPr="00927AD7">
              <w:rPr>
                <w:rFonts w:asciiTheme="minorHAnsi" w:hAnsiTheme="minorHAnsi"/>
                <w:sz w:val="18"/>
                <w:szCs w:val="18"/>
              </w:rPr>
              <w:t>L</w:t>
            </w:r>
            <w:r w:rsidRPr="00927AD7">
              <w:rPr>
                <w:rFonts w:asciiTheme="minorHAnsi" w:hAnsiTheme="minorHAnsi"/>
                <w:sz w:val="18"/>
                <w:szCs w:val="18"/>
              </w:rPr>
              <w:t>ocation</w:t>
            </w:r>
          </w:p>
        </w:tc>
        <w:tc>
          <w:tcPr>
            <w:tcW w:w="5309" w:type="dxa"/>
            <w:vAlign w:val="center"/>
          </w:tcPr>
          <w:p w14:paraId="56DC02A2" w14:textId="325F381B" w:rsidR="003A53FA" w:rsidRPr="00927AD7" w:rsidRDefault="00743CF8" w:rsidP="003C2F77">
            <w:pPr>
              <w:rPr>
                <w:rFonts w:asciiTheme="minorHAnsi" w:hAnsiTheme="minorHAnsi"/>
                <w:sz w:val="18"/>
                <w:szCs w:val="18"/>
              </w:rPr>
            </w:pPr>
            <w:r w:rsidRPr="00927AD7">
              <w:rPr>
                <w:rFonts w:asciiTheme="minorHAnsi" w:hAnsiTheme="minorHAnsi"/>
                <w:sz w:val="18"/>
                <w:szCs w:val="18"/>
              </w:rPr>
              <w:t>&lt;&lt;user pick from list:</w:t>
            </w:r>
            <w:r w:rsidR="00837191" w:rsidRPr="00927AD7">
              <w:rPr>
                <w:rFonts w:asciiTheme="minorHAnsi" w:hAnsiTheme="minorHAnsi"/>
                <w:sz w:val="18"/>
                <w:szCs w:val="18"/>
              </w:rPr>
              <w:t xml:space="preserve"> </w:t>
            </w:r>
          </w:p>
          <w:p w14:paraId="56DC02A3" w14:textId="48F0AE0A" w:rsidR="003A53FA" w:rsidRPr="00927AD7" w:rsidRDefault="00743CF8" w:rsidP="003C2F77">
            <w:pPr>
              <w:rPr>
                <w:rFonts w:asciiTheme="minorHAnsi" w:hAnsiTheme="minorHAnsi"/>
                <w:sz w:val="18"/>
                <w:szCs w:val="18"/>
              </w:rPr>
            </w:pPr>
            <w:r w:rsidRPr="00927AD7">
              <w:rPr>
                <w:rFonts w:asciiTheme="minorHAnsi" w:hAnsiTheme="minorHAnsi"/>
                <w:sz w:val="18"/>
                <w:szCs w:val="18"/>
              </w:rPr>
              <w:t>***E</w:t>
            </w:r>
            <w:r w:rsidRPr="00927AD7">
              <w:rPr>
                <w:rFonts w:asciiTheme="minorHAnsi" w:hAnsiTheme="minorHAnsi"/>
                <w:sz w:val="18"/>
                <w:szCs w:val="18"/>
                <w:u w:val="single"/>
              </w:rPr>
              <w:t xml:space="preserve">ntirely in </w:t>
            </w:r>
            <w:r w:rsidR="00944713" w:rsidRPr="00927AD7">
              <w:rPr>
                <w:rFonts w:asciiTheme="minorHAnsi" w:hAnsiTheme="minorHAnsi"/>
                <w:sz w:val="18"/>
                <w:szCs w:val="18"/>
                <w:u w:val="single"/>
              </w:rPr>
              <w:t xml:space="preserve">directly </w:t>
            </w:r>
            <w:r w:rsidRPr="00927AD7">
              <w:rPr>
                <w:rFonts w:asciiTheme="minorHAnsi" w:hAnsiTheme="minorHAnsi"/>
                <w:sz w:val="18"/>
                <w:szCs w:val="18"/>
                <w:u w:val="single"/>
              </w:rPr>
              <w:t>conditioned space</w:t>
            </w:r>
            <w:r w:rsidRPr="00927AD7">
              <w:rPr>
                <w:rFonts w:asciiTheme="minorHAnsi" w:hAnsiTheme="minorHAnsi"/>
                <w:sz w:val="18"/>
                <w:szCs w:val="18"/>
              </w:rPr>
              <w:t>;</w:t>
            </w:r>
            <w:r w:rsidR="00837191" w:rsidRPr="00927AD7">
              <w:rPr>
                <w:rFonts w:asciiTheme="minorHAnsi" w:hAnsiTheme="minorHAnsi"/>
                <w:sz w:val="18"/>
                <w:szCs w:val="18"/>
              </w:rPr>
              <w:t xml:space="preserve"> </w:t>
            </w:r>
            <w:r w:rsidRPr="00927AD7">
              <w:rPr>
                <w:rFonts w:asciiTheme="minorHAnsi" w:hAnsiTheme="minorHAnsi"/>
                <w:sz w:val="18"/>
                <w:szCs w:val="18"/>
              </w:rPr>
              <w:t>or</w:t>
            </w:r>
          </w:p>
          <w:p w14:paraId="56DC02A4" w14:textId="0ECE0B37" w:rsidR="003A53FA" w:rsidRPr="00927AD7" w:rsidRDefault="00743CF8" w:rsidP="00461C19">
            <w:pPr>
              <w:rPr>
                <w:rFonts w:asciiTheme="minorHAnsi" w:hAnsiTheme="minorHAnsi"/>
                <w:sz w:val="18"/>
                <w:szCs w:val="18"/>
              </w:rPr>
            </w:pPr>
            <w:r w:rsidRPr="00927AD7">
              <w:rPr>
                <w:rFonts w:asciiTheme="minorHAnsi" w:hAnsiTheme="minorHAnsi"/>
                <w:sz w:val="18"/>
                <w:szCs w:val="18"/>
              </w:rPr>
              <w:t>***</w:t>
            </w:r>
            <w:r w:rsidRPr="00927AD7">
              <w:rPr>
                <w:rFonts w:asciiTheme="minorHAnsi" w:hAnsiTheme="minorHAnsi"/>
                <w:sz w:val="18"/>
                <w:szCs w:val="18"/>
                <w:u w:val="single"/>
              </w:rPr>
              <w:t xml:space="preserve">Not entirely in </w:t>
            </w:r>
            <w:r w:rsidR="00EB6861" w:rsidRPr="00927AD7">
              <w:rPr>
                <w:rFonts w:asciiTheme="minorHAnsi" w:hAnsiTheme="minorHAnsi"/>
                <w:sz w:val="18"/>
                <w:szCs w:val="18"/>
                <w:u w:val="single"/>
              </w:rPr>
              <w:t xml:space="preserve">directly </w:t>
            </w:r>
            <w:r w:rsidRPr="00927AD7">
              <w:rPr>
                <w:rFonts w:asciiTheme="minorHAnsi" w:hAnsiTheme="minorHAnsi"/>
                <w:sz w:val="18"/>
                <w:szCs w:val="18"/>
                <w:u w:val="single"/>
              </w:rPr>
              <w:t>conditioned space</w:t>
            </w:r>
            <w:r w:rsidRPr="00927AD7">
              <w:rPr>
                <w:rFonts w:asciiTheme="minorHAnsi" w:hAnsiTheme="minorHAnsi"/>
                <w:sz w:val="18"/>
                <w:szCs w:val="18"/>
              </w:rPr>
              <w:t xml:space="preserve"> - does not comply&gt;&gt;</w:t>
            </w:r>
          </w:p>
        </w:tc>
      </w:tr>
      <w:tr w:rsidR="00BB0C44" w:rsidRPr="00927AD7" w14:paraId="56DC02A9" w14:textId="77777777" w:rsidTr="003A53FA">
        <w:trPr>
          <w:trHeight w:val="233"/>
        </w:trPr>
        <w:tc>
          <w:tcPr>
            <w:tcW w:w="413" w:type="dxa"/>
            <w:vAlign w:val="center"/>
          </w:tcPr>
          <w:p w14:paraId="56DC02A6" w14:textId="45C89792" w:rsidR="00BB0C44" w:rsidRPr="00927AD7" w:rsidRDefault="00BB0C44" w:rsidP="00960A34">
            <w:pPr>
              <w:jc w:val="center"/>
              <w:rPr>
                <w:rFonts w:asciiTheme="minorHAnsi" w:hAnsiTheme="minorHAnsi"/>
                <w:sz w:val="18"/>
                <w:szCs w:val="18"/>
              </w:rPr>
            </w:pPr>
            <w:r w:rsidRPr="00927AD7">
              <w:rPr>
                <w:rFonts w:asciiTheme="minorHAnsi" w:hAnsiTheme="minorHAnsi"/>
                <w:sz w:val="18"/>
                <w:szCs w:val="18"/>
              </w:rPr>
              <w:t>02</w:t>
            </w:r>
          </w:p>
        </w:tc>
        <w:tc>
          <w:tcPr>
            <w:tcW w:w="5308" w:type="dxa"/>
            <w:vAlign w:val="center"/>
          </w:tcPr>
          <w:p w14:paraId="56DC02A7" w14:textId="41ECFC06" w:rsidR="00BB0C44" w:rsidRPr="00927AD7" w:rsidRDefault="00BB0C44" w:rsidP="00BB0C44">
            <w:pPr>
              <w:rPr>
                <w:rFonts w:asciiTheme="minorHAnsi" w:hAnsiTheme="minorHAnsi"/>
                <w:sz w:val="18"/>
                <w:szCs w:val="18"/>
              </w:rPr>
            </w:pPr>
            <w:r w:rsidRPr="00927AD7">
              <w:rPr>
                <w:rFonts w:asciiTheme="minorHAnsi" w:hAnsiTheme="minorHAnsi"/>
                <w:sz w:val="18"/>
                <w:szCs w:val="18"/>
              </w:rPr>
              <w:t>Actual System Duct Leakage Rate (cfm) Measured Using RA3.1.4.3.4 Duct Leakage to Outside from Fan Pressurization of Ducts</w:t>
            </w:r>
          </w:p>
        </w:tc>
        <w:tc>
          <w:tcPr>
            <w:tcW w:w="5309" w:type="dxa"/>
            <w:vAlign w:val="center"/>
          </w:tcPr>
          <w:p w14:paraId="56DC02A8" w14:textId="77777777" w:rsidR="00BB0C44" w:rsidRPr="00927AD7" w:rsidRDefault="00BB0C44" w:rsidP="00BB0C44">
            <w:pPr>
              <w:rPr>
                <w:rFonts w:asciiTheme="minorHAnsi" w:hAnsiTheme="minorHAnsi"/>
                <w:sz w:val="18"/>
                <w:szCs w:val="18"/>
              </w:rPr>
            </w:pPr>
            <w:r w:rsidRPr="00927AD7">
              <w:rPr>
                <w:rFonts w:asciiTheme="minorHAnsi" w:hAnsiTheme="minorHAnsi"/>
                <w:sz w:val="18"/>
                <w:szCs w:val="18"/>
              </w:rPr>
              <w:t xml:space="preserve">&lt;&lt;user input, numeric </w:t>
            </w:r>
            <w:proofErr w:type="spellStart"/>
            <w:r w:rsidRPr="00927AD7">
              <w:rPr>
                <w:rFonts w:asciiTheme="minorHAnsi" w:hAnsiTheme="minorHAnsi"/>
                <w:sz w:val="18"/>
                <w:szCs w:val="18"/>
              </w:rPr>
              <w:t>xxx.x</w:t>
            </w:r>
            <w:proofErr w:type="spellEnd"/>
            <w:r w:rsidRPr="00927AD7">
              <w:rPr>
                <w:rFonts w:asciiTheme="minorHAnsi" w:hAnsiTheme="minorHAnsi"/>
                <w:sz w:val="18"/>
                <w:szCs w:val="18"/>
              </w:rPr>
              <w:t>&gt;&gt;</w:t>
            </w:r>
          </w:p>
        </w:tc>
      </w:tr>
      <w:tr w:rsidR="00BB0C44" w:rsidRPr="00927AD7" w14:paraId="56DC02AC" w14:textId="77777777" w:rsidTr="00645ECF">
        <w:trPr>
          <w:trHeight w:val="233"/>
        </w:trPr>
        <w:tc>
          <w:tcPr>
            <w:tcW w:w="413" w:type="dxa"/>
            <w:vAlign w:val="center"/>
          </w:tcPr>
          <w:p w14:paraId="56DC02AA" w14:textId="54AE7580" w:rsidR="00BB0C44" w:rsidRPr="00927AD7" w:rsidRDefault="00BB0C44" w:rsidP="00BB0C44">
            <w:pPr>
              <w:jc w:val="center"/>
              <w:rPr>
                <w:rFonts w:asciiTheme="minorHAnsi" w:hAnsiTheme="minorHAnsi"/>
                <w:sz w:val="18"/>
                <w:szCs w:val="18"/>
              </w:rPr>
            </w:pPr>
            <w:r w:rsidRPr="00927AD7">
              <w:rPr>
                <w:rFonts w:asciiTheme="minorHAnsi" w:hAnsiTheme="minorHAnsi"/>
                <w:sz w:val="18"/>
                <w:szCs w:val="18"/>
              </w:rPr>
              <w:t>03</w:t>
            </w:r>
          </w:p>
        </w:tc>
        <w:tc>
          <w:tcPr>
            <w:tcW w:w="10617" w:type="dxa"/>
            <w:gridSpan w:val="2"/>
            <w:vAlign w:val="center"/>
          </w:tcPr>
          <w:p w14:paraId="56DC02AB" w14:textId="7326C271" w:rsidR="00BB0C44" w:rsidRPr="00927AD7" w:rsidRDefault="00BB0C44" w:rsidP="00BB0C44">
            <w:pPr>
              <w:rPr>
                <w:rFonts w:asciiTheme="minorHAnsi" w:hAnsiTheme="minorHAnsi"/>
                <w:sz w:val="18"/>
                <w:szCs w:val="18"/>
              </w:rPr>
            </w:pPr>
            <w:r w:rsidRPr="00927AD7">
              <w:rPr>
                <w:rFonts w:asciiTheme="minorHAnsi" w:hAnsiTheme="minorHAnsi"/>
                <w:sz w:val="18"/>
                <w:szCs w:val="18"/>
              </w:rPr>
              <w:t>Compliance Statement: &lt;&lt;if measured duct leakage in D02 is less than or equal to 25 cfm, and visual inspection result in D01 =</w:t>
            </w:r>
            <w:r w:rsidRPr="00927AD7">
              <w:rPr>
                <w:rFonts w:asciiTheme="minorHAnsi" w:hAnsiTheme="minorHAnsi"/>
                <w:sz w:val="18"/>
                <w:szCs w:val="18"/>
                <w:u w:val="single"/>
              </w:rPr>
              <w:t xml:space="preserve"> Entirely in </w:t>
            </w:r>
            <w:r w:rsidR="00B02405" w:rsidRPr="00927AD7">
              <w:rPr>
                <w:rFonts w:asciiTheme="minorHAnsi" w:hAnsiTheme="minorHAnsi"/>
                <w:sz w:val="18"/>
                <w:szCs w:val="18"/>
                <w:u w:val="single"/>
              </w:rPr>
              <w:t xml:space="preserve">directly </w:t>
            </w:r>
            <w:r w:rsidRPr="00927AD7">
              <w:rPr>
                <w:rFonts w:asciiTheme="minorHAnsi" w:hAnsiTheme="minorHAnsi"/>
                <w:sz w:val="18"/>
                <w:szCs w:val="18"/>
                <w:u w:val="single"/>
              </w:rPr>
              <w:t>conditioned space</w:t>
            </w:r>
            <w:r w:rsidRPr="00927AD7">
              <w:rPr>
                <w:rFonts w:asciiTheme="minorHAnsi" w:hAnsiTheme="minorHAnsi"/>
                <w:sz w:val="18"/>
                <w:szCs w:val="18"/>
              </w:rPr>
              <w:t xml:space="preserve">; then display text: "the </w:t>
            </w:r>
            <w:r w:rsidR="003856C3" w:rsidRPr="00927AD7">
              <w:rPr>
                <w:rFonts w:asciiTheme="minorHAnsi" w:hAnsiTheme="minorHAnsi"/>
                <w:sz w:val="18"/>
                <w:szCs w:val="18"/>
              </w:rPr>
              <w:t>duct</w:t>
            </w:r>
            <w:r w:rsidRPr="00927AD7">
              <w:rPr>
                <w:rFonts w:asciiTheme="minorHAnsi" w:hAnsiTheme="minorHAnsi"/>
                <w:sz w:val="18"/>
                <w:szCs w:val="18"/>
              </w:rPr>
              <w:t xml:space="preserve"> system is considered to be entirely in </w:t>
            </w:r>
            <w:r w:rsidR="00B02405" w:rsidRPr="00927AD7">
              <w:rPr>
                <w:rFonts w:asciiTheme="minorHAnsi" w:hAnsiTheme="minorHAnsi"/>
                <w:sz w:val="18"/>
                <w:szCs w:val="18"/>
              </w:rPr>
              <w:t xml:space="preserve">directly </w:t>
            </w:r>
            <w:r w:rsidRPr="00927AD7">
              <w:rPr>
                <w:rFonts w:asciiTheme="minorHAnsi" w:hAnsiTheme="minorHAnsi"/>
                <w:sz w:val="18"/>
                <w:szCs w:val="18"/>
              </w:rPr>
              <w:t xml:space="preserve">conditioned space and </w:t>
            </w:r>
            <w:r w:rsidR="009F3BFD" w:rsidRPr="00927AD7">
              <w:rPr>
                <w:rFonts w:asciiTheme="minorHAnsi" w:hAnsiTheme="minorHAnsi"/>
                <w:sz w:val="18"/>
                <w:szCs w:val="18"/>
              </w:rPr>
              <w:t>performance credit</w:t>
            </w:r>
            <w:r w:rsidRPr="00927AD7">
              <w:rPr>
                <w:rFonts w:asciiTheme="minorHAnsi" w:hAnsiTheme="minorHAnsi"/>
                <w:sz w:val="18"/>
                <w:szCs w:val="18"/>
              </w:rPr>
              <w:t xml:space="preserve"> is allowable", else the system does not meet the criteria for ducts entirely in </w:t>
            </w:r>
            <w:r w:rsidR="0074375C" w:rsidRPr="00927AD7">
              <w:rPr>
                <w:rFonts w:asciiTheme="minorHAnsi" w:hAnsiTheme="minorHAnsi"/>
                <w:sz w:val="18"/>
                <w:szCs w:val="18"/>
              </w:rPr>
              <w:t xml:space="preserve">directly </w:t>
            </w:r>
            <w:r w:rsidRPr="00927AD7">
              <w:rPr>
                <w:rFonts w:asciiTheme="minorHAnsi" w:hAnsiTheme="minorHAnsi"/>
                <w:sz w:val="18"/>
                <w:szCs w:val="18"/>
              </w:rPr>
              <w:t>conditioned space.&gt;&gt;</w:t>
            </w:r>
          </w:p>
        </w:tc>
      </w:tr>
      <w:tr w:rsidR="004E5F88" w:rsidRPr="00927AD7" w14:paraId="13FCB469" w14:textId="77777777" w:rsidTr="005012B0">
        <w:trPr>
          <w:trHeight w:val="233"/>
        </w:trPr>
        <w:tc>
          <w:tcPr>
            <w:tcW w:w="11030" w:type="dxa"/>
            <w:gridSpan w:val="3"/>
            <w:vAlign w:val="center"/>
          </w:tcPr>
          <w:p w14:paraId="7044A1B6" w14:textId="778AD836" w:rsidR="004E5F88" w:rsidRPr="00927AD7" w:rsidRDefault="004E5F88" w:rsidP="004E5F88">
            <w:pPr>
              <w:rPr>
                <w:rFonts w:asciiTheme="minorHAnsi" w:hAnsiTheme="minorHAnsi"/>
                <w:sz w:val="18"/>
                <w:szCs w:val="18"/>
              </w:rPr>
            </w:pPr>
            <w:r w:rsidRPr="00927AD7">
              <w:rPr>
                <w:rFonts w:asciiTheme="minorHAnsi" w:hAnsiTheme="minorHAnsi"/>
                <w:b/>
                <w:sz w:val="18"/>
                <w:szCs w:val="18"/>
              </w:rPr>
              <w:t xml:space="preserve">The responsible person’s signature on this compliance document affirms that all applicable requirements in this table have been met. </w:t>
            </w:r>
          </w:p>
        </w:tc>
      </w:tr>
    </w:tbl>
    <w:p w14:paraId="2D10DAB2" w14:textId="55A9EC07" w:rsidR="000E3470" w:rsidRPr="00927AD7" w:rsidRDefault="000E347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AD60F8" w:rsidRPr="00927AD7" w14:paraId="194DD2DE" w14:textId="77777777" w:rsidTr="005012B0">
        <w:trPr>
          <w:trHeight w:val="233"/>
        </w:trPr>
        <w:tc>
          <w:tcPr>
            <w:tcW w:w="11030" w:type="dxa"/>
            <w:gridSpan w:val="2"/>
          </w:tcPr>
          <w:p w14:paraId="6D730273" w14:textId="03564BE4" w:rsidR="00AD60F8" w:rsidRPr="00927AD7" w:rsidRDefault="00B80D05" w:rsidP="00CE3C71">
            <w:pPr>
              <w:rPr>
                <w:rFonts w:asciiTheme="minorHAnsi" w:hAnsiTheme="minorHAnsi"/>
                <w:b/>
              </w:rPr>
            </w:pPr>
            <w:r w:rsidRPr="00927AD7">
              <w:rPr>
                <w:rFonts w:asciiTheme="minorHAnsi" w:hAnsiTheme="minorHAnsi"/>
                <w:b/>
              </w:rPr>
              <w:t>E</w:t>
            </w:r>
            <w:r w:rsidR="00AD60F8" w:rsidRPr="00927AD7">
              <w:rPr>
                <w:rFonts w:asciiTheme="minorHAnsi" w:hAnsiTheme="minorHAnsi"/>
                <w:b/>
              </w:rPr>
              <w:t xml:space="preserve">. </w:t>
            </w:r>
            <w:r w:rsidR="00C07DE6" w:rsidRPr="00927AD7">
              <w:rPr>
                <w:rFonts w:asciiTheme="minorHAnsi" w:hAnsiTheme="minorHAnsi"/>
                <w:b/>
              </w:rPr>
              <w:t>Portions of Ducts Located in Conditioned Space, R-6 Exception</w:t>
            </w:r>
          </w:p>
          <w:p w14:paraId="2BCAACA4" w14:textId="3A35BF5E" w:rsidR="00AD60F8" w:rsidRPr="00927AD7" w:rsidRDefault="00AD6291">
            <w:pPr>
              <w:rPr>
                <w:rFonts w:asciiTheme="minorHAnsi" w:hAnsiTheme="minorHAnsi"/>
                <w:b/>
              </w:rPr>
            </w:pPr>
            <w:r w:rsidRPr="00927AD7">
              <w:rPr>
                <w:rFonts w:asciiTheme="minorHAnsi" w:hAnsiTheme="minorHAnsi"/>
                <w:i/>
                <w:sz w:val="18"/>
                <w:szCs w:val="18"/>
              </w:rPr>
              <w:t>&lt;&lt;This table only shown if A0</w:t>
            </w:r>
            <w:r w:rsidR="00634F3B" w:rsidRPr="00927AD7">
              <w:rPr>
                <w:rFonts w:asciiTheme="minorHAnsi" w:hAnsiTheme="minorHAnsi"/>
                <w:i/>
                <w:sz w:val="18"/>
                <w:szCs w:val="18"/>
              </w:rPr>
              <w:t>7</w:t>
            </w:r>
            <w:r w:rsidR="002B3672" w:rsidRPr="00927AD7">
              <w:rPr>
                <w:rFonts w:asciiTheme="minorHAnsi" w:hAnsiTheme="minorHAnsi"/>
                <w:i/>
                <w:sz w:val="18"/>
                <w:szCs w:val="18"/>
              </w:rPr>
              <w:t xml:space="preserve"> or A0</w:t>
            </w:r>
            <w:r w:rsidR="00634F3B" w:rsidRPr="00927AD7">
              <w:rPr>
                <w:rFonts w:asciiTheme="minorHAnsi" w:hAnsiTheme="minorHAnsi"/>
                <w:i/>
                <w:sz w:val="18"/>
                <w:szCs w:val="18"/>
              </w:rPr>
              <w:t>8</w:t>
            </w:r>
            <w:r w:rsidRPr="00927AD7">
              <w:rPr>
                <w:rFonts w:asciiTheme="minorHAnsi" w:hAnsiTheme="minorHAnsi"/>
                <w:i/>
                <w:sz w:val="18"/>
                <w:szCs w:val="18"/>
              </w:rPr>
              <w:t xml:space="preserve"> indicates the table is applicable, </w:t>
            </w:r>
            <w:r w:rsidRPr="00927AD7">
              <w:rPr>
                <w:rFonts w:asciiTheme="minorHAnsi" w:hAnsiTheme="minorHAnsi" w:cstheme="minorHAnsi"/>
                <w:i/>
                <w:sz w:val="18"/>
                <w:szCs w:val="18"/>
              </w:rPr>
              <w:t xml:space="preserve">else display </w:t>
            </w:r>
            <w:r w:rsidRPr="00927AD7">
              <w:rPr>
                <w:rFonts w:asciiTheme="minorHAnsi" w:hAnsiTheme="minorHAnsi" w:cstheme="minorHAnsi"/>
                <w:i/>
                <w:sz w:val="18"/>
              </w:rPr>
              <w:t xml:space="preserve">the </w:t>
            </w:r>
            <w:r w:rsidR="00C07DE6" w:rsidRPr="00927AD7">
              <w:rPr>
                <w:rFonts w:asciiTheme="minorHAnsi" w:hAnsiTheme="minorHAnsi" w:cstheme="minorHAnsi"/>
                <w:i/>
                <w:sz w:val="18"/>
              </w:rPr>
              <w:t>“</w:t>
            </w:r>
            <w:r w:rsidRPr="00927AD7">
              <w:rPr>
                <w:rFonts w:asciiTheme="minorHAnsi" w:hAnsiTheme="minorHAnsi" w:cstheme="minorHAnsi"/>
                <w:i/>
                <w:sz w:val="18"/>
              </w:rPr>
              <w:t>section does not apply</w:t>
            </w:r>
            <w:r w:rsidR="00C07DE6" w:rsidRPr="00927AD7">
              <w:rPr>
                <w:rFonts w:asciiTheme="minorHAnsi" w:hAnsiTheme="minorHAnsi" w:cstheme="minorHAnsi"/>
                <w:i/>
                <w:sz w:val="18"/>
              </w:rPr>
              <w:t>”</w:t>
            </w:r>
            <w:r w:rsidRPr="00927AD7">
              <w:rPr>
                <w:rFonts w:asciiTheme="minorHAnsi" w:hAnsiTheme="minorHAnsi" w:cstheme="minorHAnsi"/>
                <w:i/>
                <w:sz w:val="18"/>
              </w:rPr>
              <w:t xml:space="preserve"> message</w:t>
            </w:r>
            <w:r w:rsidRPr="00927AD7">
              <w:rPr>
                <w:rFonts w:asciiTheme="minorHAnsi" w:hAnsiTheme="minorHAnsi"/>
                <w:i/>
                <w:sz w:val="18"/>
                <w:szCs w:val="18"/>
              </w:rPr>
              <w:t xml:space="preserve"> &gt;&gt;</w:t>
            </w:r>
          </w:p>
        </w:tc>
      </w:tr>
      <w:tr w:rsidR="00AD60F8" w:rsidRPr="00927AD7" w14:paraId="779561EA" w14:textId="77777777" w:rsidTr="005012B0">
        <w:trPr>
          <w:trHeight w:val="233"/>
        </w:trPr>
        <w:tc>
          <w:tcPr>
            <w:tcW w:w="413" w:type="dxa"/>
            <w:vAlign w:val="center"/>
          </w:tcPr>
          <w:p w14:paraId="45FD750B" w14:textId="2DFD6808" w:rsidR="00AD60F8" w:rsidRPr="00927AD7" w:rsidRDefault="00AD60F8" w:rsidP="005012B0">
            <w:pPr>
              <w:jc w:val="center"/>
              <w:rPr>
                <w:rFonts w:asciiTheme="minorHAnsi" w:hAnsiTheme="minorHAnsi"/>
                <w:sz w:val="18"/>
                <w:szCs w:val="18"/>
              </w:rPr>
            </w:pPr>
            <w:r w:rsidRPr="00927AD7">
              <w:rPr>
                <w:rFonts w:asciiTheme="minorHAnsi" w:hAnsiTheme="minorHAnsi"/>
                <w:sz w:val="18"/>
                <w:szCs w:val="18"/>
              </w:rPr>
              <w:t>01</w:t>
            </w:r>
          </w:p>
        </w:tc>
        <w:tc>
          <w:tcPr>
            <w:tcW w:w="10617" w:type="dxa"/>
            <w:vAlign w:val="center"/>
          </w:tcPr>
          <w:p w14:paraId="2780143E" w14:textId="324C5497" w:rsidR="00AD60F8" w:rsidRPr="00927AD7" w:rsidRDefault="00AD60F8" w:rsidP="00CE3C71">
            <w:pPr>
              <w:rPr>
                <w:rFonts w:asciiTheme="minorHAnsi" w:hAnsiTheme="minorHAnsi"/>
                <w:sz w:val="18"/>
                <w:szCs w:val="18"/>
              </w:rPr>
            </w:pPr>
            <w:r w:rsidRPr="00927AD7">
              <w:rPr>
                <w:rFonts w:asciiTheme="minorHAnsi" w:hAnsiTheme="minorHAnsi"/>
                <w:sz w:val="18"/>
                <w:szCs w:val="18"/>
              </w:rPr>
              <w:t xml:space="preserve">Portions of the duct system with </w:t>
            </w:r>
            <w:r w:rsidR="00C07DE6" w:rsidRPr="00927AD7">
              <w:rPr>
                <w:rFonts w:asciiTheme="minorHAnsi" w:hAnsiTheme="minorHAnsi"/>
                <w:sz w:val="18"/>
                <w:szCs w:val="18"/>
              </w:rPr>
              <w:t>no insulation</w:t>
            </w:r>
            <w:r w:rsidR="00FF4C30" w:rsidRPr="00927AD7">
              <w:rPr>
                <w:rFonts w:asciiTheme="minorHAnsi" w:hAnsiTheme="minorHAnsi"/>
                <w:sz w:val="18"/>
                <w:szCs w:val="18"/>
              </w:rPr>
              <w:t xml:space="preserve"> (or with insulation </w:t>
            </w:r>
            <w:r w:rsidRPr="00927AD7">
              <w:rPr>
                <w:rFonts w:asciiTheme="minorHAnsi" w:hAnsiTheme="minorHAnsi"/>
                <w:sz w:val="18"/>
                <w:szCs w:val="18"/>
              </w:rPr>
              <w:t>less than minimum R-</w:t>
            </w:r>
            <w:proofErr w:type="gramStart"/>
            <w:r w:rsidR="00FF4C30" w:rsidRPr="00927AD7">
              <w:rPr>
                <w:rFonts w:asciiTheme="minorHAnsi" w:hAnsiTheme="minorHAnsi"/>
                <w:sz w:val="18"/>
                <w:szCs w:val="18"/>
              </w:rPr>
              <w:t>6)</w:t>
            </w:r>
            <w:r w:rsidR="008366CE" w:rsidRPr="00927AD7">
              <w:rPr>
                <w:rFonts w:asciiTheme="minorHAnsi" w:hAnsiTheme="minorHAnsi"/>
                <w:sz w:val="18"/>
                <w:szCs w:val="18"/>
              </w:rPr>
              <w:t>are</w:t>
            </w:r>
            <w:proofErr w:type="gramEnd"/>
            <w:r w:rsidR="008366CE" w:rsidRPr="00927AD7">
              <w:rPr>
                <w:rFonts w:asciiTheme="minorHAnsi" w:hAnsiTheme="minorHAnsi"/>
                <w:sz w:val="18"/>
                <w:szCs w:val="18"/>
              </w:rPr>
              <w:t xml:space="preserve"> </w:t>
            </w:r>
            <w:r w:rsidRPr="00927AD7">
              <w:rPr>
                <w:rFonts w:asciiTheme="minorHAnsi" w:hAnsiTheme="minorHAnsi"/>
                <w:sz w:val="18"/>
                <w:szCs w:val="18"/>
              </w:rPr>
              <w:t xml:space="preserve">located in </w:t>
            </w:r>
            <w:r w:rsidR="008366CE" w:rsidRPr="00927AD7">
              <w:rPr>
                <w:rFonts w:asciiTheme="minorHAnsi" w:hAnsiTheme="minorHAnsi"/>
                <w:sz w:val="18"/>
                <w:szCs w:val="18"/>
              </w:rPr>
              <w:t xml:space="preserve">conditioned space below the ceiling separating the occupiable space from the attic. </w:t>
            </w:r>
          </w:p>
        </w:tc>
      </w:tr>
      <w:tr w:rsidR="00AD60F8" w:rsidRPr="00927AD7" w14:paraId="3A021E08" w14:textId="77777777" w:rsidTr="005012B0">
        <w:trPr>
          <w:trHeight w:val="233"/>
        </w:trPr>
        <w:tc>
          <w:tcPr>
            <w:tcW w:w="413" w:type="dxa"/>
            <w:vAlign w:val="center"/>
          </w:tcPr>
          <w:p w14:paraId="50B14B8D" w14:textId="66BB2858" w:rsidR="00AD60F8" w:rsidRPr="00927AD7" w:rsidRDefault="00AD60F8" w:rsidP="00AD60F8">
            <w:pPr>
              <w:jc w:val="center"/>
              <w:rPr>
                <w:rFonts w:asciiTheme="minorHAnsi" w:hAnsiTheme="minorHAnsi"/>
                <w:sz w:val="18"/>
                <w:szCs w:val="18"/>
              </w:rPr>
            </w:pPr>
            <w:r w:rsidRPr="00927AD7">
              <w:rPr>
                <w:rFonts w:asciiTheme="minorHAnsi" w:hAnsiTheme="minorHAnsi"/>
                <w:sz w:val="18"/>
                <w:szCs w:val="18"/>
              </w:rPr>
              <w:t>02</w:t>
            </w:r>
          </w:p>
        </w:tc>
        <w:tc>
          <w:tcPr>
            <w:tcW w:w="10617" w:type="dxa"/>
            <w:vAlign w:val="center"/>
          </w:tcPr>
          <w:p w14:paraId="3CAC533D" w14:textId="0F7271E3" w:rsidR="00AD60F8" w:rsidRPr="00927AD7" w:rsidRDefault="00AD60F8" w:rsidP="00AD60F8">
            <w:pPr>
              <w:rPr>
                <w:rFonts w:asciiTheme="minorHAnsi" w:hAnsiTheme="minorHAnsi"/>
                <w:sz w:val="18"/>
                <w:szCs w:val="18"/>
              </w:rPr>
            </w:pPr>
            <w:r w:rsidRPr="00927AD7">
              <w:rPr>
                <w:rFonts w:asciiTheme="minorHAnsi" w:hAnsiTheme="minorHAnsi"/>
                <w:sz w:val="18"/>
                <w:szCs w:val="18"/>
              </w:rPr>
              <w:t xml:space="preserve">Portions of the duct system with </w:t>
            </w:r>
            <w:r w:rsidR="00217449" w:rsidRPr="00927AD7">
              <w:rPr>
                <w:rFonts w:asciiTheme="minorHAnsi" w:hAnsiTheme="minorHAnsi"/>
                <w:sz w:val="18"/>
                <w:szCs w:val="18"/>
              </w:rPr>
              <w:t xml:space="preserve">no insulation (or with insulation </w:t>
            </w:r>
            <w:r w:rsidRPr="00927AD7">
              <w:rPr>
                <w:rFonts w:asciiTheme="minorHAnsi" w:hAnsiTheme="minorHAnsi"/>
                <w:sz w:val="18"/>
                <w:szCs w:val="18"/>
              </w:rPr>
              <w:t>less than minimum R-</w:t>
            </w:r>
            <w:r w:rsidR="00217449" w:rsidRPr="00927AD7">
              <w:rPr>
                <w:rFonts w:asciiTheme="minorHAnsi" w:hAnsiTheme="minorHAnsi"/>
                <w:sz w:val="18"/>
                <w:szCs w:val="18"/>
              </w:rPr>
              <w:t>6)</w:t>
            </w:r>
            <w:r w:rsidRPr="00927AD7">
              <w:rPr>
                <w:rFonts w:asciiTheme="minorHAnsi" w:hAnsiTheme="minorHAnsi"/>
                <w:sz w:val="18"/>
                <w:szCs w:val="18"/>
              </w:rPr>
              <w:t xml:space="preserve"> </w:t>
            </w:r>
            <w:r w:rsidR="00217449" w:rsidRPr="00927AD7">
              <w:rPr>
                <w:rFonts w:asciiTheme="minorHAnsi" w:hAnsiTheme="minorHAnsi"/>
                <w:sz w:val="18"/>
                <w:szCs w:val="18"/>
              </w:rPr>
              <w:t xml:space="preserve">are </w:t>
            </w:r>
            <w:r w:rsidRPr="00927AD7">
              <w:rPr>
                <w:rFonts w:asciiTheme="minorHAnsi" w:hAnsiTheme="minorHAnsi"/>
                <w:sz w:val="18"/>
                <w:szCs w:val="18"/>
              </w:rPr>
              <w:t xml:space="preserve">located </w:t>
            </w:r>
            <w:r w:rsidR="0010323F" w:rsidRPr="00927AD7">
              <w:rPr>
                <w:rFonts w:asciiTheme="minorHAnsi" w:hAnsiTheme="minorHAnsi"/>
                <w:sz w:val="18"/>
                <w:szCs w:val="18"/>
              </w:rPr>
              <w:t xml:space="preserve">entirely inside the building’s thermal </w:t>
            </w:r>
            <w:r w:rsidR="0010323F" w:rsidRPr="00927AD7">
              <w:rPr>
                <w:rFonts w:asciiTheme="minorHAnsi" w:hAnsiTheme="minorHAnsi"/>
                <w:sz w:val="18"/>
                <w:szCs w:val="18"/>
              </w:rPr>
              <w:lastRenderedPageBreak/>
              <w:t xml:space="preserve">envelope. </w:t>
            </w:r>
          </w:p>
        </w:tc>
      </w:tr>
      <w:tr w:rsidR="00AD60F8" w:rsidRPr="00927AD7" w14:paraId="378533D0" w14:textId="77777777" w:rsidTr="005012B0">
        <w:trPr>
          <w:trHeight w:val="233"/>
        </w:trPr>
        <w:tc>
          <w:tcPr>
            <w:tcW w:w="413" w:type="dxa"/>
            <w:vAlign w:val="center"/>
          </w:tcPr>
          <w:p w14:paraId="750B8579" w14:textId="662F5E84" w:rsidR="00AD60F8" w:rsidRPr="00927AD7" w:rsidRDefault="00AD60F8" w:rsidP="00AD60F8">
            <w:pPr>
              <w:jc w:val="center"/>
              <w:rPr>
                <w:rFonts w:asciiTheme="minorHAnsi" w:hAnsiTheme="minorHAnsi"/>
                <w:sz w:val="18"/>
                <w:szCs w:val="18"/>
              </w:rPr>
            </w:pPr>
            <w:r w:rsidRPr="00927AD7">
              <w:rPr>
                <w:rFonts w:asciiTheme="minorHAnsi" w:hAnsiTheme="minorHAnsi"/>
                <w:sz w:val="18"/>
                <w:szCs w:val="18"/>
              </w:rPr>
              <w:lastRenderedPageBreak/>
              <w:t>03</w:t>
            </w:r>
          </w:p>
        </w:tc>
        <w:tc>
          <w:tcPr>
            <w:tcW w:w="10617" w:type="dxa"/>
            <w:vAlign w:val="center"/>
          </w:tcPr>
          <w:p w14:paraId="560C78DA" w14:textId="3487CC49" w:rsidR="00AD60F8" w:rsidRPr="00927AD7" w:rsidRDefault="00E33458" w:rsidP="00CE3C71">
            <w:pPr>
              <w:rPr>
                <w:rFonts w:asciiTheme="minorHAnsi" w:hAnsiTheme="minorHAnsi"/>
                <w:sz w:val="18"/>
                <w:szCs w:val="18"/>
              </w:rPr>
            </w:pPr>
            <w:r w:rsidRPr="00927AD7">
              <w:rPr>
                <w:rFonts w:asciiTheme="minorHAnsi" w:hAnsiTheme="minorHAnsi"/>
                <w:sz w:val="18"/>
                <w:szCs w:val="18"/>
              </w:rPr>
              <w:t xml:space="preserve">At all locations where portions of the duct system with no insulation (or with insulation less than minimum R-6) </w:t>
            </w:r>
            <w:proofErr w:type="gramStart"/>
            <w:r w:rsidRPr="00927AD7">
              <w:rPr>
                <w:rFonts w:asciiTheme="minorHAnsi" w:hAnsiTheme="minorHAnsi"/>
                <w:sz w:val="18"/>
                <w:szCs w:val="18"/>
              </w:rPr>
              <w:t>penetrates into</w:t>
            </w:r>
            <w:proofErr w:type="gramEnd"/>
            <w:r w:rsidRPr="00927AD7">
              <w:rPr>
                <w:rFonts w:asciiTheme="minorHAnsi" w:hAnsiTheme="minorHAnsi"/>
                <w:sz w:val="18"/>
                <w:szCs w:val="18"/>
              </w:rPr>
              <w:t xml:space="preserve"> unconditioned space, the penetrations are draft stopped compliant with CFC sections 703.1 and 704.1 and air-sealed to the construction materials that are penetrated, using materials compliant with CMC sections E502.4.2 to prevent air infiltration into the cavity. All connections in unconditioned space are </w:t>
            </w:r>
            <w:r w:rsidR="00AD60F8" w:rsidRPr="00927AD7">
              <w:rPr>
                <w:rFonts w:asciiTheme="minorHAnsi" w:hAnsiTheme="minorHAnsi"/>
                <w:sz w:val="18"/>
                <w:szCs w:val="18"/>
              </w:rPr>
              <w:t>insulated to a minimum of R-6.</w:t>
            </w:r>
          </w:p>
        </w:tc>
      </w:tr>
      <w:tr w:rsidR="00AD60F8" w:rsidRPr="00927AD7" w14:paraId="3364F63A" w14:textId="77777777" w:rsidTr="005012B0">
        <w:trPr>
          <w:trHeight w:val="233"/>
        </w:trPr>
        <w:tc>
          <w:tcPr>
            <w:tcW w:w="11030" w:type="dxa"/>
            <w:gridSpan w:val="2"/>
            <w:vAlign w:val="center"/>
          </w:tcPr>
          <w:p w14:paraId="419CB1FC" w14:textId="77777777" w:rsidR="00AD60F8" w:rsidRPr="00927AD7" w:rsidRDefault="00AD60F8" w:rsidP="00AD60F8">
            <w:pPr>
              <w:rPr>
                <w:rFonts w:asciiTheme="minorHAnsi" w:hAnsiTheme="minorHAnsi"/>
                <w:b/>
                <w:sz w:val="18"/>
                <w:szCs w:val="18"/>
              </w:rPr>
            </w:pPr>
            <w:r w:rsidRPr="00927AD7">
              <w:rPr>
                <w:rFonts w:asciiTheme="minorHAnsi" w:hAnsiTheme="minorHAnsi"/>
                <w:b/>
                <w:sz w:val="18"/>
                <w:szCs w:val="18"/>
              </w:rPr>
              <w:t xml:space="preserve">The responsible person’s signature on this compliance document affirms that all applicable requirements in this table have been met. </w:t>
            </w:r>
          </w:p>
        </w:tc>
      </w:tr>
    </w:tbl>
    <w:p w14:paraId="1F2A9200" w14:textId="6841965E" w:rsidR="004E5F88" w:rsidRPr="00927AD7" w:rsidRDefault="004E5F88" w:rsidP="00634F3B">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5308"/>
        <w:gridCol w:w="5309"/>
      </w:tblGrid>
      <w:tr w:rsidR="00DC5D69" w:rsidRPr="00927AD7" w14:paraId="33C75FDD" w14:textId="77777777" w:rsidTr="006C3EB5">
        <w:trPr>
          <w:trHeight w:val="233"/>
        </w:trPr>
        <w:tc>
          <w:tcPr>
            <w:tcW w:w="11030" w:type="dxa"/>
            <w:gridSpan w:val="3"/>
          </w:tcPr>
          <w:p w14:paraId="3214BD0A" w14:textId="0D9CBE69" w:rsidR="00DC5D69" w:rsidRPr="00927AD7" w:rsidRDefault="00DC5D69" w:rsidP="006C3EB5">
            <w:pPr>
              <w:rPr>
                <w:rFonts w:asciiTheme="minorHAnsi" w:hAnsiTheme="minorHAnsi"/>
                <w:b/>
                <w:szCs w:val="18"/>
              </w:rPr>
            </w:pPr>
            <w:r w:rsidRPr="00927AD7">
              <w:rPr>
                <w:rFonts w:asciiTheme="minorHAnsi" w:hAnsiTheme="minorHAnsi"/>
                <w:b/>
                <w:szCs w:val="18"/>
              </w:rPr>
              <w:t>F. Duct Systems Located Entirely in Conditioned Space, No insulation Requirement - RA3.1.4.3.8</w:t>
            </w:r>
          </w:p>
          <w:p w14:paraId="60A4F7E8" w14:textId="2C469FF0" w:rsidR="00DC5D69" w:rsidRPr="00927AD7" w:rsidRDefault="00DC5D69" w:rsidP="006C3EB5">
            <w:pPr>
              <w:rPr>
                <w:rFonts w:asciiTheme="minorHAnsi" w:hAnsiTheme="minorHAnsi"/>
                <w:b/>
                <w:sz w:val="18"/>
                <w:szCs w:val="18"/>
              </w:rPr>
            </w:pPr>
            <w:r w:rsidRPr="00927AD7">
              <w:rPr>
                <w:rFonts w:asciiTheme="minorHAnsi" w:hAnsiTheme="minorHAnsi"/>
                <w:i/>
                <w:sz w:val="18"/>
                <w:szCs w:val="18"/>
              </w:rPr>
              <w:t>&lt;&lt;This table only shown if A0</w:t>
            </w:r>
            <w:r w:rsidR="005958F5" w:rsidRPr="00927AD7">
              <w:rPr>
                <w:rFonts w:asciiTheme="minorHAnsi" w:hAnsiTheme="minorHAnsi"/>
                <w:i/>
                <w:sz w:val="18"/>
                <w:szCs w:val="18"/>
              </w:rPr>
              <w:t>8</w:t>
            </w:r>
            <w:r w:rsidRPr="00927AD7">
              <w:rPr>
                <w:rFonts w:asciiTheme="minorHAnsi" w:hAnsiTheme="minorHAnsi"/>
                <w:i/>
                <w:sz w:val="18"/>
                <w:szCs w:val="18"/>
              </w:rPr>
              <w:t xml:space="preserve"> indicates the table is applicable, </w:t>
            </w:r>
            <w:r w:rsidRPr="00927AD7">
              <w:rPr>
                <w:rFonts w:asciiTheme="minorHAnsi" w:hAnsiTheme="minorHAnsi" w:cstheme="minorHAnsi"/>
                <w:i/>
                <w:sz w:val="18"/>
                <w:szCs w:val="18"/>
              </w:rPr>
              <w:t xml:space="preserve">else display </w:t>
            </w:r>
            <w:r w:rsidRPr="00927AD7">
              <w:rPr>
                <w:rFonts w:asciiTheme="minorHAnsi" w:hAnsiTheme="minorHAnsi" w:cstheme="minorHAnsi"/>
                <w:i/>
                <w:sz w:val="18"/>
              </w:rPr>
              <w:t>the "section does not apply" message</w:t>
            </w:r>
            <w:r w:rsidRPr="00927AD7">
              <w:rPr>
                <w:rFonts w:asciiTheme="minorHAnsi" w:hAnsiTheme="minorHAnsi"/>
                <w:i/>
                <w:sz w:val="18"/>
                <w:szCs w:val="18"/>
              </w:rPr>
              <w:t xml:space="preserve"> &gt;&gt;</w:t>
            </w:r>
          </w:p>
        </w:tc>
      </w:tr>
      <w:tr w:rsidR="00DC5D69" w:rsidRPr="00927AD7" w14:paraId="29C3055B" w14:textId="77777777" w:rsidTr="006C3EB5">
        <w:trPr>
          <w:trHeight w:val="233"/>
        </w:trPr>
        <w:tc>
          <w:tcPr>
            <w:tcW w:w="413" w:type="dxa"/>
            <w:vAlign w:val="center"/>
          </w:tcPr>
          <w:p w14:paraId="02B5804C" w14:textId="77777777" w:rsidR="00DC5D69" w:rsidRPr="00927AD7" w:rsidRDefault="00DC5D69" w:rsidP="006C3EB5">
            <w:pPr>
              <w:jc w:val="center"/>
              <w:rPr>
                <w:rFonts w:asciiTheme="minorHAnsi" w:hAnsiTheme="minorHAnsi"/>
                <w:sz w:val="18"/>
                <w:szCs w:val="18"/>
              </w:rPr>
            </w:pPr>
            <w:r w:rsidRPr="00927AD7">
              <w:rPr>
                <w:rFonts w:asciiTheme="minorHAnsi" w:hAnsiTheme="minorHAnsi"/>
                <w:sz w:val="18"/>
                <w:szCs w:val="18"/>
              </w:rPr>
              <w:t>01</w:t>
            </w:r>
          </w:p>
        </w:tc>
        <w:tc>
          <w:tcPr>
            <w:tcW w:w="5308" w:type="dxa"/>
            <w:vAlign w:val="center"/>
          </w:tcPr>
          <w:p w14:paraId="0807A361" w14:textId="77777777" w:rsidR="00DC5D69" w:rsidRPr="00927AD7" w:rsidRDefault="00DC5D69" w:rsidP="006C3EB5">
            <w:pPr>
              <w:rPr>
                <w:rFonts w:asciiTheme="minorHAnsi" w:hAnsiTheme="minorHAnsi"/>
                <w:sz w:val="18"/>
                <w:szCs w:val="18"/>
              </w:rPr>
            </w:pPr>
            <w:r w:rsidRPr="00927AD7">
              <w:rPr>
                <w:rFonts w:asciiTheme="minorHAnsi" w:hAnsiTheme="minorHAnsi"/>
                <w:sz w:val="18"/>
                <w:szCs w:val="18"/>
              </w:rPr>
              <w:t>A Visual Inspection Shall Confirm the Space Conditioning Distribution System Location</w:t>
            </w:r>
          </w:p>
        </w:tc>
        <w:tc>
          <w:tcPr>
            <w:tcW w:w="5309" w:type="dxa"/>
            <w:vAlign w:val="center"/>
          </w:tcPr>
          <w:p w14:paraId="28136375" w14:textId="77777777" w:rsidR="00DC5D69" w:rsidRPr="00927AD7" w:rsidRDefault="00DC5D69" w:rsidP="006C3EB5">
            <w:pPr>
              <w:rPr>
                <w:rFonts w:asciiTheme="minorHAnsi" w:hAnsiTheme="minorHAnsi"/>
                <w:sz w:val="18"/>
                <w:szCs w:val="18"/>
              </w:rPr>
            </w:pPr>
            <w:r w:rsidRPr="00927AD7">
              <w:rPr>
                <w:rFonts w:asciiTheme="minorHAnsi" w:hAnsiTheme="minorHAnsi"/>
                <w:sz w:val="18"/>
                <w:szCs w:val="18"/>
              </w:rPr>
              <w:t xml:space="preserve">&lt;&lt;user pick from list: </w:t>
            </w:r>
          </w:p>
          <w:p w14:paraId="0ADB5837" w14:textId="14F8E350" w:rsidR="00DC5D69" w:rsidRPr="00927AD7" w:rsidRDefault="00DC5D69" w:rsidP="006C3EB5">
            <w:pPr>
              <w:rPr>
                <w:rFonts w:asciiTheme="minorHAnsi" w:hAnsiTheme="minorHAnsi"/>
                <w:sz w:val="18"/>
                <w:szCs w:val="18"/>
              </w:rPr>
            </w:pPr>
            <w:r w:rsidRPr="00927AD7">
              <w:rPr>
                <w:rFonts w:asciiTheme="minorHAnsi" w:hAnsiTheme="minorHAnsi"/>
                <w:sz w:val="18"/>
                <w:szCs w:val="18"/>
              </w:rPr>
              <w:t>***E</w:t>
            </w:r>
            <w:r w:rsidRPr="00927AD7">
              <w:rPr>
                <w:rFonts w:asciiTheme="minorHAnsi" w:hAnsiTheme="minorHAnsi"/>
                <w:sz w:val="18"/>
                <w:szCs w:val="18"/>
                <w:u w:val="single"/>
              </w:rPr>
              <w:t>ntirely in conditioned space</w:t>
            </w:r>
            <w:r w:rsidRPr="00927AD7">
              <w:rPr>
                <w:rFonts w:asciiTheme="minorHAnsi" w:hAnsiTheme="minorHAnsi"/>
                <w:sz w:val="18"/>
                <w:szCs w:val="18"/>
              </w:rPr>
              <w:t>; or</w:t>
            </w:r>
          </w:p>
          <w:p w14:paraId="1BD3DC9C" w14:textId="0E9BDC58" w:rsidR="00DC5D69" w:rsidRPr="00927AD7" w:rsidRDefault="00DC5D69" w:rsidP="006C3EB5">
            <w:pPr>
              <w:rPr>
                <w:rFonts w:asciiTheme="minorHAnsi" w:hAnsiTheme="minorHAnsi"/>
                <w:sz w:val="18"/>
                <w:szCs w:val="18"/>
              </w:rPr>
            </w:pPr>
            <w:r w:rsidRPr="00927AD7">
              <w:rPr>
                <w:rFonts w:asciiTheme="minorHAnsi" w:hAnsiTheme="minorHAnsi"/>
                <w:sz w:val="18"/>
                <w:szCs w:val="18"/>
              </w:rPr>
              <w:t>***</w:t>
            </w:r>
            <w:r w:rsidRPr="00927AD7">
              <w:rPr>
                <w:rFonts w:asciiTheme="minorHAnsi" w:hAnsiTheme="minorHAnsi"/>
                <w:sz w:val="18"/>
                <w:szCs w:val="18"/>
                <w:u w:val="single"/>
              </w:rPr>
              <w:t>Not entirely in conditioned space</w:t>
            </w:r>
            <w:r w:rsidRPr="00927AD7">
              <w:rPr>
                <w:rFonts w:asciiTheme="minorHAnsi" w:hAnsiTheme="minorHAnsi"/>
                <w:sz w:val="18"/>
                <w:szCs w:val="18"/>
              </w:rPr>
              <w:t xml:space="preserve"> - does not comply&gt;&gt;</w:t>
            </w:r>
          </w:p>
        </w:tc>
      </w:tr>
      <w:tr w:rsidR="00DC5D69" w:rsidRPr="00927AD7" w14:paraId="22029FCE" w14:textId="77777777" w:rsidTr="006C3EB5">
        <w:trPr>
          <w:trHeight w:val="233"/>
        </w:trPr>
        <w:tc>
          <w:tcPr>
            <w:tcW w:w="413" w:type="dxa"/>
            <w:vAlign w:val="center"/>
          </w:tcPr>
          <w:p w14:paraId="39B14A7D" w14:textId="77777777" w:rsidR="00DC5D69" w:rsidRPr="00927AD7" w:rsidRDefault="00DC5D69" w:rsidP="006C3EB5">
            <w:pPr>
              <w:jc w:val="center"/>
              <w:rPr>
                <w:rFonts w:asciiTheme="minorHAnsi" w:hAnsiTheme="minorHAnsi"/>
                <w:sz w:val="18"/>
                <w:szCs w:val="18"/>
              </w:rPr>
            </w:pPr>
            <w:r w:rsidRPr="00927AD7">
              <w:rPr>
                <w:rFonts w:asciiTheme="minorHAnsi" w:hAnsiTheme="minorHAnsi"/>
                <w:sz w:val="18"/>
                <w:szCs w:val="18"/>
              </w:rPr>
              <w:t>02</w:t>
            </w:r>
          </w:p>
        </w:tc>
        <w:tc>
          <w:tcPr>
            <w:tcW w:w="5308" w:type="dxa"/>
            <w:vAlign w:val="center"/>
          </w:tcPr>
          <w:p w14:paraId="6183781C" w14:textId="77777777" w:rsidR="00DC5D69" w:rsidRPr="00927AD7" w:rsidRDefault="00DC5D69" w:rsidP="006C3EB5">
            <w:pPr>
              <w:rPr>
                <w:rFonts w:asciiTheme="minorHAnsi" w:hAnsiTheme="minorHAnsi"/>
                <w:sz w:val="18"/>
                <w:szCs w:val="18"/>
              </w:rPr>
            </w:pPr>
            <w:r w:rsidRPr="00927AD7">
              <w:rPr>
                <w:rFonts w:asciiTheme="minorHAnsi" w:hAnsiTheme="minorHAnsi"/>
                <w:sz w:val="18"/>
                <w:szCs w:val="18"/>
              </w:rPr>
              <w:t>Actual System Duct Leakage Rate (cfm) Measured Using RA3.1.4.3.4 Duct Leakage to Outside from Fan Pressurization of Ducts</w:t>
            </w:r>
          </w:p>
        </w:tc>
        <w:tc>
          <w:tcPr>
            <w:tcW w:w="5309" w:type="dxa"/>
            <w:vAlign w:val="center"/>
          </w:tcPr>
          <w:p w14:paraId="0BA3B27A" w14:textId="77777777" w:rsidR="00DC5D69" w:rsidRPr="00927AD7" w:rsidRDefault="00DC5D69" w:rsidP="006C3EB5">
            <w:pPr>
              <w:rPr>
                <w:rFonts w:asciiTheme="minorHAnsi" w:hAnsiTheme="minorHAnsi"/>
                <w:sz w:val="18"/>
                <w:szCs w:val="18"/>
              </w:rPr>
            </w:pPr>
            <w:r w:rsidRPr="00927AD7">
              <w:rPr>
                <w:rFonts w:asciiTheme="minorHAnsi" w:hAnsiTheme="minorHAnsi"/>
                <w:sz w:val="18"/>
                <w:szCs w:val="18"/>
              </w:rPr>
              <w:t xml:space="preserve">&lt;&lt;user input, numeric </w:t>
            </w:r>
            <w:proofErr w:type="spellStart"/>
            <w:r w:rsidRPr="00927AD7">
              <w:rPr>
                <w:rFonts w:asciiTheme="minorHAnsi" w:hAnsiTheme="minorHAnsi"/>
                <w:sz w:val="18"/>
                <w:szCs w:val="18"/>
              </w:rPr>
              <w:t>xxx.x</w:t>
            </w:r>
            <w:proofErr w:type="spellEnd"/>
            <w:r w:rsidRPr="00927AD7">
              <w:rPr>
                <w:rFonts w:asciiTheme="minorHAnsi" w:hAnsiTheme="minorHAnsi"/>
                <w:sz w:val="18"/>
                <w:szCs w:val="18"/>
              </w:rPr>
              <w:t>&gt;&gt;</w:t>
            </w:r>
          </w:p>
        </w:tc>
      </w:tr>
      <w:tr w:rsidR="00DC5D69" w:rsidRPr="00927AD7" w14:paraId="410CC85D" w14:textId="77777777" w:rsidTr="006C3EB5">
        <w:trPr>
          <w:trHeight w:val="233"/>
        </w:trPr>
        <w:tc>
          <w:tcPr>
            <w:tcW w:w="413" w:type="dxa"/>
            <w:vAlign w:val="center"/>
          </w:tcPr>
          <w:p w14:paraId="59B95F20" w14:textId="77777777" w:rsidR="00DC5D69" w:rsidRPr="00927AD7" w:rsidRDefault="00DC5D69" w:rsidP="006C3EB5">
            <w:pPr>
              <w:jc w:val="center"/>
              <w:rPr>
                <w:rFonts w:asciiTheme="minorHAnsi" w:hAnsiTheme="minorHAnsi"/>
                <w:sz w:val="18"/>
                <w:szCs w:val="18"/>
              </w:rPr>
            </w:pPr>
            <w:r w:rsidRPr="00927AD7">
              <w:rPr>
                <w:rFonts w:asciiTheme="minorHAnsi" w:hAnsiTheme="minorHAnsi"/>
                <w:sz w:val="18"/>
                <w:szCs w:val="18"/>
              </w:rPr>
              <w:t>03</w:t>
            </w:r>
          </w:p>
        </w:tc>
        <w:tc>
          <w:tcPr>
            <w:tcW w:w="10617" w:type="dxa"/>
            <w:gridSpan w:val="2"/>
            <w:vAlign w:val="center"/>
          </w:tcPr>
          <w:p w14:paraId="37833ECB" w14:textId="48717467" w:rsidR="00DC5D69" w:rsidRPr="00927AD7" w:rsidRDefault="00DC5D69" w:rsidP="006C3EB5">
            <w:pPr>
              <w:rPr>
                <w:rFonts w:asciiTheme="minorHAnsi" w:hAnsiTheme="minorHAnsi"/>
                <w:sz w:val="18"/>
                <w:szCs w:val="18"/>
              </w:rPr>
            </w:pPr>
            <w:r w:rsidRPr="00927AD7">
              <w:rPr>
                <w:rFonts w:asciiTheme="minorHAnsi" w:hAnsiTheme="minorHAnsi"/>
                <w:sz w:val="18"/>
                <w:szCs w:val="18"/>
              </w:rPr>
              <w:t xml:space="preserve">Compliance Statement: &lt;&lt;if measured duct leakage in </w:t>
            </w:r>
            <w:r w:rsidR="00846DE1" w:rsidRPr="00927AD7">
              <w:rPr>
                <w:rFonts w:asciiTheme="minorHAnsi" w:hAnsiTheme="minorHAnsi"/>
                <w:sz w:val="18"/>
                <w:szCs w:val="18"/>
              </w:rPr>
              <w:t>F</w:t>
            </w:r>
            <w:r w:rsidRPr="00927AD7">
              <w:rPr>
                <w:rFonts w:asciiTheme="minorHAnsi" w:hAnsiTheme="minorHAnsi"/>
                <w:sz w:val="18"/>
                <w:szCs w:val="18"/>
              </w:rPr>
              <w:t xml:space="preserve">02 is less than or equal to 25 cfm, and visual inspection result in </w:t>
            </w:r>
            <w:r w:rsidR="00621244" w:rsidRPr="00927AD7">
              <w:rPr>
                <w:rFonts w:asciiTheme="minorHAnsi" w:hAnsiTheme="minorHAnsi"/>
                <w:sz w:val="18"/>
                <w:szCs w:val="18"/>
              </w:rPr>
              <w:t>F</w:t>
            </w:r>
            <w:r w:rsidRPr="00927AD7">
              <w:rPr>
                <w:rFonts w:asciiTheme="minorHAnsi" w:hAnsiTheme="minorHAnsi"/>
                <w:sz w:val="18"/>
                <w:szCs w:val="18"/>
              </w:rPr>
              <w:t>01 =</w:t>
            </w:r>
            <w:r w:rsidRPr="00927AD7">
              <w:rPr>
                <w:rFonts w:asciiTheme="minorHAnsi" w:hAnsiTheme="minorHAnsi"/>
                <w:sz w:val="18"/>
                <w:szCs w:val="18"/>
                <w:u w:val="single"/>
              </w:rPr>
              <w:t xml:space="preserve"> Entirely in conditioned space</w:t>
            </w:r>
            <w:r w:rsidRPr="00927AD7">
              <w:rPr>
                <w:rFonts w:asciiTheme="minorHAnsi" w:hAnsiTheme="minorHAnsi"/>
                <w:sz w:val="18"/>
                <w:szCs w:val="18"/>
              </w:rPr>
              <w:t xml:space="preserve">; then display text: "the </w:t>
            </w:r>
            <w:r w:rsidR="00611994" w:rsidRPr="00927AD7">
              <w:rPr>
                <w:rFonts w:asciiTheme="minorHAnsi" w:hAnsiTheme="minorHAnsi"/>
                <w:sz w:val="18"/>
                <w:szCs w:val="18"/>
              </w:rPr>
              <w:t>duct</w:t>
            </w:r>
            <w:r w:rsidRPr="00927AD7">
              <w:rPr>
                <w:rFonts w:asciiTheme="minorHAnsi" w:hAnsiTheme="minorHAnsi"/>
                <w:sz w:val="18"/>
                <w:szCs w:val="18"/>
              </w:rPr>
              <w:t xml:space="preserve"> system is considered to be entirely in conditioned space and </w:t>
            </w:r>
            <w:r w:rsidR="006C02B8" w:rsidRPr="00927AD7">
              <w:rPr>
                <w:rFonts w:asciiTheme="minorHAnsi" w:hAnsiTheme="minorHAnsi"/>
                <w:sz w:val="18"/>
                <w:szCs w:val="18"/>
              </w:rPr>
              <w:t xml:space="preserve">duct insulation is </w:t>
            </w:r>
            <w:r w:rsidR="00752A67" w:rsidRPr="00927AD7">
              <w:rPr>
                <w:rFonts w:asciiTheme="minorHAnsi" w:hAnsiTheme="minorHAnsi"/>
                <w:sz w:val="18"/>
                <w:szCs w:val="18"/>
              </w:rPr>
              <w:t xml:space="preserve">not </w:t>
            </w:r>
            <w:r w:rsidR="006C02B8" w:rsidRPr="00927AD7">
              <w:rPr>
                <w:rFonts w:asciiTheme="minorHAnsi" w:hAnsiTheme="minorHAnsi"/>
                <w:sz w:val="18"/>
                <w:szCs w:val="18"/>
              </w:rPr>
              <w:t>required</w:t>
            </w:r>
            <w:r w:rsidRPr="00927AD7">
              <w:rPr>
                <w:rFonts w:asciiTheme="minorHAnsi" w:hAnsiTheme="minorHAnsi"/>
                <w:sz w:val="18"/>
                <w:szCs w:val="18"/>
              </w:rPr>
              <w:t>", else the system does not meet the criteria for ducts entirely in conditioned space.&gt;&gt;</w:t>
            </w:r>
          </w:p>
        </w:tc>
      </w:tr>
      <w:tr w:rsidR="00DC5D69" w:rsidRPr="007167EB" w14:paraId="28445A5A" w14:textId="77777777" w:rsidTr="006C3EB5">
        <w:trPr>
          <w:trHeight w:val="233"/>
        </w:trPr>
        <w:tc>
          <w:tcPr>
            <w:tcW w:w="11030" w:type="dxa"/>
            <w:gridSpan w:val="3"/>
            <w:vAlign w:val="center"/>
          </w:tcPr>
          <w:p w14:paraId="226F70BA" w14:textId="77777777" w:rsidR="00DC5D69" w:rsidRPr="00F8787A" w:rsidRDefault="00DC5D69" w:rsidP="006C3EB5">
            <w:pPr>
              <w:rPr>
                <w:rFonts w:asciiTheme="minorHAnsi" w:hAnsiTheme="minorHAnsi"/>
                <w:sz w:val="18"/>
                <w:szCs w:val="18"/>
              </w:rPr>
            </w:pPr>
            <w:r w:rsidRPr="00927AD7">
              <w:rPr>
                <w:rFonts w:asciiTheme="minorHAnsi" w:hAnsiTheme="minorHAnsi"/>
                <w:b/>
                <w:sz w:val="18"/>
                <w:szCs w:val="18"/>
              </w:rPr>
              <w:t>The responsible person’s signature on this compliance document affirms that all applicable requirements in this table have been met.</w:t>
            </w:r>
            <w:r>
              <w:rPr>
                <w:rFonts w:asciiTheme="minorHAnsi" w:hAnsiTheme="minorHAnsi"/>
                <w:b/>
                <w:sz w:val="18"/>
                <w:szCs w:val="18"/>
              </w:rPr>
              <w:t xml:space="preserve"> </w:t>
            </w:r>
          </w:p>
        </w:tc>
      </w:tr>
    </w:tbl>
    <w:p w14:paraId="37327A34" w14:textId="77777777" w:rsidR="00DC5D69" w:rsidRPr="007167EB" w:rsidRDefault="00DC5D69" w:rsidP="00634F3B">
      <w:pPr>
        <w:rPr>
          <w:rFonts w:asciiTheme="minorHAnsi" w:hAnsiTheme="minorHAnsi"/>
        </w:rPr>
      </w:pPr>
    </w:p>
    <w:sectPr w:rsidR="00DC5D69" w:rsidRPr="007167EB" w:rsidSect="008748FA">
      <w:headerReference w:type="even" r:id="rId20"/>
      <w:headerReference w:type="default" r:id="rId21"/>
      <w:footerReference w:type="default" r:id="rId22"/>
      <w:headerReference w:type="first" r:id="rId23"/>
      <w:pgSz w:w="12240" w:h="15840" w:code="1"/>
      <w:pgMar w:top="720" w:right="720" w:bottom="720" w:left="720" w:header="576"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1CE3A" w14:textId="77777777" w:rsidR="00C70E35" w:rsidRDefault="00C70E35">
      <w:r>
        <w:separator/>
      </w:r>
    </w:p>
  </w:endnote>
  <w:endnote w:type="continuationSeparator" w:id="0">
    <w:p w14:paraId="362736DF" w14:textId="77777777" w:rsidR="00C70E35" w:rsidRDefault="00C70E35">
      <w:r>
        <w:continuationSeparator/>
      </w:r>
    </w:p>
  </w:endnote>
  <w:endnote w:type="continuationNotice" w:id="1">
    <w:p w14:paraId="16BC44E9" w14:textId="77777777" w:rsidR="00C70E35" w:rsidRDefault="00C70E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8" w14:textId="77777777" w:rsidR="00351B81" w:rsidRPr="00F235B5" w:rsidRDefault="00351B81" w:rsidP="008F2201">
    <w:pPr>
      <w:pStyle w:val="cf6rfooter20081113"/>
      <w:rPr>
        <w:rFonts w:ascii="Calibri" w:hAnsi="Calibri"/>
        <w:i w:val="0"/>
        <w:sz w:val="18"/>
        <w:szCs w:val="18"/>
      </w:rPr>
    </w:pPr>
    <w:r w:rsidRPr="00F235B5">
      <w:rPr>
        <w:rFonts w:ascii="Calibri" w:hAnsi="Calibri"/>
        <w:i w:val="0"/>
        <w:sz w:val="18"/>
        <w:szCs w:val="18"/>
      </w:rPr>
      <w:t xml:space="preserve">Registration Number:                                       </w:t>
    </w:r>
    <w:r>
      <w:rPr>
        <w:rFonts w:ascii="Calibri" w:hAnsi="Calibri"/>
        <w:i w:val="0"/>
        <w:sz w:val="18"/>
        <w:szCs w:val="18"/>
      </w:rPr>
      <w:t xml:space="preserve">             </w:t>
    </w:r>
    <w:r w:rsidRPr="00F235B5">
      <w:rPr>
        <w:rFonts w:ascii="Calibri" w:hAnsi="Calibri"/>
        <w:i w:val="0"/>
        <w:sz w:val="18"/>
        <w:szCs w:val="18"/>
      </w:rPr>
      <w:t xml:space="preserve">                    Registration Date/Time:                                           HERS Provider:                       </w:t>
    </w:r>
  </w:p>
  <w:p w14:paraId="56DC02C9" w14:textId="3B781010" w:rsidR="00351B81" w:rsidRDefault="00351B81" w:rsidP="009D300F">
    <w:pPr>
      <w:pStyle w:val="cf6rfooter20081113"/>
      <w:tabs>
        <w:tab w:val="clear" w:pos="9900"/>
        <w:tab w:val="right" w:pos="10800"/>
      </w:tabs>
      <w:rPr>
        <w:rFonts w:ascii="Calibri" w:hAnsi="Calibri"/>
        <w:i w:val="0"/>
      </w:rPr>
    </w:pPr>
    <w:r w:rsidRPr="00F235B5">
      <w:rPr>
        <w:rFonts w:ascii="Calibri" w:hAnsi="Calibri"/>
        <w:i w:val="0"/>
        <w:sz w:val="18"/>
        <w:szCs w:val="18"/>
      </w:rPr>
      <w:t xml:space="preserve">CA Building Energy Efficiency Standards - </w:t>
    </w:r>
    <w:r>
      <w:rPr>
        <w:rFonts w:ascii="Calibri" w:hAnsi="Calibri"/>
        <w:i w:val="0"/>
        <w:sz w:val="18"/>
        <w:szCs w:val="18"/>
      </w:rPr>
      <w:t>20</w:t>
    </w:r>
    <w:r w:rsidR="00CC4BD7">
      <w:rPr>
        <w:rFonts w:ascii="Calibri" w:hAnsi="Calibri"/>
        <w:i w:val="0"/>
        <w:sz w:val="18"/>
        <w:szCs w:val="18"/>
      </w:rPr>
      <w:t>22</w:t>
    </w:r>
    <w:r w:rsidRPr="00F235B5">
      <w:rPr>
        <w:rFonts w:ascii="Calibri" w:hAnsi="Calibri"/>
        <w:i w:val="0"/>
        <w:sz w:val="18"/>
        <w:szCs w:val="18"/>
      </w:rPr>
      <w:t xml:space="preserve"> </w:t>
    </w:r>
    <w:r w:rsidR="00981F4E" w:rsidRPr="00981F4E">
      <w:rPr>
        <w:rFonts w:ascii="Calibri" w:hAnsi="Calibri"/>
        <w:i w:val="0"/>
        <w:sz w:val="18"/>
        <w:szCs w:val="18"/>
      </w:rPr>
      <w:t>Low-</w:t>
    </w:r>
    <w:r w:rsidR="003D4BF8">
      <w:rPr>
        <w:rFonts w:ascii="Calibri" w:hAnsi="Calibri"/>
        <w:i w:val="0"/>
        <w:sz w:val="18"/>
        <w:szCs w:val="18"/>
      </w:rPr>
      <w:t>R</w:t>
    </w:r>
    <w:r w:rsidR="00981F4E" w:rsidRPr="00981F4E">
      <w:rPr>
        <w:rFonts w:ascii="Calibri" w:hAnsi="Calibri"/>
        <w:i w:val="0"/>
        <w:sz w:val="18"/>
        <w:szCs w:val="18"/>
      </w:rPr>
      <w:t xml:space="preserve">ise </w:t>
    </w:r>
    <w:r w:rsidR="002D35DA" w:rsidRPr="00981F4E">
      <w:rPr>
        <w:rFonts w:ascii="Calibri" w:hAnsi="Calibri"/>
        <w:i w:val="0"/>
        <w:sz w:val="18"/>
        <w:szCs w:val="18"/>
      </w:rPr>
      <w:t>Multifamily</w:t>
    </w:r>
    <w:r w:rsidR="002D35DA" w:rsidRPr="00F235B5">
      <w:rPr>
        <w:rFonts w:ascii="Calibri" w:hAnsi="Calibri"/>
        <w:i w:val="0"/>
        <w:sz w:val="18"/>
        <w:szCs w:val="18"/>
      </w:rPr>
      <w:t xml:space="preserve"> Compliance</w:t>
    </w:r>
    <w:r w:rsidRPr="00F235B5">
      <w:rPr>
        <w:rFonts w:ascii="Calibri" w:hAnsi="Calibri"/>
        <w:i w:val="0"/>
        <w:sz w:val="18"/>
        <w:szCs w:val="18"/>
      </w:rPr>
      <w:tab/>
    </w:r>
    <w:r>
      <w:rPr>
        <w:rFonts w:ascii="Calibri" w:hAnsi="Calibri"/>
        <w:i w:val="0"/>
        <w:sz w:val="18"/>
        <w:szCs w:val="18"/>
      </w:rPr>
      <w:t>January 20</w:t>
    </w:r>
    <w:r w:rsidR="00CC4BD7">
      <w:rPr>
        <w:rFonts w:ascii="Calibri" w:hAnsi="Calibri"/>
        <w:i w:val="0"/>
        <w:sz w:val="18"/>
        <w:szCs w:val="18"/>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4" w14:textId="042C02D1" w:rsidR="00351B81" w:rsidRPr="00F235B5" w:rsidRDefault="00351B81" w:rsidP="008748FA">
    <w:pPr>
      <w:pStyle w:val="cf6rfooter20081113"/>
      <w:rPr>
        <w:rFonts w:ascii="Calibri" w:hAnsi="Calibri"/>
        <w:i w:val="0"/>
      </w:rPr>
    </w:pPr>
    <w:r w:rsidRPr="00F235B5">
      <w:rPr>
        <w:rFonts w:ascii="Calibri" w:hAnsi="Calibri"/>
        <w:i w:val="0"/>
      </w:rPr>
      <w:t>CA Building Energy Efficiency Standards - 20</w:t>
    </w:r>
    <w:r w:rsidR="00CC4BD7">
      <w:rPr>
        <w:rFonts w:ascii="Calibri" w:hAnsi="Calibri"/>
        <w:i w:val="0"/>
      </w:rPr>
      <w:t>22</w:t>
    </w:r>
    <w:r w:rsidRPr="00F235B5">
      <w:rPr>
        <w:rFonts w:ascii="Calibri" w:hAnsi="Calibri"/>
        <w:i w:val="0"/>
      </w:rPr>
      <w:t xml:space="preserve"> </w:t>
    </w:r>
    <w:r w:rsidR="00981F4E" w:rsidRPr="00981F4E">
      <w:rPr>
        <w:rFonts w:ascii="Calibri" w:hAnsi="Calibri"/>
        <w:i w:val="0"/>
      </w:rPr>
      <w:t>Low-</w:t>
    </w:r>
    <w:r w:rsidR="00F135C3">
      <w:rPr>
        <w:rFonts w:ascii="Calibri" w:hAnsi="Calibri"/>
        <w:i w:val="0"/>
      </w:rPr>
      <w:t>R</w:t>
    </w:r>
    <w:r w:rsidR="00981F4E" w:rsidRPr="00981F4E">
      <w:rPr>
        <w:rFonts w:ascii="Calibri" w:hAnsi="Calibri"/>
        <w:i w:val="0"/>
      </w:rPr>
      <w:t>ise Multifamily</w:t>
    </w:r>
    <w:r w:rsidRPr="00F235B5">
      <w:rPr>
        <w:rFonts w:ascii="Calibri" w:hAnsi="Calibri"/>
        <w:i w:val="0"/>
      </w:rPr>
      <w:t xml:space="preserve"> Compliance</w:t>
    </w:r>
    <w:r w:rsidRPr="00F235B5">
      <w:rPr>
        <w:rFonts w:ascii="Calibri" w:hAnsi="Calibri"/>
        <w:i w:val="0"/>
      </w:rPr>
      <w:tab/>
    </w:r>
    <w:r>
      <w:rPr>
        <w:rFonts w:ascii="Calibri" w:hAnsi="Calibri"/>
        <w:i w:val="0"/>
      </w:rPr>
      <w:t>January 20</w:t>
    </w:r>
    <w:r w:rsidR="00CC4BD7">
      <w:rPr>
        <w:rFonts w:ascii="Calibri" w:hAnsi="Calibri"/>
        <w:i w:val="0"/>
      </w:rPr>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8852B" w14:textId="5AC0423E" w:rsidR="00351B81" w:rsidRPr="00F235B5" w:rsidRDefault="00351B81" w:rsidP="008748FA">
    <w:pPr>
      <w:pStyle w:val="cf6rfooter20081113"/>
      <w:tabs>
        <w:tab w:val="clear" w:pos="9900"/>
        <w:tab w:val="right" w:pos="10800"/>
      </w:tabs>
      <w:rPr>
        <w:rFonts w:ascii="Calibri" w:hAnsi="Calibri"/>
        <w:i w:val="0"/>
      </w:rPr>
    </w:pPr>
    <w:r w:rsidRPr="00F235B5">
      <w:rPr>
        <w:rFonts w:ascii="Calibri" w:hAnsi="Calibri"/>
        <w:i w:val="0"/>
      </w:rPr>
      <w:t>CA Building Energy Efficiency Standards - 20</w:t>
    </w:r>
    <w:r w:rsidR="00CC4BD7">
      <w:rPr>
        <w:rFonts w:ascii="Calibri" w:hAnsi="Calibri"/>
        <w:i w:val="0"/>
      </w:rPr>
      <w:t>22</w:t>
    </w:r>
    <w:r w:rsidRPr="00F235B5">
      <w:rPr>
        <w:rFonts w:ascii="Calibri" w:hAnsi="Calibri"/>
        <w:i w:val="0"/>
      </w:rPr>
      <w:t xml:space="preserve"> </w:t>
    </w:r>
    <w:r w:rsidR="00981F4E" w:rsidRPr="00981F4E">
      <w:rPr>
        <w:rFonts w:ascii="Calibri" w:hAnsi="Calibri"/>
        <w:i w:val="0"/>
      </w:rPr>
      <w:t>Low-</w:t>
    </w:r>
    <w:r w:rsidR="00F135C3">
      <w:rPr>
        <w:rFonts w:ascii="Calibri" w:hAnsi="Calibri"/>
        <w:i w:val="0"/>
      </w:rPr>
      <w:t>R</w:t>
    </w:r>
    <w:r w:rsidR="00981F4E" w:rsidRPr="00981F4E">
      <w:rPr>
        <w:rFonts w:ascii="Calibri" w:hAnsi="Calibri"/>
        <w:i w:val="0"/>
      </w:rPr>
      <w:t>ise Multifamily</w:t>
    </w:r>
    <w:r w:rsidRPr="00F235B5">
      <w:rPr>
        <w:rFonts w:ascii="Calibri" w:hAnsi="Calibri"/>
        <w:i w:val="0"/>
      </w:rPr>
      <w:t xml:space="preserve"> Compliance</w:t>
    </w:r>
    <w:r w:rsidRPr="00F235B5">
      <w:rPr>
        <w:rFonts w:ascii="Calibri" w:hAnsi="Calibri"/>
        <w:i w:val="0"/>
      </w:rPr>
      <w:tab/>
    </w:r>
    <w:r>
      <w:rPr>
        <w:rFonts w:ascii="Calibri" w:hAnsi="Calibri"/>
        <w:i w:val="0"/>
      </w:rPr>
      <w:t>January 20</w:t>
    </w:r>
    <w:r w:rsidR="00CC4BD7">
      <w:rPr>
        <w:rFonts w:ascii="Calibri" w:hAnsi="Calibri"/>
        <w:i w:val="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65FA4" w14:textId="77777777" w:rsidR="00C70E35" w:rsidRDefault="00C70E35">
      <w:r>
        <w:separator/>
      </w:r>
    </w:p>
  </w:footnote>
  <w:footnote w:type="continuationSeparator" w:id="0">
    <w:p w14:paraId="3DB1CD55" w14:textId="77777777" w:rsidR="00C70E35" w:rsidRDefault="00C70E35">
      <w:r>
        <w:continuationSeparator/>
      </w:r>
    </w:p>
  </w:footnote>
  <w:footnote w:type="continuationNotice" w:id="1">
    <w:p w14:paraId="67013F25" w14:textId="77777777" w:rsidR="00C70E35" w:rsidRDefault="00C70E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B4" w14:textId="77777777" w:rsidR="00351B81" w:rsidRDefault="00136B43">
    <w:pPr>
      <w:pStyle w:val="Header"/>
    </w:pPr>
    <w:r>
      <w:rPr>
        <w:noProof/>
        <w:color w:val="2B579A"/>
        <w:shd w:val="clear" w:color="auto" w:fill="E6E6E6"/>
      </w:rPr>
      <w:pict w14:anchorId="56DC02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69" o:spid="_x0000_s1026"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43376" w14:textId="77777777" w:rsidR="00EE198B" w:rsidRPr="00B83DFE" w:rsidRDefault="00EE198B" w:rsidP="00EE198B">
    <w:pPr>
      <w:tabs>
        <w:tab w:val="center" w:pos="4320"/>
        <w:tab w:val="right" w:pos="8640"/>
      </w:tabs>
      <w:ind w:left="360"/>
      <w:jc w:val="center"/>
      <w:rPr>
        <w:rFonts w:ascii="Arial" w:hAnsi="Arial" w:cs="Arial"/>
        <w:sz w:val="24"/>
        <w:szCs w:val="24"/>
      </w:rPr>
    </w:pPr>
    <w:r w:rsidRPr="00B83DFE">
      <w:rPr>
        <w:rFonts w:ascii="Calibri" w:hAnsi="Calibri" w:cs="Calibri"/>
        <w:noProof/>
        <w:sz w:val="28"/>
        <w:szCs w:val="28"/>
      </w:rPr>
      <w:drawing>
        <wp:anchor distT="0" distB="0" distL="114300" distR="114300" simplePos="0" relativeHeight="251653632" behindDoc="0" locked="0" layoutInCell="1" allowOverlap="1" wp14:anchorId="2830D0F2" wp14:editId="4018869B">
          <wp:simplePos x="0" y="0"/>
          <wp:positionH relativeFrom="column">
            <wp:posOffset>0</wp:posOffset>
          </wp:positionH>
          <wp:positionV relativeFrom="paragraph">
            <wp:posOffset>47625</wp:posOffset>
          </wp:positionV>
          <wp:extent cx="2532380" cy="566420"/>
          <wp:effectExtent l="0" t="0" r="0" b="0"/>
          <wp:wrapNone/>
          <wp:docPr id="10" name="Picture 1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B83DFE">
      <w:rPr>
        <w:rFonts w:ascii="Calibri" w:hAnsi="Calibri" w:cs="Calibri"/>
        <w:b/>
        <w:noProof/>
        <w:sz w:val="28"/>
        <w:szCs w:val="28"/>
      </w:rPr>
      <w:t>D</w:t>
    </w:r>
    <w:r>
      <w:rPr>
        <w:rFonts w:ascii="Calibri" w:hAnsi="Calibri" w:cs="Calibri"/>
        <w:b/>
        <w:noProof/>
        <w:sz w:val="28"/>
        <w:szCs w:val="28"/>
      </w:rPr>
      <w:t>UCT LOCATION</w:t>
    </w:r>
  </w:p>
  <w:p w14:paraId="3D07127B" w14:textId="77777777" w:rsidR="00EE198B" w:rsidRPr="00B83DFE" w:rsidRDefault="00EE198B" w:rsidP="00EE198B">
    <w:pPr>
      <w:tabs>
        <w:tab w:val="center" w:pos="4320"/>
        <w:tab w:val="right" w:pos="8640"/>
      </w:tabs>
      <w:ind w:left="360"/>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LMCI-MCH-21-H</w:t>
    </w:r>
  </w:p>
  <w:p w14:paraId="535CBFA4" w14:textId="77777777" w:rsidR="00EE198B" w:rsidRPr="00B83DFE" w:rsidRDefault="00EE198B" w:rsidP="00EE198B">
    <w:pPr>
      <w:spacing w:after="160" w:line="259" w:lineRule="auto"/>
      <w:ind w:left="360"/>
      <w:rPr>
        <w:rFonts w:ascii="Calibri" w:eastAsia="Calibri" w:hAnsi="Calibri" w:cs="Calibri"/>
        <w:b/>
        <w:bCs/>
        <w:i/>
        <w:iCs/>
        <w:sz w:val="28"/>
        <w:szCs w:val="28"/>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A" w14:textId="77777777" w:rsidR="00351B81" w:rsidRDefault="00136B43">
    <w:pPr>
      <w:pStyle w:val="Header"/>
    </w:pPr>
    <w:r>
      <w:rPr>
        <w:noProof/>
        <w:color w:val="2B579A"/>
        <w:shd w:val="clear" w:color="auto" w:fill="E6E6E6"/>
      </w:rPr>
      <w:pict w14:anchorId="56DC02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68" o:spid="_x0000_s1025"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C" w14:textId="77777777" w:rsidR="00351B81" w:rsidRDefault="00136B43">
    <w:pPr>
      <w:pStyle w:val="Header"/>
    </w:pPr>
    <w:r>
      <w:rPr>
        <w:noProof/>
        <w:color w:val="2B579A"/>
        <w:shd w:val="clear" w:color="auto" w:fill="E6E6E6"/>
      </w:rPr>
      <w:pict w14:anchorId="56DC02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2" o:spid="_x0000_s1029"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351B81" w:rsidRPr="008F2201" w14:paraId="56DC02CF" w14:textId="77777777" w:rsidTr="00E76D0C">
      <w:trPr>
        <w:cantSplit/>
        <w:trHeight w:val="288"/>
      </w:trPr>
      <w:tc>
        <w:tcPr>
          <w:tcW w:w="3877" w:type="pct"/>
          <w:gridSpan w:val="2"/>
          <w:tcBorders>
            <w:bottom w:val="single" w:sz="4" w:space="0" w:color="auto"/>
            <w:right w:val="nil"/>
          </w:tcBorders>
          <w:vAlign w:val="center"/>
        </w:tcPr>
        <w:p w14:paraId="56DC02CD" w14:textId="77777777" w:rsidR="00351B81" w:rsidRPr="00F235B5" w:rsidRDefault="00136B43" w:rsidP="008F2201">
          <w:pPr>
            <w:keepNext/>
            <w:outlineLvl w:val="0"/>
            <w:rPr>
              <w:rFonts w:ascii="Calibri" w:hAnsi="Calibri"/>
              <w:bCs/>
            </w:rPr>
          </w:pPr>
          <w:r>
            <w:rPr>
              <w:rFonts w:ascii="Calibri" w:hAnsi="Calibri"/>
              <w:bCs/>
              <w:noProof/>
              <w:color w:val="2B579A"/>
              <w:shd w:val="clear" w:color="auto" w:fill="E6E6E6"/>
            </w:rPr>
            <w:pict w14:anchorId="56DC02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3" o:spid="_x0000_s1030"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51B81" w:rsidRPr="00F235B5">
            <w:rPr>
              <w:rFonts w:ascii="Calibri" w:hAnsi="Calibri"/>
              <w:bCs/>
            </w:rPr>
            <w:t>CERTIFICATE OF INSTALLATION - USER INSTRUCTIONS</w:t>
          </w:r>
        </w:p>
      </w:tc>
      <w:tc>
        <w:tcPr>
          <w:tcW w:w="1123" w:type="pct"/>
          <w:tcBorders>
            <w:left w:val="nil"/>
            <w:bottom w:val="single" w:sz="4" w:space="0" w:color="auto"/>
          </w:tcBorders>
          <w:tcMar>
            <w:left w:w="115" w:type="dxa"/>
            <w:right w:w="115" w:type="dxa"/>
          </w:tcMar>
          <w:vAlign w:val="center"/>
        </w:tcPr>
        <w:p w14:paraId="56DC02CE" w14:textId="5C59E6B7" w:rsidR="00351B81" w:rsidRPr="00F235B5" w:rsidRDefault="00981F4E" w:rsidP="008F2201">
          <w:pPr>
            <w:keepNext/>
            <w:jc w:val="right"/>
            <w:outlineLvl w:val="0"/>
            <w:rPr>
              <w:rFonts w:ascii="Calibri" w:hAnsi="Calibri"/>
              <w:bCs/>
            </w:rPr>
          </w:pPr>
          <w:r>
            <w:rPr>
              <w:rFonts w:ascii="Calibri" w:hAnsi="Calibri"/>
              <w:bCs/>
            </w:rPr>
            <w:t>LMCI</w:t>
          </w:r>
          <w:r w:rsidR="00351B81" w:rsidRPr="00F235B5">
            <w:rPr>
              <w:rFonts w:ascii="Calibri" w:hAnsi="Calibri"/>
              <w:bCs/>
            </w:rPr>
            <w:t>-MCH-21-H</w:t>
          </w:r>
        </w:p>
      </w:tc>
    </w:tr>
    <w:tr w:rsidR="00351B81" w:rsidRPr="008F2201" w14:paraId="56DC02D2" w14:textId="77777777" w:rsidTr="00E76D0C">
      <w:trPr>
        <w:cantSplit/>
        <w:trHeight w:val="288"/>
      </w:trPr>
      <w:tc>
        <w:tcPr>
          <w:tcW w:w="2500" w:type="pct"/>
          <w:tcBorders>
            <w:right w:val="nil"/>
          </w:tcBorders>
        </w:tcPr>
        <w:p w14:paraId="56DC02D0" w14:textId="77777777" w:rsidR="00351B81" w:rsidRPr="00F235B5" w:rsidRDefault="00351B81">
          <w:pPr>
            <w:tabs>
              <w:tab w:val="right" w:pos="10543"/>
            </w:tabs>
            <w:rPr>
              <w:rFonts w:ascii="Calibri" w:hAnsi="Calibri"/>
              <w:sz w:val="12"/>
              <w:szCs w:val="12"/>
            </w:rPr>
          </w:pPr>
          <w:r w:rsidRPr="00F235B5">
            <w:rPr>
              <w:rFonts w:ascii="Calibri" w:hAnsi="Calibri"/>
              <w:bCs/>
            </w:rPr>
            <w:t>Duct Location - MCH21</w:t>
          </w:r>
        </w:p>
      </w:tc>
      <w:tc>
        <w:tcPr>
          <w:tcW w:w="2500" w:type="pct"/>
          <w:gridSpan w:val="2"/>
          <w:tcBorders>
            <w:left w:val="nil"/>
          </w:tcBorders>
        </w:tcPr>
        <w:p w14:paraId="56DC02D1" w14:textId="21F2DDEF" w:rsidR="00351B81" w:rsidRPr="00F235B5" w:rsidRDefault="00351B81" w:rsidP="008F2201">
          <w:pPr>
            <w:tabs>
              <w:tab w:val="right" w:pos="10543"/>
            </w:tabs>
            <w:jc w:val="right"/>
            <w:rPr>
              <w:rFonts w:ascii="Calibri" w:hAnsi="Calibri"/>
              <w:sz w:val="12"/>
              <w:szCs w:val="12"/>
            </w:rPr>
          </w:pPr>
          <w:r w:rsidRPr="00F235B5">
            <w:rPr>
              <w:rFonts w:ascii="Calibri" w:hAnsi="Calibri"/>
              <w:bCs/>
            </w:rPr>
            <w:t xml:space="preserve">(Page </w:t>
          </w:r>
          <w:r>
            <w:rPr>
              <w:rFonts w:ascii="Calibri" w:hAnsi="Calibri"/>
              <w:bCs/>
              <w:noProof/>
              <w:color w:val="2B579A"/>
              <w:shd w:val="clear" w:color="auto" w:fill="E6E6E6"/>
            </w:rPr>
            <w:fldChar w:fldCharType="begin"/>
          </w:r>
          <w:r>
            <w:rPr>
              <w:rFonts w:ascii="Calibri" w:hAnsi="Calibri"/>
              <w:bCs/>
              <w:noProof/>
            </w:rPr>
            <w:instrText xml:space="preserve"> SECTIONPAGES   \* MERGEFORMAT </w:instrText>
          </w:r>
          <w:r>
            <w:rPr>
              <w:rFonts w:ascii="Calibri" w:hAnsi="Calibri"/>
              <w:bCs/>
              <w:noProof/>
              <w:color w:val="2B579A"/>
              <w:shd w:val="clear" w:color="auto" w:fill="E6E6E6"/>
            </w:rPr>
            <w:fldChar w:fldCharType="separate"/>
          </w:r>
          <w:r w:rsidR="00136B43">
            <w:rPr>
              <w:rFonts w:ascii="Calibri" w:hAnsi="Calibri"/>
              <w:bCs/>
              <w:noProof/>
            </w:rPr>
            <w:t>2</w:t>
          </w:r>
          <w:r>
            <w:rPr>
              <w:rFonts w:ascii="Calibri" w:hAnsi="Calibri"/>
              <w:bCs/>
              <w:noProof/>
              <w:color w:val="2B579A"/>
              <w:shd w:val="clear" w:color="auto" w:fill="E6E6E6"/>
            </w:rPr>
            <w:fldChar w:fldCharType="end"/>
          </w:r>
          <w:r w:rsidRPr="00F235B5">
            <w:rPr>
              <w:rFonts w:ascii="Calibri" w:hAnsi="Calibri"/>
              <w:bCs/>
            </w:rPr>
            <w:t xml:space="preserve"> of </w:t>
          </w:r>
          <w:r>
            <w:rPr>
              <w:rFonts w:ascii="Calibri" w:hAnsi="Calibri"/>
              <w:bCs/>
              <w:noProof/>
              <w:color w:val="2B579A"/>
              <w:shd w:val="clear" w:color="auto" w:fill="E6E6E6"/>
            </w:rPr>
            <w:fldChar w:fldCharType="begin"/>
          </w:r>
          <w:r>
            <w:rPr>
              <w:rFonts w:ascii="Calibri" w:hAnsi="Calibri"/>
              <w:bCs/>
              <w:noProof/>
            </w:rPr>
            <w:instrText xml:space="preserve"> SECTIONPAGES   \* MERGEFORMAT </w:instrText>
          </w:r>
          <w:r>
            <w:rPr>
              <w:rFonts w:ascii="Calibri" w:hAnsi="Calibri"/>
              <w:bCs/>
              <w:noProof/>
              <w:color w:val="2B579A"/>
              <w:shd w:val="clear" w:color="auto" w:fill="E6E6E6"/>
            </w:rPr>
            <w:fldChar w:fldCharType="separate"/>
          </w:r>
          <w:r w:rsidR="00136B43">
            <w:rPr>
              <w:rFonts w:ascii="Calibri" w:hAnsi="Calibri"/>
              <w:bCs/>
              <w:noProof/>
            </w:rPr>
            <w:t>2</w:t>
          </w:r>
          <w:r>
            <w:rPr>
              <w:rFonts w:ascii="Calibri" w:hAnsi="Calibri"/>
              <w:bCs/>
              <w:noProof/>
              <w:color w:val="2B579A"/>
              <w:shd w:val="clear" w:color="auto" w:fill="E6E6E6"/>
            </w:rPr>
            <w:fldChar w:fldCharType="end"/>
          </w:r>
          <w:r w:rsidRPr="00F235B5">
            <w:rPr>
              <w:rFonts w:ascii="Calibri" w:hAnsi="Calibri"/>
              <w:bCs/>
            </w:rPr>
            <w:t>)</w:t>
          </w:r>
        </w:p>
      </w:tc>
    </w:tr>
  </w:tbl>
  <w:p w14:paraId="56DC02D3" w14:textId="77777777" w:rsidR="00351B81" w:rsidRDefault="00351B81" w:rsidP="008F22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5" w14:textId="77777777" w:rsidR="00351B81" w:rsidRDefault="00136B43">
    <w:pPr>
      <w:pStyle w:val="Header"/>
    </w:pPr>
    <w:r>
      <w:rPr>
        <w:noProof/>
        <w:color w:val="2B579A"/>
        <w:shd w:val="clear" w:color="auto" w:fill="E6E6E6"/>
      </w:rPr>
      <w:pict w14:anchorId="56DC02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1" o:spid="_x0000_s1028"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6" w14:textId="77777777" w:rsidR="00351B81" w:rsidRDefault="00136B43">
    <w:pPr>
      <w:pStyle w:val="Header"/>
    </w:pPr>
    <w:r>
      <w:rPr>
        <w:noProof/>
        <w:color w:val="2B579A"/>
        <w:shd w:val="clear" w:color="auto" w:fill="E6E6E6"/>
      </w:rPr>
      <w:pict w14:anchorId="56DC02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5" o:spid="_x0000_s1032"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351B81" w:rsidRPr="008F2201" w14:paraId="56DC02D9" w14:textId="77777777" w:rsidTr="00E76D0C">
      <w:trPr>
        <w:cantSplit/>
        <w:trHeight w:val="288"/>
      </w:trPr>
      <w:tc>
        <w:tcPr>
          <w:tcW w:w="3877" w:type="pct"/>
          <w:gridSpan w:val="2"/>
          <w:tcBorders>
            <w:bottom w:val="single" w:sz="4" w:space="0" w:color="auto"/>
            <w:right w:val="nil"/>
          </w:tcBorders>
          <w:vAlign w:val="center"/>
        </w:tcPr>
        <w:p w14:paraId="56DC02D7" w14:textId="77777777" w:rsidR="00351B81" w:rsidRPr="00F235B5" w:rsidRDefault="00136B43" w:rsidP="008F2201">
          <w:pPr>
            <w:keepNext/>
            <w:outlineLvl w:val="0"/>
            <w:rPr>
              <w:rFonts w:ascii="Calibri" w:hAnsi="Calibri"/>
              <w:bCs/>
            </w:rPr>
          </w:pPr>
          <w:r>
            <w:rPr>
              <w:rFonts w:ascii="Calibri" w:hAnsi="Calibri"/>
              <w:bCs/>
              <w:noProof/>
              <w:color w:val="2B579A"/>
              <w:shd w:val="clear" w:color="auto" w:fill="E6E6E6"/>
            </w:rPr>
            <w:pict w14:anchorId="56DC02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6" o:spid="_x0000_s1033"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51B81" w:rsidRPr="00F235B5">
            <w:rPr>
              <w:rFonts w:ascii="Calibri" w:hAnsi="Calibri"/>
              <w:bCs/>
            </w:rPr>
            <w:t xml:space="preserve">CERTIFICATE OF INSTALLATION - </w:t>
          </w:r>
          <w:r w:rsidR="00351B81" w:rsidRPr="00506446">
            <w:rPr>
              <w:rFonts w:ascii="Calibri" w:hAnsi="Calibri"/>
              <w:bCs/>
            </w:rPr>
            <w:t>DATA FIELD DEFINITIONS AND CALCULATIONS</w:t>
          </w:r>
        </w:p>
      </w:tc>
      <w:tc>
        <w:tcPr>
          <w:tcW w:w="1123" w:type="pct"/>
          <w:tcBorders>
            <w:left w:val="nil"/>
            <w:bottom w:val="single" w:sz="4" w:space="0" w:color="auto"/>
          </w:tcBorders>
          <w:tcMar>
            <w:left w:w="115" w:type="dxa"/>
            <w:right w:w="115" w:type="dxa"/>
          </w:tcMar>
          <w:vAlign w:val="center"/>
        </w:tcPr>
        <w:p w14:paraId="56DC02D8" w14:textId="705BF95F" w:rsidR="00351B81" w:rsidRPr="00F235B5" w:rsidRDefault="00981F4E" w:rsidP="008F2201">
          <w:pPr>
            <w:keepNext/>
            <w:jc w:val="right"/>
            <w:outlineLvl w:val="0"/>
            <w:rPr>
              <w:rFonts w:ascii="Calibri" w:hAnsi="Calibri"/>
              <w:bCs/>
            </w:rPr>
          </w:pPr>
          <w:r>
            <w:rPr>
              <w:rFonts w:ascii="Calibri" w:hAnsi="Calibri"/>
              <w:bCs/>
            </w:rPr>
            <w:t>LMCI</w:t>
          </w:r>
          <w:r w:rsidR="00351B81" w:rsidRPr="00F235B5">
            <w:rPr>
              <w:rFonts w:ascii="Calibri" w:hAnsi="Calibri"/>
              <w:bCs/>
            </w:rPr>
            <w:t>-MCH-21-H</w:t>
          </w:r>
        </w:p>
      </w:tc>
    </w:tr>
    <w:tr w:rsidR="00351B81" w:rsidRPr="008F2201" w14:paraId="56DC02DC" w14:textId="77777777" w:rsidTr="00E76D0C">
      <w:trPr>
        <w:cantSplit/>
        <w:trHeight w:val="288"/>
      </w:trPr>
      <w:tc>
        <w:tcPr>
          <w:tcW w:w="2500" w:type="pct"/>
          <w:tcBorders>
            <w:right w:val="nil"/>
          </w:tcBorders>
        </w:tcPr>
        <w:p w14:paraId="56DC02DA" w14:textId="77777777" w:rsidR="00351B81" w:rsidRPr="00F235B5" w:rsidRDefault="00351B81">
          <w:pPr>
            <w:tabs>
              <w:tab w:val="right" w:pos="10543"/>
            </w:tabs>
            <w:rPr>
              <w:rFonts w:ascii="Calibri" w:hAnsi="Calibri"/>
              <w:sz w:val="12"/>
              <w:szCs w:val="12"/>
            </w:rPr>
          </w:pPr>
          <w:r>
            <w:rPr>
              <w:rFonts w:ascii="Calibri" w:hAnsi="Calibri"/>
              <w:bCs/>
            </w:rPr>
            <w:t>Duct Location</w:t>
          </w:r>
        </w:p>
      </w:tc>
      <w:tc>
        <w:tcPr>
          <w:tcW w:w="2500" w:type="pct"/>
          <w:gridSpan w:val="2"/>
          <w:tcBorders>
            <w:left w:val="nil"/>
          </w:tcBorders>
        </w:tcPr>
        <w:p w14:paraId="56DC02DB" w14:textId="6EBAFC7A" w:rsidR="00351B81" w:rsidRPr="00F235B5" w:rsidRDefault="00351B81" w:rsidP="008F2201">
          <w:pPr>
            <w:tabs>
              <w:tab w:val="right" w:pos="10543"/>
            </w:tabs>
            <w:jc w:val="right"/>
            <w:rPr>
              <w:rFonts w:ascii="Calibri" w:hAnsi="Calibri"/>
              <w:sz w:val="12"/>
              <w:szCs w:val="12"/>
            </w:rPr>
          </w:pPr>
          <w:r w:rsidRPr="00F235B5">
            <w:rPr>
              <w:rFonts w:ascii="Calibri" w:hAnsi="Calibri"/>
              <w:bCs/>
            </w:rPr>
            <w:t xml:space="preserve">(Page </w:t>
          </w:r>
          <w:r>
            <w:rPr>
              <w:rFonts w:ascii="Calibri" w:hAnsi="Calibri"/>
              <w:bCs/>
              <w:noProof/>
              <w:color w:val="2B579A"/>
              <w:shd w:val="clear" w:color="auto" w:fill="E6E6E6"/>
            </w:rPr>
            <w:fldChar w:fldCharType="begin"/>
          </w:r>
          <w:r>
            <w:rPr>
              <w:rFonts w:ascii="Calibri" w:hAnsi="Calibri"/>
              <w:bCs/>
              <w:noProof/>
            </w:rPr>
            <w:instrText xml:space="preserve"> SECTIONPAGES   \* MERGEFORMAT </w:instrText>
          </w:r>
          <w:r>
            <w:rPr>
              <w:rFonts w:ascii="Calibri" w:hAnsi="Calibri"/>
              <w:bCs/>
              <w:noProof/>
              <w:color w:val="2B579A"/>
              <w:shd w:val="clear" w:color="auto" w:fill="E6E6E6"/>
            </w:rPr>
            <w:fldChar w:fldCharType="separate"/>
          </w:r>
          <w:r w:rsidR="00136B43">
            <w:rPr>
              <w:rFonts w:ascii="Calibri" w:hAnsi="Calibri"/>
              <w:bCs/>
              <w:noProof/>
            </w:rPr>
            <w:t>2</w:t>
          </w:r>
          <w:r>
            <w:rPr>
              <w:rFonts w:ascii="Calibri" w:hAnsi="Calibri"/>
              <w:bCs/>
              <w:noProof/>
              <w:color w:val="2B579A"/>
              <w:shd w:val="clear" w:color="auto" w:fill="E6E6E6"/>
            </w:rPr>
            <w:fldChar w:fldCharType="end"/>
          </w:r>
          <w:r w:rsidRPr="00F235B5">
            <w:rPr>
              <w:rFonts w:ascii="Calibri" w:hAnsi="Calibri"/>
              <w:bCs/>
            </w:rPr>
            <w:t xml:space="preserve"> of </w:t>
          </w:r>
          <w:r>
            <w:rPr>
              <w:rFonts w:ascii="Calibri" w:hAnsi="Calibri"/>
              <w:bCs/>
              <w:noProof/>
              <w:color w:val="2B579A"/>
              <w:shd w:val="clear" w:color="auto" w:fill="E6E6E6"/>
            </w:rPr>
            <w:fldChar w:fldCharType="begin"/>
          </w:r>
          <w:r>
            <w:rPr>
              <w:rFonts w:ascii="Calibri" w:hAnsi="Calibri"/>
              <w:bCs/>
              <w:noProof/>
            </w:rPr>
            <w:instrText xml:space="preserve"> SECTIONPAGES   \* MERGEFORMAT </w:instrText>
          </w:r>
          <w:r>
            <w:rPr>
              <w:rFonts w:ascii="Calibri" w:hAnsi="Calibri"/>
              <w:bCs/>
              <w:noProof/>
              <w:color w:val="2B579A"/>
              <w:shd w:val="clear" w:color="auto" w:fill="E6E6E6"/>
            </w:rPr>
            <w:fldChar w:fldCharType="separate"/>
          </w:r>
          <w:r w:rsidR="00136B43">
            <w:rPr>
              <w:rFonts w:ascii="Calibri" w:hAnsi="Calibri"/>
              <w:bCs/>
              <w:noProof/>
            </w:rPr>
            <w:t>2</w:t>
          </w:r>
          <w:r>
            <w:rPr>
              <w:rFonts w:ascii="Calibri" w:hAnsi="Calibri"/>
              <w:bCs/>
              <w:noProof/>
              <w:color w:val="2B579A"/>
              <w:shd w:val="clear" w:color="auto" w:fill="E6E6E6"/>
            </w:rPr>
            <w:fldChar w:fldCharType="end"/>
          </w:r>
          <w:r w:rsidRPr="00F235B5">
            <w:rPr>
              <w:rFonts w:ascii="Calibri" w:hAnsi="Calibri"/>
              <w:bCs/>
            </w:rPr>
            <w:t>)</w:t>
          </w:r>
        </w:p>
      </w:tc>
    </w:tr>
  </w:tbl>
  <w:p w14:paraId="56DC02DD" w14:textId="77777777" w:rsidR="00351B81" w:rsidRDefault="00351B81" w:rsidP="008F220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E" w14:textId="77777777" w:rsidR="00351B81" w:rsidRDefault="00136B43">
    <w:pPr>
      <w:pStyle w:val="Header"/>
    </w:pPr>
    <w:r>
      <w:rPr>
        <w:noProof/>
        <w:color w:val="2B579A"/>
        <w:shd w:val="clear" w:color="auto" w:fill="E6E6E6"/>
      </w:rPr>
      <w:pict w14:anchorId="56DC02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4" o:spid="_x0000_s1031"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4FF0"/>
    <w:multiLevelType w:val="hybridMultilevel"/>
    <w:tmpl w:val="0648691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861E38"/>
    <w:multiLevelType w:val="hybridMultilevel"/>
    <w:tmpl w:val="E5AEE204"/>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4" w15:restartNumberingAfterBreak="0">
    <w:nsid w:val="2E315BC5"/>
    <w:multiLevelType w:val="hybridMultilevel"/>
    <w:tmpl w:val="BBA40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C363B6"/>
    <w:multiLevelType w:val="hybridMultilevel"/>
    <w:tmpl w:val="0B0AED76"/>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2855E0C"/>
    <w:multiLevelType w:val="hybridMultilevel"/>
    <w:tmpl w:val="D2742B6C"/>
    <w:lvl w:ilvl="0" w:tplc="5CF24D4C">
      <w:start w:val="1"/>
      <w:numFmt w:val="decimal"/>
      <w:lvlText w:val="%1."/>
      <w:lvlJc w:val="left"/>
      <w:pPr>
        <w:ind w:left="720" w:hanging="72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483AA1"/>
    <w:multiLevelType w:val="hybridMultilevel"/>
    <w:tmpl w:val="A3FEEE98"/>
    <w:lvl w:ilvl="0" w:tplc="C76E700C">
      <w:start w:val="1"/>
      <w:numFmt w:val="bullet"/>
      <w:pStyle w:val="ListBullet5"/>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51B3090A"/>
    <w:multiLevelType w:val="hybridMultilevel"/>
    <w:tmpl w:val="61A215A0"/>
    <w:lvl w:ilvl="0" w:tplc="FBC0B70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1960643992">
    <w:abstractNumId w:val="3"/>
  </w:num>
  <w:num w:numId="2" w16cid:durableId="645162921">
    <w:abstractNumId w:val="2"/>
  </w:num>
  <w:num w:numId="3" w16cid:durableId="434637166">
    <w:abstractNumId w:val="8"/>
  </w:num>
  <w:num w:numId="4" w16cid:durableId="810908550">
    <w:abstractNumId w:val="10"/>
  </w:num>
  <w:num w:numId="5" w16cid:durableId="547953506">
    <w:abstractNumId w:val="9"/>
  </w:num>
  <w:num w:numId="6" w16cid:durableId="311837802">
    <w:abstractNumId w:val="4"/>
  </w:num>
  <w:num w:numId="7" w16cid:durableId="863128209">
    <w:abstractNumId w:val="1"/>
  </w:num>
  <w:num w:numId="8" w16cid:durableId="1883328059">
    <w:abstractNumId w:val="6"/>
  </w:num>
  <w:num w:numId="9" w16cid:durableId="2118521173">
    <w:abstractNumId w:val="5"/>
  </w:num>
  <w:num w:numId="10" w16cid:durableId="1884050456">
    <w:abstractNumId w:val="0"/>
  </w:num>
  <w:num w:numId="11" w16cid:durableId="1501657365">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25538"/>
    <w:rsid w:val="00026750"/>
    <w:rsid w:val="0002790A"/>
    <w:rsid w:val="00030270"/>
    <w:rsid w:val="0003306F"/>
    <w:rsid w:val="000334F7"/>
    <w:rsid w:val="000352E6"/>
    <w:rsid w:val="00035A79"/>
    <w:rsid w:val="00035B8C"/>
    <w:rsid w:val="00037926"/>
    <w:rsid w:val="000414B1"/>
    <w:rsid w:val="000470D7"/>
    <w:rsid w:val="000471F6"/>
    <w:rsid w:val="00051F14"/>
    <w:rsid w:val="00053A0E"/>
    <w:rsid w:val="0005428C"/>
    <w:rsid w:val="00055010"/>
    <w:rsid w:val="0006016B"/>
    <w:rsid w:val="000631C6"/>
    <w:rsid w:val="000644B7"/>
    <w:rsid w:val="000652EE"/>
    <w:rsid w:val="00074C93"/>
    <w:rsid w:val="00074F6C"/>
    <w:rsid w:val="00076F08"/>
    <w:rsid w:val="00080936"/>
    <w:rsid w:val="00080A37"/>
    <w:rsid w:val="00080EEE"/>
    <w:rsid w:val="000837C4"/>
    <w:rsid w:val="000861F1"/>
    <w:rsid w:val="00087CBE"/>
    <w:rsid w:val="00091D81"/>
    <w:rsid w:val="00094EF2"/>
    <w:rsid w:val="000974A1"/>
    <w:rsid w:val="000A0D18"/>
    <w:rsid w:val="000A105B"/>
    <w:rsid w:val="000A1F02"/>
    <w:rsid w:val="000A35C7"/>
    <w:rsid w:val="000A4A99"/>
    <w:rsid w:val="000A5FE8"/>
    <w:rsid w:val="000A6236"/>
    <w:rsid w:val="000A6B6D"/>
    <w:rsid w:val="000B0D51"/>
    <w:rsid w:val="000B107E"/>
    <w:rsid w:val="000B4491"/>
    <w:rsid w:val="000B4CFB"/>
    <w:rsid w:val="000B7F1D"/>
    <w:rsid w:val="000C1A4A"/>
    <w:rsid w:val="000C204F"/>
    <w:rsid w:val="000C4C97"/>
    <w:rsid w:val="000C6426"/>
    <w:rsid w:val="000C6B8F"/>
    <w:rsid w:val="000C7066"/>
    <w:rsid w:val="000C7320"/>
    <w:rsid w:val="000D08BE"/>
    <w:rsid w:val="000D25DB"/>
    <w:rsid w:val="000D3B16"/>
    <w:rsid w:val="000D4826"/>
    <w:rsid w:val="000D7DA8"/>
    <w:rsid w:val="000E0BE1"/>
    <w:rsid w:val="000E183E"/>
    <w:rsid w:val="000E3470"/>
    <w:rsid w:val="000E53E9"/>
    <w:rsid w:val="000E7ABD"/>
    <w:rsid w:val="000F070F"/>
    <w:rsid w:val="000F0BA7"/>
    <w:rsid w:val="000F2B02"/>
    <w:rsid w:val="000F6779"/>
    <w:rsid w:val="000F67E7"/>
    <w:rsid w:val="000F754C"/>
    <w:rsid w:val="00101126"/>
    <w:rsid w:val="0010323F"/>
    <w:rsid w:val="00110FB5"/>
    <w:rsid w:val="00111AD1"/>
    <w:rsid w:val="001131A2"/>
    <w:rsid w:val="001177F0"/>
    <w:rsid w:val="00121740"/>
    <w:rsid w:val="00126531"/>
    <w:rsid w:val="00126F26"/>
    <w:rsid w:val="0012715C"/>
    <w:rsid w:val="001305CE"/>
    <w:rsid w:val="001315EE"/>
    <w:rsid w:val="00133849"/>
    <w:rsid w:val="00135763"/>
    <w:rsid w:val="00136B43"/>
    <w:rsid w:val="00137AA4"/>
    <w:rsid w:val="00140ABA"/>
    <w:rsid w:val="00142FD3"/>
    <w:rsid w:val="00155ACD"/>
    <w:rsid w:val="00155D6C"/>
    <w:rsid w:val="0015743C"/>
    <w:rsid w:val="001577AB"/>
    <w:rsid w:val="001615D7"/>
    <w:rsid w:val="00162081"/>
    <w:rsid w:val="00170130"/>
    <w:rsid w:val="00171597"/>
    <w:rsid w:val="001731F9"/>
    <w:rsid w:val="001739FA"/>
    <w:rsid w:val="00173CE6"/>
    <w:rsid w:val="00174BD1"/>
    <w:rsid w:val="00175D42"/>
    <w:rsid w:val="0018018E"/>
    <w:rsid w:val="00181190"/>
    <w:rsid w:val="0018439C"/>
    <w:rsid w:val="00192F5C"/>
    <w:rsid w:val="0019624F"/>
    <w:rsid w:val="001A5583"/>
    <w:rsid w:val="001A785A"/>
    <w:rsid w:val="001B2176"/>
    <w:rsid w:val="001B4EFD"/>
    <w:rsid w:val="001B5BA4"/>
    <w:rsid w:val="001B6559"/>
    <w:rsid w:val="001C18CE"/>
    <w:rsid w:val="001D5E17"/>
    <w:rsid w:val="001E3C52"/>
    <w:rsid w:val="001E5412"/>
    <w:rsid w:val="001E5E6C"/>
    <w:rsid w:val="001F0E8D"/>
    <w:rsid w:val="001F0FFE"/>
    <w:rsid w:val="001F20EE"/>
    <w:rsid w:val="001F362F"/>
    <w:rsid w:val="001F37E6"/>
    <w:rsid w:val="001F3D98"/>
    <w:rsid w:val="001F574A"/>
    <w:rsid w:val="001F6F8D"/>
    <w:rsid w:val="001F7E44"/>
    <w:rsid w:val="00200E53"/>
    <w:rsid w:val="00201175"/>
    <w:rsid w:val="00202608"/>
    <w:rsid w:val="00206039"/>
    <w:rsid w:val="002108CC"/>
    <w:rsid w:val="00213E8E"/>
    <w:rsid w:val="002154D5"/>
    <w:rsid w:val="00216C55"/>
    <w:rsid w:val="00217449"/>
    <w:rsid w:val="00222F6D"/>
    <w:rsid w:val="002241A5"/>
    <w:rsid w:val="00224E10"/>
    <w:rsid w:val="002252BA"/>
    <w:rsid w:val="00232A1A"/>
    <w:rsid w:val="00237C30"/>
    <w:rsid w:val="002420D2"/>
    <w:rsid w:val="00242F10"/>
    <w:rsid w:val="00243047"/>
    <w:rsid w:val="00245AF0"/>
    <w:rsid w:val="00251B09"/>
    <w:rsid w:val="00252C20"/>
    <w:rsid w:val="002532A8"/>
    <w:rsid w:val="002562A4"/>
    <w:rsid w:val="00257DE5"/>
    <w:rsid w:val="002611B3"/>
    <w:rsid w:val="002615BC"/>
    <w:rsid w:val="00262721"/>
    <w:rsid w:val="002641C7"/>
    <w:rsid w:val="0026446F"/>
    <w:rsid w:val="00264637"/>
    <w:rsid w:val="002710BB"/>
    <w:rsid w:val="002719D2"/>
    <w:rsid w:val="00271E1D"/>
    <w:rsid w:val="00274618"/>
    <w:rsid w:val="00274F79"/>
    <w:rsid w:val="00277212"/>
    <w:rsid w:val="00280F1A"/>
    <w:rsid w:val="0028466E"/>
    <w:rsid w:val="00284AFC"/>
    <w:rsid w:val="00284C8F"/>
    <w:rsid w:val="00285A7C"/>
    <w:rsid w:val="00287573"/>
    <w:rsid w:val="002878B9"/>
    <w:rsid w:val="00291F72"/>
    <w:rsid w:val="00295ED5"/>
    <w:rsid w:val="002A1004"/>
    <w:rsid w:val="002A199B"/>
    <w:rsid w:val="002A1DF3"/>
    <w:rsid w:val="002A3F41"/>
    <w:rsid w:val="002A5D5F"/>
    <w:rsid w:val="002A6A1F"/>
    <w:rsid w:val="002B0A9B"/>
    <w:rsid w:val="002B15AE"/>
    <w:rsid w:val="002B2393"/>
    <w:rsid w:val="002B3672"/>
    <w:rsid w:val="002B4F6F"/>
    <w:rsid w:val="002C131A"/>
    <w:rsid w:val="002C3B42"/>
    <w:rsid w:val="002C533D"/>
    <w:rsid w:val="002C586B"/>
    <w:rsid w:val="002D0D5B"/>
    <w:rsid w:val="002D1475"/>
    <w:rsid w:val="002D35DA"/>
    <w:rsid w:val="002D3B76"/>
    <w:rsid w:val="002D3BA6"/>
    <w:rsid w:val="002D4146"/>
    <w:rsid w:val="002D680A"/>
    <w:rsid w:val="002D7DB8"/>
    <w:rsid w:val="002E3676"/>
    <w:rsid w:val="002E64B6"/>
    <w:rsid w:val="002E7879"/>
    <w:rsid w:val="002E7941"/>
    <w:rsid w:val="002F377F"/>
    <w:rsid w:val="002F40A7"/>
    <w:rsid w:val="002F666D"/>
    <w:rsid w:val="002F6775"/>
    <w:rsid w:val="00301FFD"/>
    <w:rsid w:val="003044D3"/>
    <w:rsid w:val="003051D0"/>
    <w:rsid w:val="00306026"/>
    <w:rsid w:val="0031246A"/>
    <w:rsid w:val="00312F2B"/>
    <w:rsid w:val="00314D52"/>
    <w:rsid w:val="00314EC3"/>
    <w:rsid w:val="0031774C"/>
    <w:rsid w:val="0032018D"/>
    <w:rsid w:val="00320F01"/>
    <w:rsid w:val="003247CA"/>
    <w:rsid w:val="003247CD"/>
    <w:rsid w:val="00324B3A"/>
    <w:rsid w:val="0033152E"/>
    <w:rsid w:val="0033165B"/>
    <w:rsid w:val="00337397"/>
    <w:rsid w:val="00340CE9"/>
    <w:rsid w:val="00344BA0"/>
    <w:rsid w:val="0034663A"/>
    <w:rsid w:val="003500C8"/>
    <w:rsid w:val="003509BC"/>
    <w:rsid w:val="00350A8C"/>
    <w:rsid w:val="00351525"/>
    <w:rsid w:val="00351B81"/>
    <w:rsid w:val="00353C3B"/>
    <w:rsid w:val="0035603C"/>
    <w:rsid w:val="00356A28"/>
    <w:rsid w:val="00357343"/>
    <w:rsid w:val="00363397"/>
    <w:rsid w:val="003670C9"/>
    <w:rsid w:val="003677C0"/>
    <w:rsid w:val="00370D80"/>
    <w:rsid w:val="00371157"/>
    <w:rsid w:val="003715CF"/>
    <w:rsid w:val="00372700"/>
    <w:rsid w:val="00376EAA"/>
    <w:rsid w:val="003809C0"/>
    <w:rsid w:val="00381C81"/>
    <w:rsid w:val="003834E9"/>
    <w:rsid w:val="003850E9"/>
    <w:rsid w:val="00385341"/>
    <w:rsid w:val="003856C3"/>
    <w:rsid w:val="00386209"/>
    <w:rsid w:val="0038684E"/>
    <w:rsid w:val="0039142A"/>
    <w:rsid w:val="00391C73"/>
    <w:rsid w:val="00392915"/>
    <w:rsid w:val="00394945"/>
    <w:rsid w:val="00394C8C"/>
    <w:rsid w:val="003963DE"/>
    <w:rsid w:val="003A53FA"/>
    <w:rsid w:val="003B3641"/>
    <w:rsid w:val="003B5B3C"/>
    <w:rsid w:val="003B675E"/>
    <w:rsid w:val="003B68B3"/>
    <w:rsid w:val="003C2F77"/>
    <w:rsid w:val="003C42AA"/>
    <w:rsid w:val="003C7B7A"/>
    <w:rsid w:val="003D276E"/>
    <w:rsid w:val="003D2DE6"/>
    <w:rsid w:val="003D349A"/>
    <w:rsid w:val="003D4BF8"/>
    <w:rsid w:val="003D5183"/>
    <w:rsid w:val="003D5350"/>
    <w:rsid w:val="003E0030"/>
    <w:rsid w:val="003E1E09"/>
    <w:rsid w:val="003E22AB"/>
    <w:rsid w:val="003F064C"/>
    <w:rsid w:val="003F1C6F"/>
    <w:rsid w:val="003F49BD"/>
    <w:rsid w:val="003F6A76"/>
    <w:rsid w:val="00400321"/>
    <w:rsid w:val="0040359C"/>
    <w:rsid w:val="004038A0"/>
    <w:rsid w:val="004115C0"/>
    <w:rsid w:val="00412C49"/>
    <w:rsid w:val="00415FD0"/>
    <w:rsid w:val="00417EC3"/>
    <w:rsid w:val="004262C2"/>
    <w:rsid w:val="00430CEA"/>
    <w:rsid w:val="00432098"/>
    <w:rsid w:val="0043390E"/>
    <w:rsid w:val="0043422C"/>
    <w:rsid w:val="00435279"/>
    <w:rsid w:val="00440841"/>
    <w:rsid w:val="004416EA"/>
    <w:rsid w:val="004507D3"/>
    <w:rsid w:val="004510F5"/>
    <w:rsid w:val="00452004"/>
    <w:rsid w:val="00453B04"/>
    <w:rsid w:val="00454C3D"/>
    <w:rsid w:val="0046104A"/>
    <w:rsid w:val="00461C19"/>
    <w:rsid w:val="00462AC1"/>
    <w:rsid w:val="0046705B"/>
    <w:rsid w:val="00470951"/>
    <w:rsid w:val="004737C4"/>
    <w:rsid w:val="004740B6"/>
    <w:rsid w:val="00474509"/>
    <w:rsid w:val="00474A7A"/>
    <w:rsid w:val="00475987"/>
    <w:rsid w:val="00477D56"/>
    <w:rsid w:val="0048031E"/>
    <w:rsid w:val="004809EE"/>
    <w:rsid w:val="00483E28"/>
    <w:rsid w:val="00486F0B"/>
    <w:rsid w:val="004916D7"/>
    <w:rsid w:val="004944D6"/>
    <w:rsid w:val="004948E2"/>
    <w:rsid w:val="0049512C"/>
    <w:rsid w:val="004973B8"/>
    <w:rsid w:val="004A1BEB"/>
    <w:rsid w:val="004A264A"/>
    <w:rsid w:val="004A3604"/>
    <w:rsid w:val="004A5C7F"/>
    <w:rsid w:val="004A6E7F"/>
    <w:rsid w:val="004B0BC2"/>
    <w:rsid w:val="004B1012"/>
    <w:rsid w:val="004B26A2"/>
    <w:rsid w:val="004B2BB6"/>
    <w:rsid w:val="004B4582"/>
    <w:rsid w:val="004B62FE"/>
    <w:rsid w:val="004B7BD2"/>
    <w:rsid w:val="004B7E34"/>
    <w:rsid w:val="004C10FA"/>
    <w:rsid w:val="004C23D9"/>
    <w:rsid w:val="004C2C61"/>
    <w:rsid w:val="004C644A"/>
    <w:rsid w:val="004C75DC"/>
    <w:rsid w:val="004C7AA3"/>
    <w:rsid w:val="004D1CE3"/>
    <w:rsid w:val="004D287C"/>
    <w:rsid w:val="004E049F"/>
    <w:rsid w:val="004E112A"/>
    <w:rsid w:val="004E230B"/>
    <w:rsid w:val="004E5F88"/>
    <w:rsid w:val="004E6BFB"/>
    <w:rsid w:val="004F0A7F"/>
    <w:rsid w:val="004F40C1"/>
    <w:rsid w:val="004F52DC"/>
    <w:rsid w:val="004F681D"/>
    <w:rsid w:val="005012B0"/>
    <w:rsid w:val="00503CA1"/>
    <w:rsid w:val="00504A69"/>
    <w:rsid w:val="00504DD3"/>
    <w:rsid w:val="00506345"/>
    <w:rsid w:val="00506446"/>
    <w:rsid w:val="0051084F"/>
    <w:rsid w:val="00513D83"/>
    <w:rsid w:val="00514ADB"/>
    <w:rsid w:val="00520412"/>
    <w:rsid w:val="0052091E"/>
    <w:rsid w:val="005222CB"/>
    <w:rsid w:val="0052417A"/>
    <w:rsid w:val="00527019"/>
    <w:rsid w:val="00527ACC"/>
    <w:rsid w:val="00530F4C"/>
    <w:rsid w:val="00531044"/>
    <w:rsid w:val="005340A2"/>
    <w:rsid w:val="0053430F"/>
    <w:rsid w:val="00536AA4"/>
    <w:rsid w:val="00541293"/>
    <w:rsid w:val="005424BE"/>
    <w:rsid w:val="005437EB"/>
    <w:rsid w:val="00551599"/>
    <w:rsid w:val="00552A3E"/>
    <w:rsid w:val="00555884"/>
    <w:rsid w:val="00562BA8"/>
    <w:rsid w:val="00567464"/>
    <w:rsid w:val="005678C7"/>
    <w:rsid w:val="00570A82"/>
    <w:rsid w:val="00572B72"/>
    <w:rsid w:val="00573417"/>
    <w:rsid w:val="00573B76"/>
    <w:rsid w:val="0057406C"/>
    <w:rsid w:val="00574E6A"/>
    <w:rsid w:val="00580913"/>
    <w:rsid w:val="005813CE"/>
    <w:rsid w:val="005821CB"/>
    <w:rsid w:val="0058358B"/>
    <w:rsid w:val="005877FC"/>
    <w:rsid w:val="0059070E"/>
    <w:rsid w:val="00592625"/>
    <w:rsid w:val="00594C36"/>
    <w:rsid w:val="005958F5"/>
    <w:rsid w:val="00596CDF"/>
    <w:rsid w:val="005A012D"/>
    <w:rsid w:val="005B0163"/>
    <w:rsid w:val="005B060B"/>
    <w:rsid w:val="005B2CD7"/>
    <w:rsid w:val="005C00DB"/>
    <w:rsid w:val="005C08A5"/>
    <w:rsid w:val="005C3844"/>
    <w:rsid w:val="005C4233"/>
    <w:rsid w:val="005C5038"/>
    <w:rsid w:val="005C73C7"/>
    <w:rsid w:val="005D2752"/>
    <w:rsid w:val="005D2B30"/>
    <w:rsid w:val="005D30D4"/>
    <w:rsid w:val="005D3251"/>
    <w:rsid w:val="005D55BB"/>
    <w:rsid w:val="005D65F6"/>
    <w:rsid w:val="005E1E03"/>
    <w:rsid w:val="005E2016"/>
    <w:rsid w:val="005E23CD"/>
    <w:rsid w:val="005E2724"/>
    <w:rsid w:val="005E3E55"/>
    <w:rsid w:val="005E3EEA"/>
    <w:rsid w:val="005E68FF"/>
    <w:rsid w:val="005E6939"/>
    <w:rsid w:val="005F178B"/>
    <w:rsid w:val="005F4CDC"/>
    <w:rsid w:val="006016EB"/>
    <w:rsid w:val="006019F9"/>
    <w:rsid w:val="00601C19"/>
    <w:rsid w:val="00605485"/>
    <w:rsid w:val="00605944"/>
    <w:rsid w:val="006063D0"/>
    <w:rsid w:val="006066A3"/>
    <w:rsid w:val="00611910"/>
    <w:rsid w:val="00611994"/>
    <w:rsid w:val="00612E15"/>
    <w:rsid w:val="00613F4A"/>
    <w:rsid w:val="00614268"/>
    <w:rsid w:val="00616C4D"/>
    <w:rsid w:val="00617B42"/>
    <w:rsid w:val="006200D7"/>
    <w:rsid w:val="00621244"/>
    <w:rsid w:val="00622308"/>
    <w:rsid w:val="006227B1"/>
    <w:rsid w:val="00622990"/>
    <w:rsid w:val="00631115"/>
    <w:rsid w:val="00631620"/>
    <w:rsid w:val="00632F51"/>
    <w:rsid w:val="00632F73"/>
    <w:rsid w:val="00634F3B"/>
    <w:rsid w:val="006411CF"/>
    <w:rsid w:val="00641C71"/>
    <w:rsid w:val="006423F2"/>
    <w:rsid w:val="0064300C"/>
    <w:rsid w:val="00644727"/>
    <w:rsid w:val="00645ECF"/>
    <w:rsid w:val="00654F37"/>
    <w:rsid w:val="00661E78"/>
    <w:rsid w:val="00663AF7"/>
    <w:rsid w:val="00667362"/>
    <w:rsid w:val="00674FED"/>
    <w:rsid w:val="0068226F"/>
    <w:rsid w:val="00682CBA"/>
    <w:rsid w:val="00683EEF"/>
    <w:rsid w:val="006843C1"/>
    <w:rsid w:val="00685D72"/>
    <w:rsid w:val="00685FB2"/>
    <w:rsid w:val="00686B8B"/>
    <w:rsid w:val="0069288C"/>
    <w:rsid w:val="00692EDF"/>
    <w:rsid w:val="006930E5"/>
    <w:rsid w:val="006974BE"/>
    <w:rsid w:val="00697E29"/>
    <w:rsid w:val="006A156C"/>
    <w:rsid w:val="006A57F1"/>
    <w:rsid w:val="006A722E"/>
    <w:rsid w:val="006B0379"/>
    <w:rsid w:val="006B0F22"/>
    <w:rsid w:val="006B4081"/>
    <w:rsid w:val="006C0044"/>
    <w:rsid w:val="006C02B8"/>
    <w:rsid w:val="006C0E98"/>
    <w:rsid w:val="006C3AC7"/>
    <w:rsid w:val="006C48DE"/>
    <w:rsid w:val="006C5D16"/>
    <w:rsid w:val="006C7335"/>
    <w:rsid w:val="006C7406"/>
    <w:rsid w:val="006D21DC"/>
    <w:rsid w:val="006D4D01"/>
    <w:rsid w:val="006D5B41"/>
    <w:rsid w:val="006D7492"/>
    <w:rsid w:val="006D7CAB"/>
    <w:rsid w:val="006E01A0"/>
    <w:rsid w:val="006E1FC1"/>
    <w:rsid w:val="006F0652"/>
    <w:rsid w:val="006F20E1"/>
    <w:rsid w:val="006F2C70"/>
    <w:rsid w:val="006F6985"/>
    <w:rsid w:val="0070354F"/>
    <w:rsid w:val="007108CC"/>
    <w:rsid w:val="00710DA4"/>
    <w:rsid w:val="0071235D"/>
    <w:rsid w:val="00714442"/>
    <w:rsid w:val="00714CBC"/>
    <w:rsid w:val="00714DAD"/>
    <w:rsid w:val="007167EB"/>
    <w:rsid w:val="007173D1"/>
    <w:rsid w:val="0071761E"/>
    <w:rsid w:val="00717DEA"/>
    <w:rsid w:val="00720306"/>
    <w:rsid w:val="00723136"/>
    <w:rsid w:val="00724A25"/>
    <w:rsid w:val="00727B75"/>
    <w:rsid w:val="00734067"/>
    <w:rsid w:val="0073649C"/>
    <w:rsid w:val="00741AFE"/>
    <w:rsid w:val="00743217"/>
    <w:rsid w:val="0074375C"/>
    <w:rsid w:val="00743CF8"/>
    <w:rsid w:val="007440A3"/>
    <w:rsid w:val="0074424A"/>
    <w:rsid w:val="00746633"/>
    <w:rsid w:val="007470BB"/>
    <w:rsid w:val="00751673"/>
    <w:rsid w:val="00752A67"/>
    <w:rsid w:val="00753CFA"/>
    <w:rsid w:val="00755170"/>
    <w:rsid w:val="007551EC"/>
    <w:rsid w:val="00755865"/>
    <w:rsid w:val="00756D69"/>
    <w:rsid w:val="00761EF6"/>
    <w:rsid w:val="007635A5"/>
    <w:rsid w:val="0076441C"/>
    <w:rsid w:val="00765F67"/>
    <w:rsid w:val="00771250"/>
    <w:rsid w:val="007741AF"/>
    <w:rsid w:val="007755D6"/>
    <w:rsid w:val="007756F6"/>
    <w:rsid w:val="00775929"/>
    <w:rsid w:val="00776799"/>
    <w:rsid w:val="00777B2F"/>
    <w:rsid w:val="00780478"/>
    <w:rsid w:val="00785B34"/>
    <w:rsid w:val="0078718F"/>
    <w:rsid w:val="00792D5F"/>
    <w:rsid w:val="007939D2"/>
    <w:rsid w:val="00793E1C"/>
    <w:rsid w:val="00795EB8"/>
    <w:rsid w:val="00797224"/>
    <w:rsid w:val="00797290"/>
    <w:rsid w:val="007975E6"/>
    <w:rsid w:val="00797860"/>
    <w:rsid w:val="007A04F9"/>
    <w:rsid w:val="007A12AF"/>
    <w:rsid w:val="007A4603"/>
    <w:rsid w:val="007A7BEE"/>
    <w:rsid w:val="007B087F"/>
    <w:rsid w:val="007B2CB9"/>
    <w:rsid w:val="007B4246"/>
    <w:rsid w:val="007B4BEA"/>
    <w:rsid w:val="007B645E"/>
    <w:rsid w:val="007C12FC"/>
    <w:rsid w:val="007C1E3A"/>
    <w:rsid w:val="007C22ED"/>
    <w:rsid w:val="007C24A3"/>
    <w:rsid w:val="007C256A"/>
    <w:rsid w:val="007C3A8E"/>
    <w:rsid w:val="007D060B"/>
    <w:rsid w:val="007D0B8D"/>
    <w:rsid w:val="007D0D8F"/>
    <w:rsid w:val="007D19B2"/>
    <w:rsid w:val="007D2DD3"/>
    <w:rsid w:val="007D486A"/>
    <w:rsid w:val="007D4896"/>
    <w:rsid w:val="007D726A"/>
    <w:rsid w:val="007E06FC"/>
    <w:rsid w:val="007E26E9"/>
    <w:rsid w:val="007E32B3"/>
    <w:rsid w:val="007E588B"/>
    <w:rsid w:val="007E7E4E"/>
    <w:rsid w:val="007E7E9B"/>
    <w:rsid w:val="007F3E17"/>
    <w:rsid w:val="007F57DC"/>
    <w:rsid w:val="007F7DAC"/>
    <w:rsid w:val="00804C36"/>
    <w:rsid w:val="00805C09"/>
    <w:rsid w:val="00807045"/>
    <w:rsid w:val="0080711A"/>
    <w:rsid w:val="008136DD"/>
    <w:rsid w:val="008142A1"/>
    <w:rsid w:val="00815AA1"/>
    <w:rsid w:val="0081628C"/>
    <w:rsid w:val="00820127"/>
    <w:rsid w:val="0082120B"/>
    <w:rsid w:val="00821E87"/>
    <w:rsid w:val="00821F42"/>
    <w:rsid w:val="0082448D"/>
    <w:rsid w:val="00827FE3"/>
    <w:rsid w:val="008353B6"/>
    <w:rsid w:val="008366CE"/>
    <w:rsid w:val="00837191"/>
    <w:rsid w:val="00841186"/>
    <w:rsid w:val="0084195D"/>
    <w:rsid w:val="008459F6"/>
    <w:rsid w:val="00846DE1"/>
    <w:rsid w:val="00847582"/>
    <w:rsid w:val="00847E91"/>
    <w:rsid w:val="00847EF3"/>
    <w:rsid w:val="0085268F"/>
    <w:rsid w:val="00853177"/>
    <w:rsid w:val="008531D0"/>
    <w:rsid w:val="008536B7"/>
    <w:rsid w:val="008540F3"/>
    <w:rsid w:val="00857939"/>
    <w:rsid w:val="00860E60"/>
    <w:rsid w:val="008610D9"/>
    <w:rsid w:val="00861BF8"/>
    <w:rsid w:val="008639C9"/>
    <w:rsid w:val="00865861"/>
    <w:rsid w:val="008715CE"/>
    <w:rsid w:val="00873A16"/>
    <w:rsid w:val="008748FA"/>
    <w:rsid w:val="00886660"/>
    <w:rsid w:val="00890DB2"/>
    <w:rsid w:val="008941C5"/>
    <w:rsid w:val="00894E3E"/>
    <w:rsid w:val="0089560F"/>
    <w:rsid w:val="008A1CAE"/>
    <w:rsid w:val="008A5B91"/>
    <w:rsid w:val="008A7891"/>
    <w:rsid w:val="008A7F5C"/>
    <w:rsid w:val="008B05CC"/>
    <w:rsid w:val="008B0A61"/>
    <w:rsid w:val="008B220B"/>
    <w:rsid w:val="008B43A4"/>
    <w:rsid w:val="008B65AE"/>
    <w:rsid w:val="008C10F1"/>
    <w:rsid w:val="008C2173"/>
    <w:rsid w:val="008C23D7"/>
    <w:rsid w:val="008C66E3"/>
    <w:rsid w:val="008D0B8D"/>
    <w:rsid w:val="008D199F"/>
    <w:rsid w:val="008D3743"/>
    <w:rsid w:val="008D3813"/>
    <w:rsid w:val="008D6F5F"/>
    <w:rsid w:val="008E429B"/>
    <w:rsid w:val="008E4542"/>
    <w:rsid w:val="008E7A13"/>
    <w:rsid w:val="008F1900"/>
    <w:rsid w:val="008F2201"/>
    <w:rsid w:val="008F27E0"/>
    <w:rsid w:val="008F39B8"/>
    <w:rsid w:val="00900C86"/>
    <w:rsid w:val="00901093"/>
    <w:rsid w:val="0090193D"/>
    <w:rsid w:val="00906E70"/>
    <w:rsid w:val="00910674"/>
    <w:rsid w:val="009119ED"/>
    <w:rsid w:val="00915BCF"/>
    <w:rsid w:val="0092041F"/>
    <w:rsid w:val="00924BB4"/>
    <w:rsid w:val="00925E2D"/>
    <w:rsid w:val="00926632"/>
    <w:rsid w:val="00927AD7"/>
    <w:rsid w:val="009317E9"/>
    <w:rsid w:val="00936A38"/>
    <w:rsid w:val="009379DB"/>
    <w:rsid w:val="00937BB9"/>
    <w:rsid w:val="009410F5"/>
    <w:rsid w:val="00941530"/>
    <w:rsid w:val="00941E17"/>
    <w:rsid w:val="009430FF"/>
    <w:rsid w:val="009437C6"/>
    <w:rsid w:val="00944713"/>
    <w:rsid w:val="00944922"/>
    <w:rsid w:val="00944ED1"/>
    <w:rsid w:val="00946688"/>
    <w:rsid w:val="009476BF"/>
    <w:rsid w:val="00955A9A"/>
    <w:rsid w:val="009564C7"/>
    <w:rsid w:val="00960A34"/>
    <w:rsid w:val="0096419A"/>
    <w:rsid w:val="00972766"/>
    <w:rsid w:val="009727B8"/>
    <w:rsid w:val="00973822"/>
    <w:rsid w:val="0097558E"/>
    <w:rsid w:val="009764A9"/>
    <w:rsid w:val="00976637"/>
    <w:rsid w:val="00980FB6"/>
    <w:rsid w:val="00981F4E"/>
    <w:rsid w:val="00982535"/>
    <w:rsid w:val="009842F7"/>
    <w:rsid w:val="00992035"/>
    <w:rsid w:val="00992EF8"/>
    <w:rsid w:val="009A059F"/>
    <w:rsid w:val="009A1F14"/>
    <w:rsid w:val="009A3318"/>
    <w:rsid w:val="009A5369"/>
    <w:rsid w:val="009A698F"/>
    <w:rsid w:val="009A6F10"/>
    <w:rsid w:val="009A799A"/>
    <w:rsid w:val="009B12F3"/>
    <w:rsid w:val="009B2AA4"/>
    <w:rsid w:val="009B2C03"/>
    <w:rsid w:val="009B5F64"/>
    <w:rsid w:val="009C1F4E"/>
    <w:rsid w:val="009C44B1"/>
    <w:rsid w:val="009C4B49"/>
    <w:rsid w:val="009C4F9A"/>
    <w:rsid w:val="009C6B70"/>
    <w:rsid w:val="009D0F10"/>
    <w:rsid w:val="009D300F"/>
    <w:rsid w:val="009D352C"/>
    <w:rsid w:val="009D53FC"/>
    <w:rsid w:val="009E0760"/>
    <w:rsid w:val="009E162C"/>
    <w:rsid w:val="009E2E57"/>
    <w:rsid w:val="009E3BB5"/>
    <w:rsid w:val="009E4D86"/>
    <w:rsid w:val="009E6B59"/>
    <w:rsid w:val="009F2090"/>
    <w:rsid w:val="009F3BFD"/>
    <w:rsid w:val="00A0027A"/>
    <w:rsid w:val="00A00AE7"/>
    <w:rsid w:val="00A02090"/>
    <w:rsid w:val="00A05D8F"/>
    <w:rsid w:val="00A07D19"/>
    <w:rsid w:val="00A10DBF"/>
    <w:rsid w:val="00A12015"/>
    <w:rsid w:val="00A16546"/>
    <w:rsid w:val="00A2307F"/>
    <w:rsid w:val="00A24BE2"/>
    <w:rsid w:val="00A24F9F"/>
    <w:rsid w:val="00A2734E"/>
    <w:rsid w:val="00A33A50"/>
    <w:rsid w:val="00A3438B"/>
    <w:rsid w:val="00A35766"/>
    <w:rsid w:val="00A36613"/>
    <w:rsid w:val="00A40621"/>
    <w:rsid w:val="00A42C60"/>
    <w:rsid w:val="00A437AB"/>
    <w:rsid w:val="00A44A18"/>
    <w:rsid w:val="00A46AEC"/>
    <w:rsid w:val="00A50ACC"/>
    <w:rsid w:val="00A51851"/>
    <w:rsid w:val="00A51943"/>
    <w:rsid w:val="00A51D87"/>
    <w:rsid w:val="00A5318E"/>
    <w:rsid w:val="00A55365"/>
    <w:rsid w:val="00A55444"/>
    <w:rsid w:val="00A6115B"/>
    <w:rsid w:val="00A64443"/>
    <w:rsid w:val="00A677BB"/>
    <w:rsid w:val="00A702F0"/>
    <w:rsid w:val="00A70722"/>
    <w:rsid w:val="00A742B3"/>
    <w:rsid w:val="00A75B9B"/>
    <w:rsid w:val="00A76E65"/>
    <w:rsid w:val="00A81137"/>
    <w:rsid w:val="00A816FC"/>
    <w:rsid w:val="00A87572"/>
    <w:rsid w:val="00A9074E"/>
    <w:rsid w:val="00A93DBB"/>
    <w:rsid w:val="00A97ED0"/>
    <w:rsid w:val="00AA01C1"/>
    <w:rsid w:val="00AA18EC"/>
    <w:rsid w:val="00AA664C"/>
    <w:rsid w:val="00AA767E"/>
    <w:rsid w:val="00AB1578"/>
    <w:rsid w:val="00AB4166"/>
    <w:rsid w:val="00AC0FFA"/>
    <w:rsid w:val="00AC2C0E"/>
    <w:rsid w:val="00AC348D"/>
    <w:rsid w:val="00AC4755"/>
    <w:rsid w:val="00AC4B5E"/>
    <w:rsid w:val="00AC5DE9"/>
    <w:rsid w:val="00AC65B1"/>
    <w:rsid w:val="00AD4FAE"/>
    <w:rsid w:val="00AD5A7C"/>
    <w:rsid w:val="00AD60F8"/>
    <w:rsid w:val="00AD6291"/>
    <w:rsid w:val="00AD67BC"/>
    <w:rsid w:val="00AE39CC"/>
    <w:rsid w:val="00AF1BB5"/>
    <w:rsid w:val="00AF2F95"/>
    <w:rsid w:val="00AF4004"/>
    <w:rsid w:val="00AF7F9C"/>
    <w:rsid w:val="00B02405"/>
    <w:rsid w:val="00B02E79"/>
    <w:rsid w:val="00B05397"/>
    <w:rsid w:val="00B06597"/>
    <w:rsid w:val="00B17F24"/>
    <w:rsid w:val="00B23304"/>
    <w:rsid w:val="00B273D8"/>
    <w:rsid w:val="00B27A2A"/>
    <w:rsid w:val="00B3200B"/>
    <w:rsid w:val="00B3213E"/>
    <w:rsid w:val="00B33471"/>
    <w:rsid w:val="00B34290"/>
    <w:rsid w:val="00B35C45"/>
    <w:rsid w:val="00B36093"/>
    <w:rsid w:val="00B401EA"/>
    <w:rsid w:val="00B4146E"/>
    <w:rsid w:val="00B4216F"/>
    <w:rsid w:val="00B429F3"/>
    <w:rsid w:val="00B43424"/>
    <w:rsid w:val="00B446FE"/>
    <w:rsid w:val="00B44CA5"/>
    <w:rsid w:val="00B47B99"/>
    <w:rsid w:val="00B51053"/>
    <w:rsid w:val="00B51352"/>
    <w:rsid w:val="00B52239"/>
    <w:rsid w:val="00B538B2"/>
    <w:rsid w:val="00B546B0"/>
    <w:rsid w:val="00B55F60"/>
    <w:rsid w:val="00B6238C"/>
    <w:rsid w:val="00B6413D"/>
    <w:rsid w:val="00B6647D"/>
    <w:rsid w:val="00B71552"/>
    <w:rsid w:val="00B71B4B"/>
    <w:rsid w:val="00B778B9"/>
    <w:rsid w:val="00B80D05"/>
    <w:rsid w:val="00B82CAC"/>
    <w:rsid w:val="00B82F48"/>
    <w:rsid w:val="00B83114"/>
    <w:rsid w:val="00B867D6"/>
    <w:rsid w:val="00BA2927"/>
    <w:rsid w:val="00BA2D4B"/>
    <w:rsid w:val="00BA3419"/>
    <w:rsid w:val="00BA49D1"/>
    <w:rsid w:val="00BA6ECD"/>
    <w:rsid w:val="00BA6FA0"/>
    <w:rsid w:val="00BB0C44"/>
    <w:rsid w:val="00BB2767"/>
    <w:rsid w:val="00BB4010"/>
    <w:rsid w:val="00BB5003"/>
    <w:rsid w:val="00BC2F64"/>
    <w:rsid w:val="00BC3F9B"/>
    <w:rsid w:val="00BC6F83"/>
    <w:rsid w:val="00BC73EF"/>
    <w:rsid w:val="00BC7549"/>
    <w:rsid w:val="00BC7EE1"/>
    <w:rsid w:val="00BD71C5"/>
    <w:rsid w:val="00BD7DA4"/>
    <w:rsid w:val="00BE0421"/>
    <w:rsid w:val="00BE3F84"/>
    <w:rsid w:val="00BE5A88"/>
    <w:rsid w:val="00BE7615"/>
    <w:rsid w:val="00BE794E"/>
    <w:rsid w:val="00BE7F99"/>
    <w:rsid w:val="00BF2635"/>
    <w:rsid w:val="00BF34F5"/>
    <w:rsid w:val="00BF530C"/>
    <w:rsid w:val="00BF5C62"/>
    <w:rsid w:val="00C00AE5"/>
    <w:rsid w:val="00C04EA8"/>
    <w:rsid w:val="00C06085"/>
    <w:rsid w:val="00C060F0"/>
    <w:rsid w:val="00C06AE0"/>
    <w:rsid w:val="00C072DB"/>
    <w:rsid w:val="00C07DE6"/>
    <w:rsid w:val="00C107D2"/>
    <w:rsid w:val="00C107D9"/>
    <w:rsid w:val="00C13757"/>
    <w:rsid w:val="00C14210"/>
    <w:rsid w:val="00C173DB"/>
    <w:rsid w:val="00C175DF"/>
    <w:rsid w:val="00C2071F"/>
    <w:rsid w:val="00C2497D"/>
    <w:rsid w:val="00C30FB6"/>
    <w:rsid w:val="00C30FDD"/>
    <w:rsid w:val="00C34B93"/>
    <w:rsid w:val="00C35471"/>
    <w:rsid w:val="00C367B7"/>
    <w:rsid w:val="00C36879"/>
    <w:rsid w:val="00C42195"/>
    <w:rsid w:val="00C477A7"/>
    <w:rsid w:val="00C50874"/>
    <w:rsid w:val="00C50E08"/>
    <w:rsid w:val="00C51617"/>
    <w:rsid w:val="00C56EAA"/>
    <w:rsid w:val="00C5702B"/>
    <w:rsid w:val="00C60365"/>
    <w:rsid w:val="00C6068F"/>
    <w:rsid w:val="00C62CBF"/>
    <w:rsid w:val="00C64D2A"/>
    <w:rsid w:val="00C64E39"/>
    <w:rsid w:val="00C65399"/>
    <w:rsid w:val="00C65957"/>
    <w:rsid w:val="00C66EAB"/>
    <w:rsid w:val="00C67305"/>
    <w:rsid w:val="00C6783F"/>
    <w:rsid w:val="00C67EFC"/>
    <w:rsid w:val="00C70352"/>
    <w:rsid w:val="00C70E35"/>
    <w:rsid w:val="00C71EA2"/>
    <w:rsid w:val="00C73E32"/>
    <w:rsid w:val="00C762B5"/>
    <w:rsid w:val="00C874DA"/>
    <w:rsid w:val="00C93ACD"/>
    <w:rsid w:val="00CA129C"/>
    <w:rsid w:val="00CA1A3D"/>
    <w:rsid w:val="00CA1FA3"/>
    <w:rsid w:val="00CA236D"/>
    <w:rsid w:val="00CA2CCA"/>
    <w:rsid w:val="00CA4053"/>
    <w:rsid w:val="00CA58DF"/>
    <w:rsid w:val="00CA6C34"/>
    <w:rsid w:val="00CB146D"/>
    <w:rsid w:val="00CB3D99"/>
    <w:rsid w:val="00CB3DB8"/>
    <w:rsid w:val="00CB7159"/>
    <w:rsid w:val="00CC211E"/>
    <w:rsid w:val="00CC2F36"/>
    <w:rsid w:val="00CC3614"/>
    <w:rsid w:val="00CC4BD7"/>
    <w:rsid w:val="00CC6058"/>
    <w:rsid w:val="00CC6E96"/>
    <w:rsid w:val="00CD394A"/>
    <w:rsid w:val="00CD3EBD"/>
    <w:rsid w:val="00CD4F1F"/>
    <w:rsid w:val="00CD7D13"/>
    <w:rsid w:val="00CE2183"/>
    <w:rsid w:val="00CE2409"/>
    <w:rsid w:val="00CE33A8"/>
    <w:rsid w:val="00CE3B8E"/>
    <w:rsid w:val="00CE3C71"/>
    <w:rsid w:val="00CE4301"/>
    <w:rsid w:val="00CE4AF0"/>
    <w:rsid w:val="00CE6EA5"/>
    <w:rsid w:val="00CF6791"/>
    <w:rsid w:val="00D01766"/>
    <w:rsid w:val="00D05A28"/>
    <w:rsid w:val="00D06E4B"/>
    <w:rsid w:val="00D11495"/>
    <w:rsid w:val="00D165AA"/>
    <w:rsid w:val="00D16640"/>
    <w:rsid w:val="00D17E5B"/>
    <w:rsid w:val="00D2673F"/>
    <w:rsid w:val="00D3186F"/>
    <w:rsid w:val="00D32BE4"/>
    <w:rsid w:val="00D35026"/>
    <w:rsid w:val="00D353F2"/>
    <w:rsid w:val="00D363E5"/>
    <w:rsid w:val="00D430F6"/>
    <w:rsid w:val="00D462C2"/>
    <w:rsid w:val="00D47F2D"/>
    <w:rsid w:val="00D508F3"/>
    <w:rsid w:val="00D50B07"/>
    <w:rsid w:val="00D53733"/>
    <w:rsid w:val="00D53C96"/>
    <w:rsid w:val="00D56CD8"/>
    <w:rsid w:val="00D62DB5"/>
    <w:rsid w:val="00D65404"/>
    <w:rsid w:val="00D65CD2"/>
    <w:rsid w:val="00D67071"/>
    <w:rsid w:val="00D77E2E"/>
    <w:rsid w:val="00D81ED4"/>
    <w:rsid w:val="00D82516"/>
    <w:rsid w:val="00D83CD6"/>
    <w:rsid w:val="00D84532"/>
    <w:rsid w:val="00D86D3C"/>
    <w:rsid w:val="00D87559"/>
    <w:rsid w:val="00D916A4"/>
    <w:rsid w:val="00DA0908"/>
    <w:rsid w:val="00DA23E0"/>
    <w:rsid w:val="00DA3A70"/>
    <w:rsid w:val="00DA3D14"/>
    <w:rsid w:val="00DA41D8"/>
    <w:rsid w:val="00DA7914"/>
    <w:rsid w:val="00DB17CA"/>
    <w:rsid w:val="00DB2B09"/>
    <w:rsid w:val="00DB44FE"/>
    <w:rsid w:val="00DB49D1"/>
    <w:rsid w:val="00DB4E0C"/>
    <w:rsid w:val="00DB5125"/>
    <w:rsid w:val="00DB5FCC"/>
    <w:rsid w:val="00DC0505"/>
    <w:rsid w:val="00DC20F2"/>
    <w:rsid w:val="00DC242D"/>
    <w:rsid w:val="00DC5D69"/>
    <w:rsid w:val="00DC7484"/>
    <w:rsid w:val="00DD256B"/>
    <w:rsid w:val="00DD2B0C"/>
    <w:rsid w:val="00DD2DEB"/>
    <w:rsid w:val="00DD4EBD"/>
    <w:rsid w:val="00DD62D0"/>
    <w:rsid w:val="00DE0768"/>
    <w:rsid w:val="00DE0AD3"/>
    <w:rsid w:val="00DE3113"/>
    <w:rsid w:val="00DE4647"/>
    <w:rsid w:val="00DE6509"/>
    <w:rsid w:val="00DF1740"/>
    <w:rsid w:val="00DF6544"/>
    <w:rsid w:val="00DF6ADD"/>
    <w:rsid w:val="00E00E2C"/>
    <w:rsid w:val="00E00F00"/>
    <w:rsid w:val="00E074BC"/>
    <w:rsid w:val="00E12FCC"/>
    <w:rsid w:val="00E1414A"/>
    <w:rsid w:val="00E224A4"/>
    <w:rsid w:val="00E22A79"/>
    <w:rsid w:val="00E23A7C"/>
    <w:rsid w:val="00E25F01"/>
    <w:rsid w:val="00E33458"/>
    <w:rsid w:val="00E336A6"/>
    <w:rsid w:val="00E33B46"/>
    <w:rsid w:val="00E36AEC"/>
    <w:rsid w:val="00E40256"/>
    <w:rsid w:val="00E419F7"/>
    <w:rsid w:val="00E41DC9"/>
    <w:rsid w:val="00E4295C"/>
    <w:rsid w:val="00E4422E"/>
    <w:rsid w:val="00E47FB6"/>
    <w:rsid w:val="00E510FF"/>
    <w:rsid w:val="00E52697"/>
    <w:rsid w:val="00E55A11"/>
    <w:rsid w:val="00E570A4"/>
    <w:rsid w:val="00E570BA"/>
    <w:rsid w:val="00E61ADA"/>
    <w:rsid w:val="00E6616C"/>
    <w:rsid w:val="00E702E9"/>
    <w:rsid w:val="00E70479"/>
    <w:rsid w:val="00E719F4"/>
    <w:rsid w:val="00E72366"/>
    <w:rsid w:val="00E756C6"/>
    <w:rsid w:val="00E76912"/>
    <w:rsid w:val="00E76D0C"/>
    <w:rsid w:val="00E779B8"/>
    <w:rsid w:val="00E829EB"/>
    <w:rsid w:val="00E8428D"/>
    <w:rsid w:val="00E9540C"/>
    <w:rsid w:val="00EA3EAE"/>
    <w:rsid w:val="00EB1719"/>
    <w:rsid w:val="00EB19D1"/>
    <w:rsid w:val="00EB27FA"/>
    <w:rsid w:val="00EB42BF"/>
    <w:rsid w:val="00EB6861"/>
    <w:rsid w:val="00EB6A58"/>
    <w:rsid w:val="00EC4D51"/>
    <w:rsid w:val="00EC7018"/>
    <w:rsid w:val="00EC7162"/>
    <w:rsid w:val="00ED0EBB"/>
    <w:rsid w:val="00ED2435"/>
    <w:rsid w:val="00ED6286"/>
    <w:rsid w:val="00EE0715"/>
    <w:rsid w:val="00EE198B"/>
    <w:rsid w:val="00EE19D8"/>
    <w:rsid w:val="00EE2A79"/>
    <w:rsid w:val="00EE35D0"/>
    <w:rsid w:val="00EE46D1"/>
    <w:rsid w:val="00EE4985"/>
    <w:rsid w:val="00EE567C"/>
    <w:rsid w:val="00EE7347"/>
    <w:rsid w:val="00EE77ED"/>
    <w:rsid w:val="00EF00B4"/>
    <w:rsid w:val="00EF0C30"/>
    <w:rsid w:val="00EF1254"/>
    <w:rsid w:val="00F00493"/>
    <w:rsid w:val="00F00B7C"/>
    <w:rsid w:val="00F03C64"/>
    <w:rsid w:val="00F12F4F"/>
    <w:rsid w:val="00F135C3"/>
    <w:rsid w:val="00F21C97"/>
    <w:rsid w:val="00F230AF"/>
    <w:rsid w:val="00F235B5"/>
    <w:rsid w:val="00F23B4A"/>
    <w:rsid w:val="00F25D56"/>
    <w:rsid w:val="00F44004"/>
    <w:rsid w:val="00F45CAA"/>
    <w:rsid w:val="00F50763"/>
    <w:rsid w:val="00F512AC"/>
    <w:rsid w:val="00F53F9A"/>
    <w:rsid w:val="00F541FA"/>
    <w:rsid w:val="00F5614E"/>
    <w:rsid w:val="00F6064D"/>
    <w:rsid w:val="00F60828"/>
    <w:rsid w:val="00F60BCC"/>
    <w:rsid w:val="00F6376C"/>
    <w:rsid w:val="00F725F3"/>
    <w:rsid w:val="00F72AD9"/>
    <w:rsid w:val="00F739C8"/>
    <w:rsid w:val="00F74FE8"/>
    <w:rsid w:val="00F81046"/>
    <w:rsid w:val="00F821B1"/>
    <w:rsid w:val="00F8787A"/>
    <w:rsid w:val="00F94543"/>
    <w:rsid w:val="00F95FBF"/>
    <w:rsid w:val="00F96DBC"/>
    <w:rsid w:val="00FA1346"/>
    <w:rsid w:val="00FA2F41"/>
    <w:rsid w:val="00FA777D"/>
    <w:rsid w:val="00FB2FA7"/>
    <w:rsid w:val="00FB3189"/>
    <w:rsid w:val="00FB3217"/>
    <w:rsid w:val="00FB3890"/>
    <w:rsid w:val="00FB50F9"/>
    <w:rsid w:val="00FB5D35"/>
    <w:rsid w:val="00FB74A8"/>
    <w:rsid w:val="00FC0300"/>
    <w:rsid w:val="00FC19B1"/>
    <w:rsid w:val="00FC25BE"/>
    <w:rsid w:val="00FC2A0E"/>
    <w:rsid w:val="00FC35CB"/>
    <w:rsid w:val="00FC7475"/>
    <w:rsid w:val="00FD1218"/>
    <w:rsid w:val="00FD3283"/>
    <w:rsid w:val="00FD3686"/>
    <w:rsid w:val="00FD380D"/>
    <w:rsid w:val="00FD3F8A"/>
    <w:rsid w:val="00FD55E5"/>
    <w:rsid w:val="00FE065B"/>
    <w:rsid w:val="00FE153B"/>
    <w:rsid w:val="00FE25BC"/>
    <w:rsid w:val="00FE3982"/>
    <w:rsid w:val="00FF011E"/>
    <w:rsid w:val="00FF36FB"/>
    <w:rsid w:val="00FF4C30"/>
    <w:rsid w:val="00FF6C82"/>
    <w:rsid w:val="5A9BF793"/>
    <w:rsid w:val="7FCE3D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DC01E6"/>
  <w15:docId w15:val="{BD9DB1D2-8E57-4D13-81EE-7A753A00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0C204F"/>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0C204F"/>
    <w:pPr>
      <w:keepNext/>
      <w:numPr>
        <w:ilvl w:val="2"/>
        <w:numId w:val="1"/>
      </w:numPr>
      <w:tabs>
        <w:tab w:val="clear" w:pos="-2606"/>
        <w:tab w:val="left" w:pos="-2600"/>
        <w:tab w:val="num" w:pos="1080"/>
      </w:tabs>
      <w:spacing w:before="480"/>
      <w:ind w:left="0"/>
      <w:outlineLvl w:val="2"/>
    </w:pPr>
    <w:rPr>
      <w:rFonts w:ascii="Arial Black" w:hAnsi="Arial Black"/>
      <w:sz w:val="22"/>
    </w:rPr>
  </w:style>
  <w:style w:type="paragraph" w:styleId="Heading5">
    <w:name w:val="heading 5"/>
    <w:basedOn w:val="Normal"/>
    <w:next w:val="Normal"/>
    <w:link w:val="Heading5Char"/>
    <w:uiPriority w:val="99"/>
    <w:qFormat/>
    <w:rsid w:val="00D353F2"/>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DB5FCC"/>
    <w:rPr>
      <w:rFonts w:cs="Times New Roman"/>
      <w:b/>
      <w:sz w:val="30"/>
    </w:rPr>
  </w:style>
  <w:style w:type="character" w:customStyle="1" w:styleId="Heading2Char">
    <w:name w:val="Heading 2 Char"/>
    <w:aliases w:val="h2 Char,h21 Char,h22 Char"/>
    <w:link w:val="Heading2"/>
    <w:uiPriority w:val="99"/>
    <w:rsid w:val="00665A55"/>
    <w:rPr>
      <w:rFonts w:ascii="Arial" w:hAnsi="Arial"/>
      <w:b/>
      <w:i/>
      <w:sz w:val="22"/>
    </w:rPr>
  </w:style>
  <w:style w:type="character" w:customStyle="1" w:styleId="Heading3Char">
    <w:name w:val="Heading 3 Char"/>
    <w:aliases w:val="h3 Char,h31 Char,h32 Char"/>
    <w:link w:val="Heading3"/>
    <w:uiPriority w:val="99"/>
    <w:rsid w:val="00B4146E"/>
    <w:rPr>
      <w:rFonts w:ascii="Arial Black" w:hAnsi="Arial Black"/>
      <w:sz w:val="22"/>
    </w:rPr>
  </w:style>
  <w:style w:type="character" w:customStyle="1" w:styleId="Heading5Char">
    <w:name w:val="Heading 5 Char"/>
    <w:link w:val="Heading5"/>
    <w:uiPriority w:val="9"/>
    <w:semiHidden/>
    <w:rsid w:val="00665A55"/>
    <w:rPr>
      <w:rFonts w:ascii="Calibri" w:eastAsia="Times New Roman"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character" w:customStyle="1" w:styleId="FooterChar">
    <w:name w:val="Footer Char"/>
    <w:link w:val="Footer"/>
    <w:uiPriority w:val="99"/>
    <w:rsid w:val="00371157"/>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num" w:pos="1800"/>
      </w:tabs>
      <w:ind w:left="1800"/>
    </w:pPr>
  </w:style>
  <w:style w:type="paragraph" w:styleId="CommentText">
    <w:name w:val="annotation text"/>
    <w:basedOn w:val="Normal"/>
    <w:link w:val="CommentTextChar"/>
    <w:uiPriority w:val="99"/>
    <w:semiHidden/>
    <w:rsid w:val="00777B2F"/>
  </w:style>
  <w:style w:type="character" w:customStyle="1" w:styleId="CommentTextChar">
    <w:name w:val="Comment Text Char"/>
    <w:link w:val="CommentText"/>
    <w:uiPriority w:val="99"/>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link w:val="CommentSubject"/>
    <w:uiPriority w:val="99"/>
    <w:semiHidden/>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link w:val="Header"/>
    <w:uiPriority w:val="99"/>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link w:val="FootnoteText"/>
    <w:uiPriority w:val="99"/>
    <w:semiHidden/>
    <w:rsid w:val="00665A55"/>
    <w:rPr>
      <w:sz w:val="20"/>
      <w:szCs w:val="20"/>
    </w:rPr>
  </w:style>
  <w:style w:type="paragraph" w:styleId="ListNumber3">
    <w:name w:val="List Number 3"/>
    <w:basedOn w:val="Normal"/>
    <w:uiPriority w:val="99"/>
    <w:rsid w:val="00A75B9B"/>
    <w:pPr>
      <w:numPr>
        <w:numId w:val="4"/>
      </w:numPr>
      <w:tabs>
        <w:tab w:val="clear" w:pos="72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link w:val="BalloonText"/>
    <w:uiPriority w:val="99"/>
    <w:semiHidden/>
    <w:rsid w:val="00665A55"/>
    <w:rPr>
      <w:sz w:val="0"/>
      <w:szCs w:val="0"/>
    </w:rPr>
  </w:style>
  <w:style w:type="character" w:styleId="CommentReference">
    <w:name w:val="annotation reference"/>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link w:val="Style1"/>
    <w:uiPriority w:val="99"/>
    <w:rsid w:val="00080A37"/>
    <w:rPr>
      <w:rFonts w:cs="Times New Roman"/>
      <w:b/>
      <w:sz w:val="24"/>
      <w:szCs w:val="24"/>
      <w:lang w:val="en-US" w:eastAsia="en-US" w:bidi="ar-SA"/>
    </w:rPr>
  </w:style>
  <w:style w:type="paragraph" w:customStyle="1" w:styleId="cf6rfooter20081113">
    <w:name w:val="cf6rfooter20081113"/>
    <w:basedOn w:val="Footer"/>
    <w:link w:val="cf6rfooter20081113Char"/>
    <w:uiPriority w:val="99"/>
    <w:rsid w:val="007C3A8E"/>
    <w:pPr>
      <w:tabs>
        <w:tab w:val="clear" w:pos="10620"/>
        <w:tab w:val="right" w:pos="9900"/>
      </w:tabs>
    </w:pPr>
  </w:style>
  <w:style w:type="character" w:customStyle="1" w:styleId="cf6rfooter20081113Char">
    <w:name w:val="cf6rfooter20081113 Char"/>
    <w:link w:val="cf6rfooter20081113"/>
    <w:uiPriority w:val="99"/>
    <w:rsid w:val="007C3A8E"/>
    <w:rPr>
      <w:rFonts w:cs="Times New Roman"/>
      <w:i/>
    </w:rPr>
  </w:style>
  <w:style w:type="paragraph" w:styleId="ListParagraph">
    <w:name w:val="List Paragraph"/>
    <w:basedOn w:val="Normal"/>
    <w:uiPriority w:val="34"/>
    <w:qFormat/>
    <w:rsid w:val="00E6616C"/>
    <w:pPr>
      <w:ind w:left="720"/>
      <w:contextualSpacing/>
    </w:pPr>
  </w:style>
  <w:style w:type="paragraph" w:customStyle="1" w:styleId="Default">
    <w:name w:val="Default"/>
    <w:rsid w:val="004E6BFB"/>
    <w:pPr>
      <w:autoSpaceDE w:val="0"/>
      <w:autoSpaceDN w:val="0"/>
      <w:adjustRightInd w:val="0"/>
    </w:pPr>
    <w:rPr>
      <w:rFonts w:ascii="Calibri" w:hAnsi="Calibri" w:cs="Calibri"/>
      <w:color w:val="000000"/>
      <w:sz w:val="24"/>
      <w:szCs w:val="24"/>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734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16383A-D1D4-4F38-BDD8-8CFE6789BBD2}">
  <ds:schemaRefs>
    <ds:schemaRef ds:uri="http://schemas.microsoft.com/office/2006/documentManagement/types"/>
    <ds:schemaRef ds:uri="http://schemas.microsoft.com/office/2006/metadata/properties"/>
    <ds:schemaRef ds:uri="http://schemas.microsoft.com/office/infopath/2007/PartnerControls"/>
    <ds:schemaRef ds:uri="http://purl.org/dc/dcmitype/"/>
    <ds:schemaRef ds:uri="http://purl.org/dc/elements/1.1/"/>
    <ds:schemaRef ds:uri="http://schemas.openxmlformats.org/package/2006/metadata/core-properties"/>
    <ds:schemaRef ds:uri="5067c814-4b34-462c-a21d-c185ff6548d2"/>
    <ds:schemaRef ds:uri="785685f2-c2e1-4352-89aa-3faca8eaba52"/>
    <ds:schemaRef ds:uri="http://www.w3.org/XML/1998/namespace"/>
    <ds:schemaRef ds:uri="http://purl.org/dc/terms/"/>
  </ds:schemaRefs>
</ds:datastoreItem>
</file>

<file path=customXml/itemProps2.xml><?xml version="1.0" encoding="utf-8"?>
<ds:datastoreItem xmlns:ds="http://schemas.openxmlformats.org/officeDocument/2006/customXml" ds:itemID="{4061F040-CED4-420B-8C53-5A015E417705}">
  <ds:schemaRefs>
    <ds:schemaRef ds:uri="http://schemas.openxmlformats.org/officeDocument/2006/bibliography"/>
  </ds:schemaRefs>
</ds:datastoreItem>
</file>

<file path=customXml/itemProps3.xml><?xml version="1.0" encoding="utf-8"?>
<ds:datastoreItem xmlns:ds="http://schemas.openxmlformats.org/officeDocument/2006/customXml" ds:itemID="{891D9607-CAA2-4342-814A-F291B34BF33F}">
  <ds:schemaRefs>
    <ds:schemaRef ds:uri="http://schemas.openxmlformats.org/officeDocument/2006/bibliography"/>
  </ds:schemaRefs>
</ds:datastoreItem>
</file>

<file path=customXml/itemProps4.xml><?xml version="1.0" encoding="utf-8"?>
<ds:datastoreItem xmlns:ds="http://schemas.openxmlformats.org/officeDocument/2006/customXml" ds:itemID="{72B777F1-8FF5-4C74-A714-94FECC9FF5BF}"/>
</file>

<file path=customXml/itemProps5.xml><?xml version="1.0" encoding="utf-8"?>
<ds:datastoreItem xmlns:ds="http://schemas.openxmlformats.org/officeDocument/2006/customXml" ds:itemID="{FE52B1CB-4B43-492D-8734-F3A5A1FD8B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2618</Words>
  <Characters>14929</Characters>
  <Application>Microsoft Office Word</Application>
  <DocSecurity>0</DocSecurity>
  <Lines>124</Lines>
  <Paragraphs>35</Paragraphs>
  <ScaleCrop>false</ScaleCrop>
  <Company>California Energy Commission</Company>
  <LinksUpToDate>false</LinksUpToDate>
  <CharactersWithSpaces>17512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228</cp:revision>
  <cp:lastPrinted>2013-06-06T22:22:00Z</cp:lastPrinted>
  <dcterms:created xsi:type="dcterms:W3CDTF">2015-06-10T17:02:00Z</dcterms:created>
  <dcterms:modified xsi:type="dcterms:W3CDTF">2022-11-04T21:42:00Z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