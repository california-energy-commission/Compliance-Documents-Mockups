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02E17" w14:textId="6F329AB8" w:rsidR="00030B0A" w:rsidRPr="00030B0A" w:rsidRDefault="00030B0A" w:rsidP="00030B0A">
      <w:pPr>
        <w:spacing w:after="0"/>
        <w:rPr>
          <w:rFonts w:cs="Calibri"/>
          <w:b/>
          <w:bCs/>
          <w:sz w:val="24"/>
          <w:szCs w:val="24"/>
        </w:rPr>
      </w:pPr>
      <w:r w:rsidRPr="00030B0A">
        <w:rPr>
          <w:rFonts w:eastAsia="Times New Roman"/>
          <w:b/>
          <w:bCs/>
          <w:sz w:val="24"/>
          <w:szCs w:val="24"/>
        </w:rPr>
        <w:t xml:space="preserve">CERTIFICATE OF </w:t>
      </w:r>
      <w:r w:rsidRPr="00030B0A">
        <w:rPr>
          <w:rFonts w:cs="Calibri"/>
          <w:b/>
          <w:bCs/>
          <w:sz w:val="24"/>
          <w:szCs w:val="24"/>
        </w:rPr>
        <w:t>INSTALLATION</w:t>
      </w:r>
    </w:p>
    <w:p w14:paraId="1CD52AA9" w14:textId="77777777" w:rsidR="00030B0A" w:rsidRPr="00030B0A" w:rsidRDefault="00030B0A" w:rsidP="00030B0A">
      <w:pPr>
        <w:spacing w:after="0" w:line="240" w:lineRule="auto"/>
        <w:rPr>
          <w:rFonts w:eastAsia="Times New Roman"/>
          <w:sz w:val="24"/>
          <w:szCs w:val="24"/>
        </w:rPr>
      </w:pPr>
      <w:r w:rsidRPr="00030B0A">
        <w:rPr>
          <w:rFonts w:eastAsia="Times New Roman"/>
          <w:b/>
          <w:sz w:val="24"/>
          <w:szCs w:val="24"/>
        </w:rPr>
        <w:t>Note:</w:t>
      </w:r>
      <w:r w:rsidRPr="00030B0A">
        <w:rPr>
          <w:rFonts w:eastAsia="Times New Roman"/>
          <w:bCs/>
          <w:sz w:val="24"/>
          <w:szCs w:val="24"/>
        </w:rPr>
        <w:t xml:space="preserve"> This table completed by HERS Registry.</w:t>
      </w:r>
    </w:p>
    <w:tbl>
      <w:tblPr>
        <w:tblStyle w:val="TableGrid11"/>
        <w:tblW w:w="4996" w:type="pct"/>
        <w:tblLook w:val="0020" w:firstRow="1" w:lastRow="0" w:firstColumn="0" w:lastColumn="0" w:noHBand="0" w:noVBand="0"/>
      </w:tblPr>
      <w:tblGrid>
        <w:gridCol w:w="5318"/>
        <w:gridCol w:w="5463"/>
      </w:tblGrid>
      <w:tr w:rsidR="00030B0A" w:rsidRPr="00030B0A" w14:paraId="5A82EDF6" w14:textId="77777777" w:rsidTr="009C28AE">
        <w:trPr>
          <w:trHeight w:val="288"/>
        </w:trPr>
        <w:tc>
          <w:tcPr>
            <w:tcW w:w="7177" w:type="dxa"/>
          </w:tcPr>
          <w:p w14:paraId="38D24413"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Project Name:</w:t>
            </w:r>
          </w:p>
        </w:tc>
        <w:tc>
          <w:tcPr>
            <w:tcW w:w="7201" w:type="dxa"/>
          </w:tcPr>
          <w:p w14:paraId="758A6CF5"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Enforcement Agency:</w:t>
            </w:r>
          </w:p>
        </w:tc>
      </w:tr>
      <w:tr w:rsidR="00030B0A" w:rsidRPr="00030B0A" w14:paraId="60D4DF55" w14:textId="77777777" w:rsidTr="009C28AE">
        <w:trPr>
          <w:trHeight w:val="288"/>
        </w:trPr>
        <w:tc>
          <w:tcPr>
            <w:tcW w:w="7177" w:type="dxa"/>
          </w:tcPr>
          <w:p w14:paraId="6BEFD30D" w14:textId="77777777" w:rsidR="00030B0A" w:rsidRPr="00030B0A" w:rsidRDefault="00030B0A" w:rsidP="00030B0A">
            <w:pPr>
              <w:spacing w:after="0" w:line="240" w:lineRule="auto"/>
              <w:rPr>
                <w:rFonts w:asciiTheme="minorHAnsi" w:hAnsiTheme="minorHAnsi" w:cstheme="minorHAnsi"/>
                <w:sz w:val="24"/>
                <w:szCs w:val="24"/>
                <w:vertAlign w:val="superscript"/>
              </w:rPr>
            </w:pPr>
            <w:r w:rsidRPr="00030B0A">
              <w:rPr>
                <w:rFonts w:asciiTheme="minorHAnsi" w:hAnsiTheme="minorHAnsi" w:cstheme="minorHAnsi"/>
                <w:sz w:val="24"/>
                <w:szCs w:val="24"/>
              </w:rPr>
              <w:t>Dwelling Address:</w:t>
            </w:r>
          </w:p>
        </w:tc>
        <w:tc>
          <w:tcPr>
            <w:tcW w:w="7201" w:type="dxa"/>
          </w:tcPr>
          <w:p w14:paraId="6A808E02" w14:textId="77777777" w:rsidR="00030B0A" w:rsidRPr="00030B0A" w:rsidRDefault="00030B0A" w:rsidP="00030B0A">
            <w:pPr>
              <w:spacing w:after="0" w:line="240" w:lineRule="auto"/>
              <w:rPr>
                <w:rFonts w:asciiTheme="minorHAnsi" w:hAnsiTheme="minorHAnsi" w:cstheme="minorHAnsi"/>
                <w:sz w:val="24"/>
                <w:szCs w:val="24"/>
                <w:vertAlign w:val="superscript"/>
              </w:rPr>
            </w:pPr>
            <w:r w:rsidRPr="00030B0A">
              <w:rPr>
                <w:rFonts w:asciiTheme="minorHAnsi" w:hAnsiTheme="minorHAnsi" w:cstheme="minorHAnsi"/>
                <w:sz w:val="24"/>
                <w:szCs w:val="24"/>
              </w:rPr>
              <w:t>Permit Number:</w:t>
            </w:r>
          </w:p>
        </w:tc>
      </w:tr>
      <w:tr w:rsidR="00030B0A" w:rsidRPr="00030B0A" w14:paraId="1F7A9085" w14:textId="77777777" w:rsidTr="009C28AE">
        <w:trPr>
          <w:trHeight w:val="288"/>
        </w:trPr>
        <w:tc>
          <w:tcPr>
            <w:tcW w:w="7177" w:type="dxa"/>
          </w:tcPr>
          <w:p w14:paraId="61889C57"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City and Zip Code:</w:t>
            </w:r>
          </w:p>
        </w:tc>
        <w:tc>
          <w:tcPr>
            <w:tcW w:w="7201" w:type="dxa"/>
          </w:tcPr>
          <w:p w14:paraId="50E294FD"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eastAsia="Calibri" w:hAnsiTheme="minorHAnsi" w:cstheme="minorHAnsi"/>
                <w:color w:val="000000" w:themeColor="text1"/>
                <w:sz w:val="24"/>
                <w:szCs w:val="24"/>
              </w:rPr>
              <w:t>Permit Application Date</w:t>
            </w:r>
            <w:r w:rsidRPr="00030B0A">
              <w:rPr>
                <w:rFonts w:asciiTheme="minorHAnsi" w:hAnsiTheme="minorHAnsi" w:cstheme="minorHAnsi"/>
                <w:sz w:val="24"/>
                <w:szCs w:val="24"/>
              </w:rPr>
              <w:t>:</w:t>
            </w:r>
          </w:p>
        </w:tc>
      </w:tr>
    </w:tbl>
    <w:p w14:paraId="16737917" w14:textId="3C06F34B" w:rsidR="00D86080" w:rsidRDefault="00D86080" w:rsidP="00030B0A">
      <w:pPr>
        <w:spacing w:after="0"/>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6"/>
        <w:gridCol w:w="1036"/>
        <w:gridCol w:w="1187"/>
        <w:gridCol w:w="1213"/>
        <w:gridCol w:w="1103"/>
        <w:gridCol w:w="829"/>
        <w:gridCol w:w="729"/>
        <w:gridCol w:w="1055"/>
        <w:gridCol w:w="1219"/>
        <w:gridCol w:w="1383"/>
      </w:tblGrid>
      <w:tr w:rsidR="000E1EA5" w:rsidRPr="009E01FE" w14:paraId="44D822E2" w14:textId="77777777" w:rsidTr="005C0B7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7B844D56" w14:textId="17F11306" w:rsidR="000E1EA5" w:rsidRPr="008733ED"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Dwelling Unit Water Heating Systems Information </w:t>
            </w:r>
            <w:r w:rsidR="00D25D80">
              <w:rPr>
                <w:rFonts w:asciiTheme="minorHAnsi" w:hAnsiTheme="minorHAnsi" w:cstheme="minorHAnsi"/>
                <w:b/>
                <w:sz w:val="20"/>
                <w:szCs w:val="20"/>
              </w:rPr>
              <w:t>(other than HPWH)</w:t>
            </w:r>
          </w:p>
          <w:p w14:paraId="1AF1AF20" w14:textId="0A33A6FE" w:rsidR="000E1EA5" w:rsidRPr="005828AE" w:rsidDel="00237BB2" w:rsidRDefault="000E1EA5" w:rsidP="005C0B7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 xml:space="preserve">This table reports </w:t>
            </w:r>
            <w:r w:rsidR="00D4064B" w:rsidRPr="005828AE">
              <w:rPr>
                <w:rFonts w:asciiTheme="minorHAnsi" w:eastAsia="Times New Roman" w:hAnsiTheme="minorHAnsi" w:cstheme="minorHAnsi"/>
                <w:sz w:val="20"/>
                <w:szCs w:val="20"/>
              </w:rPr>
              <w:t>features</w:t>
            </w:r>
            <w:r w:rsidR="00B854A7">
              <w:rPr>
                <w:rFonts w:asciiTheme="minorHAnsi" w:eastAsia="Times New Roman" w:hAnsiTheme="minorHAnsi" w:cstheme="minorHAnsi"/>
                <w:sz w:val="20"/>
                <w:szCs w:val="20"/>
              </w:rPr>
              <w:t xml:space="preserve"> of </w:t>
            </w:r>
            <w:r w:rsidRPr="005828AE">
              <w:rPr>
                <w:rFonts w:asciiTheme="minorHAnsi" w:eastAsia="Times New Roman" w:hAnsiTheme="minorHAnsi" w:cstheme="minorHAnsi"/>
                <w:sz w:val="20"/>
                <w:szCs w:val="20"/>
              </w:rPr>
              <w:t>the water heating system(s)</w:t>
            </w:r>
            <w:r w:rsidR="00D4064B">
              <w:rPr>
                <w:rFonts w:asciiTheme="minorHAnsi" w:eastAsia="Times New Roman" w:hAnsiTheme="minorHAnsi" w:cstheme="minorHAnsi"/>
                <w:sz w:val="20"/>
                <w:szCs w:val="20"/>
              </w:rPr>
              <w:t xml:space="preserve"> other than </w:t>
            </w:r>
            <w:r w:rsidR="00D4064B">
              <w:rPr>
                <w:rFonts w:cstheme="minorHAnsi"/>
                <w:b/>
                <w:bCs/>
                <w:sz w:val="20"/>
                <w:szCs w:val="20"/>
              </w:rPr>
              <w:t>HPWH</w:t>
            </w:r>
            <w:r w:rsidR="00D4064B" w:rsidRPr="005828AE">
              <w:rPr>
                <w:rFonts w:asciiTheme="minorHAnsi" w:eastAsia="Times New Roman" w:hAnsiTheme="minorHAnsi" w:cstheme="minorHAnsi"/>
                <w:sz w:val="20"/>
                <w:szCs w:val="20"/>
              </w:rPr>
              <w:t xml:space="preserve"> </w:t>
            </w:r>
            <w:r w:rsidR="00D4064B">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 xml:space="preserve">specified on the registered </w:t>
            </w:r>
            <w:r w:rsidR="00DA58BF">
              <w:rPr>
                <w:rFonts w:asciiTheme="minorHAnsi" w:eastAsia="Times New Roman" w:hAnsiTheme="minorHAnsi" w:cstheme="minorHAnsi"/>
                <w:sz w:val="20"/>
                <w:szCs w:val="20"/>
              </w:rPr>
              <w:t>LMCC</w:t>
            </w:r>
            <w:r w:rsidRPr="005828AE">
              <w:rPr>
                <w:rFonts w:asciiTheme="minorHAnsi" w:eastAsia="Times New Roman" w:hAnsiTheme="minorHAnsi" w:cstheme="minorHAnsi"/>
                <w:sz w:val="20"/>
                <w:szCs w:val="20"/>
              </w:rPr>
              <w:t xml:space="preserve"> compliance document for this project.</w:t>
            </w:r>
          </w:p>
        </w:tc>
      </w:tr>
      <w:tr w:rsidR="000E1EA5" w:rsidRPr="009E01FE" w14:paraId="7B8DA255" w14:textId="319DAC8C" w:rsidTr="005C0B75">
        <w:trPr>
          <w:cantSplit/>
          <w:trHeight w:val="277"/>
        </w:trPr>
        <w:tc>
          <w:tcPr>
            <w:tcW w:w="480" w:type="pct"/>
            <w:tcBorders>
              <w:top w:val="single" w:sz="4" w:space="0" w:color="auto"/>
              <w:left w:val="single" w:sz="4" w:space="0" w:color="auto"/>
              <w:bottom w:val="single" w:sz="4" w:space="0" w:color="auto"/>
              <w:right w:val="single" w:sz="4" w:space="0" w:color="auto"/>
            </w:tcBorders>
          </w:tcPr>
          <w:p w14:paraId="7A2ACCE9" w14:textId="5846D854"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80" w:type="pct"/>
            <w:tcBorders>
              <w:top w:val="single" w:sz="4" w:space="0" w:color="auto"/>
              <w:left w:val="single" w:sz="4" w:space="0" w:color="auto"/>
              <w:bottom w:val="single" w:sz="4" w:space="0" w:color="auto"/>
              <w:right w:val="single" w:sz="4" w:space="0" w:color="auto"/>
            </w:tcBorders>
            <w:vAlign w:val="center"/>
          </w:tcPr>
          <w:p w14:paraId="7B8DA247" w14:textId="184AD369"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50" w:type="pct"/>
            <w:tcBorders>
              <w:top w:val="single" w:sz="4" w:space="0" w:color="auto"/>
              <w:left w:val="single" w:sz="4" w:space="0" w:color="auto"/>
              <w:bottom w:val="single" w:sz="4" w:space="0" w:color="auto"/>
              <w:right w:val="single" w:sz="4" w:space="0" w:color="auto"/>
            </w:tcBorders>
            <w:vAlign w:val="center"/>
          </w:tcPr>
          <w:p w14:paraId="7B8DA248" w14:textId="099D1AA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62" w:type="pct"/>
            <w:tcBorders>
              <w:top w:val="single" w:sz="4" w:space="0" w:color="auto"/>
              <w:left w:val="single" w:sz="4" w:space="0" w:color="auto"/>
              <w:bottom w:val="single" w:sz="4" w:space="0" w:color="auto"/>
              <w:right w:val="single" w:sz="4" w:space="0" w:color="auto"/>
            </w:tcBorders>
            <w:vAlign w:val="center"/>
          </w:tcPr>
          <w:p w14:paraId="7B8DA249" w14:textId="6B14DC7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11" w:type="pct"/>
            <w:tcBorders>
              <w:top w:val="single" w:sz="4" w:space="0" w:color="auto"/>
              <w:left w:val="single" w:sz="4" w:space="0" w:color="auto"/>
              <w:bottom w:val="single" w:sz="4" w:space="0" w:color="auto"/>
              <w:right w:val="single" w:sz="4" w:space="0" w:color="auto"/>
            </w:tcBorders>
            <w:vAlign w:val="center"/>
          </w:tcPr>
          <w:p w14:paraId="7B8DA24A" w14:textId="1A5A08D0"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84" w:type="pct"/>
            <w:tcBorders>
              <w:top w:val="single" w:sz="4" w:space="0" w:color="auto"/>
              <w:left w:val="single" w:sz="4" w:space="0" w:color="auto"/>
              <w:bottom w:val="single" w:sz="4" w:space="0" w:color="auto"/>
              <w:right w:val="single" w:sz="4" w:space="0" w:color="auto"/>
            </w:tcBorders>
            <w:vAlign w:val="center"/>
          </w:tcPr>
          <w:p w14:paraId="7B8DA24C" w14:textId="0B10CFBC"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8" w:type="pct"/>
            <w:tcBorders>
              <w:top w:val="single" w:sz="4" w:space="0" w:color="auto"/>
              <w:left w:val="single" w:sz="4" w:space="0" w:color="auto"/>
              <w:bottom w:val="single" w:sz="4" w:space="0" w:color="auto"/>
              <w:right w:val="single" w:sz="4" w:space="0" w:color="auto"/>
            </w:tcBorders>
            <w:vAlign w:val="center"/>
          </w:tcPr>
          <w:p w14:paraId="7B8DA24D" w14:textId="1EFE0D4E"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489" w:type="pct"/>
            <w:tcBorders>
              <w:top w:val="single" w:sz="4" w:space="0" w:color="auto"/>
              <w:left w:val="single" w:sz="4" w:space="0" w:color="auto"/>
              <w:bottom w:val="single" w:sz="4" w:space="0" w:color="auto"/>
              <w:right w:val="single" w:sz="4" w:space="0" w:color="auto"/>
            </w:tcBorders>
            <w:vAlign w:val="center"/>
          </w:tcPr>
          <w:p w14:paraId="7B8DA24E" w14:textId="1351310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65" w:type="pct"/>
            <w:tcBorders>
              <w:top w:val="single" w:sz="4" w:space="0" w:color="auto"/>
              <w:left w:val="single" w:sz="4" w:space="0" w:color="auto"/>
              <w:bottom w:val="single" w:sz="4" w:space="0" w:color="auto"/>
              <w:right w:val="single" w:sz="4" w:space="0" w:color="auto"/>
            </w:tcBorders>
          </w:tcPr>
          <w:p w14:paraId="0D05F59F" w14:textId="2872B8B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41" w:type="pct"/>
            <w:tcBorders>
              <w:top w:val="single" w:sz="4" w:space="0" w:color="auto"/>
              <w:left w:val="single" w:sz="4" w:space="0" w:color="auto"/>
              <w:bottom w:val="single" w:sz="4" w:space="0" w:color="auto"/>
              <w:right w:val="single" w:sz="4" w:space="0" w:color="auto"/>
            </w:tcBorders>
          </w:tcPr>
          <w:p w14:paraId="08F14AEF" w14:textId="74AC59F1"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0E1EA5" w:rsidRPr="009E01FE" w14:paraId="7B8DA269" w14:textId="2BD45EA9" w:rsidTr="005C0B75">
        <w:trPr>
          <w:cantSplit/>
          <w:trHeight w:val="288"/>
        </w:trPr>
        <w:tc>
          <w:tcPr>
            <w:tcW w:w="480" w:type="pct"/>
            <w:tcBorders>
              <w:top w:val="single" w:sz="4" w:space="0" w:color="auto"/>
              <w:left w:val="single" w:sz="4" w:space="0" w:color="auto"/>
              <w:bottom w:val="single" w:sz="4" w:space="0" w:color="auto"/>
              <w:right w:val="single" w:sz="4" w:space="0" w:color="auto"/>
            </w:tcBorders>
            <w:vAlign w:val="bottom"/>
          </w:tcPr>
          <w:p w14:paraId="51D7D55F" w14:textId="5F813B4F" w:rsidR="000E1EA5" w:rsidRPr="005828AE" w:rsidRDefault="000E1EA5" w:rsidP="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80" w:type="pct"/>
            <w:tcBorders>
              <w:top w:val="single" w:sz="4" w:space="0" w:color="auto"/>
              <w:left w:val="single" w:sz="4" w:space="0" w:color="auto"/>
              <w:bottom w:val="single" w:sz="4" w:space="0" w:color="auto"/>
              <w:right w:val="single" w:sz="4" w:space="0" w:color="auto"/>
            </w:tcBorders>
            <w:vAlign w:val="bottom"/>
          </w:tcPr>
          <w:p w14:paraId="7B8DA256" w14:textId="57040F9D"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0" w:type="pct"/>
            <w:tcBorders>
              <w:top w:val="single" w:sz="4" w:space="0" w:color="auto"/>
              <w:left w:val="single" w:sz="4" w:space="0" w:color="auto"/>
              <w:bottom w:val="single" w:sz="4" w:space="0" w:color="auto"/>
              <w:right w:val="single" w:sz="4" w:space="0" w:color="auto"/>
            </w:tcBorders>
            <w:vAlign w:val="bottom"/>
          </w:tcPr>
          <w:p w14:paraId="7B8DA257"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62" w:type="pct"/>
            <w:tcBorders>
              <w:top w:val="single" w:sz="4" w:space="0" w:color="auto"/>
              <w:left w:val="single" w:sz="4" w:space="0" w:color="auto"/>
              <w:bottom w:val="single" w:sz="4" w:space="0" w:color="auto"/>
              <w:right w:val="single" w:sz="4" w:space="0" w:color="auto"/>
            </w:tcBorders>
            <w:vAlign w:val="bottom"/>
          </w:tcPr>
          <w:p w14:paraId="7B8DA258"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11" w:type="pct"/>
            <w:tcBorders>
              <w:top w:val="single" w:sz="4" w:space="0" w:color="auto"/>
              <w:left w:val="single" w:sz="4" w:space="0" w:color="auto"/>
              <w:bottom w:val="single" w:sz="4" w:space="0" w:color="auto"/>
              <w:right w:val="single" w:sz="4" w:space="0" w:color="auto"/>
            </w:tcBorders>
            <w:vAlign w:val="bottom"/>
          </w:tcPr>
          <w:p w14:paraId="7B8DA259" w14:textId="79290797" w:rsidR="000E1EA5" w:rsidRPr="005828AE" w:rsidRDefault="000E1EA5" w:rsidP="00534D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proofErr w:type="gramStart"/>
            <w:r w:rsidRPr="005828AE">
              <w:rPr>
                <w:rFonts w:asciiTheme="minorHAnsi" w:eastAsia="Times New Roman" w:hAnsiTheme="minorHAnsi" w:cstheme="minorHAnsi"/>
                <w:sz w:val="18"/>
                <w:szCs w:val="20"/>
              </w:rPr>
              <w:t>of</w:t>
            </w:r>
            <w:proofErr w:type="gramEnd"/>
            <w:r w:rsidRPr="005828AE">
              <w:rPr>
                <w:rFonts w:asciiTheme="minorHAnsi" w:eastAsia="Times New Roman" w:hAnsiTheme="minorHAnsi" w:cstheme="minorHAnsi"/>
                <w:sz w:val="18"/>
                <w:szCs w:val="20"/>
              </w:rPr>
              <w:t xml:space="preserve"> </w:t>
            </w:r>
            <w:r w:rsidR="007505FE">
              <w:rPr>
                <w:rFonts w:asciiTheme="minorHAnsi" w:eastAsia="Times New Roman" w:hAnsiTheme="minorHAnsi" w:cstheme="minorHAnsi"/>
                <w:sz w:val="18"/>
                <w:szCs w:val="20"/>
              </w:rPr>
              <w:t xml:space="preserve">Like (or Identical) </w:t>
            </w:r>
            <w:r w:rsidRPr="005828AE">
              <w:rPr>
                <w:rFonts w:asciiTheme="minorHAnsi" w:eastAsia="Times New Roman" w:hAnsiTheme="minorHAnsi" w:cstheme="minorHAnsi"/>
                <w:sz w:val="18"/>
                <w:szCs w:val="20"/>
              </w:rPr>
              <w:t>Water Heaters in System</w:t>
            </w:r>
          </w:p>
        </w:tc>
        <w:tc>
          <w:tcPr>
            <w:tcW w:w="384" w:type="pct"/>
            <w:tcBorders>
              <w:top w:val="single" w:sz="4" w:space="0" w:color="auto"/>
              <w:left w:val="single" w:sz="4" w:space="0" w:color="auto"/>
              <w:bottom w:val="single" w:sz="4" w:space="0" w:color="auto"/>
              <w:right w:val="single" w:sz="4" w:space="0" w:color="auto"/>
            </w:tcBorders>
            <w:vAlign w:val="bottom"/>
          </w:tcPr>
          <w:p w14:paraId="7B8DA25D"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8" w:type="pct"/>
            <w:tcBorders>
              <w:top w:val="single" w:sz="4" w:space="0" w:color="auto"/>
              <w:left w:val="single" w:sz="4" w:space="0" w:color="auto"/>
              <w:bottom w:val="single" w:sz="4" w:space="0" w:color="auto"/>
              <w:right w:val="single" w:sz="4" w:space="0" w:color="auto"/>
            </w:tcBorders>
            <w:vAlign w:val="bottom"/>
          </w:tcPr>
          <w:p w14:paraId="7B8DA25E"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489" w:type="pct"/>
            <w:tcBorders>
              <w:top w:val="single" w:sz="4" w:space="0" w:color="auto"/>
              <w:left w:val="single" w:sz="4" w:space="0" w:color="auto"/>
              <w:bottom w:val="single" w:sz="4" w:space="0" w:color="auto"/>
              <w:right w:val="single" w:sz="4" w:space="0" w:color="auto"/>
            </w:tcBorders>
            <w:vAlign w:val="bottom"/>
          </w:tcPr>
          <w:p w14:paraId="7B8DA25F"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65" w:type="pct"/>
            <w:tcBorders>
              <w:top w:val="single" w:sz="4" w:space="0" w:color="auto"/>
              <w:left w:val="single" w:sz="4" w:space="0" w:color="auto"/>
              <w:bottom w:val="single" w:sz="4" w:space="0" w:color="auto"/>
              <w:right w:val="single" w:sz="4" w:space="0" w:color="auto"/>
            </w:tcBorders>
            <w:vAlign w:val="bottom"/>
          </w:tcPr>
          <w:p w14:paraId="58E647FA" w14:textId="33D8F303" w:rsidR="000E1EA5" w:rsidRPr="005828AE" w:rsidRDefault="000E1EA5" w:rsidP="00AD03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07740DD" w14:textId="1564397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41" w:type="pct"/>
            <w:tcBorders>
              <w:top w:val="single" w:sz="4" w:space="0" w:color="auto"/>
              <w:left w:val="single" w:sz="4" w:space="0" w:color="auto"/>
              <w:bottom w:val="single" w:sz="4" w:space="0" w:color="auto"/>
              <w:right w:val="single" w:sz="4" w:space="0" w:color="auto"/>
            </w:tcBorders>
            <w:vAlign w:val="bottom"/>
          </w:tcPr>
          <w:p w14:paraId="0D4036D7" w14:textId="20B480E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0E1EA5" w:rsidRPr="009E01FE" w14:paraId="7B8DA278" w14:textId="7384877B" w:rsidTr="005C0B75">
        <w:trPr>
          <w:cantSplit/>
          <w:trHeight w:val="246"/>
        </w:trPr>
        <w:tc>
          <w:tcPr>
            <w:tcW w:w="480" w:type="pct"/>
            <w:tcBorders>
              <w:top w:val="single" w:sz="4" w:space="0" w:color="auto"/>
              <w:left w:val="single" w:sz="4" w:space="0" w:color="auto"/>
              <w:bottom w:val="single" w:sz="4" w:space="0" w:color="auto"/>
              <w:right w:val="single" w:sz="4" w:space="0" w:color="auto"/>
            </w:tcBorders>
          </w:tcPr>
          <w:p w14:paraId="01568D9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6A" w14:textId="6021877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6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6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6D"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6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7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4508BA36" w14:textId="15220D9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3E4E6E6C"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E1EA5" w:rsidRPr="009E01FE" w14:paraId="7B8DA287" w14:textId="61EEFF12" w:rsidTr="005C0B75">
        <w:trPr>
          <w:cantSplit/>
          <w:trHeight w:val="255"/>
        </w:trPr>
        <w:tc>
          <w:tcPr>
            <w:tcW w:w="480" w:type="pct"/>
            <w:tcBorders>
              <w:top w:val="single" w:sz="4" w:space="0" w:color="auto"/>
              <w:left w:val="single" w:sz="4" w:space="0" w:color="auto"/>
              <w:bottom w:val="single" w:sz="4" w:space="0" w:color="auto"/>
              <w:right w:val="single" w:sz="4" w:space="0" w:color="auto"/>
            </w:tcBorders>
          </w:tcPr>
          <w:p w14:paraId="38583BF4"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79" w14:textId="7081A30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7A"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7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7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7E"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8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79136C84" w14:textId="4471AED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28BC4D93"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8DA288" w14:textId="0E10E1F1" w:rsidR="00836E65" w:rsidRDefault="00836E65" w:rsidP="000504B8">
      <w:pPr>
        <w:spacing w:after="0" w:line="240" w:lineRule="auto"/>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1198"/>
        <w:gridCol w:w="1199"/>
        <w:gridCol w:w="1199"/>
        <w:gridCol w:w="1199"/>
        <w:gridCol w:w="1199"/>
        <w:gridCol w:w="1199"/>
        <w:gridCol w:w="1199"/>
        <w:gridCol w:w="1199"/>
        <w:gridCol w:w="1199"/>
      </w:tblGrid>
      <w:tr w:rsidR="00266EC9" w14:paraId="4038614D" w14:textId="77777777" w:rsidTr="00844B06">
        <w:tc>
          <w:tcPr>
            <w:tcW w:w="10790" w:type="dxa"/>
            <w:gridSpan w:val="9"/>
          </w:tcPr>
          <w:p w14:paraId="753DF2F7" w14:textId="77777777" w:rsidR="00266EC9" w:rsidRPr="00EB4154" w:rsidRDefault="00266EC9" w:rsidP="00266EC9">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6D8C7383" w14:textId="7A9A2288" w:rsidR="00266EC9" w:rsidRDefault="00266EC9" w:rsidP="00266EC9">
            <w:pPr>
              <w:spacing w:after="0" w:line="240" w:lineRule="auto"/>
              <w:rPr>
                <w:rFonts w:asciiTheme="minorHAnsi" w:hAnsiTheme="minorHAnsi" w:cstheme="minorHAnsi"/>
                <w:sz w:val="20"/>
                <w:szCs w:val="20"/>
              </w:rPr>
            </w:pPr>
            <w:r w:rsidRPr="00F40856">
              <w:rPr>
                <w:rFonts w:cstheme="minorHAnsi"/>
                <w:sz w:val="18"/>
                <w:szCs w:val="20"/>
              </w:rPr>
              <w:t>This table reports the</w:t>
            </w:r>
            <w:r>
              <w:rPr>
                <w:rFonts w:cstheme="minorHAnsi"/>
                <w:sz w:val="18"/>
                <w:szCs w:val="20"/>
              </w:rPr>
              <w:t xml:space="preserve"> </w:t>
            </w:r>
            <w:r>
              <w:rPr>
                <w:rFonts w:cstheme="minorHAnsi"/>
                <w:b/>
                <w:bCs/>
                <w:sz w:val="20"/>
                <w:szCs w:val="20"/>
              </w:rPr>
              <w:t>HPWH</w:t>
            </w:r>
            <w:r w:rsidRPr="00F40856">
              <w:rPr>
                <w:rFonts w:cstheme="minorHAnsi"/>
                <w:sz w:val="18"/>
                <w:szCs w:val="20"/>
              </w:rPr>
              <w:t xml:space="preserve"> water heating system(s) that were specified on the registered </w:t>
            </w:r>
            <w:r w:rsidR="00DA58BF">
              <w:rPr>
                <w:rFonts w:cstheme="minorHAnsi"/>
                <w:sz w:val="18"/>
                <w:szCs w:val="20"/>
              </w:rPr>
              <w:t>LMCC</w:t>
            </w:r>
            <w:r w:rsidRPr="00F40856">
              <w:rPr>
                <w:rFonts w:cstheme="minorHAnsi"/>
                <w:sz w:val="18"/>
                <w:szCs w:val="20"/>
              </w:rPr>
              <w:t xml:space="preserve"> compliance document for this project.</w:t>
            </w:r>
          </w:p>
        </w:tc>
      </w:tr>
      <w:tr w:rsidR="00266EC9" w14:paraId="2511CE0C" w14:textId="77777777" w:rsidTr="00266EC9">
        <w:tc>
          <w:tcPr>
            <w:tcW w:w="1198" w:type="dxa"/>
          </w:tcPr>
          <w:p w14:paraId="4DF9A0D0" w14:textId="611E54EE"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01</w:t>
            </w:r>
          </w:p>
        </w:tc>
        <w:tc>
          <w:tcPr>
            <w:tcW w:w="1199" w:type="dxa"/>
          </w:tcPr>
          <w:p w14:paraId="7C9B1D3B" w14:textId="06A62499"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02</w:t>
            </w:r>
          </w:p>
        </w:tc>
        <w:tc>
          <w:tcPr>
            <w:tcW w:w="1199" w:type="dxa"/>
          </w:tcPr>
          <w:p w14:paraId="65BD602F" w14:textId="4BA3D880"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03</w:t>
            </w:r>
          </w:p>
        </w:tc>
        <w:tc>
          <w:tcPr>
            <w:tcW w:w="1199" w:type="dxa"/>
          </w:tcPr>
          <w:p w14:paraId="2D1FDFBD" w14:textId="6CB48622"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04</w:t>
            </w:r>
          </w:p>
        </w:tc>
        <w:tc>
          <w:tcPr>
            <w:tcW w:w="1199" w:type="dxa"/>
          </w:tcPr>
          <w:p w14:paraId="3AD72862" w14:textId="7FD36FE1"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05</w:t>
            </w:r>
          </w:p>
        </w:tc>
        <w:tc>
          <w:tcPr>
            <w:tcW w:w="1199" w:type="dxa"/>
          </w:tcPr>
          <w:p w14:paraId="6B34FF75" w14:textId="17A778B7"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06</w:t>
            </w:r>
          </w:p>
        </w:tc>
        <w:tc>
          <w:tcPr>
            <w:tcW w:w="1199" w:type="dxa"/>
          </w:tcPr>
          <w:p w14:paraId="6B390CC2" w14:textId="5310E532"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07</w:t>
            </w:r>
          </w:p>
        </w:tc>
        <w:tc>
          <w:tcPr>
            <w:tcW w:w="1199" w:type="dxa"/>
          </w:tcPr>
          <w:p w14:paraId="06AB65FE" w14:textId="77234FBB"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08</w:t>
            </w:r>
          </w:p>
        </w:tc>
        <w:tc>
          <w:tcPr>
            <w:tcW w:w="1199" w:type="dxa"/>
          </w:tcPr>
          <w:p w14:paraId="787469F5" w14:textId="615DF8B6"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09</w:t>
            </w:r>
          </w:p>
        </w:tc>
      </w:tr>
      <w:tr w:rsidR="000B1797" w:rsidRPr="00F40856" w14:paraId="48942158" w14:textId="77777777" w:rsidTr="000B1797">
        <w:tc>
          <w:tcPr>
            <w:tcW w:w="1198" w:type="dxa"/>
          </w:tcPr>
          <w:p w14:paraId="5183D589"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199" w:type="dxa"/>
          </w:tcPr>
          <w:p w14:paraId="49A3BAE4"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294599AA" w14:textId="77777777" w:rsidR="000B1797" w:rsidRPr="00F40856" w:rsidRDefault="000B1797" w:rsidP="00844B06">
            <w:pPr>
              <w:spacing w:after="0" w:line="240" w:lineRule="auto"/>
              <w:jc w:val="center"/>
              <w:rPr>
                <w:rFonts w:cstheme="minorHAnsi"/>
                <w:sz w:val="18"/>
                <w:szCs w:val="20"/>
              </w:rPr>
            </w:pPr>
            <w:r w:rsidRPr="00F40856">
              <w:rPr>
                <w:rFonts w:cstheme="minorHAnsi"/>
                <w:sz w:val="18"/>
                <w:szCs w:val="20"/>
              </w:rPr>
              <w:t>or Name</w:t>
            </w:r>
          </w:p>
        </w:tc>
        <w:tc>
          <w:tcPr>
            <w:tcW w:w="1199" w:type="dxa"/>
          </w:tcPr>
          <w:p w14:paraId="6E24EA9E"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949A3C4" w14:textId="77777777" w:rsidR="000B1797" w:rsidRPr="00F40856" w:rsidRDefault="000B1797" w:rsidP="00844B06">
            <w:pPr>
              <w:spacing w:after="0" w:line="240" w:lineRule="auto"/>
              <w:jc w:val="center"/>
              <w:rPr>
                <w:rFonts w:cstheme="minorHAnsi"/>
                <w:sz w:val="18"/>
                <w:szCs w:val="20"/>
              </w:rPr>
            </w:pPr>
            <w:r w:rsidRPr="00F40856">
              <w:rPr>
                <w:rFonts w:cstheme="minorHAnsi"/>
                <w:sz w:val="18"/>
                <w:szCs w:val="20"/>
              </w:rPr>
              <w:t>Make and Model</w:t>
            </w:r>
          </w:p>
        </w:tc>
        <w:tc>
          <w:tcPr>
            <w:tcW w:w="1199" w:type="dxa"/>
          </w:tcPr>
          <w:p w14:paraId="391C4D20"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xml:space="preserve"># </w:t>
            </w:r>
            <w:proofErr w:type="gramStart"/>
            <w:r w:rsidRPr="00F40856">
              <w:rPr>
                <w:rFonts w:cstheme="minorHAnsi"/>
                <w:sz w:val="18"/>
                <w:szCs w:val="20"/>
              </w:rPr>
              <w:t>of</w:t>
            </w:r>
            <w:proofErr w:type="gramEnd"/>
            <w:r w:rsidRPr="00F40856">
              <w:rPr>
                <w:rFonts w:cstheme="minorHAnsi"/>
                <w:sz w:val="18"/>
                <w:szCs w:val="20"/>
              </w:rPr>
              <w:t xml:space="preserve"> Like (or Identical) Water Heaters in System</w:t>
            </w:r>
          </w:p>
        </w:tc>
        <w:tc>
          <w:tcPr>
            <w:tcW w:w="1199" w:type="dxa"/>
          </w:tcPr>
          <w:p w14:paraId="0DC7A3F0"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199" w:type="dxa"/>
          </w:tcPr>
          <w:p w14:paraId="3EE8E376"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199" w:type="dxa"/>
          </w:tcPr>
          <w:p w14:paraId="076B0554"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199" w:type="dxa"/>
          </w:tcPr>
          <w:p w14:paraId="2FB82ABA"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199" w:type="dxa"/>
          </w:tcPr>
          <w:p w14:paraId="474BF8C9"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266EC9" w14:paraId="7E43CE5D" w14:textId="77777777" w:rsidTr="00266EC9">
        <w:tc>
          <w:tcPr>
            <w:tcW w:w="1198" w:type="dxa"/>
          </w:tcPr>
          <w:p w14:paraId="371A6785"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B0225E6"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C748E17"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4E7C08A2"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764077F"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2380420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A726E99"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309ABD0"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511284D" w14:textId="77777777" w:rsidR="00266EC9" w:rsidRDefault="00266EC9" w:rsidP="00266EC9">
            <w:pPr>
              <w:spacing w:after="0" w:line="240" w:lineRule="auto"/>
              <w:rPr>
                <w:rFonts w:asciiTheme="minorHAnsi" w:hAnsiTheme="minorHAnsi" w:cstheme="minorHAnsi"/>
                <w:sz w:val="20"/>
                <w:szCs w:val="20"/>
              </w:rPr>
            </w:pPr>
          </w:p>
        </w:tc>
      </w:tr>
      <w:tr w:rsidR="00266EC9" w14:paraId="3D619568" w14:textId="77777777" w:rsidTr="00266EC9">
        <w:tc>
          <w:tcPr>
            <w:tcW w:w="1198" w:type="dxa"/>
          </w:tcPr>
          <w:p w14:paraId="0A50AF10"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5458B43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A0716D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2D044D63"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19199E8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6E3EA3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709D819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5818BD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35DEBF67" w14:textId="77777777" w:rsidR="00266EC9" w:rsidRDefault="00266EC9" w:rsidP="00266EC9">
            <w:pPr>
              <w:spacing w:after="0" w:line="240" w:lineRule="auto"/>
              <w:rPr>
                <w:rFonts w:asciiTheme="minorHAnsi" w:hAnsiTheme="minorHAnsi" w:cstheme="minorHAnsi"/>
                <w:sz w:val="20"/>
                <w:szCs w:val="20"/>
              </w:rPr>
            </w:pPr>
          </w:p>
        </w:tc>
      </w:tr>
    </w:tbl>
    <w:p w14:paraId="38B8996B" w14:textId="77777777" w:rsidR="00AA0483" w:rsidRDefault="00AA0483" w:rsidP="000504B8">
      <w:pPr>
        <w:spacing w:after="0" w:line="240" w:lineRule="auto"/>
        <w:rPr>
          <w:rFonts w:asciiTheme="minorHAnsi" w:hAnsiTheme="minorHAnsi" w:cstheme="minorHAnsi"/>
          <w:sz w:val="20"/>
          <w:szCs w:val="20"/>
        </w:rPr>
      </w:pPr>
    </w:p>
    <w:p w14:paraId="3F70E2C1" w14:textId="77777777" w:rsidR="002070E6" w:rsidRPr="005828AE" w:rsidRDefault="002070E6"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8"/>
        <w:gridCol w:w="1008"/>
        <w:gridCol w:w="1144"/>
        <w:gridCol w:w="1163"/>
        <w:gridCol w:w="1252"/>
        <w:gridCol w:w="811"/>
        <w:gridCol w:w="721"/>
        <w:gridCol w:w="1081"/>
        <w:gridCol w:w="1260"/>
        <w:gridCol w:w="1342"/>
      </w:tblGrid>
      <w:tr w:rsidR="000E1EA5" w:rsidRPr="009E01FE" w14:paraId="3133D3C8"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2615A305" w14:textId="5F591985" w:rsidR="000E1EA5" w:rsidRPr="00B33DFF"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Dwelling Unit Water Heating Systems Information </w:t>
            </w:r>
          </w:p>
          <w:p w14:paraId="2204E78D" w14:textId="062BA775"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w:t>
            </w:r>
            <w:r w:rsidR="00D25D80">
              <w:rPr>
                <w:rFonts w:asciiTheme="minorHAnsi" w:eastAsia="Times New Roman" w:hAnsiTheme="minorHAnsi" w:cstheme="minorHAnsi"/>
                <w:sz w:val="20"/>
                <w:szCs w:val="20"/>
              </w:rPr>
              <w:t xml:space="preserve"> </w:t>
            </w:r>
            <w:r w:rsidR="00D25D80" w:rsidRPr="005828AE">
              <w:rPr>
                <w:rFonts w:asciiTheme="minorHAnsi" w:eastAsia="Times New Roman" w:hAnsiTheme="minorHAnsi" w:cstheme="minorHAnsi"/>
                <w:sz w:val="20"/>
                <w:szCs w:val="20"/>
              </w:rPr>
              <w:t>features</w:t>
            </w:r>
            <w:r w:rsidR="00D25D80">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20"/>
                <w:szCs w:val="20"/>
              </w:rPr>
              <w:t xml:space="preserve"> the water heating </w:t>
            </w:r>
            <w:proofErr w:type="gramStart"/>
            <w:r w:rsidRPr="005828AE">
              <w:rPr>
                <w:rFonts w:asciiTheme="minorHAnsi" w:eastAsia="Times New Roman" w:hAnsiTheme="minorHAnsi" w:cstheme="minorHAnsi"/>
                <w:sz w:val="20"/>
                <w:szCs w:val="20"/>
              </w:rPr>
              <w:t xml:space="preserve">system </w:t>
            </w:r>
            <w:r w:rsidR="00D25D80">
              <w:rPr>
                <w:rFonts w:asciiTheme="minorHAnsi" w:eastAsia="Times New Roman" w:hAnsiTheme="minorHAnsi" w:cstheme="minorHAnsi"/>
                <w:sz w:val="20"/>
                <w:szCs w:val="20"/>
              </w:rPr>
              <w:t xml:space="preserve"> other</w:t>
            </w:r>
            <w:proofErr w:type="gramEnd"/>
            <w:r w:rsidR="00D25D80">
              <w:rPr>
                <w:rFonts w:asciiTheme="minorHAnsi" w:eastAsia="Times New Roman" w:hAnsiTheme="minorHAnsi" w:cstheme="minorHAnsi"/>
                <w:sz w:val="20"/>
                <w:szCs w:val="20"/>
              </w:rPr>
              <w:t xml:space="preserve"> than </w:t>
            </w:r>
            <w:r w:rsidR="00D25D80">
              <w:rPr>
                <w:rFonts w:cstheme="minorHAnsi"/>
                <w:b/>
                <w:bCs/>
                <w:sz w:val="20"/>
                <w:szCs w:val="20"/>
              </w:rPr>
              <w:t>HPWH</w:t>
            </w:r>
            <w:r w:rsidR="00D25D80" w:rsidRPr="005828AE">
              <w:rPr>
                <w:rFonts w:asciiTheme="minorHAnsi" w:eastAsia="Times New Roman" w:hAnsiTheme="minorHAnsi" w:cstheme="minorHAnsi"/>
                <w:sz w:val="20"/>
                <w:szCs w:val="20"/>
              </w:rPr>
              <w:t xml:space="preserve"> </w:t>
            </w:r>
            <w:r w:rsidR="00D25D80">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installed in this project.</w:t>
            </w:r>
          </w:p>
        </w:tc>
      </w:tr>
      <w:tr w:rsidR="004542D1" w:rsidRPr="009E01FE" w14:paraId="5ED6E744" w14:textId="02C445A1" w:rsidTr="004542D1">
        <w:trPr>
          <w:cantSplit/>
          <w:trHeight w:val="277"/>
        </w:trPr>
        <w:tc>
          <w:tcPr>
            <w:tcW w:w="467" w:type="pct"/>
            <w:tcBorders>
              <w:top w:val="single" w:sz="4" w:space="0" w:color="auto"/>
              <w:left w:val="single" w:sz="4" w:space="0" w:color="auto"/>
              <w:bottom w:val="single" w:sz="4" w:space="0" w:color="auto"/>
              <w:right w:val="single" w:sz="4" w:space="0" w:color="auto"/>
            </w:tcBorders>
          </w:tcPr>
          <w:p w14:paraId="1099D65B" w14:textId="7B74DE0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7" w:type="pct"/>
            <w:tcBorders>
              <w:top w:val="single" w:sz="4" w:space="0" w:color="auto"/>
              <w:left w:val="single" w:sz="4" w:space="0" w:color="auto"/>
              <w:bottom w:val="single" w:sz="4" w:space="0" w:color="auto"/>
              <w:right w:val="single" w:sz="4" w:space="0" w:color="auto"/>
            </w:tcBorders>
            <w:vAlign w:val="center"/>
          </w:tcPr>
          <w:p w14:paraId="6CF27EF4" w14:textId="2CD34651"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30" w:type="pct"/>
            <w:tcBorders>
              <w:top w:val="single" w:sz="4" w:space="0" w:color="auto"/>
              <w:left w:val="single" w:sz="4" w:space="0" w:color="auto"/>
              <w:bottom w:val="single" w:sz="4" w:space="0" w:color="auto"/>
              <w:right w:val="single" w:sz="4" w:space="0" w:color="auto"/>
            </w:tcBorders>
            <w:vAlign w:val="center"/>
          </w:tcPr>
          <w:p w14:paraId="2DFD465C" w14:textId="403D6AA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39" w:type="pct"/>
            <w:tcBorders>
              <w:top w:val="single" w:sz="4" w:space="0" w:color="auto"/>
              <w:left w:val="single" w:sz="4" w:space="0" w:color="auto"/>
              <w:bottom w:val="single" w:sz="4" w:space="0" w:color="auto"/>
              <w:right w:val="single" w:sz="4" w:space="0" w:color="auto"/>
            </w:tcBorders>
            <w:vAlign w:val="center"/>
          </w:tcPr>
          <w:p w14:paraId="68810AAA" w14:textId="0F31E26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80" w:type="pct"/>
            <w:tcBorders>
              <w:top w:val="single" w:sz="4" w:space="0" w:color="auto"/>
              <w:left w:val="single" w:sz="4" w:space="0" w:color="auto"/>
              <w:bottom w:val="single" w:sz="4" w:space="0" w:color="auto"/>
              <w:right w:val="single" w:sz="4" w:space="0" w:color="auto"/>
            </w:tcBorders>
            <w:vAlign w:val="center"/>
          </w:tcPr>
          <w:p w14:paraId="39831465" w14:textId="07C7AA2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76" w:type="pct"/>
            <w:tcBorders>
              <w:top w:val="single" w:sz="4" w:space="0" w:color="auto"/>
              <w:left w:val="single" w:sz="4" w:space="0" w:color="auto"/>
              <w:bottom w:val="single" w:sz="4" w:space="0" w:color="auto"/>
              <w:right w:val="single" w:sz="4" w:space="0" w:color="auto"/>
            </w:tcBorders>
            <w:vAlign w:val="center"/>
          </w:tcPr>
          <w:p w14:paraId="722C5810" w14:textId="11D6F24F"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4" w:type="pct"/>
            <w:tcBorders>
              <w:top w:val="single" w:sz="4" w:space="0" w:color="auto"/>
              <w:left w:val="single" w:sz="4" w:space="0" w:color="auto"/>
              <w:bottom w:val="single" w:sz="4" w:space="0" w:color="auto"/>
              <w:right w:val="single" w:sz="4" w:space="0" w:color="auto"/>
            </w:tcBorders>
            <w:vAlign w:val="center"/>
          </w:tcPr>
          <w:p w14:paraId="2A3B52ED" w14:textId="7E1A824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01" w:type="pct"/>
            <w:tcBorders>
              <w:top w:val="single" w:sz="4" w:space="0" w:color="auto"/>
              <w:left w:val="single" w:sz="4" w:space="0" w:color="auto"/>
              <w:bottom w:val="single" w:sz="4" w:space="0" w:color="auto"/>
              <w:right w:val="single" w:sz="4" w:space="0" w:color="auto"/>
            </w:tcBorders>
            <w:vAlign w:val="center"/>
          </w:tcPr>
          <w:p w14:paraId="40E92457" w14:textId="5A041BB4"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84" w:type="pct"/>
            <w:tcBorders>
              <w:top w:val="single" w:sz="4" w:space="0" w:color="auto"/>
              <w:left w:val="single" w:sz="4" w:space="0" w:color="auto"/>
              <w:bottom w:val="single" w:sz="4" w:space="0" w:color="auto"/>
              <w:right w:val="single" w:sz="4" w:space="0" w:color="auto"/>
            </w:tcBorders>
          </w:tcPr>
          <w:p w14:paraId="44191CE3" w14:textId="6AA7C0CC"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09</w:t>
            </w:r>
          </w:p>
        </w:tc>
        <w:tc>
          <w:tcPr>
            <w:tcW w:w="622" w:type="pct"/>
            <w:tcBorders>
              <w:top w:val="single" w:sz="4" w:space="0" w:color="auto"/>
              <w:left w:val="single" w:sz="4" w:space="0" w:color="auto"/>
              <w:bottom w:val="single" w:sz="4" w:space="0" w:color="auto"/>
              <w:right w:val="single" w:sz="4" w:space="0" w:color="auto"/>
            </w:tcBorders>
          </w:tcPr>
          <w:p w14:paraId="3EAFE437" w14:textId="409C4E57"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10</w:t>
            </w:r>
          </w:p>
        </w:tc>
      </w:tr>
      <w:tr w:rsidR="004542D1" w:rsidRPr="009E01FE" w14:paraId="23FE0AC3" w14:textId="7CD2EAB2" w:rsidTr="004542D1">
        <w:trPr>
          <w:cantSplit/>
          <w:trHeight w:val="288"/>
        </w:trPr>
        <w:tc>
          <w:tcPr>
            <w:tcW w:w="467" w:type="pct"/>
            <w:tcBorders>
              <w:top w:val="single" w:sz="4" w:space="0" w:color="auto"/>
              <w:left w:val="single" w:sz="4" w:space="0" w:color="auto"/>
              <w:bottom w:val="single" w:sz="4" w:space="0" w:color="auto"/>
              <w:right w:val="single" w:sz="4" w:space="0" w:color="auto"/>
            </w:tcBorders>
            <w:vAlign w:val="bottom"/>
          </w:tcPr>
          <w:p w14:paraId="2559D99F" w14:textId="36F62BCD" w:rsidR="000E1EA5" w:rsidRPr="005828AE" w:rsidRDefault="000E1EA5" w:rsidP="007708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7" w:type="pct"/>
            <w:tcBorders>
              <w:top w:val="single" w:sz="4" w:space="0" w:color="auto"/>
              <w:left w:val="single" w:sz="4" w:space="0" w:color="auto"/>
              <w:bottom w:val="single" w:sz="4" w:space="0" w:color="auto"/>
              <w:right w:val="single" w:sz="4" w:space="0" w:color="auto"/>
            </w:tcBorders>
            <w:vAlign w:val="bottom"/>
          </w:tcPr>
          <w:p w14:paraId="757317C8" w14:textId="78C12949"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30" w:type="pct"/>
            <w:tcBorders>
              <w:top w:val="single" w:sz="4" w:space="0" w:color="auto"/>
              <w:left w:val="single" w:sz="4" w:space="0" w:color="auto"/>
              <w:bottom w:val="single" w:sz="4" w:space="0" w:color="auto"/>
              <w:right w:val="single" w:sz="4" w:space="0" w:color="auto"/>
            </w:tcBorders>
            <w:vAlign w:val="bottom"/>
          </w:tcPr>
          <w:p w14:paraId="5B644C1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39" w:type="pct"/>
            <w:tcBorders>
              <w:top w:val="single" w:sz="4" w:space="0" w:color="auto"/>
              <w:left w:val="single" w:sz="4" w:space="0" w:color="auto"/>
              <w:bottom w:val="single" w:sz="4" w:space="0" w:color="auto"/>
              <w:right w:val="single" w:sz="4" w:space="0" w:color="auto"/>
            </w:tcBorders>
            <w:vAlign w:val="bottom"/>
          </w:tcPr>
          <w:p w14:paraId="31C6FE1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80" w:type="pct"/>
            <w:tcBorders>
              <w:top w:val="single" w:sz="4" w:space="0" w:color="auto"/>
              <w:left w:val="single" w:sz="4" w:space="0" w:color="auto"/>
              <w:bottom w:val="single" w:sz="4" w:space="0" w:color="auto"/>
              <w:right w:val="single" w:sz="4" w:space="0" w:color="auto"/>
            </w:tcBorders>
            <w:vAlign w:val="bottom"/>
          </w:tcPr>
          <w:p w14:paraId="3A0FABDA" w14:textId="115B566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proofErr w:type="gramStart"/>
            <w:r w:rsidRPr="005828AE">
              <w:rPr>
                <w:rFonts w:asciiTheme="minorHAnsi" w:eastAsia="Times New Roman" w:hAnsiTheme="minorHAnsi" w:cstheme="minorHAnsi"/>
                <w:sz w:val="18"/>
                <w:szCs w:val="20"/>
              </w:rPr>
              <w:t>of</w:t>
            </w:r>
            <w:proofErr w:type="gramEnd"/>
            <w:r w:rsidRPr="005828AE">
              <w:rPr>
                <w:rFonts w:asciiTheme="minorHAnsi" w:eastAsia="Times New Roman" w:hAnsiTheme="minorHAnsi" w:cstheme="minorHAnsi"/>
                <w:sz w:val="18"/>
                <w:szCs w:val="20"/>
              </w:rPr>
              <w:t xml:space="preserve"> </w:t>
            </w:r>
            <w:r w:rsidR="007505FE">
              <w:rPr>
                <w:rFonts w:asciiTheme="minorHAnsi" w:eastAsia="Times New Roman" w:hAnsiTheme="minorHAnsi" w:cstheme="minorHAnsi"/>
                <w:sz w:val="18"/>
                <w:szCs w:val="20"/>
              </w:rPr>
              <w:t>Like (or Identical)</w:t>
            </w:r>
            <w:r w:rsidR="00672EF4">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Water Heaters in System</w:t>
            </w:r>
          </w:p>
        </w:tc>
        <w:tc>
          <w:tcPr>
            <w:tcW w:w="376" w:type="pct"/>
            <w:tcBorders>
              <w:top w:val="single" w:sz="4" w:space="0" w:color="auto"/>
              <w:left w:val="single" w:sz="4" w:space="0" w:color="auto"/>
              <w:bottom w:val="single" w:sz="4" w:space="0" w:color="auto"/>
              <w:right w:val="single" w:sz="4" w:space="0" w:color="auto"/>
            </w:tcBorders>
            <w:vAlign w:val="bottom"/>
          </w:tcPr>
          <w:p w14:paraId="46062BA6"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75C55279"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01" w:type="pct"/>
            <w:tcBorders>
              <w:top w:val="single" w:sz="4" w:space="0" w:color="auto"/>
              <w:left w:val="single" w:sz="4" w:space="0" w:color="auto"/>
              <w:bottom w:val="single" w:sz="4" w:space="0" w:color="auto"/>
              <w:right w:val="single" w:sz="4" w:space="0" w:color="auto"/>
            </w:tcBorders>
            <w:vAlign w:val="bottom"/>
          </w:tcPr>
          <w:p w14:paraId="2DF9DDA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84" w:type="pct"/>
            <w:tcBorders>
              <w:top w:val="single" w:sz="4" w:space="0" w:color="auto"/>
              <w:left w:val="single" w:sz="4" w:space="0" w:color="auto"/>
              <w:bottom w:val="single" w:sz="4" w:space="0" w:color="auto"/>
              <w:right w:val="single" w:sz="4" w:space="0" w:color="auto"/>
            </w:tcBorders>
            <w:vAlign w:val="bottom"/>
          </w:tcPr>
          <w:p w14:paraId="2BA8D86D" w14:textId="15050FAD"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6115D06" w14:textId="0783A438"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22" w:type="pct"/>
            <w:tcBorders>
              <w:top w:val="single" w:sz="4" w:space="0" w:color="auto"/>
              <w:left w:val="single" w:sz="4" w:space="0" w:color="auto"/>
              <w:bottom w:val="single" w:sz="4" w:space="0" w:color="auto"/>
              <w:right w:val="single" w:sz="4" w:space="0" w:color="auto"/>
            </w:tcBorders>
            <w:vAlign w:val="bottom"/>
          </w:tcPr>
          <w:p w14:paraId="4282A1E7" w14:textId="203E4CD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sidRPr="005828AE">
              <w:rPr>
                <w:rFonts w:asciiTheme="minorHAnsi" w:eastAsia="Times New Roman" w:hAnsiTheme="minorHAnsi" w:cstheme="minorHAnsi"/>
                <w:sz w:val="18"/>
                <w:szCs w:val="20"/>
              </w:rPr>
              <w:t>.</w:t>
            </w:r>
          </w:p>
        </w:tc>
      </w:tr>
      <w:tr w:rsidR="004542D1" w:rsidRPr="009E01FE" w14:paraId="00407694" w14:textId="288A02D8" w:rsidTr="004542D1">
        <w:trPr>
          <w:cantSplit/>
          <w:trHeight w:val="246"/>
        </w:trPr>
        <w:tc>
          <w:tcPr>
            <w:tcW w:w="467" w:type="pct"/>
            <w:tcBorders>
              <w:top w:val="single" w:sz="4" w:space="0" w:color="auto"/>
              <w:left w:val="single" w:sz="4" w:space="0" w:color="auto"/>
              <w:bottom w:val="single" w:sz="4" w:space="0" w:color="auto"/>
              <w:right w:val="single" w:sz="4" w:space="0" w:color="auto"/>
            </w:tcBorders>
          </w:tcPr>
          <w:p w14:paraId="747E524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3EF9D00" w14:textId="02FE653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A66F1B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5A552A0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103AB30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745D58B"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D1E2CA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19A3158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42EB4A13" w14:textId="229C80F0"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519BEFD6"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542D1" w:rsidRPr="009E01FE" w14:paraId="21E09C0B" w14:textId="664CB6A3" w:rsidTr="004542D1">
        <w:trPr>
          <w:cantSplit/>
          <w:trHeight w:val="255"/>
        </w:trPr>
        <w:tc>
          <w:tcPr>
            <w:tcW w:w="467" w:type="pct"/>
            <w:tcBorders>
              <w:top w:val="single" w:sz="4" w:space="0" w:color="auto"/>
              <w:left w:val="single" w:sz="4" w:space="0" w:color="auto"/>
              <w:bottom w:val="single" w:sz="4" w:space="0" w:color="auto"/>
              <w:right w:val="single" w:sz="4" w:space="0" w:color="auto"/>
            </w:tcBorders>
          </w:tcPr>
          <w:p w14:paraId="0B41602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11B833" w14:textId="2D28A4A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6D44B5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495BA73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5C2ADBFE"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6558904"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A765DE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39FD661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38D0A3E8" w14:textId="6EF4707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28077983"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89E83A" w14:textId="54CF9E9D" w:rsidR="00607E9D" w:rsidRDefault="00607E9D" w:rsidP="000504B8">
      <w:pPr>
        <w:spacing w:after="0" w:line="240" w:lineRule="auto"/>
        <w:rPr>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774C88" w:rsidRPr="007B2CC9" w14:paraId="3F5A888C" w14:textId="77777777" w:rsidTr="00844B06">
        <w:trPr>
          <w:trHeight w:val="467"/>
        </w:trPr>
        <w:tc>
          <w:tcPr>
            <w:tcW w:w="10795" w:type="dxa"/>
            <w:gridSpan w:val="8"/>
          </w:tcPr>
          <w:p w14:paraId="3A790A77" w14:textId="53C3E448" w:rsidR="00774C88" w:rsidRPr="00EB4154" w:rsidRDefault="00774C88" w:rsidP="00844B06">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50935617" w14:textId="77777777" w:rsidR="00774C88" w:rsidRPr="007B2CC9" w:rsidDel="00D74A66" w:rsidRDefault="00774C88" w:rsidP="00844B06">
            <w:pPr>
              <w:spacing w:after="0" w:line="240" w:lineRule="auto"/>
              <w:rPr>
                <w:rFonts w:cstheme="minorHAnsi"/>
                <w:sz w:val="20"/>
                <w:szCs w:val="20"/>
              </w:rPr>
            </w:pPr>
            <w:r w:rsidRPr="007B2CC9">
              <w:rPr>
                <w:rFonts w:cstheme="minorHAnsi"/>
                <w:sz w:val="18"/>
                <w:szCs w:val="20"/>
              </w:rPr>
              <w:t>This table reports the water heating system(s) installed in this project.</w:t>
            </w:r>
          </w:p>
        </w:tc>
      </w:tr>
      <w:tr w:rsidR="00774C88" w:rsidRPr="007B2CC9" w14:paraId="0229AC60" w14:textId="77777777" w:rsidTr="00844B06">
        <w:trPr>
          <w:trHeight w:val="211"/>
        </w:trPr>
        <w:tc>
          <w:tcPr>
            <w:tcW w:w="1165" w:type="dxa"/>
            <w:tcBorders>
              <w:top w:val="single" w:sz="4" w:space="0" w:color="auto"/>
              <w:left w:val="single" w:sz="4" w:space="0" w:color="auto"/>
              <w:bottom w:val="single" w:sz="4" w:space="0" w:color="auto"/>
              <w:right w:val="single" w:sz="4" w:space="0" w:color="auto"/>
            </w:tcBorders>
          </w:tcPr>
          <w:p w14:paraId="0F3534AF"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01</w:t>
            </w:r>
          </w:p>
        </w:tc>
        <w:tc>
          <w:tcPr>
            <w:tcW w:w="990" w:type="dxa"/>
            <w:vAlign w:val="bottom"/>
          </w:tcPr>
          <w:p w14:paraId="0732DE8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02</w:t>
            </w:r>
          </w:p>
        </w:tc>
        <w:tc>
          <w:tcPr>
            <w:tcW w:w="1380" w:type="dxa"/>
            <w:vAlign w:val="bottom"/>
          </w:tcPr>
          <w:p w14:paraId="45901A1E"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03</w:t>
            </w:r>
          </w:p>
        </w:tc>
        <w:tc>
          <w:tcPr>
            <w:tcW w:w="1230" w:type="dxa"/>
          </w:tcPr>
          <w:p w14:paraId="4446BD66"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04</w:t>
            </w:r>
          </w:p>
        </w:tc>
        <w:tc>
          <w:tcPr>
            <w:tcW w:w="1260" w:type="dxa"/>
          </w:tcPr>
          <w:p w14:paraId="68DCDD5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05</w:t>
            </w:r>
          </w:p>
        </w:tc>
        <w:tc>
          <w:tcPr>
            <w:tcW w:w="1350" w:type="dxa"/>
          </w:tcPr>
          <w:p w14:paraId="7C24A3B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06</w:t>
            </w:r>
          </w:p>
        </w:tc>
        <w:tc>
          <w:tcPr>
            <w:tcW w:w="1584" w:type="dxa"/>
          </w:tcPr>
          <w:p w14:paraId="24AA1533"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07</w:t>
            </w:r>
          </w:p>
        </w:tc>
        <w:tc>
          <w:tcPr>
            <w:tcW w:w="1836" w:type="dxa"/>
          </w:tcPr>
          <w:p w14:paraId="2BFC1E78"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08</w:t>
            </w:r>
          </w:p>
        </w:tc>
      </w:tr>
      <w:tr w:rsidR="00774C88" w:rsidRPr="007B2CC9" w14:paraId="3140DA21" w14:textId="77777777" w:rsidTr="00844B06">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13C69CFE"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990" w:type="dxa"/>
            <w:vAlign w:val="bottom"/>
          </w:tcPr>
          <w:p w14:paraId="45818601"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14FEBB05"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or Name</w:t>
            </w:r>
          </w:p>
        </w:tc>
        <w:tc>
          <w:tcPr>
            <w:tcW w:w="1380" w:type="dxa"/>
            <w:vAlign w:val="bottom"/>
          </w:tcPr>
          <w:p w14:paraId="0B595C74"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7E3C7300"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Make and Model</w:t>
            </w:r>
          </w:p>
        </w:tc>
        <w:tc>
          <w:tcPr>
            <w:tcW w:w="1230" w:type="dxa"/>
            <w:vAlign w:val="bottom"/>
          </w:tcPr>
          <w:p w14:paraId="7014D549"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xml:space="preserve"># </w:t>
            </w:r>
            <w:proofErr w:type="gramStart"/>
            <w:r w:rsidRPr="007B2CC9">
              <w:rPr>
                <w:rFonts w:cstheme="minorHAnsi"/>
                <w:sz w:val="18"/>
                <w:szCs w:val="20"/>
              </w:rPr>
              <w:t>of</w:t>
            </w:r>
            <w:proofErr w:type="gramEnd"/>
            <w:r w:rsidRPr="007B2CC9">
              <w:rPr>
                <w:rFonts w:cstheme="minorHAnsi"/>
                <w:sz w:val="18"/>
                <w:szCs w:val="20"/>
              </w:rPr>
              <w:t xml:space="preserve"> Like (or Identical) Water Heaters in System</w:t>
            </w:r>
          </w:p>
        </w:tc>
        <w:tc>
          <w:tcPr>
            <w:tcW w:w="1260" w:type="dxa"/>
            <w:vAlign w:val="bottom"/>
          </w:tcPr>
          <w:p w14:paraId="6A474F52"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350" w:type="dxa"/>
            <w:vAlign w:val="bottom"/>
          </w:tcPr>
          <w:p w14:paraId="4CBAFC17"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584" w:type="dxa"/>
            <w:vAlign w:val="bottom"/>
          </w:tcPr>
          <w:p w14:paraId="3C65EF7F"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836" w:type="dxa"/>
            <w:vAlign w:val="bottom"/>
          </w:tcPr>
          <w:p w14:paraId="2DA1BF9E"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774C88" w:rsidRPr="007B2CC9" w14:paraId="1AE3B06E" w14:textId="77777777" w:rsidTr="00844B06">
        <w:trPr>
          <w:trHeight w:val="226"/>
        </w:trPr>
        <w:tc>
          <w:tcPr>
            <w:tcW w:w="1165" w:type="dxa"/>
          </w:tcPr>
          <w:p w14:paraId="1FFCF3A4" w14:textId="77777777" w:rsidR="00774C88" w:rsidRPr="007B2CC9" w:rsidRDefault="00774C88" w:rsidP="00844B06">
            <w:pPr>
              <w:spacing w:after="0" w:line="240" w:lineRule="auto"/>
              <w:rPr>
                <w:rFonts w:cstheme="minorHAnsi"/>
                <w:sz w:val="20"/>
                <w:szCs w:val="20"/>
              </w:rPr>
            </w:pPr>
          </w:p>
        </w:tc>
        <w:tc>
          <w:tcPr>
            <w:tcW w:w="990" w:type="dxa"/>
          </w:tcPr>
          <w:p w14:paraId="461B9147" w14:textId="77777777" w:rsidR="00774C88" w:rsidRPr="007B2CC9" w:rsidRDefault="00774C88" w:rsidP="00844B06">
            <w:pPr>
              <w:spacing w:after="0" w:line="240" w:lineRule="auto"/>
              <w:rPr>
                <w:rFonts w:cstheme="minorHAnsi"/>
                <w:sz w:val="20"/>
                <w:szCs w:val="20"/>
              </w:rPr>
            </w:pPr>
          </w:p>
        </w:tc>
        <w:tc>
          <w:tcPr>
            <w:tcW w:w="1380" w:type="dxa"/>
          </w:tcPr>
          <w:p w14:paraId="2AA11B33" w14:textId="77777777" w:rsidR="00774C88" w:rsidRPr="007B2CC9" w:rsidRDefault="00774C88" w:rsidP="00844B06">
            <w:pPr>
              <w:spacing w:after="0" w:line="240" w:lineRule="auto"/>
              <w:rPr>
                <w:rFonts w:cstheme="minorHAnsi"/>
                <w:sz w:val="20"/>
                <w:szCs w:val="20"/>
              </w:rPr>
            </w:pPr>
          </w:p>
        </w:tc>
        <w:tc>
          <w:tcPr>
            <w:tcW w:w="1230" w:type="dxa"/>
          </w:tcPr>
          <w:p w14:paraId="019D352B" w14:textId="77777777" w:rsidR="00774C88" w:rsidRPr="007B2CC9" w:rsidRDefault="00774C88" w:rsidP="00844B06">
            <w:pPr>
              <w:spacing w:after="0" w:line="240" w:lineRule="auto"/>
              <w:rPr>
                <w:rFonts w:cstheme="minorHAnsi"/>
                <w:sz w:val="20"/>
                <w:szCs w:val="20"/>
              </w:rPr>
            </w:pPr>
          </w:p>
        </w:tc>
        <w:tc>
          <w:tcPr>
            <w:tcW w:w="1260" w:type="dxa"/>
          </w:tcPr>
          <w:p w14:paraId="070D6A99" w14:textId="77777777" w:rsidR="00774C88" w:rsidRPr="007B2CC9" w:rsidRDefault="00774C88" w:rsidP="00844B06">
            <w:pPr>
              <w:spacing w:after="0" w:line="240" w:lineRule="auto"/>
              <w:rPr>
                <w:rFonts w:cstheme="minorHAnsi"/>
                <w:sz w:val="20"/>
                <w:szCs w:val="20"/>
              </w:rPr>
            </w:pPr>
          </w:p>
        </w:tc>
        <w:tc>
          <w:tcPr>
            <w:tcW w:w="1350" w:type="dxa"/>
          </w:tcPr>
          <w:p w14:paraId="28BF16FF" w14:textId="77777777" w:rsidR="00774C88" w:rsidRPr="007B2CC9" w:rsidRDefault="00774C88" w:rsidP="00844B06">
            <w:pPr>
              <w:spacing w:after="0" w:line="240" w:lineRule="auto"/>
              <w:rPr>
                <w:rFonts w:cstheme="minorHAnsi"/>
                <w:sz w:val="20"/>
                <w:szCs w:val="20"/>
              </w:rPr>
            </w:pPr>
          </w:p>
        </w:tc>
        <w:tc>
          <w:tcPr>
            <w:tcW w:w="1584" w:type="dxa"/>
          </w:tcPr>
          <w:p w14:paraId="45E20872" w14:textId="77777777" w:rsidR="00774C88" w:rsidRPr="007B2CC9" w:rsidRDefault="00774C88" w:rsidP="00844B06">
            <w:pPr>
              <w:spacing w:after="0" w:line="240" w:lineRule="auto"/>
              <w:rPr>
                <w:rFonts w:cstheme="minorHAnsi"/>
                <w:sz w:val="20"/>
                <w:szCs w:val="20"/>
              </w:rPr>
            </w:pPr>
          </w:p>
        </w:tc>
        <w:tc>
          <w:tcPr>
            <w:tcW w:w="1836" w:type="dxa"/>
          </w:tcPr>
          <w:p w14:paraId="0B6ACA68" w14:textId="77777777" w:rsidR="00774C88" w:rsidRPr="007B2CC9" w:rsidRDefault="00774C88" w:rsidP="00844B06">
            <w:pPr>
              <w:spacing w:after="0" w:line="240" w:lineRule="auto"/>
              <w:rPr>
                <w:rFonts w:cstheme="minorHAnsi"/>
                <w:sz w:val="20"/>
                <w:szCs w:val="20"/>
              </w:rPr>
            </w:pPr>
          </w:p>
        </w:tc>
      </w:tr>
      <w:tr w:rsidR="00774C88" w:rsidRPr="007B2CC9" w14:paraId="268C40B5" w14:textId="77777777" w:rsidTr="00844B06">
        <w:trPr>
          <w:trHeight w:val="226"/>
        </w:trPr>
        <w:tc>
          <w:tcPr>
            <w:tcW w:w="1165" w:type="dxa"/>
          </w:tcPr>
          <w:p w14:paraId="2BF42BBA" w14:textId="77777777" w:rsidR="00774C88" w:rsidRPr="007B2CC9" w:rsidRDefault="00774C88" w:rsidP="00844B06">
            <w:pPr>
              <w:spacing w:after="0" w:line="240" w:lineRule="auto"/>
              <w:rPr>
                <w:rFonts w:cstheme="minorHAnsi"/>
                <w:sz w:val="20"/>
                <w:szCs w:val="20"/>
              </w:rPr>
            </w:pPr>
          </w:p>
        </w:tc>
        <w:tc>
          <w:tcPr>
            <w:tcW w:w="990" w:type="dxa"/>
          </w:tcPr>
          <w:p w14:paraId="513E4826" w14:textId="77777777" w:rsidR="00774C88" w:rsidRPr="007B2CC9" w:rsidRDefault="00774C88" w:rsidP="00844B06">
            <w:pPr>
              <w:spacing w:after="0" w:line="240" w:lineRule="auto"/>
              <w:rPr>
                <w:rFonts w:cstheme="minorHAnsi"/>
                <w:sz w:val="20"/>
                <w:szCs w:val="20"/>
              </w:rPr>
            </w:pPr>
          </w:p>
        </w:tc>
        <w:tc>
          <w:tcPr>
            <w:tcW w:w="1380" w:type="dxa"/>
          </w:tcPr>
          <w:p w14:paraId="5D62C1E1" w14:textId="77777777" w:rsidR="00774C88" w:rsidRPr="007B2CC9" w:rsidRDefault="00774C88" w:rsidP="00844B06">
            <w:pPr>
              <w:spacing w:after="0" w:line="240" w:lineRule="auto"/>
              <w:rPr>
                <w:rFonts w:cstheme="minorHAnsi"/>
                <w:sz w:val="20"/>
                <w:szCs w:val="20"/>
              </w:rPr>
            </w:pPr>
          </w:p>
        </w:tc>
        <w:tc>
          <w:tcPr>
            <w:tcW w:w="1230" w:type="dxa"/>
          </w:tcPr>
          <w:p w14:paraId="30B4BA0B" w14:textId="77777777" w:rsidR="00774C88" w:rsidRPr="007B2CC9" w:rsidRDefault="00774C88" w:rsidP="00844B06">
            <w:pPr>
              <w:spacing w:after="0" w:line="240" w:lineRule="auto"/>
              <w:rPr>
                <w:rFonts w:cstheme="minorHAnsi"/>
                <w:sz w:val="20"/>
                <w:szCs w:val="20"/>
              </w:rPr>
            </w:pPr>
          </w:p>
        </w:tc>
        <w:tc>
          <w:tcPr>
            <w:tcW w:w="1260" w:type="dxa"/>
          </w:tcPr>
          <w:p w14:paraId="205201A7" w14:textId="77777777" w:rsidR="00774C88" w:rsidRPr="007B2CC9" w:rsidRDefault="00774C88" w:rsidP="00844B06">
            <w:pPr>
              <w:spacing w:after="0" w:line="240" w:lineRule="auto"/>
              <w:rPr>
                <w:rFonts w:cstheme="minorHAnsi"/>
                <w:sz w:val="20"/>
                <w:szCs w:val="20"/>
              </w:rPr>
            </w:pPr>
          </w:p>
        </w:tc>
        <w:tc>
          <w:tcPr>
            <w:tcW w:w="1350" w:type="dxa"/>
          </w:tcPr>
          <w:p w14:paraId="05162C5A" w14:textId="77777777" w:rsidR="00774C88" w:rsidRPr="007B2CC9" w:rsidRDefault="00774C88" w:rsidP="00844B06">
            <w:pPr>
              <w:spacing w:after="0" w:line="240" w:lineRule="auto"/>
              <w:rPr>
                <w:rFonts w:cstheme="minorHAnsi"/>
                <w:sz w:val="20"/>
                <w:szCs w:val="20"/>
              </w:rPr>
            </w:pPr>
          </w:p>
        </w:tc>
        <w:tc>
          <w:tcPr>
            <w:tcW w:w="1584" w:type="dxa"/>
          </w:tcPr>
          <w:p w14:paraId="3EB03384" w14:textId="77777777" w:rsidR="00774C88" w:rsidRPr="007B2CC9" w:rsidRDefault="00774C88" w:rsidP="00844B06">
            <w:pPr>
              <w:spacing w:after="0" w:line="240" w:lineRule="auto"/>
              <w:rPr>
                <w:rFonts w:cstheme="minorHAnsi"/>
                <w:sz w:val="20"/>
                <w:szCs w:val="20"/>
              </w:rPr>
            </w:pPr>
          </w:p>
        </w:tc>
        <w:tc>
          <w:tcPr>
            <w:tcW w:w="1836" w:type="dxa"/>
          </w:tcPr>
          <w:p w14:paraId="08B518FC" w14:textId="77777777" w:rsidR="00774C88" w:rsidRPr="007B2CC9" w:rsidRDefault="00774C88" w:rsidP="00844B06">
            <w:pPr>
              <w:spacing w:after="0" w:line="240" w:lineRule="auto"/>
              <w:rPr>
                <w:rFonts w:cstheme="minorHAnsi"/>
                <w:sz w:val="20"/>
                <w:szCs w:val="20"/>
              </w:rPr>
            </w:pPr>
          </w:p>
        </w:tc>
      </w:tr>
    </w:tbl>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9E01FE" w14:paraId="5B19E61B" w14:textId="53B4AB68"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69CCF5D7" w14:textId="527D293D" w:rsidR="00B72FDC" w:rsidRPr="005828AE" w:rsidRDefault="008C7B33" w:rsidP="00AF2F7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C</w:t>
            </w:r>
            <w:r w:rsidR="00B72FDC" w:rsidRPr="005828AE">
              <w:rPr>
                <w:rFonts w:asciiTheme="minorHAnsi" w:hAnsiTheme="minorHAnsi" w:cstheme="minorHAnsi"/>
                <w:b/>
                <w:sz w:val="18"/>
                <w:szCs w:val="20"/>
              </w:rPr>
              <w:t xml:space="preserve">. Design Dwelling Unit Water Heating Efficiency Information </w:t>
            </w:r>
          </w:p>
          <w:p w14:paraId="770021B4" w14:textId="6AC9261B" w:rsidR="00B72FDC" w:rsidRPr="005828AE" w:rsidRDefault="00B72FDC" w:rsidP="00306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specified on the registered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xml:space="preserve"> compliance document for this project.</w:t>
            </w:r>
          </w:p>
        </w:tc>
      </w:tr>
      <w:tr w:rsidR="00B72FDC" w:rsidRPr="009E01FE" w14:paraId="3F991805" w14:textId="5C837329"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B9D936C" w14:textId="55209344"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372D4225" w14:textId="5DBE736A"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5E4F49D9" w14:textId="6E5E8FEF"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22D103D1" w14:textId="3CC4A94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478C37AD" w14:textId="5F9EE088"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473A1F67" w14:textId="6D18B624"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6940BE03" w14:textId="68108321"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9E01FE" w14:paraId="4D85380E" w14:textId="422ACBE2"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6F3B4451" w14:textId="39E5D4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4FB8C2B9" w14:textId="4115D57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7E13113D" w14:textId="7DAC15F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01C7527B" w14:textId="18D66A2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C894FCA" w14:textId="4DD2B03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764BF35C" w14:textId="21E7440B"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F5DBA17" w14:textId="26BF1CF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68955B34" w14:textId="73D667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1C87DF5C" w14:textId="0CC670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59B8DC05" w14:textId="33D65FED"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9E01FE" w14:paraId="2CDFCF2B" w14:textId="08FD802A"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AC46095" w14:textId="6327E07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AB9F265" w14:textId="0BDAE0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A94E45C" w14:textId="66D3A84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D0964D3" w14:textId="60EC528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C6DF6D3" w14:textId="652827D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7BAF5365" w14:textId="508C5E08"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1A2E660" w14:textId="3400425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9E01FE" w14:paraId="2CAAD0CA" w14:textId="7335B8B0"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211B6523" w14:textId="002A711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303B241" w14:textId="77419B8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FDA267B" w14:textId="2AF7926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F02FF5E" w14:textId="76B79ED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10BAC51" w14:textId="7D55141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17B9921A" w14:textId="43EF9D21"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07DE59E0" w14:textId="5A6BC37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0189FDD" w14:textId="30B39C8C" w:rsidR="00BD76BE" w:rsidRDefault="00BD76BE" w:rsidP="00BD76BE">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8733ED" w14:paraId="77D6B5AF" w14:textId="7CF918AB"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8B514" w14:textId="378E3390" w:rsidR="00B72FDC" w:rsidRPr="005828AE" w:rsidRDefault="008C7B33" w:rsidP="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D</w:t>
            </w:r>
            <w:r w:rsidR="00B72FDC" w:rsidRPr="005828AE">
              <w:rPr>
                <w:rFonts w:asciiTheme="minorHAnsi" w:hAnsiTheme="minorHAnsi" w:cstheme="minorHAnsi"/>
                <w:b/>
                <w:sz w:val="18"/>
                <w:szCs w:val="20"/>
              </w:rPr>
              <w:t xml:space="preserve">. Installed Dwelling Unit Water Heating Efficiency Information </w:t>
            </w:r>
          </w:p>
          <w:p w14:paraId="5E477EC2" w14:textId="176AF301" w:rsidR="00B72FDC" w:rsidRPr="005828AE" w:rsidRDefault="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w:t>
            </w:r>
            <w:r w:rsidR="00A966F2">
              <w:rPr>
                <w:rFonts w:asciiTheme="minorHAnsi" w:eastAsia="Times New Roman" w:hAnsiTheme="minorHAnsi" w:cstheme="minorHAnsi"/>
                <w:sz w:val="18"/>
                <w:szCs w:val="20"/>
              </w:rPr>
              <w:t>installed in</w:t>
            </w:r>
            <w:r w:rsidRPr="005828AE">
              <w:rPr>
                <w:rFonts w:asciiTheme="minorHAnsi" w:eastAsia="Times New Roman" w:hAnsiTheme="minorHAnsi" w:cstheme="minorHAnsi"/>
                <w:sz w:val="18"/>
                <w:szCs w:val="20"/>
              </w:rPr>
              <w:t xml:space="preserve"> this project.</w:t>
            </w:r>
          </w:p>
        </w:tc>
      </w:tr>
      <w:tr w:rsidR="00B72FDC" w:rsidRPr="00095904" w14:paraId="7C9D63F1" w14:textId="1219FEBD"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304F948" w14:textId="7B3457D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0DBF8A0" w14:textId="221BFAAD"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41DDF82E" w14:textId="266C91A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7B86D666" w14:textId="2E1C35C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7EDBF126" w14:textId="0B477D5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56BF46CC" w14:textId="50A043F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030BF407" w14:textId="2F5CB1B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095904" w14:paraId="75E24577" w14:textId="3199696C"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3D10059F" w14:textId="0A4E62EB"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2AB472EA" w14:textId="7C35851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67A93FCA" w14:textId="2C3EEA1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63011ED8" w14:textId="48DCC3B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D0924FA" w14:textId="04A84E0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22DC62DD" w14:textId="3214A79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7BC97C2B" w14:textId="47C52C5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7BAD6D30" w14:textId="33C5D1C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4742B61C" w14:textId="724202D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65512AC2" w14:textId="697466D2"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095904" w14:paraId="34BD5D0D" w14:textId="2829A975"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48FE324" w14:textId="656E139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F0987C3" w14:textId="4AF3AE3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BAA19B5" w14:textId="016FBD64"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7A914BC" w14:textId="36C1626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C8D644A" w14:textId="33E897F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74D2541" w14:textId="7D1A5A1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59AF532" w14:textId="76FECDC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095904" w14:paraId="102A0F24" w14:textId="49FABAB2"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5FA7860D" w14:textId="6156B6B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8CE81C1" w14:textId="56AC295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554AB91" w14:textId="25BB35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C46CD70" w14:textId="19F6534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34433E1" w14:textId="19E6B1A1"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A8711AF" w14:textId="42391C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1ABE4357" w14:textId="23FD5D8D"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E7E407D" w14:textId="3A6C9537" w:rsidR="00BD76BE" w:rsidRPr="005828AE" w:rsidRDefault="00BD76BE" w:rsidP="000504B8">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16"/>
        <w:gridCol w:w="854"/>
        <w:gridCol w:w="3655"/>
        <w:gridCol w:w="5665"/>
      </w:tblGrid>
      <w:tr w:rsidR="00142B4D" w:rsidRPr="009E01FE" w14:paraId="08F92679" w14:textId="77777777" w:rsidTr="00746D32">
        <w:trPr>
          <w:trHeight w:val="144"/>
        </w:trPr>
        <w:tc>
          <w:tcPr>
            <w:tcW w:w="10790" w:type="dxa"/>
            <w:gridSpan w:val="4"/>
            <w:tcBorders>
              <w:top w:val="single" w:sz="4" w:space="0" w:color="auto"/>
              <w:bottom w:val="single" w:sz="4" w:space="0" w:color="auto"/>
            </w:tcBorders>
            <w:vAlign w:val="center"/>
          </w:tcPr>
          <w:p w14:paraId="0409D9E7" w14:textId="289A1FAD" w:rsidR="00142B4D" w:rsidRPr="005828AE" w:rsidRDefault="008C7B33" w:rsidP="00746D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hAnsiTheme="minorHAnsi" w:cstheme="minorHAnsi"/>
                <w:b/>
                <w:sz w:val="20"/>
                <w:szCs w:val="20"/>
              </w:rPr>
              <w:t>E</w:t>
            </w:r>
            <w:r w:rsidR="00142B4D" w:rsidRPr="008733ED">
              <w:rPr>
                <w:rFonts w:asciiTheme="minorHAnsi" w:hAnsiTheme="minorHAnsi" w:cstheme="minorHAnsi"/>
                <w:b/>
                <w:sz w:val="20"/>
                <w:szCs w:val="20"/>
              </w:rPr>
              <w:t>. Installed Water Heater Manufacturer Information</w:t>
            </w:r>
          </w:p>
        </w:tc>
      </w:tr>
      <w:tr w:rsidR="00142B4D" w:rsidRPr="009E01FE" w14:paraId="2FF02186" w14:textId="77777777" w:rsidTr="00746D32">
        <w:trPr>
          <w:trHeight w:val="144"/>
        </w:trPr>
        <w:tc>
          <w:tcPr>
            <w:tcW w:w="1470" w:type="dxa"/>
            <w:gridSpan w:val="2"/>
            <w:tcBorders>
              <w:top w:val="single" w:sz="4" w:space="0" w:color="auto"/>
              <w:bottom w:val="single" w:sz="4" w:space="0" w:color="auto"/>
              <w:right w:val="single" w:sz="4" w:space="0" w:color="auto"/>
            </w:tcBorders>
            <w:vAlign w:val="center"/>
          </w:tcPr>
          <w:p w14:paraId="5945A23C"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3655" w:type="dxa"/>
            <w:tcBorders>
              <w:top w:val="single" w:sz="4" w:space="0" w:color="auto"/>
              <w:left w:val="single" w:sz="4" w:space="0" w:color="auto"/>
              <w:bottom w:val="single" w:sz="4" w:space="0" w:color="auto"/>
              <w:right w:val="single" w:sz="4" w:space="0" w:color="auto"/>
            </w:tcBorders>
            <w:vAlign w:val="center"/>
          </w:tcPr>
          <w:p w14:paraId="5F6DAD10"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665" w:type="dxa"/>
            <w:tcBorders>
              <w:top w:val="single" w:sz="4" w:space="0" w:color="auto"/>
              <w:left w:val="single" w:sz="4" w:space="0" w:color="auto"/>
              <w:bottom w:val="single" w:sz="4" w:space="0" w:color="auto"/>
            </w:tcBorders>
            <w:vAlign w:val="center"/>
          </w:tcPr>
          <w:p w14:paraId="0D9533C7"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142B4D" w:rsidRPr="009E01FE" w14:paraId="779B07BD"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2A42EF6B"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655" w:type="dxa"/>
            <w:tcBorders>
              <w:top w:val="single" w:sz="4" w:space="0" w:color="auto"/>
              <w:left w:val="single" w:sz="4" w:space="0" w:color="auto"/>
              <w:bottom w:val="single" w:sz="4" w:space="0" w:color="auto"/>
              <w:right w:val="single" w:sz="4" w:space="0" w:color="auto"/>
            </w:tcBorders>
            <w:vAlign w:val="bottom"/>
          </w:tcPr>
          <w:p w14:paraId="64E79843"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665" w:type="dxa"/>
            <w:tcBorders>
              <w:top w:val="single" w:sz="4" w:space="0" w:color="auto"/>
              <w:left w:val="single" w:sz="4" w:space="0" w:color="auto"/>
              <w:bottom w:val="single" w:sz="4" w:space="0" w:color="auto"/>
            </w:tcBorders>
            <w:vAlign w:val="bottom"/>
          </w:tcPr>
          <w:p w14:paraId="23C92B9E"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142B4D" w:rsidRPr="009E01FE" w14:paraId="35111436"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1184D879"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0714258"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shd w:val="clear" w:color="auto" w:fill="FFFFFF" w:themeFill="background1"/>
          </w:tcPr>
          <w:p w14:paraId="040B0024"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142B4D" w:rsidRPr="009E01FE" w14:paraId="7C7C9118"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6B4118C2"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B5FACB5"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tcPr>
          <w:p w14:paraId="60717AB0"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667EA" w:rsidRPr="009E01FE" w14:paraId="3101C995"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rPr>
        <w:tc>
          <w:tcPr>
            <w:tcW w:w="10790" w:type="dxa"/>
            <w:gridSpan w:val="4"/>
            <w:tcBorders>
              <w:top w:val="single" w:sz="4" w:space="0" w:color="auto"/>
              <w:left w:val="single" w:sz="4" w:space="0" w:color="auto"/>
              <w:bottom w:val="single" w:sz="4" w:space="0" w:color="auto"/>
              <w:right w:val="single" w:sz="4" w:space="0" w:color="auto"/>
            </w:tcBorders>
          </w:tcPr>
          <w:p w14:paraId="66BB0D80" w14:textId="17E2F615" w:rsidR="007667EA" w:rsidRPr="00136321" w:rsidRDefault="007667EA" w:rsidP="00746D32">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t>F</w:t>
            </w:r>
            <w:r w:rsidRPr="00B33DFF">
              <w:rPr>
                <w:rFonts w:asciiTheme="minorHAnsi" w:eastAsiaTheme="minorEastAsia" w:hAnsiTheme="minorHAnsi" w:cstheme="minorHAnsi"/>
                <w:b/>
                <w:sz w:val="20"/>
                <w:szCs w:val="20"/>
              </w:rPr>
              <w:t xml:space="preserve">. </w:t>
            </w:r>
            <w:r w:rsidRPr="00136321">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136321">
              <w:rPr>
                <w:rFonts w:asciiTheme="minorHAnsi" w:eastAsiaTheme="minorEastAsia" w:hAnsiTheme="minorHAnsi" w:cstheme="minorHAnsi"/>
                <w:b/>
                <w:sz w:val="20"/>
                <w:szCs w:val="20"/>
              </w:rPr>
              <w:t xml:space="preserve"> </w:t>
            </w:r>
          </w:p>
        </w:tc>
      </w:tr>
      <w:tr w:rsidR="007667EA" w:rsidRPr="009E01FE" w14:paraId="03C1709C"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2C9F2A0E"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74" w:type="dxa"/>
            <w:gridSpan w:val="3"/>
            <w:vAlign w:val="center"/>
          </w:tcPr>
          <w:p w14:paraId="711D1527"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67BFFE83"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2F09B277"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74" w:type="dxa"/>
            <w:gridSpan w:val="3"/>
            <w:vAlign w:val="center"/>
          </w:tcPr>
          <w:p w14:paraId="22105600" w14:textId="41C7B812"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3061BA">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3061BA">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r w:rsidR="0054632E">
              <w:rPr>
                <w:rFonts w:asciiTheme="minorHAnsi" w:eastAsiaTheme="minorEastAsia" w:hAnsiTheme="minorHAnsi" w:cstheme="minorHAnsi"/>
                <w:sz w:val="18"/>
                <w:szCs w:val="20"/>
              </w:rPr>
              <w:t>3.5</w:t>
            </w:r>
            <w:r w:rsidRPr="00542719">
              <w:rPr>
                <w:rFonts w:asciiTheme="minorHAnsi" w:eastAsiaTheme="minorEastAsia" w:hAnsiTheme="minorHAnsi" w:cstheme="minorHAnsi"/>
                <w:sz w:val="18"/>
                <w:szCs w:val="20"/>
              </w:rPr>
              <w:t xml:space="preserve"> or combination of R-16 internal and external Insulation. (Section 110.3(c)4).</w:t>
            </w:r>
          </w:p>
        </w:tc>
      </w:tr>
      <w:tr w:rsidR="007667EA" w:rsidRPr="009E01FE" w14:paraId="72E2C850"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rPr>
        <w:tc>
          <w:tcPr>
            <w:tcW w:w="616" w:type="dxa"/>
            <w:vAlign w:val="center"/>
          </w:tcPr>
          <w:p w14:paraId="4B93D07D" w14:textId="77777777" w:rsidR="007667EA" w:rsidRPr="00542719" w:rsidRDefault="007667EA" w:rsidP="00746D32">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74" w:type="dxa"/>
            <w:gridSpan w:val="3"/>
            <w:vAlign w:val="center"/>
          </w:tcPr>
          <w:p w14:paraId="50F11BE3" w14:textId="0866F2D2" w:rsidR="007667EA" w:rsidRPr="004522F5" w:rsidRDefault="007667EA" w:rsidP="00746D32">
            <w:pPr>
              <w:pStyle w:val="ListParagraph"/>
              <w:keepNext/>
              <w:numPr>
                <w:ilvl w:val="1"/>
                <w:numId w:val="28"/>
              </w:numPr>
              <w:autoSpaceDE w:val="0"/>
              <w:autoSpaceDN w:val="0"/>
              <w:adjustRightInd w:val="0"/>
              <w:spacing w:after="0" w:line="240" w:lineRule="auto"/>
              <w:ind w:left="346" w:hanging="270"/>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All domestic hot water piping shall be insulated as specified in Section 609.11 of the California Plumbing Code. </w:t>
            </w:r>
            <w:r w:rsidR="003061BA" w:rsidRPr="00386BBC">
              <w:rPr>
                <w:rFonts w:asciiTheme="minorHAnsi" w:eastAsiaTheme="minorEastAsia" w:hAnsiTheme="minorHAnsi" w:cstheme="minorHAnsi"/>
                <w:sz w:val="18"/>
                <w:szCs w:val="20"/>
              </w:rPr>
              <w:t>I</w:t>
            </w:r>
            <w:r w:rsidRPr="00386BBC">
              <w:rPr>
                <w:rFonts w:asciiTheme="minorHAnsi" w:eastAsiaTheme="minorEastAsia" w:hAnsiTheme="minorHAnsi" w:cstheme="minorHAnsi"/>
                <w:sz w:val="18"/>
                <w:szCs w:val="20"/>
              </w:rPr>
              <w:t>nsulation buried below grade must be installed in a waterproof and non-crushable casing or sleeve</w:t>
            </w:r>
            <w:r w:rsidR="003061BA" w:rsidRPr="00386BBC">
              <w:rPr>
                <w:rFonts w:asciiTheme="minorHAnsi" w:eastAsiaTheme="minorEastAsia" w:hAnsiTheme="minorHAnsi" w:cstheme="minorHAnsi"/>
                <w:sz w:val="18"/>
                <w:szCs w:val="20"/>
              </w:rPr>
              <w:t>.</w:t>
            </w:r>
          </w:p>
          <w:p w14:paraId="4CC7AFA0" w14:textId="77777777"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3A97700" w14:textId="74C9274E" w:rsidR="007667EA" w:rsidRPr="00386BBC"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 xml:space="preserve">Piping installed in interior or exterior walls that is </w:t>
            </w:r>
            <w:proofErr w:type="gramStart"/>
            <w:r w:rsidRPr="00386BBC">
              <w:rPr>
                <w:rFonts w:asciiTheme="minorHAnsi" w:eastAsiaTheme="minorEastAsia" w:hAnsiTheme="minorHAnsi" w:cstheme="minorHAnsi"/>
                <w:sz w:val="18"/>
                <w:szCs w:val="20"/>
              </w:rPr>
              <w:t>surrounded on all sides</w:t>
            </w:r>
            <w:proofErr w:type="gramEnd"/>
            <w:r w:rsidRPr="00386BBC">
              <w:rPr>
                <w:rFonts w:asciiTheme="minorHAnsi" w:eastAsiaTheme="minorEastAsia" w:hAnsiTheme="minorHAnsi" w:cstheme="minorHAnsi"/>
                <w:sz w:val="18"/>
                <w:szCs w:val="20"/>
              </w:rPr>
              <w:t xml:space="preserve"> by at least 1 inch (</w:t>
            </w:r>
            <w:r w:rsidR="000208B3">
              <w:rPr>
                <w:rFonts w:asciiTheme="minorHAnsi" w:eastAsiaTheme="minorEastAsia" w:hAnsiTheme="minorHAnsi" w:cstheme="minorHAnsi"/>
                <w:sz w:val="18"/>
                <w:szCs w:val="20"/>
              </w:rPr>
              <w:t>2.</w:t>
            </w:r>
            <w:r w:rsidRPr="00386BBC">
              <w:rPr>
                <w:rFonts w:asciiTheme="minorHAnsi" w:eastAsiaTheme="minorEastAsia" w:hAnsiTheme="minorHAnsi" w:cstheme="minorHAnsi"/>
                <w:sz w:val="18"/>
                <w:szCs w:val="20"/>
              </w:rPr>
              <w:t>5 cm) of insulation.</w:t>
            </w:r>
          </w:p>
          <w:p w14:paraId="374707BA" w14:textId="0114435D"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installed in crawlspace with a minimum of 1 </w:t>
            </w:r>
            <w:proofErr w:type="gramStart"/>
            <w:r w:rsidRPr="00542719">
              <w:rPr>
                <w:rFonts w:asciiTheme="minorHAnsi" w:eastAsiaTheme="minorEastAsia" w:hAnsiTheme="minorHAnsi" w:cstheme="minorHAnsi"/>
                <w:sz w:val="18"/>
                <w:szCs w:val="20"/>
              </w:rPr>
              <w:t>inches</w:t>
            </w:r>
            <w:proofErr w:type="gramEnd"/>
            <w:r w:rsidRPr="00542719">
              <w:rPr>
                <w:rFonts w:asciiTheme="minorHAnsi" w:eastAsiaTheme="minorEastAsia" w:hAnsiTheme="minorHAnsi" w:cstheme="minorHAnsi"/>
                <w:sz w:val="18"/>
                <w:szCs w:val="20"/>
              </w:rPr>
              <w:t xml:space="preserve"> (</w:t>
            </w:r>
            <w:r w:rsidR="000208B3">
              <w:rPr>
                <w:rFonts w:asciiTheme="minorHAnsi" w:eastAsiaTheme="minorEastAsia" w:hAnsiTheme="minorHAnsi" w:cstheme="minorHAnsi"/>
                <w:sz w:val="18"/>
                <w:szCs w:val="20"/>
              </w:rPr>
              <w:t>2.</w:t>
            </w:r>
            <w:r w:rsidRPr="00542719">
              <w:rPr>
                <w:rFonts w:asciiTheme="minorHAnsi" w:eastAsiaTheme="minorEastAsia" w:hAnsiTheme="minorHAnsi" w:cstheme="minorHAnsi"/>
                <w:sz w:val="18"/>
                <w:szCs w:val="20"/>
              </w:rPr>
              <w:t>5 cm) of crawlspace insulation above and below.</w:t>
            </w:r>
          </w:p>
          <w:p w14:paraId="3B004469" w14:textId="0ED28AFE"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attics with a minimum of 4 inches (10 cm) of attic insulation on top</w:t>
            </w:r>
            <w:r w:rsidR="003061BA">
              <w:rPr>
                <w:rFonts w:asciiTheme="minorHAnsi" w:eastAsiaTheme="minorEastAsia" w:hAnsiTheme="minorHAnsi" w:cstheme="minorHAnsi"/>
                <w:sz w:val="18"/>
                <w:szCs w:val="20"/>
              </w:rPr>
              <w:t>.</w:t>
            </w:r>
          </w:p>
          <w:p w14:paraId="144D41D2" w14:textId="77777777"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Pipe insulation shall fit </w:t>
            </w:r>
            <w:proofErr w:type="gramStart"/>
            <w:r w:rsidRPr="00542719">
              <w:rPr>
                <w:rFonts w:asciiTheme="minorHAnsi" w:eastAsiaTheme="minorEastAsia" w:hAnsiTheme="minorHAnsi" w:cstheme="minorHAnsi"/>
                <w:sz w:val="18"/>
                <w:szCs w:val="20"/>
              </w:rPr>
              <w:t>tightly</w:t>
            </w:r>
            <w:proofErr w:type="gramEnd"/>
            <w:r w:rsidRPr="00542719">
              <w:rPr>
                <w:rFonts w:asciiTheme="minorHAnsi" w:eastAsiaTheme="minorEastAsia" w:hAnsiTheme="minorHAnsi" w:cstheme="minorHAnsi"/>
                <w:sz w:val="18"/>
                <w:szCs w:val="20"/>
              </w:rPr>
              <w:t xml:space="preserve"> and all elbows and tees shall be fully insulated.</w:t>
            </w:r>
          </w:p>
        </w:tc>
      </w:tr>
      <w:tr w:rsidR="007667EA" w:rsidRPr="009E01FE" w14:paraId="68133537"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012B99A8"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74" w:type="dxa"/>
            <w:gridSpan w:val="3"/>
            <w:vAlign w:val="center"/>
          </w:tcPr>
          <w:p w14:paraId="00B2676D" w14:textId="707E0979" w:rsidR="007667EA"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For Gas or Propane Water Heaters:  Ensure </w:t>
            </w:r>
            <w:r w:rsidR="00927B5E">
              <w:rPr>
                <w:rFonts w:asciiTheme="minorHAnsi" w:eastAsiaTheme="minorEastAsia" w:hAnsiTheme="minorHAnsi" w:cstheme="minorHAnsi"/>
                <w:sz w:val="18"/>
                <w:szCs w:val="20"/>
              </w:rPr>
              <w:t xml:space="preserve">either </w:t>
            </w:r>
            <w:proofErr w:type="gramStart"/>
            <w:r w:rsidR="00927B5E">
              <w:rPr>
                <w:rFonts w:asciiTheme="minorHAnsi" w:eastAsiaTheme="minorEastAsia" w:hAnsiTheme="minorHAnsi" w:cstheme="minorHAnsi"/>
                <w:sz w:val="18"/>
                <w:szCs w:val="20"/>
              </w:rPr>
              <w:t>a</w:t>
            </w:r>
            <w:r w:rsidR="00927B5E" w:rsidRPr="00927B5E">
              <w:rPr>
                <w:rFonts w:asciiTheme="minorHAnsi" w:eastAsiaTheme="minorEastAsia" w:hAnsiTheme="minorHAnsi" w:cstheme="minorHAnsi"/>
                <w:b/>
                <w:bCs/>
                <w:sz w:val="18"/>
                <w:szCs w:val="20"/>
              </w:rPr>
              <w:t xml:space="preserve"> or</w:t>
            </w:r>
            <w:proofErr w:type="gramEnd"/>
            <w:r w:rsidR="00927B5E">
              <w:rPr>
                <w:rFonts w:asciiTheme="minorHAnsi" w:eastAsiaTheme="minorEastAsia" w:hAnsiTheme="minorHAnsi" w:cstheme="minorHAnsi"/>
                <w:sz w:val="18"/>
                <w:szCs w:val="20"/>
              </w:rPr>
              <w:t xml:space="preserve"> b</w:t>
            </w:r>
            <w:r w:rsidRPr="00542719">
              <w:rPr>
                <w:rFonts w:asciiTheme="minorHAnsi" w:eastAsiaTheme="minorEastAsia" w:hAnsiTheme="minorHAnsi" w:cstheme="minorHAnsi"/>
                <w:sz w:val="18"/>
                <w:szCs w:val="20"/>
              </w:rPr>
              <w:t>are installed (Section 150.0(n))</w:t>
            </w:r>
          </w:p>
          <w:p w14:paraId="3F2C86A8" w14:textId="77777777" w:rsidR="00997EF9" w:rsidRPr="00E96E3C" w:rsidRDefault="00997EF9" w:rsidP="00746D32">
            <w:pPr>
              <w:pStyle w:val="ListParagraph"/>
              <w:keepNext/>
              <w:numPr>
                <w:ilvl w:val="0"/>
                <w:numId w:val="3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57366636" w14:textId="25FEA0AC" w:rsidR="007667EA" w:rsidRPr="00542719" w:rsidRDefault="007667EA" w:rsidP="00746D32">
            <w:pPr>
              <w:keepNext/>
              <w:numPr>
                <w:ilvl w:val="0"/>
                <w:numId w:val="28"/>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dedicated 125V, 20A electrical receptacle connected to the electric panel with a 120/240V 3 conductor, 10 AWG copper branch circuit, within 3 feet from the water heater and</w:t>
            </w:r>
            <w:r w:rsidR="003061BA">
              <w:rPr>
                <w:rFonts w:asciiTheme="minorHAnsi" w:eastAsiaTheme="minorEastAsia" w:hAnsiTheme="minorHAnsi" w:cstheme="minorHAnsi"/>
                <w:sz w:val="18"/>
                <w:szCs w:val="20"/>
              </w:rPr>
              <w:t xml:space="preserve"> is</w:t>
            </w:r>
            <w:r w:rsidRPr="00542719">
              <w:rPr>
                <w:rFonts w:asciiTheme="minorHAnsi" w:eastAsiaTheme="minorEastAsia" w:hAnsiTheme="minorHAnsi" w:cstheme="minorHAnsi"/>
                <w:sz w:val="18"/>
                <w:szCs w:val="20"/>
              </w:rPr>
              <w:t xml:space="preserve"> accessible with no obstructions</w:t>
            </w:r>
            <w:r w:rsidR="003061BA">
              <w:rPr>
                <w:rFonts w:asciiTheme="minorHAnsi" w:eastAsiaTheme="minorEastAsia" w:hAnsiTheme="minorHAnsi" w:cstheme="minorHAnsi"/>
                <w:sz w:val="18"/>
                <w:szCs w:val="20"/>
              </w:rPr>
              <w:t>.</w:t>
            </w:r>
          </w:p>
          <w:p w14:paraId="5CFC11FF" w14:textId="104C4DBF" w:rsidR="007667EA" w:rsidRPr="00542719" w:rsidRDefault="007667EA" w:rsidP="00746D32">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conductor shall be labeled with the </w:t>
            </w:r>
            <w:r w:rsidR="003061BA">
              <w:rPr>
                <w:rFonts w:asciiTheme="minorHAnsi" w:eastAsiaTheme="minorEastAsia" w:hAnsiTheme="minorHAnsi" w:cstheme="minorHAnsi"/>
                <w:sz w:val="18"/>
                <w:szCs w:val="20"/>
              </w:rPr>
              <w:t>word</w:t>
            </w:r>
            <w:r w:rsidRPr="00542719">
              <w:rPr>
                <w:rFonts w:asciiTheme="minorHAnsi" w:eastAsiaTheme="minorEastAsia" w:hAnsiTheme="minorHAnsi" w:cstheme="minorHAnsi"/>
                <w:sz w:val="18"/>
                <w:szCs w:val="20"/>
              </w:rPr>
              <w:t xml:space="preserve"> “Spare” on both ends; and</w:t>
            </w:r>
          </w:p>
          <w:p w14:paraId="4D4B5634" w14:textId="6AA18CE2" w:rsidR="007667EA" w:rsidRPr="00542719" w:rsidRDefault="007667EA" w:rsidP="00746D32">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reserved single pole circuit breaker space next to the circuit breaker next to the branch circuit labeled “Future” 240V shall be provided.</w:t>
            </w:r>
          </w:p>
          <w:p w14:paraId="79156394" w14:textId="4BB4EFF5" w:rsidR="007667EA" w:rsidRPr="00542719" w:rsidRDefault="007667EA" w:rsidP="00746D32">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172"/>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 condensate </w:t>
            </w:r>
            <w:proofErr w:type="gramStart"/>
            <w:r w:rsidRPr="00542719">
              <w:rPr>
                <w:rFonts w:asciiTheme="minorHAnsi" w:eastAsiaTheme="minorEastAsia" w:hAnsiTheme="minorHAnsi" w:cstheme="minorHAnsi"/>
                <w:sz w:val="18"/>
                <w:szCs w:val="20"/>
              </w:rPr>
              <w:t>drain</w:t>
            </w:r>
            <w:proofErr w:type="gramEnd"/>
            <w:r w:rsidRPr="00542719">
              <w:rPr>
                <w:rFonts w:asciiTheme="minorHAnsi" w:eastAsiaTheme="minorEastAsia" w:hAnsiTheme="minorHAnsi" w:cstheme="minorHAnsi"/>
                <w:sz w:val="18"/>
                <w:szCs w:val="20"/>
              </w:rPr>
              <w:t xml:space="preserve"> no more than 2 inches higher than the base on water heater for natural draining</w:t>
            </w:r>
            <w:r w:rsidR="003061BA">
              <w:rPr>
                <w:rFonts w:asciiTheme="minorHAnsi" w:eastAsiaTheme="minorEastAsia" w:hAnsiTheme="minorHAnsi" w:cstheme="minorHAnsi"/>
                <w:sz w:val="18"/>
                <w:szCs w:val="20"/>
              </w:rPr>
              <w:t>.</w:t>
            </w:r>
          </w:p>
          <w:p w14:paraId="64FAA577" w14:textId="7C57B141" w:rsidR="007667EA" w:rsidRDefault="007667EA" w:rsidP="00746D32">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p w14:paraId="6DE4111B" w14:textId="5439442E" w:rsidR="004A5D9D" w:rsidRPr="004736BD" w:rsidRDefault="004A5D9D" w:rsidP="00746D32">
            <w:pPr>
              <w:pStyle w:val="ListParagraph"/>
              <w:keepNext/>
              <w:numPr>
                <w:ilvl w:val="0"/>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more than 3 feet</w:t>
            </w:r>
            <w:r w:rsidR="00B219BC">
              <w:rPr>
                <w:rFonts w:asciiTheme="minorHAnsi" w:eastAsia="Times New Roman" w:hAnsiTheme="minorHAnsi" w:cstheme="minorHAnsi"/>
                <w:sz w:val="18"/>
                <w:szCs w:val="18"/>
              </w:rPr>
              <w:t xml:space="preserve"> from the water heater</w:t>
            </w:r>
            <w:r>
              <w:rPr>
                <w:rFonts w:asciiTheme="minorHAnsi" w:eastAsia="Times New Roman" w:hAnsiTheme="minorHAnsi" w:cstheme="minorHAnsi"/>
                <w:sz w:val="18"/>
                <w:szCs w:val="18"/>
              </w:rPr>
              <w:t xml:space="preserve"> </w:t>
            </w:r>
          </w:p>
          <w:p w14:paraId="61712634" w14:textId="77777777" w:rsidR="004A5D9D" w:rsidRPr="004B6B6C" w:rsidRDefault="004A5D9D" w:rsidP="00746D32">
            <w:pPr>
              <w:numPr>
                <w:ilvl w:val="0"/>
                <w:numId w:val="36"/>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4CD37A39" w14:textId="77777777" w:rsidR="004A5D9D" w:rsidRPr="004736BD" w:rsidRDefault="004A5D9D" w:rsidP="00746D32">
            <w:pPr>
              <w:pStyle w:val="ListParagraph"/>
              <w:numPr>
                <w:ilvl w:val="0"/>
                <w:numId w:val="36"/>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6804B4AC"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lastRenderedPageBreak/>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17940DC4"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25E0E588"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FD25744" w14:textId="00B0DD49" w:rsidR="004A5D9D" w:rsidRPr="004B6B6C" w:rsidRDefault="004A5D9D" w:rsidP="00746D32">
            <w:pPr>
              <w:numPr>
                <w:ilvl w:val="0"/>
                <w:numId w:val="36"/>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r w:rsidR="007F4E0D">
              <w:rPr>
                <w:rFonts w:cs="Calibri"/>
                <w:sz w:val="20"/>
                <w:szCs w:val="20"/>
                <w:u w:val="single"/>
              </w:rPr>
              <w:t xml:space="preserve"> </w:t>
            </w:r>
          </w:p>
          <w:p w14:paraId="036AA2C6" w14:textId="77777777" w:rsidR="004A5D9D" w:rsidRPr="004736BD" w:rsidRDefault="004A5D9D" w:rsidP="00746D32">
            <w:pPr>
              <w:numPr>
                <w:ilvl w:val="0"/>
                <w:numId w:val="36"/>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49A21E5" w14:textId="3BEBED48" w:rsidR="004A5D9D" w:rsidRPr="00542719" w:rsidRDefault="004A5D9D" w:rsidP="00746D32">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tc>
      </w:tr>
      <w:tr w:rsidR="007667EA" w:rsidRPr="009E01FE" w14:paraId="07CDAFEA"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10790" w:type="dxa"/>
            <w:gridSpan w:val="4"/>
            <w:vAlign w:val="center"/>
          </w:tcPr>
          <w:p w14:paraId="43ED75D1" w14:textId="77777777" w:rsidR="007667EA" w:rsidRPr="00136321"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lastRenderedPageBreak/>
              <w:t>The responsible person’s signature on this compliance document affirms that all applicable requirements in this table have been met.</w:t>
            </w:r>
          </w:p>
        </w:tc>
      </w:tr>
    </w:tbl>
    <w:p w14:paraId="114DE194" w14:textId="0F5AD504" w:rsidR="007667EA" w:rsidRDefault="007667EA" w:rsidP="000504B8">
      <w:pPr>
        <w:spacing w:after="0" w:line="240" w:lineRule="auto"/>
        <w:rPr>
          <w:rFonts w:asciiTheme="minorHAnsi" w:hAnsiTheme="minorHAnsi" w:cstheme="minorHAnsi"/>
          <w:sz w:val="20"/>
          <w:szCs w:val="20"/>
        </w:rPr>
      </w:pPr>
    </w:p>
    <w:tbl>
      <w:tblPr>
        <w:tblStyle w:val="TableGrid"/>
        <w:tblW w:w="10806" w:type="dxa"/>
        <w:tblLayout w:type="fixed"/>
        <w:tblLook w:val="04A0" w:firstRow="1" w:lastRow="0" w:firstColumn="1" w:lastColumn="0" w:noHBand="0" w:noVBand="1"/>
      </w:tblPr>
      <w:tblGrid>
        <w:gridCol w:w="1200"/>
        <w:gridCol w:w="1201"/>
        <w:gridCol w:w="1201"/>
        <w:gridCol w:w="1200"/>
        <w:gridCol w:w="1201"/>
        <w:gridCol w:w="1201"/>
        <w:gridCol w:w="1200"/>
        <w:gridCol w:w="1201"/>
        <w:gridCol w:w="1201"/>
      </w:tblGrid>
      <w:tr w:rsidR="008C50EF" w14:paraId="1B3570A2" w14:textId="45B5A45A" w:rsidTr="008C50EF">
        <w:trPr>
          <w:trHeight w:val="493"/>
        </w:trPr>
        <w:tc>
          <w:tcPr>
            <w:tcW w:w="10806" w:type="dxa"/>
            <w:gridSpan w:val="9"/>
          </w:tcPr>
          <w:p w14:paraId="05E8C581" w14:textId="77777777" w:rsidR="008C50EF" w:rsidRPr="00AC2387" w:rsidRDefault="008C50EF" w:rsidP="003A5BEE">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646EEAD5" w14:textId="3BC00A47" w:rsidR="008C50EF" w:rsidRDefault="008C50EF" w:rsidP="003A5BEE">
            <w:pPr>
              <w:spacing w:after="0" w:line="240" w:lineRule="auto"/>
              <w:rPr>
                <w:rFonts w:cstheme="minorHAnsi"/>
                <w:b/>
                <w:sz w:val="20"/>
                <w:szCs w:val="20"/>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8C50EF" w14:paraId="51B56FBE" w14:textId="3BAF1916" w:rsidTr="008C50EF">
        <w:trPr>
          <w:trHeight w:val="253"/>
        </w:trPr>
        <w:tc>
          <w:tcPr>
            <w:tcW w:w="1200" w:type="dxa"/>
          </w:tcPr>
          <w:p w14:paraId="6C2EB68A" w14:textId="77777777" w:rsidR="008C50EF" w:rsidRPr="008733ED" w:rsidRDefault="008C50EF" w:rsidP="008C50EF">
            <w:pPr>
              <w:spacing w:after="0"/>
              <w:jc w:val="center"/>
              <w:rPr>
                <w:rFonts w:cstheme="minorHAnsi"/>
                <w:sz w:val="20"/>
                <w:szCs w:val="20"/>
              </w:rPr>
            </w:pPr>
            <w:r>
              <w:rPr>
                <w:rFonts w:cstheme="minorHAnsi"/>
                <w:sz w:val="20"/>
                <w:szCs w:val="20"/>
              </w:rPr>
              <w:t>01</w:t>
            </w:r>
          </w:p>
        </w:tc>
        <w:tc>
          <w:tcPr>
            <w:tcW w:w="1201" w:type="dxa"/>
          </w:tcPr>
          <w:p w14:paraId="571DB51B" w14:textId="77777777" w:rsidR="008C50EF" w:rsidRDefault="008C50EF" w:rsidP="008C50EF">
            <w:pPr>
              <w:spacing w:after="0"/>
              <w:jc w:val="center"/>
              <w:rPr>
                <w:rFonts w:cstheme="minorHAnsi"/>
                <w:sz w:val="20"/>
                <w:szCs w:val="20"/>
              </w:rPr>
            </w:pPr>
            <w:r>
              <w:rPr>
                <w:rFonts w:cstheme="minorHAnsi"/>
                <w:sz w:val="20"/>
                <w:szCs w:val="20"/>
              </w:rPr>
              <w:t>02</w:t>
            </w:r>
          </w:p>
        </w:tc>
        <w:tc>
          <w:tcPr>
            <w:tcW w:w="1201" w:type="dxa"/>
            <w:vAlign w:val="bottom"/>
          </w:tcPr>
          <w:p w14:paraId="29B9B915" w14:textId="77777777" w:rsidR="008C50EF" w:rsidRPr="008733ED" w:rsidRDefault="008C50EF" w:rsidP="008C50EF">
            <w:pPr>
              <w:spacing w:after="0"/>
              <w:jc w:val="center"/>
              <w:rPr>
                <w:rFonts w:cstheme="minorHAnsi"/>
                <w:sz w:val="20"/>
                <w:szCs w:val="20"/>
              </w:rPr>
            </w:pPr>
            <w:r>
              <w:rPr>
                <w:rFonts w:cstheme="minorHAnsi"/>
                <w:sz w:val="20"/>
                <w:szCs w:val="20"/>
              </w:rPr>
              <w:t>03</w:t>
            </w:r>
          </w:p>
        </w:tc>
        <w:tc>
          <w:tcPr>
            <w:tcW w:w="1200" w:type="dxa"/>
          </w:tcPr>
          <w:p w14:paraId="54FE2029" w14:textId="77777777" w:rsidR="008C50EF" w:rsidRPr="008733ED" w:rsidRDefault="008C50EF" w:rsidP="008C50EF">
            <w:pPr>
              <w:spacing w:after="0"/>
              <w:jc w:val="center"/>
              <w:rPr>
                <w:rFonts w:cstheme="minorHAnsi"/>
                <w:sz w:val="20"/>
                <w:szCs w:val="20"/>
              </w:rPr>
            </w:pPr>
            <w:r>
              <w:rPr>
                <w:rFonts w:cstheme="minorHAnsi"/>
                <w:sz w:val="20"/>
                <w:szCs w:val="20"/>
              </w:rPr>
              <w:t>04</w:t>
            </w:r>
          </w:p>
        </w:tc>
        <w:tc>
          <w:tcPr>
            <w:tcW w:w="1201" w:type="dxa"/>
          </w:tcPr>
          <w:p w14:paraId="3424B450" w14:textId="77777777" w:rsidR="008C50EF" w:rsidRPr="008733ED" w:rsidRDefault="008C50EF" w:rsidP="008C50EF">
            <w:pPr>
              <w:spacing w:after="0"/>
              <w:jc w:val="center"/>
              <w:rPr>
                <w:rFonts w:cstheme="minorHAnsi"/>
                <w:sz w:val="20"/>
                <w:szCs w:val="20"/>
              </w:rPr>
            </w:pPr>
            <w:r>
              <w:rPr>
                <w:rFonts w:cstheme="minorHAnsi"/>
                <w:sz w:val="20"/>
                <w:szCs w:val="20"/>
              </w:rPr>
              <w:t>05</w:t>
            </w:r>
          </w:p>
        </w:tc>
        <w:tc>
          <w:tcPr>
            <w:tcW w:w="1201" w:type="dxa"/>
          </w:tcPr>
          <w:p w14:paraId="7F263EB8" w14:textId="77777777" w:rsidR="008C50EF" w:rsidRPr="00AC2387" w:rsidRDefault="008C50EF" w:rsidP="008C50EF">
            <w:pPr>
              <w:spacing w:after="0"/>
              <w:jc w:val="center"/>
              <w:rPr>
                <w:rFonts w:cstheme="minorHAnsi"/>
                <w:sz w:val="20"/>
                <w:szCs w:val="20"/>
              </w:rPr>
            </w:pPr>
            <w:r>
              <w:rPr>
                <w:rFonts w:cstheme="minorHAnsi"/>
                <w:sz w:val="20"/>
                <w:szCs w:val="20"/>
              </w:rPr>
              <w:t>06</w:t>
            </w:r>
          </w:p>
        </w:tc>
        <w:tc>
          <w:tcPr>
            <w:tcW w:w="1200" w:type="dxa"/>
          </w:tcPr>
          <w:p w14:paraId="79411AFE" w14:textId="77777777" w:rsidR="008C50EF" w:rsidRPr="00AC2387" w:rsidRDefault="008C50EF" w:rsidP="008C50EF">
            <w:pPr>
              <w:spacing w:after="0"/>
              <w:jc w:val="center"/>
              <w:rPr>
                <w:rFonts w:cstheme="minorHAnsi"/>
                <w:sz w:val="20"/>
                <w:szCs w:val="20"/>
              </w:rPr>
            </w:pPr>
            <w:r>
              <w:rPr>
                <w:rFonts w:cstheme="minorHAnsi"/>
                <w:sz w:val="20"/>
                <w:szCs w:val="20"/>
              </w:rPr>
              <w:t>07</w:t>
            </w:r>
          </w:p>
        </w:tc>
        <w:tc>
          <w:tcPr>
            <w:tcW w:w="1201" w:type="dxa"/>
          </w:tcPr>
          <w:p w14:paraId="17AB9C5C" w14:textId="5133BFCB" w:rsidR="008C50EF" w:rsidRDefault="008C50EF" w:rsidP="008C50EF">
            <w:pPr>
              <w:spacing w:after="0"/>
              <w:jc w:val="center"/>
              <w:rPr>
                <w:rFonts w:cstheme="minorHAnsi"/>
                <w:sz w:val="20"/>
                <w:szCs w:val="20"/>
              </w:rPr>
            </w:pPr>
            <w:r>
              <w:rPr>
                <w:rFonts w:cstheme="minorHAnsi"/>
                <w:sz w:val="20"/>
                <w:szCs w:val="20"/>
              </w:rPr>
              <w:t>08</w:t>
            </w:r>
          </w:p>
        </w:tc>
        <w:tc>
          <w:tcPr>
            <w:tcW w:w="1201" w:type="dxa"/>
          </w:tcPr>
          <w:p w14:paraId="47624505" w14:textId="4951A4FD" w:rsidR="008C50EF" w:rsidRDefault="008C50EF" w:rsidP="008C50EF">
            <w:pPr>
              <w:spacing w:after="0"/>
              <w:jc w:val="center"/>
              <w:rPr>
                <w:rFonts w:cstheme="minorHAnsi"/>
                <w:sz w:val="20"/>
                <w:szCs w:val="20"/>
              </w:rPr>
            </w:pPr>
            <w:r>
              <w:rPr>
                <w:rFonts w:cstheme="minorHAnsi"/>
                <w:sz w:val="20"/>
                <w:szCs w:val="20"/>
              </w:rPr>
              <w:t>09</w:t>
            </w:r>
          </w:p>
        </w:tc>
      </w:tr>
      <w:tr w:rsidR="008C50EF" w14:paraId="1A0A069F" w14:textId="33286556" w:rsidTr="008C50EF">
        <w:trPr>
          <w:trHeight w:val="1227"/>
        </w:trPr>
        <w:tc>
          <w:tcPr>
            <w:tcW w:w="1200" w:type="dxa"/>
            <w:vAlign w:val="bottom"/>
          </w:tcPr>
          <w:p w14:paraId="388CB466" w14:textId="57C51B74" w:rsidR="008C50EF" w:rsidRPr="00AB4500" w:rsidRDefault="008C50EF" w:rsidP="008C50EF">
            <w:pPr>
              <w:spacing w:after="0" w:line="240" w:lineRule="auto"/>
              <w:jc w:val="center"/>
              <w:rPr>
                <w:rFonts w:cstheme="minorHAnsi"/>
                <w:sz w:val="18"/>
                <w:szCs w:val="20"/>
              </w:rPr>
            </w:pPr>
            <w:proofErr w:type="gramStart"/>
            <w:r>
              <w:rPr>
                <w:rFonts w:cstheme="minorHAnsi"/>
                <w:sz w:val="18"/>
                <w:szCs w:val="20"/>
              </w:rPr>
              <w:t xml:space="preserve">Dwelling </w:t>
            </w:r>
            <w:r w:rsidRPr="00AB4500">
              <w:rPr>
                <w:rFonts w:cstheme="minorHAnsi"/>
                <w:sz w:val="18"/>
                <w:szCs w:val="20"/>
              </w:rPr>
              <w:t xml:space="preserve"> Name</w:t>
            </w:r>
            <w:proofErr w:type="gramEnd"/>
          </w:p>
        </w:tc>
        <w:tc>
          <w:tcPr>
            <w:tcW w:w="1201" w:type="dxa"/>
            <w:vAlign w:val="bottom"/>
          </w:tcPr>
          <w:p w14:paraId="08F187DF" w14:textId="77777777" w:rsidR="008C50EF" w:rsidRPr="00AB4500" w:rsidRDefault="008C50EF" w:rsidP="008C50EF">
            <w:pPr>
              <w:spacing w:after="0" w:line="240" w:lineRule="auto"/>
              <w:jc w:val="center"/>
              <w:rPr>
                <w:rFonts w:cstheme="minorHAnsi"/>
                <w:sz w:val="18"/>
                <w:szCs w:val="20"/>
              </w:rPr>
            </w:pPr>
            <w:r w:rsidRPr="00AB4500">
              <w:rPr>
                <w:rFonts w:cstheme="minorHAnsi"/>
                <w:sz w:val="18"/>
                <w:szCs w:val="20"/>
              </w:rPr>
              <w:t>Number of Stories</w:t>
            </w:r>
          </w:p>
        </w:tc>
        <w:tc>
          <w:tcPr>
            <w:tcW w:w="1201" w:type="dxa"/>
            <w:vAlign w:val="bottom"/>
          </w:tcPr>
          <w:p w14:paraId="34F62F2F" w14:textId="77777777" w:rsidR="008C50EF" w:rsidRPr="00AB4500" w:rsidRDefault="008C50EF" w:rsidP="008C50EF">
            <w:pPr>
              <w:spacing w:after="0" w:line="240" w:lineRule="auto"/>
              <w:jc w:val="center"/>
              <w:rPr>
                <w:sz w:val="18"/>
              </w:rPr>
            </w:pPr>
            <w:r w:rsidRPr="00AB4500">
              <w:rPr>
                <w:rFonts w:cstheme="minorHAnsi"/>
                <w:sz w:val="18"/>
                <w:szCs w:val="20"/>
              </w:rPr>
              <w:t>Master Bath distance of furthest fixture to Water Heater in feet</w:t>
            </w:r>
          </w:p>
        </w:tc>
        <w:tc>
          <w:tcPr>
            <w:tcW w:w="1200" w:type="dxa"/>
            <w:vAlign w:val="bottom"/>
          </w:tcPr>
          <w:p w14:paraId="637CE840" w14:textId="77777777" w:rsidR="008C50EF" w:rsidRPr="00AB4500" w:rsidRDefault="008C50EF" w:rsidP="008C50EF">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01" w:type="dxa"/>
            <w:vAlign w:val="bottom"/>
          </w:tcPr>
          <w:p w14:paraId="49E6D8B5" w14:textId="4B1BABD1" w:rsidR="008C50EF" w:rsidRPr="00AB4500" w:rsidRDefault="008C50EF" w:rsidP="008C50EF">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1" w:type="dxa"/>
            <w:vAlign w:val="bottom"/>
          </w:tcPr>
          <w:p w14:paraId="38148274" w14:textId="77777777" w:rsidR="008C50EF" w:rsidRPr="00AB4500" w:rsidRDefault="008C50EF" w:rsidP="008C50EF">
            <w:pPr>
              <w:spacing w:after="0" w:line="240" w:lineRule="auto"/>
              <w:jc w:val="center"/>
              <w:rPr>
                <w:sz w:val="18"/>
              </w:rPr>
            </w:pPr>
            <w:r w:rsidRPr="00AB4500">
              <w:rPr>
                <w:rFonts w:cstheme="minorHAnsi"/>
                <w:sz w:val="18"/>
                <w:szCs w:val="20"/>
              </w:rPr>
              <w:t>Weighted Distance</w:t>
            </w:r>
          </w:p>
        </w:tc>
        <w:tc>
          <w:tcPr>
            <w:tcW w:w="1200" w:type="dxa"/>
            <w:vAlign w:val="bottom"/>
          </w:tcPr>
          <w:p w14:paraId="05DD68CC" w14:textId="77777777" w:rsidR="008C50EF" w:rsidRPr="00AB4500" w:rsidRDefault="008C50EF" w:rsidP="008C50EF">
            <w:pPr>
              <w:spacing w:after="0" w:line="240" w:lineRule="auto"/>
              <w:jc w:val="center"/>
              <w:rPr>
                <w:sz w:val="18"/>
              </w:rPr>
            </w:pPr>
            <w:r w:rsidRPr="00AB4500">
              <w:rPr>
                <w:rFonts w:cstheme="minorHAnsi"/>
                <w:sz w:val="18"/>
                <w:szCs w:val="20"/>
              </w:rPr>
              <w:t>Qualification Distance</w:t>
            </w:r>
          </w:p>
        </w:tc>
        <w:tc>
          <w:tcPr>
            <w:tcW w:w="1201" w:type="dxa"/>
            <w:vAlign w:val="bottom"/>
          </w:tcPr>
          <w:p w14:paraId="19440778" w14:textId="5C3368C2" w:rsidR="008C50EF" w:rsidRPr="00AB4500" w:rsidRDefault="008C50EF" w:rsidP="008C50EF">
            <w:pPr>
              <w:spacing w:after="0" w:line="240" w:lineRule="auto"/>
              <w:jc w:val="center"/>
              <w:rPr>
                <w:rFonts w:cstheme="minorHAnsi"/>
                <w:sz w:val="18"/>
                <w:szCs w:val="20"/>
              </w:rPr>
            </w:pPr>
            <w:r>
              <w:rPr>
                <w:rFonts w:cstheme="minorHAnsi"/>
                <w:sz w:val="18"/>
              </w:rPr>
              <w:t>Design Compactness Factor</w:t>
            </w:r>
          </w:p>
        </w:tc>
        <w:tc>
          <w:tcPr>
            <w:tcW w:w="1201" w:type="dxa"/>
            <w:vAlign w:val="bottom"/>
          </w:tcPr>
          <w:p w14:paraId="2FC473C7" w14:textId="3B46B511" w:rsidR="008C50EF" w:rsidRPr="00AB4500" w:rsidRDefault="008C50EF" w:rsidP="008C50EF">
            <w:pPr>
              <w:spacing w:after="0" w:line="240" w:lineRule="auto"/>
              <w:jc w:val="center"/>
              <w:rPr>
                <w:rFonts w:cstheme="minorHAnsi"/>
                <w:sz w:val="18"/>
                <w:szCs w:val="20"/>
              </w:rPr>
            </w:pPr>
            <w:r>
              <w:rPr>
                <w:rFonts w:cstheme="minorHAnsi"/>
                <w:sz w:val="18"/>
              </w:rPr>
              <w:t>Calculated Compactness Factor</w:t>
            </w:r>
          </w:p>
        </w:tc>
      </w:tr>
      <w:tr w:rsidR="008C50EF" w14:paraId="7382CF79" w14:textId="6CFA996B" w:rsidTr="008C50EF">
        <w:trPr>
          <w:trHeight w:val="216"/>
        </w:trPr>
        <w:tc>
          <w:tcPr>
            <w:tcW w:w="1200" w:type="dxa"/>
          </w:tcPr>
          <w:p w14:paraId="0DACB132" w14:textId="245D73B9" w:rsidR="008C50EF" w:rsidRPr="00AB4500" w:rsidRDefault="008C50EF" w:rsidP="008C50EF">
            <w:pPr>
              <w:spacing w:after="0" w:line="240" w:lineRule="auto"/>
              <w:rPr>
                <w:sz w:val="18"/>
                <w:szCs w:val="18"/>
              </w:rPr>
            </w:pPr>
          </w:p>
        </w:tc>
        <w:tc>
          <w:tcPr>
            <w:tcW w:w="1201" w:type="dxa"/>
          </w:tcPr>
          <w:p w14:paraId="3AE58CAC" w14:textId="730A2F4D" w:rsidR="008C50EF" w:rsidRPr="00AB4500" w:rsidRDefault="008C50EF" w:rsidP="008C50EF">
            <w:pPr>
              <w:spacing w:after="0" w:line="240" w:lineRule="auto"/>
              <w:rPr>
                <w:sz w:val="18"/>
                <w:szCs w:val="18"/>
              </w:rPr>
            </w:pPr>
          </w:p>
        </w:tc>
        <w:tc>
          <w:tcPr>
            <w:tcW w:w="1201" w:type="dxa"/>
          </w:tcPr>
          <w:p w14:paraId="5F726292" w14:textId="083EBBC9" w:rsidR="008C50EF" w:rsidRPr="00AB4500" w:rsidRDefault="008C50EF" w:rsidP="008C50EF">
            <w:pPr>
              <w:spacing w:after="0" w:line="240" w:lineRule="auto"/>
              <w:rPr>
                <w:sz w:val="18"/>
                <w:szCs w:val="18"/>
              </w:rPr>
            </w:pPr>
          </w:p>
        </w:tc>
        <w:tc>
          <w:tcPr>
            <w:tcW w:w="1200" w:type="dxa"/>
          </w:tcPr>
          <w:p w14:paraId="2342C2DD" w14:textId="3DECD8C8" w:rsidR="008C50EF" w:rsidRPr="00AB4500" w:rsidRDefault="008C50EF" w:rsidP="008C50EF">
            <w:pPr>
              <w:spacing w:after="0" w:line="240" w:lineRule="auto"/>
              <w:rPr>
                <w:sz w:val="18"/>
                <w:szCs w:val="18"/>
              </w:rPr>
            </w:pPr>
          </w:p>
        </w:tc>
        <w:tc>
          <w:tcPr>
            <w:tcW w:w="1201" w:type="dxa"/>
          </w:tcPr>
          <w:p w14:paraId="0230BEB5" w14:textId="10A65D8B" w:rsidR="008C50EF" w:rsidRPr="00AB4500" w:rsidRDefault="008C50EF" w:rsidP="008C50EF">
            <w:pPr>
              <w:spacing w:after="0" w:line="240" w:lineRule="auto"/>
              <w:rPr>
                <w:sz w:val="18"/>
                <w:szCs w:val="18"/>
              </w:rPr>
            </w:pPr>
          </w:p>
        </w:tc>
        <w:tc>
          <w:tcPr>
            <w:tcW w:w="1201" w:type="dxa"/>
          </w:tcPr>
          <w:p w14:paraId="3B3E2C0A" w14:textId="7B494650" w:rsidR="008C50EF" w:rsidRPr="00AB4500" w:rsidRDefault="008C50EF" w:rsidP="008C50EF">
            <w:pPr>
              <w:spacing w:after="0" w:line="240" w:lineRule="auto"/>
              <w:rPr>
                <w:sz w:val="18"/>
                <w:szCs w:val="18"/>
              </w:rPr>
            </w:pPr>
            <w:r w:rsidRPr="00AB4500">
              <w:rPr>
                <w:sz w:val="18"/>
                <w:szCs w:val="18"/>
              </w:rPr>
              <w:t xml:space="preserve"> </w:t>
            </w:r>
          </w:p>
        </w:tc>
        <w:tc>
          <w:tcPr>
            <w:tcW w:w="1200" w:type="dxa"/>
          </w:tcPr>
          <w:p w14:paraId="2BA852F2" w14:textId="77777777" w:rsidR="008C50EF" w:rsidRPr="00AB4500" w:rsidRDefault="008C50EF" w:rsidP="008C50EF">
            <w:pPr>
              <w:spacing w:after="0" w:line="240" w:lineRule="auto"/>
              <w:rPr>
                <w:sz w:val="18"/>
                <w:szCs w:val="18"/>
              </w:rPr>
            </w:pPr>
            <w:r w:rsidRPr="00AB4500">
              <w:rPr>
                <w:rFonts w:cstheme="minorHAnsi"/>
                <w:sz w:val="18"/>
                <w:szCs w:val="18"/>
                <w:highlight w:val="yellow"/>
              </w:rPr>
              <w:t xml:space="preserve"> </w:t>
            </w:r>
          </w:p>
        </w:tc>
        <w:tc>
          <w:tcPr>
            <w:tcW w:w="1201" w:type="dxa"/>
          </w:tcPr>
          <w:p w14:paraId="682F1E94" w14:textId="77777777" w:rsidR="008C50EF" w:rsidRPr="00AB4500" w:rsidRDefault="008C50EF" w:rsidP="008C50EF">
            <w:pPr>
              <w:spacing w:after="0" w:line="240" w:lineRule="auto"/>
              <w:rPr>
                <w:rFonts w:cstheme="minorHAnsi"/>
                <w:sz w:val="18"/>
                <w:szCs w:val="18"/>
                <w:highlight w:val="yellow"/>
              </w:rPr>
            </w:pPr>
          </w:p>
        </w:tc>
        <w:tc>
          <w:tcPr>
            <w:tcW w:w="1201" w:type="dxa"/>
          </w:tcPr>
          <w:p w14:paraId="64DC90E2" w14:textId="77777777" w:rsidR="008C50EF" w:rsidRPr="00AB4500" w:rsidRDefault="008C50EF" w:rsidP="008C50EF">
            <w:pPr>
              <w:spacing w:after="0" w:line="240" w:lineRule="auto"/>
              <w:rPr>
                <w:rFonts w:cstheme="minorHAnsi"/>
                <w:sz w:val="18"/>
                <w:szCs w:val="18"/>
                <w:highlight w:val="yellow"/>
              </w:rPr>
            </w:pPr>
          </w:p>
        </w:tc>
      </w:tr>
      <w:tr w:rsidR="008C50EF" w14:paraId="6471C1D1" w14:textId="01737054" w:rsidTr="008C50EF">
        <w:trPr>
          <w:trHeight w:val="253"/>
        </w:trPr>
        <w:tc>
          <w:tcPr>
            <w:tcW w:w="1200" w:type="dxa"/>
          </w:tcPr>
          <w:p w14:paraId="7C5E52AF" w14:textId="77777777" w:rsidR="008C50EF" w:rsidRPr="00D37C06" w:rsidRDefault="008C50EF" w:rsidP="008C50EF">
            <w:pPr>
              <w:spacing w:after="0"/>
              <w:rPr>
                <w:sz w:val="20"/>
                <w:szCs w:val="20"/>
              </w:rPr>
            </w:pPr>
          </w:p>
        </w:tc>
        <w:tc>
          <w:tcPr>
            <w:tcW w:w="1201" w:type="dxa"/>
          </w:tcPr>
          <w:p w14:paraId="4996FBFC" w14:textId="77777777" w:rsidR="008C50EF" w:rsidRPr="00D37C06" w:rsidRDefault="008C50EF" w:rsidP="008C50EF">
            <w:pPr>
              <w:spacing w:after="0"/>
              <w:rPr>
                <w:sz w:val="20"/>
                <w:szCs w:val="20"/>
              </w:rPr>
            </w:pPr>
          </w:p>
        </w:tc>
        <w:tc>
          <w:tcPr>
            <w:tcW w:w="1201" w:type="dxa"/>
          </w:tcPr>
          <w:p w14:paraId="404DC87D" w14:textId="77777777" w:rsidR="008C50EF" w:rsidRPr="00D37C06" w:rsidRDefault="008C50EF" w:rsidP="008C50EF">
            <w:pPr>
              <w:spacing w:after="0"/>
              <w:rPr>
                <w:sz w:val="20"/>
                <w:szCs w:val="20"/>
              </w:rPr>
            </w:pPr>
          </w:p>
        </w:tc>
        <w:tc>
          <w:tcPr>
            <w:tcW w:w="1200" w:type="dxa"/>
          </w:tcPr>
          <w:p w14:paraId="03114A5E" w14:textId="77777777" w:rsidR="008C50EF" w:rsidRPr="00D37C06" w:rsidRDefault="008C50EF" w:rsidP="008C50EF">
            <w:pPr>
              <w:spacing w:after="0"/>
              <w:rPr>
                <w:sz w:val="20"/>
                <w:szCs w:val="20"/>
              </w:rPr>
            </w:pPr>
          </w:p>
        </w:tc>
        <w:tc>
          <w:tcPr>
            <w:tcW w:w="1201" w:type="dxa"/>
          </w:tcPr>
          <w:p w14:paraId="495E9B4A" w14:textId="77777777" w:rsidR="008C50EF" w:rsidRPr="00D37C06" w:rsidRDefault="008C50EF" w:rsidP="008C50EF">
            <w:pPr>
              <w:spacing w:after="0"/>
              <w:rPr>
                <w:sz w:val="20"/>
                <w:szCs w:val="20"/>
              </w:rPr>
            </w:pPr>
          </w:p>
        </w:tc>
        <w:tc>
          <w:tcPr>
            <w:tcW w:w="1201" w:type="dxa"/>
          </w:tcPr>
          <w:p w14:paraId="4D7846FE" w14:textId="77777777" w:rsidR="008C50EF" w:rsidRPr="00D37C06" w:rsidRDefault="008C50EF" w:rsidP="008C50EF">
            <w:pPr>
              <w:spacing w:after="0"/>
              <w:rPr>
                <w:sz w:val="20"/>
                <w:szCs w:val="20"/>
              </w:rPr>
            </w:pPr>
          </w:p>
        </w:tc>
        <w:tc>
          <w:tcPr>
            <w:tcW w:w="1200" w:type="dxa"/>
          </w:tcPr>
          <w:p w14:paraId="1A485857" w14:textId="77777777" w:rsidR="008C50EF" w:rsidRPr="00D37C06" w:rsidRDefault="008C50EF" w:rsidP="008C50EF">
            <w:pPr>
              <w:spacing w:after="0"/>
              <w:rPr>
                <w:sz w:val="20"/>
                <w:szCs w:val="20"/>
              </w:rPr>
            </w:pPr>
          </w:p>
        </w:tc>
        <w:tc>
          <w:tcPr>
            <w:tcW w:w="1201" w:type="dxa"/>
          </w:tcPr>
          <w:p w14:paraId="40CF42B9" w14:textId="77777777" w:rsidR="008C50EF" w:rsidRPr="00D37C06" w:rsidRDefault="008C50EF" w:rsidP="008C50EF">
            <w:pPr>
              <w:spacing w:after="0"/>
              <w:rPr>
                <w:sz w:val="20"/>
                <w:szCs w:val="20"/>
              </w:rPr>
            </w:pPr>
          </w:p>
        </w:tc>
        <w:tc>
          <w:tcPr>
            <w:tcW w:w="1201" w:type="dxa"/>
          </w:tcPr>
          <w:p w14:paraId="44A90036" w14:textId="77777777" w:rsidR="008C50EF" w:rsidRPr="00D37C06" w:rsidRDefault="008C50EF" w:rsidP="008C50EF">
            <w:pPr>
              <w:spacing w:after="0"/>
              <w:rPr>
                <w:sz w:val="20"/>
                <w:szCs w:val="20"/>
              </w:rPr>
            </w:pPr>
          </w:p>
        </w:tc>
      </w:tr>
      <w:tr w:rsidR="008C50EF" w14:paraId="64398CC6" w14:textId="38985A9B" w:rsidTr="008C50EF">
        <w:trPr>
          <w:trHeight w:val="228"/>
        </w:trPr>
        <w:tc>
          <w:tcPr>
            <w:tcW w:w="10806" w:type="dxa"/>
            <w:gridSpan w:val="9"/>
          </w:tcPr>
          <w:p w14:paraId="47D8B5F7" w14:textId="2B1E48FC" w:rsidR="008C50EF" w:rsidRPr="001A44CD" w:rsidRDefault="008C50EF" w:rsidP="008C50EF">
            <w:pPr>
              <w:spacing w:after="0"/>
              <w:rPr>
                <w:rFonts w:cstheme="minorHAnsi"/>
                <w:b/>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27CA1678" w14:textId="04A5DC9F" w:rsidR="003A6B6B" w:rsidRPr="005828AE" w:rsidRDefault="003A6B6B" w:rsidP="005942BB">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D70068" w:rsidRPr="009E01FE" w14:paraId="7B8DA31A"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18" w14:textId="7D22C54E" w:rsidR="00D70068" w:rsidRPr="003061BA" w:rsidRDefault="00B65824" w:rsidP="005E7B39">
            <w:pPr>
              <w:spacing w:after="0" w:line="240" w:lineRule="auto"/>
              <w:rPr>
                <w:rFonts w:asciiTheme="minorHAnsi" w:hAnsiTheme="minorHAnsi" w:cstheme="minorHAnsi"/>
                <w:sz w:val="20"/>
                <w:szCs w:val="20"/>
              </w:rPr>
            </w:pPr>
            <w:r w:rsidRPr="003061BA">
              <w:rPr>
                <w:rFonts w:asciiTheme="minorHAnsi" w:hAnsiTheme="minorHAnsi" w:cstheme="minorHAnsi"/>
                <w:b/>
                <w:sz w:val="20"/>
                <w:szCs w:val="20"/>
              </w:rPr>
              <w:t>H</w:t>
            </w:r>
            <w:r w:rsidR="00D70068" w:rsidRPr="003061BA">
              <w:rPr>
                <w:rFonts w:asciiTheme="minorHAnsi" w:hAnsiTheme="minorHAnsi" w:cstheme="minorHAnsi"/>
                <w:b/>
                <w:sz w:val="20"/>
                <w:szCs w:val="20"/>
              </w:rPr>
              <w:t xml:space="preserve">. Parallel Piping </w:t>
            </w:r>
            <w:r w:rsidR="00DA7870" w:rsidRPr="003061BA">
              <w:rPr>
                <w:rFonts w:asciiTheme="minorHAnsi" w:hAnsiTheme="minorHAnsi" w:cstheme="minorHAnsi"/>
                <w:b/>
                <w:sz w:val="20"/>
                <w:szCs w:val="20"/>
              </w:rPr>
              <w:t>Requirements</w:t>
            </w:r>
            <w:r w:rsidR="00D64C0B" w:rsidRPr="003061BA">
              <w:rPr>
                <w:rFonts w:asciiTheme="minorHAnsi" w:hAnsiTheme="minorHAnsi" w:cstheme="minorHAnsi"/>
                <w:b/>
                <w:sz w:val="20"/>
                <w:szCs w:val="20"/>
              </w:rPr>
              <w:t xml:space="preserve"> </w:t>
            </w:r>
            <w:r w:rsidR="00EB17C1" w:rsidRPr="003061BA">
              <w:rPr>
                <w:rFonts w:asciiTheme="minorHAnsi" w:hAnsiTheme="minorHAnsi" w:cstheme="minorHAnsi"/>
                <w:b/>
                <w:sz w:val="20"/>
                <w:szCs w:val="20"/>
              </w:rPr>
              <w:t xml:space="preserve">(PP)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4</w:t>
            </w:r>
            <w:r w:rsidR="00D64C0B" w:rsidRPr="003061BA">
              <w:rPr>
                <w:rFonts w:asciiTheme="minorHAnsi" w:hAnsiTheme="minorHAnsi" w:cstheme="minorHAnsi"/>
                <w:sz w:val="20"/>
                <w:szCs w:val="20"/>
              </w:rPr>
              <w:t>)</w:t>
            </w:r>
          </w:p>
          <w:p w14:paraId="7B8DA319" w14:textId="48ACD1C5" w:rsidR="00D70068" w:rsidRPr="005828AE"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1D" w14:textId="77777777" w:rsidTr="005828AE">
        <w:trPr>
          <w:cantSplit/>
          <w:trHeight w:val="288"/>
          <w:tblHeader/>
        </w:trPr>
        <w:tc>
          <w:tcPr>
            <w:tcW w:w="631" w:type="dxa"/>
            <w:vAlign w:val="center"/>
          </w:tcPr>
          <w:p w14:paraId="7B8DA31B"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59" w:type="dxa"/>
            <w:vAlign w:val="center"/>
          </w:tcPr>
          <w:p w14:paraId="7B8DA31C" w14:textId="3637054D" w:rsidR="00613409" w:rsidRPr="005828AE"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Each c</w:t>
            </w:r>
            <w:r w:rsidR="00D70068" w:rsidRPr="005828AE">
              <w:rPr>
                <w:rFonts w:asciiTheme="minorHAnsi" w:hAnsiTheme="minorHAnsi" w:cstheme="minorHAnsi"/>
                <w:sz w:val="18"/>
                <w:szCs w:val="20"/>
              </w:rPr>
              <w:t>entral manifold has 15 feet or less of pipe be</w:t>
            </w:r>
            <w:r w:rsidR="003061BA">
              <w:rPr>
                <w:rFonts w:asciiTheme="minorHAnsi" w:hAnsiTheme="minorHAnsi" w:cstheme="minorHAnsi"/>
                <w:sz w:val="18"/>
                <w:szCs w:val="20"/>
              </w:rPr>
              <w:t>tween manifold and water heater.</w:t>
            </w:r>
          </w:p>
        </w:tc>
      </w:tr>
      <w:tr w:rsidR="00D70068" w:rsidRPr="009E01FE" w14:paraId="7B8DA320" w14:textId="77777777" w:rsidTr="005828AE">
        <w:trPr>
          <w:cantSplit/>
          <w:trHeight w:val="288"/>
          <w:tblHeader/>
        </w:trPr>
        <w:tc>
          <w:tcPr>
            <w:tcW w:w="631" w:type="dxa"/>
            <w:vAlign w:val="center"/>
          </w:tcPr>
          <w:p w14:paraId="7B8DA31E"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59" w:type="dxa"/>
            <w:vAlign w:val="center"/>
          </w:tcPr>
          <w:p w14:paraId="7B8DA31F" w14:textId="77D319E9"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For manifolds that include valves, the manifold must be readily accessible in accordance with the plumbing code. </w:t>
            </w:r>
          </w:p>
        </w:tc>
      </w:tr>
      <w:tr w:rsidR="00D70068" w:rsidRPr="009E01FE" w14:paraId="7B8DA323" w14:textId="77777777" w:rsidTr="005828AE">
        <w:trPr>
          <w:cantSplit/>
          <w:trHeight w:val="288"/>
          <w:tblHeader/>
        </w:trPr>
        <w:tc>
          <w:tcPr>
            <w:tcW w:w="631" w:type="dxa"/>
            <w:vAlign w:val="center"/>
          </w:tcPr>
          <w:p w14:paraId="7B8DA321"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7B8DA322" w14:textId="7895EFA9" w:rsidR="00613409"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3061BA">
              <w:rPr>
                <w:rFonts w:asciiTheme="minorHAnsi" w:hAnsiTheme="minorHAnsi" w:cstheme="minorHAnsi"/>
                <w:sz w:val="18"/>
                <w:szCs w:val="20"/>
              </w:rPr>
              <w:t>.</w:t>
            </w:r>
          </w:p>
        </w:tc>
      </w:tr>
      <w:tr w:rsidR="00D70068" w:rsidRPr="009E01FE" w14:paraId="7B8DA326" w14:textId="77777777" w:rsidTr="005828AE">
        <w:trPr>
          <w:cantSplit/>
          <w:trHeight w:val="288"/>
          <w:tblHeader/>
        </w:trPr>
        <w:tc>
          <w:tcPr>
            <w:tcW w:w="631" w:type="dxa"/>
            <w:vAlign w:val="center"/>
          </w:tcPr>
          <w:p w14:paraId="7B8DA324"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0159" w:type="dxa"/>
            <w:vAlign w:val="center"/>
          </w:tcPr>
          <w:p w14:paraId="7B8DA325" w14:textId="2B181584" w:rsidR="00D70068" w:rsidRPr="005828AE"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w:t>
            </w:r>
            <w:r w:rsidR="00534D88" w:rsidRPr="005828AE">
              <w:rPr>
                <w:rFonts w:asciiTheme="minorHAnsi" w:hAnsiTheme="minorHAnsi" w:cstheme="minorHAnsi"/>
                <w:sz w:val="18"/>
                <w:szCs w:val="20"/>
              </w:rPr>
              <w:t>2</w:t>
            </w:r>
            <w:r w:rsidRPr="005828AE">
              <w:rPr>
                <w:rFonts w:asciiTheme="minorHAnsi" w:hAnsiTheme="minorHAnsi" w:cstheme="minorHAnsi"/>
                <w:sz w:val="18"/>
                <w:szCs w:val="20"/>
              </w:rPr>
              <w:t xml:space="preserve"> inches from any other hot water supply piping, and at least </w:t>
            </w:r>
            <w:r w:rsidR="00534D88" w:rsidRPr="005828AE">
              <w:rPr>
                <w:rFonts w:asciiTheme="minorHAnsi" w:hAnsiTheme="minorHAnsi" w:cstheme="minorHAnsi"/>
                <w:sz w:val="18"/>
                <w:szCs w:val="20"/>
              </w:rPr>
              <w:t>6</w:t>
            </w:r>
            <w:r w:rsidRPr="005828AE">
              <w:rPr>
                <w:rFonts w:asciiTheme="minorHAnsi" w:hAnsiTheme="minorHAnsi" w:cstheme="minorHAnsi"/>
                <w:sz w:val="18"/>
                <w:szCs w:val="20"/>
              </w:rPr>
              <w:t xml:space="preserve"> inches from any </w:t>
            </w:r>
            <w:proofErr w:type="gramStart"/>
            <w:r w:rsidRPr="005828AE">
              <w:rPr>
                <w:rFonts w:asciiTheme="minorHAnsi" w:hAnsiTheme="minorHAnsi" w:cstheme="minorHAnsi"/>
                <w:sz w:val="18"/>
                <w:szCs w:val="20"/>
              </w:rPr>
              <w:t>cold water</w:t>
            </w:r>
            <w:proofErr w:type="gramEnd"/>
            <w:r w:rsidRPr="005828AE">
              <w:rPr>
                <w:rFonts w:asciiTheme="minorHAnsi" w:hAnsiTheme="minorHAnsi" w:cstheme="minorHAnsi"/>
                <w:sz w:val="18"/>
                <w:szCs w:val="20"/>
              </w:rPr>
              <w:t xml:space="preserve"> supply piping. Alternatively, the hot water supply piping must be insulated to the thicknesses shown in TABLE 120.3-A. </w:t>
            </w:r>
          </w:p>
        </w:tc>
      </w:tr>
      <w:tr w:rsidR="00D70068" w:rsidRPr="00EE7957" w14:paraId="7B8DA328" w14:textId="77777777" w:rsidTr="005828AE">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5828AE" w:rsidRDefault="00D70068" w:rsidP="005E7B39">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7B8DA329" w14:textId="77777777" w:rsidR="00D70068" w:rsidRPr="008733ED" w:rsidRDefault="00D70068" w:rsidP="00D7006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0919BD" w:rsidRPr="009E01FE" w14:paraId="0768B9D9" w14:textId="77777777" w:rsidTr="000919BD">
        <w:trPr>
          <w:trHeight w:val="144"/>
          <w:tblHeader/>
        </w:trPr>
        <w:tc>
          <w:tcPr>
            <w:tcW w:w="14616" w:type="dxa"/>
            <w:gridSpan w:val="2"/>
            <w:tcBorders>
              <w:bottom w:val="single" w:sz="4" w:space="0" w:color="auto"/>
            </w:tcBorders>
          </w:tcPr>
          <w:p w14:paraId="1A57DE86" w14:textId="2ED0A2EB" w:rsidR="000919BD" w:rsidRPr="00396DD3" w:rsidRDefault="00B65824"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I</w:t>
            </w:r>
            <w:r w:rsidR="000919BD" w:rsidRPr="00136321">
              <w:rPr>
                <w:rFonts w:asciiTheme="minorHAnsi" w:hAnsiTheme="minorHAnsi" w:cstheme="minorHAnsi"/>
                <w:b/>
                <w:sz w:val="20"/>
                <w:szCs w:val="20"/>
              </w:rPr>
              <w:t xml:space="preserve">. Point of Use </w:t>
            </w:r>
            <w:r w:rsidR="000919BD" w:rsidRPr="00F43FA8">
              <w:rPr>
                <w:rFonts w:asciiTheme="minorHAnsi" w:hAnsiTheme="minorHAnsi" w:cstheme="minorHAnsi"/>
                <w:b/>
                <w:sz w:val="20"/>
                <w:szCs w:val="20"/>
              </w:rPr>
              <w:t>Requirements</w:t>
            </w:r>
            <w:r w:rsidR="00F354B8">
              <w:rPr>
                <w:rFonts w:asciiTheme="minorHAnsi" w:hAnsiTheme="minorHAnsi" w:cstheme="minorHAnsi"/>
                <w:b/>
                <w:sz w:val="20"/>
                <w:szCs w:val="20"/>
              </w:rPr>
              <w:t xml:space="preserve"> </w:t>
            </w:r>
            <w:r w:rsidR="00EB17C1" w:rsidRPr="00F43FA8">
              <w:rPr>
                <w:rFonts w:asciiTheme="minorHAnsi" w:hAnsiTheme="minorHAnsi" w:cstheme="minorHAnsi"/>
                <w:b/>
                <w:sz w:val="20"/>
                <w:szCs w:val="20"/>
              </w:rPr>
              <w:t>(POU)</w:t>
            </w:r>
            <w:r w:rsidR="00D64C0B" w:rsidRPr="003061BA">
              <w:rPr>
                <w:rFonts w:asciiTheme="minorHAnsi" w:hAnsiTheme="minorHAnsi" w:cstheme="minorHAnsi"/>
                <w:sz w:val="20"/>
                <w:szCs w:val="20"/>
              </w:rPr>
              <w:t xml:space="preserve"> (RA4.4.</w:t>
            </w:r>
            <w:r w:rsidR="003A6B6B" w:rsidRPr="003061BA">
              <w:rPr>
                <w:rFonts w:asciiTheme="minorHAnsi" w:hAnsiTheme="minorHAnsi" w:cstheme="minorHAnsi"/>
                <w:sz w:val="20"/>
                <w:szCs w:val="20"/>
              </w:rPr>
              <w:t>5</w:t>
            </w:r>
            <w:r w:rsidR="00D64C0B" w:rsidRPr="003061BA">
              <w:rPr>
                <w:rFonts w:asciiTheme="minorHAnsi" w:hAnsiTheme="minorHAnsi" w:cstheme="minorHAnsi"/>
                <w:sz w:val="20"/>
                <w:szCs w:val="20"/>
              </w:rPr>
              <w:t>)</w:t>
            </w:r>
          </w:p>
          <w:p w14:paraId="380087DB" w14:textId="77777777" w:rsidR="000919BD" w:rsidRPr="00484154"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p>
        </w:tc>
      </w:tr>
      <w:tr w:rsidR="000919BD" w:rsidRPr="009E01FE" w14:paraId="333BF52C" w14:textId="77777777" w:rsidTr="000919BD">
        <w:trPr>
          <w:trHeight w:val="144"/>
          <w:tblHeader/>
        </w:trPr>
        <w:tc>
          <w:tcPr>
            <w:tcW w:w="720" w:type="dxa"/>
            <w:vAlign w:val="center"/>
          </w:tcPr>
          <w:p w14:paraId="57AE72C7" w14:textId="77777777"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tcPr>
          <w:p w14:paraId="5A7617EE" w14:textId="0C704C5C"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AD0319"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7F80E4EB"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0EDAF4F3"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p>
          <w:p w14:paraId="00F3BF36" w14:textId="77777777" w:rsidR="000919BD" w:rsidRPr="005828AE" w:rsidRDefault="000919BD" w:rsidP="000919BD">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3/8 inch - For only one pipe size - max length allowed is 15 feet</w:t>
            </w:r>
          </w:p>
          <w:p w14:paraId="21FB1F2F" w14:textId="1A3FE0AF" w:rsidR="000919BD" w:rsidRPr="005828AE" w:rsidRDefault="003061BA" w:rsidP="003061BA">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For combination pipe sizes the max allowed length of 3/8</w:t>
            </w:r>
            <w:r w:rsidR="00AD0319"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w:t>
            </w:r>
            <w:proofErr w:type="gramStart"/>
            <w:r w:rsidR="000919BD" w:rsidRPr="005828AE">
              <w:rPr>
                <w:rFonts w:asciiTheme="minorHAnsi" w:eastAsia="Calibri" w:hAnsiTheme="minorHAnsi" w:cstheme="minorHAnsi"/>
                <w:i w:val="0"/>
                <w:sz w:val="18"/>
              </w:rPr>
              <w:t>7.5 feet,</w:t>
            </w:r>
            <w:proofErr w:type="gramEnd"/>
            <w:r w:rsidR="000919BD" w:rsidRPr="005828AE">
              <w:rPr>
                <w:rFonts w:asciiTheme="minorHAnsi" w:eastAsia="Calibri" w:hAnsiTheme="minorHAnsi" w:cstheme="minorHAnsi"/>
                <w:i w:val="0"/>
                <w:sz w:val="18"/>
              </w:rPr>
              <w:t xml:space="preserve"> of </w:t>
            </w: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39E81A21" w14:textId="77777777" w:rsidR="000919BD" w:rsidRPr="005828AE" w:rsidRDefault="000919BD" w:rsidP="000919BD">
            <w:pPr>
              <w:pStyle w:val="TableTitle"/>
              <w:spacing w:before="0"/>
              <w:ind w:left="972"/>
              <w:rPr>
                <w:rFonts w:asciiTheme="minorHAnsi" w:eastAsia="Calibri" w:hAnsiTheme="minorHAnsi" w:cstheme="minorHAnsi"/>
                <w:i w:val="0"/>
                <w:sz w:val="18"/>
              </w:rPr>
            </w:pPr>
          </w:p>
          <w:p w14:paraId="183F30FB" w14:textId="5A68B387" w:rsidR="000919BD" w:rsidRPr="005828AE" w:rsidRDefault="003061BA" w:rsidP="000919BD">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 For only one pipe size – max length allowed is 10 feet</w:t>
            </w:r>
          </w:p>
          <w:p w14:paraId="4B46C5E7" w14:textId="1F9B4D5A" w:rsidR="000919BD" w:rsidRPr="005828AE" w:rsidRDefault="003061BA" w:rsidP="003061BA">
            <w:pPr>
              <w:pStyle w:val="TableTitle"/>
              <w:spacing w:before="0"/>
              <w:ind w:left="1260" w:hanging="276"/>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 xml:space="preserve">For combination pipe sizes the allowed length of </w:t>
            </w:r>
            <w:r>
              <w:rPr>
                <w:rFonts w:asciiTheme="minorHAnsi" w:eastAsia="Calibri" w:hAnsiTheme="minorHAnsi" w:cstheme="minorHAnsi"/>
                <w:i w:val="0"/>
                <w:sz w:val="18"/>
              </w:rPr>
              <w:t>1/2</w:t>
            </w:r>
            <w:r w:rsidR="00D87221"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75231C03" w14:textId="77777777" w:rsidR="000919BD" w:rsidRPr="005828AE" w:rsidRDefault="000919BD" w:rsidP="000919BD">
            <w:pPr>
              <w:pStyle w:val="TableTitle"/>
              <w:tabs>
                <w:tab w:val="left" w:pos="1260"/>
              </w:tabs>
              <w:spacing w:before="0"/>
              <w:ind w:left="1260" w:hanging="288"/>
              <w:rPr>
                <w:rFonts w:asciiTheme="minorHAnsi" w:eastAsia="Calibri" w:hAnsiTheme="minorHAnsi" w:cstheme="minorHAnsi"/>
                <w:i w:val="0"/>
                <w:sz w:val="18"/>
              </w:rPr>
            </w:pPr>
          </w:p>
          <w:p w14:paraId="5EF68AE9" w14:textId="167B5CB6" w:rsidR="000919BD" w:rsidRPr="005828AE" w:rsidRDefault="003061BA" w:rsidP="000919BD">
            <w:pPr>
              <w:pStyle w:val="TableTitle"/>
              <w:spacing w:before="0"/>
              <w:ind w:firstLine="432"/>
              <w:rPr>
                <w:rFonts w:asciiTheme="minorHAnsi" w:hAnsiTheme="minorHAnsi" w:cstheme="minorHAnsi"/>
                <w:sz w:val="18"/>
              </w:rPr>
            </w:pPr>
            <w:r>
              <w:rPr>
                <w:rFonts w:asciiTheme="minorHAnsi" w:hAnsiTheme="minorHAnsi" w:cstheme="minorHAnsi"/>
                <w:i w:val="0"/>
                <w:sz w:val="18"/>
              </w:rPr>
              <w:t>3/4</w:t>
            </w:r>
            <w:r w:rsidR="000919BD" w:rsidRPr="005828AE">
              <w:rPr>
                <w:rFonts w:asciiTheme="minorHAnsi" w:hAnsiTheme="minorHAnsi" w:cstheme="minorHAnsi"/>
                <w:i w:val="0"/>
                <w:sz w:val="18"/>
              </w:rPr>
              <w:t xml:space="preserve"> inch - For only one pipe size = 5 feet</w:t>
            </w:r>
          </w:p>
        </w:tc>
      </w:tr>
      <w:tr w:rsidR="000919BD" w:rsidRPr="009E01FE"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828AE"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5BA69F8A" w14:textId="23F33CE1" w:rsidR="000919BD" w:rsidRPr="005828AE" w:rsidRDefault="000919BD" w:rsidP="005828AE">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A6B6B" w:rsidRPr="009E01FE" w14:paraId="3BB04305" w14:textId="77777777" w:rsidTr="003A6B6B">
        <w:trPr>
          <w:trHeight w:val="144"/>
          <w:tblHeader/>
        </w:trPr>
        <w:tc>
          <w:tcPr>
            <w:tcW w:w="10790" w:type="dxa"/>
            <w:gridSpan w:val="2"/>
            <w:tcBorders>
              <w:bottom w:val="single" w:sz="4" w:space="0" w:color="auto"/>
            </w:tcBorders>
          </w:tcPr>
          <w:p w14:paraId="331272FB" w14:textId="528E5E78" w:rsidR="003A6B6B" w:rsidRPr="005828AE" w:rsidRDefault="00B65824"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3A6B6B" w:rsidRPr="005828AE">
              <w:rPr>
                <w:rFonts w:asciiTheme="minorHAnsi" w:hAnsiTheme="minorHAnsi" w:cstheme="minorHAnsi"/>
                <w:b/>
                <w:sz w:val="20"/>
                <w:szCs w:val="20"/>
              </w:rPr>
              <w:t xml:space="preserve">. </w:t>
            </w:r>
            <w:r w:rsidR="00AD0319" w:rsidRPr="00AD0319">
              <w:rPr>
                <w:rFonts w:asciiTheme="minorHAnsi" w:hAnsiTheme="minorHAnsi" w:cstheme="minorHAnsi"/>
                <w:b/>
                <w:sz w:val="20"/>
                <w:szCs w:val="20"/>
              </w:rPr>
              <w:t>Mandatory Requirements</w:t>
            </w:r>
            <w:r w:rsidR="00F354B8">
              <w:rPr>
                <w:rFonts w:asciiTheme="minorHAnsi" w:hAnsiTheme="minorHAnsi" w:cstheme="minorHAnsi"/>
                <w:b/>
                <w:sz w:val="20"/>
                <w:szCs w:val="20"/>
              </w:rPr>
              <w:t xml:space="preserve"> for a</w:t>
            </w:r>
            <w:r w:rsidR="00F354B8" w:rsidRPr="0088204F">
              <w:rPr>
                <w:rFonts w:asciiTheme="minorHAnsi" w:hAnsiTheme="minorHAnsi" w:cstheme="minorHAnsi"/>
                <w:b/>
                <w:sz w:val="20"/>
                <w:szCs w:val="20"/>
              </w:rPr>
              <w:t>ll Recirculation System</w:t>
            </w:r>
            <w:r w:rsidR="00F354B8">
              <w:rPr>
                <w:rFonts w:asciiTheme="minorHAnsi" w:hAnsiTheme="minorHAnsi" w:cstheme="minorHAnsi"/>
                <w:b/>
                <w:sz w:val="20"/>
                <w:szCs w:val="20"/>
              </w:rPr>
              <w:t>s</w:t>
            </w:r>
            <w:r w:rsidR="003A6B6B" w:rsidRPr="003061BA">
              <w:rPr>
                <w:rFonts w:asciiTheme="minorHAnsi" w:hAnsiTheme="minorHAnsi" w:cstheme="minorHAnsi"/>
                <w:sz w:val="20"/>
                <w:szCs w:val="20"/>
              </w:rPr>
              <w:t xml:space="preserve"> (RA4.4.7)</w:t>
            </w:r>
          </w:p>
          <w:p w14:paraId="65D1C645" w14:textId="53C95166"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Systems that utilize </w:t>
            </w:r>
            <w:r w:rsidR="003061BA">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p>
        </w:tc>
      </w:tr>
      <w:tr w:rsidR="003A6B6B" w:rsidRPr="009E01FE" w14:paraId="364F1172" w14:textId="77777777" w:rsidTr="003A6B6B">
        <w:trPr>
          <w:trHeight w:val="144"/>
          <w:tblHeader/>
        </w:trPr>
        <w:tc>
          <w:tcPr>
            <w:tcW w:w="631" w:type="dxa"/>
            <w:vAlign w:val="center"/>
          </w:tcPr>
          <w:p w14:paraId="436541E8" w14:textId="1903D8BD"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1</w:t>
            </w:r>
          </w:p>
        </w:tc>
        <w:tc>
          <w:tcPr>
            <w:tcW w:w="10159" w:type="dxa"/>
            <w:vAlign w:val="center"/>
          </w:tcPr>
          <w:p w14:paraId="1E9E3474" w14:textId="77777777"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3A6B6B" w:rsidRPr="009E01FE" w14:paraId="56C12C2A" w14:textId="77777777" w:rsidTr="003A6B6B">
        <w:trPr>
          <w:trHeight w:val="144"/>
          <w:tblHeader/>
        </w:trPr>
        <w:tc>
          <w:tcPr>
            <w:tcW w:w="631" w:type="dxa"/>
            <w:vAlign w:val="center"/>
          </w:tcPr>
          <w:p w14:paraId="125D0AF3" w14:textId="439E8913"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2</w:t>
            </w:r>
          </w:p>
        </w:tc>
        <w:tc>
          <w:tcPr>
            <w:tcW w:w="10159" w:type="dxa"/>
            <w:vAlign w:val="center"/>
          </w:tcPr>
          <w:p w14:paraId="1679B92A" w14:textId="2EF9F1BA" w:rsidR="003A6B6B" w:rsidRPr="005828AE" w:rsidRDefault="003A6B6B" w:rsidP="00EA50B2">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Piping must take </w:t>
            </w:r>
            <w:r w:rsidR="003061BA">
              <w:rPr>
                <w:rFonts w:asciiTheme="minorHAnsi" w:hAnsiTheme="minorHAnsi" w:cstheme="minorHAnsi"/>
                <w:sz w:val="18"/>
                <w:szCs w:val="20"/>
              </w:rPr>
              <w:t xml:space="preserve">the </w:t>
            </w:r>
            <w:r w:rsidRPr="005828AE">
              <w:rPr>
                <w:rFonts w:asciiTheme="minorHAnsi" w:hAnsiTheme="minorHAnsi" w:cstheme="minorHAnsi"/>
                <w:sz w:val="18"/>
                <w:szCs w:val="20"/>
              </w:rPr>
              <w:t>most direct path between water heater and fixtures.</w:t>
            </w:r>
          </w:p>
        </w:tc>
      </w:tr>
      <w:tr w:rsidR="00F92813" w:rsidRPr="009E01FE" w14:paraId="4CD6EAB6" w14:textId="77777777" w:rsidTr="003A6B6B">
        <w:trPr>
          <w:trHeight w:val="144"/>
          <w:tblHeader/>
        </w:trPr>
        <w:tc>
          <w:tcPr>
            <w:tcW w:w="631" w:type="dxa"/>
            <w:vAlign w:val="center"/>
          </w:tcPr>
          <w:p w14:paraId="103E170A" w14:textId="642FB319" w:rsidR="00F92813" w:rsidRPr="005828AE" w:rsidRDefault="00F92813"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390696E0" w14:textId="28C3F456" w:rsidR="00F92813" w:rsidRPr="005828AE" w:rsidRDefault="00F92813" w:rsidP="00EA50B2">
            <w:pPr>
              <w:keepNext/>
              <w:spacing w:after="0" w:line="240" w:lineRule="auto"/>
              <w:jc w:val="both"/>
              <w:rPr>
                <w:rFonts w:asciiTheme="minorHAnsi" w:hAnsiTheme="minorHAnsi" w:cstheme="minorHAnsi"/>
                <w:sz w:val="18"/>
                <w:szCs w:val="20"/>
              </w:rPr>
            </w:pPr>
            <w:r w:rsidRPr="005828AE">
              <w:rPr>
                <w:rFonts w:cstheme="minorHAnsi"/>
                <w:sz w:val="18"/>
                <w:szCs w:val="20"/>
              </w:rPr>
              <w:t>Insulation is not required on the cold water line when it is used as the return.</w:t>
            </w:r>
          </w:p>
        </w:tc>
      </w:tr>
      <w:tr w:rsidR="00F542C1" w:rsidRPr="009E01FE" w14:paraId="1F3679CC" w14:textId="77777777" w:rsidTr="003A6B6B">
        <w:trPr>
          <w:trHeight w:val="144"/>
          <w:tblHeader/>
        </w:trPr>
        <w:tc>
          <w:tcPr>
            <w:tcW w:w="631" w:type="dxa"/>
            <w:vAlign w:val="center"/>
          </w:tcPr>
          <w:p w14:paraId="4BC83208" w14:textId="33FD8382" w:rsidR="00F542C1" w:rsidRPr="005828AE" w:rsidRDefault="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4</w:t>
            </w:r>
          </w:p>
        </w:tc>
        <w:tc>
          <w:tcPr>
            <w:tcW w:w="10159" w:type="dxa"/>
            <w:vAlign w:val="center"/>
          </w:tcPr>
          <w:p w14:paraId="5A343086" w14:textId="1FAAD165" w:rsidR="00F542C1" w:rsidRPr="005828AE" w:rsidRDefault="00F542C1" w:rsidP="00F542C1">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If more than one loop </w:t>
            </w:r>
            <w:r w:rsidR="003061BA">
              <w:rPr>
                <w:rFonts w:asciiTheme="minorHAnsi" w:hAnsiTheme="minorHAnsi" w:cstheme="minorHAnsi"/>
                <w:sz w:val="18"/>
                <w:szCs w:val="20"/>
              </w:rPr>
              <w:t xml:space="preserve">is </w:t>
            </w:r>
            <w:r w:rsidRPr="005828AE">
              <w:rPr>
                <w:rFonts w:asciiTheme="minorHAnsi" w:hAnsiTheme="minorHAnsi" w:cstheme="minorHAnsi"/>
                <w:sz w:val="18"/>
                <w:szCs w:val="20"/>
              </w:rPr>
              <w:t>installed</w:t>
            </w:r>
            <w:r w:rsidR="003061BA">
              <w:rPr>
                <w:rFonts w:asciiTheme="minorHAnsi" w:hAnsiTheme="minorHAnsi" w:cstheme="minorHAnsi"/>
                <w:sz w:val="18"/>
                <w:szCs w:val="20"/>
              </w:rPr>
              <w:t>,</w:t>
            </w:r>
            <w:r w:rsidRPr="005828AE">
              <w:rPr>
                <w:rFonts w:asciiTheme="minorHAnsi" w:hAnsiTheme="minorHAnsi" w:cstheme="minorHAnsi"/>
                <w:sz w:val="18"/>
                <w:szCs w:val="20"/>
              </w:rPr>
              <w:t xml:space="preserve"> each loop shall have its own pump and controls.</w:t>
            </w:r>
          </w:p>
        </w:tc>
      </w:tr>
      <w:tr w:rsidR="00F542C1" w:rsidRPr="009E01FE" w14:paraId="65A68480" w14:textId="77777777" w:rsidTr="003A6B6B">
        <w:trPr>
          <w:trHeight w:val="144"/>
          <w:tblHeader/>
        </w:trPr>
        <w:tc>
          <w:tcPr>
            <w:tcW w:w="10790" w:type="dxa"/>
            <w:gridSpan w:val="2"/>
            <w:vAlign w:val="center"/>
          </w:tcPr>
          <w:p w14:paraId="07EB36EB" w14:textId="3DAF9E52" w:rsidR="00F542C1" w:rsidRPr="005828AE" w:rsidRDefault="00F542C1" w:rsidP="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sidRPr="005828AE">
              <w:rPr>
                <w:rFonts w:asciiTheme="minorHAnsi" w:eastAsiaTheme="minorEastAsia" w:hAnsiTheme="minorHAnsi" w:cstheme="minorHAnsi"/>
                <w:b/>
                <w:sz w:val="18"/>
                <w:szCs w:val="20"/>
              </w:rPr>
              <w:t>.</w:t>
            </w:r>
          </w:p>
        </w:tc>
      </w:tr>
    </w:tbl>
    <w:p w14:paraId="09C36A66" w14:textId="77777777" w:rsidR="00AE3B9A" w:rsidRPr="005828AE" w:rsidRDefault="00AE3B9A" w:rsidP="005828AE">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70068" w:rsidRPr="009E01FE" w14:paraId="7B8DA32C" w14:textId="77777777" w:rsidTr="00AF64ED">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A" w14:textId="73805FD2" w:rsidR="00D70068" w:rsidRPr="000E1923" w:rsidRDefault="00B65824"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D70068" w:rsidRPr="00F43FA8">
              <w:rPr>
                <w:rFonts w:asciiTheme="minorHAnsi" w:hAnsiTheme="minorHAnsi" w:cstheme="minorHAnsi"/>
                <w:b/>
                <w:sz w:val="20"/>
                <w:szCs w:val="20"/>
              </w:rPr>
              <w:t xml:space="preserve">. Recirculation </w:t>
            </w:r>
            <w:r w:rsidR="00B32AA1" w:rsidRPr="00F43FA8">
              <w:rPr>
                <w:rFonts w:asciiTheme="minorHAnsi" w:hAnsiTheme="minorHAnsi" w:cstheme="minorHAnsi"/>
                <w:b/>
                <w:sz w:val="20"/>
                <w:szCs w:val="20"/>
              </w:rPr>
              <w:t>N</w:t>
            </w:r>
            <w:r w:rsidR="00D70068" w:rsidRPr="00F43FA8">
              <w:rPr>
                <w:rFonts w:asciiTheme="minorHAnsi" w:hAnsiTheme="minorHAnsi" w:cstheme="minorHAnsi"/>
                <w:b/>
                <w:sz w:val="20"/>
                <w:szCs w:val="20"/>
              </w:rPr>
              <w:t>on</w:t>
            </w:r>
            <w:r w:rsidR="00B32AA1" w:rsidRPr="00396DD3">
              <w:rPr>
                <w:rFonts w:asciiTheme="minorHAnsi" w:hAnsiTheme="minorHAnsi" w:cstheme="minorHAnsi"/>
                <w:b/>
                <w:sz w:val="20"/>
                <w:szCs w:val="20"/>
              </w:rPr>
              <w:t>-D</w:t>
            </w:r>
            <w:r w:rsidR="00D70068" w:rsidRPr="009E01FE">
              <w:rPr>
                <w:rFonts w:asciiTheme="minorHAnsi" w:hAnsiTheme="minorHAnsi" w:cstheme="minorHAnsi"/>
                <w:b/>
                <w:sz w:val="20"/>
                <w:szCs w:val="20"/>
              </w:rPr>
              <w:t xml:space="preserve">emand </w:t>
            </w:r>
            <w:r w:rsidR="00534D88" w:rsidRPr="00484154">
              <w:rPr>
                <w:rFonts w:asciiTheme="minorHAnsi" w:hAnsiTheme="minorHAnsi" w:cstheme="minorHAnsi"/>
                <w:b/>
                <w:sz w:val="20"/>
                <w:szCs w:val="20"/>
              </w:rPr>
              <w:t>C</w:t>
            </w:r>
            <w:r w:rsidR="00D70068" w:rsidRPr="00484154">
              <w:rPr>
                <w:rFonts w:asciiTheme="minorHAnsi" w:hAnsiTheme="minorHAnsi" w:cstheme="minorHAnsi"/>
                <w:b/>
                <w:sz w:val="20"/>
                <w:szCs w:val="20"/>
              </w:rPr>
              <w:t xml:space="preserve">ontrols </w:t>
            </w:r>
            <w:r w:rsidR="00DA7870" w:rsidRPr="00155D52">
              <w:rPr>
                <w:rFonts w:asciiTheme="minorHAnsi" w:hAnsiTheme="minorHAnsi" w:cstheme="minorHAnsi"/>
                <w:b/>
                <w:sz w:val="20"/>
                <w:szCs w:val="20"/>
              </w:rPr>
              <w:t>Requirements</w:t>
            </w:r>
            <w:r w:rsidR="00D64C0B" w:rsidRPr="00155D52">
              <w:rPr>
                <w:rFonts w:asciiTheme="minorHAnsi" w:hAnsiTheme="minorHAnsi" w:cstheme="minorHAnsi"/>
                <w:b/>
                <w:sz w:val="20"/>
                <w:szCs w:val="20"/>
              </w:rPr>
              <w:t xml:space="preserve"> </w:t>
            </w:r>
            <w:r w:rsidR="00EB17C1" w:rsidRPr="00155D52">
              <w:rPr>
                <w:rFonts w:asciiTheme="minorHAnsi" w:hAnsiTheme="minorHAnsi" w:cstheme="minorHAnsi"/>
                <w:b/>
                <w:sz w:val="20"/>
                <w:szCs w:val="20"/>
              </w:rPr>
              <w:t>(R-ND)</w:t>
            </w:r>
            <w:r w:rsidR="00EB17C1" w:rsidRPr="003061BA">
              <w:rPr>
                <w:rFonts w:asciiTheme="minorHAnsi" w:hAnsiTheme="minorHAnsi" w:cstheme="minorHAnsi"/>
                <w:sz w:val="20"/>
                <w:szCs w:val="20"/>
              </w:rPr>
              <w:t xml:space="preserve">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8</w:t>
            </w:r>
            <w:r w:rsidR="00D64C0B" w:rsidRPr="003061BA">
              <w:rPr>
                <w:rFonts w:asciiTheme="minorHAnsi" w:hAnsiTheme="minorHAnsi" w:cstheme="minorHAnsi"/>
                <w:sz w:val="20"/>
                <w:szCs w:val="20"/>
              </w:rPr>
              <w:t>)</w:t>
            </w:r>
          </w:p>
          <w:p w14:paraId="7B8DA32B" w14:textId="73EF0E8D" w:rsidR="00D70068" w:rsidRPr="00C672E8" w:rsidRDefault="00DA787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32" w14:textId="77777777" w:rsidTr="00AF64ED">
        <w:trPr>
          <w:trHeight w:val="288"/>
          <w:tblHeader/>
        </w:trPr>
        <w:tc>
          <w:tcPr>
            <w:tcW w:w="625" w:type="dxa"/>
            <w:vAlign w:val="center"/>
          </w:tcPr>
          <w:p w14:paraId="7B8DA330" w14:textId="2AD14029" w:rsidR="00836E65"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542C1" w:rsidRPr="005828AE">
              <w:rPr>
                <w:rFonts w:asciiTheme="minorHAnsi" w:hAnsiTheme="minorHAnsi" w:cstheme="minorHAnsi"/>
                <w:sz w:val="18"/>
                <w:szCs w:val="20"/>
              </w:rPr>
              <w:t>1</w:t>
            </w:r>
          </w:p>
        </w:tc>
        <w:tc>
          <w:tcPr>
            <w:tcW w:w="10165" w:type="dxa"/>
            <w:vAlign w:val="center"/>
          </w:tcPr>
          <w:p w14:paraId="7B8DA331" w14:textId="3F9268FB" w:rsidR="00D70068"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The active control shall be either: timer, temperature, or time and temperature. Timers shall be set to less</w:t>
            </w:r>
            <w:r w:rsidR="00B32AA1" w:rsidRPr="005828AE">
              <w:rPr>
                <w:rFonts w:asciiTheme="minorHAnsi" w:hAnsiTheme="minorHAnsi" w:cstheme="minorHAnsi"/>
                <w:sz w:val="18"/>
                <w:szCs w:val="20"/>
              </w:rPr>
              <w:t xml:space="preserve"> than 24 hours. The temperature sensor shall be connected to the piping and to the controls for the pump.</w:t>
            </w:r>
          </w:p>
        </w:tc>
      </w:tr>
      <w:tr w:rsidR="003C3D87" w:rsidRPr="009E01FE" w14:paraId="06006C0E" w14:textId="77777777" w:rsidTr="00AF64ED">
        <w:trPr>
          <w:trHeight w:val="288"/>
          <w:tblHeader/>
        </w:trPr>
        <w:tc>
          <w:tcPr>
            <w:tcW w:w="10790" w:type="dxa"/>
            <w:gridSpan w:val="2"/>
            <w:tcBorders>
              <w:top w:val="single" w:sz="4" w:space="0" w:color="auto"/>
              <w:left w:val="single" w:sz="4" w:space="0" w:color="auto"/>
              <w:bottom w:val="single" w:sz="4" w:space="0" w:color="auto"/>
            </w:tcBorders>
            <w:vAlign w:val="center"/>
          </w:tcPr>
          <w:p w14:paraId="619E03B0" w14:textId="76A9C659" w:rsidR="003C3D87" w:rsidRPr="005828AE" w:rsidRDefault="003C3D87"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r w:rsidR="006A4AED" w:rsidRPr="006A4AED" w14:paraId="5373B7C3" w14:textId="77777777" w:rsidTr="00AF64ED">
        <w:trPr>
          <w:trHeight w:val="144"/>
          <w:tblHeader/>
        </w:trPr>
        <w:tc>
          <w:tcPr>
            <w:tcW w:w="10790" w:type="dxa"/>
            <w:gridSpan w:val="2"/>
            <w:tcBorders>
              <w:bottom w:val="single" w:sz="4" w:space="0" w:color="auto"/>
            </w:tcBorders>
          </w:tcPr>
          <w:p w14:paraId="66995218" w14:textId="5732616A" w:rsidR="006A4AED" w:rsidRPr="006A4AED" w:rsidRDefault="00B65824"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6A4AED" w:rsidRPr="006A4AED">
              <w:rPr>
                <w:rFonts w:asciiTheme="minorHAnsi" w:eastAsiaTheme="minorEastAsia" w:hAnsiTheme="minorHAnsi" w:cstheme="minorHAnsi"/>
                <w:b/>
                <w:sz w:val="20"/>
                <w:szCs w:val="20"/>
              </w:rPr>
              <w:t>. Dema</w:t>
            </w:r>
            <w:r w:rsidR="002E0750">
              <w:rPr>
                <w:rFonts w:asciiTheme="minorHAnsi" w:eastAsiaTheme="minorEastAsia" w:hAnsiTheme="minorHAnsi" w:cstheme="minorHAnsi"/>
                <w:b/>
                <w:sz w:val="20"/>
                <w:szCs w:val="20"/>
              </w:rPr>
              <w:t xml:space="preserve">nd Recirculation Manual Control </w:t>
            </w:r>
            <w:r w:rsidR="002E0750" w:rsidRPr="006A4AED">
              <w:rPr>
                <w:rFonts w:asciiTheme="minorHAnsi" w:eastAsiaTheme="minorEastAsia" w:hAnsiTheme="minorHAnsi" w:cstheme="minorHAnsi"/>
                <w:b/>
                <w:sz w:val="20"/>
                <w:szCs w:val="20"/>
              </w:rPr>
              <w:t>(R-</w:t>
            </w:r>
            <w:proofErr w:type="spellStart"/>
            <w:r w:rsidR="002E0750" w:rsidRPr="006A4AED">
              <w:rPr>
                <w:rFonts w:asciiTheme="minorHAnsi" w:eastAsiaTheme="minorEastAsia" w:hAnsiTheme="minorHAnsi" w:cstheme="minorHAnsi"/>
                <w:b/>
                <w:sz w:val="20"/>
                <w:szCs w:val="20"/>
              </w:rPr>
              <w:t>DRmc</w:t>
            </w:r>
            <w:proofErr w:type="spellEnd"/>
            <w:r w:rsidR="002E0750" w:rsidRPr="006A4AED">
              <w:rPr>
                <w:rFonts w:asciiTheme="minorHAnsi" w:eastAsiaTheme="minorEastAsia" w:hAnsiTheme="minorHAnsi" w:cstheme="minorHAnsi"/>
                <w:b/>
                <w:sz w:val="20"/>
                <w:szCs w:val="20"/>
              </w:rPr>
              <w:t xml:space="preserve">) </w:t>
            </w:r>
            <w:r w:rsidR="002E0750" w:rsidRPr="003061BA">
              <w:rPr>
                <w:rFonts w:asciiTheme="minorHAnsi" w:eastAsiaTheme="minorEastAsia" w:hAnsiTheme="minorHAnsi" w:cstheme="minorHAnsi"/>
                <w:sz w:val="20"/>
                <w:szCs w:val="20"/>
              </w:rPr>
              <w:t>(RA4.4.9)</w:t>
            </w:r>
            <w:r w:rsidR="002E0750">
              <w:rPr>
                <w:rFonts w:asciiTheme="minorHAnsi" w:eastAsiaTheme="minorEastAsia" w:hAnsiTheme="minorHAnsi" w:cstheme="minorHAnsi"/>
                <w:b/>
                <w:sz w:val="20"/>
                <w:szCs w:val="20"/>
              </w:rPr>
              <w:t xml:space="preserve">/Sensor Control </w:t>
            </w:r>
            <w:r w:rsidR="006A4AED" w:rsidRPr="006A4AED">
              <w:rPr>
                <w:rFonts w:asciiTheme="minorHAnsi" w:eastAsiaTheme="minorEastAsia" w:hAnsiTheme="minorHAnsi" w:cstheme="minorHAnsi"/>
                <w:b/>
                <w:sz w:val="20"/>
                <w:szCs w:val="20"/>
              </w:rPr>
              <w:t xml:space="preserve">Requirements </w:t>
            </w:r>
            <w:r w:rsidR="002E0750" w:rsidRPr="00484154">
              <w:rPr>
                <w:rFonts w:asciiTheme="minorHAnsi" w:hAnsiTheme="minorHAnsi" w:cstheme="minorHAnsi"/>
                <w:b/>
                <w:sz w:val="20"/>
                <w:szCs w:val="20"/>
              </w:rPr>
              <w:t>(</w:t>
            </w:r>
            <w:proofErr w:type="spellStart"/>
            <w:r w:rsidR="002E0750" w:rsidRPr="00484154">
              <w:rPr>
                <w:rFonts w:asciiTheme="minorHAnsi" w:hAnsiTheme="minorHAnsi" w:cstheme="minorHAnsi"/>
                <w:b/>
                <w:sz w:val="20"/>
                <w:szCs w:val="20"/>
              </w:rPr>
              <w:t>RDRsc</w:t>
            </w:r>
            <w:proofErr w:type="spellEnd"/>
            <w:r w:rsidR="002E0750" w:rsidRPr="00484154">
              <w:rPr>
                <w:rFonts w:asciiTheme="minorHAnsi" w:hAnsiTheme="minorHAnsi" w:cstheme="minorHAnsi"/>
                <w:b/>
                <w:sz w:val="20"/>
                <w:szCs w:val="20"/>
              </w:rPr>
              <w:t>)</w:t>
            </w:r>
            <w:r w:rsidR="002E0750" w:rsidRPr="003061BA">
              <w:rPr>
                <w:rFonts w:asciiTheme="minorHAnsi" w:hAnsiTheme="minorHAnsi" w:cstheme="minorHAnsi"/>
                <w:sz w:val="20"/>
                <w:szCs w:val="20"/>
              </w:rPr>
              <w:t xml:space="preserve"> (RA4.4.10)</w:t>
            </w:r>
          </w:p>
          <w:p w14:paraId="22EF5A9B" w14:textId="3FDEAB08" w:rsidR="006A4AED" w:rsidRPr="006A4AED"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sz w:val="18"/>
                <w:szCs w:val="20"/>
              </w:rPr>
              <w:t xml:space="preserve">Systems that utilize </w:t>
            </w:r>
            <w:r w:rsidR="003061BA">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3061BA">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w:t>
            </w:r>
          </w:p>
        </w:tc>
      </w:tr>
      <w:tr w:rsidR="006A4AED" w:rsidRPr="006A4AED" w14:paraId="0A53A36A" w14:textId="77777777" w:rsidTr="00AF64ED">
        <w:trPr>
          <w:trHeight w:val="144"/>
          <w:tblHeader/>
        </w:trPr>
        <w:tc>
          <w:tcPr>
            <w:tcW w:w="627" w:type="dxa"/>
            <w:tcBorders>
              <w:top w:val="single" w:sz="4" w:space="0" w:color="auto"/>
            </w:tcBorders>
            <w:vAlign w:val="center"/>
          </w:tcPr>
          <w:p w14:paraId="195D8A4F"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348FC3B4" w14:textId="138D5730"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r w:rsidR="002E0750" w:rsidRPr="005828AE">
              <w:rPr>
                <w:rFonts w:asciiTheme="minorHAnsi" w:eastAsiaTheme="minorEastAsia" w:hAnsiTheme="minorHAnsi" w:cstheme="minorHAnsi"/>
                <w:sz w:val="18"/>
                <w:szCs w:val="20"/>
              </w:rPr>
              <w:t xml:space="preserve"> For Demand Recirculation Manual Control, the pump </w:t>
            </w:r>
            <w:r w:rsidRPr="005828AE">
              <w:rPr>
                <w:rFonts w:asciiTheme="minorHAnsi" w:eastAsiaTheme="minorEastAsia" w:hAnsiTheme="minorHAnsi" w:cstheme="minorHAnsi"/>
                <w:sz w:val="18"/>
                <w:szCs w:val="20"/>
              </w:rPr>
              <w:t>shall be turned on using a manual switch</w:t>
            </w:r>
            <w:r w:rsidR="002E0750" w:rsidRPr="005828AE">
              <w:rPr>
                <w:rFonts w:asciiTheme="minorHAnsi" w:eastAsiaTheme="minorEastAsia" w:hAnsiTheme="minorHAnsi" w:cstheme="minorHAnsi"/>
                <w:sz w:val="18"/>
                <w:szCs w:val="20"/>
              </w:rPr>
              <w:t xml:space="preserve"> system</w:t>
            </w:r>
            <w:r w:rsidRPr="005828AE">
              <w:rPr>
                <w:rFonts w:asciiTheme="minorHAnsi" w:eastAsiaTheme="minorEastAsia" w:hAnsiTheme="minorHAnsi" w:cstheme="minorHAnsi"/>
                <w:sz w:val="18"/>
                <w:szCs w:val="20"/>
              </w:rPr>
              <w:t xml:space="preserve">. </w:t>
            </w:r>
            <w:r w:rsidR="002E0750" w:rsidRPr="005828AE">
              <w:rPr>
                <w:rFonts w:asciiTheme="minorHAnsi" w:eastAsiaTheme="minorEastAsia" w:hAnsiTheme="minorHAnsi" w:cstheme="minorHAnsi"/>
                <w:sz w:val="18"/>
                <w:szCs w:val="20"/>
              </w:rPr>
              <w:t xml:space="preserve">For Demand Recirculation Sensor Control, the pump shall be turned on using a sensor system.   </w:t>
            </w:r>
          </w:p>
        </w:tc>
      </w:tr>
      <w:tr w:rsidR="006A4AED" w:rsidRPr="006A4AED" w14:paraId="5C9549F3" w14:textId="77777777" w:rsidTr="00AF64ED">
        <w:trPr>
          <w:trHeight w:val="144"/>
          <w:tblHeader/>
        </w:trPr>
        <w:tc>
          <w:tcPr>
            <w:tcW w:w="627" w:type="dxa"/>
            <w:vAlign w:val="center"/>
          </w:tcPr>
          <w:p w14:paraId="49D37749" w14:textId="0A8A5D09"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02</w:t>
            </w:r>
          </w:p>
        </w:tc>
        <w:tc>
          <w:tcPr>
            <w:tcW w:w="10163" w:type="dxa"/>
            <w:vAlign w:val="center"/>
          </w:tcPr>
          <w:p w14:paraId="50941924" w14:textId="2E114358" w:rsidR="006A4AED" w:rsidRPr="005828AE" w:rsidRDefault="002E0750" w:rsidP="00AF64ED">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w:t>
            </w:r>
            <w:r w:rsidR="006A4AED" w:rsidRPr="005828AE">
              <w:rPr>
                <w:rFonts w:asciiTheme="minorHAnsi" w:eastAsiaTheme="minorEastAsia" w:hAnsiTheme="minorHAnsi" w:cstheme="minorHAnsi"/>
                <w:sz w:val="18"/>
                <w:szCs w:val="20"/>
              </w:rPr>
              <w:t xml:space="preserve">shall </w:t>
            </w:r>
            <w:proofErr w:type="gramStart"/>
            <w:r w:rsidR="006A4AED" w:rsidRPr="005828AE">
              <w:rPr>
                <w:rFonts w:asciiTheme="minorHAnsi" w:eastAsiaTheme="minorEastAsia" w:hAnsiTheme="minorHAnsi" w:cstheme="minorHAnsi"/>
                <w:sz w:val="18"/>
                <w:szCs w:val="20"/>
              </w:rPr>
              <w:t>be located in</w:t>
            </w:r>
            <w:proofErr w:type="gramEnd"/>
            <w:r w:rsidR="006A4AED" w:rsidRPr="005828A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A4AED" w:rsidRPr="006A4AED" w14:paraId="46B2CC39" w14:textId="77777777" w:rsidTr="00AF64ED">
        <w:trPr>
          <w:trHeight w:val="144"/>
          <w:tblHeader/>
        </w:trPr>
        <w:tc>
          <w:tcPr>
            <w:tcW w:w="627" w:type="dxa"/>
            <w:vAlign w:val="center"/>
          </w:tcPr>
          <w:p w14:paraId="6642E13E" w14:textId="73D7692D"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03</w:t>
            </w:r>
          </w:p>
        </w:tc>
        <w:tc>
          <w:tcPr>
            <w:tcW w:w="10163" w:type="dxa"/>
            <w:vAlign w:val="center"/>
          </w:tcPr>
          <w:p w14:paraId="2EC7EBEE" w14:textId="35D8FA8A" w:rsidR="006A4AED"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w:t>
            </w:r>
            <w:r w:rsidR="006A4AED" w:rsidRPr="005828AE">
              <w:rPr>
                <w:rFonts w:asciiTheme="minorHAnsi" w:eastAsiaTheme="minorEastAsia" w:hAnsiTheme="minorHAnsi" w:cstheme="minorHAnsi"/>
                <w:sz w:val="18"/>
                <w:szCs w:val="20"/>
              </w:rPr>
              <w:t xml:space="preserve"> may be active by wired or wireless mechanisms. </w:t>
            </w:r>
          </w:p>
        </w:tc>
      </w:tr>
      <w:tr w:rsidR="002E0750" w:rsidRPr="006A4AED" w14:paraId="752A5E86" w14:textId="77777777" w:rsidTr="00AF64ED">
        <w:trPr>
          <w:trHeight w:val="144"/>
          <w:tblHeader/>
        </w:trPr>
        <w:tc>
          <w:tcPr>
            <w:tcW w:w="627" w:type="dxa"/>
            <w:vAlign w:val="center"/>
          </w:tcPr>
          <w:p w14:paraId="34848A5C" w14:textId="15294D4B"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04</w:t>
            </w:r>
          </w:p>
        </w:tc>
        <w:tc>
          <w:tcPr>
            <w:tcW w:w="10163" w:type="dxa"/>
            <w:vAlign w:val="center"/>
          </w:tcPr>
          <w:p w14:paraId="5BBCCDA7" w14:textId="5FD69E20"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3061BA">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6A4AED" w:rsidRPr="006A4AED" w14:paraId="4A067B10" w14:textId="77777777" w:rsidTr="00AF64ED">
        <w:trPr>
          <w:trHeight w:val="144"/>
          <w:tblHeader/>
        </w:trPr>
        <w:tc>
          <w:tcPr>
            <w:tcW w:w="627" w:type="dxa"/>
            <w:vAlign w:val="center"/>
          </w:tcPr>
          <w:p w14:paraId="54517A7A" w14:textId="019C2E0B"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5</w:t>
            </w:r>
          </w:p>
        </w:tc>
        <w:tc>
          <w:tcPr>
            <w:tcW w:w="10163" w:type="dxa"/>
            <w:vAlign w:val="center"/>
          </w:tcPr>
          <w:p w14:paraId="54D4770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75E655A6"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2070BDEA"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032702F"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When the </w:t>
            </w:r>
            <w:proofErr w:type="gramStart"/>
            <w:r w:rsidRPr="005828AE">
              <w:rPr>
                <w:rFonts w:asciiTheme="minorHAnsi" w:eastAsia="Times New Roman" w:hAnsiTheme="minorHAnsi" w:cstheme="minorHAnsi"/>
                <w:sz w:val="18"/>
                <w:szCs w:val="20"/>
              </w:rPr>
              <w:t>cold water</w:t>
            </w:r>
            <w:proofErr w:type="gramEnd"/>
            <w:r w:rsidRPr="005828A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6A4AED" w:rsidRPr="006A4AED" w14:paraId="4FFC2B56" w14:textId="77777777" w:rsidTr="00AF64ED">
        <w:trPr>
          <w:trHeight w:val="144"/>
          <w:tblHeader/>
        </w:trPr>
        <w:tc>
          <w:tcPr>
            <w:tcW w:w="627" w:type="dxa"/>
            <w:vAlign w:val="center"/>
          </w:tcPr>
          <w:p w14:paraId="491BC96F" w14:textId="4BE904DA"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6</w:t>
            </w:r>
          </w:p>
        </w:tc>
        <w:tc>
          <w:tcPr>
            <w:tcW w:w="10163" w:type="dxa"/>
            <w:vAlign w:val="center"/>
          </w:tcPr>
          <w:p w14:paraId="4A0B7EEA"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3610BDCF" w14:textId="7EBE3DD2"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3061BA">
              <w:rPr>
                <w:rFonts w:asciiTheme="minorHAnsi" w:eastAsia="Times New Roman" w:hAnsiTheme="minorHAnsi" w:cstheme="minorHAnsi"/>
                <w:sz w:val="18"/>
                <w:szCs w:val="20"/>
              </w:rPr>
              <w:t>; or</w:t>
            </w:r>
          </w:p>
          <w:p w14:paraId="3B4E9022" w14:textId="77777777"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6A4AED" w:rsidRPr="006A4AED" w14:paraId="664840B6" w14:textId="77777777" w:rsidTr="00AF64ED">
        <w:trPr>
          <w:trHeight w:val="144"/>
          <w:tblHeader/>
        </w:trPr>
        <w:tc>
          <w:tcPr>
            <w:tcW w:w="627" w:type="dxa"/>
            <w:vAlign w:val="center"/>
          </w:tcPr>
          <w:p w14:paraId="18176AEB" w14:textId="13E46BC1"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7</w:t>
            </w:r>
          </w:p>
        </w:tc>
        <w:tc>
          <w:tcPr>
            <w:tcW w:w="10163" w:type="dxa"/>
            <w:vAlign w:val="center"/>
          </w:tcPr>
          <w:p w14:paraId="556D89B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6A4AED" w:rsidRPr="006A4AED" w14:paraId="6D2B5ECB" w14:textId="77777777" w:rsidTr="00AF64ED">
        <w:trPr>
          <w:trHeight w:val="144"/>
          <w:tblHeader/>
        </w:trPr>
        <w:tc>
          <w:tcPr>
            <w:tcW w:w="10790" w:type="dxa"/>
            <w:gridSpan w:val="2"/>
            <w:vAlign w:val="center"/>
          </w:tcPr>
          <w:p w14:paraId="45E494C0" w14:textId="77777777" w:rsidR="006A4AED" w:rsidRPr="006A4AED" w:rsidRDefault="006A4AED"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684BF651" w14:textId="54671077" w:rsidR="00B059CA" w:rsidRPr="005828AE" w:rsidRDefault="00B059CA">
      <w:pPr>
        <w:spacing w:after="0"/>
        <w:ind w:hanging="677"/>
        <w:rPr>
          <w:rFonts w:asciiTheme="minorHAnsi" w:hAnsiTheme="minorHAnsi" w:cstheme="minorHAnsi"/>
          <w:sz w:val="20"/>
          <w:szCs w:val="20"/>
        </w:rPr>
      </w:pPr>
    </w:p>
    <w:p w14:paraId="10EF8C69" w14:textId="77777777" w:rsidR="00B059CA" w:rsidRPr="005828AE" w:rsidRDefault="00B059CA">
      <w:pPr>
        <w:spacing w:after="0"/>
        <w:ind w:hanging="677"/>
        <w:rPr>
          <w:rFonts w:asciiTheme="minorHAnsi" w:hAnsiTheme="minorHAnsi" w:cstheme="minorHAnsi"/>
          <w:sz w:val="20"/>
          <w:szCs w:val="20"/>
        </w:rPr>
      </w:pPr>
    </w:p>
    <w:p w14:paraId="7B3E1BAB" w14:textId="77777777" w:rsidR="00B059CA" w:rsidRPr="005828AE" w:rsidRDefault="00B059CA">
      <w:pPr>
        <w:spacing w:after="0"/>
        <w:ind w:hanging="677"/>
        <w:rPr>
          <w:rFonts w:asciiTheme="minorHAnsi" w:hAnsiTheme="minorHAnsi" w:cstheme="minorHAnsi"/>
          <w:sz w:val="20"/>
          <w:szCs w:val="20"/>
        </w:rPr>
      </w:pPr>
    </w:p>
    <w:p w14:paraId="7B8DA3C0" w14:textId="77777777" w:rsidR="009425FF" w:rsidRPr="005828AE" w:rsidRDefault="009425FF" w:rsidP="009425FF">
      <w:pPr>
        <w:contextualSpacing/>
        <w:rPr>
          <w:rFonts w:asciiTheme="minorHAnsi" w:hAnsiTheme="minorHAnsi" w:cstheme="minorHAnsi"/>
          <w:sz w:val="20"/>
          <w:szCs w:val="20"/>
        </w:rPr>
      </w:pPr>
    </w:p>
    <w:p w14:paraId="7B8DA3C2" w14:textId="77777777" w:rsidR="009425FF" w:rsidRPr="00B33DFF" w:rsidRDefault="009425FF" w:rsidP="0046730D">
      <w:pPr>
        <w:contextualSpacing/>
        <w:rPr>
          <w:rFonts w:asciiTheme="minorHAnsi" w:hAnsiTheme="minorHAnsi" w:cs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195086" w:rsidRPr="00195086" w14:paraId="37210825" w14:textId="77777777" w:rsidTr="009C28AE">
        <w:trPr>
          <w:trHeight w:val="206"/>
        </w:trPr>
        <w:tc>
          <w:tcPr>
            <w:tcW w:w="10943" w:type="dxa"/>
            <w:gridSpan w:val="4"/>
            <w:vAlign w:val="center"/>
          </w:tcPr>
          <w:p w14:paraId="4F136BF2" w14:textId="77777777" w:rsidR="00195086" w:rsidRPr="00195086" w:rsidRDefault="00195086" w:rsidP="001950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195086">
              <w:rPr>
                <w:rFonts w:asciiTheme="minorHAnsi" w:eastAsia="Times New Roman" w:hAnsiTheme="minorHAnsi" w:cs="Arial"/>
                <w:b/>
                <w:caps/>
                <w:sz w:val="20"/>
                <w:szCs w:val="20"/>
              </w:rPr>
              <w:t>Documentation Author's Declaration Statement</w:t>
            </w:r>
          </w:p>
        </w:tc>
      </w:tr>
      <w:tr w:rsidR="00195086" w:rsidRPr="00195086" w14:paraId="4C235CCA" w14:textId="77777777" w:rsidTr="009C28AE">
        <w:trPr>
          <w:trHeight w:hRule="exact" w:val="262"/>
        </w:trPr>
        <w:tc>
          <w:tcPr>
            <w:tcW w:w="10943" w:type="dxa"/>
            <w:gridSpan w:val="4"/>
            <w:vAlign w:val="center"/>
          </w:tcPr>
          <w:p w14:paraId="09423622" w14:textId="77777777" w:rsidR="00195086" w:rsidRPr="00195086" w:rsidRDefault="00195086" w:rsidP="00195086">
            <w:pPr>
              <w:keepNext/>
              <w:numPr>
                <w:ilvl w:val="0"/>
                <w:numId w:val="2"/>
              </w:numPr>
              <w:tabs>
                <w:tab w:val="left" w:pos="-2600"/>
              </w:tabs>
              <w:spacing w:after="0" w:line="240" w:lineRule="auto"/>
              <w:ind w:right="90"/>
              <w:outlineLvl w:val="2"/>
              <w:rPr>
                <w:rFonts w:asciiTheme="minorHAnsi" w:eastAsia="Times New Roman" w:hAnsiTheme="minorHAnsi"/>
                <w:sz w:val="20"/>
                <w:szCs w:val="20"/>
              </w:rPr>
            </w:pPr>
            <w:r w:rsidRPr="00195086">
              <w:rPr>
                <w:rFonts w:asciiTheme="minorHAnsi" w:eastAsia="Times New Roman" w:hAnsiTheme="minorHAnsi"/>
                <w:sz w:val="20"/>
                <w:szCs w:val="20"/>
              </w:rPr>
              <w:t>I certify that this Certificate of Installation documentation is accurate and complete.</w:t>
            </w:r>
          </w:p>
        </w:tc>
      </w:tr>
      <w:tr w:rsidR="00195086" w:rsidRPr="00195086" w14:paraId="69696975" w14:textId="77777777" w:rsidTr="009C28AE">
        <w:trPr>
          <w:trHeight w:val="360"/>
        </w:trPr>
        <w:tc>
          <w:tcPr>
            <w:tcW w:w="5577" w:type="dxa"/>
            <w:gridSpan w:val="2"/>
          </w:tcPr>
          <w:p w14:paraId="03AB9232"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Name:</w:t>
            </w:r>
          </w:p>
        </w:tc>
        <w:tc>
          <w:tcPr>
            <w:tcW w:w="5366" w:type="dxa"/>
            <w:gridSpan w:val="2"/>
          </w:tcPr>
          <w:p w14:paraId="68142F59"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Signature:</w:t>
            </w:r>
          </w:p>
        </w:tc>
      </w:tr>
      <w:tr w:rsidR="00195086" w:rsidRPr="00195086" w14:paraId="244E0313" w14:textId="77777777" w:rsidTr="009C28AE">
        <w:trPr>
          <w:trHeight w:val="360"/>
        </w:trPr>
        <w:tc>
          <w:tcPr>
            <w:tcW w:w="5577" w:type="dxa"/>
            <w:gridSpan w:val="2"/>
          </w:tcPr>
          <w:p w14:paraId="0BFF9E93"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Company Name:</w:t>
            </w:r>
          </w:p>
        </w:tc>
        <w:tc>
          <w:tcPr>
            <w:tcW w:w="5366" w:type="dxa"/>
            <w:gridSpan w:val="2"/>
          </w:tcPr>
          <w:p w14:paraId="6873248C"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Date Signed:</w:t>
            </w:r>
          </w:p>
        </w:tc>
      </w:tr>
      <w:tr w:rsidR="00195086" w:rsidRPr="00195086" w14:paraId="21F5E679" w14:textId="77777777" w:rsidTr="009C28AE">
        <w:trPr>
          <w:trHeight w:val="360"/>
        </w:trPr>
        <w:tc>
          <w:tcPr>
            <w:tcW w:w="5577" w:type="dxa"/>
            <w:gridSpan w:val="2"/>
          </w:tcPr>
          <w:p w14:paraId="5FD8BF2D"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Address:</w:t>
            </w:r>
          </w:p>
        </w:tc>
        <w:tc>
          <w:tcPr>
            <w:tcW w:w="5366" w:type="dxa"/>
            <w:gridSpan w:val="2"/>
          </w:tcPr>
          <w:p w14:paraId="192B01EF"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CEA/HERS Certification Identification (If applicable):</w:t>
            </w:r>
          </w:p>
        </w:tc>
      </w:tr>
      <w:tr w:rsidR="00195086" w:rsidRPr="00195086" w14:paraId="4A07683F" w14:textId="77777777" w:rsidTr="009C28AE">
        <w:trPr>
          <w:trHeight w:val="360"/>
        </w:trPr>
        <w:tc>
          <w:tcPr>
            <w:tcW w:w="5577" w:type="dxa"/>
            <w:gridSpan w:val="2"/>
          </w:tcPr>
          <w:p w14:paraId="71976FB8"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City/State/Zip:</w:t>
            </w:r>
          </w:p>
        </w:tc>
        <w:tc>
          <w:tcPr>
            <w:tcW w:w="5366" w:type="dxa"/>
            <w:gridSpan w:val="2"/>
          </w:tcPr>
          <w:p w14:paraId="59A5D5C9"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Phone:</w:t>
            </w:r>
          </w:p>
        </w:tc>
      </w:tr>
      <w:tr w:rsidR="00195086" w:rsidRPr="00195086" w14:paraId="6EE4F19D" w14:textId="77777777" w:rsidTr="009C28AE">
        <w:tblPrEx>
          <w:tblCellMar>
            <w:left w:w="115" w:type="dxa"/>
            <w:right w:w="115" w:type="dxa"/>
          </w:tblCellMar>
        </w:tblPrEx>
        <w:trPr>
          <w:trHeight w:val="296"/>
        </w:trPr>
        <w:tc>
          <w:tcPr>
            <w:tcW w:w="10943" w:type="dxa"/>
            <w:gridSpan w:val="4"/>
            <w:vAlign w:val="center"/>
          </w:tcPr>
          <w:p w14:paraId="193705C4" w14:textId="77777777" w:rsidR="00195086" w:rsidRPr="00195086" w:rsidRDefault="00195086" w:rsidP="001950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195086">
              <w:rPr>
                <w:rFonts w:asciiTheme="minorHAnsi" w:eastAsia="Times New Roman" w:hAnsiTheme="minorHAnsi" w:cs="Arial"/>
                <w:b/>
                <w:caps/>
                <w:sz w:val="20"/>
                <w:szCs w:val="20"/>
              </w:rPr>
              <w:t>Responsible Person's Declaration statement</w:t>
            </w:r>
          </w:p>
        </w:tc>
      </w:tr>
      <w:tr w:rsidR="00195086" w:rsidRPr="00195086" w14:paraId="535D3060" w14:textId="77777777" w:rsidTr="009C28AE">
        <w:tblPrEx>
          <w:tblCellMar>
            <w:left w:w="115" w:type="dxa"/>
            <w:right w:w="115" w:type="dxa"/>
          </w:tblCellMar>
        </w:tblPrEx>
        <w:trPr>
          <w:trHeight w:val="504"/>
        </w:trPr>
        <w:tc>
          <w:tcPr>
            <w:tcW w:w="10943" w:type="dxa"/>
            <w:gridSpan w:val="4"/>
          </w:tcPr>
          <w:p w14:paraId="601603D4" w14:textId="77777777" w:rsidR="00195086" w:rsidRPr="00195086" w:rsidRDefault="00195086" w:rsidP="00B22E30">
            <w:pPr>
              <w:keepNext/>
              <w:tabs>
                <w:tab w:val="left" w:pos="-2600"/>
              </w:tabs>
              <w:spacing w:after="0" w:line="240" w:lineRule="auto"/>
              <w:ind w:right="90"/>
              <w:outlineLvl w:val="2"/>
              <w:rPr>
                <w:rFonts w:eastAsia="Times New Roman"/>
                <w:sz w:val="20"/>
                <w:szCs w:val="20"/>
              </w:rPr>
            </w:pPr>
            <w:r w:rsidRPr="00195086">
              <w:rPr>
                <w:rFonts w:eastAsia="Times New Roman"/>
                <w:sz w:val="20"/>
                <w:szCs w:val="20"/>
              </w:rPr>
              <w:t>I certify the following under penalty of perjury, under the laws of the State of California:</w:t>
            </w:r>
          </w:p>
          <w:p w14:paraId="479DB627" w14:textId="77777777" w:rsidR="00195086" w:rsidRPr="00195086" w:rsidRDefault="00195086" w:rsidP="00B22E30">
            <w:pPr>
              <w:keepNext/>
              <w:numPr>
                <w:ilvl w:val="0"/>
                <w:numId w:val="16"/>
              </w:numPr>
              <w:tabs>
                <w:tab w:val="left" w:pos="-2600"/>
              </w:tabs>
              <w:spacing w:after="0" w:line="240" w:lineRule="auto"/>
              <w:ind w:left="697" w:right="90" w:hanging="270"/>
              <w:outlineLvl w:val="2"/>
              <w:rPr>
                <w:rFonts w:asciiTheme="minorHAnsi" w:eastAsiaTheme="majorEastAsia" w:hAnsiTheme="minorHAnsi" w:cstheme="minorHAnsi"/>
                <w:sz w:val="20"/>
                <w:szCs w:val="20"/>
              </w:rPr>
            </w:pPr>
            <w:r w:rsidRPr="00195086">
              <w:rPr>
                <w:rFonts w:asciiTheme="minorHAnsi" w:eastAsiaTheme="majorEastAsia" w:hAnsiTheme="minorHAnsi" w:cstheme="minorHAnsi"/>
                <w:sz w:val="20"/>
                <w:szCs w:val="20"/>
              </w:rPr>
              <w:t xml:space="preserve">The information provided on this Certificate of Installation is true and correct. </w:t>
            </w:r>
          </w:p>
          <w:p w14:paraId="0861E3B8" w14:textId="77777777" w:rsidR="00195086" w:rsidRPr="00195086" w:rsidRDefault="00195086" w:rsidP="00B22E30">
            <w:pPr>
              <w:keepNext/>
              <w:widowControl w:val="0"/>
              <w:numPr>
                <w:ilvl w:val="0"/>
                <w:numId w:val="16"/>
              </w:numPr>
              <w:spacing w:after="0" w:line="240" w:lineRule="auto"/>
              <w:ind w:left="697" w:right="90" w:hanging="270"/>
              <w:rPr>
                <w:rFonts w:asciiTheme="minorHAnsi" w:eastAsia="Times New Roman" w:hAnsiTheme="minorHAnsi" w:cstheme="minorHAnsi"/>
                <w:sz w:val="20"/>
                <w:szCs w:val="20"/>
              </w:rPr>
            </w:pPr>
            <w:r w:rsidRPr="00195086">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195086">
              <w:rPr>
                <w:rFonts w:asciiTheme="minorHAnsi" w:eastAsia="Times New Roman" w:hAnsiTheme="minorHAnsi" w:cstheme="minorHAnsi"/>
                <w:sz w:val="20"/>
                <w:szCs w:val="20"/>
              </w:rPr>
              <w:t xml:space="preserve">in the applicable classification to accept responsibility for the system design, construction, or installation </w:t>
            </w:r>
            <w:r w:rsidRPr="00195086">
              <w:rPr>
                <w:rFonts w:asciiTheme="minorHAnsi" w:eastAsia="Times New Roman" w:hAnsiTheme="minorHAnsi" w:cstheme="minorHAnsi"/>
                <w:snapToGrid w:val="0"/>
                <w:sz w:val="20"/>
                <w:szCs w:val="20"/>
              </w:rPr>
              <w:t xml:space="preserve">of features, materials, components, or manufactured devices </w:t>
            </w:r>
            <w:r w:rsidRPr="00195086">
              <w:rPr>
                <w:rFonts w:asciiTheme="minorHAnsi" w:eastAsia="Times New Roman" w:hAnsiTheme="minorHAnsi" w:cstheme="minorHAnsi"/>
                <w:sz w:val="20"/>
                <w:szCs w:val="20"/>
              </w:rPr>
              <w:t xml:space="preserve">for the scope of work identified on this Certificate of Installation, </w:t>
            </w:r>
            <w:r w:rsidRPr="00195086">
              <w:rPr>
                <w:rFonts w:asciiTheme="minorHAnsi" w:eastAsia="Times New Roman" w:hAnsiTheme="minorHAnsi" w:cstheme="minorHAnsi"/>
                <w:snapToGrid w:val="0"/>
                <w:sz w:val="20"/>
                <w:szCs w:val="20"/>
              </w:rPr>
              <w:t>and attest to the declarations in this statement</w:t>
            </w:r>
            <w:r w:rsidRPr="00195086">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2E69AC63"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195086">
              <w:rPr>
                <w:rFonts w:asciiTheme="minorHAnsi" w:eastAsia="Times New Roman" w:hAnsiTheme="minorHAnsi" w:cstheme="minorHAnsi"/>
                <w:sz w:val="20"/>
                <w:szCs w:val="20"/>
              </w:rPr>
              <w:t xml:space="preserve">The constructed or installed features, materials, </w:t>
            </w:r>
            <w:proofErr w:type="gramStart"/>
            <w:r w:rsidRPr="00195086">
              <w:rPr>
                <w:rFonts w:asciiTheme="minorHAnsi" w:eastAsia="Times New Roman" w:hAnsiTheme="minorHAnsi" w:cstheme="minorHAnsi"/>
                <w:sz w:val="20"/>
                <w:szCs w:val="20"/>
              </w:rPr>
              <w:t>components</w:t>
            </w:r>
            <w:proofErr w:type="gramEnd"/>
            <w:r w:rsidRPr="00195086">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70721B1"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195086">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w:t>
            </w:r>
            <w:proofErr w:type="gramStart"/>
            <w:r w:rsidRPr="00195086">
              <w:rPr>
                <w:rFonts w:asciiTheme="minorHAnsi" w:eastAsia="Times New Roman" w:hAnsiTheme="minorHAnsi" w:cstheme="minorHAnsi"/>
                <w:sz w:val="20"/>
                <w:szCs w:val="20"/>
              </w:rPr>
              <w:t>building, and</w:t>
            </w:r>
            <w:proofErr w:type="gramEnd"/>
            <w:r w:rsidRPr="00195086">
              <w:rPr>
                <w:rFonts w:asciiTheme="minorHAnsi" w:eastAsia="Times New Roman" w:hAnsiTheme="minorHAnsi" w:cstheme="minorHAnsi"/>
                <w:sz w:val="20"/>
                <w:szCs w:val="20"/>
              </w:rPr>
              <w:t xml:space="preserve"> made available to the enforcement agency for all applicable inspections, and I will take the necessary steps to ensure this requirement is accomplished. </w:t>
            </w:r>
          </w:p>
          <w:p w14:paraId="57A440F7"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imes New Roman" w:eastAsia="Times New Roman" w:hAnsi="Times New Roman"/>
                <w:sz w:val="20"/>
                <w:szCs w:val="20"/>
              </w:rPr>
            </w:pPr>
            <w:r w:rsidRPr="00195086">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95086" w:rsidRPr="00195086" w14:paraId="29418259" w14:textId="77777777" w:rsidTr="009C28AE">
        <w:tblPrEx>
          <w:tblCellMar>
            <w:left w:w="108" w:type="dxa"/>
            <w:right w:w="108" w:type="dxa"/>
          </w:tblCellMar>
        </w:tblPrEx>
        <w:trPr>
          <w:trHeight w:val="360"/>
        </w:trPr>
        <w:tc>
          <w:tcPr>
            <w:tcW w:w="5307" w:type="dxa"/>
          </w:tcPr>
          <w:p w14:paraId="3915BB40" w14:textId="77777777" w:rsidR="00195086" w:rsidRPr="00195086" w:rsidRDefault="00195086" w:rsidP="001950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Responsible Builder/Installer Name:</w:t>
            </w:r>
          </w:p>
        </w:tc>
        <w:tc>
          <w:tcPr>
            <w:tcW w:w="5636" w:type="dxa"/>
            <w:gridSpan w:val="3"/>
          </w:tcPr>
          <w:p w14:paraId="11BD6111" w14:textId="77777777" w:rsidR="00195086" w:rsidRPr="00195086" w:rsidRDefault="00195086" w:rsidP="001950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Responsible Builder/Installer Signature:</w:t>
            </w:r>
          </w:p>
        </w:tc>
      </w:tr>
      <w:tr w:rsidR="00195086" w:rsidRPr="00195086" w14:paraId="5A23F245" w14:textId="77777777" w:rsidTr="009C28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325A83"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13C726B0"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Position With Company (Title):</w:t>
            </w:r>
          </w:p>
        </w:tc>
      </w:tr>
      <w:tr w:rsidR="00195086" w:rsidRPr="00195086" w14:paraId="496BF04B" w14:textId="77777777" w:rsidTr="009C28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123415"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564DC80"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CSLB License:</w:t>
            </w:r>
          </w:p>
        </w:tc>
      </w:tr>
      <w:tr w:rsidR="00195086" w:rsidRPr="00195086" w14:paraId="79385CF2" w14:textId="77777777" w:rsidTr="009C28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CEE4643"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C0A4A16"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61C90E59"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Date Signed:</w:t>
            </w:r>
          </w:p>
        </w:tc>
      </w:tr>
      <w:bookmarkEnd w:id="0"/>
    </w:tbl>
    <w:p w14:paraId="7B8DA3C3" w14:textId="77777777" w:rsidR="000A54FA" w:rsidRPr="00CE7952"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sz w:val="20"/>
          <w:szCs w:val="20"/>
        </w:rPr>
        <w:sectPr w:rsidR="000A54FA" w:rsidRPr="00CE7952" w:rsidSect="00F61B85">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360"/>
        </w:sectPr>
      </w:pPr>
    </w:p>
    <w:p w14:paraId="7B8DA3C5" w14:textId="4003C5AC" w:rsidR="0029793E" w:rsidRDefault="007C58C8"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r>
        <w:rPr>
          <w:rFonts w:asciiTheme="minorHAnsi" w:hAnsiTheme="minorHAnsi" w:cstheme="minorHAnsi"/>
          <w:b/>
          <w:sz w:val="18"/>
          <w:szCs w:val="18"/>
        </w:rPr>
        <w:lastRenderedPageBreak/>
        <w:t>LMCI</w:t>
      </w:r>
      <w:r w:rsidR="0029793E" w:rsidRPr="005828AE">
        <w:rPr>
          <w:rFonts w:asciiTheme="minorHAnsi" w:hAnsiTheme="minorHAnsi" w:cstheme="minorHAnsi"/>
          <w:b/>
          <w:sz w:val="18"/>
          <w:szCs w:val="18"/>
        </w:rPr>
        <w:t>-PLB-02</w:t>
      </w:r>
      <w:r w:rsidR="00AF556D" w:rsidRPr="005828AE">
        <w:rPr>
          <w:rFonts w:asciiTheme="minorHAnsi" w:hAnsiTheme="minorHAnsi" w:cstheme="minorHAnsi"/>
          <w:b/>
          <w:sz w:val="18"/>
          <w:szCs w:val="18"/>
        </w:rPr>
        <w:t>-E User Instructions</w:t>
      </w:r>
    </w:p>
    <w:p w14:paraId="1F6F6268" w14:textId="77777777" w:rsidR="00E15012" w:rsidRPr="005828AE" w:rsidRDefault="00E15012"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p>
    <w:p w14:paraId="7B8DA3C9" w14:textId="1E781D5E" w:rsidR="002A76D1" w:rsidRPr="005828AE" w:rsidRDefault="008C7B33"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18"/>
          <w:szCs w:val="18"/>
        </w:rPr>
      </w:pPr>
      <w:r w:rsidRPr="005828AE">
        <w:rPr>
          <w:rFonts w:asciiTheme="minorHAnsi" w:hAnsiTheme="minorHAnsi" w:cstheme="minorHAnsi"/>
          <w:b/>
          <w:sz w:val="18"/>
          <w:szCs w:val="18"/>
        </w:rPr>
        <w:t>A</w:t>
      </w:r>
      <w:r w:rsidR="002A76D1" w:rsidRPr="005828AE">
        <w:rPr>
          <w:rFonts w:asciiTheme="minorHAnsi" w:hAnsiTheme="minorHAnsi" w:cstheme="minorHAnsi"/>
          <w:b/>
          <w:sz w:val="18"/>
          <w:szCs w:val="18"/>
        </w:rPr>
        <w:t xml:space="preserve">. Design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r w:rsidR="00C675BF" w:rsidRPr="005828AE">
        <w:rPr>
          <w:rFonts w:asciiTheme="minorHAnsi" w:hAnsiTheme="minorHAnsi" w:cstheme="minorHAnsi"/>
          <w:b/>
          <w:sz w:val="18"/>
          <w:szCs w:val="18"/>
        </w:rPr>
        <w:t xml:space="preserve"> </w:t>
      </w:r>
    </w:p>
    <w:p w14:paraId="7B8DA3CA" w14:textId="6BC337D7" w:rsidR="002A76D1" w:rsidRPr="005828AE"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w:t>
      </w:r>
      <w:r w:rsidR="00DA58BF">
        <w:rPr>
          <w:rFonts w:asciiTheme="minorHAnsi" w:hAnsiTheme="minorHAnsi" w:cstheme="minorHAnsi"/>
          <w:sz w:val="18"/>
          <w:szCs w:val="18"/>
        </w:rPr>
        <w:t>LMCC</w:t>
      </w:r>
      <w:r w:rsidRPr="005828AE">
        <w:rPr>
          <w:rFonts w:asciiTheme="minorHAnsi" w:hAnsiTheme="minorHAnsi" w:cstheme="minorHAnsi"/>
          <w:sz w:val="18"/>
          <w:szCs w:val="18"/>
        </w:rPr>
        <w:t xml:space="preserve">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7AFF33C" w14:textId="77777777" w:rsidR="00F43FA8" w:rsidRPr="005828AE" w:rsidRDefault="00F43FA8"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1372F7B" w14:textId="6D734B98" w:rsidR="006D7023" w:rsidRPr="005828AE" w:rsidRDefault="006D7023" w:rsidP="006D7023">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6825A6">
        <w:rPr>
          <w:rFonts w:asciiTheme="minorHAnsi" w:hAnsiTheme="minorHAnsi" w:cstheme="minorHAnsi"/>
          <w:b/>
          <w:sz w:val="18"/>
          <w:szCs w:val="18"/>
        </w:rPr>
        <w:t>2</w:t>
      </w:r>
      <w:r w:rsidRPr="005828AE">
        <w:rPr>
          <w:rFonts w:asciiTheme="minorHAnsi" w:hAnsiTheme="minorHAnsi" w:cstheme="minorHAnsi"/>
          <w:b/>
          <w:sz w:val="18"/>
          <w:szCs w:val="18"/>
        </w:rPr>
        <w:t xml:space="preserve">. Design 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D257020" w14:textId="3B422393" w:rsidR="006D7023"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w:t>
      </w:r>
      <w:r w:rsidR="00DA58BF">
        <w:rPr>
          <w:rFonts w:asciiTheme="minorHAnsi" w:hAnsiTheme="minorHAnsi" w:cstheme="minorHAnsi"/>
          <w:sz w:val="18"/>
          <w:szCs w:val="18"/>
        </w:rPr>
        <w:t>LMCC</w:t>
      </w:r>
      <w:r w:rsidRPr="005828AE">
        <w:rPr>
          <w:rFonts w:asciiTheme="minorHAnsi" w:hAnsiTheme="minorHAnsi" w:cstheme="minorHAnsi"/>
          <w:sz w:val="18"/>
          <w:szCs w:val="18"/>
        </w:rPr>
        <w:t xml:space="preserve">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0BF499B" w14:textId="77777777" w:rsidR="006D7023" w:rsidRPr="005828AE"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B8DA3CB" w14:textId="2BA6E7B4" w:rsidR="002A76D1" w:rsidRPr="005828AE" w:rsidRDefault="008C7B33" w:rsidP="002A76D1">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B</w:t>
      </w:r>
      <w:r w:rsidR="002A76D1" w:rsidRPr="005828AE">
        <w:rPr>
          <w:rFonts w:asciiTheme="minorHAnsi" w:hAnsiTheme="minorHAnsi" w:cstheme="minorHAnsi"/>
          <w:b/>
          <w:sz w:val="18"/>
          <w:szCs w:val="18"/>
        </w:rPr>
        <w:t xml:space="preserve">. Installed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p>
    <w:p w14:paraId="7B8DA3CC" w14:textId="527B188A" w:rsidR="002A76D1" w:rsidRPr="005828AE" w:rsidRDefault="002A76D1" w:rsidP="002A76D1">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p>
    <w:p w14:paraId="1F45CF98" w14:textId="6665DB4F" w:rsidR="00A57ABF"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A57ABF" w:rsidRPr="006F753B">
        <w:rPr>
          <w:rFonts w:asciiTheme="minorHAnsi" w:hAnsiTheme="minorHAnsi" w:cstheme="minorHAnsi"/>
          <w:sz w:val="18"/>
          <w:szCs w:val="18"/>
        </w:rPr>
        <w:t>Dwelling Unit Name - Reference information from Table A.</w:t>
      </w:r>
    </w:p>
    <w:p w14:paraId="7B8DA3CE" w14:textId="6C9B61EE"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Water Heating System ID or Name – Reference information from </w:t>
      </w:r>
      <w:r w:rsidR="00254F4C" w:rsidRPr="006F753B">
        <w:rPr>
          <w:rFonts w:asciiTheme="minorHAnsi" w:hAnsiTheme="minorHAnsi" w:cstheme="minorHAnsi"/>
          <w:sz w:val="18"/>
          <w:szCs w:val="18"/>
        </w:rPr>
        <w:t>T</w:t>
      </w:r>
      <w:r w:rsidR="00AF64ED" w:rsidRPr="006F753B">
        <w:rPr>
          <w:rFonts w:asciiTheme="minorHAnsi" w:hAnsiTheme="minorHAnsi" w:cstheme="minorHAnsi"/>
          <w:sz w:val="18"/>
          <w:szCs w:val="18"/>
        </w:rPr>
        <w:t xml:space="preserve">able </w:t>
      </w:r>
      <w:r w:rsidR="00254F4C" w:rsidRPr="006F753B">
        <w:rPr>
          <w:rFonts w:asciiTheme="minorHAnsi" w:hAnsiTheme="minorHAnsi" w:cstheme="minorHAnsi"/>
          <w:sz w:val="18"/>
          <w:szCs w:val="18"/>
        </w:rPr>
        <w:t>A</w:t>
      </w:r>
      <w:r w:rsidR="009B3B3A" w:rsidRPr="006F753B">
        <w:rPr>
          <w:rFonts w:asciiTheme="minorHAnsi" w:hAnsiTheme="minorHAnsi" w:cstheme="minorHAnsi"/>
          <w:sz w:val="18"/>
          <w:szCs w:val="18"/>
        </w:rPr>
        <w:t>.</w:t>
      </w:r>
    </w:p>
    <w:p w14:paraId="7B8DA3CF" w14:textId="0BD82E1E"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Water Heating System Type – Reference information from </w:t>
      </w:r>
      <w:r w:rsidR="00254F4C" w:rsidRPr="006F753B">
        <w:rPr>
          <w:rFonts w:asciiTheme="minorHAnsi" w:hAnsiTheme="minorHAnsi" w:cstheme="minorHAnsi"/>
          <w:sz w:val="18"/>
          <w:szCs w:val="18"/>
        </w:rPr>
        <w:t>T</w:t>
      </w:r>
      <w:r w:rsidR="00AF64ED" w:rsidRPr="006F753B">
        <w:rPr>
          <w:rFonts w:asciiTheme="minorHAnsi" w:hAnsiTheme="minorHAnsi" w:cstheme="minorHAnsi"/>
          <w:sz w:val="18"/>
          <w:szCs w:val="18"/>
        </w:rPr>
        <w:t xml:space="preserve">able </w:t>
      </w:r>
      <w:r w:rsidR="00254F4C" w:rsidRPr="006F753B">
        <w:rPr>
          <w:rFonts w:asciiTheme="minorHAnsi" w:hAnsiTheme="minorHAnsi" w:cstheme="minorHAnsi"/>
          <w:sz w:val="18"/>
          <w:szCs w:val="18"/>
        </w:rPr>
        <w:t>A</w:t>
      </w:r>
      <w:r w:rsidRPr="006F753B">
        <w:rPr>
          <w:rFonts w:asciiTheme="minorHAnsi" w:hAnsiTheme="minorHAnsi" w:cstheme="minorHAnsi"/>
          <w:sz w:val="18"/>
          <w:szCs w:val="18"/>
        </w:rPr>
        <w:t xml:space="preserve">. The different kinds of water heating system type are </w:t>
      </w:r>
      <w:proofErr w:type="gramStart"/>
      <w:r w:rsidRPr="006F753B">
        <w:rPr>
          <w:rFonts w:asciiTheme="minorHAnsi" w:hAnsiTheme="minorHAnsi" w:cstheme="minorHAnsi"/>
          <w:sz w:val="18"/>
          <w:szCs w:val="18"/>
        </w:rPr>
        <w:t>DHW, or</w:t>
      </w:r>
      <w:proofErr w:type="gramEnd"/>
      <w:r w:rsidRPr="006F753B">
        <w:rPr>
          <w:rFonts w:asciiTheme="minorHAnsi" w:hAnsiTheme="minorHAnsi" w:cstheme="minorHAnsi"/>
          <w:sz w:val="18"/>
          <w:szCs w:val="18"/>
        </w:rPr>
        <w:t xml:space="preserve"> Combined Hydronic</w:t>
      </w:r>
      <w:r w:rsidR="009B3B3A" w:rsidRPr="006F753B">
        <w:rPr>
          <w:rFonts w:asciiTheme="minorHAnsi" w:hAnsiTheme="minorHAnsi" w:cstheme="minorHAnsi"/>
          <w:sz w:val="18"/>
          <w:szCs w:val="18"/>
        </w:rPr>
        <w:t>.</w:t>
      </w:r>
    </w:p>
    <w:p w14:paraId="7B8DA3D0" w14:textId="388C449F"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Water Heater Type – </w:t>
      </w:r>
      <w:r w:rsidR="000C1DA5" w:rsidRPr="006F753B">
        <w:rPr>
          <w:rFonts w:asciiTheme="minorHAnsi" w:hAnsiTheme="minorHAnsi" w:cstheme="minorHAnsi"/>
          <w:sz w:val="18"/>
          <w:szCs w:val="18"/>
        </w:rPr>
        <w:t>Reference i</w:t>
      </w:r>
      <w:r w:rsidRPr="006F753B">
        <w:rPr>
          <w:rFonts w:asciiTheme="minorHAnsi" w:hAnsiTheme="minorHAnsi" w:cstheme="minorHAnsi"/>
          <w:sz w:val="18"/>
          <w:szCs w:val="18"/>
        </w:rPr>
        <w:t xml:space="preserve">nformation from </w:t>
      </w:r>
      <w:r w:rsidR="00254F4C" w:rsidRPr="006F753B">
        <w:rPr>
          <w:rFonts w:asciiTheme="minorHAnsi" w:hAnsiTheme="minorHAnsi" w:cstheme="minorHAnsi"/>
          <w:sz w:val="18"/>
          <w:szCs w:val="18"/>
        </w:rPr>
        <w:t>Table A</w:t>
      </w:r>
      <w:r w:rsidRPr="006F753B">
        <w:rPr>
          <w:rFonts w:asciiTheme="minorHAnsi" w:hAnsiTheme="minorHAnsi" w:cstheme="minorHAnsi"/>
          <w:sz w:val="18"/>
          <w:szCs w:val="18"/>
        </w:rPr>
        <w:t>. The different kinds of water heaters are Large</w:t>
      </w:r>
      <w:r w:rsidR="001479CF" w:rsidRPr="006F753B">
        <w:rPr>
          <w:rFonts w:asciiTheme="minorHAnsi" w:hAnsiTheme="minorHAnsi" w:cstheme="minorHAnsi"/>
          <w:sz w:val="18"/>
          <w:szCs w:val="18"/>
        </w:rPr>
        <w:t>/Commercial</w:t>
      </w:r>
      <w:r w:rsidRPr="006F753B">
        <w:rPr>
          <w:rFonts w:asciiTheme="minorHAnsi" w:hAnsiTheme="minorHAnsi" w:cstheme="minorHAnsi"/>
          <w:sz w:val="18"/>
          <w:szCs w:val="18"/>
        </w:rPr>
        <w:t xml:space="preserve"> Storage, Small</w:t>
      </w:r>
      <w:r w:rsidR="001479CF" w:rsidRPr="006F753B">
        <w:rPr>
          <w:rFonts w:asciiTheme="minorHAnsi" w:hAnsiTheme="minorHAnsi" w:cstheme="minorHAnsi"/>
          <w:sz w:val="18"/>
          <w:szCs w:val="18"/>
        </w:rPr>
        <w:t>/Consumer</w:t>
      </w:r>
      <w:r w:rsidRPr="006F753B">
        <w:rPr>
          <w:rFonts w:asciiTheme="minorHAnsi" w:hAnsiTheme="minorHAnsi" w:cstheme="minorHAnsi"/>
          <w:sz w:val="18"/>
          <w:szCs w:val="18"/>
        </w:rPr>
        <w:t xml:space="preserve"> Storage,</w:t>
      </w:r>
      <w:r w:rsidR="001479CF" w:rsidRPr="006F753B">
        <w:rPr>
          <w:rFonts w:asciiTheme="minorHAnsi" w:hAnsiTheme="minorHAnsi" w:cstheme="minorHAnsi"/>
          <w:sz w:val="18"/>
          <w:szCs w:val="18"/>
        </w:rPr>
        <w:t xml:space="preserve"> Residential-Duty Commercial Storage,</w:t>
      </w:r>
      <w:r w:rsidRPr="006F753B">
        <w:rPr>
          <w:rFonts w:asciiTheme="minorHAnsi" w:hAnsiTheme="minorHAnsi" w:cstheme="minorHAnsi"/>
          <w:sz w:val="18"/>
          <w:szCs w:val="18"/>
        </w:rPr>
        <w:t xml:space="preserve"> Heat Pump, Boiler, Large</w:t>
      </w:r>
      <w:r w:rsidR="001479CF" w:rsidRPr="006F753B">
        <w:rPr>
          <w:rFonts w:asciiTheme="minorHAnsi" w:hAnsiTheme="minorHAnsi" w:cstheme="minorHAnsi"/>
          <w:sz w:val="18"/>
          <w:szCs w:val="18"/>
        </w:rPr>
        <w:t>/Commercial</w:t>
      </w:r>
      <w:r w:rsidRPr="006F753B">
        <w:rPr>
          <w:rFonts w:asciiTheme="minorHAnsi" w:hAnsiTheme="minorHAnsi" w:cstheme="minorHAnsi"/>
          <w:sz w:val="18"/>
          <w:szCs w:val="18"/>
        </w:rPr>
        <w:t xml:space="preserve"> Instantaneous, Small</w:t>
      </w:r>
      <w:r w:rsidR="001479CF" w:rsidRPr="006F753B">
        <w:rPr>
          <w:rFonts w:asciiTheme="minorHAnsi" w:hAnsiTheme="minorHAnsi" w:cstheme="minorHAnsi"/>
          <w:sz w:val="18"/>
          <w:szCs w:val="18"/>
        </w:rPr>
        <w:t>/Consumer</w:t>
      </w:r>
      <w:r w:rsidRPr="006F753B">
        <w:rPr>
          <w:rFonts w:asciiTheme="minorHAnsi" w:hAnsiTheme="minorHAnsi" w:cstheme="minorHAnsi"/>
          <w:sz w:val="18"/>
          <w:szCs w:val="18"/>
        </w:rPr>
        <w:t xml:space="preserve"> Instantaneous</w:t>
      </w:r>
      <w:r w:rsidR="001479CF" w:rsidRPr="006F753B">
        <w:rPr>
          <w:rFonts w:asciiTheme="minorHAnsi" w:hAnsiTheme="minorHAnsi" w:cstheme="minorHAnsi"/>
          <w:sz w:val="18"/>
          <w:szCs w:val="18"/>
        </w:rPr>
        <w:t xml:space="preserve">, Residential-Duty Commercial </w:t>
      </w:r>
      <w:proofErr w:type="gramStart"/>
      <w:r w:rsidR="001479CF" w:rsidRPr="006F753B">
        <w:rPr>
          <w:rFonts w:asciiTheme="minorHAnsi" w:hAnsiTheme="minorHAnsi" w:cstheme="minorHAnsi"/>
          <w:sz w:val="18"/>
          <w:szCs w:val="18"/>
        </w:rPr>
        <w:t>Instantaneous</w:t>
      </w:r>
      <w:proofErr w:type="gramEnd"/>
      <w:r w:rsidRPr="006F753B">
        <w:rPr>
          <w:rFonts w:asciiTheme="minorHAnsi" w:hAnsiTheme="minorHAnsi" w:cstheme="minorHAnsi"/>
          <w:sz w:val="18"/>
          <w:szCs w:val="18"/>
        </w:rPr>
        <w:t xml:space="preserve"> or Indirect</w:t>
      </w:r>
      <w:r w:rsidR="009B3B3A" w:rsidRPr="006F753B">
        <w:rPr>
          <w:rFonts w:asciiTheme="minorHAnsi" w:hAnsiTheme="minorHAnsi" w:cstheme="minorHAnsi"/>
          <w:sz w:val="18"/>
          <w:szCs w:val="18"/>
        </w:rPr>
        <w:t>.</w:t>
      </w:r>
    </w:p>
    <w:p w14:paraId="7B8DA3D1" w14:textId="1A269ADC"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 </w:t>
      </w:r>
      <w:proofErr w:type="gramStart"/>
      <w:r w:rsidRPr="006F753B">
        <w:rPr>
          <w:rFonts w:asciiTheme="minorHAnsi" w:hAnsiTheme="minorHAnsi" w:cstheme="minorHAnsi"/>
          <w:sz w:val="18"/>
          <w:szCs w:val="18"/>
        </w:rPr>
        <w:t>of</w:t>
      </w:r>
      <w:proofErr w:type="gramEnd"/>
      <w:r w:rsidRPr="006F753B">
        <w:rPr>
          <w:rFonts w:asciiTheme="minorHAnsi" w:hAnsiTheme="minorHAnsi" w:cstheme="minorHAnsi"/>
          <w:sz w:val="18"/>
          <w:szCs w:val="18"/>
        </w:rPr>
        <w:t xml:space="preserve"> </w:t>
      </w:r>
      <w:r w:rsidR="00A57ABF" w:rsidRPr="006F753B">
        <w:rPr>
          <w:rFonts w:asciiTheme="minorHAnsi" w:hAnsiTheme="minorHAnsi" w:cstheme="minorHAnsi"/>
          <w:sz w:val="18"/>
          <w:szCs w:val="18"/>
        </w:rPr>
        <w:t xml:space="preserve">Like (or Identical) </w:t>
      </w:r>
      <w:r w:rsidRPr="006F753B">
        <w:rPr>
          <w:rFonts w:asciiTheme="minorHAnsi" w:hAnsiTheme="minorHAnsi" w:cstheme="minorHAnsi"/>
          <w:sz w:val="18"/>
          <w:szCs w:val="18"/>
        </w:rPr>
        <w:t xml:space="preserve">Water Heaters in system – Reference information from </w:t>
      </w:r>
      <w:r w:rsidR="00254F4C" w:rsidRPr="006F753B">
        <w:rPr>
          <w:rFonts w:asciiTheme="minorHAnsi" w:hAnsiTheme="minorHAnsi" w:cstheme="minorHAnsi"/>
          <w:sz w:val="18"/>
          <w:szCs w:val="18"/>
        </w:rPr>
        <w:t>Table A</w:t>
      </w:r>
      <w:r w:rsidR="009B3B3A" w:rsidRPr="006F753B">
        <w:rPr>
          <w:rFonts w:asciiTheme="minorHAnsi" w:hAnsiTheme="minorHAnsi" w:cstheme="minorHAnsi"/>
          <w:sz w:val="18"/>
          <w:szCs w:val="18"/>
        </w:rPr>
        <w:t>.</w:t>
      </w:r>
    </w:p>
    <w:p w14:paraId="7B8DA3D3" w14:textId="333AFF84" w:rsidR="002A76D1" w:rsidRPr="006F753B" w:rsidRDefault="003C164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2A76D1" w:rsidRPr="006F753B">
        <w:rPr>
          <w:rFonts w:asciiTheme="minorHAnsi" w:hAnsiTheme="minorHAnsi" w:cstheme="minorHAnsi"/>
          <w:sz w:val="18"/>
          <w:szCs w:val="18"/>
        </w:rPr>
        <w:t xml:space="preserve">Fuel Type – Reference information from </w:t>
      </w:r>
      <w:r w:rsidR="00254F4C" w:rsidRPr="006F753B">
        <w:rPr>
          <w:rFonts w:asciiTheme="minorHAnsi" w:hAnsiTheme="minorHAnsi" w:cstheme="minorHAnsi"/>
          <w:sz w:val="18"/>
          <w:szCs w:val="18"/>
        </w:rPr>
        <w:t>Table A</w:t>
      </w:r>
      <w:r w:rsidR="002A76D1" w:rsidRPr="006F753B">
        <w:rPr>
          <w:rFonts w:asciiTheme="minorHAnsi" w:hAnsiTheme="minorHAnsi" w:cstheme="minorHAnsi"/>
          <w:sz w:val="18"/>
          <w:szCs w:val="18"/>
        </w:rPr>
        <w:t>. The different kinds of fuel types are</w:t>
      </w:r>
      <w:r w:rsidR="00A13BF1" w:rsidRPr="006F753B">
        <w:rPr>
          <w:rFonts w:asciiTheme="minorHAnsi" w:hAnsiTheme="minorHAnsi" w:cstheme="minorHAnsi"/>
          <w:sz w:val="18"/>
          <w:szCs w:val="18"/>
        </w:rPr>
        <w:t xml:space="preserve"> heat pump, electric </w:t>
      </w:r>
      <w:proofErr w:type="gramStart"/>
      <w:r w:rsidR="00A13BF1" w:rsidRPr="006F753B">
        <w:rPr>
          <w:rFonts w:asciiTheme="minorHAnsi" w:hAnsiTheme="minorHAnsi" w:cstheme="minorHAnsi"/>
          <w:sz w:val="18"/>
          <w:szCs w:val="18"/>
        </w:rPr>
        <w:t xml:space="preserve">resistance, </w:t>
      </w:r>
      <w:r w:rsidR="002A76D1" w:rsidRPr="006F753B">
        <w:rPr>
          <w:rFonts w:asciiTheme="minorHAnsi" w:hAnsiTheme="minorHAnsi" w:cstheme="minorHAnsi"/>
          <w:sz w:val="18"/>
          <w:szCs w:val="18"/>
        </w:rPr>
        <w:t xml:space="preserve"> natural</w:t>
      </w:r>
      <w:proofErr w:type="gramEnd"/>
      <w:r w:rsidR="002A76D1" w:rsidRPr="006F753B">
        <w:rPr>
          <w:rFonts w:asciiTheme="minorHAnsi" w:hAnsiTheme="minorHAnsi" w:cstheme="minorHAnsi"/>
          <w:sz w:val="18"/>
          <w:szCs w:val="18"/>
        </w:rPr>
        <w:t xml:space="preserve"> gas, </w:t>
      </w:r>
      <w:r w:rsidR="00A13BF1" w:rsidRPr="006F753B">
        <w:rPr>
          <w:rFonts w:asciiTheme="minorHAnsi" w:hAnsiTheme="minorHAnsi" w:cstheme="minorHAnsi"/>
          <w:sz w:val="18"/>
          <w:szCs w:val="18"/>
        </w:rPr>
        <w:t xml:space="preserve">and </w:t>
      </w:r>
      <w:r w:rsidR="002A76D1" w:rsidRPr="006F753B">
        <w:rPr>
          <w:rFonts w:asciiTheme="minorHAnsi" w:hAnsiTheme="minorHAnsi" w:cstheme="minorHAnsi"/>
          <w:sz w:val="18"/>
          <w:szCs w:val="18"/>
        </w:rPr>
        <w:t>propane.</w:t>
      </w:r>
    </w:p>
    <w:p w14:paraId="7B8DA3D4" w14:textId="55FCB75E" w:rsidR="002A76D1" w:rsidRPr="006F753B" w:rsidRDefault="003C164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2A76D1" w:rsidRPr="006F753B">
        <w:rPr>
          <w:rFonts w:asciiTheme="minorHAnsi" w:hAnsiTheme="minorHAnsi" w:cstheme="minorHAnsi"/>
          <w:sz w:val="18"/>
          <w:szCs w:val="18"/>
        </w:rPr>
        <w:t xml:space="preserve">Rated Input Type – Reference information from </w:t>
      </w:r>
      <w:r w:rsidR="00254F4C" w:rsidRPr="006F753B">
        <w:rPr>
          <w:rFonts w:asciiTheme="minorHAnsi" w:hAnsiTheme="minorHAnsi" w:cstheme="minorHAnsi"/>
          <w:sz w:val="18"/>
          <w:szCs w:val="18"/>
        </w:rPr>
        <w:t>Table A</w:t>
      </w:r>
      <w:r w:rsidR="002A76D1" w:rsidRPr="006F753B">
        <w:rPr>
          <w:rFonts w:asciiTheme="minorHAnsi" w:hAnsiTheme="minorHAnsi" w:cstheme="minorHAnsi"/>
          <w:sz w:val="18"/>
          <w:szCs w:val="18"/>
        </w:rPr>
        <w:t>. For natural gas</w:t>
      </w:r>
      <w:r w:rsidR="00A13BF1" w:rsidRPr="006F753B">
        <w:rPr>
          <w:rFonts w:asciiTheme="minorHAnsi" w:hAnsiTheme="minorHAnsi" w:cstheme="minorHAnsi"/>
          <w:sz w:val="18"/>
          <w:szCs w:val="18"/>
        </w:rPr>
        <w:t xml:space="preserve"> and</w:t>
      </w:r>
      <w:r w:rsidR="002A76D1" w:rsidRPr="006F753B">
        <w:rPr>
          <w:rFonts w:asciiTheme="minorHAnsi" w:hAnsiTheme="minorHAnsi" w:cstheme="minorHAnsi"/>
          <w:sz w:val="18"/>
          <w:szCs w:val="18"/>
        </w:rPr>
        <w:t xml:space="preserve"> propane</w:t>
      </w:r>
      <w:r w:rsidR="00A13BF1" w:rsidRPr="006F753B">
        <w:rPr>
          <w:rFonts w:asciiTheme="minorHAnsi" w:hAnsiTheme="minorHAnsi" w:cstheme="minorHAnsi"/>
          <w:sz w:val="18"/>
          <w:szCs w:val="18"/>
        </w:rPr>
        <w:t>,</w:t>
      </w:r>
      <w:r w:rsidR="002A76D1" w:rsidRPr="006F753B">
        <w:rPr>
          <w:rFonts w:asciiTheme="minorHAnsi" w:hAnsiTheme="minorHAnsi" w:cstheme="minorHAnsi"/>
          <w:sz w:val="18"/>
          <w:szCs w:val="18"/>
        </w:rPr>
        <w:t xml:space="preserve"> the input type is Btu/</w:t>
      </w:r>
      <w:r w:rsidR="009B3B3A" w:rsidRPr="006F753B">
        <w:rPr>
          <w:rFonts w:asciiTheme="minorHAnsi" w:hAnsiTheme="minorHAnsi" w:cstheme="minorHAnsi"/>
          <w:sz w:val="18"/>
          <w:szCs w:val="18"/>
        </w:rPr>
        <w:t>h</w:t>
      </w:r>
      <w:r w:rsidR="002A76D1" w:rsidRPr="006F753B">
        <w:rPr>
          <w:rFonts w:asciiTheme="minorHAnsi" w:hAnsiTheme="minorHAnsi" w:cstheme="minorHAnsi"/>
          <w:sz w:val="18"/>
          <w:szCs w:val="18"/>
        </w:rPr>
        <w:t xml:space="preserve">r. For </w:t>
      </w:r>
      <w:r w:rsidR="00A13BF1" w:rsidRPr="006F753B">
        <w:rPr>
          <w:rFonts w:asciiTheme="minorHAnsi" w:hAnsiTheme="minorHAnsi" w:cstheme="minorHAnsi"/>
          <w:sz w:val="18"/>
          <w:szCs w:val="18"/>
        </w:rPr>
        <w:t xml:space="preserve">heat pump and electric </w:t>
      </w:r>
      <w:proofErr w:type="gramStart"/>
      <w:r w:rsidR="00A13BF1" w:rsidRPr="006F753B">
        <w:rPr>
          <w:rFonts w:asciiTheme="minorHAnsi" w:hAnsiTheme="minorHAnsi" w:cstheme="minorHAnsi"/>
          <w:sz w:val="18"/>
          <w:szCs w:val="18"/>
        </w:rPr>
        <w:t>resistance</w:t>
      </w:r>
      <w:proofErr w:type="gramEnd"/>
      <w:r w:rsidR="002A76D1" w:rsidRPr="006F753B">
        <w:rPr>
          <w:rFonts w:asciiTheme="minorHAnsi" w:hAnsiTheme="minorHAnsi" w:cstheme="minorHAnsi"/>
          <w:sz w:val="18"/>
          <w:szCs w:val="18"/>
        </w:rPr>
        <w:t xml:space="preserve"> the input type is kW</w:t>
      </w:r>
      <w:r w:rsidR="009B3B3A" w:rsidRPr="006F753B">
        <w:rPr>
          <w:rFonts w:asciiTheme="minorHAnsi" w:hAnsiTheme="minorHAnsi" w:cstheme="minorHAnsi"/>
          <w:sz w:val="18"/>
          <w:szCs w:val="18"/>
        </w:rPr>
        <w:t>.</w:t>
      </w:r>
    </w:p>
    <w:p w14:paraId="23783BF2" w14:textId="1294C23E" w:rsidR="00B265DF" w:rsidRPr="006F753B" w:rsidRDefault="00B265DF"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Rated Input Value – User input. Numerical value of the rated input. Must be equal to or less than value indicated on the </w:t>
      </w:r>
      <w:r w:rsidR="00DA58BF" w:rsidRPr="006F753B">
        <w:rPr>
          <w:rFonts w:asciiTheme="minorHAnsi" w:hAnsiTheme="minorHAnsi" w:cstheme="minorHAnsi"/>
          <w:sz w:val="18"/>
          <w:szCs w:val="18"/>
        </w:rPr>
        <w:t>LMCC</w:t>
      </w:r>
      <w:r w:rsidRPr="006F753B">
        <w:rPr>
          <w:rFonts w:asciiTheme="minorHAnsi" w:hAnsiTheme="minorHAnsi" w:cstheme="minorHAnsi"/>
          <w:sz w:val="18"/>
          <w:szCs w:val="18"/>
        </w:rPr>
        <w:t>.</w:t>
      </w:r>
    </w:p>
    <w:p w14:paraId="2EBFA53A" w14:textId="5CEFB33E" w:rsidR="00B265DF" w:rsidRPr="006F753B" w:rsidRDefault="00B265DF"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Dwelling Unit DHW System Distribution Type - Reference information from </w:t>
      </w:r>
      <w:r w:rsidR="00254F4C" w:rsidRPr="006F753B">
        <w:rPr>
          <w:rFonts w:asciiTheme="minorHAnsi" w:hAnsiTheme="minorHAnsi" w:cstheme="minorHAnsi"/>
          <w:sz w:val="18"/>
          <w:szCs w:val="18"/>
        </w:rPr>
        <w:t>Table A</w:t>
      </w:r>
      <w:r w:rsidRPr="006F753B">
        <w:rPr>
          <w:rFonts w:asciiTheme="minorHAnsi" w:hAnsiTheme="minorHAnsi" w:cstheme="minorHAnsi"/>
          <w:sz w:val="18"/>
          <w:szCs w:val="18"/>
        </w:rPr>
        <w:t>.</w:t>
      </w:r>
    </w:p>
    <w:p w14:paraId="36C363FC" w14:textId="72BC28F6" w:rsidR="000E1923" w:rsidRPr="006F753B" w:rsidRDefault="00237BB2"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0E1923" w:rsidRPr="006F753B">
        <w:rPr>
          <w:rFonts w:asciiTheme="minorHAnsi" w:hAnsiTheme="minorHAnsi" w:cstheme="minorHAnsi"/>
          <w:sz w:val="18"/>
          <w:szCs w:val="18"/>
        </w:rPr>
        <w:t xml:space="preserve">Compact Distribution - </w:t>
      </w:r>
      <w:r w:rsidR="00A13BF1" w:rsidRPr="006F753B">
        <w:rPr>
          <w:rFonts w:asciiTheme="minorHAnsi" w:hAnsiTheme="minorHAnsi" w:cstheme="minorHAnsi"/>
          <w:sz w:val="18"/>
          <w:szCs w:val="18"/>
        </w:rPr>
        <w:t xml:space="preserve">Reference information from </w:t>
      </w:r>
      <w:r w:rsidR="00254F4C" w:rsidRPr="006F753B">
        <w:rPr>
          <w:rFonts w:asciiTheme="minorHAnsi" w:hAnsiTheme="minorHAnsi" w:cstheme="minorHAnsi"/>
          <w:sz w:val="18"/>
          <w:szCs w:val="18"/>
        </w:rPr>
        <w:t>Table A</w:t>
      </w:r>
      <w:r w:rsidR="00A13BF1" w:rsidRPr="006F753B">
        <w:rPr>
          <w:rFonts w:asciiTheme="minorHAnsi" w:hAnsiTheme="minorHAnsi" w:cstheme="minorHAnsi"/>
          <w:sz w:val="18"/>
          <w:szCs w:val="18"/>
        </w:rPr>
        <w:t>.</w:t>
      </w:r>
    </w:p>
    <w:p w14:paraId="59E04AF5" w14:textId="77777777" w:rsidR="008B40BE" w:rsidRPr="005828AE" w:rsidRDefault="008B40BE" w:rsidP="00B265DF">
      <w:pPr>
        <w:keepNext/>
        <w:spacing w:after="0" w:line="240" w:lineRule="auto"/>
        <w:ind w:left="720" w:hanging="450"/>
        <w:rPr>
          <w:rFonts w:asciiTheme="minorHAnsi" w:hAnsiTheme="minorHAnsi" w:cstheme="minorHAnsi"/>
          <w:sz w:val="18"/>
          <w:szCs w:val="18"/>
        </w:rPr>
      </w:pPr>
    </w:p>
    <w:p w14:paraId="6E59FD44" w14:textId="77777777" w:rsidR="00F43FA8" w:rsidRPr="005828AE" w:rsidRDefault="00F43FA8" w:rsidP="00F43FA8">
      <w:pPr>
        <w:keepNext/>
        <w:spacing w:after="0" w:line="240" w:lineRule="auto"/>
        <w:rPr>
          <w:rFonts w:asciiTheme="minorHAnsi" w:hAnsiTheme="minorHAnsi" w:cstheme="minorHAnsi"/>
          <w:b/>
          <w:sz w:val="18"/>
          <w:szCs w:val="18"/>
        </w:rPr>
      </w:pPr>
    </w:p>
    <w:p w14:paraId="09FFE7E1" w14:textId="7F244113" w:rsidR="00F43FA8" w:rsidRPr="005828AE" w:rsidRDefault="00E74E4F" w:rsidP="00F43FA8">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F43FA8" w:rsidRPr="005828AE">
        <w:rPr>
          <w:rFonts w:asciiTheme="minorHAnsi" w:hAnsiTheme="minorHAnsi" w:cstheme="minorHAnsi"/>
          <w:b/>
          <w:sz w:val="18"/>
          <w:szCs w:val="18"/>
        </w:rPr>
        <w:t xml:space="preserve">. Installed Dwelling Unit </w:t>
      </w:r>
      <w:r w:rsidR="006B6989" w:rsidRPr="006B6989">
        <w:rPr>
          <w:rFonts w:asciiTheme="minorHAnsi" w:hAnsiTheme="minorHAnsi" w:cstheme="minorHAnsi"/>
          <w:b/>
          <w:sz w:val="18"/>
          <w:szCs w:val="18"/>
        </w:rPr>
        <w:t xml:space="preserve">HPWH System </w:t>
      </w:r>
      <w:r w:rsidR="00F43FA8" w:rsidRPr="005828AE">
        <w:rPr>
          <w:rFonts w:asciiTheme="minorHAnsi" w:hAnsiTheme="minorHAnsi" w:cstheme="minorHAnsi"/>
          <w:b/>
          <w:sz w:val="18"/>
          <w:szCs w:val="18"/>
        </w:rPr>
        <w:t>Information</w:t>
      </w:r>
    </w:p>
    <w:p w14:paraId="44C1EF4C" w14:textId="576958D9" w:rsidR="00F43FA8" w:rsidRPr="005828AE" w:rsidRDefault="00F43FA8" w:rsidP="00F43FA8">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r w:rsidR="003C1641" w:rsidRPr="005828AE">
        <w:rPr>
          <w:rFonts w:asciiTheme="minorHAnsi" w:hAnsiTheme="minorHAnsi" w:cstheme="minorHAnsi"/>
          <w:sz w:val="18"/>
          <w:szCs w:val="18"/>
        </w:rPr>
        <w:t xml:space="preserve">  Not applicable for central systems.</w:t>
      </w:r>
    </w:p>
    <w:p w14:paraId="755D51E1" w14:textId="29D4AA81" w:rsidR="00F43FA8" w:rsidRPr="006F753B" w:rsidRDefault="00F43FA8" w:rsidP="006F753B">
      <w:pPr>
        <w:pStyle w:val="ListParagraph"/>
        <w:numPr>
          <w:ilvl w:val="0"/>
          <w:numId w:val="4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F753B">
        <w:rPr>
          <w:rFonts w:asciiTheme="minorHAnsi" w:hAnsiTheme="minorHAnsi" w:cstheme="minorHAnsi"/>
          <w:sz w:val="18"/>
          <w:szCs w:val="18"/>
        </w:rPr>
        <w:t xml:space="preserve"> </w:t>
      </w:r>
      <w:r w:rsidR="00D501FF" w:rsidRPr="006F753B">
        <w:rPr>
          <w:rFonts w:asciiTheme="minorHAnsi" w:hAnsiTheme="minorHAnsi" w:cstheme="minorHAnsi"/>
          <w:sz w:val="18"/>
          <w:szCs w:val="18"/>
        </w:rPr>
        <w:t>Dwelling Unit Name</w:t>
      </w:r>
      <w:r w:rsidR="00D501FF" w:rsidRPr="006F753B" w:rsidDel="00D501FF">
        <w:rPr>
          <w:rFonts w:asciiTheme="minorHAnsi" w:hAnsiTheme="minorHAnsi" w:cstheme="minorHAnsi"/>
          <w:sz w:val="18"/>
          <w:szCs w:val="18"/>
        </w:rPr>
        <w:t xml:space="preserve"> </w:t>
      </w:r>
      <w:r w:rsidRPr="006F753B">
        <w:rPr>
          <w:rFonts w:asciiTheme="minorHAnsi" w:hAnsiTheme="minorHAnsi" w:cstheme="minorHAnsi"/>
          <w:sz w:val="18"/>
          <w:szCs w:val="18"/>
        </w:rPr>
        <w:t xml:space="preserve">– Reference information from </w:t>
      </w:r>
      <w:r w:rsidR="00254F4C" w:rsidRPr="006F753B">
        <w:rPr>
          <w:rFonts w:asciiTheme="minorHAnsi" w:hAnsiTheme="minorHAnsi" w:cstheme="minorHAnsi"/>
          <w:sz w:val="18"/>
          <w:szCs w:val="18"/>
        </w:rPr>
        <w:t xml:space="preserve">Table </w:t>
      </w:r>
      <w:r w:rsidR="00F058C3" w:rsidRPr="006F753B">
        <w:rPr>
          <w:rFonts w:asciiTheme="minorHAnsi" w:hAnsiTheme="minorHAnsi" w:cstheme="minorHAnsi"/>
          <w:sz w:val="18"/>
          <w:szCs w:val="18"/>
        </w:rPr>
        <w:t>A2</w:t>
      </w:r>
      <w:r w:rsidR="00254F4C" w:rsidRPr="006F753B">
        <w:rPr>
          <w:rFonts w:asciiTheme="minorHAnsi" w:hAnsiTheme="minorHAnsi" w:cstheme="minorHAnsi"/>
          <w:sz w:val="18"/>
          <w:szCs w:val="18"/>
        </w:rPr>
        <w:t>.</w:t>
      </w:r>
    </w:p>
    <w:p w14:paraId="51BCE0CC" w14:textId="2E512880" w:rsidR="00F43FA8" w:rsidRPr="006F753B" w:rsidRDefault="0098510F"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Water Heating System ID or Name</w:t>
      </w:r>
      <w:r w:rsidR="00F43FA8" w:rsidRPr="006F753B">
        <w:rPr>
          <w:rFonts w:asciiTheme="minorHAnsi" w:hAnsiTheme="minorHAnsi" w:cstheme="minorHAnsi"/>
          <w:sz w:val="18"/>
          <w:szCs w:val="18"/>
        </w:rPr>
        <w:t xml:space="preserve"> – Reference information from </w:t>
      </w:r>
      <w:r w:rsidR="008E387F" w:rsidRPr="006F753B">
        <w:rPr>
          <w:rFonts w:asciiTheme="minorHAnsi" w:hAnsiTheme="minorHAnsi" w:cstheme="minorHAnsi"/>
          <w:sz w:val="18"/>
          <w:szCs w:val="18"/>
        </w:rPr>
        <w:t xml:space="preserve">Table </w:t>
      </w:r>
      <w:r w:rsidR="004F3ED5" w:rsidRPr="006F753B">
        <w:rPr>
          <w:rFonts w:asciiTheme="minorHAnsi" w:hAnsiTheme="minorHAnsi" w:cstheme="minorHAnsi"/>
          <w:sz w:val="18"/>
          <w:szCs w:val="18"/>
        </w:rPr>
        <w:t>A2</w:t>
      </w:r>
      <w:r w:rsidR="00F43FA8" w:rsidRPr="006F753B">
        <w:rPr>
          <w:rFonts w:asciiTheme="minorHAnsi" w:hAnsiTheme="minorHAnsi" w:cstheme="minorHAnsi"/>
          <w:sz w:val="18"/>
          <w:szCs w:val="18"/>
        </w:rPr>
        <w:t>.</w:t>
      </w:r>
    </w:p>
    <w:p w14:paraId="2D9E5742" w14:textId="7A8B71D7" w:rsidR="00F43FA8" w:rsidRPr="006F753B" w:rsidRDefault="00C13027"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Modeled Equipment Make and Model</w:t>
      </w:r>
      <w:r w:rsidRPr="006F753B" w:rsidDel="00C13027">
        <w:rPr>
          <w:rFonts w:asciiTheme="minorHAnsi" w:hAnsiTheme="minorHAnsi" w:cstheme="minorHAnsi"/>
          <w:sz w:val="18"/>
          <w:szCs w:val="18"/>
        </w:rPr>
        <w:t xml:space="preserve"> </w:t>
      </w:r>
      <w:r w:rsidR="00F43FA8" w:rsidRPr="006F753B">
        <w:rPr>
          <w:rFonts w:asciiTheme="minorHAnsi" w:hAnsiTheme="minorHAnsi" w:cstheme="minorHAnsi"/>
          <w:sz w:val="18"/>
          <w:szCs w:val="18"/>
        </w:rPr>
        <w:t xml:space="preserve">– User input </w:t>
      </w:r>
      <w:r w:rsidR="008E387F" w:rsidRPr="006F753B">
        <w:rPr>
          <w:rFonts w:asciiTheme="minorHAnsi" w:hAnsiTheme="minorHAnsi" w:cstheme="minorHAnsi"/>
          <w:sz w:val="18"/>
          <w:szCs w:val="18"/>
        </w:rPr>
        <w:t>m</w:t>
      </w:r>
      <w:r w:rsidR="00F43FA8" w:rsidRPr="006F753B">
        <w:rPr>
          <w:rFonts w:asciiTheme="minorHAnsi" w:hAnsiTheme="minorHAnsi" w:cstheme="minorHAnsi"/>
          <w:sz w:val="18"/>
          <w:szCs w:val="18"/>
        </w:rPr>
        <w:t xml:space="preserve">ust be equal to </w:t>
      </w:r>
      <w:r w:rsidR="00C123F7" w:rsidRPr="006F753B">
        <w:rPr>
          <w:rFonts w:asciiTheme="minorHAnsi" w:hAnsiTheme="minorHAnsi" w:cstheme="minorHAnsi"/>
          <w:sz w:val="18"/>
          <w:szCs w:val="18"/>
        </w:rPr>
        <w:t>the</w:t>
      </w:r>
      <w:r w:rsidR="00F43FA8" w:rsidRPr="006F753B">
        <w:rPr>
          <w:rFonts w:asciiTheme="minorHAnsi" w:hAnsiTheme="minorHAnsi" w:cstheme="minorHAnsi"/>
          <w:sz w:val="18"/>
          <w:szCs w:val="18"/>
        </w:rPr>
        <w:t xml:space="preserve"> value indicated on </w:t>
      </w:r>
      <w:r w:rsidR="008E387F" w:rsidRPr="006F753B">
        <w:rPr>
          <w:rFonts w:asciiTheme="minorHAnsi" w:hAnsiTheme="minorHAnsi" w:cstheme="minorHAnsi"/>
          <w:sz w:val="18"/>
          <w:szCs w:val="18"/>
        </w:rPr>
        <w:t xml:space="preserve">Table </w:t>
      </w:r>
      <w:r w:rsidR="00F058C3" w:rsidRPr="006F753B">
        <w:rPr>
          <w:rFonts w:asciiTheme="minorHAnsi" w:hAnsiTheme="minorHAnsi" w:cstheme="minorHAnsi"/>
          <w:sz w:val="18"/>
          <w:szCs w:val="18"/>
        </w:rPr>
        <w:t>A2</w:t>
      </w:r>
      <w:r w:rsidR="00A3375B" w:rsidRPr="006F753B">
        <w:rPr>
          <w:rFonts w:asciiTheme="minorHAnsi" w:hAnsiTheme="minorHAnsi" w:cstheme="minorHAnsi"/>
          <w:sz w:val="18"/>
          <w:szCs w:val="18"/>
        </w:rPr>
        <w:t xml:space="preserve"> as </w:t>
      </w:r>
      <w:r w:rsidR="006A3082" w:rsidRPr="006F753B">
        <w:rPr>
          <w:rFonts w:asciiTheme="minorHAnsi" w:hAnsiTheme="minorHAnsi" w:cstheme="minorHAnsi"/>
          <w:sz w:val="18"/>
          <w:szCs w:val="18"/>
        </w:rPr>
        <w:t>default and</w:t>
      </w:r>
      <w:r w:rsidR="00C75F6D" w:rsidRPr="006F753B">
        <w:rPr>
          <w:rFonts w:asciiTheme="minorHAnsi" w:hAnsiTheme="minorHAnsi" w:cstheme="minorHAnsi"/>
          <w:sz w:val="18"/>
          <w:szCs w:val="18"/>
        </w:rPr>
        <w:t xml:space="preserve"> allow user to override with an equivalent system based on the simulated equipment in </w:t>
      </w:r>
      <w:r w:rsidR="00EB7E51" w:rsidRPr="006F753B">
        <w:rPr>
          <w:rFonts w:asciiTheme="minorHAnsi" w:hAnsiTheme="minorHAnsi" w:cstheme="minorHAnsi"/>
          <w:sz w:val="18"/>
          <w:szCs w:val="18"/>
        </w:rPr>
        <w:t>Table</w:t>
      </w:r>
      <w:r w:rsidR="00D96CC6" w:rsidRPr="006F753B">
        <w:rPr>
          <w:rFonts w:asciiTheme="minorHAnsi" w:hAnsiTheme="minorHAnsi" w:cstheme="minorHAnsi"/>
          <w:sz w:val="18"/>
          <w:szCs w:val="18"/>
        </w:rPr>
        <w:t xml:space="preserve"> </w:t>
      </w:r>
      <w:r w:rsidR="004F3ED5" w:rsidRPr="006F753B">
        <w:rPr>
          <w:rFonts w:asciiTheme="minorHAnsi" w:hAnsiTheme="minorHAnsi" w:cstheme="minorHAnsi"/>
          <w:sz w:val="18"/>
          <w:szCs w:val="18"/>
        </w:rPr>
        <w:t>A2</w:t>
      </w:r>
      <w:r w:rsidR="00D96CC6" w:rsidRPr="006F753B">
        <w:rPr>
          <w:rFonts w:asciiTheme="minorHAnsi" w:hAnsiTheme="minorHAnsi" w:cstheme="minorHAnsi"/>
          <w:sz w:val="18"/>
          <w:szCs w:val="18"/>
        </w:rPr>
        <w:t>.</w:t>
      </w:r>
      <w:r w:rsidR="00B265DF" w:rsidRPr="006F753B">
        <w:rPr>
          <w:rFonts w:asciiTheme="minorHAnsi" w:hAnsiTheme="minorHAnsi" w:cstheme="minorHAnsi"/>
          <w:sz w:val="18"/>
          <w:szCs w:val="18"/>
        </w:rPr>
        <w:t>04</w:t>
      </w:r>
      <w:r w:rsidR="00F43FA8" w:rsidRPr="006F753B">
        <w:rPr>
          <w:rFonts w:asciiTheme="minorHAnsi" w:hAnsiTheme="minorHAnsi" w:cstheme="minorHAnsi"/>
          <w:sz w:val="18"/>
          <w:szCs w:val="18"/>
        </w:rPr>
        <w:t xml:space="preserve"> </w:t>
      </w:r>
      <w:r w:rsidR="00A60072" w:rsidRPr="006F753B">
        <w:rPr>
          <w:rFonts w:asciiTheme="minorHAnsi" w:hAnsiTheme="minorHAnsi" w:cstheme="minorHAnsi"/>
          <w:sz w:val="18"/>
          <w:szCs w:val="18"/>
        </w:rPr>
        <w:t># of Like (or Identical) Water Heaters in System</w:t>
      </w:r>
      <w:r w:rsidR="00A60072" w:rsidRPr="006F753B" w:rsidDel="00A60072">
        <w:rPr>
          <w:rFonts w:asciiTheme="minorHAnsi" w:hAnsiTheme="minorHAnsi" w:cstheme="minorHAnsi"/>
          <w:sz w:val="18"/>
          <w:szCs w:val="18"/>
        </w:rPr>
        <w:t xml:space="preserve"> </w:t>
      </w:r>
      <w:r w:rsidR="00F43FA8" w:rsidRPr="006F753B">
        <w:rPr>
          <w:rFonts w:asciiTheme="minorHAnsi" w:hAnsiTheme="minorHAnsi" w:cstheme="minorHAnsi"/>
          <w:sz w:val="18"/>
          <w:szCs w:val="18"/>
        </w:rPr>
        <w:t xml:space="preserve">– </w:t>
      </w:r>
      <w:bookmarkStart w:id="1" w:name="_Hlk89011300"/>
      <w:r w:rsidR="00986453" w:rsidRPr="006F753B">
        <w:rPr>
          <w:rFonts w:asciiTheme="minorHAnsi" w:hAnsiTheme="minorHAnsi" w:cstheme="minorHAnsi"/>
          <w:sz w:val="18"/>
          <w:szCs w:val="18"/>
        </w:rPr>
        <w:t xml:space="preserve">Reference information from Table </w:t>
      </w:r>
      <w:bookmarkEnd w:id="1"/>
      <w:r w:rsidR="006A3082" w:rsidRPr="006F753B">
        <w:rPr>
          <w:rFonts w:asciiTheme="minorHAnsi" w:hAnsiTheme="minorHAnsi" w:cstheme="minorHAnsi"/>
          <w:sz w:val="18"/>
          <w:szCs w:val="18"/>
        </w:rPr>
        <w:t>A2</w:t>
      </w:r>
      <w:r w:rsidR="00DA58BF" w:rsidRPr="006F753B">
        <w:rPr>
          <w:rFonts w:asciiTheme="minorHAnsi" w:hAnsiTheme="minorHAnsi" w:cstheme="minorHAnsi"/>
          <w:sz w:val="18"/>
          <w:szCs w:val="18"/>
        </w:rPr>
        <w:t>LMCC</w:t>
      </w:r>
      <w:r w:rsidR="00F43FA8" w:rsidRPr="006F753B">
        <w:rPr>
          <w:rFonts w:asciiTheme="minorHAnsi" w:hAnsiTheme="minorHAnsi" w:cstheme="minorHAnsi"/>
          <w:sz w:val="18"/>
          <w:szCs w:val="18"/>
        </w:rPr>
        <w:t xml:space="preserve">.  </w:t>
      </w:r>
    </w:p>
    <w:p w14:paraId="2E863F7E" w14:textId="3291293F" w:rsidR="00F43FA8" w:rsidRPr="006F753B" w:rsidRDefault="00A60072"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Tank Location </w:t>
      </w:r>
      <w:r w:rsidR="00F43FA8" w:rsidRPr="006F753B">
        <w:rPr>
          <w:rFonts w:asciiTheme="minorHAnsi" w:hAnsiTheme="minorHAnsi" w:cstheme="minorHAnsi"/>
          <w:sz w:val="18"/>
          <w:szCs w:val="18"/>
        </w:rPr>
        <w:t xml:space="preserve">– </w:t>
      </w:r>
      <w:r w:rsidR="005C0374" w:rsidRPr="006F753B">
        <w:rPr>
          <w:rFonts w:asciiTheme="minorHAnsi" w:hAnsiTheme="minorHAnsi" w:cstheme="minorHAnsi"/>
          <w:sz w:val="18"/>
          <w:szCs w:val="18"/>
        </w:rPr>
        <w:t xml:space="preserve">User input. Must be equal to value indicated in Table </w:t>
      </w:r>
      <w:r w:rsidR="00A808C5" w:rsidRPr="006F753B">
        <w:rPr>
          <w:rFonts w:asciiTheme="minorHAnsi" w:hAnsiTheme="minorHAnsi" w:cstheme="minorHAnsi"/>
          <w:sz w:val="18"/>
          <w:szCs w:val="18"/>
        </w:rPr>
        <w:t>A</w:t>
      </w:r>
      <w:proofErr w:type="gramStart"/>
      <w:r w:rsidR="00A808C5" w:rsidRPr="006F753B">
        <w:rPr>
          <w:rFonts w:asciiTheme="minorHAnsi" w:hAnsiTheme="minorHAnsi" w:cstheme="minorHAnsi"/>
          <w:sz w:val="18"/>
          <w:szCs w:val="18"/>
        </w:rPr>
        <w:t>2</w:t>
      </w:r>
      <w:r w:rsidR="005C0374" w:rsidRPr="006F753B">
        <w:rPr>
          <w:rFonts w:asciiTheme="minorHAnsi" w:hAnsiTheme="minorHAnsi" w:cstheme="minorHAnsi"/>
          <w:sz w:val="18"/>
          <w:szCs w:val="18"/>
        </w:rPr>
        <w:t>.</w:t>
      </w:r>
      <w:r w:rsidR="00DA58BF" w:rsidRPr="006F753B">
        <w:rPr>
          <w:rFonts w:asciiTheme="minorHAnsi" w:hAnsiTheme="minorHAnsi" w:cstheme="minorHAnsi"/>
          <w:sz w:val="18"/>
          <w:szCs w:val="18"/>
        </w:rPr>
        <w:t>LMCC</w:t>
      </w:r>
      <w:proofErr w:type="gramEnd"/>
      <w:r w:rsidR="00F43FA8" w:rsidRPr="006F753B">
        <w:rPr>
          <w:rFonts w:asciiTheme="minorHAnsi" w:hAnsiTheme="minorHAnsi" w:cstheme="minorHAnsi"/>
          <w:sz w:val="18"/>
          <w:szCs w:val="18"/>
        </w:rPr>
        <w:t xml:space="preserve"> </w:t>
      </w:r>
    </w:p>
    <w:p w14:paraId="6874F251" w14:textId="7E920E95" w:rsidR="003C1641" w:rsidRPr="006F753B" w:rsidRDefault="00165E97"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Exterior Tank Insulation R-value</w:t>
      </w:r>
      <w:r w:rsidR="003C1641" w:rsidRPr="006F753B">
        <w:rPr>
          <w:rFonts w:asciiTheme="minorHAnsi" w:hAnsiTheme="minorHAnsi" w:cstheme="minorHAnsi"/>
          <w:sz w:val="18"/>
          <w:szCs w:val="18"/>
        </w:rPr>
        <w:t xml:space="preserve"> – User input. </w:t>
      </w:r>
      <w:r w:rsidR="008E387F" w:rsidRPr="006F753B">
        <w:rPr>
          <w:rFonts w:asciiTheme="minorHAnsi" w:hAnsiTheme="minorHAnsi" w:cstheme="minorHAnsi"/>
          <w:sz w:val="18"/>
          <w:szCs w:val="18"/>
        </w:rPr>
        <w:t xml:space="preserve">Must be equal to </w:t>
      </w:r>
      <w:r w:rsidR="00F415BA" w:rsidRPr="006F753B">
        <w:rPr>
          <w:rFonts w:asciiTheme="minorHAnsi" w:hAnsiTheme="minorHAnsi" w:cstheme="minorHAnsi"/>
          <w:sz w:val="18"/>
          <w:szCs w:val="18"/>
        </w:rPr>
        <w:t xml:space="preserve">or higher </w:t>
      </w:r>
      <w:r w:rsidR="00825416" w:rsidRPr="006F753B">
        <w:rPr>
          <w:rFonts w:asciiTheme="minorHAnsi" w:hAnsiTheme="minorHAnsi" w:cstheme="minorHAnsi"/>
          <w:sz w:val="18"/>
          <w:szCs w:val="18"/>
        </w:rPr>
        <w:t>than</w:t>
      </w:r>
      <w:r w:rsidR="008E387F" w:rsidRPr="006F753B">
        <w:rPr>
          <w:rFonts w:asciiTheme="minorHAnsi" w:hAnsiTheme="minorHAnsi" w:cstheme="minorHAnsi"/>
          <w:sz w:val="18"/>
          <w:szCs w:val="18"/>
        </w:rPr>
        <w:t xml:space="preserve"> value indicated in Table </w:t>
      </w:r>
      <w:r w:rsidR="0017553F" w:rsidRPr="006F753B">
        <w:rPr>
          <w:rFonts w:asciiTheme="minorHAnsi" w:hAnsiTheme="minorHAnsi" w:cstheme="minorHAnsi"/>
          <w:sz w:val="18"/>
          <w:szCs w:val="18"/>
        </w:rPr>
        <w:t>A2</w:t>
      </w:r>
      <w:r w:rsidR="008E387F" w:rsidRPr="006F753B">
        <w:rPr>
          <w:rFonts w:asciiTheme="minorHAnsi" w:hAnsiTheme="minorHAnsi" w:cstheme="minorHAnsi"/>
          <w:sz w:val="18"/>
          <w:szCs w:val="18"/>
        </w:rPr>
        <w:t xml:space="preserve">. </w:t>
      </w:r>
    </w:p>
    <w:p w14:paraId="6EB2107E" w14:textId="5E6F7958" w:rsidR="008E387F" w:rsidRPr="006F753B" w:rsidRDefault="00C71BA9"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Dwelling Unit DHW System Distribution Type</w:t>
      </w:r>
      <w:r w:rsidRPr="006F753B" w:rsidDel="00C71BA9">
        <w:rPr>
          <w:rFonts w:asciiTheme="minorHAnsi" w:hAnsiTheme="minorHAnsi" w:cstheme="minorHAnsi"/>
          <w:sz w:val="18"/>
          <w:szCs w:val="18"/>
        </w:rPr>
        <w:t xml:space="preserve"> </w:t>
      </w:r>
      <w:r w:rsidR="008E387F" w:rsidRPr="006F753B">
        <w:rPr>
          <w:rFonts w:asciiTheme="minorHAnsi" w:hAnsiTheme="minorHAnsi" w:cstheme="minorHAnsi"/>
          <w:sz w:val="18"/>
          <w:szCs w:val="18"/>
        </w:rPr>
        <w:t xml:space="preserve">– </w:t>
      </w:r>
      <w:r w:rsidR="004C27DF" w:rsidRPr="006F753B">
        <w:rPr>
          <w:rFonts w:asciiTheme="minorHAnsi" w:hAnsiTheme="minorHAnsi" w:cstheme="minorHAnsi"/>
          <w:sz w:val="18"/>
          <w:szCs w:val="18"/>
        </w:rPr>
        <w:t xml:space="preserve">Reference information from Table </w:t>
      </w:r>
      <w:r w:rsidR="00A808C5" w:rsidRPr="006F753B">
        <w:rPr>
          <w:rFonts w:asciiTheme="minorHAnsi" w:hAnsiTheme="minorHAnsi" w:cstheme="minorHAnsi"/>
          <w:sz w:val="18"/>
          <w:szCs w:val="18"/>
        </w:rPr>
        <w:t>A2</w:t>
      </w:r>
      <w:r w:rsidR="008E387F" w:rsidRPr="006F753B">
        <w:rPr>
          <w:rFonts w:asciiTheme="minorHAnsi" w:hAnsiTheme="minorHAnsi" w:cstheme="minorHAnsi"/>
          <w:sz w:val="18"/>
          <w:szCs w:val="18"/>
        </w:rPr>
        <w:t>.</w:t>
      </w:r>
    </w:p>
    <w:p w14:paraId="5F00B7B3" w14:textId="758F1ECD" w:rsidR="00100F72" w:rsidRPr="006F753B" w:rsidRDefault="005F6C59"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cstheme="minorHAnsi"/>
          <w:sz w:val="18"/>
          <w:szCs w:val="20"/>
        </w:rPr>
        <w:t>Compact Distribution</w:t>
      </w:r>
      <w:r w:rsidR="00FA542A" w:rsidRPr="006F753B">
        <w:rPr>
          <w:rFonts w:cstheme="minorHAnsi"/>
          <w:sz w:val="18"/>
          <w:szCs w:val="20"/>
        </w:rPr>
        <w:t xml:space="preserve"> </w:t>
      </w:r>
      <w:r w:rsidR="00D6550A" w:rsidRPr="006F753B">
        <w:rPr>
          <w:rFonts w:cstheme="minorHAnsi"/>
          <w:sz w:val="18"/>
          <w:szCs w:val="20"/>
        </w:rPr>
        <w:t xml:space="preserve">— </w:t>
      </w:r>
      <w:r w:rsidR="00C70BE1" w:rsidRPr="006F753B">
        <w:rPr>
          <w:rFonts w:cstheme="minorHAnsi"/>
          <w:sz w:val="18"/>
          <w:szCs w:val="20"/>
        </w:rPr>
        <w:t xml:space="preserve">Reference information from Table </w:t>
      </w:r>
      <w:r w:rsidR="00A808C5" w:rsidRPr="006F753B">
        <w:rPr>
          <w:rFonts w:cstheme="minorHAnsi"/>
          <w:sz w:val="18"/>
          <w:szCs w:val="20"/>
        </w:rPr>
        <w:t>A2</w:t>
      </w:r>
      <w:r w:rsidR="00C70BE1" w:rsidRPr="006F753B">
        <w:rPr>
          <w:rFonts w:cstheme="minorHAnsi"/>
          <w:sz w:val="18"/>
          <w:szCs w:val="20"/>
        </w:rPr>
        <w:t>.</w:t>
      </w:r>
    </w:p>
    <w:p w14:paraId="057630BE" w14:textId="77777777" w:rsidR="006F753B" w:rsidRPr="006F753B" w:rsidRDefault="006F753B" w:rsidP="006F753B">
      <w:pPr>
        <w:pStyle w:val="ListParagraph"/>
        <w:keepNext/>
        <w:spacing w:after="0" w:line="240" w:lineRule="auto"/>
        <w:rPr>
          <w:rFonts w:asciiTheme="minorHAnsi" w:hAnsiTheme="minorHAnsi" w:cstheme="minorHAnsi"/>
          <w:sz w:val="18"/>
          <w:szCs w:val="18"/>
        </w:rPr>
      </w:pPr>
    </w:p>
    <w:p w14:paraId="09533A17" w14:textId="28CEFE60" w:rsidR="001B5F28"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42576F" w:rsidRPr="001030DF">
        <w:rPr>
          <w:rFonts w:asciiTheme="minorHAnsi" w:hAnsiTheme="minorHAnsi" w:cstheme="minorHAnsi"/>
          <w:b/>
          <w:sz w:val="18"/>
          <w:szCs w:val="18"/>
        </w:rPr>
        <w:t>. Design Dwelling Unit Water Heating Efficiency Information</w:t>
      </w:r>
    </w:p>
    <w:p w14:paraId="09A27A51" w14:textId="47264B24" w:rsidR="001030DF"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1B5F28">
        <w:rPr>
          <w:rFonts w:asciiTheme="minorHAnsi" w:hAnsiTheme="minorHAnsi" w:cstheme="minorHAnsi"/>
          <w:bCs/>
          <w:sz w:val="18"/>
          <w:szCs w:val="18"/>
        </w:rPr>
        <w:t xml:space="preserve">This table reports the water heating system features that were specified on the registered </w:t>
      </w:r>
      <w:r w:rsidR="00DA58BF">
        <w:rPr>
          <w:rFonts w:asciiTheme="minorHAnsi" w:hAnsiTheme="minorHAnsi" w:cstheme="minorHAnsi"/>
          <w:bCs/>
          <w:sz w:val="18"/>
          <w:szCs w:val="18"/>
        </w:rPr>
        <w:t>LMCC</w:t>
      </w:r>
      <w:r w:rsidRPr="001B5F28">
        <w:rPr>
          <w:rFonts w:asciiTheme="minorHAnsi" w:hAnsiTheme="minorHAnsi" w:cstheme="minorHAnsi"/>
          <w:bCs/>
          <w:sz w:val="18"/>
          <w:szCs w:val="18"/>
        </w:rPr>
        <w:t xml:space="preserve"> compliance document for this project. This section is for information/verification purposes only and requires no user input.</w:t>
      </w:r>
    </w:p>
    <w:p w14:paraId="1F7E439F" w14:textId="4BDBD9E1" w:rsidR="00DC414E" w:rsidRDefault="00DC414E"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p>
    <w:p w14:paraId="4C4268F9" w14:textId="6B3C3F97" w:rsidR="00DC414E"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00DC414E" w:rsidRPr="00BE0F6D">
        <w:rPr>
          <w:rFonts w:asciiTheme="minorHAnsi" w:hAnsiTheme="minorHAnsi" w:cstheme="minorHAnsi"/>
          <w:b/>
          <w:sz w:val="18"/>
          <w:szCs w:val="18"/>
        </w:rPr>
        <w:t>.</w:t>
      </w:r>
      <w:r w:rsidR="00BE0F6D" w:rsidRPr="00BE0F6D">
        <w:rPr>
          <w:rFonts w:asciiTheme="minorHAnsi" w:hAnsiTheme="minorHAnsi" w:cstheme="minorHAnsi"/>
          <w:b/>
          <w:sz w:val="18"/>
          <w:szCs w:val="18"/>
        </w:rPr>
        <w:t xml:space="preserve"> Installed Dwelling Unit Water Heating Efficiency Information</w:t>
      </w:r>
    </w:p>
    <w:p w14:paraId="33AE240F" w14:textId="77777777" w:rsidR="004E3A52" w:rsidRDefault="004E3A52" w:rsidP="004E3A5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This table reports the water heating system efficiency features installed in this project.  </w:t>
      </w:r>
    </w:p>
    <w:p w14:paraId="2D080D5B" w14:textId="25697B40" w:rsidR="00A94029" w:rsidRPr="008E7206" w:rsidRDefault="00A94029"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Water Heating System ID or Name – Reference information from Table </w:t>
      </w:r>
      <w:r w:rsidR="005C03FE" w:rsidRPr="008E7206">
        <w:rPr>
          <w:rFonts w:asciiTheme="minorHAnsi" w:hAnsiTheme="minorHAnsi" w:cstheme="minorHAnsi"/>
          <w:sz w:val="18"/>
          <w:szCs w:val="18"/>
        </w:rPr>
        <w:t>C</w:t>
      </w:r>
      <w:r w:rsidRPr="008E7206">
        <w:rPr>
          <w:rFonts w:asciiTheme="minorHAnsi" w:hAnsiTheme="minorHAnsi" w:cstheme="minorHAnsi"/>
          <w:sz w:val="18"/>
          <w:szCs w:val="18"/>
        </w:rPr>
        <w:t>.</w:t>
      </w:r>
    </w:p>
    <w:p w14:paraId="6EF99B39" w14:textId="3FC94A49" w:rsidR="008B4A61" w:rsidRPr="008E7206" w:rsidRDefault="00C67E03" w:rsidP="008E7206">
      <w:pPr>
        <w:pStyle w:val="ListParagraph"/>
        <w:keepNext/>
        <w:numPr>
          <w:ilvl w:val="0"/>
          <w:numId w:val="41"/>
        </w:numPr>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Heating Efficiency Type – Reference information from Table C. Different efficiency types </w:t>
      </w:r>
      <w:proofErr w:type="gramStart"/>
      <w:r w:rsidRPr="008E7206">
        <w:rPr>
          <w:rFonts w:asciiTheme="minorHAnsi" w:hAnsiTheme="minorHAnsi" w:cstheme="minorHAnsi"/>
          <w:sz w:val="18"/>
          <w:szCs w:val="18"/>
        </w:rPr>
        <w:t>are</w:t>
      </w:r>
      <w:proofErr w:type="gramEnd"/>
      <w:r w:rsidRPr="008E7206">
        <w:rPr>
          <w:rFonts w:asciiTheme="minorHAnsi" w:hAnsiTheme="minorHAnsi" w:cstheme="minorHAnsi"/>
          <w:sz w:val="18"/>
          <w:szCs w:val="18"/>
        </w:rPr>
        <w:t xml:space="preserve"> Energy Factor, AFUE, UEF and Thermal Efficiency.</w:t>
      </w:r>
      <w:r w:rsidR="00B466D9" w:rsidRPr="008E7206">
        <w:rPr>
          <w:rFonts w:asciiTheme="minorHAnsi" w:hAnsiTheme="minorHAnsi" w:cstheme="minorHAnsi"/>
          <w:bCs/>
          <w:sz w:val="18"/>
          <w:szCs w:val="18"/>
        </w:rPr>
        <w:tab/>
      </w:r>
    </w:p>
    <w:p w14:paraId="78C4D603" w14:textId="017363AB"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Heating Efficiency Value – User input must be equal to or higher efficiency than value indicated on Table C.</w:t>
      </w:r>
    </w:p>
    <w:p w14:paraId="3253181E" w14:textId="392C79DF"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 xml:space="preserve">Standby Loss – User input. Must be equal to or less than value indicated in Table C. Value may be N/A if </w:t>
      </w:r>
      <w:r w:rsidR="00DA58BF" w:rsidRPr="008E7206">
        <w:rPr>
          <w:rFonts w:asciiTheme="minorHAnsi" w:hAnsiTheme="minorHAnsi" w:cstheme="minorHAnsi"/>
          <w:bCs/>
          <w:sz w:val="18"/>
          <w:szCs w:val="18"/>
        </w:rPr>
        <w:t>LMCC</w:t>
      </w:r>
      <w:r w:rsidRPr="008E7206">
        <w:rPr>
          <w:rFonts w:asciiTheme="minorHAnsi" w:hAnsiTheme="minorHAnsi" w:cstheme="minorHAnsi"/>
          <w:bCs/>
          <w:sz w:val="18"/>
          <w:szCs w:val="18"/>
        </w:rPr>
        <w:t xml:space="preserve"> value is N/A.  </w:t>
      </w:r>
    </w:p>
    <w:p w14:paraId="38D10772" w14:textId="4A2D5C3F"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 xml:space="preserve">Exterior Insulation R-Value – User input. Must be equal to or higher than value indicated in Table C. Value may be N/A if </w:t>
      </w:r>
      <w:r w:rsidR="00DA58BF" w:rsidRPr="008E7206">
        <w:rPr>
          <w:rFonts w:asciiTheme="minorHAnsi" w:hAnsiTheme="minorHAnsi" w:cstheme="minorHAnsi"/>
          <w:bCs/>
          <w:sz w:val="18"/>
          <w:szCs w:val="18"/>
        </w:rPr>
        <w:t>LMCC</w:t>
      </w:r>
      <w:r w:rsidRPr="008E7206">
        <w:rPr>
          <w:rFonts w:asciiTheme="minorHAnsi" w:hAnsiTheme="minorHAnsi" w:cstheme="minorHAnsi"/>
          <w:bCs/>
          <w:sz w:val="18"/>
          <w:szCs w:val="18"/>
        </w:rPr>
        <w:t xml:space="preserve"> value is N/A. </w:t>
      </w:r>
    </w:p>
    <w:p w14:paraId="0D989A83" w14:textId="755633DB" w:rsidR="006567C5" w:rsidRPr="008E7206" w:rsidRDefault="0088574E" w:rsidP="008E7206">
      <w:pPr>
        <w:pStyle w:val="ListParagraph"/>
        <w:keepNext/>
        <w:numPr>
          <w:ilvl w:val="0"/>
          <w:numId w:val="41"/>
        </w:numPr>
        <w:spacing w:after="0" w:line="240" w:lineRule="auto"/>
        <w:rPr>
          <w:rFonts w:asciiTheme="minorHAnsi" w:hAnsiTheme="minorHAnsi" w:cstheme="minorHAnsi"/>
          <w:bCs/>
          <w:sz w:val="18"/>
          <w:szCs w:val="18"/>
        </w:rPr>
      </w:pPr>
      <w:r w:rsidRPr="008E7206">
        <w:rPr>
          <w:rFonts w:asciiTheme="minorHAnsi" w:hAnsiTheme="minorHAnsi" w:cstheme="minorHAnsi"/>
          <w:sz w:val="18"/>
          <w:szCs w:val="18"/>
        </w:rPr>
        <w:t>Water Heater Storage Volume (gal) – User input. Must be equal to the value indicated in Table C. Value may be N/A if water heater type is instantaneous with zero storage.</w:t>
      </w:r>
    </w:p>
    <w:p w14:paraId="49BA0148" w14:textId="47F0FBF0" w:rsid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Tank location – User input. Must be equal to value indicated in Table C.</w:t>
      </w:r>
    </w:p>
    <w:p w14:paraId="02FE0187" w14:textId="77777777" w:rsidR="008E7206" w:rsidRDefault="008E7206">
      <w:pPr>
        <w:spacing w:after="0" w:line="240" w:lineRule="auto"/>
        <w:rPr>
          <w:rFonts w:asciiTheme="minorHAnsi" w:hAnsiTheme="minorHAnsi" w:cstheme="minorHAnsi"/>
          <w:bCs/>
          <w:sz w:val="18"/>
          <w:szCs w:val="18"/>
        </w:rPr>
      </w:pPr>
      <w:r>
        <w:rPr>
          <w:rFonts w:asciiTheme="minorHAnsi" w:hAnsiTheme="minorHAnsi" w:cstheme="minorHAnsi"/>
          <w:bCs/>
          <w:sz w:val="18"/>
          <w:szCs w:val="18"/>
        </w:rPr>
        <w:br w:type="page"/>
      </w:r>
    </w:p>
    <w:p w14:paraId="7B8DA3DD" w14:textId="1E6B16B0" w:rsidR="002A76D1" w:rsidRPr="005828AE" w:rsidRDefault="008C7B33"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lastRenderedPageBreak/>
        <w:t>E</w:t>
      </w:r>
      <w:r w:rsidR="002A76D1" w:rsidRPr="005828AE">
        <w:rPr>
          <w:rFonts w:asciiTheme="minorHAnsi" w:hAnsiTheme="minorHAnsi" w:cstheme="minorHAnsi"/>
          <w:b/>
          <w:sz w:val="18"/>
          <w:szCs w:val="18"/>
        </w:rPr>
        <w:t>. Installed Water Heater Manufacturer Information</w:t>
      </w:r>
    </w:p>
    <w:p w14:paraId="7B8DA3DE" w14:textId="0841CCCF" w:rsidR="002A76D1" w:rsidRPr="005828AE" w:rsidRDefault="002A76D1" w:rsidP="005828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manufacturer information of the installed water heater(s). Require one line for each installed water heater</w:t>
      </w:r>
      <w:r w:rsidR="003C1641" w:rsidRPr="005828AE">
        <w:rPr>
          <w:rFonts w:asciiTheme="minorHAnsi" w:hAnsiTheme="minorHAnsi" w:cstheme="minorHAnsi"/>
          <w:sz w:val="18"/>
          <w:szCs w:val="18"/>
        </w:rPr>
        <w:t>.  Not applicable for central systems.</w:t>
      </w:r>
    </w:p>
    <w:p w14:paraId="7B8DA3E0" w14:textId="2F77C8B1"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 xml:space="preserve">Water Heating System ID or Name – Reference information from </w:t>
      </w:r>
      <w:r w:rsidR="00F9082D" w:rsidRPr="008E7206">
        <w:rPr>
          <w:rFonts w:asciiTheme="minorHAnsi" w:hAnsiTheme="minorHAnsi" w:cstheme="minorHAnsi"/>
          <w:sz w:val="18"/>
          <w:szCs w:val="18"/>
        </w:rPr>
        <w:t xml:space="preserve">Table </w:t>
      </w:r>
      <w:r w:rsidR="00562FBC" w:rsidRPr="008E7206">
        <w:rPr>
          <w:rFonts w:asciiTheme="minorHAnsi" w:hAnsiTheme="minorHAnsi" w:cstheme="minorHAnsi"/>
          <w:sz w:val="18"/>
          <w:szCs w:val="18"/>
        </w:rPr>
        <w:t>B or B2</w:t>
      </w:r>
      <w:r w:rsidRPr="008E7206">
        <w:rPr>
          <w:rFonts w:asciiTheme="minorHAnsi" w:hAnsiTheme="minorHAnsi" w:cstheme="minorHAnsi"/>
          <w:sz w:val="18"/>
          <w:szCs w:val="18"/>
        </w:rPr>
        <w:t>.</w:t>
      </w:r>
    </w:p>
    <w:p w14:paraId="7B8DA3E1" w14:textId="0D8BB650"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Manufacturer – User input. Enter the name of the water heater manufacturer.</w:t>
      </w:r>
    </w:p>
    <w:p w14:paraId="7B8DA3E2" w14:textId="2C09B98D"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Model Number – User input. Enter the model number of the water heater.</w:t>
      </w:r>
    </w:p>
    <w:p w14:paraId="2F8EDB8C" w14:textId="06909697" w:rsidR="007667EA" w:rsidRDefault="007667EA"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6E6AA10" w14:textId="4ECBA14C" w:rsidR="007667EA" w:rsidRPr="00542719" w:rsidRDefault="007667EA" w:rsidP="007667E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r>
        <w:rPr>
          <w:rFonts w:asciiTheme="minorHAnsi" w:hAnsiTheme="minorHAnsi" w:cstheme="minorHAnsi"/>
          <w:b/>
          <w:sz w:val="18"/>
          <w:szCs w:val="18"/>
        </w:rPr>
        <w:t>F</w:t>
      </w:r>
      <w:r w:rsidRPr="00542719">
        <w:rPr>
          <w:rFonts w:asciiTheme="minorHAnsi" w:hAnsiTheme="minorHAnsi" w:cstheme="minorHAnsi"/>
          <w:b/>
          <w:sz w:val="18"/>
          <w:szCs w:val="18"/>
        </w:rPr>
        <w:t xml:space="preserve">. </w:t>
      </w:r>
      <w:r>
        <w:rPr>
          <w:rFonts w:asciiTheme="minorHAnsi" w:hAnsiTheme="minorHAnsi" w:cstheme="minorHAnsi"/>
          <w:b/>
          <w:sz w:val="18"/>
          <w:szCs w:val="18"/>
        </w:rPr>
        <w:t>Mandatory Measures for a</w:t>
      </w:r>
      <w:r w:rsidRPr="00542719">
        <w:rPr>
          <w:rFonts w:asciiTheme="minorHAnsi" w:hAnsiTheme="minorHAnsi" w:cstheme="minorHAnsi"/>
          <w:b/>
          <w:sz w:val="18"/>
          <w:szCs w:val="18"/>
        </w:rPr>
        <w:t>ll Domestic Hot Water Distribution Systems</w:t>
      </w:r>
    </w:p>
    <w:p w14:paraId="4A170ADE" w14:textId="0EFCCD6A" w:rsidR="007667EA" w:rsidRDefault="007667EA" w:rsidP="003E2C33">
      <w:pPr>
        <w:spacing w:after="0" w:line="240" w:lineRule="auto"/>
        <w:rPr>
          <w:rFonts w:asciiTheme="minorHAnsi" w:hAnsiTheme="minorHAnsi" w:cstheme="minorHAnsi"/>
          <w:sz w:val="18"/>
          <w:szCs w:val="18"/>
        </w:rPr>
      </w:pPr>
      <w:r w:rsidRPr="00542719">
        <w:rPr>
          <w:rFonts w:asciiTheme="minorHAnsi" w:hAnsiTheme="minorHAnsi" w:cstheme="minorHAnsi"/>
          <w:sz w:val="18"/>
          <w:szCs w:val="18"/>
        </w:rPr>
        <w:t xml:space="preserve">This table lists the requirements for all </w:t>
      </w:r>
      <w:r>
        <w:rPr>
          <w:rFonts w:asciiTheme="minorHAnsi" w:hAnsiTheme="minorHAnsi" w:cstheme="minorHAnsi"/>
          <w:sz w:val="18"/>
          <w:szCs w:val="18"/>
        </w:rPr>
        <w:t>DHW</w:t>
      </w:r>
      <w:r w:rsidRPr="00542719">
        <w:rPr>
          <w:rFonts w:asciiTheme="minorHAnsi" w:hAnsiTheme="minorHAnsi" w:cstheme="minorHAnsi"/>
          <w:sz w:val="18"/>
          <w:szCs w:val="18"/>
        </w:rPr>
        <w:t xml:space="preserve"> systems.  Installer must ensure all the requirements on this table are met. </w:t>
      </w:r>
    </w:p>
    <w:p w14:paraId="13610A6A" w14:textId="77777777" w:rsidR="003E2C33" w:rsidRPr="00542719" w:rsidRDefault="003E2C33" w:rsidP="003E2C33">
      <w:pPr>
        <w:spacing w:after="0" w:line="240" w:lineRule="auto"/>
        <w:rPr>
          <w:rFonts w:asciiTheme="minorHAnsi" w:hAnsiTheme="minorHAnsi" w:cstheme="minorHAnsi"/>
          <w:sz w:val="18"/>
          <w:szCs w:val="18"/>
        </w:rPr>
      </w:pPr>
    </w:p>
    <w:p w14:paraId="02D9A7BE" w14:textId="0C88CBB4" w:rsidR="00E303B7" w:rsidRPr="005828AE" w:rsidRDefault="007667EA" w:rsidP="00E303B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G</w:t>
      </w:r>
      <w:r w:rsidR="00B265DF" w:rsidRPr="005828AE">
        <w:rPr>
          <w:rFonts w:asciiTheme="minorHAnsi" w:hAnsiTheme="minorHAnsi" w:cstheme="minorHAnsi"/>
          <w:b/>
          <w:sz w:val="18"/>
          <w:szCs w:val="18"/>
        </w:rPr>
        <w:t xml:space="preserve">. </w:t>
      </w:r>
      <w:r w:rsidR="00E303B7">
        <w:rPr>
          <w:rFonts w:asciiTheme="minorHAnsi" w:hAnsiTheme="minorHAnsi" w:cstheme="minorHAnsi"/>
          <w:b/>
          <w:sz w:val="18"/>
          <w:szCs w:val="18"/>
        </w:rPr>
        <w:t xml:space="preserve"> </w:t>
      </w:r>
      <w:r w:rsidR="00E303B7" w:rsidRPr="001602AA">
        <w:rPr>
          <w:rFonts w:asciiTheme="minorHAnsi" w:hAnsiTheme="minorHAnsi" w:cstheme="minorHAnsi"/>
          <w:b/>
          <w:sz w:val="18"/>
          <w:szCs w:val="18"/>
        </w:rPr>
        <w:t xml:space="preserve">Compact </w:t>
      </w:r>
      <w:r w:rsidR="00E303B7">
        <w:rPr>
          <w:rFonts w:asciiTheme="minorHAnsi" w:hAnsiTheme="minorHAnsi" w:cstheme="minorHAnsi"/>
          <w:b/>
          <w:sz w:val="18"/>
          <w:szCs w:val="18"/>
        </w:rPr>
        <w:t>Hot Water</w:t>
      </w:r>
      <w:r w:rsidR="00E303B7" w:rsidRPr="001602AA">
        <w:rPr>
          <w:rFonts w:asciiTheme="minorHAnsi" w:hAnsiTheme="minorHAnsi" w:cstheme="minorHAnsi"/>
          <w:b/>
          <w:sz w:val="18"/>
          <w:szCs w:val="18"/>
        </w:rPr>
        <w:t xml:space="preserve"> Distribution</w:t>
      </w:r>
      <w:r w:rsidR="00E303B7">
        <w:rPr>
          <w:rFonts w:asciiTheme="minorHAnsi" w:hAnsiTheme="minorHAnsi" w:cstheme="minorHAnsi"/>
          <w:b/>
          <w:sz w:val="18"/>
          <w:szCs w:val="18"/>
        </w:rPr>
        <w:t xml:space="preserve"> Basic</w:t>
      </w:r>
    </w:p>
    <w:p w14:paraId="57F6CDE5" w14:textId="7D37B07D" w:rsidR="000947DF"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performance compliance is used, this table lists the values used in the performance calculation and require no user input.</w:t>
      </w:r>
    </w:p>
    <w:p w14:paraId="365ABFFF" w14:textId="705A208E" w:rsidR="000E1923"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prescriptive compliance is used, fill out this table</w:t>
      </w:r>
      <w:r w:rsidR="00871C6C">
        <w:rPr>
          <w:rFonts w:asciiTheme="minorHAnsi" w:hAnsiTheme="minorHAnsi" w:cstheme="minorHAnsi"/>
          <w:sz w:val="18"/>
          <w:szCs w:val="18"/>
        </w:rPr>
        <w:t>.</w:t>
      </w:r>
    </w:p>
    <w:p w14:paraId="157FF86F" w14:textId="2FB89A04" w:rsidR="009075FA" w:rsidRPr="008E7206" w:rsidRDefault="009075FA"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Dwelling Name</w:t>
      </w:r>
      <w:r w:rsidR="00384225" w:rsidRPr="008E7206">
        <w:rPr>
          <w:rFonts w:asciiTheme="minorHAnsi" w:hAnsiTheme="minorHAnsi" w:cstheme="minorHAnsi"/>
          <w:bCs/>
          <w:sz w:val="18"/>
          <w:szCs w:val="18"/>
        </w:rPr>
        <w:t xml:space="preserve">. </w:t>
      </w:r>
      <w:r w:rsidR="00384225" w:rsidRPr="008E7206">
        <w:rPr>
          <w:rFonts w:asciiTheme="minorHAnsi" w:hAnsiTheme="minorHAnsi" w:cstheme="minorHAnsi"/>
          <w:sz w:val="18"/>
          <w:szCs w:val="18"/>
        </w:rPr>
        <w:t xml:space="preserve">Reference information from Table </w:t>
      </w:r>
      <w:r w:rsidR="00532C03" w:rsidRPr="008E7206">
        <w:rPr>
          <w:rFonts w:asciiTheme="minorHAnsi" w:hAnsiTheme="minorHAnsi" w:cstheme="minorHAnsi"/>
          <w:sz w:val="18"/>
          <w:szCs w:val="18"/>
        </w:rPr>
        <w:t>A</w:t>
      </w:r>
      <w:r w:rsidR="00562FBC" w:rsidRPr="008E7206">
        <w:rPr>
          <w:rFonts w:asciiTheme="minorHAnsi" w:hAnsiTheme="minorHAnsi" w:cstheme="minorHAnsi"/>
          <w:sz w:val="18"/>
          <w:szCs w:val="18"/>
        </w:rPr>
        <w:t>2</w:t>
      </w:r>
      <w:r w:rsidR="00F12B79" w:rsidRPr="008E7206">
        <w:rPr>
          <w:rFonts w:asciiTheme="minorHAnsi" w:hAnsiTheme="minorHAnsi" w:cstheme="minorHAnsi"/>
          <w:sz w:val="18"/>
          <w:szCs w:val="18"/>
        </w:rPr>
        <w:t>.</w:t>
      </w:r>
    </w:p>
    <w:p w14:paraId="0A922BF1" w14:textId="4D1161FB" w:rsidR="00B265DF" w:rsidRPr="008E7206" w:rsidRDefault="000E1923"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the </w:t>
      </w:r>
      <w:r w:rsidR="00871C6C" w:rsidRPr="008E7206">
        <w:rPr>
          <w:rFonts w:asciiTheme="minorHAnsi" w:hAnsiTheme="minorHAnsi" w:cstheme="minorHAnsi"/>
          <w:sz w:val="18"/>
          <w:szCs w:val="18"/>
        </w:rPr>
        <w:t>m</w:t>
      </w:r>
      <w:r w:rsidR="00B265DF" w:rsidRPr="008E7206">
        <w:rPr>
          <w:rFonts w:asciiTheme="minorHAnsi" w:hAnsiTheme="minorHAnsi" w:cstheme="minorHAnsi"/>
          <w:sz w:val="18"/>
          <w:szCs w:val="18"/>
        </w:rPr>
        <w:t>a</w:t>
      </w:r>
      <w:r w:rsidRPr="008E7206">
        <w:rPr>
          <w:rFonts w:asciiTheme="minorHAnsi" w:hAnsiTheme="minorHAnsi" w:cstheme="minorHAnsi"/>
          <w:sz w:val="18"/>
          <w:szCs w:val="18"/>
        </w:rPr>
        <w:t>s</w:t>
      </w:r>
      <w:r w:rsidR="00B265DF" w:rsidRPr="008E7206">
        <w:rPr>
          <w:rFonts w:asciiTheme="minorHAnsi" w:hAnsiTheme="minorHAnsi" w:cstheme="minorHAnsi"/>
          <w:sz w:val="18"/>
          <w:szCs w:val="18"/>
        </w:rPr>
        <w:t xml:space="preserve">ter </w:t>
      </w:r>
      <w:r w:rsidR="00871C6C" w:rsidRPr="008E7206">
        <w:rPr>
          <w:rFonts w:asciiTheme="minorHAnsi" w:hAnsiTheme="minorHAnsi" w:cstheme="minorHAnsi"/>
          <w:sz w:val="18"/>
          <w:szCs w:val="18"/>
        </w:rPr>
        <w:t>b</w:t>
      </w:r>
      <w:r w:rsidR="00B265DF" w:rsidRPr="008E7206">
        <w:rPr>
          <w:rFonts w:asciiTheme="minorHAnsi" w:hAnsiTheme="minorHAnsi" w:cstheme="minorHAnsi"/>
          <w:sz w:val="18"/>
          <w:szCs w:val="18"/>
        </w:rPr>
        <w:t xml:space="preserve">ath distance of furthest fixture 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 in feet.</w:t>
      </w:r>
      <w:r w:rsidR="00623BA8" w:rsidRPr="008E7206">
        <w:rPr>
          <w:rFonts w:asciiTheme="minorHAnsi" w:hAnsiTheme="minorHAnsi" w:cstheme="minorHAnsi"/>
          <w:sz w:val="18"/>
          <w:szCs w:val="18"/>
        </w:rPr>
        <w:t xml:space="preserve"> </w:t>
      </w:r>
      <w:bookmarkStart w:id="2" w:name="_Hlk4150104"/>
      <w:r w:rsidR="00623BA8" w:rsidRPr="008E7206">
        <w:rPr>
          <w:rFonts w:asciiTheme="minorHAnsi" w:hAnsiTheme="minorHAnsi" w:cstheme="minorHAnsi"/>
          <w:sz w:val="18"/>
          <w:szCs w:val="18"/>
        </w:rPr>
        <w:t>For multiple water heaters, enter the distance to the closest water heater.</w:t>
      </w:r>
    </w:p>
    <w:bookmarkEnd w:id="2"/>
    <w:p w14:paraId="78F61EDE" w14:textId="27AB1251" w:rsidR="00B265DF" w:rsidRPr="008E7206" w:rsidRDefault="000E1923"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the </w:t>
      </w:r>
      <w:r w:rsidR="00871C6C" w:rsidRPr="008E7206">
        <w:rPr>
          <w:rFonts w:asciiTheme="minorHAnsi" w:hAnsiTheme="minorHAnsi" w:cstheme="minorHAnsi"/>
          <w:sz w:val="18"/>
          <w:szCs w:val="18"/>
        </w:rPr>
        <w:t>k</w:t>
      </w:r>
      <w:r w:rsidR="00B265DF" w:rsidRPr="008E7206">
        <w:rPr>
          <w:rFonts w:asciiTheme="minorHAnsi" w:hAnsiTheme="minorHAnsi" w:cstheme="minorHAnsi"/>
          <w:sz w:val="18"/>
          <w:szCs w:val="18"/>
        </w:rPr>
        <w:t xml:space="preserve">itchen distance from furthest fixture 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 in feet</w:t>
      </w:r>
      <w:r w:rsidR="00871C6C" w:rsidRPr="008E7206">
        <w:rPr>
          <w:rFonts w:asciiTheme="minorHAnsi" w:hAnsiTheme="minorHAnsi" w:cstheme="minorHAnsi"/>
          <w:sz w:val="18"/>
          <w:szCs w:val="18"/>
        </w:rPr>
        <w:t>.</w:t>
      </w:r>
      <w:r w:rsidR="00623BA8" w:rsidRPr="008E7206">
        <w:rPr>
          <w:rFonts w:asciiTheme="minorHAnsi" w:hAnsiTheme="minorHAnsi" w:cstheme="minorHAnsi"/>
          <w:sz w:val="18"/>
          <w:szCs w:val="18"/>
        </w:rPr>
        <w:t xml:space="preserve"> For multiple water heaters, enter the distance to the closest water heater.</w:t>
      </w:r>
    </w:p>
    <w:p w14:paraId="3AC5B67C" w14:textId="79D64078" w:rsidR="00B265DF" w:rsidRPr="008E7206" w:rsidRDefault="000E1923" w:rsidP="008E7206">
      <w:pPr>
        <w:pStyle w:val="ListParagraph"/>
        <w:numPr>
          <w:ilvl w:val="0"/>
          <w:numId w:val="43"/>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w:t>
      </w:r>
      <w:r w:rsidR="00871C6C" w:rsidRPr="008E7206">
        <w:rPr>
          <w:rFonts w:asciiTheme="minorHAnsi" w:hAnsiTheme="minorHAnsi" w:cstheme="minorHAnsi"/>
          <w:sz w:val="18"/>
          <w:szCs w:val="18"/>
        </w:rPr>
        <w:t>f</w:t>
      </w:r>
      <w:r w:rsidR="00B265DF" w:rsidRPr="008E7206">
        <w:rPr>
          <w:rFonts w:asciiTheme="minorHAnsi" w:hAnsiTheme="minorHAnsi" w:cstheme="minorHAnsi"/>
          <w:sz w:val="18"/>
          <w:szCs w:val="18"/>
        </w:rPr>
        <w:t xml:space="preserve">urthest </w:t>
      </w:r>
      <w:r w:rsidR="00871C6C" w:rsidRPr="008E7206">
        <w:rPr>
          <w:rFonts w:asciiTheme="minorHAnsi" w:hAnsiTheme="minorHAnsi" w:cstheme="minorHAnsi"/>
          <w:sz w:val="18"/>
          <w:szCs w:val="18"/>
        </w:rPr>
        <w:t>t</w:t>
      </w:r>
      <w:r w:rsidR="00B265DF" w:rsidRPr="008E7206">
        <w:rPr>
          <w:rFonts w:asciiTheme="minorHAnsi" w:hAnsiTheme="minorHAnsi" w:cstheme="minorHAnsi"/>
          <w:sz w:val="18"/>
          <w:szCs w:val="18"/>
        </w:rPr>
        <w:t xml:space="preserve">hird fixtures </w:t>
      </w:r>
      <w:r w:rsidR="000947DF" w:rsidRPr="008E7206">
        <w:rPr>
          <w:rFonts w:asciiTheme="minorHAnsi" w:hAnsiTheme="minorHAnsi" w:cstheme="minorHAnsi"/>
          <w:sz w:val="18"/>
          <w:szCs w:val="18"/>
        </w:rPr>
        <w:t xml:space="preserve">from fixture </w:t>
      </w:r>
      <w:r w:rsidR="00B265DF" w:rsidRPr="008E7206">
        <w:rPr>
          <w:rFonts w:asciiTheme="minorHAnsi" w:hAnsiTheme="minorHAnsi" w:cstheme="minorHAnsi"/>
          <w:sz w:val="18"/>
          <w:szCs w:val="18"/>
        </w:rPr>
        <w:t xml:space="preserve">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w:t>
      </w:r>
      <w:r w:rsidR="000947DF" w:rsidRPr="008E7206">
        <w:rPr>
          <w:rFonts w:asciiTheme="minorHAnsi" w:hAnsiTheme="minorHAnsi" w:cstheme="minorHAnsi"/>
          <w:sz w:val="18"/>
          <w:szCs w:val="18"/>
        </w:rPr>
        <w:t xml:space="preserve"> in feet</w:t>
      </w:r>
      <w:r w:rsidR="00871C6C" w:rsidRPr="008E7206">
        <w:rPr>
          <w:rFonts w:asciiTheme="minorHAnsi" w:hAnsiTheme="minorHAnsi" w:cstheme="minorHAnsi"/>
          <w:sz w:val="18"/>
          <w:szCs w:val="18"/>
        </w:rPr>
        <w:t>.</w:t>
      </w:r>
      <w:r w:rsidR="00623BA8" w:rsidRPr="008E7206">
        <w:rPr>
          <w:rFonts w:asciiTheme="minorHAnsi" w:hAnsiTheme="minorHAnsi" w:cstheme="minorHAnsi"/>
          <w:sz w:val="18"/>
          <w:szCs w:val="18"/>
        </w:rPr>
        <w:t xml:space="preserve"> </w:t>
      </w:r>
      <w:bookmarkStart w:id="3" w:name="_Hlk4150129"/>
      <w:r w:rsidR="00623BA8" w:rsidRPr="008E7206">
        <w:rPr>
          <w:rFonts w:asciiTheme="minorHAnsi" w:hAnsiTheme="minorHAnsi" w:cstheme="minorHAnsi"/>
          <w:sz w:val="18"/>
          <w:szCs w:val="18"/>
        </w:rPr>
        <w:t xml:space="preserve">For multiple water heaters, </w:t>
      </w:r>
      <w:r w:rsidR="00B804A4" w:rsidRPr="008E7206">
        <w:rPr>
          <w:rFonts w:asciiTheme="minorHAnsi" w:hAnsiTheme="minorHAnsi" w:cstheme="minorHAnsi"/>
          <w:sz w:val="18"/>
          <w:szCs w:val="18"/>
        </w:rPr>
        <w:t xml:space="preserve">enter </w:t>
      </w:r>
      <w:r w:rsidR="00623BA8" w:rsidRPr="008E7206">
        <w:rPr>
          <w:rFonts w:asciiTheme="minorHAnsi" w:hAnsiTheme="minorHAnsi" w:cstheme="minorHAnsi"/>
          <w:sz w:val="18"/>
          <w:szCs w:val="18"/>
        </w:rPr>
        <w:t xml:space="preserve">the average of the furthest </w:t>
      </w:r>
      <w:r w:rsidR="00B804A4" w:rsidRPr="008E7206">
        <w:rPr>
          <w:rFonts w:asciiTheme="minorHAnsi" w:hAnsiTheme="minorHAnsi" w:cstheme="minorHAnsi"/>
          <w:sz w:val="18"/>
          <w:szCs w:val="18"/>
        </w:rPr>
        <w:t>distance of each water heater.</w:t>
      </w:r>
    </w:p>
    <w:bookmarkEnd w:id="3"/>
    <w:p w14:paraId="15517A98" w14:textId="07805422" w:rsidR="00B265DF" w:rsidRPr="008E7206" w:rsidRDefault="00871C6C"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Weighted Distance - </w:t>
      </w:r>
      <w:r w:rsidR="000E1923" w:rsidRPr="008E7206">
        <w:rPr>
          <w:rFonts w:asciiTheme="minorHAnsi" w:hAnsiTheme="minorHAnsi" w:cstheme="minorHAnsi"/>
          <w:sz w:val="18"/>
          <w:szCs w:val="18"/>
        </w:rPr>
        <w:t>Calculated value – no user input required</w:t>
      </w:r>
      <w:r w:rsidRPr="008E7206">
        <w:rPr>
          <w:rFonts w:asciiTheme="minorHAnsi" w:hAnsiTheme="minorHAnsi" w:cstheme="minorHAnsi"/>
          <w:sz w:val="18"/>
          <w:szCs w:val="18"/>
        </w:rPr>
        <w:t>.</w:t>
      </w:r>
    </w:p>
    <w:p w14:paraId="74922AB9" w14:textId="04FCB2A5" w:rsidR="00B265DF" w:rsidRPr="008E7206" w:rsidRDefault="00871C6C"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Qualification Distance - </w:t>
      </w:r>
      <w:r w:rsidR="000E1923" w:rsidRPr="008E7206">
        <w:rPr>
          <w:rFonts w:asciiTheme="minorHAnsi" w:hAnsiTheme="minorHAnsi" w:cstheme="minorHAnsi"/>
          <w:sz w:val="18"/>
          <w:szCs w:val="18"/>
        </w:rPr>
        <w:t>Calculated value – no user input required</w:t>
      </w:r>
      <w:r w:rsidRPr="008E7206">
        <w:rPr>
          <w:rFonts w:asciiTheme="minorHAnsi" w:hAnsiTheme="minorHAnsi" w:cstheme="minorHAnsi"/>
          <w:sz w:val="18"/>
          <w:szCs w:val="18"/>
        </w:rPr>
        <w:t>.</w:t>
      </w:r>
    </w:p>
    <w:p w14:paraId="6491C1CF" w14:textId="22817D4B" w:rsidR="00B265DF" w:rsidRDefault="00B265DF"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7B8DA3EE" w14:textId="134BC738" w:rsidR="002A76D1" w:rsidRPr="005828AE" w:rsidRDefault="00B65824"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002A76D1" w:rsidRPr="005828AE">
        <w:rPr>
          <w:rFonts w:asciiTheme="minorHAnsi" w:hAnsiTheme="minorHAnsi" w:cstheme="minorHAnsi"/>
          <w:b/>
          <w:sz w:val="18"/>
          <w:szCs w:val="18"/>
        </w:rPr>
        <w:t>. Parallel Piping Requirements</w:t>
      </w:r>
    </w:p>
    <w:p w14:paraId="7B8DA3EF" w14:textId="11C1851A"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Parallel Piping.</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B40ACF">
        <w:rPr>
          <w:rFonts w:asciiTheme="minorHAnsi" w:hAnsiTheme="minorHAnsi" w:cstheme="minorHAnsi"/>
          <w:sz w:val="18"/>
          <w:szCs w:val="18"/>
        </w:rPr>
        <w:t>J</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 xml:space="preserve">n this table are met.  </w:t>
      </w:r>
    </w:p>
    <w:p w14:paraId="7B8DA3F0" w14:textId="5A0E5B6D" w:rsidR="002A76D1" w:rsidRPr="005828AE" w:rsidRDefault="002A76D1" w:rsidP="002A76D1">
      <w:pPr>
        <w:autoSpaceDE w:val="0"/>
        <w:autoSpaceDN w:val="0"/>
        <w:adjustRightInd w:val="0"/>
        <w:spacing w:after="0" w:line="240" w:lineRule="auto"/>
        <w:rPr>
          <w:rFonts w:asciiTheme="minorHAnsi" w:hAnsiTheme="minorHAnsi" w:cstheme="minorHAnsi"/>
          <w:sz w:val="18"/>
          <w:szCs w:val="18"/>
        </w:rPr>
      </w:pPr>
    </w:p>
    <w:p w14:paraId="34B9219D" w14:textId="1733A807" w:rsidR="000919BD" w:rsidRPr="005828AE" w:rsidRDefault="00B65824">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000919BD" w:rsidRPr="005828AE">
        <w:rPr>
          <w:rFonts w:asciiTheme="minorHAnsi" w:hAnsiTheme="minorHAnsi" w:cstheme="minorHAnsi"/>
          <w:b/>
          <w:sz w:val="18"/>
          <w:szCs w:val="18"/>
        </w:rPr>
        <w:t>. Point of Use Requirements</w:t>
      </w:r>
    </w:p>
    <w:p w14:paraId="716C8590" w14:textId="481BE8DF" w:rsidR="000919BD" w:rsidRPr="005828AE" w:rsidRDefault="000919BD">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Point of Use</w:t>
      </w:r>
      <w:r w:rsidRPr="005828AE">
        <w:rPr>
          <w:rFonts w:asciiTheme="minorHAnsi" w:hAnsiTheme="minorHAnsi" w:cstheme="minorHAnsi"/>
          <w:sz w:val="18"/>
          <w:szCs w:val="18"/>
        </w:rPr>
        <w:t xml:space="preserve">. In addition </w:t>
      </w:r>
      <w:r w:rsidR="009B3B3A" w:rsidRPr="005828AE">
        <w:rPr>
          <w:rFonts w:asciiTheme="minorHAnsi" w:hAnsiTheme="minorHAnsi" w:cstheme="minorHAnsi"/>
          <w:sz w:val="18"/>
          <w:szCs w:val="18"/>
        </w:rPr>
        <w:t xml:space="preserve">to </w:t>
      </w:r>
      <w:r w:rsidRPr="005828AE">
        <w:rPr>
          <w:rFonts w:asciiTheme="minorHAnsi" w:hAnsiTheme="minorHAnsi" w:cstheme="minorHAnsi"/>
          <w:sz w:val="18"/>
          <w:szCs w:val="18"/>
        </w:rPr>
        <w:t xml:space="preserve">the mandatory requirements in Table </w:t>
      </w:r>
      <w:r w:rsidR="00F65E13">
        <w:rPr>
          <w:rFonts w:asciiTheme="minorHAnsi" w:hAnsiTheme="minorHAnsi" w:cstheme="minorHAnsi"/>
          <w:sz w:val="18"/>
          <w:szCs w:val="18"/>
        </w:rPr>
        <w:t>J</w:t>
      </w:r>
      <w:r w:rsidRPr="005828AE">
        <w:rPr>
          <w:rFonts w:asciiTheme="minorHAnsi" w:hAnsiTheme="minorHAnsi" w:cstheme="minorHAnsi"/>
          <w:sz w:val="18"/>
          <w:szCs w:val="18"/>
        </w:rPr>
        <w:t>, the installe</w:t>
      </w:r>
      <w:r w:rsidR="009B3B3A" w:rsidRPr="005828AE">
        <w:rPr>
          <w:rFonts w:asciiTheme="minorHAnsi" w:hAnsiTheme="minorHAnsi" w:cstheme="minorHAnsi"/>
          <w:sz w:val="18"/>
          <w:szCs w:val="18"/>
        </w:rPr>
        <w:t>r must ensure the requirements i</w:t>
      </w:r>
      <w:r w:rsidRPr="005828AE">
        <w:rPr>
          <w:rFonts w:asciiTheme="minorHAnsi" w:hAnsiTheme="minorHAnsi" w:cstheme="minorHAnsi"/>
          <w:sz w:val="18"/>
          <w:szCs w:val="18"/>
        </w:rPr>
        <w:t>n this table are met.</w:t>
      </w:r>
    </w:p>
    <w:p w14:paraId="3D4B5EA0" w14:textId="1ACD362A" w:rsidR="000919BD" w:rsidRPr="005828AE" w:rsidRDefault="000919BD" w:rsidP="002A76D1">
      <w:pPr>
        <w:autoSpaceDE w:val="0"/>
        <w:autoSpaceDN w:val="0"/>
        <w:adjustRightInd w:val="0"/>
        <w:spacing w:after="0" w:line="240" w:lineRule="auto"/>
        <w:rPr>
          <w:rFonts w:asciiTheme="minorHAnsi" w:hAnsiTheme="minorHAnsi" w:cstheme="minorHAnsi"/>
          <w:b/>
          <w:sz w:val="18"/>
          <w:szCs w:val="18"/>
        </w:rPr>
      </w:pPr>
    </w:p>
    <w:p w14:paraId="31C73472" w14:textId="4475BFCC" w:rsidR="00067655"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067655" w:rsidRPr="005828AE">
        <w:rPr>
          <w:rFonts w:asciiTheme="minorHAnsi" w:hAnsiTheme="minorHAnsi" w:cstheme="minorHAnsi"/>
          <w:b/>
          <w:sz w:val="18"/>
          <w:szCs w:val="18"/>
        </w:rPr>
        <w:t>. Mandatory Requirements for all Recirculation System</w:t>
      </w:r>
    </w:p>
    <w:p w14:paraId="76E01337" w14:textId="5C6FC5EF" w:rsidR="00067655" w:rsidRPr="005828AE" w:rsidRDefault="00067655" w:rsidP="002A76D1">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The requirements of this table apply to all recirculation systems listed below.</w:t>
      </w:r>
    </w:p>
    <w:p w14:paraId="1FDCEF13" w14:textId="77777777" w:rsidR="00067655" w:rsidRPr="005828AE" w:rsidRDefault="00067655" w:rsidP="002A76D1">
      <w:pPr>
        <w:autoSpaceDE w:val="0"/>
        <w:autoSpaceDN w:val="0"/>
        <w:adjustRightInd w:val="0"/>
        <w:spacing w:after="0" w:line="240" w:lineRule="auto"/>
        <w:rPr>
          <w:rFonts w:asciiTheme="minorHAnsi" w:hAnsiTheme="minorHAnsi" w:cstheme="minorHAnsi"/>
          <w:b/>
          <w:sz w:val="18"/>
          <w:szCs w:val="18"/>
        </w:rPr>
      </w:pPr>
    </w:p>
    <w:p w14:paraId="7B8DA3F1" w14:textId="4DC12579" w:rsidR="002A76D1"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2A76D1" w:rsidRPr="005828AE">
        <w:rPr>
          <w:rFonts w:asciiTheme="minorHAnsi" w:hAnsiTheme="minorHAnsi" w:cstheme="minorHAnsi"/>
          <w:b/>
          <w:sz w:val="18"/>
          <w:szCs w:val="18"/>
        </w:rPr>
        <w:t>. Recirculation Non-</w:t>
      </w:r>
      <w:r w:rsidR="009B3B3A" w:rsidRPr="005828AE">
        <w:rPr>
          <w:rFonts w:asciiTheme="minorHAnsi" w:hAnsiTheme="minorHAnsi" w:cstheme="minorHAnsi"/>
          <w:b/>
          <w:sz w:val="18"/>
          <w:szCs w:val="18"/>
        </w:rPr>
        <w:t>D</w:t>
      </w:r>
      <w:r w:rsidR="002A76D1" w:rsidRPr="005828AE">
        <w:rPr>
          <w:rFonts w:asciiTheme="minorHAnsi" w:hAnsiTheme="minorHAnsi" w:cstheme="minorHAnsi"/>
          <w:b/>
          <w:sz w:val="18"/>
          <w:szCs w:val="18"/>
        </w:rPr>
        <w:t xml:space="preserve">emand </w:t>
      </w:r>
      <w:r w:rsidR="009B3B3A" w:rsidRPr="005828AE">
        <w:rPr>
          <w:rFonts w:asciiTheme="minorHAnsi" w:hAnsiTheme="minorHAnsi" w:cstheme="minorHAnsi"/>
          <w:b/>
          <w:sz w:val="18"/>
          <w:szCs w:val="18"/>
        </w:rPr>
        <w:t>C</w:t>
      </w:r>
      <w:r w:rsidR="002A76D1" w:rsidRPr="005828AE">
        <w:rPr>
          <w:rFonts w:asciiTheme="minorHAnsi" w:hAnsiTheme="minorHAnsi" w:cstheme="minorHAnsi"/>
          <w:b/>
          <w:sz w:val="18"/>
          <w:szCs w:val="18"/>
        </w:rPr>
        <w:t>ontrols Requirements</w:t>
      </w:r>
    </w:p>
    <w:p w14:paraId="7B8DA3F2" w14:textId="2AACA8B4"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 xml:space="preserve">Recirculation Non-demand </w:t>
      </w:r>
      <w:r w:rsidR="00550C64">
        <w:rPr>
          <w:rFonts w:asciiTheme="minorHAnsi" w:hAnsiTheme="minorHAnsi" w:cstheme="minorHAnsi"/>
          <w:b/>
          <w:sz w:val="18"/>
          <w:szCs w:val="18"/>
        </w:rPr>
        <w:t>C</w:t>
      </w:r>
      <w:r w:rsidRPr="005828AE">
        <w:rPr>
          <w:rFonts w:asciiTheme="minorHAnsi" w:hAnsiTheme="minorHAnsi" w:cstheme="minorHAnsi"/>
          <w:b/>
          <w:sz w:val="18"/>
          <w:szCs w:val="18"/>
        </w:rPr>
        <w:t>ontrols.</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07315C">
        <w:rPr>
          <w:rFonts w:asciiTheme="minorHAnsi" w:hAnsiTheme="minorHAnsi" w:cstheme="minorHAnsi"/>
          <w:sz w:val="18"/>
          <w:szCs w:val="18"/>
        </w:rPr>
        <w:t>J</w:t>
      </w:r>
      <w:r w:rsidR="000355C2" w:rsidRPr="005828AE">
        <w:rPr>
          <w:rFonts w:asciiTheme="minorHAnsi" w:hAnsiTheme="minorHAnsi" w:cstheme="minorHAnsi"/>
          <w:sz w:val="18"/>
          <w:szCs w:val="18"/>
        </w:rPr>
        <w:t xml:space="preserve"> and </w:t>
      </w:r>
      <w:r w:rsidR="0007315C">
        <w:rPr>
          <w:rFonts w:asciiTheme="minorHAnsi" w:hAnsiTheme="minorHAnsi" w:cstheme="minorHAnsi"/>
          <w:sz w:val="18"/>
          <w:szCs w:val="18"/>
        </w:rPr>
        <w:t>M</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3" w14:textId="3BDC5245" w:rsidR="002A76D1" w:rsidRPr="005828AE" w:rsidRDefault="002A76D1" w:rsidP="002A76D1">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7B8DA3F4" w14:textId="502A8792" w:rsidR="002A76D1" w:rsidRPr="005828AE" w:rsidRDefault="00B65824" w:rsidP="002A76D1">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Pr>
          <w:rFonts w:asciiTheme="minorHAnsi" w:hAnsiTheme="minorHAnsi" w:cstheme="minorHAnsi"/>
          <w:b/>
          <w:sz w:val="18"/>
          <w:szCs w:val="18"/>
        </w:rPr>
        <w:t>L</w:t>
      </w:r>
      <w:r w:rsidR="002A76D1" w:rsidRPr="005828AE">
        <w:rPr>
          <w:rFonts w:asciiTheme="minorHAnsi" w:hAnsiTheme="minorHAnsi" w:cstheme="minorHAnsi"/>
          <w:b/>
          <w:sz w:val="18"/>
          <w:szCs w:val="18"/>
        </w:rPr>
        <w:t>. Demand Recirculation Manual Control</w:t>
      </w:r>
      <w:r w:rsidR="002E0750" w:rsidRPr="005828AE">
        <w:rPr>
          <w:rFonts w:asciiTheme="minorHAnsi" w:hAnsiTheme="minorHAnsi" w:cstheme="minorHAnsi"/>
          <w:b/>
          <w:sz w:val="18"/>
          <w:szCs w:val="18"/>
        </w:rPr>
        <w:t>/Sensor Control</w:t>
      </w:r>
      <w:r w:rsidR="002A76D1" w:rsidRPr="005828AE">
        <w:rPr>
          <w:rFonts w:asciiTheme="minorHAnsi" w:hAnsiTheme="minorHAnsi" w:cstheme="minorHAnsi"/>
          <w:b/>
          <w:sz w:val="18"/>
          <w:szCs w:val="18"/>
        </w:rPr>
        <w:t xml:space="preserve"> Requirements</w:t>
      </w:r>
    </w:p>
    <w:p w14:paraId="7B8DA3F5" w14:textId="099468F8"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Demand Recirculation Manual Control</w:t>
      </w:r>
      <w:r w:rsidR="000355C2" w:rsidRPr="005828AE">
        <w:rPr>
          <w:rFonts w:asciiTheme="minorHAnsi" w:hAnsiTheme="minorHAnsi" w:cstheme="minorHAnsi"/>
          <w:b/>
          <w:sz w:val="18"/>
          <w:szCs w:val="18"/>
        </w:rPr>
        <w:t xml:space="preserve"> </w:t>
      </w:r>
      <w:r w:rsidR="003B4A3E">
        <w:rPr>
          <w:rFonts w:asciiTheme="minorHAnsi" w:hAnsiTheme="minorHAnsi" w:cstheme="minorHAnsi"/>
          <w:sz w:val="18"/>
          <w:szCs w:val="18"/>
        </w:rPr>
        <w:t xml:space="preserve">or </w:t>
      </w:r>
      <w:r w:rsidR="000355C2" w:rsidRPr="005828AE">
        <w:rPr>
          <w:rFonts w:asciiTheme="minorHAnsi" w:hAnsiTheme="minorHAnsi" w:cstheme="minorHAnsi"/>
          <w:b/>
          <w:sz w:val="18"/>
          <w:szCs w:val="18"/>
        </w:rPr>
        <w:t>Demand Recirculation Senor Control</w:t>
      </w:r>
      <w:r w:rsidRPr="005828AE">
        <w:rPr>
          <w:rFonts w:asciiTheme="minorHAnsi" w:hAnsiTheme="minorHAnsi" w:cstheme="minorHAnsi"/>
          <w:b/>
          <w:sz w:val="18"/>
          <w:szCs w:val="18"/>
        </w:rPr>
        <w:t xml:space="preserve">. </w:t>
      </w:r>
      <w:r w:rsidRPr="005828AE">
        <w:rPr>
          <w:rFonts w:asciiTheme="minorHAnsi" w:hAnsiTheme="minorHAnsi" w:cstheme="minorHAnsi"/>
          <w:sz w:val="18"/>
          <w:szCs w:val="18"/>
        </w:rPr>
        <w:t>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w:t>
      </w:r>
      <w:r w:rsidR="00067655" w:rsidRPr="005828AE">
        <w:rPr>
          <w:rFonts w:asciiTheme="minorHAnsi" w:hAnsiTheme="minorHAnsi" w:cstheme="minorHAnsi"/>
          <w:sz w:val="18"/>
          <w:szCs w:val="18"/>
        </w:rPr>
        <w:t xml:space="preserve"> 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6" w14:textId="27342207"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20"/>
          <w:szCs w:val="20"/>
        </w:rPr>
      </w:pPr>
    </w:p>
    <w:p w14:paraId="21C1223F" w14:textId="77777777" w:rsidR="002212BA" w:rsidRPr="00CE7952" w:rsidRDefault="002212BA">
      <w:pPr>
        <w:spacing w:after="0" w:line="240" w:lineRule="auto"/>
        <w:rPr>
          <w:rFonts w:asciiTheme="minorHAnsi" w:hAnsiTheme="minorHAnsi" w:cstheme="minorHAnsi"/>
          <w:b/>
          <w:sz w:val="20"/>
          <w:szCs w:val="20"/>
        </w:rPr>
        <w:sectPr w:rsidR="002212BA" w:rsidRPr="00CE7952" w:rsidSect="002212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2"/>
        <w:gridCol w:w="904"/>
        <w:gridCol w:w="913"/>
        <w:gridCol w:w="1319"/>
        <w:gridCol w:w="997"/>
        <w:gridCol w:w="902"/>
        <w:gridCol w:w="1066"/>
        <w:gridCol w:w="1092"/>
        <w:gridCol w:w="1217"/>
        <w:gridCol w:w="1478"/>
      </w:tblGrid>
      <w:tr w:rsidR="00F8218D" w:rsidRPr="009E01FE" w14:paraId="64A96A83" w14:textId="77777777" w:rsidTr="0A3DDC19">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C22DC49" w14:textId="7DBD3692"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 xml:space="preserve">A. Design Dwelling Unit Water Heating Systems Information </w:t>
            </w:r>
            <w:r w:rsidR="00B854A7">
              <w:rPr>
                <w:rFonts w:asciiTheme="minorHAnsi" w:hAnsiTheme="minorHAnsi" w:cstheme="minorHAnsi"/>
                <w:b/>
                <w:sz w:val="20"/>
                <w:szCs w:val="20"/>
              </w:rPr>
              <w:t>(other than HPWH)</w:t>
            </w:r>
          </w:p>
          <w:p w14:paraId="37CACDE8" w14:textId="77777777" w:rsidR="00E8341D" w:rsidRDefault="009F070F" w:rsidP="001935D1">
            <w:pPr>
              <w:keepNext/>
              <w:spacing w:after="0" w:line="240" w:lineRule="auto"/>
              <w:rPr>
                <w:ins w:id="4" w:author="Alhabibi, Haider@Energy" w:date="2022-06-23T13:21:00Z"/>
                <w:sz w:val="18"/>
                <w:szCs w:val="18"/>
              </w:rPr>
            </w:pPr>
            <w:r>
              <w:rPr>
                <w:sz w:val="18"/>
                <w:szCs w:val="18"/>
              </w:rPr>
              <w:t>&lt;&lt;Static Text - see the top&gt;&gt;</w:t>
            </w:r>
          </w:p>
          <w:p w14:paraId="05580E32" w14:textId="15DF6FA5" w:rsidR="001935D1" w:rsidRPr="001935D1" w:rsidRDefault="001935D1" w:rsidP="001935D1">
            <w:pPr>
              <w:keepNext/>
              <w:spacing w:after="0" w:line="240" w:lineRule="auto"/>
              <w:rPr>
                <w:rFonts w:asciiTheme="minorHAnsi" w:eastAsia="Times New Roman" w:hAnsiTheme="minorHAnsi" w:cstheme="minorHAnsi"/>
                <w:sz w:val="18"/>
                <w:szCs w:val="20"/>
              </w:rPr>
            </w:pPr>
            <w:r w:rsidRPr="001935D1">
              <w:rPr>
                <w:rFonts w:asciiTheme="minorHAnsi" w:eastAsia="Times New Roman" w:hAnsiTheme="minorHAnsi" w:cstheme="minorHAnsi"/>
                <w:sz w:val="18"/>
                <w:szCs w:val="20"/>
              </w:rPr>
              <w:t>&lt;&lt;If LMCC only has HPWH, display the "section does not apply" message&gt;&gt;</w:t>
            </w:r>
          </w:p>
          <w:p w14:paraId="77146667" w14:textId="7C00DDF1" w:rsidR="00F8218D" w:rsidRPr="005C0B75" w:rsidRDefault="001935D1" w:rsidP="00DD574D">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trike/>
                <w:sz w:val="18"/>
                <w:szCs w:val="18"/>
              </w:rPr>
            </w:pPr>
            <w:r w:rsidRPr="001935D1">
              <w:rPr>
                <w:rFonts w:asciiTheme="minorHAnsi" w:eastAsia="Times New Roman" w:hAnsiTheme="minorHAnsi" w:cstheme="minorHAnsi"/>
                <w:sz w:val="18"/>
                <w:szCs w:val="20"/>
              </w:rPr>
              <w:t>&lt;&lt;require one row of data for each water heater identified on the LMCC-PRF&gt;&gt;</w:t>
            </w:r>
          </w:p>
        </w:tc>
      </w:tr>
      <w:tr w:rsidR="00F8218D" w:rsidRPr="009E01FE" w14:paraId="4C006CC8" w14:textId="2B95C0FD" w:rsidTr="0A3DDC19">
        <w:trPr>
          <w:cantSplit/>
          <w:trHeight w:val="277"/>
        </w:trPr>
        <w:tc>
          <w:tcPr>
            <w:tcW w:w="418" w:type="pct"/>
            <w:tcBorders>
              <w:top w:val="single" w:sz="4" w:space="0" w:color="auto"/>
              <w:left w:val="single" w:sz="4" w:space="0" w:color="auto"/>
              <w:bottom w:val="single" w:sz="4" w:space="0" w:color="auto"/>
              <w:right w:val="single" w:sz="4" w:space="0" w:color="auto"/>
            </w:tcBorders>
          </w:tcPr>
          <w:p w14:paraId="0057FA41" w14:textId="1967AE0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01</w:t>
            </w:r>
          </w:p>
        </w:tc>
        <w:tc>
          <w:tcPr>
            <w:tcW w:w="419" w:type="pct"/>
            <w:tcBorders>
              <w:top w:val="single" w:sz="4" w:space="0" w:color="auto"/>
              <w:left w:val="single" w:sz="4" w:space="0" w:color="auto"/>
              <w:bottom w:val="single" w:sz="4" w:space="0" w:color="auto"/>
              <w:right w:val="single" w:sz="4" w:space="0" w:color="auto"/>
            </w:tcBorders>
            <w:vAlign w:val="center"/>
          </w:tcPr>
          <w:p w14:paraId="7817E326" w14:textId="1F9295B1"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2</w:t>
            </w:r>
          </w:p>
        </w:tc>
        <w:tc>
          <w:tcPr>
            <w:tcW w:w="423" w:type="pct"/>
            <w:tcBorders>
              <w:top w:val="single" w:sz="4" w:space="0" w:color="auto"/>
              <w:left w:val="single" w:sz="4" w:space="0" w:color="auto"/>
              <w:bottom w:val="single" w:sz="4" w:space="0" w:color="auto"/>
              <w:right w:val="single" w:sz="4" w:space="0" w:color="auto"/>
            </w:tcBorders>
            <w:vAlign w:val="center"/>
          </w:tcPr>
          <w:p w14:paraId="4772111B" w14:textId="55856B7C"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3</w:t>
            </w:r>
          </w:p>
        </w:tc>
        <w:tc>
          <w:tcPr>
            <w:tcW w:w="611" w:type="pct"/>
            <w:tcBorders>
              <w:top w:val="single" w:sz="4" w:space="0" w:color="auto"/>
              <w:left w:val="single" w:sz="4" w:space="0" w:color="auto"/>
              <w:bottom w:val="single" w:sz="4" w:space="0" w:color="auto"/>
              <w:right w:val="single" w:sz="4" w:space="0" w:color="auto"/>
            </w:tcBorders>
            <w:vAlign w:val="center"/>
          </w:tcPr>
          <w:p w14:paraId="7E070CA6" w14:textId="7A79591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4</w:t>
            </w:r>
          </w:p>
        </w:tc>
        <w:tc>
          <w:tcPr>
            <w:tcW w:w="462" w:type="pct"/>
            <w:tcBorders>
              <w:top w:val="single" w:sz="4" w:space="0" w:color="auto"/>
              <w:left w:val="single" w:sz="4" w:space="0" w:color="auto"/>
              <w:bottom w:val="single" w:sz="4" w:space="0" w:color="auto"/>
              <w:right w:val="single" w:sz="4" w:space="0" w:color="auto"/>
            </w:tcBorders>
            <w:vAlign w:val="center"/>
          </w:tcPr>
          <w:p w14:paraId="6F7D4652" w14:textId="1C5CFBB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1E0F86F" w14:textId="363256B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6</w:t>
            </w:r>
          </w:p>
        </w:tc>
        <w:tc>
          <w:tcPr>
            <w:tcW w:w="494" w:type="pct"/>
            <w:tcBorders>
              <w:top w:val="single" w:sz="4" w:space="0" w:color="auto"/>
              <w:left w:val="single" w:sz="4" w:space="0" w:color="auto"/>
              <w:bottom w:val="single" w:sz="4" w:space="0" w:color="auto"/>
              <w:right w:val="single" w:sz="4" w:space="0" w:color="auto"/>
            </w:tcBorders>
            <w:vAlign w:val="center"/>
          </w:tcPr>
          <w:p w14:paraId="5EA7B85A" w14:textId="44351773"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c>
          <w:tcPr>
            <w:tcW w:w="506" w:type="pct"/>
            <w:tcBorders>
              <w:top w:val="single" w:sz="4" w:space="0" w:color="auto"/>
              <w:left w:val="single" w:sz="4" w:space="0" w:color="auto"/>
              <w:bottom w:val="single" w:sz="4" w:space="0" w:color="auto"/>
              <w:right w:val="single" w:sz="4" w:space="0" w:color="auto"/>
            </w:tcBorders>
            <w:vAlign w:val="center"/>
          </w:tcPr>
          <w:p w14:paraId="6358429D" w14:textId="43D16B5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8</w:t>
            </w:r>
          </w:p>
        </w:tc>
        <w:tc>
          <w:tcPr>
            <w:tcW w:w="564" w:type="pct"/>
            <w:tcBorders>
              <w:top w:val="single" w:sz="4" w:space="0" w:color="auto"/>
              <w:left w:val="single" w:sz="4" w:space="0" w:color="auto"/>
              <w:bottom w:val="single" w:sz="4" w:space="0" w:color="auto"/>
              <w:right w:val="single" w:sz="4" w:space="0" w:color="auto"/>
            </w:tcBorders>
          </w:tcPr>
          <w:p w14:paraId="43466C34" w14:textId="147022D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09</w:t>
            </w:r>
          </w:p>
        </w:tc>
        <w:tc>
          <w:tcPr>
            <w:tcW w:w="685" w:type="pct"/>
            <w:tcBorders>
              <w:top w:val="single" w:sz="4" w:space="0" w:color="auto"/>
              <w:left w:val="single" w:sz="4" w:space="0" w:color="auto"/>
              <w:bottom w:val="single" w:sz="4" w:space="0" w:color="auto"/>
              <w:right w:val="single" w:sz="4" w:space="0" w:color="auto"/>
            </w:tcBorders>
          </w:tcPr>
          <w:p w14:paraId="2B1969AD" w14:textId="6773DB1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10</w:t>
            </w:r>
          </w:p>
        </w:tc>
      </w:tr>
      <w:tr w:rsidR="00F8218D" w:rsidRPr="009E01FE" w14:paraId="0EB48572" w14:textId="08F7DB6E" w:rsidTr="0A3DDC19">
        <w:trPr>
          <w:cantSplit/>
          <w:trHeight w:val="288"/>
        </w:trPr>
        <w:tc>
          <w:tcPr>
            <w:tcW w:w="418" w:type="pct"/>
            <w:tcBorders>
              <w:top w:val="single" w:sz="4" w:space="0" w:color="auto"/>
              <w:left w:val="single" w:sz="4" w:space="0" w:color="auto"/>
              <w:bottom w:val="single" w:sz="4" w:space="0" w:color="auto"/>
              <w:right w:val="single" w:sz="4" w:space="0" w:color="auto"/>
            </w:tcBorders>
            <w:vAlign w:val="bottom"/>
          </w:tcPr>
          <w:p w14:paraId="04C824DD" w14:textId="55D8BB0C" w:rsidR="00F8218D" w:rsidRPr="005828AE" w:rsidRDefault="00F8218D" w:rsidP="00F8218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Dwelling Unit Name</w:t>
            </w:r>
          </w:p>
        </w:tc>
        <w:tc>
          <w:tcPr>
            <w:tcW w:w="419" w:type="pct"/>
            <w:tcBorders>
              <w:top w:val="single" w:sz="4" w:space="0" w:color="auto"/>
              <w:left w:val="single" w:sz="4" w:space="0" w:color="auto"/>
              <w:bottom w:val="single" w:sz="4" w:space="0" w:color="auto"/>
              <w:right w:val="single" w:sz="4" w:space="0" w:color="auto"/>
            </w:tcBorders>
            <w:vAlign w:val="bottom"/>
          </w:tcPr>
          <w:p w14:paraId="475A1623" w14:textId="4A283D65"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ID or Name</w:t>
            </w:r>
          </w:p>
        </w:tc>
        <w:tc>
          <w:tcPr>
            <w:tcW w:w="423" w:type="pct"/>
            <w:tcBorders>
              <w:top w:val="single" w:sz="4" w:space="0" w:color="auto"/>
              <w:left w:val="single" w:sz="4" w:space="0" w:color="auto"/>
              <w:bottom w:val="single" w:sz="4" w:space="0" w:color="auto"/>
              <w:right w:val="single" w:sz="4" w:space="0" w:color="auto"/>
            </w:tcBorders>
            <w:vAlign w:val="bottom"/>
          </w:tcPr>
          <w:p w14:paraId="6610229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Type</w:t>
            </w:r>
          </w:p>
        </w:tc>
        <w:tc>
          <w:tcPr>
            <w:tcW w:w="611" w:type="pct"/>
            <w:tcBorders>
              <w:top w:val="single" w:sz="4" w:space="0" w:color="auto"/>
              <w:left w:val="single" w:sz="4" w:space="0" w:color="auto"/>
              <w:bottom w:val="single" w:sz="4" w:space="0" w:color="auto"/>
              <w:right w:val="single" w:sz="4" w:space="0" w:color="auto"/>
            </w:tcBorders>
            <w:vAlign w:val="bottom"/>
          </w:tcPr>
          <w:p w14:paraId="140CE270"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Heater Type</w:t>
            </w:r>
          </w:p>
        </w:tc>
        <w:tc>
          <w:tcPr>
            <w:tcW w:w="462" w:type="pct"/>
            <w:tcBorders>
              <w:top w:val="single" w:sz="4" w:space="0" w:color="auto"/>
              <w:left w:val="single" w:sz="4" w:space="0" w:color="auto"/>
              <w:bottom w:val="single" w:sz="4" w:space="0" w:color="auto"/>
              <w:right w:val="single" w:sz="4" w:space="0" w:color="auto"/>
            </w:tcBorders>
            <w:vAlign w:val="bottom"/>
          </w:tcPr>
          <w:p w14:paraId="4D57B0C3" w14:textId="1DD60336"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of</w:t>
            </w:r>
            <w:r w:rsidR="006D7631">
              <w:rPr>
                <w:rFonts w:asciiTheme="minorHAnsi" w:eastAsia="Times New Roman" w:hAnsiTheme="minorHAnsi" w:cstheme="minorHAnsi"/>
                <w:sz w:val="18"/>
                <w:szCs w:val="18"/>
              </w:rPr>
              <w:t xml:space="preserve"> </w:t>
            </w:r>
            <w:r w:rsidR="002332A3">
              <w:rPr>
                <w:rFonts w:asciiTheme="minorHAnsi" w:eastAsia="Times New Roman" w:hAnsiTheme="minorHAnsi" w:cstheme="minorHAnsi"/>
                <w:sz w:val="18"/>
                <w:szCs w:val="18"/>
              </w:rPr>
              <w:t xml:space="preserve">Like (or </w:t>
            </w:r>
            <w:proofErr w:type="gramStart"/>
            <w:r w:rsidR="002332A3">
              <w:rPr>
                <w:rFonts w:asciiTheme="minorHAnsi" w:eastAsia="Times New Roman" w:hAnsiTheme="minorHAnsi" w:cstheme="minorHAnsi"/>
                <w:sz w:val="18"/>
                <w:szCs w:val="18"/>
              </w:rPr>
              <w:t xml:space="preserve">Identical) </w:t>
            </w:r>
            <w:r w:rsidRPr="005828AE">
              <w:rPr>
                <w:rFonts w:asciiTheme="minorHAnsi" w:eastAsia="Times New Roman" w:hAnsiTheme="minorHAnsi" w:cstheme="minorHAnsi"/>
                <w:sz w:val="18"/>
                <w:szCs w:val="18"/>
              </w:rPr>
              <w:t xml:space="preserve"> Water</w:t>
            </w:r>
            <w:proofErr w:type="gramEnd"/>
            <w:r w:rsidRPr="005828AE">
              <w:rPr>
                <w:rFonts w:asciiTheme="minorHAnsi" w:eastAsia="Times New Roman" w:hAnsiTheme="minorHAnsi" w:cstheme="minorHAnsi"/>
                <w:sz w:val="18"/>
                <w:szCs w:val="18"/>
              </w:rPr>
              <w:t xml:space="preserve">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5A53268"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Fuel Type</w:t>
            </w:r>
          </w:p>
        </w:tc>
        <w:tc>
          <w:tcPr>
            <w:tcW w:w="494" w:type="pct"/>
            <w:tcBorders>
              <w:top w:val="single" w:sz="4" w:space="0" w:color="auto"/>
              <w:left w:val="single" w:sz="4" w:space="0" w:color="auto"/>
              <w:bottom w:val="single" w:sz="4" w:space="0" w:color="auto"/>
              <w:right w:val="single" w:sz="4" w:space="0" w:color="auto"/>
            </w:tcBorders>
            <w:vAlign w:val="bottom"/>
          </w:tcPr>
          <w:p w14:paraId="7D8B74FA"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Type</w:t>
            </w:r>
          </w:p>
        </w:tc>
        <w:tc>
          <w:tcPr>
            <w:tcW w:w="506" w:type="pct"/>
            <w:tcBorders>
              <w:top w:val="single" w:sz="4" w:space="0" w:color="auto"/>
              <w:left w:val="single" w:sz="4" w:space="0" w:color="auto"/>
              <w:bottom w:val="single" w:sz="4" w:space="0" w:color="auto"/>
              <w:right w:val="single" w:sz="4" w:space="0" w:color="auto"/>
            </w:tcBorders>
            <w:vAlign w:val="bottom"/>
          </w:tcPr>
          <w:p w14:paraId="6A13A52C"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Value</w:t>
            </w:r>
          </w:p>
        </w:tc>
        <w:tc>
          <w:tcPr>
            <w:tcW w:w="564" w:type="pct"/>
            <w:tcBorders>
              <w:top w:val="single" w:sz="4" w:space="0" w:color="auto"/>
              <w:left w:val="single" w:sz="4" w:space="0" w:color="auto"/>
              <w:bottom w:val="single" w:sz="4" w:space="0" w:color="auto"/>
              <w:right w:val="single" w:sz="4" w:space="0" w:color="auto"/>
            </w:tcBorders>
            <w:vAlign w:val="bottom"/>
          </w:tcPr>
          <w:p w14:paraId="28EC4A0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Dwelling Unit DHW System</w:t>
            </w:r>
          </w:p>
          <w:p w14:paraId="674EE8DC" w14:textId="0BE1C90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Distribution Type</w:t>
            </w:r>
          </w:p>
        </w:tc>
        <w:tc>
          <w:tcPr>
            <w:tcW w:w="685" w:type="pct"/>
            <w:tcBorders>
              <w:top w:val="single" w:sz="4" w:space="0" w:color="auto"/>
              <w:left w:val="single" w:sz="4" w:space="0" w:color="auto"/>
              <w:bottom w:val="single" w:sz="4" w:space="0" w:color="auto"/>
              <w:right w:val="single" w:sz="4" w:space="0" w:color="auto"/>
            </w:tcBorders>
            <w:vAlign w:val="bottom"/>
          </w:tcPr>
          <w:p w14:paraId="27A9CCAD" w14:textId="71A37BC8"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xml:space="preserve">Compact </w:t>
            </w:r>
            <w:proofErr w:type="spellStart"/>
            <w:r w:rsidRPr="005828AE">
              <w:rPr>
                <w:rFonts w:asciiTheme="minorHAnsi" w:eastAsia="Times New Roman" w:hAnsiTheme="minorHAnsi" w:cstheme="minorHAnsi"/>
                <w:sz w:val="18"/>
                <w:szCs w:val="18"/>
              </w:rPr>
              <w:t>Distrib</w:t>
            </w:r>
            <w:proofErr w:type="spellEnd"/>
            <w:r>
              <w:rPr>
                <w:rFonts w:asciiTheme="minorHAnsi" w:eastAsia="Times New Roman" w:hAnsiTheme="minorHAnsi" w:cstheme="minorHAnsi"/>
                <w:sz w:val="18"/>
                <w:szCs w:val="18"/>
              </w:rPr>
              <w:t>.</w:t>
            </w:r>
          </w:p>
        </w:tc>
      </w:tr>
      <w:tr w:rsidR="00F8218D" w:rsidRPr="009E01FE" w14:paraId="16A86729" w14:textId="381DC7CA" w:rsidTr="0A3DDC19">
        <w:trPr>
          <w:cantSplit/>
          <w:trHeight w:val="246"/>
        </w:trPr>
        <w:tc>
          <w:tcPr>
            <w:tcW w:w="418" w:type="pct"/>
            <w:tcBorders>
              <w:top w:val="single" w:sz="4" w:space="0" w:color="auto"/>
              <w:left w:val="single" w:sz="4" w:space="0" w:color="auto"/>
              <w:bottom w:val="single" w:sz="4" w:space="0" w:color="auto"/>
              <w:right w:val="single" w:sz="4" w:space="0" w:color="auto"/>
            </w:tcBorders>
          </w:tcPr>
          <w:p w14:paraId="24D59ACF" w14:textId="6C1B8E8A" w:rsidR="00F8218D" w:rsidRPr="005828AE" w:rsidRDefault="00163E4E" w:rsidP="00F5300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&lt;&lt;reference value from </w:t>
            </w:r>
            <w:r w:rsidR="00DA58BF">
              <w:rPr>
                <w:rFonts w:asciiTheme="minorHAnsi" w:eastAsia="Times New Roman" w:hAnsiTheme="minorHAnsi" w:cstheme="minorHAnsi"/>
                <w:sz w:val="16"/>
                <w:szCs w:val="20"/>
              </w:rPr>
              <w:t>LMCC</w:t>
            </w:r>
            <w:r>
              <w:rPr>
                <w:rFonts w:asciiTheme="minorHAnsi" w:eastAsia="Times New Roman" w:hAnsiTheme="minorHAnsi" w:cstheme="minorHAnsi"/>
                <w:sz w:val="16"/>
                <w:szCs w:val="20"/>
              </w:rPr>
              <w:t>;</w:t>
            </w:r>
            <w:r w:rsidR="00F8218D">
              <w:rPr>
                <w:rFonts w:asciiTheme="minorHAnsi" w:eastAsia="Times New Roman" w:hAnsiTheme="minorHAnsi" w:cstheme="minorHAnsi"/>
                <w:sz w:val="16"/>
                <w:szCs w:val="20"/>
              </w:rPr>
              <w:t xml:space="preserve"> &gt;&gt;</w:t>
            </w:r>
          </w:p>
        </w:tc>
        <w:tc>
          <w:tcPr>
            <w:tcW w:w="419" w:type="pct"/>
            <w:tcBorders>
              <w:top w:val="single" w:sz="4" w:space="0" w:color="auto"/>
              <w:left w:val="single" w:sz="4" w:space="0" w:color="auto"/>
              <w:bottom w:val="single" w:sz="4" w:space="0" w:color="auto"/>
              <w:right w:val="single" w:sz="4" w:space="0" w:color="auto"/>
            </w:tcBorders>
          </w:tcPr>
          <w:p w14:paraId="3E700E93" w14:textId="78383B31" w:rsidR="00F8218D" w:rsidRPr="005828AE" w:rsidRDefault="00F8218D" w:rsidP="00B44C2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 xml:space="preserve"> &gt;&gt;</w:t>
            </w:r>
          </w:p>
        </w:tc>
        <w:tc>
          <w:tcPr>
            <w:tcW w:w="423" w:type="pct"/>
            <w:tcBorders>
              <w:top w:val="single" w:sz="4" w:space="0" w:color="auto"/>
              <w:left w:val="single" w:sz="4" w:space="0" w:color="auto"/>
              <w:bottom w:val="single" w:sz="4" w:space="0" w:color="auto"/>
              <w:right w:val="single" w:sz="4" w:space="0" w:color="auto"/>
            </w:tcBorders>
          </w:tcPr>
          <w:p w14:paraId="340A7134" w14:textId="2043B8C5"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 xml:space="preserve"> </w:t>
            </w:r>
          </w:p>
          <w:p w14:paraId="0FA5AF5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w:t>
            </w:r>
          </w:p>
          <w:p w14:paraId="624428BE" w14:textId="77777777" w:rsidR="00F8218D" w:rsidRPr="005828AE" w:rsidRDefault="00F8218D" w:rsidP="00CC2C7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DHW, </w:t>
            </w:r>
          </w:p>
          <w:p w14:paraId="6BEC0507" w14:textId="467CDB61"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Combined Hydronic, Hydronic</w:t>
            </w:r>
            <w:r>
              <w:rPr>
                <w:rFonts w:asciiTheme="minorHAnsi" w:eastAsia="Times New Roman" w:hAnsiTheme="minorHAnsi" w:cstheme="minorHAnsi"/>
                <w:sz w:val="16"/>
                <w:szCs w:val="20"/>
              </w:rPr>
              <w:t>&gt;&gt;</w:t>
            </w:r>
            <w:r w:rsidRPr="005828AE">
              <w:rPr>
                <w:rFonts w:asciiTheme="minorHAnsi" w:eastAsia="Times New Roman" w:hAnsiTheme="minorHAnsi" w:cstheme="minorHAnsi"/>
                <w:sz w:val="16"/>
                <w:szCs w:val="20"/>
              </w:rPr>
              <w:t>&gt;&gt;</w:t>
            </w:r>
          </w:p>
        </w:tc>
        <w:tc>
          <w:tcPr>
            <w:tcW w:w="611" w:type="pct"/>
            <w:tcBorders>
              <w:top w:val="single" w:sz="4" w:space="0" w:color="auto"/>
              <w:left w:val="single" w:sz="4" w:space="0" w:color="auto"/>
              <w:bottom w:val="single" w:sz="4" w:space="0" w:color="auto"/>
              <w:right w:val="single" w:sz="4" w:space="0" w:color="auto"/>
            </w:tcBorders>
          </w:tcPr>
          <w:p w14:paraId="2CEF54D7" w14:textId="61141BAE"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 xml:space="preserve"> </w:t>
            </w:r>
          </w:p>
          <w:p w14:paraId="7496754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 =</w:t>
            </w:r>
          </w:p>
          <w:p w14:paraId="5889BF66" w14:textId="10425F09"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Heat Pump, Boiler, Indirect, Consumer Instantaneous, Commercial Instantaneous, Consumer Storage, Commercial Storage, Residential-Duty Commercial Storage, or Residential-Duty Commercial Instantaneous&gt;&gt;</w:t>
            </w:r>
          </w:p>
        </w:tc>
        <w:tc>
          <w:tcPr>
            <w:tcW w:w="462" w:type="pct"/>
            <w:tcBorders>
              <w:top w:val="single" w:sz="4" w:space="0" w:color="auto"/>
              <w:left w:val="single" w:sz="4" w:space="0" w:color="auto"/>
              <w:bottom w:val="single" w:sz="4" w:space="0" w:color="auto"/>
              <w:right w:val="single" w:sz="4" w:space="0" w:color="auto"/>
            </w:tcBorders>
          </w:tcPr>
          <w:p w14:paraId="37808E96" w14:textId="5B76D24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&gt;&gt;</w:t>
            </w:r>
          </w:p>
        </w:tc>
        <w:tc>
          <w:tcPr>
            <w:tcW w:w="418" w:type="pct"/>
            <w:tcBorders>
              <w:top w:val="single" w:sz="4" w:space="0" w:color="auto"/>
              <w:left w:val="single" w:sz="4" w:space="0" w:color="auto"/>
              <w:bottom w:val="single" w:sz="4" w:space="0" w:color="auto"/>
              <w:right w:val="single" w:sz="4" w:space="0" w:color="auto"/>
            </w:tcBorders>
          </w:tcPr>
          <w:p w14:paraId="235AB9FE" w14:textId="786EC9FB"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  Allowed values are Heat Pump, Electric Resistance, Natural Gas, or Propane</w:t>
            </w:r>
            <w:r w:rsidRPr="005828AE" w:rsidDel="00366412">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&gt;&gt;</w:t>
            </w:r>
          </w:p>
        </w:tc>
        <w:tc>
          <w:tcPr>
            <w:tcW w:w="494" w:type="pct"/>
            <w:tcBorders>
              <w:top w:val="single" w:sz="4" w:space="0" w:color="auto"/>
              <w:left w:val="single" w:sz="4" w:space="0" w:color="auto"/>
              <w:bottom w:val="single" w:sz="4" w:space="0" w:color="auto"/>
              <w:right w:val="single" w:sz="4" w:space="0" w:color="auto"/>
            </w:tcBorders>
          </w:tcPr>
          <w:p w14:paraId="64FDB9AC" w14:textId="4D47A59B" w:rsidR="00F8218D" w:rsidRPr="00B30562" w:rsidRDefault="00F8218D" w:rsidP="0A3DDC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Bidi"/>
                <w:sz w:val="16"/>
                <w:szCs w:val="16"/>
              </w:rPr>
            </w:pPr>
            <w:r w:rsidRPr="0A3DDC19">
              <w:rPr>
                <w:rFonts w:asciiTheme="minorHAnsi" w:eastAsia="Times New Roman" w:hAnsiTheme="minorHAnsi" w:cstheme="minorBidi"/>
                <w:sz w:val="16"/>
                <w:szCs w:val="16"/>
              </w:rPr>
              <w:t xml:space="preserve">&lt;&lt;reference value from </w:t>
            </w:r>
            <w:proofErr w:type="gramStart"/>
            <w:r w:rsidR="00DA58BF" w:rsidRPr="0A3DDC19">
              <w:rPr>
                <w:rFonts w:asciiTheme="minorHAnsi" w:eastAsia="Times New Roman" w:hAnsiTheme="minorHAnsi" w:cstheme="minorBidi"/>
                <w:sz w:val="16"/>
                <w:szCs w:val="16"/>
              </w:rPr>
              <w:t>LMCC</w:t>
            </w:r>
            <w:r w:rsidRPr="0A3DDC19">
              <w:rPr>
                <w:rFonts w:asciiTheme="minorHAnsi" w:eastAsia="Times New Roman" w:hAnsiTheme="minorHAnsi" w:cstheme="minorBidi"/>
                <w:sz w:val="16"/>
                <w:szCs w:val="16"/>
              </w:rPr>
              <w:t>;</w:t>
            </w:r>
            <w:proofErr w:type="gramEnd"/>
          </w:p>
          <w:p w14:paraId="24348FB9" w14:textId="1E09E5FB" w:rsidR="00F8218D" w:rsidRPr="00B30562" w:rsidRDefault="00F8218D" w:rsidP="0A3DDC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Bidi"/>
                <w:sz w:val="16"/>
                <w:szCs w:val="16"/>
              </w:rPr>
            </w:pPr>
            <w:del w:id="5" w:author="Alhabibi, Haider@Energy" w:date="2022-06-27T12:36:00Z">
              <w:r w:rsidRPr="0A3DDC19" w:rsidDel="00A824F4">
                <w:rPr>
                  <w:rFonts w:asciiTheme="minorHAnsi" w:eastAsia="Times New Roman" w:hAnsiTheme="minorHAnsi" w:cstheme="minorBidi"/>
                  <w:sz w:val="16"/>
                  <w:szCs w:val="16"/>
                </w:rPr>
                <w:delText xml:space="preserve">If parent </w:delText>
              </w:r>
              <w:r w:rsidR="00DA58BF" w:rsidRPr="0A3DDC19" w:rsidDel="00A824F4">
                <w:rPr>
                  <w:rFonts w:asciiTheme="minorHAnsi" w:eastAsia="Times New Roman" w:hAnsiTheme="minorHAnsi" w:cstheme="minorBidi"/>
                  <w:sz w:val="16"/>
                  <w:szCs w:val="16"/>
                </w:rPr>
                <w:delText>LMCC</w:delText>
              </w:r>
              <w:r w:rsidRPr="0A3DDC19" w:rsidDel="00A824F4">
                <w:rPr>
                  <w:rFonts w:asciiTheme="minorHAnsi" w:eastAsia="Times New Roman" w:hAnsiTheme="minorHAnsi" w:cstheme="minorBidi"/>
                  <w:sz w:val="16"/>
                  <w:szCs w:val="16"/>
                </w:rPr>
                <w:delText xml:space="preserve"> = </w:delText>
              </w:r>
              <w:r w:rsidR="00DA58BF" w:rsidRPr="0A3DDC19" w:rsidDel="00A824F4">
                <w:rPr>
                  <w:rFonts w:asciiTheme="minorHAnsi" w:eastAsia="Times New Roman" w:hAnsiTheme="minorHAnsi" w:cstheme="minorBidi"/>
                  <w:sz w:val="16"/>
                  <w:szCs w:val="16"/>
                </w:rPr>
                <w:delText>LMCC</w:delText>
              </w:r>
              <w:r w:rsidRPr="0A3DDC19" w:rsidDel="00A824F4">
                <w:rPr>
                  <w:rFonts w:asciiTheme="minorHAnsi" w:eastAsia="Times New Roman" w:hAnsiTheme="minorHAnsi" w:cstheme="minorBidi"/>
                  <w:sz w:val="16"/>
                  <w:szCs w:val="16"/>
                </w:rPr>
                <w:delText>-ADD, ALT or NCB, then value = NA</w:delText>
              </w:r>
            </w:del>
            <w:ins w:id="6" w:author="Alhabibi, Haider@Energy" w:date="2022-06-27T12:36:00Z">
              <w:r w:rsidR="00A824F4" w:rsidRPr="00A824F4">
                <w:rPr>
                  <w:rFonts w:asciiTheme="minorHAnsi" w:eastAsia="Segoe UI" w:hAnsiTheme="minorHAnsi" w:cstheme="minorHAnsi"/>
                  <w:color w:val="333333"/>
                  <w:sz w:val="16"/>
                  <w:szCs w:val="16"/>
                </w:rPr>
                <w:t xml:space="preserve"> </w:t>
              </w:r>
              <w:r w:rsidR="00A824F4" w:rsidRPr="00A824F4">
                <w:rPr>
                  <w:rFonts w:asciiTheme="minorHAnsi" w:eastAsia="Times New Roman" w:hAnsiTheme="minorHAnsi" w:cstheme="minorBidi"/>
                  <w:sz w:val="16"/>
                  <w:szCs w:val="16"/>
                </w:rPr>
                <w:t xml:space="preserve">If prescriptive, then value = </w:t>
              </w:r>
              <w:proofErr w:type="gramStart"/>
              <w:r w:rsidR="00A824F4" w:rsidRPr="00A824F4">
                <w:rPr>
                  <w:rFonts w:asciiTheme="minorHAnsi" w:eastAsia="Times New Roman" w:hAnsiTheme="minorHAnsi" w:cstheme="minorBidi"/>
                  <w:sz w:val="16"/>
                  <w:szCs w:val="16"/>
                </w:rPr>
                <w:t>NA</w:t>
              </w:r>
            </w:ins>
            <w:r w:rsidRPr="0A3DDC19">
              <w:rPr>
                <w:rFonts w:asciiTheme="minorHAnsi" w:eastAsia="Times New Roman" w:hAnsiTheme="minorHAnsi" w:cstheme="minorBidi"/>
                <w:sz w:val="16"/>
                <w:szCs w:val="16"/>
              </w:rPr>
              <w:t>;</w:t>
            </w:r>
            <w:proofErr w:type="gramEnd"/>
          </w:p>
          <w:p w14:paraId="17A6EC43" w14:textId="73A283CB"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Elseif parent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 xml:space="preserve"> =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-PRF; then allowed values: if Fuel Type (A0</w:t>
            </w:r>
            <w:r w:rsidR="006B1CD8">
              <w:rPr>
                <w:rFonts w:asciiTheme="minorHAnsi" w:eastAsia="Times New Roman" w:hAnsiTheme="minorHAnsi" w:cstheme="minorHAnsi"/>
                <w:sz w:val="16"/>
                <w:szCs w:val="16"/>
              </w:rPr>
              <w:t>6</w:t>
            </w:r>
            <w:r w:rsidRPr="00B30562">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B30562">
              <w:rPr>
                <w:rFonts w:asciiTheme="minorHAnsi" w:eastAsia="Times New Roman" w:hAnsiTheme="minorHAnsi" w:cstheme="minorHAnsi"/>
                <w:sz w:val="16"/>
                <w:szCs w:val="16"/>
              </w:rPr>
              <w:t>= Btu/</w:t>
            </w:r>
            <w:proofErr w:type="spellStart"/>
            <w:proofErr w:type="gramStart"/>
            <w:r w:rsidRPr="00B30562">
              <w:rPr>
                <w:rFonts w:asciiTheme="minorHAnsi" w:eastAsia="Times New Roman" w:hAnsiTheme="minorHAnsi" w:cstheme="minorHAnsi"/>
                <w:sz w:val="16"/>
                <w:szCs w:val="16"/>
              </w:rPr>
              <w:t>Hr</w:t>
            </w:r>
            <w:proofErr w:type="spellEnd"/>
            <w:r w:rsidRPr="00B30562">
              <w:rPr>
                <w:rFonts w:asciiTheme="minorHAnsi" w:eastAsia="Times New Roman" w:hAnsiTheme="minorHAnsi" w:cstheme="minorHAnsi"/>
                <w:sz w:val="16"/>
                <w:szCs w:val="16"/>
              </w:rPr>
              <w:t>;</w:t>
            </w:r>
            <w:proofErr w:type="gramEnd"/>
          </w:p>
          <w:p w14:paraId="0A4D8D66" w14:textId="412E741C"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Electric Resistance,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kW;</w:t>
            </w:r>
          </w:p>
          <w:p w14:paraId="6A9E1897" w14:textId="67B8D82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Heat Pump,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NA&gt;&gt;</w:t>
            </w:r>
          </w:p>
        </w:tc>
        <w:tc>
          <w:tcPr>
            <w:tcW w:w="506" w:type="pct"/>
            <w:tcBorders>
              <w:top w:val="single" w:sz="4" w:space="0" w:color="auto"/>
              <w:left w:val="single" w:sz="4" w:space="0" w:color="auto"/>
              <w:bottom w:val="single" w:sz="4" w:space="0" w:color="auto"/>
              <w:right w:val="single" w:sz="4" w:space="0" w:color="auto"/>
            </w:tcBorders>
          </w:tcPr>
          <w:p w14:paraId="4E225875" w14:textId="3CA7016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&lt;&lt;if A0</w:t>
            </w:r>
            <w:r w:rsidR="006B1CD8">
              <w:rPr>
                <w:rFonts w:asciiTheme="minorHAnsi" w:eastAsia="Times New Roman" w:hAnsiTheme="minorHAnsi" w:cstheme="minorHAnsi"/>
                <w:sz w:val="16"/>
                <w:szCs w:val="16"/>
              </w:rPr>
              <w:t>4</w:t>
            </w:r>
            <w:r w:rsidRPr="00B30562">
              <w:rPr>
                <w:rFonts w:asciiTheme="minorHAnsi" w:eastAsia="Times New Roman" w:hAnsiTheme="minorHAnsi" w:cstheme="minorHAnsi"/>
                <w:sz w:val="16"/>
                <w:szCs w:val="16"/>
              </w:rPr>
              <w:t xml:space="preserve"> = Heat Pump, then result = NA; If performance, reference value from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-PRF; Else if prescriptive</w:t>
            </w:r>
            <w:r>
              <w:rPr>
                <w:rFonts w:asciiTheme="minorHAnsi" w:eastAsia="Times New Roman" w:hAnsiTheme="minorHAnsi" w:cstheme="minorHAnsi"/>
                <w:sz w:val="16"/>
                <w:szCs w:val="16"/>
              </w:rPr>
              <w:t>, value</w:t>
            </w:r>
            <w:r w:rsidRPr="00B30562">
              <w:rPr>
                <w:rFonts w:asciiTheme="minorHAnsi" w:eastAsia="Times New Roman" w:hAnsiTheme="minorHAnsi" w:cstheme="minorHAnsi"/>
                <w:sz w:val="16"/>
                <w:szCs w:val="16"/>
              </w:rPr>
              <w:t xml:space="preserve"> = NA&gt;&gt;</w:t>
            </w:r>
          </w:p>
        </w:tc>
        <w:tc>
          <w:tcPr>
            <w:tcW w:w="564" w:type="pct"/>
            <w:tcBorders>
              <w:top w:val="single" w:sz="4" w:space="0" w:color="auto"/>
              <w:left w:val="single" w:sz="4" w:space="0" w:color="auto"/>
              <w:bottom w:val="single" w:sz="4" w:space="0" w:color="auto"/>
              <w:right w:val="single" w:sz="4" w:space="0" w:color="auto"/>
            </w:tcBorders>
          </w:tcPr>
          <w:p w14:paraId="3EB495F9" w14:textId="6DEC98D0"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 xml:space="preserve"> </w:t>
            </w:r>
          </w:p>
          <w:p w14:paraId="6763988A" w14:textId="5262F3D4"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w:t>
            </w:r>
            <w:proofErr w:type="gramStart"/>
            <w:r>
              <w:rPr>
                <w:rFonts w:asciiTheme="minorHAnsi" w:eastAsia="Times New Roman" w:hAnsiTheme="minorHAnsi" w:cstheme="minorHAnsi"/>
                <w:sz w:val="16"/>
                <w:szCs w:val="20"/>
              </w:rPr>
              <w:t>performance</w:t>
            </w:r>
            <w:proofErr w:type="gramEnd"/>
            <w:r>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then allowed values are</w:t>
            </w:r>
          </w:p>
          <w:p w14:paraId="10CD5991" w14:textId="7B411D4B"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33C4001A" w14:textId="0C0DC148"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Point of Use</w:t>
            </w:r>
          </w:p>
          <w:p w14:paraId="742C1951" w14:textId="0E007975"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Parallel Piping</w:t>
            </w:r>
            <w:r w:rsidRPr="005828AE">
              <w:rPr>
                <w:rFonts w:asciiTheme="minorHAnsi" w:eastAsia="Times New Roman" w:hAnsiTheme="minorHAnsi" w:cstheme="minorHAnsi"/>
                <w:sz w:val="16"/>
                <w:szCs w:val="20"/>
              </w:rPr>
              <w:t xml:space="preserve"> *Recirculation System Non-Demand Control</w:t>
            </w:r>
          </w:p>
          <w:p w14:paraId="0AECF2AB" w14:textId="434029A3"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Manual Control </w:t>
            </w:r>
          </w:p>
          <w:p w14:paraId="02033133" w14:textId="39685819"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Sensor </w:t>
            </w:r>
            <w:proofErr w:type="gramStart"/>
            <w:r w:rsidRPr="005828AE">
              <w:rPr>
                <w:rFonts w:asciiTheme="minorHAnsi" w:eastAsia="Times New Roman" w:hAnsiTheme="minorHAnsi" w:cstheme="minorHAnsi"/>
                <w:sz w:val="16"/>
                <w:szCs w:val="20"/>
              </w:rPr>
              <w:t>Control</w:t>
            </w:r>
            <w:r>
              <w:rPr>
                <w:rFonts w:asciiTheme="minorHAnsi" w:eastAsia="Times New Roman" w:hAnsiTheme="minorHAnsi" w:cstheme="minorHAnsi"/>
                <w:sz w:val="16"/>
                <w:szCs w:val="20"/>
              </w:rPr>
              <w:t>;</w:t>
            </w:r>
            <w:proofErr w:type="gramEnd"/>
            <w:r w:rsidRPr="005828AE">
              <w:rPr>
                <w:rFonts w:asciiTheme="minorHAnsi" w:eastAsia="Times New Roman" w:hAnsiTheme="minorHAnsi" w:cstheme="minorHAnsi"/>
                <w:sz w:val="16"/>
                <w:szCs w:val="20"/>
              </w:rPr>
              <w:t xml:space="preserve"> </w:t>
            </w:r>
          </w:p>
          <w:p w14:paraId="38FA113B" w14:textId="77777777" w:rsidR="00F8218D" w:rsidRDefault="00F8218D" w:rsidP="00CC2C76">
            <w:pPr>
              <w:spacing w:after="0" w:line="240" w:lineRule="auto"/>
              <w:rPr>
                <w:rFonts w:cstheme="minorHAnsi"/>
                <w:sz w:val="16"/>
                <w:szCs w:val="20"/>
              </w:rPr>
            </w:pPr>
          </w:p>
          <w:p w14:paraId="3669B7A7" w14:textId="668BCBFA" w:rsidR="00F8218D" w:rsidRDefault="00F8218D" w:rsidP="00CC2C76">
            <w:pPr>
              <w:spacing w:after="0" w:line="240" w:lineRule="auto"/>
              <w:rPr>
                <w:rFonts w:cstheme="minorHAnsi"/>
                <w:sz w:val="16"/>
                <w:szCs w:val="20"/>
              </w:rPr>
            </w:pPr>
            <w:r>
              <w:rPr>
                <w:rFonts w:cstheme="minorHAnsi"/>
                <w:sz w:val="16"/>
                <w:szCs w:val="20"/>
              </w:rPr>
              <w:t xml:space="preserve">Else if </w:t>
            </w:r>
            <w:proofErr w:type="gramStart"/>
            <w:r>
              <w:rPr>
                <w:rFonts w:cstheme="minorHAnsi"/>
                <w:sz w:val="16"/>
                <w:szCs w:val="20"/>
              </w:rPr>
              <w:t>prescriptive ,</w:t>
            </w:r>
            <w:proofErr w:type="gramEnd"/>
            <w:r>
              <w:rPr>
                <w:rFonts w:cstheme="minorHAnsi"/>
                <w:sz w:val="16"/>
                <w:szCs w:val="20"/>
              </w:rPr>
              <w:t xml:space="preserve">  </w:t>
            </w:r>
          </w:p>
          <w:p w14:paraId="5E17271A" w14:textId="018644BD" w:rsidR="00F8218D" w:rsidRDefault="00F8218D" w:rsidP="00CC2C76">
            <w:pPr>
              <w:spacing w:after="0" w:line="240" w:lineRule="auto"/>
              <w:rPr>
                <w:rFonts w:cstheme="minorHAnsi"/>
                <w:sz w:val="16"/>
                <w:szCs w:val="20"/>
              </w:rPr>
            </w:pPr>
            <w:r>
              <w:rPr>
                <w:rFonts w:cstheme="minorHAnsi"/>
                <w:sz w:val="16"/>
                <w:szCs w:val="20"/>
              </w:rPr>
              <w:t xml:space="preserve">Allowed values are </w:t>
            </w:r>
          </w:p>
          <w:p w14:paraId="0E7038DF" w14:textId="76759E45" w:rsidR="00F8218D" w:rsidRDefault="00F8218D" w:rsidP="00CC2C76">
            <w:pPr>
              <w:spacing w:after="0" w:line="240" w:lineRule="auto"/>
              <w:rPr>
                <w:rFonts w:cstheme="minorHAnsi"/>
                <w:sz w:val="16"/>
                <w:szCs w:val="20"/>
              </w:rPr>
            </w:pPr>
            <w:r w:rsidRPr="00CB43FC">
              <w:rPr>
                <w:rFonts w:cstheme="minorHAnsi"/>
                <w:sz w:val="16"/>
                <w:szCs w:val="20"/>
              </w:rPr>
              <w:t>*Standard Distribution System</w:t>
            </w:r>
          </w:p>
          <w:p w14:paraId="1945A5D2" w14:textId="4860BD80" w:rsidR="0080752E" w:rsidRPr="00AB4500" w:rsidRDefault="0080752E" w:rsidP="00CC2C76">
            <w:pPr>
              <w:spacing w:after="0" w:line="240" w:lineRule="auto"/>
              <w:rPr>
                <w:rFonts w:cstheme="minorHAnsi"/>
                <w:sz w:val="16"/>
                <w:szCs w:val="20"/>
              </w:rPr>
            </w:pPr>
            <w:r>
              <w:rPr>
                <w:rFonts w:cstheme="minorHAnsi"/>
                <w:sz w:val="16"/>
                <w:szCs w:val="20"/>
              </w:rPr>
              <w:t>*Demand Recirculation</w:t>
            </w:r>
          </w:p>
          <w:p w14:paraId="16FA8B37" w14:textId="77777777" w:rsidR="00646141" w:rsidRDefault="00F8218D" w:rsidP="00CC2C76">
            <w:pPr>
              <w:spacing w:after="0" w:line="240" w:lineRule="auto"/>
              <w:rPr>
                <w:rFonts w:cstheme="minorHAnsi"/>
                <w:sz w:val="16"/>
                <w:szCs w:val="20"/>
              </w:rPr>
            </w:pPr>
            <w:r w:rsidRPr="00AB4500">
              <w:rPr>
                <w:rFonts w:cstheme="minorHAnsi"/>
                <w:sz w:val="16"/>
                <w:szCs w:val="20"/>
              </w:rPr>
              <w:t xml:space="preserve">* Demand Recirculation Manual </w:t>
            </w:r>
            <w:proofErr w:type="gramStart"/>
            <w:r w:rsidRPr="00AB4500">
              <w:rPr>
                <w:rFonts w:cstheme="minorHAnsi"/>
                <w:sz w:val="16"/>
                <w:szCs w:val="20"/>
              </w:rPr>
              <w:t>Control</w:t>
            </w:r>
            <w:r w:rsidR="00646141">
              <w:rPr>
                <w:rFonts w:cstheme="minorHAnsi"/>
                <w:sz w:val="16"/>
                <w:szCs w:val="20"/>
              </w:rPr>
              <w:t>;</w:t>
            </w:r>
            <w:proofErr w:type="gramEnd"/>
          </w:p>
          <w:p w14:paraId="42556E5E" w14:textId="30CB69BB" w:rsidR="00F8218D" w:rsidRPr="005828AE" w:rsidRDefault="00646141" w:rsidP="00646141">
            <w:pPr>
              <w:spacing w:after="0" w:line="240" w:lineRule="auto"/>
              <w:rPr>
                <w:rFonts w:asciiTheme="minorHAnsi" w:eastAsia="Times New Roman" w:hAnsiTheme="minorHAnsi" w:cstheme="minorBidi"/>
                <w:sz w:val="16"/>
                <w:szCs w:val="16"/>
              </w:rPr>
            </w:pPr>
            <w:r w:rsidRPr="467972E6">
              <w:rPr>
                <w:rFonts w:cstheme="minorBidi"/>
                <w:sz w:val="16"/>
                <w:szCs w:val="16"/>
              </w:rPr>
              <w:t xml:space="preserve">Else if </w:t>
            </w:r>
            <w:ins w:id="7" w:author="Alhabibi, Haider@Energy" w:date="2022-06-27T12:37:00Z">
              <w:r w:rsidR="00BA0651" w:rsidRPr="467972E6">
                <w:rPr>
                  <w:rFonts w:cstheme="minorBidi"/>
                  <w:sz w:val="16"/>
                  <w:szCs w:val="16"/>
                </w:rPr>
                <w:t>prescriptive, then value = NA</w:t>
              </w:r>
              <w:r w:rsidR="00BA0651" w:rsidRPr="467972E6" w:rsidDel="00BA0651">
                <w:rPr>
                  <w:rFonts w:cstheme="minorBidi"/>
                  <w:sz w:val="16"/>
                  <w:szCs w:val="16"/>
                </w:rPr>
                <w:t xml:space="preserve"> </w:t>
              </w:r>
            </w:ins>
            <w:del w:id="8" w:author="Alhabibi, Haider@Energy" w:date="2022-06-27T12:37:00Z">
              <w:r w:rsidR="00DA58BF" w:rsidRPr="467972E6" w:rsidDel="00BA0651">
                <w:rPr>
                  <w:rFonts w:cstheme="minorBidi"/>
                  <w:sz w:val="16"/>
                  <w:szCs w:val="16"/>
                </w:rPr>
                <w:delText>LMCC</w:delText>
              </w:r>
              <w:r w:rsidRPr="467972E6" w:rsidDel="00BA0651">
                <w:rPr>
                  <w:rFonts w:cstheme="minorBidi"/>
                  <w:sz w:val="16"/>
                  <w:szCs w:val="16"/>
                </w:rPr>
                <w:delText>-ALT, then value = NA</w:delText>
              </w:r>
            </w:del>
            <w:r w:rsidR="00F8218D" w:rsidRPr="467972E6">
              <w:rPr>
                <w:rFonts w:cstheme="minorBidi"/>
                <w:sz w:val="16"/>
                <w:szCs w:val="16"/>
              </w:rPr>
              <w:t xml:space="preserve">&gt;&gt; </w:t>
            </w:r>
          </w:p>
        </w:tc>
        <w:tc>
          <w:tcPr>
            <w:tcW w:w="685" w:type="pct"/>
            <w:tcBorders>
              <w:top w:val="single" w:sz="4" w:space="0" w:color="auto"/>
              <w:left w:val="single" w:sz="4" w:space="0" w:color="auto"/>
              <w:bottom w:val="single" w:sz="4" w:space="0" w:color="auto"/>
              <w:right w:val="single" w:sz="4" w:space="0" w:color="auto"/>
            </w:tcBorders>
          </w:tcPr>
          <w:p w14:paraId="771465FA" w14:textId="14189FF5"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AB4500">
              <w:rPr>
                <w:rFonts w:asciiTheme="minorHAnsi" w:eastAsia="Times New Roman" w:hAnsiTheme="minorHAnsi" w:cstheme="minorHAnsi"/>
                <w:sz w:val="16"/>
                <w:szCs w:val="20"/>
              </w:rPr>
              <w:t xml:space="preserve">.  </w:t>
            </w:r>
            <w:ins w:id="9" w:author="Alhabibi, Haider@Energy" w:date="2022-06-29T13:13:00Z">
              <w:r w:rsidR="00886EB1">
                <w:rPr>
                  <w:rFonts w:asciiTheme="minorHAnsi" w:eastAsia="Times New Roman" w:hAnsiTheme="minorHAnsi" w:cstheme="minorHAnsi"/>
                  <w:sz w:val="16"/>
                  <w:szCs w:val="20"/>
                </w:rPr>
                <w:t xml:space="preserve">If information is not available on the LMCC, then allow user input. </w:t>
              </w:r>
            </w:ins>
            <w:r w:rsidRPr="00AB4500">
              <w:rPr>
                <w:rFonts w:asciiTheme="minorHAnsi" w:eastAsia="Times New Roman" w:hAnsiTheme="minorHAnsi" w:cstheme="minorHAnsi"/>
                <w:sz w:val="16"/>
                <w:szCs w:val="20"/>
              </w:rPr>
              <w:t xml:space="preserve">Allowed values are </w:t>
            </w:r>
          </w:p>
          <w:p w14:paraId="4BFB36B2" w14:textId="0B0C6F3E"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*Basic</w:t>
            </w:r>
          </w:p>
          <w:p w14:paraId="74909F6B" w14:textId="77777777" w:rsidR="00086BD3"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w:t>
            </w:r>
            <w:proofErr w:type="gramStart"/>
            <w:r w:rsidRPr="00AB4500">
              <w:rPr>
                <w:rFonts w:asciiTheme="minorHAnsi" w:eastAsia="Times New Roman" w:hAnsiTheme="minorHAnsi" w:cstheme="minorHAnsi"/>
                <w:sz w:val="16"/>
                <w:szCs w:val="20"/>
              </w:rPr>
              <w:t>None</w:t>
            </w:r>
            <w:r w:rsidR="00086BD3">
              <w:rPr>
                <w:rFonts w:asciiTheme="minorHAnsi" w:eastAsia="Times New Roman" w:hAnsiTheme="minorHAnsi" w:cstheme="minorHAnsi"/>
                <w:sz w:val="16"/>
                <w:szCs w:val="20"/>
              </w:rPr>
              <w:t>;</w:t>
            </w:r>
            <w:proofErr w:type="gramEnd"/>
          </w:p>
          <w:p w14:paraId="69865A09" w14:textId="783C59FB" w:rsidR="00F8218D" w:rsidRPr="005828AE" w:rsidRDefault="00086BD3"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del w:id="10" w:author="Alhabibi, Haider@Energy" w:date="2022-06-29T13:13:00Z">
              <w:r w:rsidDel="00886EB1">
                <w:rPr>
                  <w:rFonts w:asciiTheme="minorHAnsi" w:eastAsia="Times New Roman" w:hAnsiTheme="minorHAnsi" w:cstheme="minorHAnsi"/>
                  <w:sz w:val="16"/>
                  <w:szCs w:val="20"/>
                </w:rPr>
                <w:delText>I</w:delText>
              </w:r>
            </w:del>
            <w:del w:id="11" w:author="Alhabibi, Haider@Energy" w:date="2022-06-29T13:12:00Z">
              <w:r w:rsidDel="00ED389E">
                <w:rPr>
                  <w:rFonts w:asciiTheme="minorHAnsi" w:eastAsia="Times New Roman" w:hAnsiTheme="minorHAnsi" w:cstheme="minorHAnsi"/>
                  <w:sz w:val="16"/>
                  <w:szCs w:val="20"/>
                </w:rPr>
                <w:delText xml:space="preserve">f </w:delText>
              </w:r>
            </w:del>
            <w:del w:id="12" w:author="Alhabibi, Haider@Energy" w:date="2022-06-27T12:45:00Z">
              <w:r w:rsidR="00DA58BF" w:rsidDel="007252AF">
                <w:rPr>
                  <w:rFonts w:asciiTheme="minorHAnsi" w:eastAsia="Times New Roman" w:hAnsiTheme="minorHAnsi" w:cstheme="minorHAnsi"/>
                  <w:sz w:val="16"/>
                  <w:szCs w:val="20"/>
                </w:rPr>
                <w:delText>LMCC</w:delText>
              </w:r>
              <w:r w:rsidDel="007252AF">
                <w:rPr>
                  <w:rFonts w:asciiTheme="minorHAnsi" w:eastAsia="Times New Roman" w:hAnsiTheme="minorHAnsi" w:cstheme="minorHAnsi"/>
                  <w:sz w:val="16"/>
                  <w:szCs w:val="20"/>
                </w:rPr>
                <w:delText>-ALT, then value = NA</w:delText>
              </w:r>
            </w:del>
            <w:r w:rsidR="00F8218D" w:rsidRPr="00AB4500">
              <w:rPr>
                <w:rFonts w:asciiTheme="minorHAnsi" w:eastAsia="Times New Roman" w:hAnsiTheme="minorHAnsi" w:cstheme="minorHAnsi"/>
                <w:sz w:val="16"/>
                <w:szCs w:val="20"/>
              </w:rPr>
              <w:t>&gt;&gt;</w:t>
            </w:r>
          </w:p>
        </w:tc>
      </w:tr>
      <w:tr w:rsidR="00F8218D" w:rsidRPr="009E01FE" w14:paraId="327A3EAD" w14:textId="77777777" w:rsidTr="0A3DDC19">
        <w:trPr>
          <w:cantSplit/>
          <w:trHeight w:val="246"/>
        </w:trPr>
        <w:tc>
          <w:tcPr>
            <w:tcW w:w="418" w:type="pct"/>
            <w:tcBorders>
              <w:top w:val="single" w:sz="4" w:space="0" w:color="auto"/>
              <w:left w:val="single" w:sz="4" w:space="0" w:color="auto"/>
              <w:bottom w:val="single" w:sz="4" w:space="0" w:color="auto"/>
              <w:right w:val="single" w:sz="4" w:space="0" w:color="auto"/>
            </w:tcBorders>
          </w:tcPr>
          <w:p w14:paraId="01693F58"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9" w:type="pct"/>
            <w:tcBorders>
              <w:top w:val="single" w:sz="4" w:space="0" w:color="auto"/>
              <w:left w:val="single" w:sz="4" w:space="0" w:color="auto"/>
              <w:bottom w:val="single" w:sz="4" w:space="0" w:color="auto"/>
              <w:right w:val="single" w:sz="4" w:space="0" w:color="auto"/>
            </w:tcBorders>
          </w:tcPr>
          <w:p w14:paraId="4A17BD38" w14:textId="31A0D071"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 w:type="pct"/>
            <w:tcBorders>
              <w:top w:val="single" w:sz="4" w:space="0" w:color="auto"/>
              <w:left w:val="single" w:sz="4" w:space="0" w:color="auto"/>
              <w:bottom w:val="single" w:sz="4" w:space="0" w:color="auto"/>
              <w:right w:val="single" w:sz="4" w:space="0" w:color="auto"/>
            </w:tcBorders>
          </w:tcPr>
          <w:p w14:paraId="0BC2EB9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11" w:type="pct"/>
            <w:tcBorders>
              <w:top w:val="single" w:sz="4" w:space="0" w:color="auto"/>
              <w:left w:val="single" w:sz="4" w:space="0" w:color="auto"/>
              <w:bottom w:val="single" w:sz="4" w:space="0" w:color="auto"/>
              <w:right w:val="single" w:sz="4" w:space="0" w:color="auto"/>
            </w:tcBorders>
          </w:tcPr>
          <w:p w14:paraId="4FD5601D"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62" w:type="pct"/>
            <w:tcBorders>
              <w:top w:val="single" w:sz="4" w:space="0" w:color="auto"/>
              <w:left w:val="single" w:sz="4" w:space="0" w:color="auto"/>
              <w:bottom w:val="single" w:sz="4" w:space="0" w:color="auto"/>
              <w:right w:val="single" w:sz="4" w:space="0" w:color="auto"/>
            </w:tcBorders>
          </w:tcPr>
          <w:p w14:paraId="47D52B53"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8" w:type="pct"/>
            <w:tcBorders>
              <w:top w:val="single" w:sz="4" w:space="0" w:color="auto"/>
              <w:left w:val="single" w:sz="4" w:space="0" w:color="auto"/>
              <w:bottom w:val="single" w:sz="4" w:space="0" w:color="auto"/>
              <w:right w:val="single" w:sz="4" w:space="0" w:color="auto"/>
            </w:tcBorders>
          </w:tcPr>
          <w:p w14:paraId="57EBF37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11E897D8"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06" w:type="pct"/>
            <w:tcBorders>
              <w:top w:val="single" w:sz="4" w:space="0" w:color="auto"/>
              <w:left w:val="single" w:sz="4" w:space="0" w:color="auto"/>
              <w:bottom w:val="single" w:sz="4" w:space="0" w:color="auto"/>
              <w:right w:val="single" w:sz="4" w:space="0" w:color="auto"/>
            </w:tcBorders>
          </w:tcPr>
          <w:p w14:paraId="2315EB00"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64" w:type="pct"/>
            <w:tcBorders>
              <w:top w:val="single" w:sz="4" w:space="0" w:color="auto"/>
              <w:left w:val="single" w:sz="4" w:space="0" w:color="auto"/>
              <w:bottom w:val="single" w:sz="4" w:space="0" w:color="auto"/>
              <w:right w:val="single" w:sz="4" w:space="0" w:color="auto"/>
            </w:tcBorders>
          </w:tcPr>
          <w:p w14:paraId="61617FB9"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c>
          <w:tcPr>
            <w:tcW w:w="685" w:type="pct"/>
            <w:tcBorders>
              <w:top w:val="single" w:sz="4" w:space="0" w:color="auto"/>
              <w:left w:val="single" w:sz="4" w:space="0" w:color="auto"/>
              <w:bottom w:val="single" w:sz="4" w:space="0" w:color="auto"/>
              <w:right w:val="single" w:sz="4" w:space="0" w:color="auto"/>
            </w:tcBorders>
          </w:tcPr>
          <w:p w14:paraId="746DC70D" w14:textId="77777777"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r>
    </w:tbl>
    <w:p w14:paraId="56CB97C3" w14:textId="58BF39C2" w:rsidR="00E8341D" w:rsidRDefault="00E8341D">
      <w:pPr>
        <w:rPr>
          <w:ins w:id="13" w:author="Alhabibi, Haider@Energy" w:date="2022-06-23T13:22:00Z"/>
        </w:rPr>
      </w:pPr>
    </w:p>
    <w:p w14:paraId="3B179C39" w14:textId="77777777" w:rsidR="00E8341D" w:rsidRDefault="00E8341D">
      <w:pPr>
        <w:spacing w:after="0" w:line="240" w:lineRule="auto"/>
        <w:rPr>
          <w:ins w:id="14" w:author="Alhabibi, Haider@Energy" w:date="2022-06-23T13:22:00Z"/>
        </w:rPr>
      </w:pPr>
      <w:ins w:id="15" w:author="Alhabibi, Haider@Energy" w:date="2022-06-23T13:22:00Z">
        <w:r>
          <w:br w:type="page"/>
        </w:r>
      </w:ins>
    </w:p>
    <w:tbl>
      <w:tblPr>
        <w:tblStyle w:val="TableGrid4"/>
        <w:tblW w:w="0" w:type="auto"/>
        <w:tblLook w:val="04A0" w:firstRow="1" w:lastRow="0" w:firstColumn="1" w:lastColumn="0" w:noHBand="0" w:noVBand="1"/>
      </w:tblPr>
      <w:tblGrid>
        <w:gridCol w:w="1007"/>
        <w:gridCol w:w="1063"/>
        <w:gridCol w:w="1235"/>
        <w:gridCol w:w="1131"/>
        <w:gridCol w:w="1498"/>
        <w:gridCol w:w="1064"/>
        <w:gridCol w:w="1266"/>
        <w:gridCol w:w="1084"/>
        <w:gridCol w:w="1442"/>
      </w:tblGrid>
      <w:tr w:rsidR="00B854A7" w:rsidRPr="00F40856" w14:paraId="3159C828" w14:textId="77777777" w:rsidTr="00844B06">
        <w:tc>
          <w:tcPr>
            <w:tcW w:w="10790" w:type="dxa"/>
            <w:gridSpan w:val="9"/>
          </w:tcPr>
          <w:p w14:paraId="2207B95D" w14:textId="69B702D2" w:rsidR="00B854A7" w:rsidRPr="00EB4154" w:rsidRDefault="00B854A7" w:rsidP="00844B06">
            <w:pPr>
              <w:spacing w:after="0" w:line="240" w:lineRule="auto"/>
              <w:rPr>
                <w:rFonts w:cstheme="minorHAnsi"/>
                <w:b/>
                <w:bCs/>
                <w:sz w:val="20"/>
                <w:szCs w:val="20"/>
              </w:rPr>
            </w:pPr>
            <w:r>
              <w:rPr>
                <w:rFonts w:cstheme="minorHAnsi"/>
                <w:b/>
                <w:bCs/>
                <w:sz w:val="20"/>
                <w:szCs w:val="20"/>
              </w:rPr>
              <w:lastRenderedPageBreak/>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3AC799BA" w14:textId="77777777" w:rsidR="004176E4" w:rsidRDefault="009F070F" w:rsidP="00844B06">
            <w:pPr>
              <w:spacing w:after="0"/>
              <w:rPr>
                <w:ins w:id="16" w:author="Alhabibi, Haider@Energy" w:date="2022-06-23T13:12:00Z"/>
                <w:rFonts w:ascii="Calibri" w:hAnsi="Calibri"/>
                <w:sz w:val="18"/>
                <w:szCs w:val="18"/>
              </w:rPr>
            </w:pPr>
            <w:r>
              <w:rPr>
                <w:rFonts w:ascii="Calibri" w:hAnsi="Calibri"/>
                <w:sz w:val="18"/>
                <w:szCs w:val="18"/>
              </w:rPr>
              <w:t>&lt;&lt;Static Text - see the top&gt;&gt;</w:t>
            </w:r>
          </w:p>
          <w:p w14:paraId="5FA8D9D0" w14:textId="49DCE846" w:rsidR="00B854A7" w:rsidRDefault="00B854A7" w:rsidP="00844B06">
            <w:pPr>
              <w:spacing w:after="0"/>
              <w:rPr>
                <w:rFonts w:cstheme="minorHAnsi"/>
                <w:sz w:val="20"/>
                <w:szCs w:val="20"/>
              </w:rPr>
            </w:pPr>
            <w:r>
              <w:rPr>
                <w:rFonts w:cstheme="minorHAnsi"/>
                <w:sz w:val="20"/>
                <w:szCs w:val="20"/>
              </w:rPr>
              <w:t xml:space="preserve">&lt;&lt;If </w:t>
            </w:r>
            <w:r w:rsidR="00DA58BF">
              <w:rPr>
                <w:rFonts w:cstheme="minorHAnsi"/>
                <w:sz w:val="20"/>
                <w:szCs w:val="20"/>
              </w:rPr>
              <w:t>LMCC</w:t>
            </w:r>
            <w:r>
              <w:rPr>
                <w:rFonts w:cstheme="minorHAnsi"/>
                <w:sz w:val="20"/>
                <w:szCs w:val="20"/>
              </w:rPr>
              <w:t xml:space="preserve"> has HPWH, then require table, else </w:t>
            </w:r>
            <w:r w:rsidRPr="00E12A63">
              <w:rPr>
                <w:rFonts w:cstheme="minorHAnsi"/>
                <w:sz w:val="20"/>
                <w:szCs w:val="20"/>
              </w:rPr>
              <w:t>display the "section does not apply" message</w:t>
            </w:r>
            <w:r>
              <w:rPr>
                <w:rFonts w:cstheme="minorHAnsi"/>
                <w:sz w:val="20"/>
                <w:szCs w:val="20"/>
              </w:rPr>
              <w:t>&gt;&gt;</w:t>
            </w:r>
          </w:p>
          <w:p w14:paraId="6BB8F346" w14:textId="14C6D0D9" w:rsidR="00B854A7" w:rsidRPr="00F40856" w:rsidRDefault="00B854A7" w:rsidP="00844B06">
            <w:pPr>
              <w:spacing w:after="0" w:line="240" w:lineRule="auto"/>
              <w:rPr>
                <w:rFonts w:cstheme="minorHAnsi"/>
                <w:sz w:val="20"/>
                <w:szCs w:val="20"/>
              </w:rPr>
            </w:pPr>
            <w:r w:rsidRPr="00F40856">
              <w:rPr>
                <w:rFonts w:cstheme="minorHAnsi"/>
                <w:sz w:val="18"/>
                <w:szCs w:val="20"/>
              </w:rPr>
              <w:t xml:space="preserve">&lt;&lt; require one row of data for each </w:t>
            </w:r>
            <w:r>
              <w:rPr>
                <w:rFonts w:cstheme="minorHAnsi"/>
                <w:sz w:val="18"/>
                <w:szCs w:val="20"/>
              </w:rPr>
              <w:t>HPWH</w:t>
            </w:r>
            <w:r w:rsidRPr="00F40856">
              <w:rPr>
                <w:rFonts w:cstheme="minorHAnsi"/>
                <w:sz w:val="18"/>
                <w:szCs w:val="20"/>
              </w:rPr>
              <w:t xml:space="preserve"> water heater identified on the </w:t>
            </w:r>
            <w:r w:rsidR="00DA58BF">
              <w:rPr>
                <w:rFonts w:cstheme="minorHAnsi"/>
                <w:sz w:val="18"/>
                <w:szCs w:val="20"/>
              </w:rPr>
              <w:t>LMCC</w:t>
            </w:r>
            <w:r w:rsidRPr="00F40856">
              <w:rPr>
                <w:rFonts w:cstheme="minorHAnsi"/>
                <w:sz w:val="18"/>
                <w:szCs w:val="20"/>
              </w:rPr>
              <w:t>&gt;&gt;</w:t>
            </w:r>
          </w:p>
        </w:tc>
      </w:tr>
      <w:tr w:rsidR="00B854A7" w:rsidRPr="00F40856" w14:paraId="538467AD" w14:textId="77777777" w:rsidTr="00B854A7">
        <w:tc>
          <w:tcPr>
            <w:tcW w:w="1007" w:type="dxa"/>
            <w:tcBorders>
              <w:top w:val="single" w:sz="4" w:space="0" w:color="auto"/>
              <w:left w:val="single" w:sz="4" w:space="0" w:color="auto"/>
              <w:bottom w:val="single" w:sz="4" w:space="0" w:color="auto"/>
              <w:right w:val="single" w:sz="4" w:space="0" w:color="auto"/>
            </w:tcBorders>
          </w:tcPr>
          <w:p w14:paraId="5C60669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18"/>
              </w:rPr>
              <w:t>01</w:t>
            </w:r>
          </w:p>
        </w:tc>
        <w:tc>
          <w:tcPr>
            <w:tcW w:w="1063" w:type="dxa"/>
            <w:vAlign w:val="bottom"/>
          </w:tcPr>
          <w:p w14:paraId="794CBAAB"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02</w:t>
            </w:r>
          </w:p>
        </w:tc>
        <w:tc>
          <w:tcPr>
            <w:tcW w:w="1235" w:type="dxa"/>
            <w:vAlign w:val="bottom"/>
          </w:tcPr>
          <w:p w14:paraId="0FA23014"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03</w:t>
            </w:r>
          </w:p>
        </w:tc>
        <w:tc>
          <w:tcPr>
            <w:tcW w:w="1131" w:type="dxa"/>
          </w:tcPr>
          <w:p w14:paraId="5C1B2FC7"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04</w:t>
            </w:r>
          </w:p>
        </w:tc>
        <w:tc>
          <w:tcPr>
            <w:tcW w:w="1498" w:type="dxa"/>
          </w:tcPr>
          <w:p w14:paraId="1A04CE32"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05</w:t>
            </w:r>
          </w:p>
        </w:tc>
        <w:tc>
          <w:tcPr>
            <w:tcW w:w="1064" w:type="dxa"/>
          </w:tcPr>
          <w:p w14:paraId="45671307"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06</w:t>
            </w:r>
          </w:p>
        </w:tc>
        <w:tc>
          <w:tcPr>
            <w:tcW w:w="1266" w:type="dxa"/>
          </w:tcPr>
          <w:p w14:paraId="1E51DC9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07</w:t>
            </w:r>
          </w:p>
        </w:tc>
        <w:tc>
          <w:tcPr>
            <w:tcW w:w="1084" w:type="dxa"/>
          </w:tcPr>
          <w:p w14:paraId="45888005"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08</w:t>
            </w:r>
          </w:p>
        </w:tc>
        <w:tc>
          <w:tcPr>
            <w:tcW w:w="1442" w:type="dxa"/>
          </w:tcPr>
          <w:p w14:paraId="20A420A0"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09</w:t>
            </w:r>
          </w:p>
        </w:tc>
      </w:tr>
      <w:tr w:rsidR="00B854A7" w:rsidRPr="00F40856" w14:paraId="67FC3DD3" w14:textId="77777777" w:rsidTr="00B854A7">
        <w:tc>
          <w:tcPr>
            <w:tcW w:w="1007" w:type="dxa"/>
            <w:tcBorders>
              <w:top w:val="single" w:sz="4" w:space="0" w:color="auto"/>
              <w:left w:val="single" w:sz="4" w:space="0" w:color="auto"/>
              <w:bottom w:val="single" w:sz="4" w:space="0" w:color="auto"/>
              <w:right w:val="single" w:sz="4" w:space="0" w:color="auto"/>
            </w:tcBorders>
            <w:vAlign w:val="bottom"/>
          </w:tcPr>
          <w:p w14:paraId="198A319D"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063" w:type="dxa"/>
            <w:vAlign w:val="bottom"/>
          </w:tcPr>
          <w:p w14:paraId="659E1EBD"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E0E162B"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or Name</w:t>
            </w:r>
          </w:p>
        </w:tc>
        <w:tc>
          <w:tcPr>
            <w:tcW w:w="1235" w:type="dxa"/>
            <w:vAlign w:val="bottom"/>
          </w:tcPr>
          <w:p w14:paraId="7D7563D5"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B83D81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Make and Model</w:t>
            </w:r>
          </w:p>
        </w:tc>
        <w:tc>
          <w:tcPr>
            <w:tcW w:w="1131" w:type="dxa"/>
            <w:vAlign w:val="bottom"/>
          </w:tcPr>
          <w:p w14:paraId="2C05D1FC"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xml:space="preserve"># </w:t>
            </w:r>
            <w:proofErr w:type="gramStart"/>
            <w:r w:rsidRPr="00F40856">
              <w:rPr>
                <w:rFonts w:cstheme="minorHAnsi"/>
                <w:sz w:val="18"/>
                <w:szCs w:val="20"/>
              </w:rPr>
              <w:t>of</w:t>
            </w:r>
            <w:proofErr w:type="gramEnd"/>
            <w:r w:rsidRPr="00F40856">
              <w:rPr>
                <w:rFonts w:cstheme="minorHAnsi"/>
                <w:sz w:val="18"/>
                <w:szCs w:val="20"/>
              </w:rPr>
              <w:t xml:space="preserve"> Like (or Identical) Water Heaters in System</w:t>
            </w:r>
          </w:p>
        </w:tc>
        <w:tc>
          <w:tcPr>
            <w:tcW w:w="1498" w:type="dxa"/>
            <w:vAlign w:val="bottom"/>
          </w:tcPr>
          <w:p w14:paraId="76556C09"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064" w:type="dxa"/>
            <w:vAlign w:val="bottom"/>
          </w:tcPr>
          <w:p w14:paraId="461E9E03"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266" w:type="dxa"/>
            <w:vAlign w:val="bottom"/>
          </w:tcPr>
          <w:p w14:paraId="1FA0C5F7"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84" w:type="dxa"/>
            <w:vAlign w:val="bottom"/>
          </w:tcPr>
          <w:p w14:paraId="75D74548"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442" w:type="dxa"/>
            <w:vAlign w:val="bottom"/>
          </w:tcPr>
          <w:p w14:paraId="5E89CFF8"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B854A7" w:rsidRPr="00F40856" w14:paraId="6E23C1A8" w14:textId="77777777" w:rsidTr="00B854A7">
        <w:tc>
          <w:tcPr>
            <w:tcW w:w="1007" w:type="dxa"/>
            <w:tcBorders>
              <w:top w:val="single" w:sz="4" w:space="0" w:color="auto"/>
              <w:left w:val="single" w:sz="4" w:space="0" w:color="auto"/>
              <w:bottom w:val="single" w:sz="4" w:space="0" w:color="auto"/>
              <w:right w:val="single" w:sz="4" w:space="0" w:color="auto"/>
            </w:tcBorders>
          </w:tcPr>
          <w:p w14:paraId="52DCB499" w14:textId="77C198E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 from </w:t>
            </w:r>
            <w:r w:rsidR="00DA58BF">
              <w:rPr>
                <w:rFonts w:cstheme="minorHAnsi"/>
                <w:sz w:val="16"/>
                <w:szCs w:val="20"/>
              </w:rPr>
              <w:t>LMCC</w:t>
            </w:r>
            <w:r w:rsidRPr="00F40856">
              <w:rPr>
                <w:rFonts w:cstheme="minorHAnsi"/>
                <w:sz w:val="16"/>
                <w:szCs w:val="20"/>
              </w:rPr>
              <w:t xml:space="preserve">; &gt;&gt; </w:t>
            </w:r>
          </w:p>
        </w:tc>
        <w:tc>
          <w:tcPr>
            <w:tcW w:w="1063" w:type="dxa"/>
          </w:tcPr>
          <w:p w14:paraId="78092F77" w14:textId="5913D91E"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 from </w:t>
            </w:r>
            <w:r w:rsidR="00DA58BF">
              <w:rPr>
                <w:rFonts w:cstheme="minorHAnsi"/>
                <w:sz w:val="16"/>
                <w:szCs w:val="20"/>
              </w:rPr>
              <w:t>LMCC</w:t>
            </w:r>
            <w:r w:rsidRPr="00F40856">
              <w:rPr>
                <w:rFonts w:cstheme="minorHAnsi"/>
                <w:sz w:val="16"/>
                <w:szCs w:val="20"/>
              </w:rPr>
              <w:t>&gt;&gt;</w:t>
            </w:r>
          </w:p>
        </w:tc>
        <w:tc>
          <w:tcPr>
            <w:tcW w:w="1235" w:type="dxa"/>
          </w:tcPr>
          <w:p w14:paraId="136ED8ED" w14:textId="697D2FD5"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&lt;&lt;references value from </w:t>
            </w:r>
            <w:r w:rsidR="00DA58BF">
              <w:rPr>
                <w:rFonts w:cstheme="minorHAnsi"/>
                <w:sz w:val="16"/>
                <w:szCs w:val="20"/>
              </w:rPr>
              <w:t>LMCC</w:t>
            </w:r>
            <w:r w:rsidRPr="00F40856">
              <w:rPr>
                <w:rFonts w:cstheme="minorHAnsi"/>
                <w:sz w:val="16"/>
                <w:szCs w:val="20"/>
              </w:rPr>
              <w:t>-PRF.  Else if prescriptive, display “NEEA Tier 3” &gt;&gt;</w:t>
            </w:r>
          </w:p>
        </w:tc>
        <w:tc>
          <w:tcPr>
            <w:tcW w:w="1131" w:type="dxa"/>
          </w:tcPr>
          <w:p w14:paraId="1E84B6C5" w14:textId="02A0F9B7" w:rsidR="00B854A7" w:rsidRPr="00F40856" w:rsidRDefault="00B854A7" w:rsidP="00844B06">
            <w:pPr>
              <w:spacing w:after="0" w:line="240" w:lineRule="auto"/>
              <w:rPr>
                <w:rFonts w:cstheme="minorHAnsi"/>
                <w:i/>
                <w:color w:val="FF0000"/>
                <w:sz w:val="16"/>
                <w:szCs w:val="20"/>
              </w:rPr>
            </w:pPr>
            <w:r w:rsidRPr="00F40856">
              <w:rPr>
                <w:rFonts w:cstheme="minorHAnsi"/>
                <w:sz w:val="16"/>
                <w:szCs w:val="20"/>
              </w:rPr>
              <w:t xml:space="preserve">&lt;&lt;references values from </w:t>
            </w:r>
            <w:r w:rsidR="00DA58BF">
              <w:rPr>
                <w:rFonts w:cstheme="minorHAnsi"/>
                <w:sz w:val="16"/>
                <w:szCs w:val="20"/>
              </w:rPr>
              <w:t>LMCC</w:t>
            </w:r>
            <w:r w:rsidRPr="00F40856">
              <w:rPr>
                <w:rFonts w:cstheme="minorHAnsi"/>
                <w:sz w:val="16"/>
                <w:szCs w:val="20"/>
              </w:rPr>
              <w:t xml:space="preserve"> &gt;&gt;</w:t>
            </w:r>
          </w:p>
        </w:tc>
        <w:tc>
          <w:tcPr>
            <w:tcW w:w="1498" w:type="dxa"/>
          </w:tcPr>
          <w:p w14:paraId="64645FA8" w14:textId="74989434" w:rsidR="00B854A7" w:rsidRPr="00F40856" w:rsidRDefault="00B854A7" w:rsidP="00844B06">
            <w:pPr>
              <w:spacing w:after="0" w:line="240" w:lineRule="auto"/>
              <w:rPr>
                <w:rFonts w:cstheme="minorHAnsi"/>
                <w:i/>
                <w:color w:val="FF0000"/>
                <w:sz w:val="16"/>
                <w:szCs w:val="20"/>
              </w:rPr>
            </w:pPr>
            <w:r w:rsidRPr="00F40856">
              <w:rPr>
                <w:rFonts w:cstheme="minorHAnsi"/>
                <w:sz w:val="16"/>
                <w:szCs w:val="20"/>
              </w:rPr>
              <w:t xml:space="preserve">&lt;&lt;Reference value from </w:t>
            </w:r>
            <w:r w:rsidR="00DA58BF">
              <w:rPr>
                <w:rFonts w:cstheme="minorHAnsi"/>
                <w:sz w:val="16"/>
                <w:szCs w:val="20"/>
              </w:rPr>
              <w:t>LMCC</w:t>
            </w:r>
            <w:r w:rsidRPr="00F40856">
              <w:rPr>
                <w:rFonts w:cstheme="minorHAnsi"/>
                <w:sz w:val="16"/>
                <w:szCs w:val="20"/>
              </w:rPr>
              <w:t>&gt;&gt;</w:t>
            </w:r>
          </w:p>
        </w:tc>
        <w:tc>
          <w:tcPr>
            <w:tcW w:w="1064" w:type="dxa"/>
          </w:tcPr>
          <w:p w14:paraId="79B6A3CB" w14:textId="1C7A8DF9"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r w:rsidRPr="00F40856">
              <w:rPr>
                <w:rFonts w:cstheme="minorHAnsi"/>
                <w:sz w:val="16"/>
                <w:szCs w:val="20"/>
              </w:rPr>
              <w:t>-PRF; else NA&gt;&gt;</w:t>
            </w:r>
          </w:p>
        </w:tc>
        <w:tc>
          <w:tcPr>
            <w:tcW w:w="1266" w:type="dxa"/>
          </w:tcPr>
          <w:p w14:paraId="6EB694EF" w14:textId="24A55669"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r w:rsidRPr="00F40856">
              <w:rPr>
                <w:rFonts w:cstheme="minorHAnsi"/>
                <w:sz w:val="16"/>
                <w:szCs w:val="20"/>
              </w:rPr>
              <w:t xml:space="preserve">.  </w:t>
            </w:r>
          </w:p>
          <w:p w14:paraId="6D7C8E21"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If performance </w:t>
            </w:r>
          </w:p>
          <w:p w14:paraId="5E658B30"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Allowed values are</w:t>
            </w:r>
          </w:p>
          <w:p w14:paraId="78998C5F"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*Standard Distribution System</w:t>
            </w:r>
          </w:p>
          <w:p w14:paraId="35AB13D8"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Point of Use</w:t>
            </w:r>
          </w:p>
          <w:p w14:paraId="7F251EB4"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Parallel Piping </w:t>
            </w:r>
          </w:p>
          <w:p w14:paraId="4E17EC68"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*Recirculation System Non-Demand Control</w:t>
            </w:r>
          </w:p>
          <w:p w14:paraId="06D525EE"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Manual Control </w:t>
            </w:r>
          </w:p>
          <w:p w14:paraId="3A1CCE43"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Sensor </w:t>
            </w:r>
            <w:proofErr w:type="gramStart"/>
            <w:r w:rsidRPr="00F40856">
              <w:rPr>
                <w:rFonts w:cstheme="minorHAnsi"/>
                <w:sz w:val="16"/>
                <w:szCs w:val="20"/>
              </w:rPr>
              <w:t>Control;</w:t>
            </w:r>
            <w:proofErr w:type="gramEnd"/>
            <w:r w:rsidRPr="00F40856">
              <w:rPr>
                <w:rFonts w:cstheme="minorHAnsi"/>
                <w:sz w:val="16"/>
                <w:szCs w:val="20"/>
              </w:rPr>
              <w:t xml:space="preserve"> </w:t>
            </w:r>
          </w:p>
          <w:p w14:paraId="7E21C005"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Else if prescriptive,  </w:t>
            </w:r>
          </w:p>
          <w:p w14:paraId="6FD07E4B"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Allowed values are </w:t>
            </w:r>
          </w:p>
          <w:p w14:paraId="2C89F477"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*Standard Distribution System</w:t>
            </w:r>
          </w:p>
          <w:p w14:paraId="43743E64"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*Demand Recirculation</w:t>
            </w:r>
          </w:p>
          <w:p w14:paraId="5D8A4EE7" w14:textId="5530BC46"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Manual Control; Else if </w:t>
            </w:r>
            <w:ins w:id="17" w:author="Alhabibi, Haider@Energy" w:date="2022-06-27T12:43:00Z">
              <w:r w:rsidR="00AF2BA3" w:rsidRPr="00AF2BA3">
                <w:rPr>
                  <w:rFonts w:cstheme="minorHAnsi"/>
                  <w:sz w:val="16"/>
                  <w:szCs w:val="20"/>
                </w:rPr>
                <w:t>prescriptive, then value = NA</w:t>
              </w:r>
            </w:ins>
            <w:del w:id="18" w:author="Alhabibi, Haider@Energy" w:date="2022-06-27T12:43:00Z">
              <w:r w:rsidR="00DA58BF" w:rsidDel="00AF2BA3">
                <w:rPr>
                  <w:rFonts w:cstheme="minorHAnsi"/>
                  <w:sz w:val="16"/>
                  <w:szCs w:val="20"/>
                </w:rPr>
                <w:delText>LMCC</w:delText>
              </w:r>
              <w:r w:rsidRPr="00F40856" w:rsidDel="00AF2BA3">
                <w:rPr>
                  <w:rFonts w:cstheme="minorHAnsi"/>
                  <w:sz w:val="16"/>
                  <w:szCs w:val="20"/>
                </w:rPr>
                <w:delText xml:space="preserve">-ALT, then value = NA </w:delText>
              </w:r>
            </w:del>
            <w:r w:rsidRPr="00F40856">
              <w:rPr>
                <w:rFonts w:cstheme="minorHAnsi"/>
                <w:sz w:val="16"/>
                <w:szCs w:val="20"/>
              </w:rPr>
              <w:t xml:space="preserve">&gt;&gt; </w:t>
            </w:r>
          </w:p>
          <w:p w14:paraId="1E01E630" w14:textId="77777777" w:rsidR="00B854A7" w:rsidRPr="00F40856" w:rsidRDefault="00B854A7" w:rsidP="00844B06">
            <w:pPr>
              <w:spacing w:after="0" w:line="240" w:lineRule="auto"/>
              <w:rPr>
                <w:rFonts w:cstheme="minorHAnsi"/>
                <w:sz w:val="16"/>
                <w:szCs w:val="20"/>
              </w:rPr>
            </w:pPr>
          </w:p>
        </w:tc>
        <w:tc>
          <w:tcPr>
            <w:tcW w:w="1084" w:type="dxa"/>
          </w:tcPr>
          <w:p w14:paraId="49E872FD" w14:textId="6D2444E1"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r w:rsidRPr="00F40856">
              <w:rPr>
                <w:rFonts w:cstheme="minorHAnsi"/>
                <w:sz w:val="16"/>
                <w:szCs w:val="20"/>
              </w:rPr>
              <w:t xml:space="preserve">. </w:t>
            </w:r>
            <w:ins w:id="19" w:author="Alhabibi, Haider@Energy" w:date="2022-06-29T13:15:00Z">
              <w:r w:rsidR="0055205C" w:rsidRPr="0055205C">
                <w:rPr>
                  <w:rFonts w:cstheme="minorHAnsi"/>
                  <w:sz w:val="16"/>
                  <w:szCs w:val="20"/>
                </w:rPr>
                <w:t>If information is not available on the LMCC, then allow user input.</w:t>
              </w:r>
            </w:ins>
            <w:r w:rsidRPr="00F40856">
              <w:rPr>
                <w:rFonts w:cstheme="minorHAnsi"/>
                <w:sz w:val="16"/>
                <w:szCs w:val="20"/>
              </w:rPr>
              <w:t xml:space="preserve"> Allowed values are *Basic</w:t>
            </w:r>
          </w:p>
          <w:p w14:paraId="75902C8C"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w:t>
            </w:r>
            <w:proofErr w:type="gramStart"/>
            <w:r w:rsidRPr="00F40856">
              <w:rPr>
                <w:rFonts w:cstheme="minorHAnsi"/>
                <w:sz w:val="16"/>
                <w:szCs w:val="20"/>
              </w:rPr>
              <w:t>None;</w:t>
            </w:r>
            <w:proofErr w:type="gramEnd"/>
            <w:r w:rsidRPr="00F40856">
              <w:rPr>
                <w:rFonts w:cstheme="minorHAnsi"/>
                <w:sz w:val="16"/>
                <w:szCs w:val="20"/>
              </w:rPr>
              <w:t xml:space="preserve"> </w:t>
            </w:r>
          </w:p>
          <w:p w14:paraId="3709F27E" w14:textId="3E3AAC0F" w:rsidR="00B854A7" w:rsidRPr="00F40856" w:rsidRDefault="00B854A7" w:rsidP="00844B06">
            <w:pPr>
              <w:spacing w:after="0" w:line="240" w:lineRule="auto"/>
              <w:rPr>
                <w:sz w:val="16"/>
                <w:szCs w:val="16"/>
              </w:rPr>
            </w:pPr>
            <w:del w:id="20" w:author="Alhabibi, Haider@Energy" w:date="2022-06-27T12:40:00Z">
              <w:r w:rsidRPr="467972E6" w:rsidDel="00BC0880">
                <w:rPr>
                  <w:sz w:val="16"/>
                  <w:szCs w:val="16"/>
                </w:rPr>
                <w:delText xml:space="preserve">if </w:delText>
              </w:r>
              <w:r w:rsidR="00DA58BF" w:rsidRPr="467972E6" w:rsidDel="00BC0880">
                <w:rPr>
                  <w:sz w:val="16"/>
                  <w:szCs w:val="16"/>
                </w:rPr>
                <w:delText>LMCC</w:delText>
              </w:r>
              <w:r w:rsidRPr="467972E6" w:rsidDel="00BC0880">
                <w:rPr>
                  <w:sz w:val="16"/>
                  <w:szCs w:val="16"/>
                </w:rPr>
                <w:delText>-ALT, then value = NA</w:delText>
              </w:r>
            </w:del>
            <w:r w:rsidRPr="467972E6">
              <w:rPr>
                <w:sz w:val="16"/>
                <w:szCs w:val="16"/>
              </w:rPr>
              <w:t xml:space="preserve"> &gt;&gt;</w:t>
            </w:r>
          </w:p>
        </w:tc>
        <w:tc>
          <w:tcPr>
            <w:tcW w:w="1442" w:type="dxa"/>
          </w:tcPr>
          <w:p w14:paraId="13A89A87"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&lt;&lt;if performance, hide column from user, needed for equivalency </w:t>
            </w:r>
            <w:proofErr w:type="gramStart"/>
            <w:r w:rsidRPr="00F40856">
              <w:rPr>
                <w:rFonts w:cstheme="minorHAnsi"/>
                <w:sz w:val="16"/>
                <w:szCs w:val="20"/>
              </w:rPr>
              <w:t>lookup;</w:t>
            </w:r>
            <w:proofErr w:type="gramEnd"/>
          </w:p>
          <w:p w14:paraId="463CDCD9"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Reference value from </w:t>
            </w:r>
            <w:proofErr w:type="gramStart"/>
            <w:r w:rsidRPr="00F40856">
              <w:rPr>
                <w:rFonts w:cstheme="minorHAnsi"/>
                <w:sz w:val="16"/>
                <w:szCs w:val="20"/>
              </w:rPr>
              <w:t>XML;</w:t>
            </w:r>
            <w:proofErr w:type="gramEnd"/>
          </w:p>
          <w:p w14:paraId="27F14654"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Elseif prescriptive, do not require field&gt;&gt;</w:t>
            </w:r>
          </w:p>
        </w:tc>
      </w:tr>
      <w:tr w:rsidR="00B854A7" w:rsidRPr="00F40856" w14:paraId="4AEF8B5A" w14:textId="77777777" w:rsidTr="00B854A7">
        <w:tc>
          <w:tcPr>
            <w:tcW w:w="1007" w:type="dxa"/>
          </w:tcPr>
          <w:p w14:paraId="6CC92C43" w14:textId="77777777" w:rsidR="00B854A7" w:rsidRPr="00F40856" w:rsidRDefault="00B854A7" w:rsidP="00844B06">
            <w:pPr>
              <w:spacing w:after="0" w:line="240" w:lineRule="auto"/>
              <w:rPr>
                <w:rFonts w:cstheme="minorHAnsi"/>
                <w:sz w:val="20"/>
                <w:szCs w:val="20"/>
              </w:rPr>
            </w:pPr>
          </w:p>
        </w:tc>
        <w:tc>
          <w:tcPr>
            <w:tcW w:w="1063" w:type="dxa"/>
          </w:tcPr>
          <w:p w14:paraId="7CB3E545" w14:textId="77777777" w:rsidR="00B854A7" w:rsidRPr="00F40856" w:rsidRDefault="00B854A7" w:rsidP="00844B06">
            <w:pPr>
              <w:spacing w:after="0" w:line="240" w:lineRule="auto"/>
              <w:rPr>
                <w:rFonts w:cstheme="minorHAnsi"/>
                <w:sz w:val="20"/>
                <w:szCs w:val="20"/>
              </w:rPr>
            </w:pPr>
          </w:p>
        </w:tc>
        <w:tc>
          <w:tcPr>
            <w:tcW w:w="1235" w:type="dxa"/>
          </w:tcPr>
          <w:p w14:paraId="1C6F8DAB" w14:textId="77777777" w:rsidR="00B854A7" w:rsidRPr="00F40856" w:rsidRDefault="00B854A7" w:rsidP="00844B06">
            <w:pPr>
              <w:spacing w:after="0" w:line="240" w:lineRule="auto"/>
              <w:rPr>
                <w:rFonts w:cstheme="minorHAnsi"/>
                <w:sz w:val="20"/>
                <w:szCs w:val="20"/>
              </w:rPr>
            </w:pPr>
          </w:p>
        </w:tc>
        <w:tc>
          <w:tcPr>
            <w:tcW w:w="1131" w:type="dxa"/>
          </w:tcPr>
          <w:p w14:paraId="7E9A8780" w14:textId="77777777" w:rsidR="00B854A7" w:rsidRPr="00F40856" w:rsidRDefault="00B854A7" w:rsidP="00844B06">
            <w:pPr>
              <w:spacing w:after="0" w:line="240" w:lineRule="auto"/>
              <w:rPr>
                <w:rFonts w:cstheme="minorHAnsi"/>
                <w:sz w:val="20"/>
                <w:szCs w:val="20"/>
              </w:rPr>
            </w:pPr>
          </w:p>
        </w:tc>
        <w:tc>
          <w:tcPr>
            <w:tcW w:w="1498" w:type="dxa"/>
          </w:tcPr>
          <w:p w14:paraId="094D240D" w14:textId="77777777" w:rsidR="00B854A7" w:rsidRPr="00F40856" w:rsidRDefault="00B854A7" w:rsidP="00844B06">
            <w:pPr>
              <w:spacing w:after="0" w:line="240" w:lineRule="auto"/>
              <w:rPr>
                <w:rFonts w:cstheme="minorHAnsi"/>
                <w:sz w:val="20"/>
                <w:szCs w:val="20"/>
              </w:rPr>
            </w:pPr>
          </w:p>
        </w:tc>
        <w:tc>
          <w:tcPr>
            <w:tcW w:w="1064" w:type="dxa"/>
          </w:tcPr>
          <w:p w14:paraId="6F6CC596" w14:textId="77777777" w:rsidR="00B854A7" w:rsidRPr="00F40856" w:rsidRDefault="00B854A7" w:rsidP="00844B06">
            <w:pPr>
              <w:spacing w:after="0" w:line="240" w:lineRule="auto"/>
              <w:rPr>
                <w:rFonts w:cstheme="minorHAnsi"/>
                <w:sz w:val="20"/>
                <w:szCs w:val="20"/>
              </w:rPr>
            </w:pPr>
          </w:p>
        </w:tc>
        <w:tc>
          <w:tcPr>
            <w:tcW w:w="1266" w:type="dxa"/>
          </w:tcPr>
          <w:p w14:paraId="3AE4F48B" w14:textId="77777777" w:rsidR="00B854A7" w:rsidRPr="00F40856" w:rsidRDefault="00B854A7" w:rsidP="00844B06">
            <w:pPr>
              <w:spacing w:after="0" w:line="240" w:lineRule="auto"/>
              <w:rPr>
                <w:rFonts w:cstheme="minorHAnsi"/>
                <w:sz w:val="20"/>
                <w:szCs w:val="20"/>
              </w:rPr>
            </w:pPr>
          </w:p>
        </w:tc>
        <w:tc>
          <w:tcPr>
            <w:tcW w:w="1084" w:type="dxa"/>
          </w:tcPr>
          <w:p w14:paraId="7C864572" w14:textId="77777777" w:rsidR="00B854A7" w:rsidRPr="00F40856" w:rsidRDefault="00B854A7" w:rsidP="00844B06">
            <w:pPr>
              <w:spacing w:after="0" w:line="240" w:lineRule="auto"/>
              <w:rPr>
                <w:rFonts w:cstheme="minorHAnsi"/>
                <w:sz w:val="20"/>
                <w:szCs w:val="20"/>
              </w:rPr>
            </w:pPr>
          </w:p>
        </w:tc>
        <w:tc>
          <w:tcPr>
            <w:tcW w:w="1442" w:type="dxa"/>
          </w:tcPr>
          <w:p w14:paraId="46231528" w14:textId="77777777" w:rsidR="00B854A7" w:rsidRPr="00F40856" w:rsidRDefault="00B854A7" w:rsidP="00844B06">
            <w:pPr>
              <w:spacing w:after="0" w:line="240" w:lineRule="auto"/>
              <w:rPr>
                <w:rFonts w:cstheme="minorHAnsi"/>
                <w:sz w:val="20"/>
                <w:szCs w:val="20"/>
              </w:rPr>
            </w:pPr>
          </w:p>
        </w:tc>
      </w:tr>
    </w:tbl>
    <w:p w14:paraId="225B69EC" w14:textId="0F86D360" w:rsidR="005F6A47" w:rsidRDefault="005F6A47" w:rsidP="00FF28EF">
      <w:pPr>
        <w:spacing w:after="0"/>
      </w:pPr>
    </w:p>
    <w:p w14:paraId="50A971FD" w14:textId="06E70976" w:rsidR="00CC2C76" w:rsidRDefault="005F6A47" w:rsidP="00EC2A36">
      <w:pPr>
        <w:spacing w:after="0" w:line="240" w:lineRule="auto"/>
      </w:pPr>
      <w:r>
        <w:br w:type="page"/>
      </w: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1"/>
        <w:gridCol w:w="1001"/>
        <w:gridCol w:w="814"/>
        <w:gridCol w:w="1176"/>
        <w:gridCol w:w="982"/>
        <w:gridCol w:w="1122"/>
        <w:gridCol w:w="1131"/>
        <w:gridCol w:w="1213"/>
        <w:gridCol w:w="1051"/>
        <w:gridCol w:w="1299"/>
      </w:tblGrid>
      <w:tr w:rsidR="00F53007" w:rsidRPr="009E01FE" w14:paraId="55E0B4AE" w14:textId="77777777" w:rsidTr="00F53007">
        <w:trPr>
          <w:trHeight w:val="277"/>
        </w:trPr>
        <w:tc>
          <w:tcPr>
            <w:tcW w:w="5000" w:type="pct"/>
            <w:gridSpan w:val="10"/>
            <w:tcBorders>
              <w:top w:val="single" w:sz="4" w:space="0" w:color="auto"/>
              <w:left w:val="single" w:sz="4" w:space="0" w:color="auto"/>
              <w:bottom w:val="single" w:sz="4" w:space="0" w:color="auto"/>
              <w:right w:val="single" w:sz="4" w:space="0" w:color="auto"/>
            </w:tcBorders>
          </w:tcPr>
          <w:p w14:paraId="53A0541E" w14:textId="61958E43" w:rsidR="00F53007" w:rsidRPr="00136321" w:rsidRDefault="00F53007"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B</w:t>
            </w:r>
            <w:r w:rsidRPr="00B33DFF">
              <w:rPr>
                <w:rFonts w:asciiTheme="minorHAnsi" w:hAnsiTheme="minorHAnsi" w:cstheme="minorHAnsi"/>
                <w:b/>
                <w:sz w:val="20"/>
                <w:szCs w:val="20"/>
              </w:rPr>
              <w:t xml:space="preserve">. Installed Dwelling Unit Water Heating Systems Information </w:t>
            </w:r>
          </w:p>
          <w:p w14:paraId="2AF264BC" w14:textId="77777777" w:rsidR="004176E4" w:rsidRDefault="009F070F" w:rsidP="008E5B19">
            <w:pPr>
              <w:spacing w:after="0"/>
              <w:rPr>
                <w:ins w:id="21" w:author="Alhabibi, Haider@Energy" w:date="2022-06-23T13:12:00Z"/>
                <w:sz w:val="18"/>
                <w:szCs w:val="18"/>
              </w:rPr>
            </w:pPr>
            <w:r>
              <w:rPr>
                <w:sz w:val="18"/>
                <w:szCs w:val="18"/>
              </w:rPr>
              <w:t>&lt;&lt;Static Text - see the top&gt;&gt;</w:t>
            </w:r>
          </w:p>
          <w:p w14:paraId="2901F6C2" w14:textId="00C544F0" w:rsidR="008E5B19" w:rsidRDefault="008E5B19" w:rsidP="008E5B19">
            <w:pPr>
              <w:spacing w:after="0"/>
              <w:rPr>
                <w:rFonts w:cstheme="minorHAnsi"/>
                <w:sz w:val="20"/>
                <w:szCs w:val="20"/>
              </w:rPr>
            </w:pPr>
            <w:r>
              <w:rPr>
                <w:rFonts w:cstheme="minorHAnsi"/>
                <w:sz w:val="20"/>
                <w:szCs w:val="20"/>
              </w:rPr>
              <w:t xml:space="preserve">&lt;&lt;If Table A does apply, then require table, else </w:t>
            </w:r>
            <w:r w:rsidRPr="00E12A63">
              <w:rPr>
                <w:rFonts w:cstheme="minorHAnsi"/>
                <w:sz w:val="20"/>
                <w:szCs w:val="20"/>
              </w:rPr>
              <w:t>display the "section does not apply" message</w:t>
            </w:r>
            <w:r>
              <w:rPr>
                <w:rFonts w:cstheme="minorHAnsi"/>
                <w:sz w:val="20"/>
                <w:szCs w:val="20"/>
              </w:rPr>
              <w:t>&gt;&gt;</w:t>
            </w:r>
          </w:p>
          <w:p w14:paraId="6EFC088B" w14:textId="65AE69DE" w:rsidR="00DD574D" w:rsidRPr="005C0B75" w:rsidDel="00237BB2" w:rsidRDefault="00455DAF"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trike/>
                <w:sz w:val="18"/>
                <w:szCs w:val="20"/>
              </w:rPr>
            </w:pPr>
            <w:r w:rsidRPr="00455DAF">
              <w:rPr>
                <w:rFonts w:cstheme="minorHAnsi"/>
                <w:sz w:val="20"/>
                <w:szCs w:val="20"/>
              </w:rPr>
              <w:t>&lt;&lt;require one row of data for each HPWH water heater identified in Table A&gt;&gt;</w:t>
            </w:r>
          </w:p>
        </w:tc>
      </w:tr>
      <w:tr w:rsidR="00F53007" w:rsidRPr="009E01FE" w14:paraId="75A809A8" w14:textId="73EE525F" w:rsidTr="00F53007">
        <w:trPr>
          <w:trHeight w:val="277"/>
        </w:trPr>
        <w:tc>
          <w:tcPr>
            <w:tcW w:w="464" w:type="pct"/>
            <w:tcBorders>
              <w:top w:val="single" w:sz="4" w:space="0" w:color="auto"/>
              <w:left w:val="single" w:sz="4" w:space="0" w:color="auto"/>
              <w:bottom w:val="single" w:sz="4" w:space="0" w:color="auto"/>
              <w:right w:val="single" w:sz="4" w:space="0" w:color="auto"/>
            </w:tcBorders>
          </w:tcPr>
          <w:p w14:paraId="4044AD62" w14:textId="67851E5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4" w:type="pct"/>
            <w:tcBorders>
              <w:top w:val="single" w:sz="4" w:space="0" w:color="auto"/>
              <w:left w:val="single" w:sz="4" w:space="0" w:color="auto"/>
              <w:bottom w:val="single" w:sz="4" w:space="0" w:color="auto"/>
              <w:right w:val="single" w:sz="4" w:space="0" w:color="auto"/>
            </w:tcBorders>
            <w:vAlign w:val="center"/>
          </w:tcPr>
          <w:p w14:paraId="46AE5FE4" w14:textId="73088E98"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377" w:type="pct"/>
            <w:tcBorders>
              <w:top w:val="single" w:sz="4" w:space="0" w:color="auto"/>
              <w:left w:val="single" w:sz="4" w:space="0" w:color="auto"/>
              <w:bottom w:val="single" w:sz="4" w:space="0" w:color="auto"/>
              <w:right w:val="single" w:sz="4" w:space="0" w:color="auto"/>
            </w:tcBorders>
            <w:vAlign w:val="center"/>
          </w:tcPr>
          <w:p w14:paraId="2AA181AD" w14:textId="2A53636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45" w:type="pct"/>
            <w:tcBorders>
              <w:top w:val="single" w:sz="4" w:space="0" w:color="auto"/>
              <w:left w:val="single" w:sz="4" w:space="0" w:color="auto"/>
              <w:bottom w:val="single" w:sz="4" w:space="0" w:color="auto"/>
              <w:right w:val="single" w:sz="4" w:space="0" w:color="auto"/>
            </w:tcBorders>
            <w:vAlign w:val="center"/>
          </w:tcPr>
          <w:p w14:paraId="10F88724" w14:textId="5C19BFA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296539E2" w14:textId="62D999C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520" w:type="pct"/>
            <w:tcBorders>
              <w:top w:val="single" w:sz="4" w:space="0" w:color="auto"/>
              <w:left w:val="single" w:sz="4" w:space="0" w:color="auto"/>
              <w:bottom w:val="single" w:sz="4" w:space="0" w:color="auto"/>
              <w:right w:val="single" w:sz="4" w:space="0" w:color="auto"/>
            </w:tcBorders>
            <w:vAlign w:val="center"/>
          </w:tcPr>
          <w:p w14:paraId="2C6690C9" w14:textId="50EDE8D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524" w:type="pct"/>
            <w:tcBorders>
              <w:top w:val="single" w:sz="4" w:space="0" w:color="auto"/>
              <w:left w:val="single" w:sz="4" w:space="0" w:color="auto"/>
              <w:bottom w:val="single" w:sz="4" w:space="0" w:color="auto"/>
              <w:right w:val="single" w:sz="4" w:space="0" w:color="auto"/>
            </w:tcBorders>
            <w:vAlign w:val="center"/>
          </w:tcPr>
          <w:p w14:paraId="75CD39CC" w14:textId="5209A59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62" w:type="pct"/>
            <w:tcBorders>
              <w:top w:val="single" w:sz="4" w:space="0" w:color="auto"/>
              <w:left w:val="single" w:sz="4" w:space="0" w:color="auto"/>
              <w:bottom w:val="single" w:sz="4" w:space="0" w:color="auto"/>
              <w:right w:val="single" w:sz="4" w:space="0" w:color="auto"/>
            </w:tcBorders>
            <w:vAlign w:val="center"/>
          </w:tcPr>
          <w:p w14:paraId="5D2F2B96" w14:textId="572281D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487" w:type="pct"/>
            <w:tcBorders>
              <w:top w:val="single" w:sz="4" w:space="0" w:color="auto"/>
              <w:left w:val="single" w:sz="4" w:space="0" w:color="auto"/>
              <w:bottom w:val="single" w:sz="4" w:space="0" w:color="auto"/>
              <w:right w:val="single" w:sz="4" w:space="0" w:color="auto"/>
            </w:tcBorders>
          </w:tcPr>
          <w:p w14:paraId="1383B318" w14:textId="7B9343B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02" w:type="pct"/>
            <w:tcBorders>
              <w:top w:val="single" w:sz="4" w:space="0" w:color="auto"/>
              <w:left w:val="single" w:sz="4" w:space="0" w:color="auto"/>
              <w:bottom w:val="single" w:sz="4" w:space="0" w:color="auto"/>
              <w:right w:val="single" w:sz="4" w:space="0" w:color="auto"/>
            </w:tcBorders>
          </w:tcPr>
          <w:p w14:paraId="18DAFD20" w14:textId="54E8B73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F53007" w:rsidRPr="009E01FE" w14:paraId="69C04366" w14:textId="242D7CC8" w:rsidTr="00F53007">
        <w:trPr>
          <w:trHeight w:val="288"/>
        </w:trPr>
        <w:tc>
          <w:tcPr>
            <w:tcW w:w="464" w:type="pct"/>
            <w:tcBorders>
              <w:top w:val="single" w:sz="4" w:space="0" w:color="auto"/>
              <w:left w:val="single" w:sz="4" w:space="0" w:color="auto"/>
              <w:bottom w:val="single" w:sz="4" w:space="0" w:color="auto"/>
              <w:right w:val="single" w:sz="4" w:space="0" w:color="auto"/>
            </w:tcBorders>
            <w:vAlign w:val="bottom"/>
          </w:tcPr>
          <w:p w14:paraId="48DCA66B" w14:textId="42B8A3B0" w:rsidR="00F53007" w:rsidRPr="005828AE"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4" w:type="pct"/>
            <w:tcBorders>
              <w:top w:val="single" w:sz="4" w:space="0" w:color="auto"/>
              <w:left w:val="single" w:sz="4" w:space="0" w:color="auto"/>
              <w:bottom w:val="single" w:sz="4" w:space="0" w:color="auto"/>
              <w:right w:val="single" w:sz="4" w:space="0" w:color="auto"/>
            </w:tcBorders>
            <w:vAlign w:val="bottom"/>
          </w:tcPr>
          <w:p w14:paraId="4A876F03" w14:textId="25BC6E35"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77" w:type="pct"/>
            <w:tcBorders>
              <w:top w:val="single" w:sz="4" w:space="0" w:color="auto"/>
              <w:left w:val="single" w:sz="4" w:space="0" w:color="auto"/>
              <w:bottom w:val="single" w:sz="4" w:space="0" w:color="auto"/>
              <w:right w:val="single" w:sz="4" w:space="0" w:color="auto"/>
            </w:tcBorders>
            <w:vAlign w:val="bottom"/>
          </w:tcPr>
          <w:p w14:paraId="48BA9F08"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45" w:type="pct"/>
            <w:tcBorders>
              <w:top w:val="single" w:sz="4" w:space="0" w:color="auto"/>
              <w:left w:val="single" w:sz="4" w:space="0" w:color="auto"/>
              <w:bottom w:val="single" w:sz="4" w:space="0" w:color="auto"/>
              <w:right w:val="single" w:sz="4" w:space="0" w:color="auto"/>
            </w:tcBorders>
            <w:vAlign w:val="bottom"/>
          </w:tcPr>
          <w:p w14:paraId="3A73C0AF"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B3DE0F" w14:textId="1CA18EDD"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proofErr w:type="gramStart"/>
            <w:r w:rsidRPr="005828AE">
              <w:rPr>
                <w:rFonts w:asciiTheme="minorHAnsi" w:eastAsia="Times New Roman" w:hAnsiTheme="minorHAnsi" w:cstheme="minorHAnsi"/>
                <w:sz w:val="18"/>
                <w:szCs w:val="20"/>
              </w:rPr>
              <w:t>of</w:t>
            </w:r>
            <w:proofErr w:type="gramEnd"/>
            <w:r w:rsidR="007505FE">
              <w:rPr>
                <w:rFonts w:asciiTheme="minorHAnsi" w:eastAsia="Times New Roman" w:hAnsiTheme="minorHAnsi" w:cstheme="minorHAnsi"/>
                <w:sz w:val="18"/>
                <w:szCs w:val="20"/>
              </w:rPr>
              <w:t xml:space="preserve"> Like (or Identical)</w:t>
            </w:r>
            <w:r w:rsidRPr="005828AE">
              <w:rPr>
                <w:rFonts w:asciiTheme="minorHAnsi" w:eastAsia="Times New Roman" w:hAnsiTheme="minorHAnsi" w:cstheme="minorHAnsi"/>
                <w:sz w:val="18"/>
                <w:szCs w:val="20"/>
              </w:rPr>
              <w:t xml:space="preserve"> Water Heaters in System</w:t>
            </w:r>
          </w:p>
        </w:tc>
        <w:tc>
          <w:tcPr>
            <w:tcW w:w="520" w:type="pct"/>
            <w:tcBorders>
              <w:top w:val="single" w:sz="4" w:space="0" w:color="auto"/>
              <w:left w:val="single" w:sz="4" w:space="0" w:color="auto"/>
              <w:bottom w:val="single" w:sz="4" w:space="0" w:color="auto"/>
              <w:right w:val="single" w:sz="4" w:space="0" w:color="auto"/>
            </w:tcBorders>
            <w:vAlign w:val="bottom"/>
          </w:tcPr>
          <w:p w14:paraId="7C8DA976"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524" w:type="pct"/>
            <w:tcBorders>
              <w:top w:val="single" w:sz="4" w:space="0" w:color="auto"/>
              <w:left w:val="single" w:sz="4" w:space="0" w:color="auto"/>
              <w:bottom w:val="single" w:sz="4" w:space="0" w:color="auto"/>
              <w:right w:val="single" w:sz="4" w:space="0" w:color="auto"/>
            </w:tcBorders>
            <w:vAlign w:val="bottom"/>
          </w:tcPr>
          <w:p w14:paraId="61AB04A2"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62" w:type="pct"/>
            <w:tcBorders>
              <w:top w:val="single" w:sz="4" w:space="0" w:color="auto"/>
              <w:left w:val="single" w:sz="4" w:space="0" w:color="auto"/>
              <w:bottom w:val="single" w:sz="4" w:space="0" w:color="auto"/>
              <w:right w:val="single" w:sz="4" w:space="0" w:color="auto"/>
            </w:tcBorders>
            <w:vAlign w:val="bottom"/>
          </w:tcPr>
          <w:p w14:paraId="78DDA2EC"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487" w:type="pct"/>
            <w:tcBorders>
              <w:top w:val="single" w:sz="4" w:space="0" w:color="auto"/>
              <w:left w:val="single" w:sz="4" w:space="0" w:color="auto"/>
              <w:bottom w:val="single" w:sz="4" w:space="0" w:color="auto"/>
              <w:right w:val="single" w:sz="4" w:space="0" w:color="auto"/>
            </w:tcBorders>
            <w:vAlign w:val="bottom"/>
          </w:tcPr>
          <w:p w14:paraId="5FFB6A2B" w14:textId="7D98B2F6"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79F28780" w14:textId="4B24CB2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02" w:type="pct"/>
            <w:tcBorders>
              <w:top w:val="single" w:sz="4" w:space="0" w:color="auto"/>
              <w:left w:val="single" w:sz="4" w:space="0" w:color="auto"/>
              <w:bottom w:val="single" w:sz="4" w:space="0" w:color="auto"/>
              <w:right w:val="single" w:sz="4" w:space="0" w:color="auto"/>
            </w:tcBorders>
            <w:vAlign w:val="bottom"/>
          </w:tcPr>
          <w:p w14:paraId="0018DB6D" w14:textId="27F9462C"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F53007" w:rsidRPr="009E01FE" w14:paraId="2BDD599A" w14:textId="54A6A51C"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34B39FA4" w14:textId="486D0EED"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A01 &gt;&gt;</w:t>
            </w:r>
          </w:p>
        </w:tc>
        <w:tc>
          <w:tcPr>
            <w:tcW w:w="464" w:type="pct"/>
            <w:tcBorders>
              <w:top w:val="single" w:sz="4" w:space="0" w:color="auto"/>
              <w:left w:val="single" w:sz="4" w:space="0" w:color="auto"/>
              <w:bottom w:val="single" w:sz="4" w:space="0" w:color="auto"/>
              <w:right w:val="single" w:sz="4" w:space="0" w:color="auto"/>
            </w:tcBorders>
          </w:tcPr>
          <w:p w14:paraId="0FE69013" w14:textId="61DD370E"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2</w:t>
            </w:r>
            <w:r w:rsidRPr="004F1F5C">
              <w:rPr>
                <w:rFonts w:asciiTheme="minorHAnsi" w:eastAsia="Times New Roman" w:hAnsiTheme="minorHAnsi" w:cstheme="minorHAnsi"/>
                <w:sz w:val="16"/>
                <w:szCs w:val="16"/>
              </w:rPr>
              <w:t xml:space="preserve"> &gt;&gt;</w:t>
            </w:r>
          </w:p>
        </w:tc>
        <w:tc>
          <w:tcPr>
            <w:tcW w:w="377" w:type="pct"/>
            <w:tcBorders>
              <w:top w:val="single" w:sz="4" w:space="0" w:color="auto"/>
              <w:left w:val="single" w:sz="4" w:space="0" w:color="auto"/>
              <w:bottom w:val="single" w:sz="4" w:space="0" w:color="auto"/>
              <w:right w:val="single" w:sz="4" w:space="0" w:color="auto"/>
            </w:tcBorders>
          </w:tcPr>
          <w:p w14:paraId="1B31F196" w14:textId="7E95F544" w:rsidR="00F53007" w:rsidRPr="004F1F5C" w:rsidRDefault="00F53007" w:rsidP="00F53007">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3</w:t>
            </w:r>
            <w:r w:rsidRPr="004F1F5C">
              <w:rPr>
                <w:rFonts w:asciiTheme="minorHAnsi" w:eastAsia="Times New Roman" w:hAnsiTheme="minorHAnsi" w:cstheme="minorHAnsi"/>
                <w:sz w:val="16"/>
                <w:szCs w:val="16"/>
              </w:rPr>
              <w:t xml:space="preserve"> &gt;&gt;</w:t>
            </w:r>
          </w:p>
        </w:tc>
        <w:tc>
          <w:tcPr>
            <w:tcW w:w="545" w:type="pct"/>
            <w:tcBorders>
              <w:top w:val="single" w:sz="4" w:space="0" w:color="auto"/>
              <w:left w:val="single" w:sz="4" w:space="0" w:color="auto"/>
              <w:bottom w:val="single" w:sz="4" w:space="0" w:color="auto"/>
              <w:right w:val="single" w:sz="4" w:space="0" w:color="auto"/>
            </w:tcBorders>
          </w:tcPr>
          <w:p w14:paraId="660DC24F" w14:textId="59EF2218"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&gt;&gt;</w:t>
            </w:r>
          </w:p>
        </w:tc>
        <w:tc>
          <w:tcPr>
            <w:tcW w:w="455" w:type="pct"/>
            <w:tcBorders>
              <w:top w:val="single" w:sz="4" w:space="0" w:color="auto"/>
              <w:left w:val="single" w:sz="4" w:space="0" w:color="auto"/>
              <w:bottom w:val="single" w:sz="4" w:space="0" w:color="auto"/>
              <w:right w:val="single" w:sz="4" w:space="0" w:color="auto"/>
            </w:tcBorders>
          </w:tcPr>
          <w:p w14:paraId="38E44118" w14:textId="5D62C6BD" w:rsidR="00F53007" w:rsidRPr="004F1F5C" w:rsidRDefault="00F53007" w:rsidP="00EB29B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5</w:t>
            </w:r>
            <w:r w:rsidRPr="004F1F5C">
              <w:rPr>
                <w:rFonts w:asciiTheme="minorHAnsi" w:eastAsia="Times New Roman" w:hAnsiTheme="minorHAnsi" w:cstheme="minorHAnsi"/>
                <w:sz w:val="16"/>
                <w:szCs w:val="16"/>
              </w:rPr>
              <w:t>&gt;</w:t>
            </w:r>
          </w:p>
        </w:tc>
        <w:tc>
          <w:tcPr>
            <w:tcW w:w="520" w:type="pct"/>
            <w:tcBorders>
              <w:top w:val="single" w:sz="4" w:space="0" w:color="auto"/>
              <w:left w:val="single" w:sz="4" w:space="0" w:color="auto"/>
              <w:bottom w:val="single" w:sz="4" w:space="0" w:color="auto"/>
              <w:right w:val="single" w:sz="4" w:space="0" w:color="auto"/>
            </w:tcBorders>
          </w:tcPr>
          <w:p w14:paraId="0C225652" w14:textId="18F28D97"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 Reference value from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&gt;</w:t>
            </w:r>
          </w:p>
        </w:tc>
        <w:tc>
          <w:tcPr>
            <w:tcW w:w="524" w:type="pct"/>
            <w:tcBorders>
              <w:top w:val="single" w:sz="4" w:space="0" w:color="auto"/>
              <w:left w:val="single" w:sz="4" w:space="0" w:color="auto"/>
              <w:bottom w:val="single" w:sz="4" w:space="0" w:color="auto"/>
              <w:right w:val="single" w:sz="4" w:space="0" w:color="auto"/>
            </w:tcBorders>
          </w:tcPr>
          <w:p w14:paraId="1C562D55" w14:textId="41285A59"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7</w:t>
            </w:r>
            <w:r w:rsidRPr="004F1F5C">
              <w:rPr>
                <w:rFonts w:asciiTheme="minorHAnsi" w:hAnsiTheme="minorHAnsi" w:cstheme="minorHAnsi"/>
                <w:sz w:val="16"/>
                <w:szCs w:val="16"/>
              </w:rPr>
              <w:t xml:space="preserve"> &gt;&gt;</w:t>
            </w:r>
            <w:r w:rsidRPr="004F1F5C">
              <w:rPr>
                <w:rFonts w:asciiTheme="minorHAnsi" w:eastAsia="Times New Roman" w:hAnsiTheme="minorHAnsi" w:cstheme="minorHAnsi"/>
                <w:sz w:val="16"/>
                <w:szCs w:val="16"/>
              </w:rPr>
              <w:t xml:space="preserve"> </w:t>
            </w:r>
          </w:p>
        </w:tc>
        <w:tc>
          <w:tcPr>
            <w:tcW w:w="562" w:type="pct"/>
            <w:tcBorders>
              <w:top w:val="single" w:sz="4" w:space="0" w:color="auto"/>
              <w:left w:val="single" w:sz="4" w:space="0" w:color="auto"/>
              <w:bottom w:val="single" w:sz="4" w:space="0" w:color="auto"/>
              <w:right w:val="single" w:sz="4" w:space="0" w:color="auto"/>
            </w:tcBorders>
          </w:tcPr>
          <w:p w14:paraId="19B29392" w14:textId="441EE23F"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&lt;&lt;User input value which must pass the following range tests:</w:t>
            </w:r>
            <w:r w:rsidRPr="004F1F5C">
              <w:rPr>
                <w:sz w:val="16"/>
                <w:szCs w:val="16"/>
              </w:rPr>
              <w:t xml:space="preserve"> </w:t>
            </w:r>
            <w:r w:rsidRPr="004F1F5C">
              <w:rPr>
                <w:rFonts w:asciiTheme="minorHAnsi" w:eastAsia="Times New Roman" w:hAnsiTheme="minorHAnsi" w:cstheme="minorHAnsi"/>
                <w:sz w:val="16"/>
                <w:szCs w:val="16"/>
              </w:rPr>
              <w:t>Value may be NA if A0</w:t>
            </w:r>
            <w:r>
              <w:rPr>
                <w:rFonts w:asciiTheme="minorHAnsi" w:eastAsia="Times New Roman" w:hAnsiTheme="minorHAnsi" w:cstheme="minorHAnsi"/>
                <w:sz w:val="16"/>
                <w:szCs w:val="16"/>
              </w:rPr>
              <w:t>8</w:t>
            </w:r>
            <w:r w:rsidRPr="004F1F5C">
              <w:rPr>
                <w:rFonts w:asciiTheme="minorHAnsi" w:eastAsia="Times New Roman" w:hAnsiTheme="minorHAnsi" w:cstheme="minorHAnsi"/>
                <w:sz w:val="16"/>
                <w:szCs w:val="16"/>
              </w:rPr>
              <w:t xml:space="preserve"> is NA.</w:t>
            </w:r>
          </w:p>
          <w:p w14:paraId="72D40999" w14:textId="6FDA6386"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Natural Gas or Propane, then</w:t>
            </w:r>
          </w:p>
          <w:p w14:paraId="4B813050" w14:textId="2829075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then value must be &gt;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36273F1C" w14:textId="490A56D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then value must be ≤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1AACEB0B" w14:textId="2CB13FBB"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Instant, then value must be &gt;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76C1BE9D" w14:textId="26E6BE6E"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Instant, then value must be ≤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01BA8107" w14:textId="7D243F19"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Storage, then value must be ≤ 105,000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6AF4A3E9" w14:textId="7295AAAC"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w:t>
            </w:r>
            <w:r>
              <w:rPr>
                <w:rFonts w:asciiTheme="minorHAnsi" w:eastAsia="Times New Roman" w:hAnsiTheme="minorHAnsi" w:cstheme="minorHAnsi"/>
                <w:sz w:val="16"/>
                <w:szCs w:val="16"/>
              </w:rPr>
              <w:t xml:space="preserve"> Resistance</w:t>
            </w:r>
            <w:r w:rsidRPr="004F1F5C">
              <w:rPr>
                <w:rFonts w:asciiTheme="minorHAnsi" w:eastAsia="Times New Roman" w:hAnsiTheme="minorHAnsi" w:cstheme="minorHAnsi"/>
                <w:sz w:val="16"/>
                <w:szCs w:val="16"/>
              </w:rPr>
              <w:t>, then</w:t>
            </w:r>
          </w:p>
          <w:p w14:paraId="46410E98" w14:textId="72C18DC7"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lastRenderedPageBreak/>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or Commercial Instant, then value must be &gt; 12 </w:t>
            </w:r>
            <w:proofErr w:type="gramStart"/>
            <w:r w:rsidRPr="004F1F5C">
              <w:rPr>
                <w:rFonts w:asciiTheme="minorHAnsi" w:eastAsia="Times New Roman" w:hAnsiTheme="minorHAnsi" w:cstheme="minorHAnsi"/>
                <w:sz w:val="16"/>
                <w:szCs w:val="16"/>
              </w:rPr>
              <w:t>kW;</w:t>
            </w:r>
            <w:proofErr w:type="gramEnd"/>
          </w:p>
          <w:p w14:paraId="48D9ABD1" w14:textId="066910E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or Consumer Instant, then value must be ≤ 12 </w:t>
            </w:r>
            <w:proofErr w:type="gramStart"/>
            <w:r w:rsidRPr="004F1F5C">
              <w:rPr>
                <w:rFonts w:asciiTheme="minorHAnsi" w:eastAsia="Times New Roman" w:hAnsiTheme="minorHAnsi" w:cstheme="minorHAnsi"/>
                <w:sz w:val="16"/>
                <w:szCs w:val="16"/>
              </w:rPr>
              <w:t>kW;</w:t>
            </w:r>
            <w:proofErr w:type="gramEnd"/>
          </w:p>
          <w:p w14:paraId="61A15F85" w14:textId="07B9CF93"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Instantaneous, then value must be ≤ 58.6 </w:t>
            </w:r>
            <w:proofErr w:type="gramStart"/>
            <w:r w:rsidRPr="004F1F5C">
              <w:rPr>
                <w:rFonts w:asciiTheme="minorHAnsi" w:eastAsia="Times New Roman" w:hAnsiTheme="minorHAnsi" w:cstheme="minorHAnsi"/>
                <w:sz w:val="16"/>
                <w:szCs w:val="16"/>
              </w:rPr>
              <w:t>kW;</w:t>
            </w:r>
            <w:proofErr w:type="gramEnd"/>
          </w:p>
          <w:p w14:paraId="1FF610C7" w14:textId="7E5CFE9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the value passes range test</w:t>
            </w:r>
            <w:r>
              <w:rPr>
                <w:rFonts w:asciiTheme="minorHAnsi" w:eastAsia="Times New Roman" w:hAnsiTheme="minorHAnsi" w:cstheme="minorHAnsi"/>
                <w:sz w:val="16"/>
                <w:szCs w:val="16"/>
              </w:rPr>
              <w:t xml:space="preserve"> and </w:t>
            </w: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 </w:t>
            </w:r>
            <w:proofErr w:type="gramStart"/>
            <w:r w:rsidRPr="004F1F5C">
              <w:rPr>
                <w:rFonts w:asciiTheme="minorHAnsi" w:eastAsia="Times New Roman" w:hAnsiTheme="minorHAnsi" w:cstheme="minorHAnsi"/>
                <w:sz w:val="16"/>
                <w:szCs w:val="16"/>
              </w:rPr>
              <w:t>Resistance</w:t>
            </w:r>
            <w:r>
              <w:rPr>
                <w:rFonts w:asciiTheme="minorHAnsi" w:eastAsia="Times New Roman" w:hAnsiTheme="minorHAnsi" w:cstheme="minorHAnsi"/>
                <w:sz w:val="16"/>
                <w:szCs w:val="16"/>
              </w:rPr>
              <w:t>,</w:t>
            </w:r>
            <w:r w:rsidRPr="004F1F5C">
              <w:rPr>
                <w:rFonts w:asciiTheme="minorHAnsi" w:eastAsia="Times New Roman" w:hAnsiTheme="minorHAnsi" w:cstheme="minorHAnsi"/>
                <w:sz w:val="16"/>
                <w:szCs w:val="16"/>
              </w:rPr>
              <w:t xml:space="preserve">  it</w:t>
            </w:r>
            <w:proofErr w:type="gramEnd"/>
            <w:r w:rsidRPr="004F1F5C">
              <w:rPr>
                <w:rFonts w:asciiTheme="minorHAnsi" w:eastAsia="Times New Roman" w:hAnsiTheme="minorHAnsi" w:cstheme="minorHAnsi"/>
                <w:sz w:val="16"/>
                <w:szCs w:val="16"/>
              </w:rPr>
              <w:t xml:space="preserve"> is stored in </w:t>
            </w:r>
            <w:proofErr w:type="spellStart"/>
            <w:r w:rsidRPr="004F1F5C">
              <w:rPr>
                <w:rFonts w:asciiTheme="minorHAnsi" w:eastAsia="Times New Roman" w:hAnsiTheme="minorHAnsi" w:cstheme="minorHAnsi"/>
                <w:sz w:val="16"/>
                <w:szCs w:val="16"/>
              </w:rPr>
              <w:t>WaterHeaterElectricFiredRatedInput</w:t>
            </w:r>
            <w:proofErr w:type="spellEnd"/>
            <w:r w:rsidRPr="004F1F5C">
              <w:rPr>
                <w:rFonts w:asciiTheme="minorHAnsi" w:eastAsia="Times New Roman" w:hAnsiTheme="minorHAnsi" w:cstheme="minorHAnsi"/>
                <w:sz w:val="16"/>
                <w:szCs w:val="16"/>
              </w:rPr>
              <w:t xml:space="preserve">, Otherwise the value is stored in </w:t>
            </w:r>
            <w:proofErr w:type="spellStart"/>
            <w:r w:rsidRPr="004F1F5C">
              <w:rPr>
                <w:rFonts w:asciiTheme="minorHAnsi" w:eastAsia="Times New Roman" w:hAnsiTheme="minorHAnsi" w:cstheme="minorHAnsi"/>
                <w:sz w:val="16"/>
                <w:szCs w:val="16"/>
              </w:rPr>
              <w:t>WaterHeaterGasFiredRatedInput</w:t>
            </w:r>
            <w:proofErr w:type="spellEnd"/>
          </w:p>
          <w:p w14:paraId="0017887B" w14:textId="509FA592" w:rsidR="00F53007" w:rsidRPr="004F1F5C" w:rsidRDefault="00F53007" w:rsidP="00CC2C76">
            <w:pPr>
              <w:spacing w:after="0"/>
              <w:rPr>
                <w:rFonts w:asciiTheme="minorHAnsi" w:eastAsia="Times New Roman" w:hAnsiTheme="minorHAnsi" w:cstheme="minorHAnsi"/>
                <w:sz w:val="16"/>
                <w:szCs w:val="16"/>
              </w:rPr>
            </w:pPr>
            <w:r>
              <w:rPr>
                <w:rFonts w:asciiTheme="minorHAnsi" w:eastAsia="Times New Roman" w:hAnsiTheme="minorHAnsi" w:cstheme="minorHAnsi"/>
                <w:sz w:val="16"/>
                <w:szCs w:val="16"/>
              </w:rPr>
              <w:t xml:space="preserve">Elseif B04 = Boiler or Indirect, no limit on input value </w:t>
            </w:r>
            <w:r w:rsidRPr="004F1F5C">
              <w:rPr>
                <w:rFonts w:asciiTheme="minorHAnsi" w:eastAsia="Times New Roman" w:hAnsiTheme="minorHAnsi" w:cstheme="minorHAnsi"/>
                <w:sz w:val="16"/>
                <w:szCs w:val="16"/>
              </w:rPr>
              <w:t>&gt;&gt;</w:t>
            </w:r>
          </w:p>
          <w:p w14:paraId="3115C96E" w14:textId="27100D58" w:rsidR="00F53007" w:rsidRPr="004F1F5C" w:rsidRDefault="00F53007" w:rsidP="00CC2C76">
            <w:pPr>
              <w:spacing w:after="0"/>
              <w:rPr>
                <w:rFonts w:asciiTheme="minorHAnsi" w:eastAsia="Times New Roman" w:hAnsiTheme="minorHAnsi" w:cstheme="minorHAnsi"/>
                <w:sz w:val="16"/>
                <w:szCs w:val="16"/>
              </w:rPr>
            </w:pPr>
          </w:p>
        </w:tc>
        <w:tc>
          <w:tcPr>
            <w:tcW w:w="487" w:type="pct"/>
            <w:tcBorders>
              <w:top w:val="single" w:sz="4" w:space="0" w:color="auto"/>
              <w:left w:val="single" w:sz="4" w:space="0" w:color="auto"/>
              <w:bottom w:val="single" w:sz="4" w:space="0" w:color="auto"/>
              <w:right w:val="single" w:sz="4" w:space="0" w:color="auto"/>
            </w:tcBorders>
          </w:tcPr>
          <w:p w14:paraId="40E095DD" w14:textId="4AD9DCB5" w:rsidR="00F53007" w:rsidRPr="004F1F5C" w:rsidRDefault="00F53007" w:rsidP="00CC2C76">
            <w:pPr>
              <w:spacing w:after="0"/>
              <w:jc w:val="center"/>
              <w:rPr>
                <w:rFonts w:asciiTheme="minorHAnsi" w:eastAsia="Times New Roman" w:hAnsiTheme="minorHAnsi" w:cstheme="minorHAnsi"/>
                <w:sz w:val="16"/>
                <w:szCs w:val="16"/>
              </w:rPr>
            </w:pPr>
            <w:r>
              <w:rPr>
                <w:rFonts w:asciiTheme="minorHAnsi" w:eastAsia="Times New Roman" w:hAnsiTheme="minorHAnsi" w:cstheme="minorHAnsi"/>
                <w:sz w:val="16"/>
                <w:szCs w:val="16"/>
              </w:rPr>
              <w:lastRenderedPageBreak/>
              <w:t>&lt;&lt;Referenced from A09&gt;&gt;</w:t>
            </w:r>
          </w:p>
        </w:tc>
        <w:tc>
          <w:tcPr>
            <w:tcW w:w="602" w:type="pct"/>
            <w:tcBorders>
              <w:top w:val="single" w:sz="4" w:space="0" w:color="auto"/>
              <w:left w:val="single" w:sz="4" w:space="0" w:color="auto"/>
              <w:bottom w:val="single" w:sz="4" w:space="0" w:color="auto"/>
              <w:right w:val="single" w:sz="4" w:space="0" w:color="auto"/>
            </w:tcBorders>
          </w:tcPr>
          <w:p w14:paraId="18190C13" w14:textId="1AE047B7" w:rsidR="00F53007" w:rsidRPr="004F1F5C" w:rsidRDefault="00F53007" w:rsidP="00CC2C76">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 xml:space="preserve">&lt;&lt; </w:t>
            </w:r>
            <w:r>
              <w:rPr>
                <w:rFonts w:asciiTheme="minorHAnsi" w:eastAsia="Times New Roman" w:hAnsiTheme="minorHAnsi" w:cstheme="minorHAnsi"/>
                <w:sz w:val="16"/>
                <w:szCs w:val="16"/>
              </w:rPr>
              <w:t xml:space="preserve">Referenced from </w:t>
            </w:r>
            <w:r w:rsidRPr="004F1F5C">
              <w:rPr>
                <w:rFonts w:asciiTheme="minorHAnsi" w:eastAsia="Times New Roman" w:hAnsiTheme="minorHAnsi" w:cstheme="minorHAnsi"/>
                <w:sz w:val="16"/>
                <w:szCs w:val="16"/>
              </w:rPr>
              <w:t>A10</w:t>
            </w:r>
            <w:r>
              <w:rPr>
                <w:rFonts w:asciiTheme="minorHAnsi" w:eastAsia="Times New Roman" w:hAnsiTheme="minorHAnsi" w:cstheme="minorHAnsi"/>
                <w:sz w:val="16"/>
                <w:szCs w:val="16"/>
              </w:rPr>
              <w:t>&gt;&gt;</w:t>
            </w:r>
          </w:p>
        </w:tc>
      </w:tr>
      <w:tr w:rsidR="00F53007" w:rsidRPr="009E01FE" w14:paraId="11B0BB2F" w14:textId="77777777"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25931BEE" w14:textId="77777777"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4" w:type="pct"/>
            <w:tcBorders>
              <w:top w:val="single" w:sz="4" w:space="0" w:color="auto"/>
              <w:left w:val="single" w:sz="4" w:space="0" w:color="auto"/>
              <w:bottom w:val="single" w:sz="4" w:space="0" w:color="auto"/>
              <w:right w:val="single" w:sz="4" w:space="0" w:color="auto"/>
            </w:tcBorders>
          </w:tcPr>
          <w:p w14:paraId="782C8E54" w14:textId="6A0038E2"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7" w:type="pct"/>
            <w:tcBorders>
              <w:top w:val="single" w:sz="4" w:space="0" w:color="auto"/>
              <w:left w:val="single" w:sz="4" w:space="0" w:color="auto"/>
              <w:bottom w:val="single" w:sz="4" w:space="0" w:color="auto"/>
              <w:right w:val="single" w:sz="4" w:space="0" w:color="auto"/>
            </w:tcBorders>
          </w:tcPr>
          <w:p w14:paraId="605D18DC"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45" w:type="pct"/>
            <w:tcBorders>
              <w:top w:val="single" w:sz="4" w:space="0" w:color="auto"/>
              <w:left w:val="single" w:sz="4" w:space="0" w:color="auto"/>
              <w:bottom w:val="single" w:sz="4" w:space="0" w:color="auto"/>
              <w:right w:val="single" w:sz="4" w:space="0" w:color="auto"/>
            </w:tcBorders>
          </w:tcPr>
          <w:p w14:paraId="6E8FA2EF"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76AA410"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0" w:type="pct"/>
            <w:tcBorders>
              <w:top w:val="single" w:sz="4" w:space="0" w:color="auto"/>
              <w:left w:val="single" w:sz="4" w:space="0" w:color="auto"/>
              <w:bottom w:val="single" w:sz="4" w:space="0" w:color="auto"/>
              <w:right w:val="single" w:sz="4" w:space="0" w:color="auto"/>
            </w:tcBorders>
          </w:tcPr>
          <w:p w14:paraId="7124A964"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4" w:type="pct"/>
            <w:tcBorders>
              <w:top w:val="single" w:sz="4" w:space="0" w:color="auto"/>
              <w:left w:val="single" w:sz="4" w:space="0" w:color="auto"/>
              <w:bottom w:val="single" w:sz="4" w:space="0" w:color="auto"/>
              <w:right w:val="single" w:sz="4" w:space="0" w:color="auto"/>
            </w:tcBorders>
          </w:tcPr>
          <w:p w14:paraId="26834848"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tcPr>
          <w:p w14:paraId="1578BBD0"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487" w:type="pct"/>
            <w:tcBorders>
              <w:top w:val="single" w:sz="4" w:space="0" w:color="auto"/>
              <w:left w:val="single" w:sz="4" w:space="0" w:color="auto"/>
              <w:bottom w:val="single" w:sz="4" w:space="0" w:color="auto"/>
              <w:right w:val="single" w:sz="4" w:space="0" w:color="auto"/>
            </w:tcBorders>
          </w:tcPr>
          <w:p w14:paraId="031FA2B6"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602" w:type="pct"/>
            <w:tcBorders>
              <w:top w:val="single" w:sz="4" w:space="0" w:color="auto"/>
              <w:left w:val="single" w:sz="4" w:space="0" w:color="auto"/>
              <w:bottom w:val="single" w:sz="4" w:space="0" w:color="auto"/>
              <w:right w:val="single" w:sz="4" w:space="0" w:color="auto"/>
            </w:tcBorders>
          </w:tcPr>
          <w:p w14:paraId="6FB1C3C8" w14:textId="77777777" w:rsidR="00F53007" w:rsidRPr="003F06F9" w:rsidRDefault="00F53007" w:rsidP="00CC2C76">
            <w:pPr>
              <w:spacing w:after="0"/>
              <w:jc w:val="center"/>
              <w:rPr>
                <w:rFonts w:asciiTheme="minorHAnsi" w:eastAsia="Times New Roman" w:hAnsiTheme="minorHAnsi" w:cstheme="minorHAnsi"/>
                <w:sz w:val="20"/>
                <w:szCs w:val="20"/>
              </w:rPr>
            </w:pPr>
          </w:p>
        </w:tc>
      </w:tr>
    </w:tbl>
    <w:p w14:paraId="07D8C584" w14:textId="1BD69CB0" w:rsidR="003042A1" w:rsidRDefault="003042A1">
      <w:pPr>
        <w:rPr>
          <w:ins w:id="22" w:author="Alhabibi, Haider@Energy" w:date="2022-06-23T13:23:00Z"/>
        </w:rPr>
      </w:pPr>
    </w:p>
    <w:p w14:paraId="1345D7C5" w14:textId="77777777" w:rsidR="003042A1" w:rsidRDefault="003042A1">
      <w:pPr>
        <w:spacing w:after="0" w:line="240" w:lineRule="auto"/>
        <w:rPr>
          <w:ins w:id="23" w:author="Alhabibi, Haider@Energy" w:date="2022-06-23T13:23:00Z"/>
        </w:rPr>
      </w:pPr>
      <w:ins w:id="24" w:author="Alhabibi, Haider@Energy" w:date="2022-06-23T13:23:00Z">
        <w:r>
          <w:br w:type="page"/>
        </w:r>
      </w:ins>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3B3CCD" w:rsidRPr="007B2CC9" w14:paraId="43F3E21A" w14:textId="77777777" w:rsidTr="00844B06">
        <w:trPr>
          <w:trHeight w:val="467"/>
        </w:trPr>
        <w:tc>
          <w:tcPr>
            <w:tcW w:w="10795" w:type="dxa"/>
            <w:gridSpan w:val="8"/>
          </w:tcPr>
          <w:p w14:paraId="647756DE" w14:textId="4E9629A1" w:rsidR="003B3CCD" w:rsidRPr="00EB4154" w:rsidRDefault="003B3CCD" w:rsidP="00844B06">
            <w:pPr>
              <w:spacing w:after="0" w:line="240" w:lineRule="auto"/>
              <w:rPr>
                <w:rFonts w:cstheme="minorHAnsi"/>
                <w:b/>
                <w:bCs/>
                <w:sz w:val="20"/>
                <w:szCs w:val="20"/>
              </w:rPr>
            </w:pPr>
            <w:r>
              <w:rPr>
                <w:rFonts w:cstheme="minorHAnsi"/>
                <w:b/>
                <w:bCs/>
                <w:sz w:val="20"/>
                <w:szCs w:val="20"/>
              </w:rPr>
              <w:lastRenderedPageBreak/>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168163F8" w14:textId="77777777" w:rsidR="00232380" w:rsidRDefault="00DA49C1" w:rsidP="00844B06">
            <w:pPr>
              <w:spacing w:after="0"/>
              <w:rPr>
                <w:ins w:id="25" w:author="Alhabibi, Haider@Energy" w:date="2022-06-23T13:13:00Z"/>
                <w:rFonts w:ascii="Calibri" w:hAnsi="Calibri"/>
                <w:sz w:val="18"/>
                <w:szCs w:val="18"/>
              </w:rPr>
            </w:pPr>
            <w:r>
              <w:rPr>
                <w:rFonts w:ascii="Calibri" w:hAnsi="Calibri"/>
                <w:sz w:val="18"/>
                <w:szCs w:val="18"/>
              </w:rPr>
              <w:t>&lt;&lt;Static Text - see the top&gt;&gt;</w:t>
            </w:r>
          </w:p>
          <w:p w14:paraId="7ED49BE8" w14:textId="0D692A1D" w:rsidR="003B3CCD" w:rsidRDefault="003B3CCD" w:rsidP="00844B06">
            <w:pPr>
              <w:spacing w:after="0"/>
              <w:rPr>
                <w:rFonts w:cstheme="minorHAnsi"/>
                <w:sz w:val="20"/>
                <w:szCs w:val="20"/>
              </w:rPr>
            </w:pPr>
            <w:r>
              <w:rPr>
                <w:rFonts w:cstheme="minorHAnsi"/>
                <w:sz w:val="20"/>
                <w:szCs w:val="20"/>
              </w:rPr>
              <w:t xml:space="preserve">&lt;&lt;If Table </w:t>
            </w:r>
            <w:r w:rsidR="00845C5E">
              <w:rPr>
                <w:rFonts w:cstheme="minorHAnsi"/>
                <w:sz w:val="20"/>
                <w:szCs w:val="20"/>
              </w:rPr>
              <w:t>A2</w:t>
            </w:r>
            <w:r>
              <w:rPr>
                <w:rFonts w:cstheme="minorHAnsi"/>
                <w:sz w:val="20"/>
                <w:szCs w:val="20"/>
              </w:rPr>
              <w:t xml:space="preserve"> does apply, then require table, else </w:t>
            </w:r>
            <w:r w:rsidRPr="00E12A63">
              <w:rPr>
                <w:rFonts w:cstheme="minorHAnsi"/>
                <w:sz w:val="20"/>
                <w:szCs w:val="20"/>
              </w:rPr>
              <w:t>display the "section does not apply" message</w:t>
            </w:r>
            <w:r>
              <w:rPr>
                <w:rFonts w:cstheme="minorHAnsi"/>
                <w:sz w:val="20"/>
                <w:szCs w:val="20"/>
              </w:rPr>
              <w:t>&gt;&gt;</w:t>
            </w:r>
          </w:p>
          <w:p w14:paraId="3D6E1A4D" w14:textId="179FA8E4" w:rsidR="003B3CCD" w:rsidRPr="007B2CC9" w:rsidDel="00D74A66" w:rsidRDefault="003B3CCD" w:rsidP="00844B06">
            <w:pPr>
              <w:spacing w:after="0" w:line="240" w:lineRule="auto"/>
              <w:rPr>
                <w:rFonts w:cstheme="minorHAnsi"/>
                <w:sz w:val="20"/>
                <w:szCs w:val="20"/>
              </w:rPr>
            </w:pPr>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 xml:space="preserve">in Table </w:t>
            </w:r>
            <w:r w:rsidR="00845C5E">
              <w:rPr>
                <w:rFonts w:cstheme="minorHAnsi"/>
                <w:sz w:val="20"/>
                <w:szCs w:val="20"/>
              </w:rPr>
              <w:t>A2</w:t>
            </w:r>
            <w:r w:rsidRPr="007B2CC9">
              <w:rPr>
                <w:rFonts w:cstheme="minorHAnsi"/>
                <w:sz w:val="20"/>
                <w:szCs w:val="20"/>
              </w:rPr>
              <w:t>&gt;&gt;</w:t>
            </w:r>
          </w:p>
        </w:tc>
      </w:tr>
      <w:tr w:rsidR="003B3CCD" w:rsidRPr="007B2CC9" w14:paraId="3B5B3C44" w14:textId="77777777" w:rsidTr="00844B06">
        <w:trPr>
          <w:trHeight w:val="211"/>
        </w:trPr>
        <w:tc>
          <w:tcPr>
            <w:tcW w:w="1165" w:type="dxa"/>
            <w:tcBorders>
              <w:top w:val="single" w:sz="4" w:space="0" w:color="auto"/>
              <w:left w:val="single" w:sz="4" w:space="0" w:color="auto"/>
              <w:bottom w:val="single" w:sz="4" w:space="0" w:color="auto"/>
              <w:right w:val="single" w:sz="4" w:space="0" w:color="auto"/>
            </w:tcBorders>
          </w:tcPr>
          <w:p w14:paraId="7E35C905"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01</w:t>
            </w:r>
          </w:p>
        </w:tc>
        <w:tc>
          <w:tcPr>
            <w:tcW w:w="990" w:type="dxa"/>
            <w:vAlign w:val="bottom"/>
          </w:tcPr>
          <w:p w14:paraId="706DD341"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02</w:t>
            </w:r>
          </w:p>
        </w:tc>
        <w:tc>
          <w:tcPr>
            <w:tcW w:w="1380" w:type="dxa"/>
            <w:vAlign w:val="bottom"/>
          </w:tcPr>
          <w:p w14:paraId="404E49FE"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03</w:t>
            </w:r>
          </w:p>
        </w:tc>
        <w:tc>
          <w:tcPr>
            <w:tcW w:w="1230" w:type="dxa"/>
          </w:tcPr>
          <w:p w14:paraId="167965F9"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04</w:t>
            </w:r>
          </w:p>
        </w:tc>
        <w:tc>
          <w:tcPr>
            <w:tcW w:w="1260" w:type="dxa"/>
          </w:tcPr>
          <w:p w14:paraId="4A49CCFC"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05</w:t>
            </w:r>
          </w:p>
        </w:tc>
        <w:tc>
          <w:tcPr>
            <w:tcW w:w="1350" w:type="dxa"/>
          </w:tcPr>
          <w:p w14:paraId="0C49BCFC"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06</w:t>
            </w:r>
          </w:p>
        </w:tc>
        <w:tc>
          <w:tcPr>
            <w:tcW w:w="1584" w:type="dxa"/>
          </w:tcPr>
          <w:p w14:paraId="03E3D66F"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07</w:t>
            </w:r>
          </w:p>
        </w:tc>
        <w:tc>
          <w:tcPr>
            <w:tcW w:w="1836" w:type="dxa"/>
          </w:tcPr>
          <w:p w14:paraId="56A60D5B"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08</w:t>
            </w:r>
          </w:p>
        </w:tc>
      </w:tr>
      <w:tr w:rsidR="003B3CCD" w:rsidRPr="007B2CC9" w14:paraId="18C88F90" w14:textId="77777777" w:rsidTr="00844B06">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3623DF3C"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990" w:type="dxa"/>
            <w:vAlign w:val="bottom"/>
          </w:tcPr>
          <w:p w14:paraId="1937D52B"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DF99A55"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or Name</w:t>
            </w:r>
          </w:p>
        </w:tc>
        <w:tc>
          <w:tcPr>
            <w:tcW w:w="1380" w:type="dxa"/>
            <w:vAlign w:val="bottom"/>
          </w:tcPr>
          <w:p w14:paraId="3BA25BD6"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EA9F9FB"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Make and Model</w:t>
            </w:r>
          </w:p>
        </w:tc>
        <w:tc>
          <w:tcPr>
            <w:tcW w:w="1230" w:type="dxa"/>
            <w:vAlign w:val="bottom"/>
          </w:tcPr>
          <w:p w14:paraId="39E7F8D6"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xml:space="preserve"># </w:t>
            </w:r>
            <w:proofErr w:type="gramStart"/>
            <w:r w:rsidRPr="007B2CC9">
              <w:rPr>
                <w:rFonts w:cstheme="minorHAnsi"/>
                <w:sz w:val="18"/>
                <w:szCs w:val="20"/>
              </w:rPr>
              <w:t>of</w:t>
            </w:r>
            <w:proofErr w:type="gramEnd"/>
            <w:r w:rsidRPr="007B2CC9">
              <w:rPr>
                <w:rFonts w:cstheme="minorHAnsi"/>
                <w:sz w:val="18"/>
                <w:szCs w:val="20"/>
              </w:rPr>
              <w:t xml:space="preserve"> Like (or Identical) Water Heaters in System</w:t>
            </w:r>
          </w:p>
        </w:tc>
        <w:tc>
          <w:tcPr>
            <w:tcW w:w="1260" w:type="dxa"/>
            <w:vAlign w:val="bottom"/>
          </w:tcPr>
          <w:p w14:paraId="1341FDBD"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350" w:type="dxa"/>
            <w:vAlign w:val="bottom"/>
          </w:tcPr>
          <w:p w14:paraId="65B006E3"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584" w:type="dxa"/>
            <w:vAlign w:val="bottom"/>
          </w:tcPr>
          <w:p w14:paraId="2D051A64"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836" w:type="dxa"/>
            <w:vAlign w:val="bottom"/>
          </w:tcPr>
          <w:p w14:paraId="37D245B2"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3B3CCD" w:rsidRPr="007B2CC9" w14:paraId="654D3C45" w14:textId="77777777" w:rsidTr="00844B06">
        <w:trPr>
          <w:trHeight w:val="1100"/>
        </w:trPr>
        <w:tc>
          <w:tcPr>
            <w:tcW w:w="1165" w:type="dxa"/>
            <w:tcBorders>
              <w:top w:val="single" w:sz="4" w:space="0" w:color="auto"/>
              <w:left w:val="single" w:sz="4" w:space="0" w:color="auto"/>
              <w:bottom w:val="single" w:sz="4" w:space="0" w:color="auto"/>
              <w:right w:val="single" w:sz="4" w:space="0" w:color="auto"/>
            </w:tcBorders>
          </w:tcPr>
          <w:p w14:paraId="61384F3E" w14:textId="4DB672F3" w:rsidR="003B3CCD" w:rsidRPr="007B2CC9" w:rsidRDefault="003B3CCD" w:rsidP="00844B06">
            <w:pPr>
              <w:spacing w:after="0" w:line="240" w:lineRule="auto"/>
              <w:rPr>
                <w:rFonts w:cstheme="minorHAnsi"/>
                <w:sz w:val="18"/>
                <w:szCs w:val="20"/>
              </w:rPr>
            </w:pPr>
            <w:r w:rsidRPr="007B2CC9">
              <w:rPr>
                <w:rFonts w:cstheme="minorHAnsi"/>
                <w:sz w:val="16"/>
                <w:szCs w:val="16"/>
              </w:rPr>
              <w:t xml:space="preserve">&lt;&lt;Reference value from </w:t>
            </w:r>
            <w:r w:rsidR="00845C5E">
              <w:rPr>
                <w:rFonts w:cstheme="minorHAnsi"/>
                <w:sz w:val="16"/>
                <w:szCs w:val="16"/>
              </w:rPr>
              <w:t>A2-</w:t>
            </w:r>
            <w:r w:rsidRPr="007B2CC9">
              <w:rPr>
                <w:rFonts w:cstheme="minorHAnsi"/>
                <w:sz w:val="16"/>
                <w:szCs w:val="16"/>
              </w:rPr>
              <w:t>01 &gt;&gt;</w:t>
            </w:r>
          </w:p>
        </w:tc>
        <w:tc>
          <w:tcPr>
            <w:tcW w:w="990" w:type="dxa"/>
          </w:tcPr>
          <w:p w14:paraId="4844E5C0" w14:textId="30F6FBB6"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&lt;&lt;reference value from </w:t>
            </w:r>
            <w:r w:rsidR="00845C5E">
              <w:rPr>
                <w:rFonts w:cstheme="minorHAnsi"/>
                <w:sz w:val="16"/>
                <w:szCs w:val="16"/>
              </w:rPr>
              <w:t>A2-</w:t>
            </w:r>
            <w:r w:rsidRPr="007B2CC9">
              <w:rPr>
                <w:rFonts w:cstheme="minorHAnsi"/>
                <w:sz w:val="18"/>
                <w:szCs w:val="20"/>
              </w:rPr>
              <w:t>02&gt;&gt;</w:t>
            </w:r>
          </w:p>
        </w:tc>
        <w:tc>
          <w:tcPr>
            <w:tcW w:w="1380" w:type="dxa"/>
          </w:tcPr>
          <w:p w14:paraId="162EC3A1" w14:textId="3CD11C45"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If performance, user input is equal to </w:t>
            </w:r>
            <w:r w:rsidR="00845C5E">
              <w:rPr>
                <w:rFonts w:cstheme="minorHAnsi"/>
                <w:sz w:val="16"/>
                <w:szCs w:val="16"/>
              </w:rPr>
              <w:t>A2-</w:t>
            </w:r>
            <w:r w:rsidRPr="007B2CC9">
              <w:rPr>
                <w:rFonts w:cstheme="minorHAnsi"/>
                <w:sz w:val="18"/>
                <w:szCs w:val="20"/>
              </w:rPr>
              <w:t xml:space="preserve">03 as default, and allow user to override with an equivalent system based on the simulated equipment in </w:t>
            </w:r>
            <w:r w:rsidR="00845C5E">
              <w:rPr>
                <w:rFonts w:cstheme="minorHAnsi"/>
                <w:sz w:val="16"/>
                <w:szCs w:val="16"/>
              </w:rPr>
              <w:t>A2-</w:t>
            </w:r>
            <w:r w:rsidRPr="007B2CC9">
              <w:rPr>
                <w:rFonts w:cstheme="minorHAnsi"/>
                <w:sz w:val="18"/>
                <w:szCs w:val="20"/>
              </w:rPr>
              <w:t>09; elseif prescriptive, allow user to enter any Tier 3 model&gt;&gt;</w:t>
            </w:r>
          </w:p>
        </w:tc>
        <w:tc>
          <w:tcPr>
            <w:tcW w:w="1230" w:type="dxa"/>
          </w:tcPr>
          <w:p w14:paraId="1B13B8E7" w14:textId="7B2D35F5" w:rsidR="003B3CCD" w:rsidRPr="007B2CC9" w:rsidRDefault="003B3CCD" w:rsidP="00844B06">
            <w:pPr>
              <w:spacing w:after="0" w:line="240" w:lineRule="auto"/>
              <w:rPr>
                <w:rFonts w:cstheme="minorHAnsi"/>
                <w:i/>
                <w:color w:val="FF0000"/>
                <w:sz w:val="18"/>
                <w:szCs w:val="20"/>
              </w:rPr>
            </w:pPr>
            <w:r w:rsidRPr="007B2CC9">
              <w:rPr>
                <w:rFonts w:cstheme="minorHAnsi"/>
                <w:sz w:val="18"/>
                <w:szCs w:val="20"/>
              </w:rPr>
              <w:t xml:space="preserve">&lt;&lt; Reference value from </w:t>
            </w:r>
            <w:r w:rsidR="00845C5E">
              <w:rPr>
                <w:rFonts w:cstheme="minorHAnsi"/>
                <w:sz w:val="16"/>
                <w:szCs w:val="16"/>
              </w:rPr>
              <w:t>A2-</w:t>
            </w:r>
            <w:r w:rsidRPr="007B2CC9">
              <w:rPr>
                <w:rFonts w:cstheme="minorHAnsi"/>
                <w:sz w:val="18"/>
                <w:szCs w:val="20"/>
              </w:rPr>
              <w:t>04&gt;&gt;</w:t>
            </w:r>
          </w:p>
        </w:tc>
        <w:tc>
          <w:tcPr>
            <w:tcW w:w="1260" w:type="dxa"/>
          </w:tcPr>
          <w:p w14:paraId="5EA93F59" w14:textId="71F6BBF5" w:rsidR="003B3CCD" w:rsidRPr="007B2CC9" w:rsidRDefault="003B3CCD" w:rsidP="00844B06">
            <w:pPr>
              <w:spacing w:after="0" w:line="240" w:lineRule="auto"/>
              <w:rPr>
                <w:rFonts w:cstheme="minorHAnsi"/>
                <w:i/>
                <w:color w:val="FF0000"/>
                <w:sz w:val="18"/>
                <w:szCs w:val="20"/>
              </w:rPr>
            </w:pPr>
            <w:r w:rsidRPr="007B2CC9">
              <w:rPr>
                <w:rFonts w:cstheme="minorHAnsi"/>
                <w:sz w:val="18"/>
                <w:szCs w:val="20"/>
              </w:rPr>
              <w:t xml:space="preserve">&lt;&lt;Reference value from </w:t>
            </w:r>
            <w:r w:rsidR="00845C5E">
              <w:rPr>
                <w:rFonts w:cstheme="minorHAnsi"/>
                <w:sz w:val="16"/>
                <w:szCs w:val="16"/>
              </w:rPr>
              <w:t>A2-</w:t>
            </w:r>
            <w:r w:rsidRPr="007B2CC9">
              <w:rPr>
                <w:rFonts w:cstheme="minorHAnsi"/>
                <w:sz w:val="18"/>
                <w:szCs w:val="20"/>
              </w:rPr>
              <w:t>05&gt;&gt;</w:t>
            </w:r>
          </w:p>
        </w:tc>
        <w:tc>
          <w:tcPr>
            <w:tcW w:w="1350" w:type="dxa"/>
          </w:tcPr>
          <w:p w14:paraId="1DF01379" w14:textId="178F929F" w:rsidR="003B3CCD" w:rsidRPr="007B2CC9" w:rsidRDefault="003B3CCD" w:rsidP="00844B06">
            <w:pPr>
              <w:spacing w:after="0" w:line="240" w:lineRule="auto"/>
              <w:rPr>
                <w:rFonts w:cstheme="minorHAnsi"/>
                <w:sz w:val="18"/>
                <w:szCs w:val="20"/>
              </w:rPr>
            </w:pPr>
            <w:r w:rsidRPr="007B2CC9">
              <w:rPr>
                <w:rFonts w:cstheme="minorHAnsi"/>
                <w:sz w:val="18"/>
                <w:szCs w:val="20"/>
              </w:rPr>
              <w:t>&lt;&lt;User input value; check value must be ≥</w:t>
            </w:r>
            <w:r w:rsidR="00845C5E">
              <w:rPr>
                <w:rFonts w:cstheme="minorHAnsi"/>
                <w:sz w:val="16"/>
                <w:szCs w:val="16"/>
              </w:rPr>
              <w:t xml:space="preserve"> A2-</w:t>
            </w:r>
            <w:r>
              <w:rPr>
                <w:rFonts w:cstheme="minorHAnsi"/>
                <w:sz w:val="18"/>
                <w:szCs w:val="20"/>
              </w:rPr>
              <w:t>0</w:t>
            </w:r>
            <w:r w:rsidRPr="007B2CC9">
              <w:rPr>
                <w:rFonts w:cstheme="minorHAnsi"/>
                <w:sz w:val="18"/>
                <w:szCs w:val="20"/>
              </w:rPr>
              <w:t xml:space="preserve">6 to comply, else flag non-compliant values and do not allow the doc to be registered. Value may be NA if </w:t>
            </w:r>
            <w:r w:rsidR="00845C5E">
              <w:rPr>
                <w:rFonts w:cstheme="minorHAnsi"/>
                <w:sz w:val="16"/>
                <w:szCs w:val="16"/>
              </w:rPr>
              <w:t>A2-</w:t>
            </w:r>
            <w:r w:rsidRPr="007B2CC9">
              <w:rPr>
                <w:rFonts w:cstheme="minorHAnsi"/>
                <w:sz w:val="18"/>
                <w:szCs w:val="20"/>
              </w:rPr>
              <w:t>06 is NA &gt;&gt;</w:t>
            </w:r>
          </w:p>
        </w:tc>
        <w:tc>
          <w:tcPr>
            <w:tcW w:w="1584" w:type="dxa"/>
          </w:tcPr>
          <w:p w14:paraId="1E27D024" w14:textId="6068897B"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Reference values from </w:t>
            </w:r>
            <w:r w:rsidR="00845C5E">
              <w:rPr>
                <w:rFonts w:cstheme="minorHAnsi"/>
                <w:sz w:val="16"/>
                <w:szCs w:val="16"/>
              </w:rPr>
              <w:t>A2-</w:t>
            </w:r>
            <w:r w:rsidRPr="007B2CC9">
              <w:rPr>
                <w:rFonts w:cstheme="minorHAnsi"/>
                <w:sz w:val="18"/>
                <w:szCs w:val="20"/>
              </w:rPr>
              <w:t>07&gt;&gt;</w:t>
            </w:r>
          </w:p>
        </w:tc>
        <w:tc>
          <w:tcPr>
            <w:tcW w:w="1836" w:type="dxa"/>
          </w:tcPr>
          <w:p w14:paraId="7868BDFB" w14:textId="3FF2C8C3"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Reference values from </w:t>
            </w:r>
            <w:r w:rsidR="00845C5E">
              <w:rPr>
                <w:rFonts w:cstheme="minorHAnsi"/>
                <w:sz w:val="16"/>
                <w:szCs w:val="16"/>
              </w:rPr>
              <w:t>A2-</w:t>
            </w:r>
            <w:r w:rsidRPr="007B2CC9">
              <w:rPr>
                <w:rFonts w:cstheme="minorHAnsi"/>
                <w:sz w:val="18"/>
                <w:szCs w:val="20"/>
              </w:rPr>
              <w:t>08&gt;&gt;</w:t>
            </w:r>
          </w:p>
        </w:tc>
      </w:tr>
      <w:tr w:rsidR="003B3CCD" w:rsidRPr="007B2CC9" w14:paraId="793CA6D5" w14:textId="77777777" w:rsidTr="00844B06">
        <w:trPr>
          <w:trHeight w:val="226"/>
        </w:trPr>
        <w:tc>
          <w:tcPr>
            <w:tcW w:w="1165" w:type="dxa"/>
          </w:tcPr>
          <w:p w14:paraId="5F0E0718" w14:textId="77777777" w:rsidR="003B3CCD" w:rsidRPr="007B2CC9" w:rsidRDefault="003B3CCD" w:rsidP="00844B06">
            <w:pPr>
              <w:spacing w:after="0" w:line="240" w:lineRule="auto"/>
              <w:rPr>
                <w:rFonts w:cstheme="minorHAnsi"/>
                <w:sz w:val="20"/>
                <w:szCs w:val="20"/>
              </w:rPr>
            </w:pPr>
          </w:p>
        </w:tc>
        <w:tc>
          <w:tcPr>
            <w:tcW w:w="990" w:type="dxa"/>
          </w:tcPr>
          <w:p w14:paraId="3833105E" w14:textId="77777777" w:rsidR="003B3CCD" w:rsidRPr="007B2CC9" w:rsidRDefault="003B3CCD" w:rsidP="00844B06">
            <w:pPr>
              <w:spacing w:after="0" w:line="240" w:lineRule="auto"/>
              <w:rPr>
                <w:rFonts w:cstheme="minorHAnsi"/>
                <w:sz w:val="20"/>
                <w:szCs w:val="20"/>
              </w:rPr>
            </w:pPr>
          </w:p>
        </w:tc>
        <w:tc>
          <w:tcPr>
            <w:tcW w:w="1380" w:type="dxa"/>
          </w:tcPr>
          <w:p w14:paraId="1A07A82A" w14:textId="77777777" w:rsidR="003B3CCD" w:rsidRPr="007B2CC9" w:rsidRDefault="003B3CCD" w:rsidP="00844B06">
            <w:pPr>
              <w:spacing w:after="0" w:line="240" w:lineRule="auto"/>
              <w:rPr>
                <w:rFonts w:cstheme="minorHAnsi"/>
                <w:sz w:val="20"/>
                <w:szCs w:val="20"/>
              </w:rPr>
            </w:pPr>
          </w:p>
        </w:tc>
        <w:tc>
          <w:tcPr>
            <w:tcW w:w="1230" w:type="dxa"/>
          </w:tcPr>
          <w:p w14:paraId="32CB07B5" w14:textId="77777777" w:rsidR="003B3CCD" w:rsidRPr="007B2CC9" w:rsidRDefault="003B3CCD" w:rsidP="00844B06">
            <w:pPr>
              <w:spacing w:after="0" w:line="240" w:lineRule="auto"/>
              <w:rPr>
                <w:rFonts w:cstheme="minorHAnsi"/>
                <w:sz w:val="20"/>
                <w:szCs w:val="20"/>
              </w:rPr>
            </w:pPr>
          </w:p>
        </w:tc>
        <w:tc>
          <w:tcPr>
            <w:tcW w:w="1260" w:type="dxa"/>
          </w:tcPr>
          <w:p w14:paraId="31F38A4A" w14:textId="77777777" w:rsidR="003B3CCD" w:rsidRPr="007B2CC9" w:rsidRDefault="003B3CCD" w:rsidP="00844B06">
            <w:pPr>
              <w:spacing w:after="0" w:line="240" w:lineRule="auto"/>
              <w:rPr>
                <w:rFonts w:cstheme="minorHAnsi"/>
                <w:sz w:val="20"/>
                <w:szCs w:val="20"/>
              </w:rPr>
            </w:pPr>
          </w:p>
        </w:tc>
        <w:tc>
          <w:tcPr>
            <w:tcW w:w="1350" w:type="dxa"/>
          </w:tcPr>
          <w:p w14:paraId="670D030F" w14:textId="77777777" w:rsidR="003B3CCD" w:rsidRPr="007B2CC9" w:rsidRDefault="003B3CCD" w:rsidP="00844B06">
            <w:pPr>
              <w:spacing w:after="0" w:line="240" w:lineRule="auto"/>
              <w:rPr>
                <w:rFonts w:cstheme="minorHAnsi"/>
                <w:sz w:val="20"/>
                <w:szCs w:val="20"/>
              </w:rPr>
            </w:pPr>
          </w:p>
        </w:tc>
        <w:tc>
          <w:tcPr>
            <w:tcW w:w="1584" w:type="dxa"/>
          </w:tcPr>
          <w:p w14:paraId="793B4FE8" w14:textId="77777777" w:rsidR="003B3CCD" w:rsidRPr="007B2CC9" w:rsidRDefault="003B3CCD" w:rsidP="00844B06">
            <w:pPr>
              <w:spacing w:after="0" w:line="240" w:lineRule="auto"/>
              <w:rPr>
                <w:rFonts w:cstheme="minorHAnsi"/>
                <w:sz w:val="20"/>
                <w:szCs w:val="20"/>
              </w:rPr>
            </w:pPr>
          </w:p>
        </w:tc>
        <w:tc>
          <w:tcPr>
            <w:tcW w:w="1836" w:type="dxa"/>
          </w:tcPr>
          <w:p w14:paraId="737561FA" w14:textId="77777777" w:rsidR="003B3CCD" w:rsidRPr="007B2CC9" w:rsidRDefault="003B3CCD" w:rsidP="00844B06">
            <w:pPr>
              <w:spacing w:after="0" w:line="240" w:lineRule="auto"/>
              <w:rPr>
                <w:rFonts w:cstheme="minorHAnsi"/>
                <w:sz w:val="20"/>
                <w:szCs w:val="20"/>
              </w:rPr>
            </w:pPr>
          </w:p>
        </w:tc>
      </w:tr>
    </w:tbl>
    <w:p w14:paraId="79208FD1" w14:textId="528E86C3" w:rsidR="00AF2F78" w:rsidRDefault="00AF2F78" w:rsidP="00AF2F78">
      <w:pPr>
        <w:spacing w:after="0" w:line="240" w:lineRule="auto"/>
        <w:rPr>
          <w:rFonts w:asciiTheme="minorHAnsi" w:hAnsiTheme="minorHAnsi" w:cstheme="minorHAnsi"/>
          <w:sz w:val="20"/>
          <w:szCs w:val="20"/>
        </w:rPr>
      </w:pPr>
    </w:p>
    <w:p w14:paraId="40D4D13D" w14:textId="28C08AFE" w:rsidR="003B3CCD" w:rsidRDefault="003B3CCD" w:rsidP="00AF2F78">
      <w:pPr>
        <w:spacing w:after="0" w:line="240" w:lineRule="auto"/>
        <w:rPr>
          <w:rFonts w:asciiTheme="minorHAnsi" w:hAnsiTheme="minorHAnsi" w:cstheme="minorHAnsi"/>
          <w:sz w:val="20"/>
          <w:szCs w:val="20"/>
        </w:rPr>
      </w:pPr>
    </w:p>
    <w:p w14:paraId="7DA109B6" w14:textId="77777777" w:rsidR="003B3CCD" w:rsidRDefault="003B3CCD" w:rsidP="00AF2F78">
      <w:pPr>
        <w:spacing w:after="0" w:line="240" w:lineRule="auto"/>
        <w:rPr>
          <w:rFonts w:asciiTheme="minorHAnsi" w:hAnsiTheme="minorHAnsi" w:cstheme="minorHAnsi"/>
          <w:sz w:val="20"/>
          <w:szCs w:val="20"/>
        </w:rPr>
      </w:pPr>
    </w:p>
    <w:p w14:paraId="4AEB4313" w14:textId="7D14FFF9" w:rsidR="00851A09" w:rsidRDefault="00851A09" w:rsidP="00AF2F7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5"/>
        <w:gridCol w:w="1206"/>
        <w:gridCol w:w="1405"/>
        <w:gridCol w:w="1405"/>
        <w:gridCol w:w="1405"/>
        <w:gridCol w:w="1923"/>
        <w:gridCol w:w="1921"/>
      </w:tblGrid>
      <w:tr w:rsidR="002C4A59" w:rsidRPr="009E01FE" w14:paraId="06379588" w14:textId="77777777" w:rsidTr="002C4A5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0B9FE01B" w14:textId="67067ABC" w:rsidR="002C4A59"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E15012">
              <w:rPr>
                <w:rFonts w:asciiTheme="minorHAnsi" w:hAnsiTheme="minorHAnsi" w:cstheme="minorHAnsi"/>
                <w:b/>
                <w:sz w:val="20"/>
                <w:szCs w:val="20"/>
              </w:rPr>
              <w:lastRenderedPageBreak/>
              <w:t xml:space="preserve">C. Design Dwelling Unit Water Heating Efficiency Information </w:t>
            </w:r>
          </w:p>
          <w:p w14:paraId="1B2D660D" w14:textId="77777777" w:rsidR="00047BAF" w:rsidRDefault="00DA49C1" w:rsidP="00E15012">
            <w:pPr>
              <w:keepNext/>
              <w:tabs>
                <w:tab w:val="left" w:pos="2160"/>
                <w:tab w:val="left" w:pos="2700"/>
                <w:tab w:val="left" w:pos="3420"/>
                <w:tab w:val="left" w:pos="3780"/>
                <w:tab w:val="left" w:pos="5760"/>
                <w:tab w:val="left" w:pos="7212"/>
              </w:tabs>
              <w:spacing w:after="0" w:line="240" w:lineRule="auto"/>
              <w:rPr>
                <w:sz w:val="18"/>
                <w:szCs w:val="18"/>
              </w:rPr>
            </w:pPr>
            <w:r>
              <w:rPr>
                <w:sz w:val="18"/>
                <w:szCs w:val="18"/>
              </w:rPr>
              <w:t>&lt;&lt;Static Text - see the top&gt;&gt;</w:t>
            </w:r>
          </w:p>
          <w:p w14:paraId="3FC1BB34" w14:textId="30C54679" w:rsidR="002C4A59" w:rsidRPr="00DD574D" w:rsidRDefault="00DD574D" w:rsidP="00E15012">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CE095A" w:rsidRPr="0036508E">
              <w:rPr>
                <w:rFonts w:asciiTheme="minorHAnsi" w:hAnsiTheme="minorHAnsi" w:cstheme="minorHAnsi"/>
                <w:sz w:val="20"/>
                <w:szCs w:val="20"/>
              </w:rPr>
              <w:t>A</w:t>
            </w:r>
            <w:r w:rsidR="00C14EF9">
              <w:rPr>
                <w:rFonts w:asciiTheme="minorHAnsi" w:hAnsiTheme="minorHAnsi" w:cstheme="minorHAnsi"/>
                <w:sz w:val="20"/>
                <w:szCs w:val="20"/>
              </w:rPr>
              <w:t xml:space="preserve"> and </w:t>
            </w:r>
            <w:r w:rsidR="00845C5E">
              <w:rPr>
                <w:rFonts w:asciiTheme="minorHAnsi" w:eastAsia="Times New Roman" w:hAnsiTheme="minorHAnsi" w:cstheme="minorHAnsi"/>
                <w:sz w:val="20"/>
                <w:szCs w:val="20"/>
              </w:rPr>
              <w:t>A2</w:t>
            </w:r>
            <w:r>
              <w:rPr>
                <w:rFonts w:asciiTheme="minorHAnsi" w:hAnsiTheme="minorHAnsi" w:cstheme="minorHAnsi"/>
                <w:sz w:val="20"/>
                <w:szCs w:val="20"/>
              </w:rPr>
              <w:t>&gt;&gt;</w:t>
            </w:r>
          </w:p>
        </w:tc>
      </w:tr>
      <w:tr w:rsidR="002C4A59" w:rsidRPr="009E01FE" w14:paraId="5D0E36E6"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1D703B8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5A7871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651" w:type="pct"/>
            <w:tcBorders>
              <w:top w:val="single" w:sz="4" w:space="0" w:color="auto"/>
              <w:left w:val="single" w:sz="4" w:space="0" w:color="auto"/>
              <w:bottom w:val="single" w:sz="4" w:space="0" w:color="auto"/>
              <w:right w:val="single" w:sz="4" w:space="0" w:color="auto"/>
            </w:tcBorders>
            <w:vAlign w:val="center"/>
          </w:tcPr>
          <w:p w14:paraId="36F5BB1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651" w:type="pct"/>
            <w:tcBorders>
              <w:top w:val="single" w:sz="4" w:space="0" w:color="auto"/>
              <w:left w:val="single" w:sz="4" w:space="0" w:color="auto"/>
              <w:bottom w:val="single" w:sz="4" w:space="0" w:color="auto"/>
              <w:right w:val="single" w:sz="4" w:space="0" w:color="auto"/>
            </w:tcBorders>
            <w:vAlign w:val="center"/>
          </w:tcPr>
          <w:p w14:paraId="0C18583A"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651" w:type="pct"/>
            <w:tcBorders>
              <w:top w:val="single" w:sz="4" w:space="0" w:color="auto"/>
              <w:left w:val="single" w:sz="4" w:space="0" w:color="auto"/>
              <w:bottom w:val="single" w:sz="4" w:space="0" w:color="auto"/>
              <w:right w:val="single" w:sz="4" w:space="0" w:color="auto"/>
            </w:tcBorders>
            <w:vAlign w:val="center"/>
          </w:tcPr>
          <w:p w14:paraId="1CFD52E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891" w:type="pct"/>
            <w:tcBorders>
              <w:top w:val="single" w:sz="4" w:space="0" w:color="auto"/>
              <w:left w:val="single" w:sz="4" w:space="0" w:color="auto"/>
              <w:bottom w:val="single" w:sz="4" w:space="0" w:color="auto"/>
              <w:right w:val="single" w:sz="4" w:space="0" w:color="auto"/>
            </w:tcBorders>
          </w:tcPr>
          <w:p w14:paraId="54B1C331" w14:textId="32F971A5"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890" w:type="pct"/>
            <w:tcBorders>
              <w:top w:val="single" w:sz="4" w:space="0" w:color="auto"/>
              <w:left w:val="single" w:sz="4" w:space="0" w:color="auto"/>
              <w:bottom w:val="single" w:sz="4" w:space="0" w:color="auto"/>
              <w:right w:val="single" w:sz="4" w:space="0" w:color="auto"/>
            </w:tcBorders>
            <w:vAlign w:val="center"/>
          </w:tcPr>
          <w:p w14:paraId="3D616937" w14:textId="5DFC239A"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2C4A59" w:rsidRPr="009E01FE" w14:paraId="012CEDDD"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bottom"/>
          </w:tcPr>
          <w:p w14:paraId="055D002E"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5BDCAA65"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651" w:type="pct"/>
            <w:tcBorders>
              <w:top w:val="single" w:sz="4" w:space="0" w:color="auto"/>
              <w:left w:val="single" w:sz="4" w:space="0" w:color="auto"/>
              <w:bottom w:val="single" w:sz="4" w:space="0" w:color="auto"/>
              <w:right w:val="single" w:sz="4" w:space="0" w:color="auto"/>
            </w:tcBorders>
            <w:vAlign w:val="bottom"/>
          </w:tcPr>
          <w:p w14:paraId="3B81BBA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651" w:type="pct"/>
            <w:tcBorders>
              <w:top w:val="single" w:sz="4" w:space="0" w:color="auto"/>
              <w:left w:val="single" w:sz="4" w:space="0" w:color="auto"/>
              <w:bottom w:val="single" w:sz="4" w:space="0" w:color="auto"/>
              <w:right w:val="single" w:sz="4" w:space="0" w:color="auto"/>
            </w:tcBorders>
            <w:vAlign w:val="bottom"/>
          </w:tcPr>
          <w:p w14:paraId="7B09FDFD"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4961D5C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651" w:type="pct"/>
            <w:tcBorders>
              <w:top w:val="single" w:sz="4" w:space="0" w:color="auto"/>
              <w:left w:val="single" w:sz="4" w:space="0" w:color="auto"/>
              <w:bottom w:val="single" w:sz="4" w:space="0" w:color="auto"/>
              <w:right w:val="single" w:sz="4" w:space="0" w:color="auto"/>
            </w:tcBorders>
            <w:vAlign w:val="bottom"/>
          </w:tcPr>
          <w:p w14:paraId="49544CA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20C7B94"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891" w:type="pct"/>
            <w:tcBorders>
              <w:top w:val="single" w:sz="4" w:space="0" w:color="auto"/>
              <w:left w:val="single" w:sz="4" w:space="0" w:color="auto"/>
              <w:bottom w:val="single" w:sz="4" w:space="0" w:color="auto"/>
              <w:right w:val="single" w:sz="4" w:space="0" w:color="auto"/>
            </w:tcBorders>
            <w:vAlign w:val="bottom"/>
          </w:tcPr>
          <w:p w14:paraId="2FC501E0" w14:textId="77777777"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2A922A05" w14:textId="33E5B9AE"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890" w:type="pct"/>
            <w:tcBorders>
              <w:top w:val="single" w:sz="4" w:space="0" w:color="auto"/>
              <w:left w:val="single" w:sz="4" w:space="0" w:color="auto"/>
              <w:bottom w:val="single" w:sz="4" w:space="0" w:color="auto"/>
              <w:right w:val="single" w:sz="4" w:space="0" w:color="auto"/>
            </w:tcBorders>
            <w:vAlign w:val="bottom"/>
          </w:tcPr>
          <w:p w14:paraId="73EDB45B" w14:textId="12161485" w:rsidR="002C4A59" w:rsidRPr="005828AE" w:rsidRDefault="002C4A59" w:rsidP="009116C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2C4A59" w:rsidRPr="009E01FE" w14:paraId="10EB642B"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tcPr>
          <w:p w14:paraId="33ADF2DB" w14:textId="3E251E3A" w:rsidR="002C4A59" w:rsidRPr="005828AE" w:rsidRDefault="003711F3" w:rsidP="00254F4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A0</w:t>
            </w:r>
            <w:r w:rsidR="00F53007">
              <w:rPr>
                <w:rFonts w:asciiTheme="minorHAnsi" w:eastAsia="Times New Roman" w:hAnsiTheme="minorHAnsi" w:cstheme="minorHAnsi"/>
                <w:sz w:val="18"/>
                <w:szCs w:val="20"/>
              </w:rPr>
              <w:t>2</w:t>
            </w:r>
            <w:r w:rsidR="00166597">
              <w:rPr>
                <w:rFonts w:asciiTheme="minorHAnsi" w:eastAsia="Times New Roman" w:hAnsiTheme="minorHAnsi" w:cstheme="minorHAnsi"/>
                <w:sz w:val="18"/>
                <w:szCs w:val="20"/>
              </w:rPr>
              <w:t xml:space="preserve"> or A2-02</w:t>
            </w:r>
            <w:r w:rsidRPr="005828AE">
              <w:rPr>
                <w:rFonts w:asciiTheme="minorHAnsi" w:eastAsia="Times New Roman" w:hAnsiTheme="minorHAnsi" w:cstheme="minorHAnsi"/>
                <w:sz w:val="18"/>
                <w:szCs w:val="20"/>
              </w:rPr>
              <w:t>&gt;&gt;</w:t>
            </w:r>
          </w:p>
        </w:tc>
        <w:tc>
          <w:tcPr>
            <w:tcW w:w="559" w:type="pct"/>
            <w:tcBorders>
              <w:top w:val="single" w:sz="4" w:space="0" w:color="auto"/>
              <w:left w:val="single" w:sz="4" w:space="0" w:color="auto"/>
              <w:bottom w:val="single" w:sz="4" w:space="0" w:color="auto"/>
              <w:right w:val="single" w:sz="4" w:space="0" w:color="auto"/>
            </w:tcBorders>
          </w:tcPr>
          <w:p w14:paraId="0BFABE2E" w14:textId="0944EC6A" w:rsidR="003711F3"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del w:id="26" w:author="Alhabibi, Haider@Energy" w:date="2022-06-29T13:20:00Z">
              <w:r w:rsidR="00E15012" w:rsidDel="00D050BD">
                <w:rPr>
                  <w:rFonts w:asciiTheme="minorHAnsi" w:eastAsia="Times New Roman" w:hAnsiTheme="minorHAnsi" w:cstheme="minorHAnsi"/>
                  <w:sz w:val="18"/>
                  <w:szCs w:val="20"/>
                </w:rPr>
                <w:delText>;</w:delText>
              </w:r>
            </w:del>
            <w:ins w:id="27" w:author="Alhabibi, Haider@Energy" w:date="2022-06-29T13:20:00Z">
              <w:r w:rsidR="00D050BD">
                <w:rPr>
                  <w:rFonts w:asciiTheme="minorHAnsi" w:eastAsia="Times New Roman" w:hAnsiTheme="minorHAnsi" w:cstheme="minorHAnsi"/>
                  <w:sz w:val="18"/>
                  <w:szCs w:val="20"/>
                </w:rPr>
                <w:t>.</w:t>
              </w:r>
            </w:ins>
            <w:r w:rsidR="00E15012">
              <w:rPr>
                <w:rFonts w:asciiTheme="minorHAnsi" w:eastAsia="Times New Roman" w:hAnsiTheme="minorHAnsi" w:cstheme="minorHAnsi"/>
                <w:sz w:val="18"/>
                <w:szCs w:val="20"/>
              </w:rPr>
              <w:t xml:space="preserve"> </w:t>
            </w:r>
            <w:ins w:id="28" w:author="Alhabibi, Haider@Energy" w:date="2022-06-29T13:20:00Z">
              <w:r w:rsidR="00233762">
                <w:rPr>
                  <w:rFonts w:asciiTheme="minorHAnsi" w:eastAsia="Times New Roman" w:hAnsiTheme="minorHAnsi" w:cstheme="minorHAnsi"/>
                  <w:sz w:val="18"/>
                  <w:szCs w:val="20"/>
                </w:rPr>
                <w:t xml:space="preserve">If information </w:t>
              </w:r>
              <w:r w:rsidR="00D050BD">
                <w:rPr>
                  <w:rFonts w:asciiTheme="minorHAnsi" w:eastAsia="Times New Roman" w:hAnsiTheme="minorHAnsi" w:cstheme="minorHAnsi"/>
                  <w:sz w:val="18"/>
                  <w:szCs w:val="20"/>
                </w:rPr>
                <w:t xml:space="preserve">is not </w:t>
              </w:r>
              <w:r w:rsidR="00580D2A">
                <w:rPr>
                  <w:rFonts w:asciiTheme="minorHAnsi" w:eastAsia="Times New Roman" w:hAnsiTheme="minorHAnsi" w:cstheme="minorHAnsi"/>
                  <w:sz w:val="18"/>
                  <w:szCs w:val="20"/>
                </w:rPr>
                <w:t>available on LM</w:t>
              </w:r>
            </w:ins>
            <w:ins w:id="29" w:author="Alhabibi, Haider@Energy" w:date="2022-06-29T13:21:00Z">
              <w:r w:rsidR="00580D2A">
                <w:rPr>
                  <w:rFonts w:asciiTheme="minorHAnsi" w:eastAsia="Times New Roman" w:hAnsiTheme="minorHAnsi" w:cstheme="minorHAnsi"/>
                  <w:sz w:val="18"/>
                  <w:szCs w:val="20"/>
                </w:rPr>
                <w:t>CC</w:t>
              </w:r>
              <w:r w:rsidR="00B33BF0">
                <w:rPr>
                  <w:rFonts w:asciiTheme="minorHAnsi" w:eastAsia="Times New Roman" w:hAnsiTheme="minorHAnsi" w:cstheme="minorHAnsi"/>
                  <w:sz w:val="18"/>
                  <w:szCs w:val="20"/>
                </w:rPr>
                <w:t>, then allow user input.</w:t>
              </w:r>
            </w:ins>
            <w:del w:id="30" w:author="Alhabibi, Haider@Energy" w:date="2022-06-27T12:44:00Z">
              <w:r w:rsidR="00E15012" w:rsidDel="002D2C27">
                <w:rPr>
                  <w:rFonts w:asciiTheme="minorHAnsi" w:eastAsia="Times New Roman" w:hAnsiTheme="minorHAnsi" w:cstheme="minorHAnsi"/>
                  <w:sz w:val="18"/>
                  <w:szCs w:val="20"/>
                </w:rPr>
                <w:delText xml:space="preserve">if parent </w:delText>
              </w:r>
              <w:r w:rsidR="00DA58BF" w:rsidDel="002D2C27">
                <w:rPr>
                  <w:rFonts w:asciiTheme="minorHAnsi" w:eastAsia="Times New Roman" w:hAnsiTheme="minorHAnsi" w:cstheme="minorHAnsi"/>
                  <w:sz w:val="18"/>
                  <w:szCs w:val="20"/>
                </w:rPr>
                <w:delText>LMCC</w:delText>
              </w:r>
              <w:r w:rsidR="00E15012" w:rsidDel="002D2C27">
                <w:rPr>
                  <w:rFonts w:asciiTheme="minorHAnsi" w:eastAsia="Times New Roman" w:hAnsiTheme="minorHAnsi" w:cstheme="minorHAnsi"/>
                  <w:sz w:val="18"/>
                  <w:szCs w:val="20"/>
                </w:rPr>
                <w:delText xml:space="preserve">= </w:delText>
              </w:r>
              <w:r w:rsidR="00DA58BF" w:rsidDel="002D2C27">
                <w:rPr>
                  <w:rFonts w:asciiTheme="minorHAnsi" w:eastAsia="Times New Roman" w:hAnsiTheme="minorHAnsi" w:cstheme="minorHAnsi"/>
                  <w:sz w:val="18"/>
                  <w:szCs w:val="20"/>
                </w:rPr>
                <w:delText>LMCC</w:delText>
              </w:r>
              <w:r w:rsidR="00E15012" w:rsidDel="002D2C27">
                <w:rPr>
                  <w:rFonts w:asciiTheme="minorHAnsi" w:eastAsia="Times New Roman" w:hAnsiTheme="minorHAnsi" w:cstheme="minorHAnsi"/>
                  <w:sz w:val="18"/>
                  <w:szCs w:val="20"/>
                </w:rPr>
                <w:delText>-ADD, ALT or NCB, then value = NA</w:delText>
              </w:r>
            </w:del>
            <w:del w:id="31" w:author="Alhabibi, Haider@Energy" w:date="2022-06-29T13:22:00Z">
              <w:r w:rsidR="00E15012" w:rsidDel="00732626">
                <w:rPr>
                  <w:rFonts w:asciiTheme="minorHAnsi" w:eastAsia="Times New Roman" w:hAnsiTheme="minorHAnsi" w:cstheme="minorHAnsi"/>
                  <w:sz w:val="18"/>
                  <w:szCs w:val="20"/>
                </w:rPr>
                <w:delText>;</w:delText>
              </w:r>
            </w:del>
            <w:r w:rsidR="00E15012">
              <w:rPr>
                <w:rFonts w:asciiTheme="minorHAnsi" w:eastAsia="Times New Roman" w:hAnsiTheme="minorHAnsi" w:cstheme="minorHAnsi"/>
                <w:sz w:val="18"/>
                <w:szCs w:val="20"/>
              </w:rPr>
              <w:t xml:space="preserve"> </w:t>
            </w:r>
            <w:del w:id="32" w:author="Alhabibi, Haider@Energy" w:date="2022-06-29T13:21:00Z">
              <w:r w:rsidR="00E15012" w:rsidDel="00732626">
                <w:rPr>
                  <w:rFonts w:asciiTheme="minorHAnsi" w:eastAsia="Times New Roman" w:hAnsiTheme="minorHAnsi" w:cstheme="minorHAnsi"/>
                  <w:sz w:val="18"/>
                  <w:szCs w:val="20"/>
                </w:rPr>
                <w:delText xml:space="preserve">else if parent = </w:delText>
              </w:r>
              <w:r w:rsidR="00DA58BF" w:rsidDel="00732626">
                <w:rPr>
                  <w:rFonts w:asciiTheme="minorHAnsi" w:eastAsia="Times New Roman" w:hAnsiTheme="minorHAnsi" w:cstheme="minorHAnsi"/>
                  <w:sz w:val="18"/>
                  <w:szCs w:val="20"/>
                </w:rPr>
                <w:delText>LMCC</w:delText>
              </w:r>
              <w:r w:rsidR="00E15012" w:rsidDel="00732626">
                <w:rPr>
                  <w:rFonts w:asciiTheme="minorHAnsi" w:eastAsia="Times New Roman" w:hAnsiTheme="minorHAnsi" w:cstheme="minorHAnsi"/>
                  <w:sz w:val="18"/>
                  <w:szCs w:val="20"/>
                </w:rPr>
                <w:delText xml:space="preserve">-PRF </w:delText>
              </w:r>
            </w:del>
            <w:del w:id="33" w:author="Alhabibi, Haider@Energy" w:date="2022-06-29T13:22:00Z">
              <w:r w:rsidR="00E15012" w:rsidDel="00732626">
                <w:rPr>
                  <w:rFonts w:asciiTheme="minorHAnsi" w:eastAsia="Times New Roman" w:hAnsiTheme="minorHAnsi" w:cstheme="minorHAnsi"/>
                  <w:sz w:val="18"/>
                  <w:szCs w:val="20"/>
                </w:rPr>
                <w:delText>then</w:delText>
              </w:r>
              <w:r w:rsidRPr="005828AE" w:rsidDel="00732626">
                <w:rPr>
                  <w:rFonts w:asciiTheme="minorHAnsi" w:eastAsia="Times New Roman" w:hAnsiTheme="minorHAnsi" w:cstheme="minorHAnsi"/>
                  <w:sz w:val="18"/>
                  <w:szCs w:val="20"/>
                </w:rPr>
                <w:delText xml:space="preserve"> </w:delText>
              </w:r>
            </w:del>
            <w:r w:rsidR="00E15012">
              <w:rPr>
                <w:rFonts w:asciiTheme="minorHAnsi" w:eastAsia="Times New Roman" w:hAnsiTheme="minorHAnsi" w:cstheme="minorHAnsi"/>
                <w:sz w:val="18"/>
                <w:szCs w:val="20"/>
              </w:rPr>
              <w:t>a</w:t>
            </w:r>
            <w:r w:rsidRPr="005828AE">
              <w:rPr>
                <w:rFonts w:asciiTheme="minorHAnsi" w:eastAsia="Times New Roman" w:hAnsiTheme="minorHAnsi" w:cstheme="minorHAnsi"/>
                <w:sz w:val="18"/>
                <w:szCs w:val="20"/>
              </w:rPr>
              <w:t>llowed values are</w:t>
            </w:r>
            <w:r w:rsidR="00E15012">
              <w:rPr>
                <w:rFonts w:asciiTheme="minorHAnsi" w:eastAsia="Times New Roman" w:hAnsiTheme="minorHAnsi" w:cstheme="minorHAnsi"/>
                <w:sz w:val="18"/>
                <w:szCs w:val="20"/>
              </w:rPr>
              <w:t>:</w:t>
            </w:r>
          </w:p>
          <w:p w14:paraId="35A6002A" w14:textId="5D847E8A" w:rsidR="00726BAF" w:rsidRPr="00DF1B84"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3711F3" w:rsidRPr="005828AE">
              <w:rPr>
                <w:rFonts w:asciiTheme="minorHAnsi" w:eastAsia="Times New Roman" w:hAnsiTheme="minorHAnsi" w:cstheme="minorHAnsi"/>
                <w:sz w:val="18"/>
                <w:szCs w:val="20"/>
              </w:rPr>
              <w:t>Uniform Energy Factor</w:t>
            </w:r>
          </w:p>
          <w:p w14:paraId="35F374ED" w14:textId="5A602631" w:rsidR="002C4A59" w:rsidRPr="005828AE" w:rsidRDefault="003711F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2C4A59" w:rsidRPr="005828AE">
              <w:rPr>
                <w:rFonts w:asciiTheme="minorHAnsi" w:eastAsia="Times New Roman" w:hAnsiTheme="minorHAnsi" w:cstheme="minorHAnsi"/>
                <w:sz w:val="18"/>
                <w:szCs w:val="20"/>
              </w:rPr>
              <w:t xml:space="preserve">AFUE </w:t>
            </w:r>
          </w:p>
          <w:p w14:paraId="57D97C64" w14:textId="77777777" w:rsidR="002C4A59"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*Thermal Efficiency</w:t>
            </w:r>
          </w:p>
          <w:p w14:paraId="334A7E8C" w14:textId="3EF75970"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4BE58EAC" w14:textId="4211769A" w:rsidR="002C4A59" w:rsidRPr="005828AE" w:rsidRDefault="002C4A59" w:rsidP="00891FF9">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eastAsia="Times New Roman"/>
                <w:sz w:val="18"/>
                <w:szCs w:val="20"/>
              </w:rPr>
              <w:t>&lt;&lt;</w:t>
            </w:r>
            <w:r w:rsidR="003711F3" w:rsidRPr="005828AE">
              <w:rPr>
                <w:sz w:val="18"/>
              </w:rPr>
              <w:t xml:space="preserve"> </w:t>
            </w:r>
            <w:r w:rsidR="003711F3" w:rsidRPr="005828AE">
              <w:rPr>
                <w:rFonts w:eastAsia="Times New Roman"/>
                <w:sz w:val="18"/>
                <w:szCs w:val="20"/>
              </w:rPr>
              <w:t>reference values f</w:t>
            </w:r>
            <w:r w:rsidRPr="005828AE">
              <w:rPr>
                <w:rFonts w:eastAsia="Times New Roman"/>
                <w:sz w:val="18"/>
                <w:szCs w:val="20"/>
              </w:rPr>
              <w:t xml:space="preserve">rom </w:t>
            </w:r>
            <w:r w:rsidR="00DA58BF">
              <w:rPr>
                <w:rFonts w:eastAsia="Times New Roman"/>
                <w:sz w:val="18"/>
                <w:szCs w:val="20"/>
              </w:rPr>
              <w:t>LMCC</w:t>
            </w:r>
            <w:r w:rsidRPr="005828AE">
              <w:rPr>
                <w:rFonts w:eastAsia="Times New Roman"/>
                <w:sz w:val="18"/>
                <w:szCs w:val="20"/>
              </w:rPr>
              <w:t>-PRF-01; Else = NA&gt;&gt;</w:t>
            </w:r>
          </w:p>
        </w:tc>
        <w:tc>
          <w:tcPr>
            <w:tcW w:w="651" w:type="pct"/>
            <w:tcBorders>
              <w:top w:val="single" w:sz="4" w:space="0" w:color="auto"/>
              <w:left w:val="single" w:sz="4" w:space="0" w:color="auto"/>
              <w:bottom w:val="single" w:sz="4" w:space="0" w:color="auto"/>
              <w:right w:val="single" w:sz="4" w:space="0" w:color="auto"/>
            </w:tcBorders>
          </w:tcPr>
          <w:p w14:paraId="409F3B75" w14:textId="32FFD6F3"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37B8C6EE" w14:textId="1BE5FC6D"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891" w:type="pct"/>
            <w:tcBorders>
              <w:top w:val="single" w:sz="4" w:space="0" w:color="auto"/>
              <w:left w:val="single" w:sz="4" w:space="0" w:color="auto"/>
              <w:bottom w:val="single" w:sz="4" w:space="0" w:color="auto"/>
              <w:right w:val="single" w:sz="4" w:space="0" w:color="auto"/>
            </w:tcBorders>
          </w:tcPr>
          <w:p w14:paraId="5CDDD419" w14:textId="61119466" w:rsidR="003711F3"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NA is allowed only if Water Heater Type = Consumer Instantaneous,</w:t>
            </w:r>
          </w:p>
          <w:p w14:paraId="1B8F5BE0" w14:textId="0CF588FB" w:rsidR="002C4A59"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Commercial Instantaneous, or Residential-Duty Commercial Instantaneous &gt;&gt;</w:t>
            </w:r>
          </w:p>
        </w:tc>
        <w:tc>
          <w:tcPr>
            <w:tcW w:w="890" w:type="pct"/>
            <w:tcBorders>
              <w:top w:val="single" w:sz="4" w:space="0" w:color="auto"/>
              <w:left w:val="single" w:sz="4" w:space="0" w:color="auto"/>
              <w:bottom w:val="single" w:sz="4" w:space="0" w:color="auto"/>
              <w:right w:val="single" w:sz="4" w:space="0" w:color="auto"/>
            </w:tcBorders>
          </w:tcPr>
          <w:p w14:paraId="46B4609E" w14:textId="7A76ECBC" w:rsidR="002C4A59" w:rsidRPr="005828AE" w:rsidRDefault="002C4A59" w:rsidP="004504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 xml:space="preserve">Reference value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&gt;&gt;</w:t>
            </w:r>
          </w:p>
        </w:tc>
      </w:tr>
      <w:tr w:rsidR="002C4A59" w:rsidRPr="009E01FE" w14:paraId="31AB80CF"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316E8623"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81CAF4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F7C0F79"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556AA47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7337D4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1" w:type="pct"/>
            <w:tcBorders>
              <w:top w:val="single" w:sz="4" w:space="0" w:color="auto"/>
              <w:left w:val="single" w:sz="4" w:space="0" w:color="auto"/>
              <w:bottom w:val="single" w:sz="4" w:space="0" w:color="auto"/>
              <w:right w:val="single" w:sz="4" w:space="0" w:color="auto"/>
            </w:tcBorders>
          </w:tcPr>
          <w:p w14:paraId="39C2ED7F" w14:textId="77777777" w:rsidR="002C4A59" w:rsidRPr="00520874"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0" w:type="pct"/>
            <w:tcBorders>
              <w:top w:val="single" w:sz="4" w:space="0" w:color="auto"/>
              <w:left w:val="single" w:sz="4" w:space="0" w:color="auto"/>
              <w:bottom w:val="single" w:sz="4" w:space="0" w:color="auto"/>
              <w:right w:val="single" w:sz="4" w:space="0" w:color="auto"/>
            </w:tcBorders>
            <w:vAlign w:val="center"/>
          </w:tcPr>
          <w:p w14:paraId="0D5930A2" w14:textId="65C460D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2EA0A2A" w14:textId="77777777" w:rsidR="00AF2F78" w:rsidRPr="005828AE"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6"/>
        <w:gridCol w:w="1229"/>
        <w:gridCol w:w="1710"/>
        <w:gridCol w:w="1724"/>
        <w:gridCol w:w="1554"/>
        <w:gridCol w:w="1760"/>
        <w:gridCol w:w="1351"/>
      </w:tblGrid>
      <w:tr w:rsidR="003711F3" w:rsidRPr="009E01FE" w14:paraId="391C068D" w14:textId="77777777" w:rsidTr="00BF306D">
        <w:trPr>
          <w:trHeight w:val="144"/>
        </w:trPr>
        <w:tc>
          <w:tcPr>
            <w:tcW w:w="10794" w:type="dxa"/>
            <w:gridSpan w:val="7"/>
            <w:tcBorders>
              <w:top w:val="single" w:sz="4" w:space="0" w:color="auto"/>
              <w:left w:val="single" w:sz="4" w:space="0" w:color="auto"/>
              <w:bottom w:val="single" w:sz="4" w:space="0" w:color="auto"/>
              <w:right w:val="single" w:sz="4" w:space="0" w:color="auto"/>
            </w:tcBorders>
          </w:tcPr>
          <w:p w14:paraId="0794C454" w14:textId="4C1AB896" w:rsidR="003711F3" w:rsidRPr="00136321" w:rsidRDefault="003711F3"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B33DFF">
              <w:rPr>
                <w:rFonts w:asciiTheme="minorHAnsi" w:hAnsiTheme="minorHAnsi" w:cstheme="minorHAnsi"/>
                <w:b/>
                <w:sz w:val="20"/>
                <w:szCs w:val="20"/>
              </w:rPr>
              <w:t xml:space="preserve">. Installed Dwelling Unit Water Heating Efficiency Information </w:t>
            </w:r>
          </w:p>
          <w:p w14:paraId="0BBD92CD" w14:textId="3F64E6C7" w:rsidR="00550C64" w:rsidRDefault="00DA49C1"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bookmarkStart w:id="34" w:name="_Hlk89014292"/>
            <w:r>
              <w:rPr>
                <w:sz w:val="18"/>
                <w:szCs w:val="18"/>
              </w:rPr>
              <w:t>&lt;&lt;Static Text - see the top&gt;&gt;</w:t>
            </w:r>
          </w:p>
          <w:bookmarkEnd w:id="34"/>
          <w:p w14:paraId="713C8089" w14:textId="14D45794" w:rsidR="003711F3" w:rsidRPr="00DD574D" w:rsidRDefault="00DD574D"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166597">
              <w:rPr>
                <w:rFonts w:asciiTheme="minorHAnsi" w:hAnsiTheme="minorHAnsi" w:cstheme="minorHAnsi"/>
                <w:sz w:val="20"/>
                <w:szCs w:val="20"/>
              </w:rPr>
              <w:t>C</w:t>
            </w:r>
            <w:r>
              <w:rPr>
                <w:rFonts w:asciiTheme="minorHAnsi" w:hAnsiTheme="minorHAnsi" w:cstheme="minorHAnsi"/>
                <w:sz w:val="20"/>
                <w:szCs w:val="20"/>
              </w:rPr>
              <w:t>.&gt;&gt;</w:t>
            </w:r>
          </w:p>
        </w:tc>
      </w:tr>
      <w:tr w:rsidR="003711F3" w:rsidRPr="009E01FE" w14:paraId="0FF41826"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03340F9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229" w:type="dxa"/>
            <w:tcBorders>
              <w:top w:val="single" w:sz="4" w:space="0" w:color="auto"/>
              <w:left w:val="single" w:sz="4" w:space="0" w:color="auto"/>
              <w:bottom w:val="single" w:sz="4" w:space="0" w:color="auto"/>
              <w:right w:val="single" w:sz="4" w:space="0" w:color="auto"/>
            </w:tcBorders>
            <w:vAlign w:val="center"/>
          </w:tcPr>
          <w:p w14:paraId="7F46C87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1710" w:type="dxa"/>
            <w:tcBorders>
              <w:top w:val="single" w:sz="4" w:space="0" w:color="auto"/>
              <w:left w:val="single" w:sz="4" w:space="0" w:color="auto"/>
              <w:bottom w:val="single" w:sz="4" w:space="0" w:color="auto"/>
              <w:right w:val="single" w:sz="4" w:space="0" w:color="auto"/>
            </w:tcBorders>
            <w:vAlign w:val="center"/>
          </w:tcPr>
          <w:p w14:paraId="5984F79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1724" w:type="dxa"/>
            <w:tcBorders>
              <w:top w:val="single" w:sz="4" w:space="0" w:color="auto"/>
              <w:left w:val="single" w:sz="4" w:space="0" w:color="auto"/>
              <w:bottom w:val="single" w:sz="4" w:space="0" w:color="auto"/>
              <w:right w:val="single" w:sz="4" w:space="0" w:color="auto"/>
            </w:tcBorders>
            <w:vAlign w:val="center"/>
          </w:tcPr>
          <w:p w14:paraId="5D1C1AF9"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1554" w:type="dxa"/>
            <w:tcBorders>
              <w:top w:val="single" w:sz="4" w:space="0" w:color="auto"/>
              <w:left w:val="single" w:sz="4" w:space="0" w:color="auto"/>
              <w:bottom w:val="single" w:sz="4" w:space="0" w:color="auto"/>
              <w:right w:val="single" w:sz="4" w:space="0" w:color="auto"/>
            </w:tcBorders>
            <w:vAlign w:val="center"/>
          </w:tcPr>
          <w:p w14:paraId="1A43B39A"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1760" w:type="dxa"/>
            <w:tcBorders>
              <w:top w:val="single" w:sz="4" w:space="0" w:color="auto"/>
              <w:left w:val="single" w:sz="4" w:space="0" w:color="auto"/>
              <w:bottom w:val="single" w:sz="4" w:space="0" w:color="auto"/>
              <w:right w:val="single" w:sz="4" w:space="0" w:color="auto"/>
            </w:tcBorders>
          </w:tcPr>
          <w:p w14:paraId="787B1990" w14:textId="72451AB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351" w:type="dxa"/>
            <w:tcBorders>
              <w:top w:val="single" w:sz="4" w:space="0" w:color="auto"/>
              <w:left w:val="single" w:sz="4" w:space="0" w:color="auto"/>
              <w:bottom w:val="single" w:sz="4" w:space="0" w:color="auto"/>
              <w:right w:val="single" w:sz="4" w:space="0" w:color="auto"/>
            </w:tcBorders>
            <w:vAlign w:val="center"/>
          </w:tcPr>
          <w:p w14:paraId="6F8D048A" w14:textId="6CB0DD0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3711F3" w:rsidRPr="009E01FE" w14:paraId="520185C0"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bottom"/>
          </w:tcPr>
          <w:p w14:paraId="224F209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229" w:type="dxa"/>
            <w:tcBorders>
              <w:top w:val="single" w:sz="4" w:space="0" w:color="auto"/>
              <w:left w:val="single" w:sz="4" w:space="0" w:color="auto"/>
              <w:bottom w:val="single" w:sz="4" w:space="0" w:color="auto"/>
              <w:right w:val="single" w:sz="4" w:space="0" w:color="auto"/>
            </w:tcBorders>
            <w:vAlign w:val="bottom"/>
          </w:tcPr>
          <w:p w14:paraId="50A19F23"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1710" w:type="dxa"/>
            <w:tcBorders>
              <w:top w:val="single" w:sz="4" w:space="0" w:color="auto"/>
              <w:left w:val="single" w:sz="4" w:space="0" w:color="auto"/>
              <w:bottom w:val="single" w:sz="4" w:space="0" w:color="auto"/>
              <w:right w:val="single" w:sz="4" w:space="0" w:color="auto"/>
            </w:tcBorders>
            <w:vAlign w:val="bottom"/>
          </w:tcPr>
          <w:p w14:paraId="6362E598"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1724" w:type="dxa"/>
            <w:tcBorders>
              <w:top w:val="single" w:sz="4" w:space="0" w:color="auto"/>
              <w:left w:val="single" w:sz="4" w:space="0" w:color="auto"/>
              <w:bottom w:val="single" w:sz="4" w:space="0" w:color="auto"/>
              <w:right w:val="single" w:sz="4" w:space="0" w:color="auto"/>
            </w:tcBorders>
            <w:vAlign w:val="bottom"/>
          </w:tcPr>
          <w:p w14:paraId="640ED6E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285832B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1554" w:type="dxa"/>
            <w:tcBorders>
              <w:top w:val="single" w:sz="4" w:space="0" w:color="auto"/>
              <w:left w:val="single" w:sz="4" w:space="0" w:color="auto"/>
              <w:bottom w:val="single" w:sz="4" w:space="0" w:color="auto"/>
              <w:right w:val="single" w:sz="4" w:space="0" w:color="auto"/>
            </w:tcBorders>
            <w:vAlign w:val="bottom"/>
          </w:tcPr>
          <w:p w14:paraId="5A9E708B" w14:textId="581C521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Exterior Insulation</w:t>
            </w:r>
          </w:p>
          <w:p w14:paraId="0B506B1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1760" w:type="dxa"/>
            <w:tcBorders>
              <w:top w:val="single" w:sz="4" w:space="0" w:color="auto"/>
              <w:left w:val="single" w:sz="4" w:space="0" w:color="auto"/>
              <w:bottom w:val="single" w:sz="4" w:space="0" w:color="auto"/>
              <w:right w:val="single" w:sz="4" w:space="0" w:color="auto"/>
            </w:tcBorders>
          </w:tcPr>
          <w:p w14:paraId="4A5B80D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3859CEFF" w14:textId="336A2AC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351" w:type="dxa"/>
            <w:tcBorders>
              <w:top w:val="single" w:sz="4" w:space="0" w:color="auto"/>
              <w:left w:val="single" w:sz="4" w:space="0" w:color="auto"/>
              <w:bottom w:val="single" w:sz="4" w:space="0" w:color="auto"/>
              <w:right w:val="single" w:sz="4" w:space="0" w:color="auto"/>
            </w:tcBorders>
            <w:vAlign w:val="bottom"/>
          </w:tcPr>
          <w:p w14:paraId="58806DCF" w14:textId="06346D3B"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3711F3" w:rsidRPr="009E01FE" w14:paraId="1A21F7B8" w14:textId="77777777" w:rsidTr="00A13D81">
        <w:trPr>
          <w:trHeight w:val="144"/>
        </w:trPr>
        <w:tc>
          <w:tcPr>
            <w:tcW w:w="1466" w:type="dxa"/>
            <w:tcBorders>
              <w:top w:val="single" w:sz="4" w:space="0" w:color="auto"/>
              <w:left w:val="single" w:sz="4" w:space="0" w:color="auto"/>
              <w:bottom w:val="single" w:sz="4" w:space="0" w:color="auto"/>
              <w:right w:val="single" w:sz="4" w:space="0" w:color="auto"/>
            </w:tcBorders>
          </w:tcPr>
          <w:p w14:paraId="1F74F1A4" w14:textId="2C1B2832"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0798C">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w:t>
            </w:r>
            <w:r w:rsidR="0041331E">
              <w:rPr>
                <w:rFonts w:asciiTheme="minorHAnsi" w:eastAsia="Times New Roman" w:hAnsiTheme="minorHAnsi" w:cstheme="minorHAnsi"/>
                <w:sz w:val="18"/>
                <w:szCs w:val="20"/>
              </w:rPr>
              <w:t>1</w:t>
            </w:r>
            <w:r w:rsidRPr="005828AE">
              <w:rPr>
                <w:rFonts w:asciiTheme="minorHAnsi" w:eastAsia="Times New Roman" w:hAnsiTheme="minorHAnsi" w:cstheme="minorHAnsi"/>
                <w:sz w:val="18"/>
                <w:szCs w:val="20"/>
              </w:rPr>
              <w:t>&gt;&gt;</w:t>
            </w:r>
          </w:p>
        </w:tc>
        <w:tc>
          <w:tcPr>
            <w:tcW w:w="1229" w:type="dxa"/>
            <w:tcBorders>
              <w:top w:val="single" w:sz="4" w:space="0" w:color="auto"/>
              <w:left w:val="single" w:sz="4" w:space="0" w:color="auto"/>
              <w:bottom w:val="single" w:sz="4" w:space="0" w:color="auto"/>
              <w:right w:val="single" w:sz="4" w:space="0" w:color="auto"/>
            </w:tcBorders>
          </w:tcPr>
          <w:p w14:paraId="6466E0B7" w14:textId="4482D5CE" w:rsidR="003711F3" w:rsidRPr="005828AE" w:rsidRDefault="00D454CC" w:rsidP="008D62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3711F3" w:rsidRPr="005828AE">
              <w:rPr>
                <w:rFonts w:asciiTheme="minorHAnsi" w:eastAsia="Times New Roman" w:hAnsiTheme="minorHAnsi" w:cstheme="minorHAnsi"/>
                <w:sz w:val="18"/>
                <w:szCs w:val="20"/>
              </w:rPr>
              <w:t>Reference value from</w:t>
            </w:r>
            <w:r w:rsidR="00254F4C">
              <w:rPr>
                <w:rFonts w:asciiTheme="minorHAnsi" w:eastAsia="Times New Roman" w:hAnsiTheme="minorHAnsi" w:cstheme="minorHAnsi"/>
                <w:sz w:val="18"/>
                <w:szCs w:val="20"/>
              </w:rPr>
              <w:t xml:space="preserve"> C02</w:t>
            </w:r>
            <w:r w:rsidR="008D62ED">
              <w:rPr>
                <w:rFonts w:asciiTheme="minorHAnsi" w:eastAsia="Times New Roman" w:hAnsiTheme="minorHAnsi" w:cstheme="minorHAnsi"/>
                <w:sz w:val="18"/>
                <w:szCs w:val="20"/>
              </w:rPr>
              <w:t xml:space="preserve">. </w:t>
            </w:r>
            <w:r w:rsidR="008D62ED" w:rsidRPr="005828AE">
              <w:rPr>
                <w:rFonts w:asciiTheme="minorHAnsi" w:eastAsia="Times New Roman" w:hAnsiTheme="minorHAnsi" w:cstheme="minorHAnsi"/>
                <w:sz w:val="18"/>
                <w:szCs w:val="20"/>
              </w:rPr>
              <w:t xml:space="preserve"> Value may be NA if </w:t>
            </w:r>
            <w:r w:rsidR="008D62ED" w:rsidRPr="00DF1B84">
              <w:rPr>
                <w:rFonts w:asciiTheme="minorHAnsi" w:eastAsia="Times New Roman" w:hAnsiTheme="minorHAnsi" w:cstheme="minorHAnsi"/>
                <w:sz w:val="18"/>
                <w:szCs w:val="20"/>
              </w:rPr>
              <w:t>C</w:t>
            </w:r>
            <w:r w:rsidR="008D62ED" w:rsidRPr="005828AE">
              <w:rPr>
                <w:rFonts w:asciiTheme="minorHAnsi" w:eastAsia="Times New Roman" w:hAnsiTheme="minorHAnsi" w:cstheme="minorHAnsi"/>
                <w:sz w:val="18"/>
                <w:szCs w:val="20"/>
              </w:rPr>
              <w:t>0</w:t>
            </w:r>
            <w:r w:rsidR="008D62ED">
              <w:rPr>
                <w:rFonts w:asciiTheme="minorHAnsi" w:eastAsia="Times New Roman" w:hAnsiTheme="minorHAnsi" w:cstheme="minorHAnsi"/>
                <w:sz w:val="18"/>
                <w:szCs w:val="20"/>
              </w:rPr>
              <w:t>2</w:t>
            </w:r>
            <w:r w:rsidR="008D62ED" w:rsidRPr="005828AE">
              <w:rPr>
                <w:rFonts w:asciiTheme="minorHAnsi" w:eastAsia="Times New Roman" w:hAnsiTheme="minorHAnsi" w:cstheme="minorHAnsi"/>
                <w:sz w:val="18"/>
                <w:szCs w:val="20"/>
              </w:rPr>
              <w:t xml:space="preserve"> is NA </w:t>
            </w:r>
            <w:r w:rsidRPr="005828AE">
              <w:rPr>
                <w:rFonts w:asciiTheme="minorHAnsi" w:eastAsia="Times New Roman" w:hAnsiTheme="minorHAnsi" w:cstheme="minorHAnsi"/>
                <w:sz w:val="18"/>
                <w:szCs w:val="20"/>
              </w:rPr>
              <w:t>&gt;&gt;</w:t>
            </w:r>
          </w:p>
        </w:tc>
        <w:tc>
          <w:tcPr>
            <w:tcW w:w="1710" w:type="dxa"/>
            <w:tcBorders>
              <w:top w:val="single" w:sz="4" w:space="0" w:color="auto"/>
              <w:left w:val="single" w:sz="4" w:space="0" w:color="auto"/>
              <w:bottom w:val="single" w:sz="4" w:space="0" w:color="auto"/>
              <w:right w:val="single" w:sz="4" w:space="0" w:color="auto"/>
            </w:tcBorders>
          </w:tcPr>
          <w:p w14:paraId="59C7B8E7" w14:textId="354DEA5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&lt;&lt;User input; check value must be ≥ value in </w:t>
            </w:r>
            <w:r w:rsidR="008D44FC" w:rsidRPr="00DF1B84">
              <w:rPr>
                <w:rFonts w:asciiTheme="minorHAnsi" w:eastAsia="Times New Roman" w:hAnsiTheme="minorHAnsi" w:cstheme="minorHAnsi"/>
                <w:sz w:val="18"/>
                <w:szCs w:val="20"/>
              </w:rPr>
              <w:t>C0</w:t>
            </w:r>
            <w:r w:rsidRPr="005828AE">
              <w:rPr>
                <w:rFonts w:asciiTheme="minorHAnsi" w:eastAsia="Times New Roman" w:hAnsiTheme="minorHAnsi" w:cstheme="minorHAnsi"/>
                <w:sz w:val="18"/>
                <w:szCs w:val="20"/>
              </w:rPr>
              <w:t>3 to comply, else flag non-compliant values and do not allow the doc to be registered</w:t>
            </w:r>
            <w:r w:rsidR="003C783F">
              <w:rPr>
                <w:rFonts w:asciiTheme="minorHAnsi" w:eastAsia="Times New Roman" w:hAnsiTheme="minorHAnsi" w:cstheme="minorHAnsi"/>
                <w:sz w:val="18"/>
                <w:szCs w:val="20"/>
              </w:rPr>
              <w:t xml:space="preserve">. </w:t>
            </w:r>
            <w:r w:rsidR="003C783F" w:rsidRPr="005828AE">
              <w:rPr>
                <w:rFonts w:asciiTheme="minorHAnsi" w:eastAsia="Times New Roman" w:hAnsiTheme="minorHAnsi" w:cstheme="minorHAnsi"/>
                <w:sz w:val="18"/>
                <w:szCs w:val="20"/>
              </w:rPr>
              <w:t xml:space="preserve">Value may be NA if </w:t>
            </w:r>
            <w:r w:rsidR="003C783F" w:rsidRPr="00DF1B84">
              <w:rPr>
                <w:rFonts w:asciiTheme="minorHAnsi" w:eastAsia="Times New Roman" w:hAnsiTheme="minorHAnsi" w:cstheme="minorHAnsi"/>
                <w:sz w:val="18"/>
                <w:szCs w:val="20"/>
              </w:rPr>
              <w:t>C</w:t>
            </w:r>
            <w:r w:rsidR="003C783F" w:rsidRPr="005828AE">
              <w:rPr>
                <w:rFonts w:asciiTheme="minorHAnsi" w:eastAsia="Times New Roman" w:hAnsiTheme="minorHAnsi" w:cstheme="minorHAnsi"/>
                <w:sz w:val="18"/>
                <w:szCs w:val="20"/>
              </w:rPr>
              <w:t>0</w:t>
            </w:r>
            <w:r w:rsidR="00D44A67">
              <w:rPr>
                <w:rFonts w:asciiTheme="minorHAnsi" w:eastAsia="Times New Roman" w:hAnsiTheme="minorHAnsi" w:cstheme="minorHAnsi"/>
                <w:sz w:val="18"/>
                <w:szCs w:val="20"/>
              </w:rPr>
              <w:t>3</w:t>
            </w:r>
            <w:r w:rsidR="003C783F" w:rsidRPr="005828AE">
              <w:rPr>
                <w:rFonts w:asciiTheme="minorHAnsi" w:eastAsia="Times New Roman" w:hAnsiTheme="minorHAnsi" w:cstheme="minorHAnsi"/>
                <w:sz w:val="18"/>
                <w:szCs w:val="20"/>
              </w:rPr>
              <w:t xml:space="preserve"> is NA</w:t>
            </w:r>
            <w:r w:rsidRPr="005828AE">
              <w:rPr>
                <w:rFonts w:asciiTheme="minorHAnsi" w:eastAsia="Times New Roman" w:hAnsiTheme="minorHAnsi" w:cstheme="minorHAnsi"/>
                <w:sz w:val="18"/>
                <w:szCs w:val="20"/>
              </w:rPr>
              <w:t xml:space="preserve"> &gt;&gt;</w:t>
            </w:r>
          </w:p>
        </w:tc>
        <w:tc>
          <w:tcPr>
            <w:tcW w:w="1724" w:type="dxa"/>
            <w:tcBorders>
              <w:top w:val="single" w:sz="4" w:space="0" w:color="auto"/>
              <w:left w:val="single" w:sz="4" w:space="0" w:color="auto"/>
              <w:bottom w:val="single" w:sz="4" w:space="0" w:color="auto"/>
              <w:right w:val="single" w:sz="4" w:space="0" w:color="auto"/>
            </w:tcBorders>
          </w:tcPr>
          <w:p w14:paraId="5E0D4963" w14:textId="37CA4FA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4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04 is NA &gt;&gt;</w:t>
            </w:r>
          </w:p>
        </w:tc>
        <w:tc>
          <w:tcPr>
            <w:tcW w:w="1554" w:type="dxa"/>
            <w:tcBorders>
              <w:top w:val="single" w:sz="4" w:space="0" w:color="auto"/>
              <w:left w:val="single" w:sz="4" w:space="0" w:color="auto"/>
              <w:bottom w:val="single" w:sz="4" w:space="0" w:color="auto"/>
              <w:right w:val="single" w:sz="4" w:space="0" w:color="auto"/>
            </w:tcBorders>
          </w:tcPr>
          <w:p w14:paraId="3EC54224" w14:textId="421AE68C"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5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05 is NA &gt;&gt;</w:t>
            </w:r>
          </w:p>
        </w:tc>
        <w:tc>
          <w:tcPr>
            <w:tcW w:w="1760" w:type="dxa"/>
            <w:tcBorders>
              <w:top w:val="single" w:sz="4" w:space="0" w:color="auto"/>
              <w:left w:val="single" w:sz="4" w:space="0" w:color="auto"/>
              <w:bottom w:val="single" w:sz="4" w:space="0" w:color="auto"/>
              <w:right w:val="single" w:sz="4" w:space="0" w:color="auto"/>
            </w:tcBorders>
          </w:tcPr>
          <w:p w14:paraId="4CF29B85" w14:textId="564E4EB1"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 User Input must equ</w:t>
            </w:r>
            <w:r w:rsidR="008D44FC" w:rsidRPr="00DF1B84">
              <w:rPr>
                <w:rFonts w:asciiTheme="minorHAnsi" w:eastAsia="Times New Roman" w:hAnsiTheme="minorHAnsi" w:cstheme="minorHAnsi"/>
                <w:sz w:val="18"/>
                <w:szCs w:val="20"/>
              </w:rPr>
              <w:t>al reference values from C06</w:t>
            </w:r>
            <w:r w:rsidRPr="005828AE">
              <w:rPr>
                <w:rFonts w:asciiTheme="minorHAnsi" w:eastAsia="Times New Roman" w:hAnsiTheme="minorHAnsi" w:cstheme="minorHAnsi"/>
                <w:sz w:val="18"/>
                <w:szCs w:val="20"/>
              </w:rPr>
              <w:t xml:space="preserve">. NA is allowed only if Water Heater Type = Consumer Instantaneous or </w:t>
            </w:r>
            <w:r w:rsidR="00D454CC" w:rsidRPr="005828AE">
              <w:rPr>
                <w:rFonts w:asciiTheme="minorHAnsi" w:eastAsia="Times New Roman" w:hAnsiTheme="minorHAnsi" w:cstheme="minorHAnsi"/>
                <w:sz w:val="18"/>
                <w:szCs w:val="20"/>
              </w:rPr>
              <w:t>Commercial</w:t>
            </w:r>
            <w:r w:rsidRPr="005828AE">
              <w:rPr>
                <w:rFonts w:asciiTheme="minorHAnsi" w:eastAsia="Times New Roman" w:hAnsiTheme="minorHAnsi" w:cstheme="minorHAnsi"/>
                <w:sz w:val="18"/>
                <w:szCs w:val="20"/>
              </w:rPr>
              <w:t xml:space="preserve"> Instantaneous&gt;&gt;</w:t>
            </w:r>
          </w:p>
        </w:tc>
        <w:tc>
          <w:tcPr>
            <w:tcW w:w="1351" w:type="dxa"/>
            <w:tcBorders>
              <w:top w:val="single" w:sz="4" w:space="0" w:color="auto"/>
              <w:left w:val="single" w:sz="4" w:space="0" w:color="auto"/>
              <w:bottom w:val="single" w:sz="4" w:space="0" w:color="auto"/>
              <w:right w:val="single" w:sz="4" w:space="0" w:color="auto"/>
            </w:tcBorders>
          </w:tcPr>
          <w:p w14:paraId="4F4EB927" w14:textId="28E1DF8E"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C07</w:t>
            </w:r>
            <w:r w:rsidRPr="005828AE">
              <w:rPr>
                <w:rFonts w:asciiTheme="minorHAnsi" w:eastAsia="Times New Roman" w:hAnsiTheme="minorHAnsi" w:cstheme="minorHAnsi"/>
                <w:sz w:val="18"/>
                <w:szCs w:val="20"/>
              </w:rPr>
              <w:t xml:space="preserve">. Value may be NA if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xml:space="preserve"> value is NA &gt;&gt;</w:t>
            </w:r>
          </w:p>
        </w:tc>
      </w:tr>
      <w:tr w:rsidR="003711F3" w:rsidRPr="009E01FE" w14:paraId="2D2B537D" w14:textId="77777777" w:rsidTr="005E6839">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24290C90"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9" w:type="dxa"/>
            <w:tcBorders>
              <w:top w:val="single" w:sz="4" w:space="0" w:color="auto"/>
              <w:left w:val="single" w:sz="4" w:space="0" w:color="auto"/>
              <w:bottom w:val="single" w:sz="4" w:space="0" w:color="auto"/>
              <w:right w:val="single" w:sz="4" w:space="0" w:color="auto"/>
            </w:tcBorders>
            <w:vAlign w:val="center"/>
          </w:tcPr>
          <w:p w14:paraId="55D3A510" w14:textId="732B43D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3702BDB" w14:textId="571A97F8"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24" w:type="dxa"/>
            <w:tcBorders>
              <w:top w:val="single" w:sz="4" w:space="0" w:color="auto"/>
              <w:left w:val="single" w:sz="4" w:space="0" w:color="auto"/>
              <w:bottom w:val="single" w:sz="4" w:space="0" w:color="auto"/>
              <w:right w:val="single" w:sz="4" w:space="0" w:color="auto"/>
            </w:tcBorders>
            <w:vAlign w:val="center"/>
          </w:tcPr>
          <w:p w14:paraId="714F509D" w14:textId="066996E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tcPr>
          <w:p w14:paraId="0AD491FF" w14:textId="0070EDB2"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60" w:type="dxa"/>
            <w:tcBorders>
              <w:top w:val="single" w:sz="4" w:space="0" w:color="auto"/>
              <w:left w:val="single" w:sz="4" w:space="0" w:color="auto"/>
              <w:bottom w:val="single" w:sz="4" w:space="0" w:color="auto"/>
              <w:right w:val="single" w:sz="4" w:space="0" w:color="auto"/>
            </w:tcBorders>
          </w:tcPr>
          <w:p w14:paraId="00C9BD5F" w14:textId="77777777" w:rsidR="003711F3" w:rsidRPr="00520874"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1" w:type="dxa"/>
            <w:tcBorders>
              <w:top w:val="single" w:sz="4" w:space="0" w:color="auto"/>
              <w:left w:val="single" w:sz="4" w:space="0" w:color="auto"/>
              <w:bottom w:val="single" w:sz="4" w:space="0" w:color="auto"/>
              <w:right w:val="single" w:sz="4" w:space="0" w:color="auto"/>
            </w:tcBorders>
            <w:vAlign w:val="center"/>
          </w:tcPr>
          <w:p w14:paraId="2AAC404B" w14:textId="12451F2D"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2EBEDE" w14:textId="77777777" w:rsidR="00AF2F78" w:rsidRPr="005828AE" w:rsidRDefault="00AF2F78" w:rsidP="00AF2F78">
      <w:pPr>
        <w:spacing w:after="0" w:line="240" w:lineRule="auto"/>
        <w:rPr>
          <w:rFonts w:asciiTheme="minorHAnsi" w:hAnsiTheme="minorHAnsi" w:cstheme="minorHAnsi"/>
          <w:sz w:val="20"/>
          <w:szCs w:val="20"/>
        </w:rPr>
      </w:pPr>
    </w:p>
    <w:tbl>
      <w:tblPr>
        <w:tblW w:w="5005" w:type="pct"/>
        <w:tblInd w:w="-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80"/>
        <w:gridCol w:w="2970"/>
        <w:gridCol w:w="4051"/>
      </w:tblGrid>
      <w:tr w:rsidR="00011F4C" w:rsidRPr="009E01FE" w14:paraId="34DC4595" w14:textId="77777777" w:rsidTr="005828AE">
        <w:trPr>
          <w:trHeight w:val="144"/>
        </w:trPr>
        <w:tc>
          <w:tcPr>
            <w:tcW w:w="10801" w:type="dxa"/>
            <w:gridSpan w:val="3"/>
            <w:tcBorders>
              <w:top w:val="single" w:sz="4" w:space="0" w:color="auto"/>
              <w:bottom w:val="single" w:sz="4" w:space="0" w:color="auto"/>
            </w:tcBorders>
            <w:vAlign w:val="center"/>
          </w:tcPr>
          <w:p w14:paraId="09405E41" w14:textId="0AD96122" w:rsidR="00011F4C" w:rsidRDefault="002C4A59" w:rsidP="00F43FA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E</w:t>
            </w:r>
            <w:r w:rsidR="00011F4C" w:rsidRPr="00B33DFF">
              <w:rPr>
                <w:rFonts w:asciiTheme="minorHAnsi" w:hAnsiTheme="minorHAnsi" w:cstheme="minorHAnsi"/>
                <w:b/>
                <w:sz w:val="20"/>
                <w:szCs w:val="20"/>
              </w:rPr>
              <w:t>. Installed Water Heater Manufacturer Information</w:t>
            </w:r>
          </w:p>
          <w:p w14:paraId="6EF7D611" w14:textId="52BA6A2C" w:rsidR="002C4A59" w:rsidRPr="005828AE" w:rsidRDefault="00DD574D" w:rsidP="00E1501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in Section </w:t>
            </w:r>
            <w:r w:rsidR="005913F4">
              <w:rPr>
                <w:rFonts w:asciiTheme="minorHAnsi" w:eastAsia="Times New Roman" w:hAnsiTheme="minorHAnsi" w:cstheme="minorHAnsi"/>
                <w:sz w:val="20"/>
                <w:szCs w:val="20"/>
              </w:rPr>
              <w:t>C</w:t>
            </w:r>
            <w:r>
              <w:rPr>
                <w:rFonts w:asciiTheme="minorHAnsi" w:eastAsia="Times New Roman" w:hAnsiTheme="minorHAnsi" w:cstheme="minorHAnsi"/>
                <w:sz w:val="20"/>
                <w:szCs w:val="20"/>
              </w:rPr>
              <w:t>.&gt;&gt;</w:t>
            </w:r>
          </w:p>
        </w:tc>
      </w:tr>
      <w:tr w:rsidR="00011F4C" w:rsidRPr="009E01FE" w14:paraId="59D092F0" w14:textId="77777777" w:rsidTr="007F2E91">
        <w:trPr>
          <w:trHeight w:val="144"/>
        </w:trPr>
        <w:tc>
          <w:tcPr>
            <w:tcW w:w="3780" w:type="dxa"/>
            <w:tcBorders>
              <w:top w:val="single" w:sz="4" w:space="0" w:color="auto"/>
              <w:bottom w:val="single" w:sz="4" w:space="0" w:color="auto"/>
              <w:right w:val="single" w:sz="4" w:space="0" w:color="auto"/>
            </w:tcBorders>
            <w:vAlign w:val="center"/>
          </w:tcPr>
          <w:p w14:paraId="0166454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2970" w:type="dxa"/>
            <w:tcBorders>
              <w:top w:val="single" w:sz="4" w:space="0" w:color="auto"/>
              <w:left w:val="single" w:sz="4" w:space="0" w:color="auto"/>
              <w:bottom w:val="single" w:sz="4" w:space="0" w:color="auto"/>
              <w:right w:val="single" w:sz="4" w:space="0" w:color="auto"/>
            </w:tcBorders>
            <w:vAlign w:val="center"/>
          </w:tcPr>
          <w:p w14:paraId="4B7BF6E7"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4051" w:type="dxa"/>
            <w:tcBorders>
              <w:top w:val="single" w:sz="4" w:space="0" w:color="auto"/>
              <w:left w:val="single" w:sz="4" w:space="0" w:color="auto"/>
              <w:bottom w:val="single" w:sz="4" w:space="0" w:color="auto"/>
            </w:tcBorders>
            <w:vAlign w:val="center"/>
          </w:tcPr>
          <w:p w14:paraId="6DBBD468"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011F4C" w:rsidRPr="009E01FE" w14:paraId="5353A4F3"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31A1F67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2970" w:type="dxa"/>
            <w:tcBorders>
              <w:top w:val="single" w:sz="4" w:space="0" w:color="auto"/>
              <w:left w:val="single" w:sz="4" w:space="0" w:color="auto"/>
              <w:bottom w:val="single" w:sz="4" w:space="0" w:color="auto"/>
              <w:right w:val="single" w:sz="4" w:space="0" w:color="auto"/>
            </w:tcBorders>
            <w:vAlign w:val="bottom"/>
          </w:tcPr>
          <w:p w14:paraId="2D787DE2"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4051" w:type="dxa"/>
            <w:tcBorders>
              <w:top w:val="single" w:sz="4" w:space="0" w:color="auto"/>
              <w:left w:val="single" w:sz="4" w:space="0" w:color="auto"/>
              <w:bottom w:val="single" w:sz="4" w:space="0" w:color="auto"/>
            </w:tcBorders>
            <w:vAlign w:val="bottom"/>
          </w:tcPr>
          <w:p w14:paraId="0282145B"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011F4C" w:rsidRPr="009E01FE" w14:paraId="10288446"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4AEBD978" w14:textId="5487EA62" w:rsidR="00011F4C" w:rsidRPr="005828AE" w:rsidRDefault="00D454CC" w:rsidP="00F9082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829FB">
              <w:rPr>
                <w:rFonts w:asciiTheme="minorHAnsi" w:eastAsia="Times New Roman" w:hAnsiTheme="minorHAnsi" w:cstheme="minorHAnsi"/>
                <w:sz w:val="18"/>
                <w:szCs w:val="20"/>
              </w:rPr>
              <w:t>B</w:t>
            </w:r>
            <w:r w:rsidRPr="005828AE">
              <w:rPr>
                <w:rFonts w:asciiTheme="minorHAnsi" w:eastAsia="Times New Roman" w:hAnsiTheme="minorHAnsi" w:cstheme="minorHAnsi"/>
                <w:sz w:val="18"/>
                <w:szCs w:val="20"/>
              </w:rPr>
              <w:t>0</w:t>
            </w:r>
            <w:r w:rsidR="00F53007">
              <w:rPr>
                <w:rFonts w:asciiTheme="minorHAnsi" w:eastAsia="Times New Roman" w:hAnsiTheme="minorHAnsi" w:cstheme="minorHAnsi"/>
                <w:sz w:val="18"/>
                <w:szCs w:val="20"/>
              </w:rPr>
              <w:t>2</w:t>
            </w:r>
            <w:r w:rsidR="005913F4">
              <w:rPr>
                <w:rFonts w:asciiTheme="minorHAnsi" w:eastAsia="Times New Roman" w:hAnsiTheme="minorHAnsi" w:cstheme="minorHAnsi"/>
                <w:sz w:val="18"/>
                <w:szCs w:val="20"/>
              </w:rPr>
              <w:t xml:space="preserve"> or B2-02</w:t>
            </w:r>
            <w:r w:rsidRPr="005828AE">
              <w:rPr>
                <w:rFonts w:asciiTheme="minorHAnsi" w:eastAsia="Times New Roman" w:hAnsiTheme="minorHAnsi" w:cstheme="minorHAnsi"/>
                <w:sz w:val="18"/>
                <w:szCs w:val="20"/>
              </w:rPr>
              <w:t>&gt;&gt;</w:t>
            </w:r>
          </w:p>
        </w:tc>
        <w:tc>
          <w:tcPr>
            <w:tcW w:w="2970" w:type="dxa"/>
            <w:tcBorders>
              <w:top w:val="single" w:sz="4" w:space="0" w:color="auto"/>
              <w:left w:val="single" w:sz="4" w:space="0" w:color="auto"/>
              <w:bottom w:val="single" w:sz="4" w:space="0" w:color="auto"/>
              <w:right w:val="single" w:sz="4" w:space="0" w:color="auto"/>
            </w:tcBorders>
          </w:tcPr>
          <w:p w14:paraId="55029D3F" w14:textId="77777777" w:rsidR="00011F4C" w:rsidRPr="005828AE" w:rsidRDefault="00011F4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c>
          <w:tcPr>
            <w:tcW w:w="4051" w:type="dxa"/>
            <w:tcBorders>
              <w:top w:val="single" w:sz="4" w:space="0" w:color="auto"/>
              <w:left w:val="single" w:sz="4" w:space="0" w:color="auto"/>
              <w:bottom w:val="single" w:sz="4" w:space="0" w:color="auto"/>
            </w:tcBorders>
            <w:shd w:val="clear" w:color="auto" w:fill="FFFFFF" w:themeFill="background1"/>
          </w:tcPr>
          <w:p w14:paraId="60574CC1"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r>
      <w:tr w:rsidR="00011F4C" w:rsidRPr="009E01FE" w14:paraId="04F9A1DA"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7D67241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70" w:type="dxa"/>
            <w:tcBorders>
              <w:top w:val="single" w:sz="4" w:space="0" w:color="auto"/>
              <w:left w:val="single" w:sz="4" w:space="0" w:color="auto"/>
              <w:bottom w:val="single" w:sz="4" w:space="0" w:color="auto"/>
              <w:right w:val="single" w:sz="4" w:space="0" w:color="auto"/>
            </w:tcBorders>
            <w:vAlign w:val="bottom"/>
          </w:tcPr>
          <w:p w14:paraId="78E00B5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51" w:type="dxa"/>
            <w:tcBorders>
              <w:top w:val="single" w:sz="4" w:space="0" w:color="auto"/>
              <w:left w:val="single" w:sz="4" w:space="0" w:color="auto"/>
              <w:bottom w:val="single" w:sz="4" w:space="0" w:color="auto"/>
            </w:tcBorders>
          </w:tcPr>
          <w:p w14:paraId="4621424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8FB5CC7" w14:textId="17FF39C3" w:rsidR="004E5BC2" w:rsidRDefault="004E5BC2" w:rsidP="00AF2F78">
      <w:pPr>
        <w:spacing w:after="0" w:line="240" w:lineRule="auto"/>
        <w:rPr>
          <w:ins w:id="35" w:author="Alhabibi, Haider@Energy" w:date="2022-06-23T13:23:00Z"/>
          <w:rFonts w:asciiTheme="minorHAnsi" w:hAnsiTheme="minorHAnsi" w:cstheme="minorHAnsi"/>
          <w:sz w:val="20"/>
          <w:szCs w:val="20"/>
        </w:rPr>
      </w:pPr>
    </w:p>
    <w:p w14:paraId="35579B79" w14:textId="77777777" w:rsidR="004E5BC2" w:rsidRDefault="004E5BC2">
      <w:pPr>
        <w:spacing w:after="0" w:line="240" w:lineRule="auto"/>
        <w:rPr>
          <w:ins w:id="36" w:author="Alhabibi, Haider@Energy" w:date="2022-06-23T13:23:00Z"/>
          <w:rFonts w:asciiTheme="minorHAnsi" w:hAnsiTheme="minorHAnsi" w:cstheme="minorHAnsi"/>
          <w:sz w:val="20"/>
          <w:szCs w:val="20"/>
        </w:rPr>
      </w:pPr>
      <w:ins w:id="37" w:author="Alhabibi, Haider@Energy" w:date="2022-06-23T13:23:00Z">
        <w:r>
          <w:rPr>
            <w:rFonts w:asciiTheme="minorHAnsi" w:hAnsiTheme="minorHAnsi" w:cstheme="minorHAnsi"/>
            <w:sz w:val="20"/>
            <w:szCs w:val="20"/>
          </w:rPr>
          <w:br w:type="page"/>
        </w:r>
      </w:ins>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7667EA" w:rsidRPr="009E01FE" w14:paraId="2E933D72" w14:textId="77777777" w:rsidTr="008B40BE">
        <w:trPr>
          <w:trHeight w:val="144"/>
        </w:trPr>
        <w:tc>
          <w:tcPr>
            <w:tcW w:w="10790" w:type="dxa"/>
            <w:tcBorders>
              <w:top w:val="single" w:sz="4" w:space="0" w:color="auto"/>
              <w:left w:val="single" w:sz="4" w:space="0" w:color="auto"/>
              <w:bottom w:val="single" w:sz="4" w:space="0" w:color="auto"/>
              <w:right w:val="single" w:sz="4" w:space="0" w:color="auto"/>
            </w:tcBorders>
          </w:tcPr>
          <w:p w14:paraId="3C1BC968" w14:textId="77777777" w:rsidR="00B46C51" w:rsidRDefault="007667EA" w:rsidP="00F414AD">
            <w:pPr>
              <w:keepNext/>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F</w:t>
            </w:r>
            <w:r w:rsidRPr="00136321">
              <w:rPr>
                <w:rFonts w:asciiTheme="minorHAnsi" w:eastAsiaTheme="minorEastAsia" w:hAnsiTheme="minorHAnsi" w:cstheme="minorHAnsi"/>
                <w:b/>
                <w:sz w:val="20"/>
                <w:szCs w:val="20"/>
              </w:rPr>
              <w:t xml:space="preserve">. </w:t>
            </w:r>
            <w:r w:rsidRPr="00F43FA8">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p>
          <w:p w14:paraId="6541F650" w14:textId="4C60D57B" w:rsidR="007667EA" w:rsidRPr="00F43FA8" w:rsidRDefault="007667EA" w:rsidP="00F414AD">
            <w:pPr>
              <w:keepNext/>
              <w:spacing w:after="0" w:line="240" w:lineRule="auto"/>
              <w:rPr>
                <w:rFonts w:asciiTheme="minorHAnsi" w:eastAsiaTheme="minorEastAsia" w:hAnsiTheme="minorHAnsi" w:cstheme="minorHAnsi"/>
                <w:sz w:val="20"/>
                <w:szCs w:val="20"/>
              </w:rPr>
            </w:pPr>
            <w:r w:rsidRPr="00F43FA8">
              <w:rPr>
                <w:rFonts w:asciiTheme="minorHAnsi" w:eastAsiaTheme="minorEastAsia" w:hAnsiTheme="minorHAnsi" w:cstheme="minorHAnsi"/>
                <w:b/>
                <w:sz w:val="20"/>
                <w:szCs w:val="20"/>
              </w:rPr>
              <w:t xml:space="preserve"> </w:t>
            </w:r>
            <w:r w:rsidR="00B46C51">
              <w:rPr>
                <w:sz w:val="18"/>
                <w:szCs w:val="18"/>
              </w:rPr>
              <w:t>&lt;&lt;Static Text - see the top&gt;&gt;</w:t>
            </w:r>
          </w:p>
        </w:tc>
      </w:tr>
      <w:tr w:rsidR="007667EA" w:rsidRPr="009E01FE" w14:paraId="4BE4AE23" w14:textId="77777777" w:rsidTr="008B40BE">
        <w:trPr>
          <w:trHeight w:val="144"/>
          <w:tblHeader/>
        </w:trPr>
        <w:tc>
          <w:tcPr>
            <w:tcW w:w="10790" w:type="dxa"/>
            <w:vAlign w:val="center"/>
          </w:tcPr>
          <w:p w14:paraId="4E55C7F4" w14:textId="77777777" w:rsidR="007667EA" w:rsidRPr="00F43FA8"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649A51C5" w14:textId="77777777" w:rsidR="00556980" w:rsidRDefault="00556980" w:rsidP="00AB4500">
      <w:pPr>
        <w:spacing w:after="0"/>
      </w:pPr>
    </w:p>
    <w:tbl>
      <w:tblPr>
        <w:tblStyle w:val="TableGrid"/>
        <w:tblW w:w="10795" w:type="dxa"/>
        <w:tblLayout w:type="fixed"/>
        <w:tblLook w:val="04A0" w:firstRow="1" w:lastRow="0" w:firstColumn="1" w:lastColumn="0" w:noHBand="0" w:noVBand="1"/>
      </w:tblPr>
      <w:tblGrid>
        <w:gridCol w:w="1209"/>
        <w:gridCol w:w="1209"/>
        <w:gridCol w:w="1210"/>
        <w:gridCol w:w="1209"/>
        <w:gridCol w:w="1210"/>
        <w:gridCol w:w="1209"/>
        <w:gridCol w:w="1210"/>
        <w:gridCol w:w="1209"/>
        <w:gridCol w:w="1120"/>
      </w:tblGrid>
      <w:tr w:rsidR="006C7190" w14:paraId="0D9551BD" w14:textId="449783C6" w:rsidTr="00010B47">
        <w:trPr>
          <w:trHeight w:val="530"/>
        </w:trPr>
        <w:tc>
          <w:tcPr>
            <w:tcW w:w="10795" w:type="dxa"/>
            <w:gridSpan w:val="9"/>
          </w:tcPr>
          <w:p w14:paraId="60A83EB8" w14:textId="06A9E854" w:rsidR="006C7190" w:rsidRPr="00AC2387" w:rsidRDefault="006C7190" w:rsidP="001E6791">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317B13E1" w14:textId="1A02056D" w:rsidR="006C7190" w:rsidRPr="000029DA" w:rsidRDefault="00DA49C1" w:rsidP="00AB4500">
            <w:pPr>
              <w:spacing w:after="0" w:line="240" w:lineRule="auto"/>
              <w:rPr>
                <w:rFonts w:cstheme="minorHAnsi"/>
                <w:sz w:val="18"/>
                <w:szCs w:val="18"/>
              </w:rPr>
            </w:pPr>
            <w:r>
              <w:rPr>
                <w:sz w:val="18"/>
                <w:szCs w:val="18"/>
              </w:rPr>
              <w:t>&lt;&lt;Static Text - see the top&gt;&gt;</w:t>
            </w:r>
          </w:p>
          <w:p w14:paraId="03A711AF" w14:textId="2AF13731" w:rsidR="006C7190" w:rsidRDefault="006C7190" w:rsidP="001E6791">
            <w:pPr>
              <w:spacing w:after="0" w:line="240" w:lineRule="auto"/>
              <w:rPr>
                <w:rFonts w:cstheme="minorHAnsi"/>
                <w:b/>
                <w:sz w:val="20"/>
                <w:szCs w:val="20"/>
              </w:rPr>
            </w:pPr>
            <w:r w:rsidRPr="000029DA">
              <w:rPr>
                <w:rFonts w:cstheme="minorHAnsi"/>
                <w:sz w:val="18"/>
                <w:szCs w:val="18"/>
              </w:rPr>
              <w:t>&lt;&lt;</w:t>
            </w:r>
            <w:r>
              <w:rPr>
                <w:rFonts w:cstheme="minorHAnsi"/>
                <w:sz w:val="18"/>
                <w:szCs w:val="18"/>
              </w:rPr>
              <w:t xml:space="preserve">require one row of data, reporting the longest distances, for each dwelling unit identified in </w:t>
            </w:r>
            <w:r w:rsidR="005913F4">
              <w:rPr>
                <w:rFonts w:cstheme="minorHAnsi"/>
                <w:sz w:val="18"/>
                <w:szCs w:val="18"/>
              </w:rPr>
              <w:t xml:space="preserve">Table </w:t>
            </w:r>
            <w:r>
              <w:rPr>
                <w:rFonts w:cstheme="minorHAnsi"/>
                <w:sz w:val="18"/>
                <w:szCs w:val="18"/>
              </w:rPr>
              <w:t>B</w:t>
            </w:r>
            <w:r w:rsidR="008833B5">
              <w:rPr>
                <w:rFonts w:cstheme="minorHAnsi"/>
                <w:sz w:val="18"/>
                <w:szCs w:val="18"/>
              </w:rPr>
              <w:t xml:space="preserve"> or </w:t>
            </w:r>
            <w:r w:rsidR="005913F4">
              <w:rPr>
                <w:rFonts w:cstheme="minorHAnsi"/>
                <w:sz w:val="18"/>
                <w:szCs w:val="18"/>
              </w:rPr>
              <w:t>B2</w:t>
            </w:r>
            <w:r>
              <w:rPr>
                <w:rFonts w:cstheme="minorHAnsi"/>
                <w:sz w:val="18"/>
                <w:szCs w:val="18"/>
              </w:rPr>
              <w:t xml:space="preserve">. with B10 </w:t>
            </w:r>
            <w:r w:rsidR="008833B5">
              <w:rPr>
                <w:rFonts w:cstheme="minorHAnsi"/>
                <w:sz w:val="18"/>
                <w:szCs w:val="18"/>
              </w:rPr>
              <w:t xml:space="preserve">or </w:t>
            </w:r>
            <w:r w:rsidR="005913F4">
              <w:rPr>
                <w:rFonts w:cstheme="minorHAnsi"/>
                <w:sz w:val="18"/>
                <w:szCs w:val="18"/>
              </w:rPr>
              <w:t>B2-</w:t>
            </w:r>
            <w:r w:rsidR="008833B5">
              <w:rPr>
                <w:rFonts w:cstheme="minorHAnsi"/>
                <w:sz w:val="18"/>
                <w:szCs w:val="18"/>
              </w:rPr>
              <w:t xml:space="preserve">08 </w:t>
            </w:r>
            <w:r>
              <w:rPr>
                <w:rFonts w:cstheme="minorHAnsi"/>
                <w:sz w:val="18"/>
                <w:szCs w:val="18"/>
              </w:rPr>
              <w:t>= Basic. If no dwelling in B10</w:t>
            </w:r>
            <w:r w:rsidR="008833B5">
              <w:rPr>
                <w:rFonts w:cstheme="minorHAnsi"/>
                <w:sz w:val="18"/>
                <w:szCs w:val="18"/>
              </w:rPr>
              <w:t xml:space="preserve"> or </w:t>
            </w:r>
            <w:r w:rsidR="005913F4">
              <w:rPr>
                <w:rFonts w:cstheme="minorHAnsi"/>
                <w:sz w:val="18"/>
                <w:szCs w:val="18"/>
              </w:rPr>
              <w:t>B2-</w:t>
            </w:r>
            <w:r w:rsidR="008833B5">
              <w:rPr>
                <w:rFonts w:cstheme="minorHAnsi"/>
                <w:sz w:val="18"/>
                <w:szCs w:val="18"/>
              </w:rPr>
              <w:t>08</w:t>
            </w:r>
            <w:r>
              <w:rPr>
                <w:rFonts w:cstheme="minorHAnsi"/>
                <w:sz w:val="18"/>
                <w:szCs w:val="18"/>
              </w:rPr>
              <w:t xml:space="preserve"> = Basic, then display section header and standard “This section does not apply” message</w:t>
            </w:r>
            <w:r w:rsidRPr="000029DA">
              <w:rPr>
                <w:rFonts w:cstheme="minorHAnsi"/>
                <w:sz w:val="18"/>
                <w:szCs w:val="18"/>
              </w:rPr>
              <w:t>&gt;&gt;</w:t>
            </w:r>
          </w:p>
        </w:tc>
      </w:tr>
      <w:tr w:rsidR="000C6172" w14:paraId="7FDD8E1F" w14:textId="012B5571" w:rsidTr="00010B47">
        <w:tc>
          <w:tcPr>
            <w:tcW w:w="1209" w:type="dxa"/>
          </w:tcPr>
          <w:p w14:paraId="346D7443" w14:textId="3B3264AF" w:rsidR="000C6172" w:rsidRPr="008733ED" w:rsidRDefault="000C6172" w:rsidP="000C6172">
            <w:pPr>
              <w:spacing w:after="0"/>
              <w:jc w:val="center"/>
              <w:rPr>
                <w:rFonts w:cstheme="minorHAnsi"/>
                <w:sz w:val="20"/>
                <w:szCs w:val="20"/>
              </w:rPr>
            </w:pPr>
            <w:r>
              <w:rPr>
                <w:rFonts w:cstheme="minorHAnsi"/>
                <w:sz w:val="20"/>
                <w:szCs w:val="20"/>
              </w:rPr>
              <w:t>01</w:t>
            </w:r>
          </w:p>
        </w:tc>
        <w:tc>
          <w:tcPr>
            <w:tcW w:w="1209" w:type="dxa"/>
          </w:tcPr>
          <w:p w14:paraId="6611F572" w14:textId="174D5535" w:rsidR="000C6172" w:rsidRDefault="000C6172" w:rsidP="000C6172">
            <w:pPr>
              <w:spacing w:after="0"/>
              <w:jc w:val="center"/>
              <w:rPr>
                <w:rFonts w:cstheme="minorHAnsi"/>
                <w:sz w:val="20"/>
                <w:szCs w:val="20"/>
              </w:rPr>
            </w:pPr>
            <w:r>
              <w:rPr>
                <w:rFonts w:cstheme="minorHAnsi"/>
                <w:sz w:val="20"/>
                <w:szCs w:val="20"/>
              </w:rPr>
              <w:t>02</w:t>
            </w:r>
          </w:p>
        </w:tc>
        <w:tc>
          <w:tcPr>
            <w:tcW w:w="1210" w:type="dxa"/>
            <w:vAlign w:val="bottom"/>
          </w:tcPr>
          <w:p w14:paraId="5A01FEB7" w14:textId="0CCA9E9C" w:rsidR="000C6172" w:rsidRPr="008733ED" w:rsidRDefault="000C6172" w:rsidP="000C6172">
            <w:pPr>
              <w:spacing w:after="0"/>
              <w:jc w:val="center"/>
              <w:rPr>
                <w:rFonts w:cstheme="minorHAnsi"/>
                <w:sz w:val="20"/>
                <w:szCs w:val="20"/>
              </w:rPr>
            </w:pPr>
            <w:r>
              <w:rPr>
                <w:rFonts w:cstheme="minorHAnsi"/>
                <w:sz w:val="20"/>
                <w:szCs w:val="20"/>
              </w:rPr>
              <w:t>03</w:t>
            </w:r>
          </w:p>
        </w:tc>
        <w:tc>
          <w:tcPr>
            <w:tcW w:w="1209" w:type="dxa"/>
          </w:tcPr>
          <w:p w14:paraId="19958654" w14:textId="54337DAB" w:rsidR="000C6172" w:rsidRPr="008733ED" w:rsidRDefault="000C6172" w:rsidP="000C6172">
            <w:pPr>
              <w:spacing w:after="0"/>
              <w:jc w:val="center"/>
              <w:rPr>
                <w:rFonts w:cstheme="minorHAnsi"/>
                <w:sz w:val="20"/>
                <w:szCs w:val="20"/>
              </w:rPr>
            </w:pPr>
            <w:r>
              <w:rPr>
                <w:rFonts w:cstheme="minorHAnsi"/>
                <w:sz w:val="20"/>
                <w:szCs w:val="20"/>
              </w:rPr>
              <w:t>04</w:t>
            </w:r>
          </w:p>
        </w:tc>
        <w:tc>
          <w:tcPr>
            <w:tcW w:w="1210" w:type="dxa"/>
          </w:tcPr>
          <w:p w14:paraId="184F01CF" w14:textId="5668EF66" w:rsidR="000C6172" w:rsidRPr="008733ED" w:rsidRDefault="000C6172" w:rsidP="000C6172">
            <w:pPr>
              <w:spacing w:after="0"/>
              <w:jc w:val="center"/>
              <w:rPr>
                <w:rFonts w:cstheme="minorHAnsi"/>
                <w:sz w:val="20"/>
                <w:szCs w:val="20"/>
              </w:rPr>
            </w:pPr>
            <w:r>
              <w:rPr>
                <w:rFonts w:cstheme="minorHAnsi"/>
                <w:sz w:val="20"/>
                <w:szCs w:val="20"/>
              </w:rPr>
              <w:t>05</w:t>
            </w:r>
          </w:p>
        </w:tc>
        <w:tc>
          <w:tcPr>
            <w:tcW w:w="1209" w:type="dxa"/>
          </w:tcPr>
          <w:p w14:paraId="2A052C01" w14:textId="12B4F393" w:rsidR="000C6172" w:rsidRPr="00AC2387" w:rsidRDefault="000C6172" w:rsidP="000C6172">
            <w:pPr>
              <w:spacing w:after="0"/>
              <w:jc w:val="center"/>
              <w:rPr>
                <w:rFonts w:cstheme="minorHAnsi"/>
                <w:sz w:val="20"/>
                <w:szCs w:val="20"/>
              </w:rPr>
            </w:pPr>
            <w:r>
              <w:rPr>
                <w:rFonts w:cstheme="minorHAnsi"/>
                <w:sz w:val="20"/>
                <w:szCs w:val="20"/>
              </w:rPr>
              <w:t>06</w:t>
            </w:r>
          </w:p>
        </w:tc>
        <w:tc>
          <w:tcPr>
            <w:tcW w:w="1210" w:type="dxa"/>
          </w:tcPr>
          <w:p w14:paraId="2375F8FC" w14:textId="536BD272" w:rsidR="000C6172" w:rsidRPr="00AC2387" w:rsidRDefault="000C6172" w:rsidP="000C6172">
            <w:pPr>
              <w:spacing w:after="0"/>
              <w:jc w:val="center"/>
              <w:rPr>
                <w:rFonts w:cstheme="minorHAnsi"/>
                <w:sz w:val="20"/>
                <w:szCs w:val="20"/>
              </w:rPr>
            </w:pPr>
            <w:r>
              <w:rPr>
                <w:rFonts w:cstheme="minorHAnsi"/>
                <w:sz w:val="20"/>
                <w:szCs w:val="20"/>
              </w:rPr>
              <w:t>07</w:t>
            </w:r>
          </w:p>
        </w:tc>
        <w:tc>
          <w:tcPr>
            <w:tcW w:w="1209" w:type="dxa"/>
          </w:tcPr>
          <w:p w14:paraId="754F03B0" w14:textId="0B239A46" w:rsidR="000C6172" w:rsidRDefault="000C6172" w:rsidP="000C6172">
            <w:pPr>
              <w:spacing w:after="0"/>
              <w:jc w:val="center"/>
              <w:rPr>
                <w:rFonts w:cstheme="minorHAnsi"/>
                <w:sz w:val="20"/>
                <w:szCs w:val="20"/>
              </w:rPr>
            </w:pPr>
            <w:r>
              <w:rPr>
                <w:rFonts w:cstheme="minorHAnsi"/>
                <w:sz w:val="20"/>
                <w:szCs w:val="20"/>
              </w:rPr>
              <w:t>08</w:t>
            </w:r>
          </w:p>
        </w:tc>
        <w:tc>
          <w:tcPr>
            <w:tcW w:w="1120" w:type="dxa"/>
          </w:tcPr>
          <w:p w14:paraId="76798BEA" w14:textId="6FE21DA8" w:rsidR="000C6172" w:rsidRDefault="000C6172" w:rsidP="000C6172">
            <w:pPr>
              <w:spacing w:after="0"/>
              <w:jc w:val="center"/>
              <w:rPr>
                <w:rFonts w:cstheme="minorHAnsi"/>
                <w:sz w:val="20"/>
                <w:szCs w:val="20"/>
              </w:rPr>
            </w:pPr>
            <w:r>
              <w:rPr>
                <w:rFonts w:cstheme="minorHAnsi"/>
                <w:sz w:val="20"/>
                <w:szCs w:val="20"/>
              </w:rPr>
              <w:t>09</w:t>
            </w:r>
          </w:p>
        </w:tc>
      </w:tr>
      <w:tr w:rsidR="000C6172" w14:paraId="6046EC7C" w14:textId="44B10808" w:rsidTr="00010B47">
        <w:tc>
          <w:tcPr>
            <w:tcW w:w="1209" w:type="dxa"/>
            <w:vAlign w:val="bottom"/>
          </w:tcPr>
          <w:p w14:paraId="1382CBC9" w14:textId="77777777" w:rsidR="000C6172" w:rsidRDefault="000C6172" w:rsidP="000C6172">
            <w:pPr>
              <w:spacing w:after="0" w:line="240" w:lineRule="auto"/>
              <w:jc w:val="center"/>
              <w:rPr>
                <w:rFonts w:cstheme="minorHAnsi"/>
                <w:sz w:val="18"/>
                <w:szCs w:val="20"/>
              </w:rPr>
            </w:pPr>
            <w:r>
              <w:rPr>
                <w:rFonts w:cstheme="minorHAnsi"/>
                <w:sz w:val="18"/>
                <w:szCs w:val="20"/>
              </w:rPr>
              <w:t>Dwelling</w:t>
            </w:r>
          </w:p>
          <w:p w14:paraId="71A22C67" w14:textId="333019BE" w:rsidR="000C6172" w:rsidRPr="00AB4500" w:rsidRDefault="000C6172" w:rsidP="000C6172">
            <w:pPr>
              <w:spacing w:after="0" w:line="240" w:lineRule="auto"/>
              <w:jc w:val="center"/>
              <w:rPr>
                <w:rFonts w:cstheme="minorHAnsi"/>
                <w:sz w:val="18"/>
                <w:szCs w:val="20"/>
              </w:rPr>
            </w:pPr>
            <w:r w:rsidRPr="00AB4500">
              <w:rPr>
                <w:rFonts w:cstheme="minorHAnsi"/>
                <w:sz w:val="18"/>
                <w:szCs w:val="20"/>
              </w:rPr>
              <w:t>Name</w:t>
            </w:r>
          </w:p>
        </w:tc>
        <w:tc>
          <w:tcPr>
            <w:tcW w:w="1209" w:type="dxa"/>
            <w:vAlign w:val="bottom"/>
          </w:tcPr>
          <w:p w14:paraId="758E500B" w14:textId="77777777" w:rsidR="000C6172" w:rsidRPr="00AB4500" w:rsidRDefault="000C6172" w:rsidP="000C6172">
            <w:pPr>
              <w:spacing w:after="0" w:line="240" w:lineRule="auto"/>
              <w:jc w:val="center"/>
              <w:rPr>
                <w:rFonts w:cstheme="minorHAnsi"/>
                <w:sz w:val="18"/>
                <w:szCs w:val="20"/>
              </w:rPr>
            </w:pPr>
            <w:r w:rsidRPr="00AB4500">
              <w:rPr>
                <w:rFonts w:cstheme="minorHAnsi"/>
                <w:sz w:val="18"/>
                <w:szCs w:val="20"/>
              </w:rPr>
              <w:t>Number of Stories</w:t>
            </w:r>
          </w:p>
        </w:tc>
        <w:tc>
          <w:tcPr>
            <w:tcW w:w="1210" w:type="dxa"/>
            <w:vAlign w:val="bottom"/>
          </w:tcPr>
          <w:p w14:paraId="6FA1B419" w14:textId="77777777" w:rsidR="000C6172" w:rsidRPr="00AB4500" w:rsidRDefault="000C6172" w:rsidP="000C6172">
            <w:pPr>
              <w:spacing w:after="0" w:line="240" w:lineRule="auto"/>
              <w:jc w:val="center"/>
              <w:rPr>
                <w:sz w:val="18"/>
              </w:rPr>
            </w:pPr>
            <w:r w:rsidRPr="00AB4500">
              <w:rPr>
                <w:rFonts w:cstheme="minorHAnsi"/>
                <w:sz w:val="18"/>
                <w:szCs w:val="20"/>
              </w:rPr>
              <w:t>Master Bath distance of furthest fixture to Water Heater in feet</w:t>
            </w:r>
          </w:p>
        </w:tc>
        <w:tc>
          <w:tcPr>
            <w:tcW w:w="1209" w:type="dxa"/>
            <w:vAlign w:val="bottom"/>
          </w:tcPr>
          <w:p w14:paraId="298717E6" w14:textId="77777777" w:rsidR="000C6172" w:rsidRPr="00AB4500" w:rsidRDefault="000C6172" w:rsidP="000C617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10" w:type="dxa"/>
            <w:vAlign w:val="bottom"/>
          </w:tcPr>
          <w:p w14:paraId="3EAC8CED" w14:textId="1AD31E46" w:rsidR="000C6172" w:rsidRPr="00AB4500" w:rsidRDefault="000C6172" w:rsidP="000C617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9" w:type="dxa"/>
            <w:vAlign w:val="bottom"/>
          </w:tcPr>
          <w:p w14:paraId="7CA726AD" w14:textId="77777777" w:rsidR="000C6172" w:rsidRPr="00AB4500" w:rsidRDefault="000C6172" w:rsidP="000C6172">
            <w:pPr>
              <w:spacing w:after="0" w:line="240" w:lineRule="auto"/>
              <w:jc w:val="center"/>
              <w:rPr>
                <w:sz w:val="18"/>
              </w:rPr>
            </w:pPr>
            <w:r w:rsidRPr="00AB4500">
              <w:rPr>
                <w:rFonts w:cstheme="minorHAnsi"/>
                <w:sz w:val="18"/>
                <w:szCs w:val="20"/>
              </w:rPr>
              <w:t>Weighted Distance</w:t>
            </w:r>
          </w:p>
        </w:tc>
        <w:tc>
          <w:tcPr>
            <w:tcW w:w="1210" w:type="dxa"/>
            <w:vAlign w:val="bottom"/>
          </w:tcPr>
          <w:p w14:paraId="3383BF19" w14:textId="77777777" w:rsidR="000C6172" w:rsidRPr="00AB4500" w:rsidRDefault="000C6172" w:rsidP="000C6172">
            <w:pPr>
              <w:spacing w:after="0" w:line="240" w:lineRule="auto"/>
              <w:jc w:val="center"/>
              <w:rPr>
                <w:sz w:val="18"/>
              </w:rPr>
            </w:pPr>
            <w:r w:rsidRPr="00AB4500">
              <w:rPr>
                <w:rFonts w:cstheme="minorHAnsi"/>
                <w:sz w:val="18"/>
                <w:szCs w:val="20"/>
              </w:rPr>
              <w:t>Qualification Distance</w:t>
            </w:r>
          </w:p>
        </w:tc>
        <w:tc>
          <w:tcPr>
            <w:tcW w:w="1209" w:type="dxa"/>
            <w:vAlign w:val="bottom"/>
          </w:tcPr>
          <w:p w14:paraId="58F017EC" w14:textId="5098B901" w:rsidR="000C6172" w:rsidRPr="00AB4500" w:rsidRDefault="000C6172" w:rsidP="000C6172">
            <w:pPr>
              <w:spacing w:after="0" w:line="240" w:lineRule="auto"/>
              <w:jc w:val="center"/>
              <w:rPr>
                <w:rFonts w:cstheme="minorHAnsi"/>
                <w:sz w:val="18"/>
                <w:szCs w:val="20"/>
              </w:rPr>
            </w:pPr>
            <w:r>
              <w:rPr>
                <w:rFonts w:cstheme="minorHAnsi"/>
                <w:sz w:val="18"/>
              </w:rPr>
              <w:t>Design Compactness Factor</w:t>
            </w:r>
          </w:p>
        </w:tc>
        <w:tc>
          <w:tcPr>
            <w:tcW w:w="1120" w:type="dxa"/>
            <w:vAlign w:val="bottom"/>
          </w:tcPr>
          <w:p w14:paraId="568DED67" w14:textId="0DFE48B0" w:rsidR="000C6172" w:rsidRPr="00AB4500" w:rsidRDefault="000C6172" w:rsidP="000C6172">
            <w:pPr>
              <w:spacing w:after="0" w:line="240" w:lineRule="auto"/>
              <w:jc w:val="center"/>
              <w:rPr>
                <w:rFonts w:cstheme="minorHAnsi"/>
                <w:sz w:val="18"/>
                <w:szCs w:val="20"/>
              </w:rPr>
            </w:pPr>
            <w:r>
              <w:rPr>
                <w:rFonts w:cstheme="minorHAnsi"/>
                <w:sz w:val="18"/>
              </w:rPr>
              <w:t>Calculated Compactness Factor</w:t>
            </w:r>
          </w:p>
        </w:tc>
      </w:tr>
      <w:tr w:rsidR="000C6172" w14:paraId="6D89697E" w14:textId="585E8775" w:rsidTr="00010B47">
        <w:trPr>
          <w:trHeight w:val="305"/>
        </w:trPr>
        <w:tc>
          <w:tcPr>
            <w:tcW w:w="1209" w:type="dxa"/>
          </w:tcPr>
          <w:p w14:paraId="1BEB390D" w14:textId="02DF0994" w:rsidR="000C6172" w:rsidRPr="00AB4500" w:rsidRDefault="000C6172" w:rsidP="000C6172">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 </w:t>
            </w:r>
            <w:r w:rsidRPr="00AB4500">
              <w:rPr>
                <w:rFonts w:asciiTheme="minorHAnsi" w:eastAsia="Times New Roman" w:hAnsiTheme="minorHAnsi" w:cstheme="minorHAnsi"/>
                <w:sz w:val="18"/>
                <w:szCs w:val="18"/>
              </w:rPr>
              <w:t>&gt;&gt;</w:t>
            </w:r>
          </w:p>
        </w:tc>
        <w:tc>
          <w:tcPr>
            <w:tcW w:w="1209" w:type="dxa"/>
          </w:tcPr>
          <w:p w14:paraId="29F85FB2" w14:textId="49B7650D" w:rsidR="000C6172" w:rsidRPr="00AB4500" w:rsidRDefault="000C6172" w:rsidP="000C6172">
            <w:pPr>
              <w:spacing w:after="0" w:line="240" w:lineRule="auto"/>
              <w:rPr>
                <w:sz w:val="18"/>
                <w:szCs w:val="18"/>
              </w:rPr>
            </w:pPr>
            <w:r w:rsidRPr="00AB4500">
              <w:rPr>
                <w:sz w:val="18"/>
                <w:szCs w:val="18"/>
              </w:rPr>
              <w:t>&lt;&lt;</w:t>
            </w:r>
            <w:r w:rsidRPr="00AB4500" w:rsidDel="002E3D36">
              <w:rPr>
                <w:sz w:val="18"/>
                <w:szCs w:val="18"/>
              </w:rPr>
              <w:t xml:space="preserve"> </w:t>
            </w:r>
            <w:r>
              <w:rPr>
                <w:sz w:val="18"/>
                <w:szCs w:val="18"/>
              </w:rPr>
              <w:t>if prescriptive or G03/G04/G05 are not in performance file, user select from list: 1, 2, 3; Else value = N/A</w:t>
            </w:r>
            <w:r w:rsidRPr="00AB4500">
              <w:rPr>
                <w:sz w:val="18"/>
                <w:szCs w:val="18"/>
              </w:rPr>
              <w:t xml:space="preserve"> &gt;&gt;</w:t>
            </w:r>
          </w:p>
        </w:tc>
        <w:tc>
          <w:tcPr>
            <w:tcW w:w="1210" w:type="dxa"/>
          </w:tcPr>
          <w:p w14:paraId="1425F7C2" w14:textId="1BAC8A4D"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387BFD71" w14:textId="4B895F5A"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41E0FB39" w14:textId="45427900"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07B6A05C" w14:textId="236A2B93"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10" w:type="dxa"/>
          </w:tcPr>
          <w:p w14:paraId="3D6C37C7" w14:textId="2228C45A"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0432A7C4" w14:textId="6074E6E1"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2C925DF8" w14:textId="110171E3"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215762B1" w14:textId="7F7AC5FC" w:rsidR="000C6172" w:rsidRPr="00AB4500" w:rsidRDefault="000C6172" w:rsidP="000C6172">
            <w:pPr>
              <w:spacing w:after="0" w:line="240" w:lineRule="auto"/>
              <w:rPr>
                <w:sz w:val="18"/>
                <w:szCs w:val="18"/>
              </w:rPr>
            </w:pPr>
            <w:r w:rsidRPr="00AB4500">
              <w:rPr>
                <w:sz w:val="18"/>
                <w:szCs w:val="18"/>
              </w:rPr>
              <w:t xml:space="preserve">else if prescriptive </w:t>
            </w:r>
            <w:r>
              <w:rPr>
                <w:sz w:val="18"/>
                <w:szCs w:val="18"/>
              </w:rPr>
              <w:t xml:space="preserve">or not available in XML </w:t>
            </w:r>
            <w:r w:rsidRPr="00AB4500">
              <w:rPr>
                <w:sz w:val="18"/>
                <w:szCs w:val="18"/>
              </w:rPr>
              <w:t>and A09</w:t>
            </w:r>
            <w:r>
              <w:rPr>
                <w:sz w:val="18"/>
                <w:szCs w:val="18"/>
              </w:rPr>
              <w:t xml:space="preserve"> or A2-07</w:t>
            </w:r>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(G03*0.4)</w:t>
            </w:r>
            <w:r w:rsidRPr="00AB4500" w:rsidDel="006251F7">
              <w:rPr>
                <w:sz w:val="18"/>
                <w:szCs w:val="18"/>
              </w:rPr>
              <w:t xml:space="preserve"> </w:t>
            </w:r>
            <w:r>
              <w:rPr>
                <w:sz w:val="18"/>
                <w:szCs w:val="18"/>
              </w:rPr>
              <w:t>+</w:t>
            </w:r>
            <w:r w:rsidRPr="00AB4500">
              <w:rPr>
                <w:sz w:val="18"/>
                <w:szCs w:val="18"/>
              </w:rPr>
              <w:t>(G04*0.</w:t>
            </w:r>
            <w:proofErr w:type="gramStart"/>
            <w:r w:rsidRPr="00AB4500">
              <w:rPr>
                <w:sz w:val="18"/>
                <w:szCs w:val="18"/>
              </w:rPr>
              <w:t>4)</w:t>
            </w:r>
            <w:r>
              <w:rPr>
                <w:sz w:val="18"/>
                <w:szCs w:val="18"/>
              </w:rPr>
              <w:t>+</w:t>
            </w:r>
            <w:r w:rsidRPr="00AB4500">
              <w:rPr>
                <w:sz w:val="18"/>
                <w:szCs w:val="18"/>
              </w:rPr>
              <w:t>(</w:t>
            </w:r>
            <w:proofErr w:type="gramEnd"/>
            <w:r w:rsidRPr="00AB4500">
              <w:rPr>
                <w:sz w:val="18"/>
                <w:szCs w:val="18"/>
              </w:rPr>
              <w:t xml:space="preserve"> G05*0.2);</w:t>
            </w:r>
          </w:p>
          <w:p w14:paraId="265AC27A" w14:textId="240A616A" w:rsidR="000C6172" w:rsidRPr="00AB4500" w:rsidRDefault="000C6172" w:rsidP="000C6172">
            <w:pPr>
              <w:spacing w:after="0" w:line="240" w:lineRule="auto"/>
              <w:rPr>
                <w:sz w:val="18"/>
                <w:szCs w:val="18"/>
              </w:rPr>
            </w:pPr>
            <w:r w:rsidRPr="00AB4500">
              <w:rPr>
                <w:sz w:val="18"/>
                <w:szCs w:val="18"/>
              </w:rPr>
              <w:t>else if A09</w:t>
            </w:r>
            <w:r>
              <w:rPr>
                <w:sz w:val="18"/>
                <w:szCs w:val="18"/>
              </w:rPr>
              <w:t xml:space="preserve"> or A2-07</w:t>
            </w:r>
            <w:r w:rsidRPr="00AB4500">
              <w:rPr>
                <w:sz w:val="18"/>
                <w:szCs w:val="18"/>
              </w:rPr>
              <w:t xml:space="preserve"> = </w:t>
            </w:r>
            <w:r w:rsidRPr="00AB4500">
              <w:rPr>
                <w:rFonts w:cstheme="minorHAnsi"/>
                <w:sz w:val="18"/>
                <w:szCs w:val="18"/>
              </w:rPr>
              <w:t>Demand Recirculation Manual Control, then value = G05&gt;&gt;</w:t>
            </w:r>
          </w:p>
        </w:tc>
        <w:tc>
          <w:tcPr>
            <w:tcW w:w="1210" w:type="dxa"/>
          </w:tcPr>
          <w:p w14:paraId="1FEAA658" w14:textId="3D47E591" w:rsidR="000C6172" w:rsidRDefault="000C6172" w:rsidP="000C6172">
            <w:pPr>
              <w:spacing w:after="0" w:line="240" w:lineRule="auto"/>
              <w:rPr>
                <w:rFonts w:cstheme="minorHAnsi"/>
                <w:sz w:val="18"/>
                <w:szCs w:val="18"/>
              </w:rPr>
            </w:pPr>
            <w:r w:rsidRPr="005828AE">
              <w:rPr>
                <w:rFonts w:cstheme="minorHAnsi"/>
                <w:sz w:val="18"/>
                <w:szCs w:val="18"/>
              </w:rPr>
              <w:t xml:space="preserve">&lt;&lt; Reference Value from </w:t>
            </w:r>
            <w:r>
              <w:rPr>
                <w:rFonts w:cstheme="minorHAnsi"/>
                <w:sz w:val="18"/>
                <w:szCs w:val="18"/>
              </w:rPr>
              <w:t>LMCC</w:t>
            </w:r>
            <w:r w:rsidRPr="005828AE">
              <w:rPr>
                <w:rFonts w:cstheme="minorHAnsi"/>
                <w:sz w:val="18"/>
                <w:szCs w:val="18"/>
              </w:rPr>
              <w:t>-</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75DEEFE9" w14:textId="32FB0581" w:rsidR="000C6172" w:rsidRDefault="000C6172" w:rsidP="000C6172">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available in XML</w:t>
            </w:r>
            <w:r w:rsidRPr="005828AE">
              <w:rPr>
                <w:rFonts w:cstheme="minorHAnsi"/>
                <w:sz w:val="18"/>
                <w:szCs w:val="18"/>
              </w:rPr>
              <w:t xml:space="preserve">, </w:t>
            </w:r>
            <w:r>
              <w:rPr>
                <w:sz w:val="18"/>
                <w:szCs w:val="18"/>
              </w:rPr>
              <w:t>value</w:t>
            </w:r>
            <w:r w:rsidRPr="00CB5461">
              <w:rPr>
                <w:sz w:val="18"/>
                <w:szCs w:val="18"/>
              </w:rPr>
              <w:t xml:space="preserve"> = </w:t>
            </w:r>
          </w:p>
          <w:p w14:paraId="07FC4408" w14:textId="04EF973C" w:rsidR="000C6172" w:rsidRPr="00E303B7" w:rsidRDefault="000C6172" w:rsidP="000C6172">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CA9403" w14:textId="77777777" w:rsidR="000C6172" w:rsidRPr="00AB4500" w:rsidRDefault="000C6172" w:rsidP="000C6172">
            <w:pPr>
              <w:spacing w:after="0"/>
              <w:rPr>
                <w:i/>
                <w:sz w:val="18"/>
                <w:szCs w:val="18"/>
              </w:rPr>
            </w:pPr>
            <w:r w:rsidRPr="00AB4500">
              <w:rPr>
                <w:i/>
                <w:sz w:val="18"/>
                <w:szCs w:val="18"/>
              </w:rPr>
              <w:t>Where:</w:t>
            </w:r>
          </w:p>
          <w:p w14:paraId="3D9D1E44" w14:textId="77777777" w:rsidR="000C6172" w:rsidRPr="00AB4500" w:rsidRDefault="000C6172" w:rsidP="000C6172">
            <w:pPr>
              <w:spacing w:after="0" w:line="240" w:lineRule="auto"/>
              <w:rPr>
                <w:i/>
                <w:sz w:val="18"/>
                <w:szCs w:val="18"/>
              </w:rPr>
            </w:pPr>
            <w:r w:rsidRPr="00AB4500">
              <w:rPr>
                <w:i/>
                <w:sz w:val="18"/>
                <w:szCs w:val="18"/>
              </w:rPr>
              <w:t>a, b = Qualification distance coefficients from Table 4.4.6-2 below,</w:t>
            </w:r>
          </w:p>
          <w:p w14:paraId="4F9EF530" w14:textId="0A3EBF26" w:rsidR="000C6172" w:rsidRPr="00AB4500" w:rsidRDefault="000C6172" w:rsidP="000C6172">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xml:space="preserve">) from </w:t>
            </w:r>
            <w:r>
              <w:rPr>
                <w:i/>
                <w:sz w:val="18"/>
                <w:szCs w:val="18"/>
              </w:rPr>
              <w:t>LMCC</w:t>
            </w:r>
            <w:r w:rsidRPr="00AB4500">
              <w:rPr>
                <w:i/>
                <w:sz w:val="18"/>
                <w:szCs w:val="18"/>
              </w:rPr>
              <w:t>, and</w:t>
            </w:r>
          </w:p>
          <w:p w14:paraId="20310E27" w14:textId="146C1333" w:rsidR="000C6172" w:rsidRPr="00AB4500" w:rsidRDefault="000C6172" w:rsidP="000C6172">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02E3859C" w14:textId="06239571" w:rsidR="000C6172" w:rsidRPr="00AB4500" w:rsidRDefault="000C6172" w:rsidP="000C6172">
            <w:pPr>
              <w:spacing w:after="0" w:line="240" w:lineRule="auto"/>
              <w:rPr>
                <w:sz w:val="18"/>
                <w:szCs w:val="18"/>
              </w:rPr>
            </w:pPr>
            <w:r w:rsidRPr="00AB4500">
              <w:rPr>
                <w:rFonts w:cstheme="minorHAnsi"/>
                <w:sz w:val="18"/>
                <w:szCs w:val="18"/>
                <w:highlight w:val="yellow"/>
              </w:rPr>
              <w:t xml:space="preserve"> </w:t>
            </w:r>
          </w:p>
        </w:tc>
        <w:tc>
          <w:tcPr>
            <w:tcW w:w="1209" w:type="dxa"/>
          </w:tcPr>
          <w:p w14:paraId="6F373BEF" w14:textId="564D5E4F" w:rsidR="000C6172" w:rsidRPr="001C31FC" w:rsidRDefault="000C6172" w:rsidP="000C6172">
            <w:pPr>
              <w:spacing w:after="0" w:line="240" w:lineRule="auto"/>
              <w:rPr>
                <w:rFonts w:cstheme="minorHAnsi"/>
                <w:sz w:val="18"/>
                <w:szCs w:val="18"/>
              </w:rPr>
            </w:pPr>
            <w:r w:rsidRPr="001C31FC">
              <w:rPr>
                <w:rFonts w:cstheme="minorHAnsi"/>
                <w:sz w:val="18"/>
                <w:szCs w:val="18"/>
              </w:rPr>
              <w:t xml:space="preserve">&lt;&lt;Reference value from </w:t>
            </w:r>
            <w:r>
              <w:rPr>
                <w:rFonts w:cstheme="minorHAnsi"/>
                <w:sz w:val="18"/>
                <w:szCs w:val="18"/>
              </w:rPr>
              <w:t>LMCC</w:t>
            </w:r>
            <w:r w:rsidRPr="001C31FC">
              <w:rPr>
                <w:rFonts w:cstheme="minorHAnsi"/>
                <w:sz w:val="18"/>
                <w:szCs w:val="18"/>
              </w:rPr>
              <w:t>-</w:t>
            </w:r>
            <w:proofErr w:type="gramStart"/>
            <w:r w:rsidRPr="001C31FC">
              <w:rPr>
                <w:rFonts w:cstheme="minorHAnsi"/>
                <w:sz w:val="18"/>
                <w:szCs w:val="18"/>
              </w:rPr>
              <w:t>PRF;</w:t>
            </w:r>
            <w:proofErr w:type="gramEnd"/>
            <w:r w:rsidRPr="001C31FC">
              <w:rPr>
                <w:rFonts w:cstheme="minorHAnsi"/>
                <w:sz w:val="18"/>
                <w:szCs w:val="18"/>
              </w:rPr>
              <w:t xml:space="preserve"> </w:t>
            </w:r>
          </w:p>
          <w:p w14:paraId="14CCDC41" w14:textId="35034246" w:rsidR="000C6172" w:rsidRPr="005828AE" w:rsidRDefault="000C6172" w:rsidP="000C6172">
            <w:pPr>
              <w:spacing w:after="0" w:line="240" w:lineRule="auto"/>
              <w:rPr>
                <w:rFonts w:cstheme="minorHAnsi"/>
                <w:sz w:val="18"/>
                <w:szCs w:val="18"/>
              </w:rPr>
            </w:pPr>
            <w:r w:rsidRPr="001C31FC">
              <w:rPr>
                <w:rFonts w:cstheme="minorHAnsi"/>
                <w:sz w:val="18"/>
                <w:szCs w:val="18"/>
              </w:rPr>
              <w:t>elseif prescriptive, then value = n/a&gt;&gt;</w:t>
            </w:r>
          </w:p>
        </w:tc>
        <w:tc>
          <w:tcPr>
            <w:tcW w:w="1120" w:type="dxa"/>
          </w:tcPr>
          <w:p w14:paraId="59125A69" w14:textId="77777777" w:rsidR="000C6172" w:rsidRDefault="000C6172" w:rsidP="000C6172">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3D7F8578" w14:textId="302345F6" w:rsidR="000C6172" w:rsidRPr="005828AE" w:rsidRDefault="000C6172" w:rsidP="000C6172">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0C6172" w14:paraId="2A493FC8" w14:textId="7C9BFF9B" w:rsidTr="00010B47">
        <w:tc>
          <w:tcPr>
            <w:tcW w:w="1209" w:type="dxa"/>
          </w:tcPr>
          <w:p w14:paraId="4BA0ECFA" w14:textId="4873BCD6" w:rsidR="000C6172" w:rsidRPr="00D37C06" w:rsidRDefault="000C6172" w:rsidP="000C6172">
            <w:pPr>
              <w:spacing w:after="0"/>
              <w:rPr>
                <w:sz w:val="20"/>
                <w:szCs w:val="20"/>
              </w:rPr>
            </w:pPr>
          </w:p>
        </w:tc>
        <w:tc>
          <w:tcPr>
            <w:tcW w:w="1209" w:type="dxa"/>
          </w:tcPr>
          <w:p w14:paraId="77B01A71" w14:textId="77777777" w:rsidR="000C6172" w:rsidRPr="00D37C06" w:rsidRDefault="000C6172" w:rsidP="000C6172">
            <w:pPr>
              <w:spacing w:after="0"/>
              <w:rPr>
                <w:sz w:val="20"/>
                <w:szCs w:val="20"/>
              </w:rPr>
            </w:pPr>
          </w:p>
        </w:tc>
        <w:tc>
          <w:tcPr>
            <w:tcW w:w="1210" w:type="dxa"/>
          </w:tcPr>
          <w:p w14:paraId="39F36945" w14:textId="77777777" w:rsidR="000C6172" w:rsidRPr="00D37C06" w:rsidRDefault="000C6172" w:rsidP="000C6172">
            <w:pPr>
              <w:spacing w:after="0"/>
              <w:rPr>
                <w:sz w:val="20"/>
                <w:szCs w:val="20"/>
              </w:rPr>
            </w:pPr>
          </w:p>
        </w:tc>
        <w:tc>
          <w:tcPr>
            <w:tcW w:w="1209" w:type="dxa"/>
          </w:tcPr>
          <w:p w14:paraId="4A1A5E99" w14:textId="4A18BBC1" w:rsidR="000C6172" w:rsidRPr="00D37C06" w:rsidRDefault="000C6172" w:rsidP="000C6172">
            <w:pPr>
              <w:spacing w:after="0"/>
              <w:rPr>
                <w:sz w:val="20"/>
                <w:szCs w:val="20"/>
              </w:rPr>
            </w:pPr>
          </w:p>
        </w:tc>
        <w:tc>
          <w:tcPr>
            <w:tcW w:w="1210" w:type="dxa"/>
          </w:tcPr>
          <w:p w14:paraId="70ABE7F3" w14:textId="5F1C5D6C" w:rsidR="000C6172" w:rsidRPr="00D37C06" w:rsidRDefault="000C6172" w:rsidP="000C6172">
            <w:pPr>
              <w:spacing w:after="0"/>
              <w:rPr>
                <w:sz w:val="20"/>
                <w:szCs w:val="20"/>
              </w:rPr>
            </w:pPr>
          </w:p>
        </w:tc>
        <w:tc>
          <w:tcPr>
            <w:tcW w:w="1209" w:type="dxa"/>
          </w:tcPr>
          <w:p w14:paraId="0DEE435A" w14:textId="77777777" w:rsidR="000C6172" w:rsidRPr="00D37C06" w:rsidRDefault="000C6172" w:rsidP="000C6172">
            <w:pPr>
              <w:spacing w:after="0"/>
              <w:rPr>
                <w:sz w:val="20"/>
                <w:szCs w:val="20"/>
              </w:rPr>
            </w:pPr>
          </w:p>
        </w:tc>
        <w:tc>
          <w:tcPr>
            <w:tcW w:w="1210" w:type="dxa"/>
          </w:tcPr>
          <w:p w14:paraId="089A80BB" w14:textId="77777777" w:rsidR="000C6172" w:rsidRPr="00D37C06" w:rsidRDefault="000C6172" w:rsidP="000C6172">
            <w:pPr>
              <w:spacing w:after="0"/>
              <w:rPr>
                <w:sz w:val="20"/>
                <w:szCs w:val="20"/>
              </w:rPr>
            </w:pPr>
          </w:p>
        </w:tc>
        <w:tc>
          <w:tcPr>
            <w:tcW w:w="1209" w:type="dxa"/>
          </w:tcPr>
          <w:p w14:paraId="77551B14" w14:textId="77777777" w:rsidR="000C6172" w:rsidRPr="00D37C06" w:rsidRDefault="000C6172" w:rsidP="000C6172">
            <w:pPr>
              <w:spacing w:after="0"/>
              <w:rPr>
                <w:sz w:val="20"/>
                <w:szCs w:val="20"/>
              </w:rPr>
            </w:pPr>
          </w:p>
        </w:tc>
        <w:tc>
          <w:tcPr>
            <w:tcW w:w="1120" w:type="dxa"/>
          </w:tcPr>
          <w:p w14:paraId="07A9E05D" w14:textId="77777777" w:rsidR="000C6172" w:rsidRPr="00D37C06" w:rsidRDefault="000C6172" w:rsidP="000C6172">
            <w:pPr>
              <w:spacing w:after="0"/>
              <w:rPr>
                <w:sz w:val="20"/>
                <w:szCs w:val="20"/>
              </w:rPr>
            </w:pPr>
          </w:p>
        </w:tc>
      </w:tr>
      <w:tr w:rsidR="000C6172" w14:paraId="7EC61DB4" w14:textId="542038C1" w:rsidTr="00010B47">
        <w:trPr>
          <w:trHeight w:val="485"/>
        </w:trPr>
        <w:tc>
          <w:tcPr>
            <w:tcW w:w="10795" w:type="dxa"/>
            <w:gridSpan w:val="9"/>
          </w:tcPr>
          <w:p w14:paraId="732E23F2" w14:textId="7C6DC4ED" w:rsidR="000C6172" w:rsidRPr="000029DA" w:rsidRDefault="000C6172" w:rsidP="000C6172">
            <w:pPr>
              <w:spacing w:after="0" w:line="240" w:lineRule="auto"/>
              <w:rPr>
                <w:rFonts w:cstheme="minorHAnsi"/>
                <w:b/>
                <w:sz w:val="20"/>
                <w:szCs w:val="20"/>
              </w:rPr>
            </w:pPr>
            <w:r w:rsidRPr="000029DA">
              <w:rPr>
                <w:rFonts w:cstheme="minorHAnsi"/>
                <w:b/>
                <w:sz w:val="20"/>
                <w:szCs w:val="20"/>
              </w:rPr>
              <w:t>The responsible person’s signature on this compliance document affirms that all applicable requirements in this table have been met</w:t>
            </w:r>
          </w:p>
        </w:tc>
      </w:tr>
    </w:tbl>
    <w:p w14:paraId="020EDB1B" w14:textId="1B8171BE" w:rsidR="00010B47" w:rsidRDefault="00010B47" w:rsidP="0008724A">
      <w:pPr>
        <w:spacing w:after="0" w:line="240" w:lineRule="auto"/>
        <w:rPr>
          <w:ins w:id="38" w:author="Alhabibi, Haider@Energy" w:date="2022-06-23T13:24:00Z"/>
          <w:sz w:val="18"/>
          <w:szCs w:val="18"/>
          <w:u w:val="single"/>
        </w:rPr>
      </w:pPr>
    </w:p>
    <w:p w14:paraId="4FF5597E" w14:textId="77777777" w:rsidR="00010B47" w:rsidRDefault="00010B47">
      <w:pPr>
        <w:spacing w:after="0" w:line="240" w:lineRule="auto"/>
        <w:rPr>
          <w:ins w:id="39" w:author="Alhabibi, Haider@Energy" w:date="2022-06-23T13:24:00Z"/>
          <w:sz w:val="18"/>
          <w:szCs w:val="18"/>
          <w:u w:val="single"/>
        </w:rPr>
      </w:pPr>
      <w:ins w:id="40" w:author="Alhabibi, Haider@Energy" w:date="2022-06-23T13:24:00Z">
        <w:r>
          <w:rPr>
            <w:sz w:val="18"/>
            <w:szCs w:val="18"/>
            <w:u w:val="single"/>
          </w:rPr>
          <w:br w:type="page"/>
        </w:r>
      </w:ins>
    </w:p>
    <w:p w14:paraId="49AD617A" w14:textId="77777777" w:rsidR="0008724A" w:rsidRPr="005828AE" w:rsidRDefault="0008724A" w:rsidP="0008724A">
      <w:pPr>
        <w:spacing w:after="0" w:line="240" w:lineRule="auto"/>
        <w:rPr>
          <w:sz w:val="18"/>
          <w:szCs w:val="18"/>
          <w:u w:val="single"/>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08724A" w:rsidRPr="00DF1B84" w14:paraId="76E9E211" w14:textId="77777777" w:rsidTr="00AB4500">
        <w:trPr>
          <w:cantSplit/>
          <w:trHeight w:val="170"/>
        </w:trPr>
        <w:tc>
          <w:tcPr>
            <w:tcW w:w="7825" w:type="dxa"/>
            <w:gridSpan w:val="5"/>
            <w:shd w:val="clear" w:color="auto" w:fill="auto"/>
            <w:noWrap/>
            <w:hideMark/>
          </w:tcPr>
          <w:p w14:paraId="01225CDF" w14:textId="77777777" w:rsidR="0008724A" w:rsidRPr="00BB34BC" w:rsidRDefault="0008724A" w:rsidP="00AB4500">
            <w:pPr>
              <w:spacing w:after="0" w:line="240" w:lineRule="auto"/>
              <w:rPr>
                <w:sz w:val="18"/>
                <w:szCs w:val="18"/>
                <w:u w:val="single"/>
              </w:rPr>
            </w:pPr>
            <w:r w:rsidRPr="00BB34BC">
              <w:rPr>
                <w:sz w:val="18"/>
                <w:szCs w:val="18"/>
                <w:u w:val="single"/>
              </w:rPr>
              <w:t>Table 4.4.6-2: Coefficients for the Qualification Distance Calculation</w:t>
            </w:r>
          </w:p>
          <w:p w14:paraId="18F12A21" w14:textId="303167DA" w:rsidR="0008724A" w:rsidRPr="006827F4" w:rsidRDefault="0008724A" w:rsidP="00AB4500">
            <w:pPr>
              <w:spacing w:after="0" w:line="240" w:lineRule="auto"/>
              <w:rPr>
                <w:rFonts w:asciiTheme="minorHAnsi" w:eastAsiaTheme="minorEastAsia" w:hAnsiTheme="minorHAnsi" w:cstheme="minorBidi"/>
                <w:b/>
                <w:sz w:val="18"/>
                <w:szCs w:val="18"/>
              </w:rPr>
            </w:pPr>
            <w:r w:rsidRPr="006827F4">
              <w:rPr>
                <w:b/>
                <w:sz w:val="18"/>
                <w:szCs w:val="18"/>
              </w:rPr>
              <w:t>&lt;&lt; do not show table, only use for equation in G0</w:t>
            </w:r>
            <w:r w:rsidR="00990228">
              <w:rPr>
                <w:b/>
                <w:sz w:val="18"/>
                <w:szCs w:val="18"/>
              </w:rPr>
              <w:t>7</w:t>
            </w:r>
            <w:r w:rsidRPr="006827F4">
              <w:rPr>
                <w:b/>
                <w:sz w:val="18"/>
                <w:szCs w:val="18"/>
              </w:rPr>
              <w:t>&gt;&gt;</w:t>
            </w:r>
          </w:p>
        </w:tc>
      </w:tr>
      <w:tr w:rsidR="0008724A" w:rsidRPr="00DF1B84" w14:paraId="7764E81D" w14:textId="77777777" w:rsidTr="006827F4">
        <w:trPr>
          <w:cantSplit/>
          <w:trHeight w:val="170"/>
        </w:trPr>
        <w:tc>
          <w:tcPr>
            <w:tcW w:w="1705" w:type="dxa"/>
            <w:shd w:val="clear" w:color="auto" w:fill="auto"/>
            <w:noWrap/>
          </w:tcPr>
          <w:p w14:paraId="6846C711" w14:textId="77777777" w:rsidR="0008724A" w:rsidRPr="005828AE" w:rsidRDefault="0008724A" w:rsidP="0008724A">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7E4FCFE2" w14:textId="670A6052"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56E702D7" w14:textId="141E0CC6"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b</w:t>
            </w:r>
          </w:p>
        </w:tc>
      </w:tr>
      <w:tr w:rsidR="0008724A" w:rsidRPr="00DF1B84" w14:paraId="58F9F67C" w14:textId="77777777" w:rsidTr="006827F4">
        <w:trPr>
          <w:cantSplit/>
          <w:trHeight w:val="300"/>
        </w:trPr>
        <w:tc>
          <w:tcPr>
            <w:tcW w:w="1705" w:type="dxa"/>
            <w:shd w:val="clear" w:color="auto" w:fill="auto"/>
            <w:noWrap/>
            <w:vAlign w:val="bottom"/>
            <w:hideMark/>
          </w:tcPr>
          <w:p w14:paraId="05929B38"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64595C54" w14:textId="64A692C1"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337EA11"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231B6911" w14:textId="6558EF32"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6D9A7150"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r>
      <w:tr w:rsidR="00C4016B" w:rsidRPr="00DF1B84" w14:paraId="4D8AFD4F" w14:textId="77777777" w:rsidTr="006827F4">
        <w:trPr>
          <w:cantSplit/>
          <w:trHeight w:val="152"/>
        </w:trPr>
        <w:tc>
          <w:tcPr>
            <w:tcW w:w="1705" w:type="dxa"/>
            <w:shd w:val="clear" w:color="auto" w:fill="auto"/>
            <w:noWrap/>
          </w:tcPr>
          <w:p w14:paraId="289EB361" w14:textId="53ED44EA"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sidR="00DC7C80">
              <w:rPr>
                <w:b/>
                <w:sz w:val="18"/>
                <w:u w:val="single"/>
                <w:lang w:eastAsia="x-none"/>
              </w:rPr>
              <w:t xml:space="preserve"> (</w:t>
            </w:r>
            <w:proofErr w:type="gramStart"/>
            <w:r w:rsidR="00DC7C80">
              <w:rPr>
                <w:b/>
                <w:sz w:val="18"/>
                <w:u w:val="single"/>
                <w:lang w:eastAsia="x-none"/>
              </w:rPr>
              <w:t>Non Central</w:t>
            </w:r>
            <w:proofErr w:type="gramEnd"/>
            <w:r w:rsidR="00DC7C80">
              <w:rPr>
                <w:b/>
                <w:sz w:val="18"/>
                <w:u w:val="single"/>
                <w:lang w:eastAsia="x-none"/>
              </w:rPr>
              <w:t>)</w:t>
            </w:r>
          </w:p>
        </w:tc>
        <w:tc>
          <w:tcPr>
            <w:tcW w:w="1800" w:type="dxa"/>
            <w:shd w:val="clear" w:color="auto" w:fill="auto"/>
            <w:noWrap/>
          </w:tcPr>
          <w:p w14:paraId="6B544630" w14:textId="5483BF13" w:rsidR="00C4016B" w:rsidRPr="00AB4500" w:rsidRDefault="009C08D7" w:rsidP="00C4016B">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Use when distribution type (A09 Or A2-07) is *Standard Distribution System</w:t>
            </w:r>
          </w:p>
        </w:tc>
        <w:tc>
          <w:tcPr>
            <w:tcW w:w="1710" w:type="dxa"/>
            <w:shd w:val="clear" w:color="auto" w:fill="auto"/>
            <w:noWrap/>
          </w:tcPr>
          <w:p w14:paraId="1619F568" w14:textId="77777777" w:rsidR="009C08D7" w:rsidRPr="009C08D7" w:rsidRDefault="009C08D7" w:rsidP="009C08D7">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 xml:space="preserve">Use when distribution type (A09 Or A2-07) is </w:t>
            </w:r>
          </w:p>
          <w:p w14:paraId="1B1587E4" w14:textId="7CE85019" w:rsidR="00C4016B" w:rsidRPr="00AB4500" w:rsidRDefault="009C08D7" w:rsidP="009C08D7">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 Demand Recirculation Manual Control</w:t>
            </w:r>
          </w:p>
        </w:tc>
        <w:tc>
          <w:tcPr>
            <w:tcW w:w="1350" w:type="dxa"/>
            <w:shd w:val="clear" w:color="auto" w:fill="auto"/>
            <w:noWrap/>
          </w:tcPr>
          <w:p w14:paraId="240AF166"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2DB990A"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2E46BB0B" w14:textId="77777777" w:rsidTr="006827F4">
        <w:trPr>
          <w:cantSplit/>
          <w:trHeight w:val="152"/>
        </w:trPr>
        <w:tc>
          <w:tcPr>
            <w:tcW w:w="1705" w:type="dxa"/>
            <w:shd w:val="clear" w:color="auto" w:fill="auto"/>
            <w:noWrap/>
          </w:tcPr>
          <w:p w14:paraId="3405AF67" w14:textId="0EEEF7DB" w:rsidR="00C4016B" w:rsidRPr="0006728B" w:rsidRDefault="00C4016B" w:rsidP="00C4016B">
            <w:pPr>
              <w:spacing w:after="0" w:line="240" w:lineRule="auto"/>
              <w:jc w:val="center"/>
              <w:rPr>
                <w:b/>
                <w:sz w:val="18"/>
                <w:u w:val="single"/>
                <w:lang w:eastAsia="x-none"/>
              </w:rPr>
            </w:pPr>
            <w:r w:rsidRPr="0006728B">
              <w:rPr>
                <w:sz w:val="18"/>
                <w:u w:val="single"/>
                <w:lang w:eastAsia="x-none"/>
              </w:rPr>
              <w:t>One story</w:t>
            </w:r>
          </w:p>
        </w:tc>
        <w:tc>
          <w:tcPr>
            <w:tcW w:w="1800" w:type="dxa"/>
            <w:shd w:val="clear" w:color="auto" w:fill="auto"/>
            <w:noWrap/>
          </w:tcPr>
          <w:p w14:paraId="5926E16D" w14:textId="1A8C2EE0"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43A2F8BA" w14:textId="3F9A3912"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5E2CC126" w14:textId="65C131A3"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75FAB6E1" w14:textId="5079A524"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C4016B" w:rsidRPr="00DF1B84" w14:paraId="3B57D0B5" w14:textId="77777777" w:rsidTr="006827F4">
        <w:trPr>
          <w:cantSplit/>
          <w:trHeight w:val="152"/>
        </w:trPr>
        <w:tc>
          <w:tcPr>
            <w:tcW w:w="1705" w:type="dxa"/>
            <w:shd w:val="clear" w:color="auto" w:fill="auto"/>
            <w:noWrap/>
          </w:tcPr>
          <w:p w14:paraId="597B0C30" w14:textId="3CBD10C1" w:rsidR="00C4016B" w:rsidRPr="0006728B" w:rsidRDefault="00C4016B" w:rsidP="00C4016B">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608F7E0E" w14:textId="277B356B" w:rsidR="00C4016B" w:rsidRPr="0006728B" w:rsidRDefault="00C4016B" w:rsidP="00C4016B">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7BE3B925" w14:textId="4A93E9C0"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6A42CD61" w14:textId="2E4FE86A" w:rsidR="00C4016B" w:rsidRPr="0006728B" w:rsidRDefault="00C4016B" w:rsidP="00C4016B">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1FCDF5B4" w14:textId="00A7540B"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r>
    </w:tbl>
    <w:p w14:paraId="3BB68FEA"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4832DB3D" w14:textId="77777777" w:rsidTr="005C0B75">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386AA2CB" w14:textId="17E41243" w:rsidR="00AF2F78" w:rsidRPr="00155D52" w:rsidRDefault="00B65824" w:rsidP="00AF2F78">
            <w:pPr>
              <w:spacing w:after="0" w:line="240" w:lineRule="auto"/>
              <w:rPr>
                <w:rFonts w:asciiTheme="minorHAnsi" w:hAnsiTheme="minorHAnsi" w:cstheme="minorHAnsi"/>
                <w:sz w:val="20"/>
                <w:szCs w:val="20"/>
              </w:rPr>
            </w:pPr>
            <w:r>
              <w:rPr>
                <w:rFonts w:asciiTheme="minorHAnsi" w:hAnsiTheme="minorHAnsi" w:cstheme="minorHAnsi"/>
                <w:b/>
                <w:sz w:val="20"/>
                <w:szCs w:val="20"/>
              </w:rPr>
              <w:t>H</w:t>
            </w:r>
            <w:r w:rsidR="00AF2F78" w:rsidRPr="00F43FA8">
              <w:rPr>
                <w:rFonts w:asciiTheme="minorHAnsi" w:hAnsiTheme="minorHAnsi" w:cstheme="minorHAnsi"/>
                <w:b/>
                <w:sz w:val="20"/>
                <w:szCs w:val="20"/>
              </w:rPr>
              <w:t>. Parallel Piping Requirements</w:t>
            </w:r>
            <w:r w:rsidR="00EB17C1" w:rsidRPr="00396DD3">
              <w:rPr>
                <w:rFonts w:asciiTheme="minorHAnsi" w:hAnsiTheme="minorHAnsi" w:cstheme="minorHAnsi"/>
                <w:b/>
                <w:sz w:val="20"/>
                <w:szCs w:val="20"/>
              </w:rPr>
              <w:t xml:space="preserve"> (PP)</w:t>
            </w:r>
            <w:r w:rsidR="00674110" w:rsidRPr="00484154">
              <w:rPr>
                <w:rFonts w:asciiTheme="minorHAnsi" w:hAnsiTheme="minorHAnsi" w:cstheme="minorHAnsi"/>
                <w:b/>
                <w:sz w:val="20"/>
                <w:szCs w:val="20"/>
              </w:rPr>
              <w:t xml:space="preserve"> </w:t>
            </w:r>
            <w:r w:rsidR="00674110" w:rsidRPr="00550C64">
              <w:rPr>
                <w:rFonts w:asciiTheme="minorHAnsi" w:hAnsiTheme="minorHAnsi" w:cstheme="minorHAnsi"/>
                <w:sz w:val="20"/>
                <w:szCs w:val="20"/>
              </w:rPr>
              <w:t>(RA4.4.4</w:t>
            </w:r>
            <w:r w:rsidR="00EB17C1" w:rsidRPr="00550C64">
              <w:rPr>
                <w:rFonts w:asciiTheme="minorHAnsi" w:hAnsiTheme="minorHAnsi" w:cstheme="minorHAnsi"/>
                <w:sz w:val="20"/>
                <w:szCs w:val="20"/>
              </w:rPr>
              <w:t>)</w:t>
            </w:r>
          </w:p>
          <w:p w14:paraId="36327157" w14:textId="5BC1BF4E" w:rsidR="00AF2F78" w:rsidRPr="000E1923" w:rsidRDefault="006C075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00A24C60" w:rsidRPr="005828AE">
              <w:rPr>
                <w:rFonts w:asciiTheme="minorHAnsi" w:hAnsiTheme="minorHAnsi" w:cstheme="minorHAnsi"/>
                <w:sz w:val="18"/>
                <w:szCs w:val="20"/>
              </w:rPr>
              <w:t xml:space="preserve"> = “Parallel Piping”, then display this entire table, else display “</w:t>
            </w:r>
            <w:r w:rsidR="005D460E" w:rsidRPr="005828AE">
              <w:rPr>
                <w:rFonts w:asciiTheme="minorHAnsi" w:hAnsiTheme="minorHAnsi" w:cstheme="minorHAnsi"/>
                <w:sz w:val="18"/>
                <w:szCs w:val="20"/>
              </w:rPr>
              <w:t>section does not apply" message</w:t>
            </w:r>
            <w:r w:rsidR="00A24C60" w:rsidRPr="005828AE">
              <w:rPr>
                <w:rFonts w:asciiTheme="minorHAnsi" w:hAnsiTheme="minorHAnsi" w:cstheme="minorHAnsi"/>
                <w:sz w:val="18"/>
                <w:szCs w:val="20"/>
              </w:rPr>
              <w:t xml:space="preserve"> &gt;&gt;</w:t>
            </w:r>
          </w:p>
        </w:tc>
      </w:tr>
      <w:tr w:rsidR="00AF2F78" w:rsidRPr="00EE7957" w14:paraId="71159356" w14:textId="77777777" w:rsidTr="005C0B75">
        <w:trPr>
          <w:trHeight w:hRule="exact" w:val="286"/>
          <w:tblHeader/>
        </w:trPr>
        <w:tc>
          <w:tcPr>
            <w:tcW w:w="10790" w:type="dxa"/>
            <w:tcBorders>
              <w:top w:val="single" w:sz="4" w:space="0" w:color="auto"/>
              <w:left w:val="single" w:sz="4" w:space="0" w:color="auto"/>
              <w:bottom w:val="single" w:sz="4" w:space="0" w:color="auto"/>
              <w:right w:val="single" w:sz="4" w:space="0" w:color="auto"/>
            </w:tcBorders>
            <w:vAlign w:val="center"/>
          </w:tcPr>
          <w:p w14:paraId="311E43A3" w14:textId="77777777" w:rsidR="00AF2F78" w:rsidRPr="005828AE" w:rsidRDefault="00AF2F78" w:rsidP="00AF2F78">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63C24340" w14:textId="77777777" w:rsidR="00AF2F78" w:rsidRPr="00B33DFF" w:rsidRDefault="00AF2F78" w:rsidP="00AF2F7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78C01640" w14:textId="77777777" w:rsidTr="005C0B75">
        <w:trPr>
          <w:cantSplit/>
          <w:trHeight w:val="144"/>
          <w:tblHeader/>
        </w:trPr>
        <w:tc>
          <w:tcPr>
            <w:tcW w:w="10790" w:type="dxa"/>
            <w:tcBorders>
              <w:bottom w:val="single" w:sz="4" w:space="0" w:color="auto"/>
            </w:tcBorders>
          </w:tcPr>
          <w:p w14:paraId="2E9AD594" w14:textId="2D487A80" w:rsidR="00AF2F78" w:rsidRPr="00155D52" w:rsidRDefault="00B65824"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AF2F78" w:rsidRPr="00F43FA8">
              <w:rPr>
                <w:rFonts w:asciiTheme="minorHAnsi" w:hAnsiTheme="minorHAnsi" w:cstheme="minorHAnsi"/>
                <w:b/>
                <w:sz w:val="20"/>
                <w:szCs w:val="20"/>
              </w:rPr>
              <w:t xml:space="preserve">. Point of Use </w:t>
            </w:r>
            <w:r w:rsidR="00AF2F78" w:rsidRPr="00396DD3">
              <w:rPr>
                <w:rFonts w:asciiTheme="minorHAnsi" w:hAnsiTheme="minorHAnsi" w:cstheme="minorHAnsi"/>
                <w:b/>
                <w:sz w:val="20"/>
                <w:szCs w:val="20"/>
              </w:rPr>
              <w:t>Requirements</w:t>
            </w:r>
            <w:r w:rsidR="00EB17C1" w:rsidRPr="00484154">
              <w:rPr>
                <w:rFonts w:asciiTheme="minorHAnsi" w:hAnsiTheme="minorHAnsi" w:cstheme="minorHAnsi"/>
                <w:b/>
                <w:sz w:val="20"/>
                <w:szCs w:val="20"/>
              </w:rPr>
              <w:t xml:space="preserve"> (POU) </w:t>
            </w:r>
            <w:r w:rsidR="00EB17C1" w:rsidRPr="00550C64">
              <w:rPr>
                <w:rFonts w:asciiTheme="minorHAnsi" w:hAnsiTheme="minorHAnsi" w:cstheme="minorHAnsi"/>
                <w:sz w:val="20"/>
                <w:szCs w:val="20"/>
              </w:rPr>
              <w:t>(RA4.4.5)</w:t>
            </w:r>
          </w:p>
          <w:p w14:paraId="050054C1" w14:textId="1E76227A" w:rsidR="00AF2F78" w:rsidRPr="000E1923" w:rsidRDefault="008D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00A24C60" w:rsidRPr="005828AE">
              <w:rPr>
                <w:rFonts w:asciiTheme="minorHAnsi" w:hAnsiTheme="minorHAnsi" w:cstheme="minorHAnsi"/>
                <w:sz w:val="18"/>
                <w:szCs w:val="20"/>
              </w:rPr>
              <w:t xml:space="preserve"> = “Point of Use”, then display this entire table, else display “s</w:t>
            </w:r>
            <w:r w:rsidR="005D460E" w:rsidRPr="005828AE">
              <w:rPr>
                <w:rFonts w:asciiTheme="minorHAnsi" w:hAnsiTheme="minorHAnsi" w:cstheme="minorHAnsi"/>
                <w:sz w:val="18"/>
                <w:szCs w:val="20"/>
              </w:rPr>
              <w:t>ection does not apply" message</w:t>
            </w:r>
            <w:r w:rsidR="00A24C60" w:rsidRPr="005828AE">
              <w:rPr>
                <w:rFonts w:asciiTheme="minorHAnsi" w:hAnsiTheme="minorHAnsi" w:cstheme="minorHAnsi"/>
                <w:sz w:val="18"/>
                <w:szCs w:val="20"/>
              </w:rPr>
              <w:t>&gt;&gt;</w:t>
            </w:r>
          </w:p>
        </w:tc>
      </w:tr>
      <w:tr w:rsidR="00AF2F78" w:rsidRPr="009E01FE" w14:paraId="03ECA402" w14:textId="77777777" w:rsidTr="005C0B75">
        <w:trPr>
          <w:cantSplit/>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4FF4F876" w14:textId="77777777" w:rsidR="00AF2F78" w:rsidRPr="00CE7952" w:rsidRDefault="00AF2F78"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6DAC2E58" w14:textId="5521AF9D" w:rsidR="00E12EE4" w:rsidRPr="005828AE" w:rsidRDefault="00E12EE4"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E12EE4" w:rsidRPr="009E01FE" w14:paraId="6E97D67F" w14:textId="77777777" w:rsidTr="00E12EE4">
        <w:trPr>
          <w:trHeight w:val="144"/>
          <w:tblHeader/>
        </w:trPr>
        <w:tc>
          <w:tcPr>
            <w:tcW w:w="10790" w:type="dxa"/>
            <w:tcBorders>
              <w:bottom w:val="single" w:sz="4" w:space="0" w:color="auto"/>
            </w:tcBorders>
          </w:tcPr>
          <w:p w14:paraId="40A65AC3" w14:textId="3C5F5694" w:rsidR="00E12EE4" w:rsidRPr="00396DD3" w:rsidRDefault="00B6582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E12EE4" w:rsidRPr="00136321">
              <w:rPr>
                <w:rFonts w:asciiTheme="minorHAnsi" w:hAnsiTheme="minorHAnsi" w:cstheme="minorHAnsi"/>
                <w:b/>
                <w:sz w:val="20"/>
                <w:szCs w:val="20"/>
              </w:rPr>
              <w:t xml:space="preserve">. </w:t>
            </w:r>
            <w:r w:rsidR="00F354B8">
              <w:rPr>
                <w:rFonts w:asciiTheme="minorHAnsi" w:hAnsiTheme="minorHAnsi" w:cstheme="minorHAnsi"/>
                <w:b/>
                <w:sz w:val="20"/>
                <w:szCs w:val="20"/>
              </w:rPr>
              <w:t xml:space="preserve">Mandatory </w:t>
            </w:r>
            <w:r w:rsidR="00E12EE4" w:rsidRPr="00136321">
              <w:rPr>
                <w:rFonts w:asciiTheme="minorHAnsi" w:hAnsiTheme="minorHAnsi" w:cstheme="minorHAnsi"/>
                <w:b/>
                <w:sz w:val="20"/>
                <w:szCs w:val="20"/>
              </w:rPr>
              <w:t xml:space="preserve">Requirements </w:t>
            </w:r>
            <w:r w:rsidR="00F354B8">
              <w:rPr>
                <w:rFonts w:asciiTheme="minorHAnsi" w:hAnsiTheme="minorHAnsi" w:cstheme="minorHAnsi"/>
                <w:b/>
                <w:sz w:val="20"/>
                <w:szCs w:val="20"/>
              </w:rPr>
              <w:t xml:space="preserve">for all </w:t>
            </w:r>
            <w:r w:rsidR="00F354B8" w:rsidRPr="00136321">
              <w:rPr>
                <w:rFonts w:asciiTheme="minorHAnsi" w:hAnsiTheme="minorHAnsi" w:cstheme="minorHAnsi"/>
                <w:b/>
                <w:sz w:val="20"/>
                <w:szCs w:val="20"/>
              </w:rPr>
              <w:t xml:space="preserve">Recirculation System </w:t>
            </w:r>
            <w:r w:rsidR="00E12EE4" w:rsidRPr="00136321">
              <w:rPr>
                <w:rFonts w:asciiTheme="minorHAnsi" w:hAnsiTheme="minorHAnsi" w:cstheme="minorHAnsi"/>
                <w:b/>
                <w:sz w:val="20"/>
                <w:szCs w:val="20"/>
              </w:rPr>
              <w:t>(RA4.4.</w:t>
            </w:r>
            <w:r w:rsidR="00EB17C1" w:rsidRPr="00F43FA8">
              <w:rPr>
                <w:rFonts w:asciiTheme="minorHAnsi" w:hAnsiTheme="minorHAnsi" w:cstheme="minorHAnsi"/>
                <w:b/>
                <w:sz w:val="20"/>
                <w:szCs w:val="20"/>
              </w:rPr>
              <w:t>7</w:t>
            </w:r>
            <w:r w:rsidR="00E12EE4" w:rsidRPr="00F43FA8">
              <w:rPr>
                <w:rFonts w:asciiTheme="minorHAnsi" w:hAnsiTheme="minorHAnsi" w:cstheme="minorHAnsi"/>
                <w:b/>
                <w:sz w:val="20"/>
                <w:szCs w:val="20"/>
              </w:rPr>
              <w:t>)</w:t>
            </w:r>
          </w:p>
          <w:p w14:paraId="48F4B385" w14:textId="7F29EFB9" w:rsidR="00E12EE4" w:rsidRPr="00155D52" w:rsidRDefault="008D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A24C60" w:rsidRPr="005828AE">
              <w:rPr>
                <w:rFonts w:asciiTheme="minorHAnsi" w:hAnsiTheme="minorHAnsi" w:cstheme="minorHAnsi"/>
                <w:sz w:val="18"/>
                <w:szCs w:val="20"/>
              </w:rPr>
              <w:t>= “Recirculation System Non-Demand Control</w:t>
            </w:r>
            <w:r w:rsidR="00EE7957">
              <w:rPr>
                <w:rFonts w:asciiTheme="minorHAnsi" w:hAnsiTheme="minorHAnsi" w:cstheme="minorHAnsi"/>
                <w:sz w:val="18"/>
                <w:szCs w:val="20"/>
              </w:rPr>
              <w:t>”</w:t>
            </w:r>
            <w:r w:rsidR="00A24C60" w:rsidRPr="005828AE">
              <w:rPr>
                <w:rFonts w:asciiTheme="minorHAnsi" w:hAnsiTheme="minorHAnsi" w:cstheme="minorHAnsi"/>
                <w:sz w:val="18"/>
                <w:szCs w:val="20"/>
              </w:rPr>
              <w:t xml:space="preserve">, </w:t>
            </w:r>
            <w:r w:rsidR="00EE7957">
              <w:rPr>
                <w:rFonts w:asciiTheme="minorHAnsi" w:hAnsiTheme="minorHAnsi" w:cstheme="minorHAnsi"/>
                <w:sz w:val="18"/>
                <w:szCs w:val="20"/>
              </w:rPr>
              <w:t>“</w:t>
            </w:r>
            <w:r w:rsidR="00A24C60" w:rsidRPr="005828AE">
              <w:rPr>
                <w:rFonts w:asciiTheme="minorHAnsi" w:hAnsiTheme="minorHAnsi" w:cstheme="minorHAnsi"/>
                <w:sz w:val="18"/>
                <w:szCs w:val="20"/>
              </w:rPr>
              <w:t>Demand Recirculation Manual Control</w:t>
            </w:r>
            <w:r w:rsidR="00EE7957">
              <w:rPr>
                <w:rFonts w:asciiTheme="minorHAnsi" w:hAnsiTheme="minorHAnsi" w:cstheme="minorHAnsi"/>
                <w:sz w:val="18"/>
                <w:szCs w:val="20"/>
              </w:rPr>
              <w:t>”</w:t>
            </w:r>
            <w:r w:rsidR="00A24C60" w:rsidRPr="005828AE">
              <w:rPr>
                <w:rFonts w:asciiTheme="minorHAnsi" w:hAnsiTheme="minorHAnsi" w:cstheme="minorHAnsi"/>
                <w:sz w:val="18"/>
                <w:szCs w:val="20"/>
              </w:rPr>
              <w:t xml:space="preserve">, or </w:t>
            </w:r>
            <w:r w:rsidR="00EE7957">
              <w:rPr>
                <w:rFonts w:asciiTheme="minorHAnsi" w:hAnsiTheme="minorHAnsi" w:cstheme="minorHAnsi"/>
                <w:sz w:val="18"/>
                <w:szCs w:val="20"/>
              </w:rPr>
              <w:t>“</w:t>
            </w:r>
            <w:r w:rsidR="00A24C60" w:rsidRPr="005828AE">
              <w:rPr>
                <w:rFonts w:asciiTheme="minorHAnsi" w:hAnsiTheme="minorHAnsi" w:cstheme="minorHAnsi"/>
                <w:sz w:val="18"/>
                <w:szCs w:val="20"/>
              </w:rPr>
              <w:t>Demand Recirculation Sensor Control”, then display this entire table, else display “s</w:t>
            </w:r>
            <w:r w:rsidR="005D460E" w:rsidRPr="005828AE">
              <w:rPr>
                <w:rFonts w:asciiTheme="minorHAnsi" w:hAnsiTheme="minorHAnsi" w:cstheme="minorHAnsi"/>
                <w:sz w:val="18"/>
                <w:szCs w:val="20"/>
              </w:rPr>
              <w:t>ection does not apply" message</w:t>
            </w:r>
            <w:r w:rsidR="00A24C60" w:rsidRPr="005828AE">
              <w:rPr>
                <w:rFonts w:asciiTheme="minorHAnsi" w:hAnsiTheme="minorHAnsi" w:cstheme="minorHAnsi"/>
                <w:sz w:val="18"/>
                <w:szCs w:val="20"/>
              </w:rPr>
              <w:t>&gt;&gt;</w:t>
            </w:r>
          </w:p>
        </w:tc>
      </w:tr>
      <w:tr w:rsidR="00C672E8" w:rsidRPr="009E01FE" w14:paraId="4612150C" w14:textId="77777777" w:rsidTr="00E12EE4">
        <w:trPr>
          <w:trHeight w:val="144"/>
          <w:tblHeader/>
        </w:trPr>
        <w:tc>
          <w:tcPr>
            <w:tcW w:w="10790" w:type="dxa"/>
            <w:vAlign w:val="center"/>
          </w:tcPr>
          <w:p w14:paraId="6B98200A" w14:textId="7DB66642" w:rsidR="00C672E8" w:rsidRPr="00CE7952"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Pr>
                <w:rFonts w:asciiTheme="minorHAnsi" w:eastAsiaTheme="minorEastAsia" w:hAnsiTheme="minorHAnsi" w:cstheme="minorHAnsi"/>
                <w:b/>
                <w:sz w:val="18"/>
                <w:szCs w:val="20"/>
              </w:rPr>
              <w:t>.</w:t>
            </w:r>
          </w:p>
        </w:tc>
      </w:tr>
    </w:tbl>
    <w:p w14:paraId="085B0BEE" w14:textId="38DC2910" w:rsidR="00E12EE4" w:rsidRPr="008B40BE" w:rsidRDefault="00E12EE4" w:rsidP="00AF2F78">
      <w:pPr>
        <w:spacing w:after="0" w:line="240" w:lineRule="auto"/>
        <w:rPr>
          <w:rFonts w:asciiTheme="minorHAnsi" w:hAnsiTheme="minorHAnsi" w:cstheme="minorHAnsi"/>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15F159B5" w14:textId="77777777" w:rsidTr="005828AE">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2A39009A" w14:textId="4F568BAA" w:rsidR="00AF2F78" w:rsidRPr="00396DD3" w:rsidRDefault="00B65824"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AF2F78" w:rsidRPr="00F43FA8">
              <w:rPr>
                <w:rFonts w:asciiTheme="minorHAnsi" w:hAnsiTheme="minorHAnsi" w:cstheme="minorHAnsi"/>
                <w:b/>
                <w:sz w:val="20"/>
                <w:szCs w:val="20"/>
              </w:rPr>
              <w:t>. Recirculation Non-Demand Controls Requirements</w:t>
            </w:r>
            <w:r w:rsidR="00EB17C1" w:rsidRPr="00F43FA8">
              <w:rPr>
                <w:rFonts w:asciiTheme="minorHAnsi" w:hAnsiTheme="minorHAnsi" w:cstheme="minorHAnsi"/>
                <w:b/>
                <w:sz w:val="20"/>
                <w:szCs w:val="20"/>
              </w:rPr>
              <w:t xml:space="preserve"> (R-ND) (RA4.4.8)</w:t>
            </w:r>
          </w:p>
          <w:p w14:paraId="49A6900F" w14:textId="0D2A94D3" w:rsidR="00AF2F78" w:rsidRPr="00155D52" w:rsidRDefault="008D703C" w:rsidP="00550C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A24C60" w:rsidRPr="005828AE">
              <w:rPr>
                <w:rFonts w:asciiTheme="minorHAnsi" w:hAnsiTheme="minorHAnsi" w:cstheme="minorHAnsi"/>
                <w:sz w:val="18"/>
                <w:szCs w:val="20"/>
              </w:rPr>
              <w:t>= “Recirculation System Non-Demand Control</w:t>
            </w:r>
            <w:r w:rsidR="00550C64">
              <w:rPr>
                <w:rFonts w:asciiTheme="minorHAnsi" w:hAnsiTheme="minorHAnsi" w:cstheme="minorHAnsi"/>
                <w:sz w:val="18"/>
                <w:szCs w:val="20"/>
              </w:rPr>
              <w:t>”</w:t>
            </w:r>
            <w:r w:rsidR="00A24C60" w:rsidRPr="005828AE">
              <w:rPr>
                <w:rFonts w:asciiTheme="minorHAnsi" w:hAnsiTheme="minorHAnsi" w:cstheme="minorHAnsi"/>
                <w:sz w:val="18"/>
                <w:szCs w:val="20"/>
              </w:rPr>
              <w:t>, then display this entire table, else display “section d</w:t>
            </w:r>
            <w:r w:rsidR="005D460E" w:rsidRPr="005828AE">
              <w:rPr>
                <w:rFonts w:asciiTheme="minorHAnsi" w:hAnsiTheme="minorHAnsi" w:cstheme="minorHAnsi"/>
                <w:sz w:val="18"/>
                <w:szCs w:val="20"/>
              </w:rPr>
              <w:t>oes not apply" message</w:t>
            </w:r>
            <w:r w:rsidR="00A24C60" w:rsidRPr="005828AE">
              <w:rPr>
                <w:rFonts w:asciiTheme="minorHAnsi" w:hAnsiTheme="minorHAnsi" w:cstheme="minorHAnsi"/>
                <w:sz w:val="18"/>
                <w:szCs w:val="20"/>
              </w:rPr>
              <w:t xml:space="preserve"> &gt;&gt;</w:t>
            </w:r>
          </w:p>
        </w:tc>
      </w:tr>
      <w:tr w:rsidR="00AF2F78" w:rsidRPr="009E01FE" w14:paraId="7B9B5902" w14:textId="77777777" w:rsidTr="005828AE">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37E8DE0D" w14:textId="77777777"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w:t>
            </w:r>
            <w:r w:rsidRPr="005828AE">
              <w:rPr>
                <w:rFonts w:asciiTheme="minorHAnsi" w:eastAsiaTheme="minorEastAsia" w:hAnsiTheme="minorHAnsi" w:cstheme="minorHAnsi"/>
                <w:b/>
                <w:sz w:val="18"/>
                <w:szCs w:val="20"/>
              </w:rPr>
              <w:t>been met.</w:t>
            </w:r>
            <w:r w:rsidRPr="005828AE">
              <w:rPr>
                <w:rFonts w:asciiTheme="minorHAnsi" w:hAnsiTheme="minorHAnsi" w:cstheme="minorHAnsi"/>
                <w:b/>
                <w:sz w:val="18"/>
                <w:szCs w:val="20"/>
              </w:rPr>
              <w:t xml:space="preserve">  </w:t>
            </w:r>
          </w:p>
        </w:tc>
      </w:tr>
    </w:tbl>
    <w:p w14:paraId="11B29C16" w14:textId="44327C1C" w:rsidR="00AF2F78" w:rsidRPr="008B40BE" w:rsidRDefault="00AF2F78" w:rsidP="008B40BE">
      <w:pPr>
        <w:spacing w:after="0" w:line="240" w:lineRule="auto"/>
        <w:rPr>
          <w:rFonts w:asciiTheme="minorHAnsi" w:hAnsiTheme="minorHAnsi" w:cstheme="minorHAnsi"/>
          <w:b/>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0355C2" w:rsidRPr="006A4AED" w14:paraId="48A22534" w14:textId="77777777" w:rsidTr="00DF1B84">
        <w:trPr>
          <w:trHeight w:val="144"/>
          <w:tblHeader/>
        </w:trPr>
        <w:tc>
          <w:tcPr>
            <w:tcW w:w="10790" w:type="dxa"/>
            <w:tcBorders>
              <w:bottom w:val="single" w:sz="4" w:space="0" w:color="auto"/>
            </w:tcBorders>
          </w:tcPr>
          <w:p w14:paraId="192F8CFB" w14:textId="22C6F59B" w:rsidR="000355C2" w:rsidRPr="006A4AED" w:rsidRDefault="00B65824"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0355C2" w:rsidRPr="006A4AED">
              <w:rPr>
                <w:rFonts w:asciiTheme="minorHAnsi" w:eastAsiaTheme="minorEastAsia" w:hAnsiTheme="minorHAnsi" w:cstheme="minorHAnsi"/>
                <w:b/>
                <w:sz w:val="20"/>
                <w:szCs w:val="20"/>
              </w:rPr>
              <w:t>. Dema</w:t>
            </w:r>
            <w:r w:rsidR="000355C2">
              <w:rPr>
                <w:rFonts w:asciiTheme="minorHAnsi" w:eastAsiaTheme="minorEastAsia" w:hAnsiTheme="minorHAnsi" w:cstheme="minorHAnsi"/>
                <w:b/>
                <w:sz w:val="20"/>
                <w:szCs w:val="20"/>
              </w:rPr>
              <w:t xml:space="preserve">nd Recirculation Manual Control </w:t>
            </w:r>
            <w:r w:rsidR="000355C2" w:rsidRPr="006A4AED">
              <w:rPr>
                <w:rFonts w:asciiTheme="minorHAnsi" w:eastAsiaTheme="minorEastAsia" w:hAnsiTheme="minorHAnsi" w:cstheme="minorHAnsi"/>
                <w:b/>
                <w:sz w:val="20"/>
                <w:szCs w:val="20"/>
              </w:rPr>
              <w:t>(R-</w:t>
            </w:r>
            <w:proofErr w:type="spellStart"/>
            <w:r w:rsidR="000355C2" w:rsidRPr="006A4AED">
              <w:rPr>
                <w:rFonts w:asciiTheme="minorHAnsi" w:eastAsiaTheme="minorEastAsia" w:hAnsiTheme="minorHAnsi" w:cstheme="minorHAnsi"/>
                <w:b/>
                <w:sz w:val="20"/>
                <w:szCs w:val="20"/>
              </w:rPr>
              <w:t>DRmc</w:t>
            </w:r>
            <w:proofErr w:type="spellEnd"/>
            <w:r w:rsidR="000355C2" w:rsidRPr="006A4AED">
              <w:rPr>
                <w:rFonts w:asciiTheme="minorHAnsi" w:eastAsiaTheme="minorEastAsia" w:hAnsiTheme="minorHAnsi" w:cstheme="minorHAnsi"/>
                <w:b/>
                <w:sz w:val="20"/>
                <w:szCs w:val="20"/>
              </w:rPr>
              <w:t>) (RA4.4.9)</w:t>
            </w:r>
            <w:r w:rsidR="000355C2">
              <w:rPr>
                <w:rFonts w:asciiTheme="minorHAnsi" w:eastAsiaTheme="minorEastAsia" w:hAnsiTheme="minorHAnsi" w:cstheme="minorHAnsi"/>
                <w:b/>
                <w:sz w:val="20"/>
                <w:szCs w:val="20"/>
              </w:rPr>
              <w:t xml:space="preserve">/Sensor Control </w:t>
            </w:r>
            <w:r w:rsidR="000355C2" w:rsidRPr="006A4AED">
              <w:rPr>
                <w:rFonts w:asciiTheme="minorHAnsi" w:eastAsiaTheme="minorEastAsia" w:hAnsiTheme="minorHAnsi" w:cstheme="minorHAnsi"/>
                <w:b/>
                <w:sz w:val="20"/>
                <w:szCs w:val="20"/>
              </w:rPr>
              <w:t xml:space="preserve">Requirements </w:t>
            </w:r>
            <w:r w:rsidR="000355C2" w:rsidRPr="00484154">
              <w:rPr>
                <w:rFonts w:asciiTheme="minorHAnsi" w:hAnsiTheme="minorHAnsi" w:cstheme="minorHAnsi"/>
                <w:b/>
                <w:sz w:val="20"/>
                <w:szCs w:val="20"/>
              </w:rPr>
              <w:t>(</w:t>
            </w:r>
            <w:proofErr w:type="spellStart"/>
            <w:r w:rsidR="000355C2" w:rsidRPr="00484154">
              <w:rPr>
                <w:rFonts w:asciiTheme="minorHAnsi" w:hAnsiTheme="minorHAnsi" w:cstheme="minorHAnsi"/>
                <w:b/>
                <w:sz w:val="20"/>
                <w:szCs w:val="20"/>
              </w:rPr>
              <w:t>RDRsc</w:t>
            </w:r>
            <w:proofErr w:type="spellEnd"/>
            <w:r w:rsidR="000355C2" w:rsidRPr="00484154">
              <w:rPr>
                <w:rFonts w:asciiTheme="minorHAnsi" w:hAnsiTheme="minorHAnsi" w:cstheme="minorHAnsi"/>
                <w:b/>
                <w:sz w:val="20"/>
                <w:szCs w:val="20"/>
              </w:rPr>
              <w:t xml:space="preserve">) </w:t>
            </w:r>
            <w:r w:rsidR="000355C2" w:rsidRPr="00155D52">
              <w:rPr>
                <w:rFonts w:asciiTheme="minorHAnsi" w:hAnsiTheme="minorHAnsi" w:cstheme="minorHAnsi"/>
                <w:b/>
                <w:sz w:val="20"/>
                <w:szCs w:val="20"/>
              </w:rPr>
              <w:t>(RA4.4.10</w:t>
            </w:r>
            <w:r w:rsidR="000355C2" w:rsidRPr="00AD0319">
              <w:rPr>
                <w:rFonts w:asciiTheme="minorHAnsi" w:hAnsiTheme="minorHAnsi" w:cstheme="minorHAnsi"/>
                <w:b/>
                <w:sz w:val="20"/>
                <w:szCs w:val="20"/>
              </w:rPr>
              <w:t>)</w:t>
            </w:r>
          </w:p>
          <w:p w14:paraId="50402A43" w14:textId="176567C8" w:rsidR="000355C2" w:rsidRPr="006A4AED" w:rsidRDefault="00F63A2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sz w:val="18"/>
                <w:szCs w:val="18"/>
              </w:rPr>
              <w:t>&lt;&lt;Static Text - see the top&gt;&gt;</w:t>
            </w:r>
            <w:r w:rsidR="000355C2" w:rsidRPr="005828AE">
              <w:rPr>
                <w:rFonts w:asciiTheme="minorHAnsi" w:hAnsiTheme="minorHAnsi" w:cstheme="minorHAnsi"/>
                <w:sz w:val="18"/>
                <w:szCs w:val="20"/>
              </w:rPr>
              <w:t xml:space="preserve">&lt;&lt;If A09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0355C2" w:rsidRPr="005828AE">
              <w:rPr>
                <w:rFonts w:asciiTheme="minorHAnsi" w:hAnsiTheme="minorHAnsi" w:cstheme="minorHAnsi"/>
                <w:sz w:val="18"/>
                <w:szCs w:val="20"/>
              </w:rPr>
              <w:t>= “Demand Recirculation Manual Control” or “Demand Recirculation Sensor Control”, then display this entire table, else display “section does not apply" message &gt;&gt;</w:t>
            </w:r>
          </w:p>
        </w:tc>
      </w:tr>
      <w:tr w:rsidR="000355C2" w:rsidRPr="006A4AED" w14:paraId="5EA9766B" w14:textId="77777777" w:rsidTr="00DF1B84">
        <w:trPr>
          <w:trHeight w:val="144"/>
          <w:tblHeader/>
        </w:trPr>
        <w:tc>
          <w:tcPr>
            <w:tcW w:w="10790" w:type="dxa"/>
            <w:vAlign w:val="center"/>
          </w:tcPr>
          <w:p w14:paraId="50AED836" w14:textId="77777777" w:rsidR="000355C2" w:rsidRPr="006A4AED" w:rsidRDefault="000355C2" w:rsidP="00DF1B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7B8DA5CF" w14:textId="77777777" w:rsidR="00954F25" w:rsidRPr="00450432" w:rsidRDefault="00954F25" w:rsidP="000029DA">
      <w:pPr>
        <w:spacing w:after="0" w:line="240" w:lineRule="auto"/>
        <w:rPr>
          <w:rFonts w:asciiTheme="minorHAnsi" w:hAnsiTheme="minorHAnsi" w:cstheme="minorHAnsi"/>
          <w:sz w:val="20"/>
          <w:szCs w:val="20"/>
        </w:rPr>
      </w:pPr>
    </w:p>
    <w:sectPr w:rsidR="00954F25" w:rsidRPr="00450432" w:rsidSect="005942BB">
      <w:headerReference w:type="even" r:id="rId20"/>
      <w:headerReference w:type="default" r:id="rId21"/>
      <w:headerReference w:type="first" r:id="rId22"/>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66AEB" w14:textId="77777777" w:rsidR="003E12B0" w:rsidRDefault="003E12B0" w:rsidP="004E3B6C">
      <w:pPr>
        <w:spacing w:after="0" w:line="240" w:lineRule="auto"/>
      </w:pPr>
      <w:r>
        <w:separator/>
      </w:r>
    </w:p>
  </w:endnote>
  <w:endnote w:type="continuationSeparator" w:id="0">
    <w:p w14:paraId="7EE03DDE" w14:textId="77777777" w:rsidR="003E12B0" w:rsidRDefault="003E12B0" w:rsidP="004E3B6C">
      <w:pPr>
        <w:spacing w:after="0" w:line="240" w:lineRule="auto"/>
      </w:pPr>
      <w:r>
        <w:continuationSeparator/>
      </w:r>
    </w:p>
  </w:endnote>
  <w:endnote w:type="continuationNotice" w:id="1">
    <w:p w14:paraId="092F9EDF" w14:textId="77777777" w:rsidR="003E12B0" w:rsidRDefault="003E12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7" w14:textId="7BF39836" w:rsidR="00646141" w:rsidRPr="009425FF" w:rsidRDefault="00646141"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HERS Provider:                       </w:t>
    </w:r>
  </w:p>
  <w:p w14:paraId="7B8DA5E8" w14:textId="1B15C131" w:rsidR="00646141" w:rsidRPr="009425FF" w:rsidRDefault="00646141"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w:t>
    </w:r>
    <w:r w:rsidR="007C7DF1">
      <w:rPr>
        <w:rFonts w:asciiTheme="minorHAnsi" w:eastAsia="Times New Roman" w:hAnsiTheme="minorHAnsi"/>
        <w:sz w:val="20"/>
        <w:szCs w:val="20"/>
      </w:rPr>
      <w:t>Low-rise Multifamily</w:t>
    </w:r>
    <w:r w:rsidR="007C7DF1" w:rsidRPr="009425FF">
      <w:rPr>
        <w:rFonts w:asciiTheme="minorHAnsi" w:eastAsia="Times New Roman" w:hAnsiTheme="minorHAnsi"/>
        <w:sz w:val="20"/>
        <w:szCs w:val="20"/>
      </w:rPr>
      <w:t xml:space="preserve"> </w:t>
    </w:r>
    <w:r w:rsidRPr="009425FF">
      <w:rPr>
        <w:rFonts w:asciiTheme="minorHAnsi" w:eastAsia="Times New Roman" w:hAnsiTheme="minorHAnsi"/>
        <w:sz w:val="20"/>
        <w:szCs w:val="20"/>
      </w:rPr>
      <w:t>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 xml:space="preserve">January </w:t>
    </w:r>
    <w:r>
      <w:rPr>
        <w:rFonts w:asciiTheme="minorHAnsi" w:eastAsia="Times New Roman" w:hAnsiTheme="minorHAnsi"/>
        <w:sz w:val="20"/>
        <w:szCs w:val="20"/>
      </w:rPr>
      <w:t>202</w:t>
    </w:r>
    <w:r w:rsidR="0093669E">
      <w:rPr>
        <w:rFonts w:asciiTheme="minorHAnsi" w:eastAsia="Times New Roman" w:hAnsiTheme="minorHAnsi"/>
        <w:sz w:val="20"/>
        <w:szCs w:val="2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2" w14:textId="196AA6B4" w:rsidR="00646141" w:rsidRPr="009425FF" w:rsidRDefault="00646141"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w:t>
    </w:r>
    <w:r w:rsidR="009B574A">
      <w:rPr>
        <w:rFonts w:asciiTheme="minorHAnsi" w:eastAsia="Times New Roman" w:hAnsiTheme="minorHAnsi"/>
        <w:sz w:val="20"/>
        <w:szCs w:val="20"/>
      </w:rPr>
      <w:t>Low-rise Multifamily</w:t>
    </w:r>
    <w:r w:rsidR="009B574A" w:rsidRPr="009425FF">
      <w:rPr>
        <w:rFonts w:asciiTheme="minorHAnsi" w:eastAsia="Times New Roman" w:hAnsiTheme="minorHAnsi"/>
        <w:sz w:val="20"/>
        <w:szCs w:val="20"/>
      </w:rPr>
      <w:t xml:space="preserve"> </w:t>
    </w:r>
    <w:r w:rsidRPr="009425FF">
      <w:rPr>
        <w:rFonts w:asciiTheme="minorHAnsi" w:eastAsia="Times New Roman" w:hAnsiTheme="minorHAnsi"/>
        <w:sz w:val="20"/>
        <w:szCs w:val="20"/>
      </w:rPr>
      <w:t>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49805" w14:textId="77777777" w:rsidR="003E12B0" w:rsidRDefault="003E12B0" w:rsidP="004E3B6C">
      <w:pPr>
        <w:spacing w:after="0" w:line="240" w:lineRule="auto"/>
      </w:pPr>
      <w:r>
        <w:separator/>
      </w:r>
    </w:p>
  </w:footnote>
  <w:footnote w:type="continuationSeparator" w:id="0">
    <w:p w14:paraId="2BF0DA0F" w14:textId="77777777" w:rsidR="003E12B0" w:rsidRDefault="003E12B0" w:rsidP="004E3B6C">
      <w:pPr>
        <w:spacing w:after="0" w:line="240" w:lineRule="auto"/>
      </w:pPr>
      <w:r>
        <w:continuationSeparator/>
      </w:r>
    </w:p>
  </w:footnote>
  <w:footnote w:type="continuationNotice" w:id="1">
    <w:p w14:paraId="23D5CD60" w14:textId="77777777" w:rsidR="003E12B0" w:rsidRDefault="003E12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4" w14:textId="77777777" w:rsidR="00646141" w:rsidRDefault="00B22E30">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10553" w14:textId="77777777" w:rsidR="00D86080" w:rsidRPr="00271097" w:rsidRDefault="00D86080" w:rsidP="00D86080">
    <w:pPr>
      <w:tabs>
        <w:tab w:val="center" w:pos="4320"/>
        <w:tab w:val="right" w:pos="8640"/>
      </w:tabs>
      <w:spacing w:after="0" w:line="240" w:lineRule="auto"/>
      <w:ind w:left="360"/>
      <w:jc w:val="center"/>
      <w:rPr>
        <w:rFonts w:ascii="Arial" w:eastAsia="Times New Roman" w:hAnsi="Arial" w:cs="Arial"/>
        <w:sz w:val="24"/>
        <w:szCs w:val="24"/>
      </w:rPr>
    </w:pPr>
    <w:r w:rsidRPr="00271097">
      <w:rPr>
        <w:rFonts w:eastAsia="Times New Roman" w:cs="Calibri"/>
        <w:noProof/>
        <w:sz w:val="28"/>
        <w:szCs w:val="28"/>
      </w:rPr>
      <w:drawing>
        <wp:anchor distT="0" distB="0" distL="114300" distR="114300" simplePos="0" relativeHeight="251660297" behindDoc="0" locked="0" layoutInCell="1" allowOverlap="1" wp14:anchorId="1622B657" wp14:editId="4CB9D63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INDIVIDUAL DWELLING UNIT HOT WATER SYSTEM DISTRIBUTION</w:t>
    </w:r>
  </w:p>
  <w:p w14:paraId="76261C56" w14:textId="77777777" w:rsidR="00D86080" w:rsidRPr="00271097" w:rsidRDefault="00D86080" w:rsidP="00D86080">
    <w:pPr>
      <w:tabs>
        <w:tab w:val="center" w:pos="4320"/>
        <w:tab w:val="right" w:pos="8640"/>
      </w:tabs>
      <w:spacing w:after="0" w:line="240" w:lineRule="auto"/>
      <w:ind w:left="360"/>
      <w:rPr>
        <w:rFonts w:ascii="Arial" w:eastAsia="Times New Roman" w:hAnsi="Arial" w:cs="Arial"/>
        <w:sz w:val="24"/>
        <w:szCs w:val="24"/>
      </w:rPr>
    </w:pPr>
    <w:r w:rsidRPr="00271097">
      <w:rPr>
        <w:rFonts w:ascii="Arial" w:eastAsia="Times New Roman" w:hAnsi="Arial" w:cs="Arial"/>
        <w:sz w:val="24"/>
        <w:szCs w:val="24"/>
      </w:rPr>
      <w:ptab w:relativeTo="margin" w:alignment="center" w:leader="none"/>
    </w:r>
    <w:r w:rsidRPr="00271097">
      <w:rPr>
        <w:rFonts w:ascii="Arial" w:eastAsia="Times New Roman" w:hAnsi="Arial" w:cs="Arial"/>
        <w:sz w:val="24"/>
        <w:szCs w:val="24"/>
      </w:rPr>
      <w:ptab w:relativeTo="margin" w:alignment="right" w:leader="none"/>
    </w:r>
    <w:r w:rsidRPr="00271097">
      <w:rPr>
        <w:rFonts w:eastAsia="Times New Roman" w:cs="Calibri"/>
        <w:sz w:val="28"/>
        <w:szCs w:val="28"/>
      </w:rPr>
      <w:t>CEC-</w:t>
    </w:r>
    <w:r>
      <w:rPr>
        <w:rFonts w:eastAsia="Times New Roman" w:cs="Calibri"/>
        <w:sz w:val="28"/>
        <w:szCs w:val="28"/>
      </w:rPr>
      <w:t>LMCI</w:t>
    </w:r>
    <w:r w:rsidRPr="00271097">
      <w:rPr>
        <w:rFonts w:eastAsia="Times New Roman" w:cs="Calibri"/>
        <w:sz w:val="28"/>
        <w:szCs w:val="28"/>
      </w:rPr>
      <w:t>-</w:t>
    </w:r>
    <w:r>
      <w:rPr>
        <w:rFonts w:eastAsia="Times New Roman" w:cs="Calibri"/>
        <w:sz w:val="28"/>
        <w:szCs w:val="28"/>
      </w:rPr>
      <w:t>PLB</w:t>
    </w:r>
    <w:r w:rsidRPr="00271097">
      <w:rPr>
        <w:rFonts w:eastAsia="Times New Roman" w:cs="Calibri"/>
        <w:sz w:val="28"/>
        <w:szCs w:val="28"/>
      </w:rPr>
      <w:t>-</w:t>
    </w:r>
    <w:r>
      <w:rPr>
        <w:rFonts w:eastAsia="Times New Roman" w:cs="Calibri"/>
        <w:sz w:val="28"/>
        <w:szCs w:val="28"/>
      </w:rPr>
      <w:t>02</w:t>
    </w:r>
    <w:r w:rsidRPr="00271097">
      <w:rPr>
        <w:rFonts w:eastAsia="Times New Roman" w:cs="Calibri"/>
        <w:sz w:val="28"/>
        <w:szCs w:val="28"/>
      </w:rPr>
      <w:t>-</w:t>
    </w:r>
    <w:r>
      <w:rPr>
        <w:rFonts w:eastAsia="Times New Roman" w:cs="Calibri"/>
        <w:sz w:val="28"/>
        <w:szCs w:val="28"/>
      </w:rPr>
      <w:t>E</w:t>
    </w:r>
    <w:r w:rsidRPr="00271097">
      <w:rPr>
        <w:rFonts w:eastAsia="Times New Roman" w:cs="Calibri"/>
        <w:sz w:val="28"/>
        <w:szCs w:val="28"/>
      </w:rPr>
      <w:t xml:space="preserve"> </w:t>
    </w:r>
  </w:p>
  <w:p w14:paraId="2F1A119E" w14:textId="77777777" w:rsidR="00D86080" w:rsidRPr="009B07AA" w:rsidRDefault="00D86080" w:rsidP="00D86080">
    <w:pPr>
      <w:spacing w:after="160" w:line="259" w:lineRule="auto"/>
      <w:ind w:left="360"/>
      <w:rPr>
        <w:rFonts w:cs="Calibri"/>
        <w:b/>
        <w:bCs/>
        <w:i/>
        <w:iCs/>
        <w:sz w:val="28"/>
        <w:szCs w:val="28"/>
      </w:rPr>
    </w:pPr>
    <w:r w:rsidRPr="00271097">
      <w:rPr>
        <w:rFonts w:ascii="Arial" w:hAnsi="Arial" w:cs="Arial"/>
        <w:sz w:val="24"/>
      </w:rPr>
      <w:ptab w:relativeTo="margin" w:alignment="center" w:leader="none"/>
    </w:r>
    <w:r w:rsidRPr="00271097">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9" w14:textId="77777777" w:rsidR="00646141" w:rsidRDefault="00B22E30">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A" w14:textId="77777777" w:rsidR="00646141" w:rsidRDefault="00B22E30">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102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343B1A34" w:rsidR="00646141" w:rsidRPr="00F85124" w:rsidRDefault="00646141" w:rsidP="00D45E55">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2CA14127" w:rsidR="00646141" w:rsidRPr="00F85124" w:rsidRDefault="003F6BB4"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646141">
            <w:rPr>
              <w:rFonts w:asciiTheme="minorHAnsi" w:hAnsiTheme="minorHAnsi"/>
              <w:b w:val="0"/>
              <w:bCs/>
              <w:sz w:val="20"/>
            </w:rPr>
            <w:t>-PLB-02-E</w:t>
          </w:r>
        </w:p>
      </w:tc>
    </w:tr>
    <w:tr w:rsidR="00646141" w:rsidRPr="00F85124" w14:paraId="7B8DA5F0" w14:textId="77777777" w:rsidTr="005D2463">
      <w:trPr>
        <w:cantSplit/>
        <w:trHeight w:val="288"/>
      </w:trPr>
      <w:tc>
        <w:tcPr>
          <w:tcW w:w="2500" w:type="pct"/>
          <w:tcBorders>
            <w:right w:val="nil"/>
          </w:tcBorders>
        </w:tcPr>
        <w:p w14:paraId="7B8DA5EE" w14:textId="414D5287" w:rsidR="00646141" w:rsidRPr="00586C72" w:rsidRDefault="007C58C8" w:rsidP="00586C72">
          <w:pPr>
            <w:tabs>
              <w:tab w:val="right" w:pos="10543"/>
            </w:tabs>
            <w:spacing w:after="0"/>
            <w:rPr>
              <w:rFonts w:asciiTheme="minorHAnsi" w:hAnsiTheme="minorHAnsi"/>
              <w:sz w:val="20"/>
              <w:szCs w:val="20"/>
            </w:rPr>
          </w:pPr>
          <w:r>
            <w:rPr>
              <w:rFonts w:asciiTheme="minorHAnsi" w:hAnsiTheme="minorHAnsi"/>
              <w:bCs/>
              <w:sz w:val="20"/>
              <w:szCs w:val="20"/>
            </w:rPr>
            <w:t>Individual</w:t>
          </w:r>
          <w:r w:rsidRPr="00586C72">
            <w:rPr>
              <w:rFonts w:asciiTheme="minorHAnsi" w:hAnsiTheme="minorHAnsi"/>
              <w:bCs/>
              <w:sz w:val="20"/>
              <w:szCs w:val="20"/>
            </w:rPr>
            <w:t xml:space="preserve"> </w:t>
          </w:r>
          <w:r w:rsidR="00646141" w:rsidRPr="00586C72">
            <w:rPr>
              <w:rFonts w:asciiTheme="minorHAnsi" w:hAnsiTheme="minorHAnsi"/>
              <w:bCs/>
              <w:sz w:val="20"/>
              <w:szCs w:val="20"/>
            </w:rPr>
            <w:t>Dwelling Unit Hot Water System Distribution</w:t>
          </w:r>
        </w:p>
      </w:tc>
      <w:tc>
        <w:tcPr>
          <w:tcW w:w="2500" w:type="pct"/>
          <w:gridSpan w:val="2"/>
          <w:tcBorders>
            <w:left w:val="nil"/>
          </w:tcBorders>
        </w:tcPr>
        <w:p w14:paraId="7B8DA5EF" w14:textId="0E6F6F70"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B22E30">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1" w14:textId="5A6907D1" w:rsidR="00646141" w:rsidRPr="00ED521E" w:rsidRDefault="00B22E30" w:rsidP="00586C72">
    <w:pPr>
      <w:pStyle w:val="Header"/>
      <w:spacing w:after="0"/>
      <w:rPr>
        <w:sz w:val="20"/>
        <w:szCs w:val="16"/>
      </w:rPr>
    </w:pPr>
    <w:r>
      <w:rPr>
        <w:rFonts w:asciiTheme="minorHAnsi" w:hAnsiTheme="minorHAnsi"/>
        <w:b/>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3" w14:textId="77777777" w:rsidR="00646141" w:rsidRDefault="00B22E30">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1028"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4" w14:textId="77777777" w:rsidR="00646141" w:rsidRDefault="00B22E30">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4C1E8C96" w:rsidR="00646141" w:rsidRPr="00F85124" w:rsidRDefault="00646141" w:rsidP="00DE2B86">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2B8A05F5" w:rsidR="00646141" w:rsidRDefault="00CE2134">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646141">
            <w:rPr>
              <w:rFonts w:asciiTheme="minorHAnsi" w:hAnsiTheme="minorHAnsi"/>
              <w:b w:val="0"/>
              <w:bCs/>
              <w:sz w:val="20"/>
            </w:rPr>
            <w:t>-PLB-02-E</w:t>
          </w:r>
        </w:p>
      </w:tc>
    </w:tr>
    <w:tr w:rsidR="00646141" w:rsidRPr="00F85124" w14:paraId="7B8DA5FA" w14:textId="77777777" w:rsidTr="005D2463">
      <w:trPr>
        <w:cantSplit/>
        <w:trHeight w:val="288"/>
      </w:trPr>
      <w:tc>
        <w:tcPr>
          <w:tcW w:w="2500" w:type="pct"/>
          <w:tcBorders>
            <w:right w:val="nil"/>
          </w:tcBorders>
        </w:tcPr>
        <w:p w14:paraId="7B8DA5F8" w14:textId="6913552E" w:rsidR="00646141" w:rsidRPr="00586C72" w:rsidRDefault="00CE2134" w:rsidP="00586C72">
          <w:pPr>
            <w:tabs>
              <w:tab w:val="right" w:pos="10543"/>
            </w:tabs>
            <w:spacing w:after="0"/>
            <w:rPr>
              <w:rFonts w:asciiTheme="minorHAnsi" w:hAnsiTheme="minorHAnsi"/>
              <w:sz w:val="20"/>
              <w:szCs w:val="20"/>
            </w:rPr>
          </w:pPr>
          <w:r>
            <w:rPr>
              <w:rFonts w:asciiTheme="minorHAnsi" w:hAnsiTheme="minorHAnsi"/>
              <w:bCs/>
              <w:sz w:val="20"/>
              <w:szCs w:val="20"/>
            </w:rPr>
            <w:t>Individual</w:t>
          </w:r>
          <w:r w:rsidRPr="00586C72">
            <w:rPr>
              <w:rFonts w:asciiTheme="minorHAnsi" w:hAnsiTheme="minorHAnsi"/>
              <w:bCs/>
              <w:sz w:val="20"/>
              <w:szCs w:val="20"/>
            </w:rPr>
            <w:t xml:space="preserve"> </w:t>
          </w:r>
          <w:r w:rsidR="00646141" w:rsidRPr="00586C72">
            <w:rPr>
              <w:rFonts w:asciiTheme="minorHAnsi" w:hAnsiTheme="minorHAnsi"/>
              <w:bCs/>
              <w:sz w:val="20"/>
              <w:szCs w:val="20"/>
            </w:rPr>
            <w:t>Dwelling Unit Hot Water System Distribution</w:t>
          </w:r>
        </w:p>
      </w:tc>
      <w:tc>
        <w:tcPr>
          <w:tcW w:w="2500" w:type="pct"/>
          <w:gridSpan w:val="2"/>
          <w:tcBorders>
            <w:left w:val="nil"/>
          </w:tcBorders>
        </w:tcPr>
        <w:p w14:paraId="7B8DA5F9" w14:textId="42F82503"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B22E30">
            <w:rPr>
              <w:rFonts w:asciiTheme="minorHAnsi" w:hAnsiTheme="minorHAnsi"/>
              <w:bCs/>
              <w:noProof/>
              <w:sz w:val="20"/>
              <w:szCs w:val="20"/>
            </w:rPr>
            <w:t>9</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B" w14:textId="4B043221" w:rsidR="00646141" w:rsidRPr="00ED521E" w:rsidRDefault="00B22E30" w:rsidP="00586C72">
    <w:pPr>
      <w:pStyle w:val="Header"/>
      <w:spacing w:after="0"/>
      <w:rPr>
        <w:sz w:val="20"/>
        <w:szCs w:val="16"/>
      </w:rPr>
    </w:pPr>
    <w:r>
      <w:rPr>
        <w:rFonts w:asciiTheme="minorHAnsi" w:hAnsiTheme="minorHAnsi"/>
        <w:b/>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C" w14:textId="77777777" w:rsidR="00646141" w:rsidRDefault="00B22E30">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638FE"/>
    <w:multiLevelType w:val="hybridMultilevel"/>
    <w:tmpl w:val="3484FEE6"/>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231E4D"/>
    <w:multiLevelType w:val="hybridMultilevel"/>
    <w:tmpl w:val="1C0EB72A"/>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36FFD"/>
    <w:multiLevelType w:val="hybridMultilevel"/>
    <w:tmpl w:val="3E9E84EA"/>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C36BD"/>
    <w:multiLevelType w:val="hybridMultilevel"/>
    <w:tmpl w:val="5F327306"/>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AD4FAA"/>
    <w:multiLevelType w:val="hybridMultilevel"/>
    <w:tmpl w:val="47DC5932"/>
    <w:lvl w:ilvl="0" w:tplc="6C9E62AA">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29056953"/>
    <w:multiLevelType w:val="hybridMultilevel"/>
    <w:tmpl w:val="BBEA87E2"/>
    <w:lvl w:ilvl="0" w:tplc="7A1E4E2E">
      <w:start w:val="1"/>
      <w:numFmt w:val="decimal"/>
      <w:lvlText w:val="%1."/>
      <w:lvlJc w:val="left"/>
      <w:pPr>
        <w:ind w:left="972" w:hanging="360"/>
      </w:pPr>
      <w:rPr>
        <w:b w:val="0"/>
        <w:bCs/>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1" w15:restartNumberingAfterBreak="0">
    <w:nsid w:val="2A97307D"/>
    <w:multiLevelType w:val="hybridMultilevel"/>
    <w:tmpl w:val="B178CB96"/>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F46B38"/>
    <w:multiLevelType w:val="hybridMultilevel"/>
    <w:tmpl w:val="5C3CF52C"/>
    <w:lvl w:ilvl="0" w:tplc="2CC4DF48">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328A1704"/>
    <w:multiLevelType w:val="hybridMultilevel"/>
    <w:tmpl w:val="5EFEB774"/>
    <w:lvl w:ilvl="0" w:tplc="5BAAE56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7"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0580C"/>
    <w:multiLevelType w:val="hybridMultilevel"/>
    <w:tmpl w:val="1B68D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BB6E5E"/>
    <w:multiLevelType w:val="hybridMultilevel"/>
    <w:tmpl w:val="D232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A3238A"/>
    <w:multiLevelType w:val="hybridMultilevel"/>
    <w:tmpl w:val="23F02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50A226AA"/>
    <w:multiLevelType w:val="hybridMultilevel"/>
    <w:tmpl w:val="774ADC40"/>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93952"/>
    <w:multiLevelType w:val="hybridMultilevel"/>
    <w:tmpl w:val="B8D44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1C5834"/>
    <w:multiLevelType w:val="hybridMultilevel"/>
    <w:tmpl w:val="F7B6C7A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7"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6D2E92"/>
    <w:multiLevelType w:val="hybridMultilevel"/>
    <w:tmpl w:val="3FC25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057A54"/>
    <w:multiLevelType w:val="hybridMultilevel"/>
    <w:tmpl w:val="5080B6FE"/>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481BD4"/>
    <w:multiLevelType w:val="hybridMultilevel"/>
    <w:tmpl w:val="6BA8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439024">
    <w:abstractNumId w:val="16"/>
  </w:num>
  <w:num w:numId="2" w16cid:durableId="625237268">
    <w:abstractNumId w:val="12"/>
  </w:num>
  <w:num w:numId="3" w16cid:durableId="399448684">
    <w:abstractNumId w:val="2"/>
  </w:num>
  <w:num w:numId="4" w16cid:durableId="1491943534">
    <w:abstractNumId w:val="9"/>
  </w:num>
  <w:num w:numId="5" w16cid:durableId="552690610">
    <w:abstractNumId w:val="36"/>
  </w:num>
  <w:num w:numId="6" w16cid:durableId="1649286329">
    <w:abstractNumId w:val="23"/>
  </w:num>
  <w:num w:numId="7" w16cid:durableId="864561219">
    <w:abstractNumId w:val="35"/>
  </w:num>
  <w:num w:numId="8" w16cid:durableId="1150173109">
    <w:abstractNumId w:val="1"/>
  </w:num>
  <w:num w:numId="9" w16cid:durableId="1469396070">
    <w:abstractNumId w:val="26"/>
  </w:num>
  <w:num w:numId="10" w16cid:durableId="570508807">
    <w:abstractNumId w:val="22"/>
  </w:num>
  <w:num w:numId="11" w16cid:durableId="100731324">
    <w:abstractNumId w:val="4"/>
  </w:num>
  <w:num w:numId="12" w16cid:durableId="1296522755">
    <w:abstractNumId w:val="30"/>
  </w:num>
  <w:num w:numId="13" w16cid:durableId="1728072131">
    <w:abstractNumId w:val="21"/>
  </w:num>
  <w:num w:numId="14" w16cid:durableId="786656522">
    <w:abstractNumId w:val="28"/>
  </w:num>
  <w:num w:numId="15" w16cid:durableId="315308611">
    <w:abstractNumId w:val="13"/>
  </w:num>
  <w:num w:numId="16" w16cid:durableId="854734211">
    <w:abstractNumId w:val="7"/>
  </w:num>
  <w:num w:numId="17" w16cid:durableId="428625034">
    <w:abstractNumId w:val="27"/>
  </w:num>
  <w:num w:numId="18" w16cid:durableId="1634097558">
    <w:abstractNumId w:val="8"/>
  </w:num>
  <w:num w:numId="19" w16cid:durableId="1533683831">
    <w:abstractNumId w:val="17"/>
  </w:num>
  <w:num w:numId="20" w16cid:durableId="760108979">
    <w:abstractNumId w:val="20"/>
  </w:num>
  <w:num w:numId="21" w16cid:durableId="1841500233">
    <w:abstractNumId w:val="38"/>
  </w:num>
  <w:num w:numId="22" w16cid:durableId="817307834">
    <w:abstractNumId w:val="41"/>
  </w:num>
  <w:num w:numId="23" w16cid:durableId="177544240">
    <w:abstractNumId w:val="18"/>
  </w:num>
  <w:num w:numId="24" w16cid:durableId="1667705510">
    <w:abstractNumId w:val="33"/>
  </w:num>
  <w:num w:numId="25" w16cid:durableId="1707749615">
    <w:abstractNumId w:val="40"/>
  </w:num>
  <w:num w:numId="26" w16cid:durableId="764569387">
    <w:abstractNumId w:val="7"/>
  </w:num>
  <w:num w:numId="27" w16cid:durableId="1483037433">
    <w:abstractNumId w:val="24"/>
  </w:num>
  <w:num w:numId="28" w16cid:durableId="78675765">
    <w:abstractNumId w:val="31"/>
  </w:num>
  <w:num w:numId="29" w16cid:durableId="802767238">
    <w:abstractNumId w:val="3"/>
  </w:num>
  <w:num w:numId="30" w16cid:durableId="238448319">
    <w:abstractNumId w:val="14"/>
  </w:num>
  <w:num w:numId="31" w16cid:durableId="503935757">
    <w:abstractNumId w:val="19"/>
  </w:num>
  <w:num w:numId="32" w16cid:durableId="1689523605">
    <w:abstractNumId w:val="25"/>
  </w:num>
  <w:num w:numId="33" w16cid:durableId="337389413">
    <w:abstractNumId w:val="6"/>
  </w:num>
  <w:num w:numId="34" w16cid:durableId="1336301262">
    <w:abstractNumId w:val="37"/>
  </w:num>
  <w:num w:numId="35" w16cid:durableId="1020549879">
    <w:abstractNumId w:val="34"/>
  </w:num>
  <w:num w:numId="36" w16cid:durableId="208107158">
    <w:abstractNumId w:val="15"/>
  </w:num>
  <w:num w:numId="37" w16cid:durableId="739210583">
    <w:abstractNumId w:val="0"/>
  </w:num>
  <w:num w:numId="38" w16cid:durableId="909001171">
    <w:abstractNumId w:val="32"/>
  </w:num>
  <w:num w:numId="39" w16cid:durableId="244536237">
    <w:abstractNumId w:val="29"/>
  </w:num>
  <w:num w:numId="40" w16cid:durableId="939096826">
    <w:abstractNumId w:val="5"/>
  </w:num>
  <w:num w:numId="41" w16cid:durableId="647713232">
    <w:abstractNumId w:val="39"/>
  </w:num>
  <w:num w:numId="42" w16cid:durableId="240875722">
    <w:abstractNumId w:val="10"/>
  </w:num>
  <w:num w:numId="43" w16cid:durableId="128011466">
    <w:abstractNumId w:val="1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0"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0594"/>
    <w:rsid w:val="00001B38"/>
    <w:rsid w:val="00002232"/>
    <w:rsid w:val="000029DA"/>
    <w:rsid w:val="00010453"/>
    <w:rsid w:val="00010B47"/>
    <w:rsid w:val="00011F4C"/>
    <w:rsid w:val="00013667"/>
    <w:rsid w:val="000172D0"/>
    <w:rsid w:val="00020774"/>
    <w:rsid w:val="000208B3"/>
    <w:rsid w:val="00022B39"/>
    <w:rsid w:val="00024589"/>
    <w:rsid w:val="00025661"/>
    <w:rsid w:val="00026D13"/>
    <w:rsid w:val="00026F0A"/>
    <w:rsid w:val="00027F30"/>
    <w:rsid w:val="00030B0A"/>
    <w:rsid w:val="000348E3"/>
    <w:rsid w:val="00034BD4"/>
    <w:rsid w:val="00034C3F"/>
    <w:rsid w:val="00034EAB"/>
    <w:rsid w:val="000355C2"/>
    <w:rsid w:val="00035EF9"/>
    <w:rsid w:val="000368F8"/>
    <w:rsid w:val="00044426"/>
    <w:rsid w:val="00046302"/>
    <w:rsid w:val="000470D3"/>
    <w:rsid w:val="00047BAF"/>
    <w:rsid w:val="00047C58"/>
    <w:rsid w:val="00050406"/>
    <w:rsid w:val="000504B8"/>
    <w:rsid w:val="00051B2A"/>
    <w:rsid w:val="00054DA1"/>
    <w:rsid w:val="00055518"/>
    <w:rsid w:val="00056305"/>
    <w:rsid w:val="00064845"/>
    <w:rsid w:val="00064983"/>
    <w:rsid w:val="0006638F"/>
    <w:rsid w:val="00067655"/>
    <w:rsid w:val="00070E4F"/>
    <w:rsid w:val="000718F8"/>
    <w:rsid w:val="0007315C"/>
    <w:rsid w:val="00073C09"/>
    <w:rsid w:val="00075497"/>
    <w:rsid w:val="00076780"/>
    <w:rsid w:val="000816FF"/>
    <w:rsid w:val="000861B5"/>
    <w:rsid w:val="000864F6"/>
    <w:rsid w:val="00086BD3"/>
    <w:rsid w:val="0008724A"/>
    <w:rsid w:val="000877CF"/>
    <w:rsid w:val="000919BD"/>
    <w:rsid w:val="00092307"/>
    <w:rsid w:val="000947DF"/>
    <w:rsid w:val="000A3131"/>
    <w:rsid w:val="000A448D"/>
    <w:rsid w:val="000A54FA"/>
    <w:rsid w:val="000A5E33"/>
    <w:rsid w:val="000B1797"/>
    <w:rsid w:val="000B4F57"/>
    <w:rsid w:val="000B52D6"/>
    <w:rsid w:val="000B5C9F"/>
    <w:rsid w:val="000C0CA3"/>
    <w:rsid w:val="000C1DA5"/>
    <w:rsid w:val="000C3FDF"/>
    <w:rsid w:val="000C409B"/>
    <w:rsid w:val="000C6172"/>
    <w:rsid w:val="000C6427"/>
    <w:rsid w:val="000D04F6"/>
    <w:rsid w:val="000D3F2B"/>
    <w:rsid w:val="000D42ED"/>
    <w:rsid w:val="000D4598"/>
    <w:rsid w:val="000D56DC"/>
    <w:rsid w:val="000E1923"/>
    <w:rsid w:val="000E1EA5"/>
    <w:rsid w:val="000E45E2"/>
    <w:rsid w:val="000E4E84"/>
    <w:rsid w:val="000E5EEC"/>
    <w:rsid w:val="000E647A"/>
    <w:rsid w:val="000F1D06"/>
    <w:rsid w:val="000F307F"/>
    <w:rsid w:val="000F6BE0"/>
    <w:rsid w:val="000F77EF"/>
    <w:rsid w:val="000F7F5A"/>
    <w:rsid w:val="00100F72"/>
    <w:rsid w:val="0010125C"/>
    <w:rsid w:val="00101F13"/>
    <w:rsid w:val="001030DF"/>
    <w:rsid w:val="00103FC6"/>
    <w:rsid w:val="00107043"/>
    <w:rsid w:val="001113B2"/>
    <w:rsid w:val="00114AAB"/>
    <w:rsid w:val="00115608"/>
    <w:rsid w:val="00116C69"/>
    <w:rsid w:val="00117EA8"/>
    <w:rsid w:val="00122A6B"/>
    <w:rsid w:val="00122DFF"/>
    <w:rsid w:val="0012714C"/>
    <w:rsid w:val="001275BA"/>
    <w:rsid w:val="00136321"/>
    <w:rsid w:val="001379AE"/>
    <w:rsid w:val="00142B4D"/>
    <w:rsid w:val="00142E68"/>
    <w:rsid w:val="001433E1"/>
    <w:rsid w:val="0014401E"/>
    <w:rsid w:val="001445B5"/>
    <w:rsid w:val="0014483B"/>
    <w:rsid w:val="001479CF"/>
    <w:rsid w:val="00147E71"/>
    <w:rsid w:val="0015043A"/>
    <w:rsid w:val="00155D52"/>
    <w:rsid w:val="00156D4C"/>
    <w:rsid w:val="00157438"/>
    <w:rsid w:val="00157DF4"/>
    <w:rsid w:val="00162B48"/>
    <w:rsid w:val="00163E4E"/>
    <w:rsid w:val="00164A9C"/>
    <w:rsid w:val="00165A16"/>
    <w:rsid w:val="00165E97"/>
    <w:rsid w:val="00166597"/>
    <w:rsid w:val="00166F9C"/>
    <w:rsid w:val="001705D5"/>
    <w:rsid w:val="00172491"/>
    <w:rsid w:val="0017553F"/>
    <w:rsid w:val="00177CE0"/>
    <w:rsid w:val="00177DE9"/>
    <w:rsid w:val="00180091"/>
    <w:rsid w:val="00182071"/>
    <w:rsid w:val="0018275B"/>
    <w:rsid w:val="00186391"/>
    <w:rsid w:val="001935D1"/>
    <w:rsid w:val="00193F95"/>
    <w:rsid w:val="00194E6A"/>
    <w:rsid w:val="00195086"/>
    <w:rsid w:val="001A44CD"/>
    <w:rsid w:val="001A750E"/>
    <w:rsid w:val="001B287A"/>
    <w:rsid w:val="001B3105"/>
    <w:rsid w:val="001B5F28"/>
    <w:rsid w:val="001B6293"/>
    <w:rsid w:val="001C1282"/>
    <w:rsid w:val="001C31FC"/>
    <w:rsid w:val="001C51E9"/>
    <w:rsid w:val="001C628C"/>
    <w:rsid w:val="001C6EE0"/>
    <w:rsid w:val="001C791D"/>
    <w:rsid w:val="001D0491"/>
    <w:rsid w:val="001D1D0F"/>
    <w:rsid w:val="001D2854"/>
    <w:rsid w:val="001D79B8"/>
    <w:rsid w:val="001E526F"/>
    <w:rsid w:val="001E52D9"/>
    <w:rsid w:val="001E55B0"/>
    <w:rsid w:val="001E58D1"/>
    <w:rsid w:val="001E6791"/>
    <w:rsid w:val="001F0A85"/>
    <w:rsid w:val="001F1996"/>
    <w:rsid w:val="001F3BFF"/>
    <w:rsid w:val="001F67AD"/>
    <w:rsid w:val="001F7DC3"/>
    <w:rsid w:val="001F7FD1"/>
    <w:rsid w:val="0020323C"/>
    <w:rsid w:val="00206D2B"/>
    <w:rsid w:val="002070E6"/>
    <w:rsid w:val="0020798C"/>
    <w:rsid w:val="00210E91"/>
    <w:rsid w:val="00211792"/>
    <w:rsid w:val="002143E3"/>
    <w:rsid w:val="002212BA"/>
    <w:rsid w:val="00221F20"/>
    <w:rsid w:val="0022213C"/>
    <w:rsid w:val="002227E1"/>
    <w:rsid w:val="00222C16"/>
    <w:rsid w:val="00225084"/>
    <w:rsid w:val="00225699"/>
    <w:rsid w:val="002266E3"/>
    <w:rsid w:val="0022718B"/>
    <w:rsid w:val="00232380"/>
    <w:rsid w:val="002332A3"/>
    <w:rsid w:val="00233762"/>
    <w:rsid w:val="00235380"/>
    <w:rsid w:val="00237BB2"/>
    <w:rsid w:val="002432F1"/>
    <w:rsid w:val="00243C7F"/>
    <w:rsid w:val="00247229"/>
    <w:rsid w:val="002473C4"/>
    <w:rsid w:val="00250A8F"/>
    <w:rsid w:val="0025415A"/>
    <w:rsid w:val="002544B0"/>
    <w:rsid w:val="002548FD"/>
    <w:rsid w:val="00254F4C"/>
    <w:rsid w:val="00254F96"/>
    <w:rsid w:val="00255FFB"/>
    <w:rsid w:val="00257EE7"/>
    <w:rsid w:val="00260947"/>
    <w:rsid w:val="00262FE5"/>
    <w:rsid w:val="00263C79"/>
    <w:rsid w:val="00266EC9"/>
    <w:rsid w:val="00267060"/>
    <w:rsid w:val="00267109"/>
    <w:rsid w:val="002702ED"/>
    <w:rsid w:val="0027524B"/>
    <w:rsid w:val="00275E88"/>
    <w:rsid w:val="00276374"/>
    <w:rsid w:val="002829FB"/>
    <w:rsid w:val="00284D0A"/>
    <w:rsid w:val="00292861"/>
    <w:rsid w:val="0029724D"/>
    <w:rsid w:val="0029793E"/>
    <w:rsid w:val="00297B65"/>
    <w:rsid w:val="002A67F5"/>
    <w:rsid w:val="002A76D1"/>
    <w:rsid w:val="002A7F75"/>
    <w:rsid w:val="002B0B09"/>
    <w:rsid w:val="002B3278"/>
    <w:rsid w:val="002B4872"/>
    <w:rsid w:val="002B5F75"/>
    <w:rsid w:val="002B62C0"/>
    <w:rsid w:val="002B64D5"/>
    <w:rsid w:val="002B6A5D"/>
    <w:rsid w:val="002C3900"/>
    <w:rsid w:val="002C4A59"/>
    <w:rsid w:val="002C640D"/>
    <w:rsid w:val="002C7B1A"/>
    <w:rsid w:val="002D2BB5"/>
    <w:rsid w:val="002D2C27"/>
    <w:rsid w:val="002D3189"/>
    <w:rsid w:val="002D5CB5"/>
    <w:rsid w:val="002E0750"/>
    <w:rsid w:val="002E0D5B"/>
    <w:rsid w:val="002E3D36"/>
    <w:rsid w:val="002E5497"/>
    <w:rsid w:val="002E5952"/>
    <w:rsid w:val="002E5E8D"/>
    <w:rsid w:val="002E6A5B"/>
    <w:rsid w:val="002E6B33"/>
    <w:rsid w:val="002F3D16"/>
    <w:rsid w:val="002F44E2"/>
    <w:rsid w:val="003004FB"/>
    <w:rsid w:val="003018AA"/>
    <w:rsid w:val="00301C37"/>
    <w:rsid w:val="003042A1"/>
    <w:rsid w:val="00304B1D"/>
    <w:rsid w:val="003061BA"/>
    <w:rsid w:val="00313EB1"/>
    <w:rsid w:val="00317CB8"/>
    <w:rsid w:val="0032348D"/>
    <w:rsid w:val="00335847"/>
    <w:rsid w:val="00336029"/>
    <w:rsid w:val="00337658"/>
    <w:rsid w:val="0033770E"/>
    <w:rsid w:val="00344CEB"/>
    <w:rsid w:val="0034762D"/>
    <w:rsid w:val="00353208"/>
    <w:rsid w:val="003553ED"/>
    <w:rsid w:val="00355495"/>
    <w:rsid w:val="00355CCA"/>
    <w:rsid w:val="00356EF4"/>
    <w:rsid w:val="00361A2C"/>
    <w:rsid w:val="003630E1"/>
    <w:rsid w:val="00364C35"/>
    <w:rsid w:val="0036508E"/>
    <w:rsid w:val="00366412"/>
    <w:rsid w:val="003711F3"/>
    <w:rsid w:val="00371CAD"/>
    <w:rsid w:val="00374235"/>
    <w:rsid w:val="003804C8"/>
    <w:rsid w:val="00383F89"/>
    <w:rsid w:val="00384225"/>
    <w:rsid w:val="00386BBC"/>
    <w:rsid w:val="00396DD3"/>
    <w:rsid w:val="003976CC"/>
    <w:rsid w:val="003A5BEE"/>
    <w:rsid w:val="003A6B6B"/>
    <w:rsid w:val="003A703C"/>
    <w:rsid w:val="003B3CCD"/>
    <w:rsid w:val="003B4A3E"/>
    <w:rsid w:val="003B4CFB"/>
    <w:rsid w:val="003B7FFA"/>
    <w:rsid w:val="003C1641"/>
    <w:rsid w:val="003C3D87"/>
    <w:rsid w:val="003C426A"/>
    <w:rsid w:val="003C783F"/>
    <w:rsid w:val="003D08F1"/>
    <w:rsid w:val="003D0B6A"/>
    <w:rsid w:val="003D20B6"/>
    <w:rsid w:val="003D3555"/>
    <w:rsid w:val="003D6821"/>
    <w:rsid w:val="003D7F1B"/>
    <w:rsid w:val="003E0FAE"/>
    <w:rsid w:val="003E12B0"/>
    <w:rsid w:val="003E2C33"/>
    <w:rsid w:val="003E3BB6"/>
    <w:rsid w:val="003E3CBC"/>
    <w:rsid w:val="003E729A"/>
    <w:rsid w:val="003F06F9"/>
    <w:rsid w:val="003F16A9"/>
    <w:rsid w:val="003F699C"/>
    <w:rsid w:val="003F69A0"/>
    <w:rsid w:val="003F6BB4"/>
    <w:rsid w:val="004000BE"/>
    <w:rsid w:val="00400D12"/>
    <w:rsid w:val="00402AF0"/>
    <w:rsid w:val="0040495A"/>
    <w:rsid w:val="00407769"/>
    <w:rsid w:val="00412650"/>
    <w:rsid w:val="0041331E"/>
    <w:rsid w:val="004156DC"/>
    <w:rsid w:val="004176E4"/>
    <w:rsid w:val="00420CD7"/>
    <w:rsid w:val="00422B16"/>
    <w:rsid w:val="0042576F"/>
    <w:rsid w:val="004267E8"/>
    <w:rsid w:val="00426876"/>
    <w:rsid w:val="00437F77"/>
    <w:rsid w:val="004408F0"/>
    <w:rsid w:val="004438A8"/>
    <w:rsid w:val="00447BB0"/>
    <w:rsid w:val="00450432"/>
    <w:rsid w:val="00450481"/>
    <w:rsid w:val="004522AA"/>
    <w:rsid w:val="004522F5"/>
    <w:rsid w:val="00452A62"/>
    <w:rsid w:val="004542D1"/>
    <w:rsid w:val="00454B74"/>
    <w:rsid w:val="00455DAF"/>
    <w:rsid w:val="00461CD8"/>
    <w:rsid w:val="0046730D"/>
    <w:rsid w:val="0047018B"/>
    <w:rsid w:val="004737C4"/>
    <w:rsid w:val="00474BEE"/>
    <w:rsid w:val="004818A4"/>
    <w:rsid w:val="00484154"/>
    <w:rsid w:val="00485C41"/>
    <w:rsid w:val="00493F0F"/>
    <w:rsid w:val="004953E7"/>
    <w:rsid w:val="004954CC"/>
    <w:rsid w:val="00495E40"/>
    <w:rsid w:val="00496FB9"/>
    <w:rsid w:val="00496FC1"/>
    <w:rsid w:val="004A0536"/>
    <w:rsid w:val="004A0B1F"/>
    <w:rsid w:val="004A16DC"/>
    <w:rsid w:val="004A1A86"/>
    <w:rsid w:val="004A542C"/>
    <w:rsid w:val="004A5D9D"/>
    <w:rsid w:val="004A6324"/>
    <w:rsid w:val="004A6799"/>
    <w:rsid w:val="004A7977"/>
    <w:rsid w:val="004B259A"/>
    <w:rsid w:val="004B3C06"/>
    <w:rsid w:val="004C1A37"/>
    <w:rsid w:val="004C27DF"/>
    <w:rsid w:val="004C2FDD"/>
    <w:rsid w:val="004C5E06"/>
    <w:rsid w:val="004C7D56"/>
    <w:rsid w:val="004D1480"/>
    <w:rsid w:val="004D5DBC"/>
    <w:rsid w:val="004E1637"/>
    <w:rsid w:val="004E16E0"/>
    <w:rsid w:val="004E2243"/>
    <w:rsid w:val="004E2981"/>
    <w:rsid w:val="004E3A52"/>
    <w:rsid w:val="004E3B6C"/>
    <w:rsid w:val="004E5BC2"/>
    <w:rsid w:val="004E76F6"/>
    <w:rsid w:val="004F1F5C"/>
    <w:rsid w:val="004F256D"/>
    <w:rsid w:val="004F3729"/>
    <w:rsid w:val="004F3C0C"/>
    <w:rsid w:val="004F3ED5"/>
    <w:rsid w:val="00500F93"/>
    <w:rsid w:val="00502293"/>
    <w:rsid w:val="00503D53"/>
    <w:rsid w:val="0051172D"/>
    <w:rsid w:val="00515988"/>
    <w:rsid w:val="00515C58"/>
    <w:rsid w:val="00520874"/>
    <w:rsid w:val="005212F5"/>
    <w:rsid w:val="00521864"/>
    <w:rsid w:val="00526428"/>
    <w:rsid w:val="00526A74"/>
    <w:rsid w:val="00526E4C"/>
    <w:rsid w:val="0052704E"/>
    <w:rsid w:val="0053152C"/>
    <w:rsid w:val="00532C03"/>
    <w:rsid w:val="00533779"/>
    <w:rsid w:val="00534D88"/>
    <w:rsid w:val="0054567D"/>
    <w:rsid w:val="0054632E"/>
    <w:rsid w:val="005502A3"/>
    <w:rsid w:val="00550C64"/>
    <w:rsid w:val="005514C9"/>
    <w:rsid w:val="0055205C"/>
    <w:rsid w:val="00556980"/>
    <w:rsid w:val="00560222"/>
    <w:rsid w:val="00561C83"/>
    <w:rsid w:val="00562FBC"/>
    <w:rsid w:val="00574209"/>
    <w:rsid w:val="00580D2A"/>
    <w:rsid w:val="005827DE"/>
    <w:rsid w:val="005828AE"/>
    <w:rsid w:val="0058605A"/>
    <w:rsid w:val="00586C72"/>
    <w:rsid w:val="00590D70"/>
    <w:rsid w:val="005913F4"/>
    <w:rsid w:val="00592019"/>
    <w:rsid w:val="00593BEC"/>
    <w:rsid w:val="00593D13"/>
    <w:rsid w:val="005942BB"/>
    <w:rsid w:val="005953E2"/>
    <w:rsid w:val="00595ECE"/>
    <w:rsid w:val="00596745"/>
    <w:rsid w:val="005A10E7"/>
    <w:rsid w:val="005A127D"/>
    <w:rsid w:val="005A6360"/>
    <w:rsid w:val="005A6E48"/>
    <w:rsid w:val="005B0CC4"/>
    <w:rsid w:val="005B369C"/>
    <w:rsid w:val="005B633E"/>
    <w:rsid w:val="005B6F53"/>
    <w:rsid w:val="005C0374"/>
    <w:rsid w:val="005C03FE"/>
    <w:rsid w:val="005C0B75"/>
    <w:rsid w:val="005C1235"/>
    <w:rsid w:val="005C41A3"/>
    <w:rsid w:val="005C4406"/>
    <w:rsid w:val="005C5215"/>
    <w:rsid w:val="005C7BCC"/>
    <w:rsid w:val="005D0176"/>
    <w:rsid w:val="005D1776"/>
    <w:rsid w:val="005D2463"/>
    <w:rsid w:val="005D3F2C"/>
    <w:rsid w:val="005D460E"/>
    <w:rsid w:val="005D4D59"/>
    <w:rsid w:val="005D5342"/>
    <w:rsid w:val="005E094A"/>
    <w:rsid w:val="005E6839"/>
    <w:rsid w:val="005E7086"/>
    <w:rsid w:val="005E7B39"/>
    <w:rsid w:val="005E7BD1"/>
    <w:rsid w:val="005F0A5D"/>
    <w:rsid w:val="005F0D74"/>
    <w:rsid w:val="005F39F7"/>
    <w:rsid w:val="005F5F84"/>
    <w:rsid w:val="005F6A47"/>
    <w:rsid w:val="005F6C12"/>
    <w:rsid w:val="005F6C59"/>
    <w:rsid w:val="00604364"/>
    <w:rsid w:val="00607E9D"/>
    <w:rsid w:val="00610991"/>
    <w:rsid w:val="00613409"/>
    <w:rsid w:val="00613A49"/>
    <w:rsid w:val="006169B3"/>
    <w:rsid w:val="006217B9"/>
    <w:rsid w:val="006235F8"/>
    <w:rsid w:val="00623BA8"/>
    <w:rsid w:val="00624D54"/>
    <w:rsid w:val="0062519C"/>
    <w:rsid w:val="006251F7"/>
    <w:rsid w:val="006255F2"/>
    <w:rsid w:val="00634399"/>
    <w:rsid w:val="00637BC9"/>
    <w:rsid w:val="00640CB2"/>
    <w:rsid w:val="00644139"/>
    <w:rsid w:val="00646141"/>
    <w:rsid w:val="00647DEF"/>
    <w:rsid w:val="006567C5"/>
    <w:rsid w:val="00656F66"/>
    <w:rsid w:val="006573E8"/>
    <w:rsid w:val="00660B3C"/>
    <w:rsid w:val="00660D0A"/>
    <w:rsid w:val="00667745"/>
    <w:rsid w:val="0067190C"/>
    <w:rsid w:val="00672252"/>
    <w:rsid w:val="00672E8E"/>
    <w:rsid w:val="00672EF4"/>
    <w:rsid w:val="00674110"/>
    <w:rsid w:val="00681798"/>
    <w:rsid w:val="006825A6"/>
    <w:rsid w:val="006827F4"/>
    <w:rsid w:val="0068508E"/>
    <w:rsid w:val="00686C63"/>
    <w:rsid w:val="00687480"/>
    <w:rsid w:val="006903DD"/>
    <w:rsid w:val="00695052"/>
    <w:rsid w:val="0069562A"/>
    <w:rsid w:val="006969AE"/>
    <w:rsid w:val="00697577"/>
    <w:rsid w:val="006A17C7"/>
    <w:rsid w:val="006A2C43"/>
    <w:rsid w:val="006A3082"/>
    <w:rsid w:val="006A33C9"/>
    <w:rsid w:val="006A4AED"/>
    <w:rsid w:val="006A7E82"/>
    <w:rsid w:val="006B0EC1"/>
    <w:rsid w:val="006B1CD8"/>
    <w:rsid w:val="006B6989"/>
    <w:rsid w:val="006B7ADB"/>
    <w:rsid w:val="006C0437"/>
    <w:rsid w:val="006C0758"/>
    <w:rsid w:val="006C1816"/>
    <w:rsid w:val="006C29DC"/>
    <w:rsid w:val="006C6A98"/>
    <w:rsid w:val="006C7190"/>
    <w:rsid w:val="006D2192"/>
    <w:rsid w:val="006D3310"/>
    <w:rsid w:val="006D3A0F"/>
    <w:rsid w:val="006D7023"/>
    <w:rsid w:val="006D7631"/>
    <w:rsid w:val="006D7841"/>
    <w:rsid w:val="006E0618"/>
    <w:rsid w:val="006E258E"/>
    <w:rsid w:val="006E4731"/>
    <w:rsid w:val="006E4874"/>
    <w:rsid w:val="006E5CB2"/>
    <w:rsid w:val="006E69FE"/>
    <w:rsid w:val="006E788C"/>
    <w:rsid w:val="006F1CB6"/>
    <w:rsid w:val="006F52CE"/>
    <w:rsid w:val="006F6591"/>
    <w:rsid w:val="006F753B"/>
    <w:rsid w:val="006F7580"/>
    <w:rsid w:val="00705772"/>
    <w:rsid w:val="00710DCB"/>
    <w:rsid w:val="007128E6"/>
    <w:rsid w:val="00714E22"/>
    <w:rsid w:val="00724079"/>
    <w:rsid w:val="007252AF"/>
    <w:rsid w:val="00726561"/>
    <w:rsid w:val="00726BAF"/>
    <w:rsid w:val="007271A9"/>
    <w:rsid w:val="00727759"/>
    <w:rsid w:val="00732626"/>
    <w:rsid w:val="007329BE"/>
    <w:rsid w:val="007376A9"/>
    <w:rsid w:val="007410FD"/>
    <w:rsid w:val="007413F8"/>
    <w:rsid w:val="007434CE"/>
    <w:rsid w:val="00746D32"/>
    <w:rsid w:val="007505FE"/>
    <w:rsid w:val="00751E73"/>
    <w:rsid w:val="00753E78"/>
    <w:rsid w:val="00762CB9"/>
    <w:rsid w:val="00763E0D"/>
    <w:rsid w:val="007653B7"/>
    <w:rsid w:val="0076542E"/>
    <w:rsid w:val="007667EA"/>
    <w:rsid w:val="00767F32"/>
    <w:rsid w:val="00767F6C"/>
    <w:rsid w:val="00770872"/>
    <w:rsid w:val="00770A3D"/>
    <w:rsid w:val="007717D1"/>
    <w:rsid w:val="00771C74"/>
    <w:rsid w:val="007727F8"/>
    <w:rsid w:val="00774C88"/>
    <w:rsid w:val="00777A58"/>
    <w:rsid w:val="00780620"/>
    <w:rsid w:val="00782428"/>
    <w:rsid w:val="007838F4"/>
    <w:rsid w:val="007877DF"/>
    <w:rsid w:val="00787826"/>
    <w:rsid w:val="00795808"/>
    <w:rsid w:val="007A28FF"/>
    <w:rsid w:val="007A56DD"/>
    <w:rsid w:val="007A5FB0"/>
    <w:rsid w:val="007B2CC9"/>
    <w:rsid w:val="007B54E8"/>
    <w:rsid w:val="007B5EA6"/>
    <w:rsid w:val="007B7AD1"/>
    <w:rsid w:val="007C5693"/>
    <w:rsid w:val="007C58C8"/>
    <w:rsid w:val="007C7005"/>
    <w:rsid w:val="007C7DF1"/>
    <w:rsid w:val="007D0544"/>
    <w:rsid w:val="007D096E"/>
    <w:rsid w:val="007D2DE8"/>
    <w:rsid w:val="007D5375"/>
    <w:rsid w:val="007D5AA4"/>
    <w:rsid w:val="007E2540"/>
    <w:rsid w:val="007E691B"/>
    <w:rsid w:val="007F106D"/>
    <w:rsid w:val="007F2497"/>
    <w:rsid w:val="007F2E91"/>
    <w:rsid w:val="007F431D"/>
    <w:rsid w:val="007F4E0D"/>
    <w:rsid w:val="007F5A43"/>
    <w:rsid w:val="007F736E"/>
    <w:rsid w:val="007F7761"/>
    <w:rsid w:val="007F7E71"/>
    <w:rsid w:val="00802095"/>
    <w:rsid w:val="00802B0A"/>
    <w:rsid w:val="008048DC"/>
    <w:rsid w:val="0080752E"/>
    <w:rsid w:val="00807BE1"/>
    <w:rsid w:val="00811147"/>
    <w:rsid w:val="00811F8E"/>
    <w:rsid w:val="008138B4"/>
    <w:rsid w:val="00814A27"/>
    <w:rsid w:val="00815538"/>
    <w:rsid w:val="00816EBB"/>
    <w:rsid w:val="00825416"/>
    <w:rsid w:val="008268C1"/>
    <w:rsid w:val="008343EB"/>
    <w:rsid w:val="00836275"/>
    <w:rsid w:val="00836E65"/>
    <w:rsid w:val="008439D3"/>
    <w:rsid w:val="00844B06"/>
    <w:rsid w:val="00844F19"/>
    <w:rsid w:val="00845C5E"/>
    <w:rsid w:val="00846F77"/>
    <w:rsid w:val="00851A09"/>
    <w:rsid w:val="0086167A"/>
    <w:rsid w:val="00864D7C"/>
    <w:rsid w:val="00871C6C"/>
    <w:rsid w:val="008733ED"/>
    <w:rsid w:val="00873572"/>
    <w:rsid w:val="00874895"/>
    <w:rsid w:val="008756E0"/>
    <w:rsid w:val="00876857"/>
    <w:rsid w:val="008833B5"/>
    <w:rsid w:val="0088373A"/>
    <w:rsid w:val="008840CE"/>
    <w:rsid w:val="0088574E"/>
    <w:rsid w:val="0088586F"/>
    <w:rsid w:val="00886A7B"/>
    <w:rsid w:val="00886EB1"/>
    <w:rsid w:val="00887429"/>
    <w:rsid w:val="00891792"/>
    <w:rsid w:val="00891F7D"/>
    <w:rsid w:val="00891FF9"/>
    <w:rsid w:val="008A1C3A"/>
    <w:rsid w:val="008A3D85"/>
    <w:rsid w:val="008A6EEA"/>
    <w:rsid w:val="008B40BE"/>
    <w:rsid w:val="008B4A61"/>
    <w:rsid w:val="008C50EF"/>
    <w:rsid w:val="008C5840"/>
    <w:rsid w:val="008C7B33"/>
    <w:rsid w:val="008D1E92"/>
    <w:rsid w:val="008D2976"/>
    <w:rsid w:val="008D37C6"/>
    <w:rsid w:val="008D44FC"/>
    <w:rsid w:val="008D479B"/>
    <w:rsid w:val="008D5582"/>
    <w:rsid w:val="008D5C45"/>
    <w:rsid w:val="008D62ED"/>
    <w:rsid w:val="008D67C0"/>
    <w:rsid w:val="008D6BD6"/>
    <w:rsid w:val="008D703C"/>
    <w:rsid w:val="008E18F7"/>
    <w:rsid w:val="008E2A8D"/>
    <w:rsid w:val="008E387F"/>
    <w:rsid w:val="008E388E"/>
    <w:rsid w:val="008E48DD"/>
    <w:rsid w:val="008E5B19"/>
    <w:rsid w:val="008E7206"/>
    <w:rsid w:val="008F0FC8"/>
    <w:rsid w:val="008F15F7"/>
    <w:rsid w:val="008F1F1B"/>
    <w:rsid w:val="008F2F05"/>
    <w:rsid w:val="008F7667"/>
    <w:rsid w:val="00900ECE"/>
    <w:rsid w:val="009014F7"/>
    <w:rsid w:val="0090177C"/>
    <w:rsid w:val="00903D5C"/>
    <w:rsid w:val="009075FA"/>
    <w:rsid w:val="00910496"/>
    <w:rsid w:val="009116CD"/>
    <w:rsid w:val="00913716"/>
    <w:rsid w:val="00917413"/>
    <w:rsid w:val="00921B3A"/>
    <w:rsid w:val="0092336C"/>
    <w:rsid w:val="00925504"/>
    <w:rsid w:val="00927B5E"/>
    <w:rsid w:val="0093669E"/>
    <w:rsid w:val="009405DC"/>
    <w:rsid w:val="009425FF"/>
    <w:rsid w:val="00954F25"/>
    <w:rsid w:val="00960771"/>
    <w:rsid w:val="009627A0"/>
    <w:rsid w:val="00964ABD"/>
    <w:rsid w:val="00967338"/>
    <w:rsid w:val="00970CDD"/>
    <w:rsid w:val="009746C4"/>
    <w:rsid w:val="0097682E"/>
    <w:rsid w:val="009813F1"/>
    <w:rsid w:val="009821E2"/>
    <w:rsid w:val="009824F3"/>
    <w:rsid w:val="0098510F"/>
    <w:rsid w:val="009851C6"/>
    <w:rsid w:val="00985DAA"/>
    <w:rsid w:val="00986453"/>
    <w:rsid w:val="00990228"/>
    <w:rsid w:val="009916D8"/>
    <w:rsid w:val="00996524"/>
    <w:rsid w:val="00996CB5"/>
    <w:rsid w:val="00997EF9"/>
    <w:rsid w:val="009A203E"/>
    <w:rsid w:val="009A3D83"/>
    <w:rsid w:val="009A5DD3"/>
    <w:rsid w:val="009A63CA"/>
    <w:rsid w:val="009A7369"/>
    <w:rsid w:val="009A7AE3"/>
    <w:rsid w:val="009B0348"/>
    <w:rsid w:val="009B3B3A"/>
    <w:rsid w:val="009B3F4A"/>
    <w:rsid w:val="009B483E"/>
    <w:rsid w:val="009B574A"/>
    <w:rsid w:val="009B7609"/>
    <w:rsid w:val="009C08D7"/>
    <w:rsid w:val="009C5E99"/>
    <w:rsid w:val="009D3495"/>
    <w:rsid w:val="009D7EDA"/>
    <w:rsid w:val="009E01FE"/>
    <w:rsid w:val="009E3711"/>
    <w:rsid w:val="009E4989"/>
    <w:rsid w:val="009E63B8"/>
    <w:rsid w:val="009E72A1"/>
    <w:rsid w:val="009E7519"/>
    <w:rsid w:val="009F070F"/>
    <w:rsid w:val="009F14C4"/>
    <w:rsid w:val="009F2460"/>
    <w:rsid w:val="009F35CE"/>
    <w:rsid w:val="009F733D"/>
    <w:rsid w:val="009F7E94"/>
    <w:rsid w:val="00A05C62"/>
    <w:rsid w:val="00A0717C"/>
    <w:rsid w:val="00A11FD9"/>
    <w:rsid w:val="00A122CA"/>
    <w:rsid w:val="00A13BF1"/>
    <w:rsid w:val="00A13D81"/>
    <w:rsid w:val="00A14800"/>
    <w:rsid w:val="00A15CF3"/>
    <w:rsid w:val="00A174B2"/>
    <w:rsid w:val="00A2037F"/>
    <w:rsid w:val="00A24C60"/>
    <w:rsid w:val="00A24EEC"/>
    <w:rsid w:val="00A313D6"/>
    <w:rsid w:val="00A3375B"/>
    <w:rsid w:val="00A33B02"/>
    <w:rsid w:val="00A4083C"/>
    <w:rsid w:val="00A417EC"/>
    <w:rsid w:val="00A421C9"/>
    <w:rsid w:val="00A42BAA"/>
    <w:rsid w:val="00A431A8"/>
    <w:rsid w:val="00A44F6E"/>
    <w:rsid w:val="00A44F75"/>
    <w:rsid w:val="00A45B72"/>
    <w:rsid w:val="00A52A4B"/>
    <w:rsid w:val="00A57ABF"/>
    <w:rsid w:val="00A60072"/>
    <w:rsid w:val="00A613C3"/>
    <w:rsid w:val="00A6767B"/>
    <w:rsid w:val="00A706A3"/>
    <w:rsid w:val="00A733CD"/>
    <w:rsid w:val="00A76626"/>
    <w:rsid w:val="00A77D24"/>
    <w:rsid w:val="00A808C5"/>
    <w:rsid w:val="00A824F4"/>
    <w:rsid w:val="00A87226"/>
    <w:rsid w:val="00A914BD"/>
    <w:rsid w:val="00A9171F"/>
    <w:rsid w:val="00A91D37"/>
    <w:rsid w:val="00A91FD8"/>
    <w:rsid w:val="00A92832"/>
    <w:rsid w:val="00A92EA9"/>
    <w:rsid w:val="00A93E82"/>
    <w:rsid w:val="00A94029"/>
    <w:rsid w:val="00A94C70"/>
    <w:rsid w:val="00A966F2"/>
    <w:rsid w:val="00A9677A"/>
    <w:rsid w:val="00AA01B2"/>
    <w:rsid w:val="00AA0483"/>
    <w:rsid w:val="00AA053A"/>
    <w:rsid w:val="00AB136B"/>
    <w:rsid w:val="00AB4500"/>
    <w:rsid w:val="00AC3E1D"/>
    <w:rsid w:val="00AD0319"/>
    <w:rsid w:val="00AD0DE8"/>
    <w:rsid w:val="00AD14FF"/>
    <w:rsid w:val="00AE03B7"/>
    <w:rsid w:val="00AE319F"/>
    <w:rsid w:val="00AE3B9A"/>
    <w:rsid w:val="00AE53B4"/>
    <w:rsid w:val="00AE6505"/>
    <w:rsid w:val="00AF2BA3"/>
    <w:rsid w:val="00AF2F78"/>
    <w:rsid w:val="00AF30F9"/>
    <w:rsid w:val="00AF341E"/>
    <w:rsid w:val="00AF4167"/>
    <w:rsid w:val="00AF5194"/>
    <w:rsid w:val="00AF556D"/>
    <w:rsid w:val="00AF64ED"/>
    <w:rsid w:val="00B01711"/>
    <w:rsid w:val="00B030FB"/>
    <w:rsid w:val="00B059CA"/>
    <w:rsid w:val="00B062D7"/>
    <w:rsid w:val="00B219BC"/>
    <w:rsid w:val="00B225B7"/>
    <w:rsid w:val="00B22E30"/>
    <w:rsid w:val="00B2356C"/>
    <w:rsid w:val="00B24EAA"/>
    <w:rsid w:val="00B251DF"/>
    <w:rsid w:val="00B25822"/>
    <w:rsid w:val="00B265DF"/>
    <w:rsid w:val="00B30562"/>
    <w:rsid w:val="00B32AA1"/>
    <w:rsid w:val="00B33BF0"/>
    <w:rsid w:val="00B33DFF"/>
    <w:rsid w:val="00B40ACF"/>
    <w:rsid w:val="00B42FFD"/>
    <w:rsid w:val="00B43DA3"/>
    <w:rsid w:val="00B44C20"/>
    <w:rsid w:val="00B466D9"/>
    <w:rsid w:val="00B46C51"/>
    <w:rsid w:val="00B505E7"/>
    <w:rsid w:val="00B50E4A"/>
    <w:rsid w:val="00B51DDB"/>
    <w:rsid w:val="00B600AE"/>
    <w:rsid w:val="00B60EEE"/>
    <w:rsid w:val="00B6158E"/>
    <w:rsid w:val="00B6529B"/>
    <w:rsid w:val="00B65824"/>
    <w:rsid w:val="00B7047B"/>
    <w:rsid w:val="00B72FDC"/>
    <w:rsid w:val="00B7334B"/>
    <w:rsid w:val="00B73F4A"/>
    <w:rsid w:val="00B74C73"/>
    <w:rsid w:val="00B76652"/>
    <w:rsid w:val="00B775E2"/>
    <w:rsid w:val="00B804A4"/>
    <w:rsid w:val="00B81372"/>
    <w:rsid w:val="00B84D74"/>
    <w:rsid w:val="00B85297"/>
    <w:rsid w:val="00B854A7"/>
    <w:rsid w:val="00B90586"/>
    <w:rsid w:val="00B92633"/>
    <w:rsid w:val="00B933CE"/>
    <w:rsid w:val="00B9436C"/>
    <w:rsid w:val="00B95302"/>
    <w:rsid w:val="00B95390"/>
    <w:rsid w:val="00B9629A"/>
    <w:rsid w:val="00BA0651"/>
    <w:rsid w:val="00BA2190"/>
    <w:rsid w:val="00BA253C"/>
    <w:rsid w:val="00BA2C74"/>
    <w:rsid w:val="00BB1A7F"/>
    <w:rsid w:val="00BB34BC"/>
    <w:rsid w:val="00BB51B7"/>
    <w:rsid w:val="00BB7A99"/>
    <w:rsid w:val="00BB7C4A"/>
    <w:rsid w:val="00BC04ED"/>
    <w:rsid w:val="00BC0880"/>
    <w:rsid w:val="00BC220C"/>
    <w:rsid w:val="00BC3ECE"/>
    <w:rsid w:val="00BC589F"/>
    <w:rsid w:val="00BC623F"/>
    <w:rsid w:val="00BC6DDB"/>
    <w:rsid w:val="00BC71BB"/>
    <w:rsid w:val="00BD2236"/>
    <w:rsid w:val="00BD2C8C"/>
    <w:rsid w:val="00BD38A6"/>
    <w:rsid w:val="00BD6027"/>
    <w:rsid w:val="00BD76BE"/>
    <w:rsid w:val="00BE06D4"/>
    <w:rsid w:val="00BE0F6D"/>
    <w:rsid w:val="00BE32CB"/>
    <w:rsid w:val="00BE6071"/>
    <w:rsid w:val="00BE7874"/>
    <w:rsid w:val="00BF0646"/>
    <w:rsid w:val="00BF306D"/>
    <w:rsid w:val="00C03DB0"/>
    <w:rsid w:val="00C05BE6"/>
    <w:rsid w:val="00C063FD"/>
    <w:rsid w:val="00C078DA"/>
    <w:rsid w:val="00C10172"/>
    <w:rsid w:val="00C11154"/>
    <w:rsid w:val="00C1238A"/>
    <w:rsid w:val="00C123F7"/>
    <w:rsid w:val="00C13027"/>
    <w:rsid w:val="00C14EF9"/>
    <w:rsid w:val="00C16266"/>
    <w:rsid w:val="00C23224"/>
    <w:rsid w:val="00C23AD6"/>
    <w:rsid w:val="00C24D1F"/>
    <w:rsid w:val="00C31D45"/>
    <w:rsid w:val="00C366C1"/>
    <w:rsid w:val="00C4016B"/>
    <w:rsid w:val="00C40724"/>
    <w:rsid w:val="00C40738"/>
    <w:rsid w:val="00C41113"/>
    <w:rsid w:val="00C43687"/>
    <w:rsid w:val="00C507D6"/>
    <w:rsid w:val="00C672E8"/>
    <w:rsid w:val="00C675BF"/>
    <w:rsid w:val="00C67E03"/>
    <w:rsid w:val="00C67E49"/>
    <w:rsid w:val="00C70BE1"/>
    <w:rsid w:val="00C711C6"/>
    <w:rsid w:val="00C71BA9"/>
    <w:rsid w:val="00C74EF4"/>
    <w:rsid w:val="00C74F04"/>
    <w:rsid w:val="00C75F6D"/>
    <w:rsid w:val="00C82B7C"/>
    <w:rsid w:val="00C87FDD"/>
    <w:rsid w:val="00C9434B"/>
    <w:rsid w:val="00C94822"/>
    <w:rsid w:val="00CA1005"/>
    <w:rsid w:val="00CA23E5"/>
    <w:rsid w:val="00CA27B6"/>
    <w:rsid w:val="00CA3005"/>
    <w:rsid w:val="00CA33CC"/>
    <w:rsid w:val="00CA463B"/>
    <w:rsid w:val="00CB132A"/>
    <w:rsid w:val="00CB1808"/>
    <w:rsid w:val="00CB1B37"/>
    <w:rsid w:val="00CB2FE9"/>
    <w:rsid w:val="00CB43FC"/>
    <w:rsid w:val="00CB5461"/>
    <w:rsid w:val="00CB59A5"/>
    <w:rsid w:val="00CC10EE"/>
    <w:rsid w:val="00CC1418"/>
    <w:rsid w:val="00CC2C76"/>
    <w:rsid w:val="00CC352C"/>
    <w:rsid w:val="00CC3F85"/>
    <w:rsid w:val="00CD1D96"/>
    <w:rsid w:val="00CD2AC0"/>
    <w:rsid w:val="00CD3504"/>
    <w:rsid w:val="00CD4CF2"/>
    <w:rsid w:val="00CD5352"/>
    <w:rsid w:val="00CE00F0"/>
    <w:rsid w:val="00CE06D0"/>
    <w:rsid w:val="00CE095A"/>
    <w:rsid w:val="00CE2134"/>
    <w:rsid w:val="00CE2BDF"/>
    <w:rsid w:val="00CE2D12"/>
    <w:rsid w:val="00CE3E4B"/>
    <w:rsid w:val="00CE4221"/>
    <w:rsid w:val="00CE54BD"/>
    <w:rsid w:val="00CE616E"/>
    <w:rsid w:val="00CE7952"/>
    <w:rsid w:val="00CF0A9C"/>
    <w:rsid w:val="00CF27A6"/>
    <w:rsid w:val="00D03687"/>
    <w:rsid w:val="00D050BD"/>
    <w:rsid w:val="00D05426"/>
    <w:rsid w:val="00D07D25"/>
    <w:rsid w:val="00D07F1E"/>
    <w:rsid w:val="00D11A97"/>
    <w:rsid w:val="00D11C3B"/>
    <w:rsid w:val="00D205CC"/>
    <w:rsid w:val="00D210E7"/>
    <w:rsid w:val="00D2323F"/>
    <w:rsid w:val="00D23640"/>
    <w:rsid w:val="00D24BC5"/>
    <w:rsid w:val="00D25D80"/>
    <w:rsid w:val="00D30916"/>
    <w:rsid w:val="00D4064B"/>
    <w:rsid w:val="00D42A2B"/>
    <w:rsid w:val="00D442A6"/>
    <w:rsid w:val="00D44A67"/>
    <w:rsid w:val="00D44A85"/>
    <w:rsid w:val="00D454CC"/>
    <w:rsid w:val="00D45B6B"/>
    <w:rsid w:val="00D45D09"/>
    <w:rsid w:val="00D45E55"/>
    <w:rsid w:val="00D46D62"/>
    <w:rsid w:val="00D501FF"/>
    <w:rsid w:val="00D5109C"/>
    <w:rsid w:val="00D5566B"/>
    <w:rsid w:val="00D602E1"/>
    <w:rsid w:val="00D643FC"/>
    <w:rsid w:val="00D64C0B"/>
    <w:rsid w:val="00D65249"/>
    <w:rsid w:val="00D6550A"/>
    <w:rsid w:val="00D66456"/>
    <w:rsid w:val="00D70068"/>
    <w:rsid w:val="00D7291F"/>
    <w:rsid w:val="00D7387B"/>
    <w:rsid w:val="00D758BE"/>
    <w:rsid w:val="00D76F6B"/>
    <w:rsid w:val="00D82384"/>
    <w:rsid w:val="00D82883"/>
    <w:rsid w:val="00D84F1D"/>
    <w:rsid w:val="00D86080"/>
    <w:rsid w:val="00D86A60"/>
    <w:rsid w:val="00D87221"/>
    <w:rsid w:val="00D9027F"/>
    <w:rsid w:val="00D91383"/>
    <w:rsid w:val="00D91F99"/>
    <w:rsid w:val="00D953C8"/>
    <w:rsid w:val="00D96CC6"/>
    <w:rsid w:val="00DA0F97"/>
    <w:rsid w:val="00DA2129"/>
    <w:rsid w:val="00DA26E9"/>
    <w:rsid w:val="00DA2983"/>
    <w:rsid w:val="00DA2A45"/>
    <w:rsid w:val="00DA49C1"/>
    <w:rsid w:val="00DA4FA4"/>
    <w:rsid w:val="00DA58BF"/>
    <w:rsid w:val="00DA5B77"/>
    <w:rsid w:val="00DA614E"/>
    <w:rsid w:val="00DA7870"/>
    <w:rsid w:val="00DB00D2"/>
    <w:rsid w:val="00DB3C85"/>
    <w:rsid w:val="00DB66DB"/>
    <w:rsid w:val="00DB7BEA"/>
    <w:rsid w:val="00DC2EA7"/>
    <w:rsid w:val="00DC414E"/>
    <w:rsid w:val="00DC6F37"/>
    <w:rsid w:val="00DC7C80"/>
    <w:rsid w:val="00DD04FF"/>
    <w:rsid w:val="00DD0C9B"/>
    <w:rsid w:val="00DD4F74"/>
    <w:rsid w:val="00DD574D"/>
    <w:rsid w:val="00DD6ACC"/>
    <w:rsid w:val="00DD7033"/>
    <w:rsid w:val="00DE0301"/>
    <w:rsid w:val="00DE23EE"/>
    <w:rsid w:val="00DE26B0"/>
    <w:rsid w:val="00DE2B86"/>
    <w:rsid w:val="00DE64E3"/>
    <w:rsid w:val="00DF1B84"/>
    <w:rsid w:val="00E023CE"/>
    <w:rsid w:val="00E03B14"/>
    <w:rsid w:val="00E0468F"/>
    <w:rsid w:val="00E06579"/>
    <w:rsid w:val="00E07C31"/>
    <w:rsid w:val="00E11456"/>
    <w:rsid w:val="00E12540"/>
    <w:rsid w:val="00E12606"/>
    <w:rsid w:val="00E12EE4"/>
    <w:rsid w:val="00E141F1"/>
    <w:rsid w:val="00E15012"/>
    <w:rsid w:val="00E161F6"/>
    <w:rsid w:val="00E177D7"/>
    <w:rsid w:val="00E24AE3"/>
    <w:rsid w:val="00E303B7"/>
    <w:rsid w:val="00E31D3A"/>
    <w:rsid w:val="00E35146"/>
    <w:rsid w:val="00E428C6"/>
    <w:rsid w:val="00E43202"/>
    <w:rsid w:val="00E4442E"/>
    <w:rsid w:val="00E460B7"/>
    <w:rsid w:val="00E4646C"/>
    <w:rsid w:val="00E573B4"/>
    <w:rsid w:val="00E5758B"/>
    <w:rsid w:val="00E57597"/>
    <w:rsid w:val="00E6233C"/>
    <w:rsid w:val="00E62AEA"/>
    <w:rsid w:val="00E74E4F"/>
    <w:rsid w:val="00E76C20"/>
    <w:rsid w:val="00E80499"/>
    <w:rsid w:val="00E8341D"/>
    <w:rsid w:val="00E86A8D"/>
    <w:rsid w:val="00E909AB"/>
    <w:rsid w:val="00E92D16"/>
    <w:rsid w:val="00E945A3"/>
    <w:rsid w:val="00E95706"/>
    <w:rsid w:val="00E961E0"/>
    <w:rsid w:val="00EA1A1E"/>
    <w:rsid w:val="00EA211F"/>
    <w:rsid w:val="00EA21ED"/>
    <w:rsid w:val="00EA32A9"/>
    <w:rsid w:val="00EA50B2"/>
    <w:rsid w:val="00EA78B5"/>
    <w:rsid w:val="00EA7AE6"/>
    <w:rsid w:val="00EB17C1"/>
    <w:rsid w:val="00EB29B4"/>
    <w:rsid w:val="00EB4154"/>
    <w:rsid w:val="00EB53C1"/>
    <w:rsid w:val="00EB7E51"/>
    <w:rsid w:val="00EC000A"/>
    <w:rsid w:val="00EC0140"/>
    <w:rsid w:val="00EC0F14"/>
    <w:rsid w:val="00EC1CBE"/>
    <w:rsid w:val="00EC2A36"/>
    <w:rsid w:val="00EC65B6"/>
    <w:rsid w:val="00EC7885"/>
    <w:rsid w:val="00ED0877"/>
    <w:rsid w:val="00ED0FC4"/>
    <w:rsid w:val="00ED12AD"/>
    <w:rsid w:val="00ED1568"/>
    <w:rsid w:val="00ED389E"/>
    <w:rsid w:val="00ED4087"/>
    <w:rsid w:val="00ED521E"/>
    <w:rsid w:val="00ED646D"/>
    <w:rsid w:val="00ED6E64"/>
    <w:rsid w:val="00EE465E"/>
    <w:rsid w:val="00EE7957"/>
    <w:rsid w:val="00EF2915"/>
    <w:rsid w:val="00EF317B"/>
    <w:rsid w:val="00EF51D7"/>
    <w:rsid w:val="00EF6766"/>
    <w:rsid w:val="00F01185"/>
    <w:rsid w:val="00F017C1"/>
    <w:rsid w:val="00F0196F"/>
    <w:rsid w:val="00F031AE"/>
    <w:rsid w:val="00F058C3"/>
    <w:rsid w:val="00F12B79"/>
    <w:rsid w:val="00F15B4B"/>
    <w:rsid w:val="00F21C72"/>
    <w:rsid w:val="00F27965"/>
    <w:rsid w:val="00F27E9A"/>
    <w:rsid w:val="00F354B8"/>
    <w:rsid w:val="00F376CC"/>
    <w:rsid w:val="00F40856"/>
    <w:rsid w:val="00F414AD"/>
    <w:rsid w:val="00F415BA"/>
    <w:rsid w:val="00F417C1"/>
    <w:rsid w:val="00F41B24"/>
    <w:rsid w:val="00F43FA8"/>
    <w:rsid w:val="00F441BA"/>
    <w:rsid w:val="00F50C2D"/>
    <w:rsid w:val="00F514CA"/>
    <w:rsid w:val="00F51E3A"/>
    <w:rsid w:val="00F53007"/>
    <w:rsid w:val="00F542C1"/>
    <w:rsid w:val="00F546BE"/>
    <w:rsid w:val="00F547A5"/>
    <w:rsid w:val="00F556BB"/>
    <w:rsid w:val="00F600F1"/>
    <w:rsid w:val="00F6062F"/>
    <w:rsid w:val="00F61B85"/>
    <w:rsid w:val="00F63A2B"/>
    <w:rsid w:val="00F65E13"/>
    <w:rsid w:val="00F6757D"/>
    <w:rsid w:val="00F7001C"/>
    <w:rsid w:val="00F71F7D"/>
    <w:rsid w:val="00F76C95"/>
    <w:rsid w:val="00F7760E"/>
    <w:rsid w:val="00F77B5E"/>
    <w:rsid w:val="00F8029A"/>
    <w:rsid w:val="00F8218D"/>
    <w:rsid w:val="00F82DE0"/>
    <w:rsid w:val="00F83A1B"/>
    <w:rsid w:val="00F852CA"/>
    <w:rsid w:val="00F86DFE"/>
    <w:rsid w:val="00F86E43"/>
    <w:rsid w:val="00F9082D"/>
    <w:rsid w:val="00F92813"/>
    <w:rsid w:val="00FA542A"/>
    <w:rsid w:val="00FB0CB9"/>
    <w:rsid w:val="00FB5A52"/>
    <w:rsid w:val="00FC16FA"/>
    <w:rsid w:val="00FC3A0E"/>
    <w:rsid w:val="00FC5552"/>
    <w:rsid w:val="00FD5E27"/>
    <w:rsid w:val="00FD5FAF"/>
    <w:rsid w:val="00FD70FE"/>
    <w:rsid w:val="00FE1009"/>
    <w:rsid w:val="00FE7D50"/>
    <w:rsid w:val="00FF0FB8"/>
    <w:rsid w:val="00FF1C0B"/>
    <w:rsid w:val="00FF28EF"/>
    <w:rsid w:val="00FF3BD3"/>
    <w:rsid w:val="00FF7421"/>
    <w:rsid w:val="0A3DDC19"/>
    <w:rsid w:val="1AEAD27A"/>
    <w:rsid w:val="337B2285"/>
    <w:rsid w:val="467972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DA23D"/>
  <w15:docId w15:val="{07DEEF33-5A7C-4052-8574-91FED967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52"/>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 w:type="character" w:styleId="FootnoteReference">
    <w:name w:val="footnote reference"/>
    <w:uiPriority w:val="99"/>
    <w:rsid w:val="00E945A3"/>
    <w:rPr>
      <w:vertAlign w:val="superscript"/>
    </w:rPr>
  </w:style>
  <w:style w:type="table" w:customStyle="1" w:styleId="TableGrid1">
    <w:name w:val="Table Grid1"/>
    <w:basedOn w:val="TableNormal"/>
    <w:next w:val="TableGrid"/>
    <w:uiPriority w:val="59"/>
    <w:rsid w:val="00001B3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6524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505E7"/>
    <w:rPr>
      <w:color w:val="605E5C"/>
      <w:shd w:val="clear" w:color="auto" w:fill="E1DFDD"/>
    </w:rPr>
  </w:style>
  <w:style w:type="character" w:styleId="Mention">
    <w:name w:val="Mention"/>
    <w:basedOn w:val="DefaultParagraphFont"/>
    <w:uiPriority w:val="99"/>
    <w:unhideWhenUsed/>
    <w:rsid w:val="00B505E7"/>
    <w:rPr>
      <w:color w:val="2B579A"/>
      <w:shd w:val="clear" w:color="auto" w:fill="E1DFDD"/>
    </w:rPr>
  </w:style>
  <w:style w:type="table" w:customStyle="1" w:styleId="TableGrid4">
    <w:name w:val="Table Grid4"/>
    <w:basedOn w:val="TableNormal"/>
    <w:next w:val="TableGrid"/>
    <w:uiPriority w:val="39"/>
    <w:rsid w:val="00F4085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B2C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030B0A"/>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421946-0BAD-4246-9419-2178F05F7F8D}"/>
</file>

<file path=customXml/itemProps2.xml><?xml version="1.0" encoding="utf-8"?>
<ds:datastoreItem xmlns:ds="http://schemas.openxmlformats.org/officeDocument/2006/customXml" ds:itemID="{51D32591-579B-4C24-82AB-BBB5D6B8E757}">
  <ds:schemaRefs>
    <ds:schemaRef ds:uri="http://schemas.openxmlformats.org/officeDocument/2006/bibliography"/>
  </ds:schemaRefs>
</ds:datastoreItem>
</file>

<file path=customXml/itemProps3.xml><?xml version="1.0" encoding="utf-8"?>
<ds:datastoreItem xmlns:ds="http://schemas.openxmlformats.org/officeDocument/2006/customXml" ds:itemID="{0544443B-573A-4B98-9EE3-64520FA8B32C}">
  <ds:schemaRefs>
    <ds:schemaRef ds:uri="http://purl.org/dc/terms/"/>
    <ds:schemaRef ds:uri="785685f2-c2e1-4352-89aa-3faca8eaba52"/>
    <ds:schemaRef ds:uri="http://www.w3.org/XML/1998/namespace"/>
    <ds:schemaRef ds:uri="http://purl.org/dc/elements/1.1/"/>
    <ds:schemaRef ds:uri="5067c814-4b34-462c-a21d-c185ff6548d2"/>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8BA0DFFD-A49E-483C-8A65-216693B69BE6}">
  <ds:schemaRefs>
    <ds:schemaRef ds:uri="http://schemas.microsoft.com/sharepoint/v3/contenttype/forms"/>
  </ds:schemaRefs>
</ds:datastoreItem>
</file>

<file path=customXml/itemProps5.xml><?xml version="1.0" encoding="utf-8"?>
<ds:datastoreItem xmlns:ds="http://schemas.openxmlformats.org/officeDocument/2006/customXml" ds:itemID="{F2C1CEC9-E7F7-4392-838D-040A0A914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16</Pages>
  <Words>5328</Words>
  <Characters>30373</Characters>
  <Application>Microsoft Office Word</Application>
  <DocSecurity>0</DocSecurity>
  <Lines>253</Lines>
  <Paragraphs>71</Paragraphs>
  <ScaleCrop>false</ScaleCrop>
  <Company>California Energy Commission</Company>
  <LinksUpToDate>false</LinksUpToDate>
  <CharactersWithSpaces>35630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142</cp:revision>
  <cp:lastPrinted>2019-05-10T15:42:00Z</cp:lastPrinted>
  <dcterms:created xsi:type="dcterms:W3CDTF">2022-01-14T04:16:00Z</dcterms:created>
  <dcterms:modified xsi:type="dcterms:W3CDTF">2022-11-04T21:59:00Z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