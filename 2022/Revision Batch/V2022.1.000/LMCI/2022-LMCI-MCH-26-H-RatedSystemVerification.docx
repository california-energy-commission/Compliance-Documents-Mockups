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7C946" w14:textId="3F256DE9" w:rsidR="00E443DE" w:rsidRPr="00E443DE" w:rsidRDefault="00E443DE" w:rsidP="00E443DE">
      <w:pPr>
        <w:spacing w:line="256" w:lineRule="auto"/>
        <w:rPr>
          <w:rFonts w:ascii="Calibri" w:eastAsia="Calibri" w:hAnsi="Calibri"/>
          <w:sz w:val="24"/>
          <w:szCs w:val="24"/>
        </w:rPr>
      </w:pPr>
      <w:r w:rsidRPr="00E443DE">
        <w:rPr>
          <w:rFonts w:ascii="Calibri" w:eastAsia="Calibri" w:hAnsi="Calibri"/>
          <w:b/>
          <w:bCs/>
          <w:sz w:val="24"/>
          <w:szCs w:val="24"/>
        </w:rPr>
        <w:t xml:space="preserve">CERTIFICATE OF </w:t>
      </w:r>
      <w:r w:rsidRPr="00E443DE">
        <w:rPr>
          <w:rFonts w:ascii="Calibri" w:eastAsia="Calibri" w:hAnsi="Calibri" w:cs="Calibri"/>
          <w:b/>
          <w:bCs/>
          <w:sz w:val="24"/>
          <w:szCs w:val="24"/>
        </w:rPr>
        <w:t>INSTALLATION</w:t>
      </w:r>
      <w:r w:rsidRPr="00E443DE">
        <w:br/>
      </w:r>
      <w:r w:rsidRPr="00E443DE">
        <w:rPr>
          <w:rFonts w:ascii="Calibri" w:eastAsia="Calibri" w:hAnsi="Calibri"/>
          <w:b/>
          <w:bCs/>
          <w:sz w:val="24"/>
          <w:szCs w:val="24"/>
        </w:rPr>
        <w:t>Note:</w:t>
      </w:r>
      <w:r w:rsidRPr="00E443DE">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E443DE" w:rsidRPr="00E443DE" w14:paraId="4DAE1A17"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40D12F03" w14:textId="77777777" w:rsidR="00E443DE" w:rsidRPr="00E443DE" w:rsidRDefault="00E443DE" w:rsidP="00070BC6">
            <w:pPr>
              <w:rPr>
                <w:rFonts w:ascii="Calibri" w:hAnsi="Calibri" w:cs="Calibri"/>
                <w:sz w:val="24"/>
                <w:szCs w:val="24"/>
              </w:rPr>
            </w:pPr>
            <w:r w:rsidRPr="00E443DE">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340562DA" w14:textId="77777777" w:rsidR="00E443DE" w:rsidRPr="00E443DE" w:rsidRDefault="00E443DE" w:rsidP="00070BC6">
            <w:pPr>
              <w:rPr>
                <w:rFonts w:ascii="Calibri" w:hAnsi="Calibri" w:cs="Calibri"/>
                <w:sz w:val="24"/>
                <w:szCs w:val="24"/>
              </w:rPr>
            </w:pPr>
            <w:r w:rsidRPr="00E443DE">
              <w:rPr>
                <w:rFonts w:ascii="Calibri" w:hAnsi="Calibri" w:cs="Calibri"/>
                <w:sz w:val="24"/>
                <w:szCs w:val="24"/>
              </w:rPr>
              <w:t>Enforcement Agency:</w:t>
            </w:r>
          </w:p>
        </w:tc>
      </w:tr>
      <w:tr w:rsidR="00E443DE" w:rsidRPr="00E443DE" w14:paraId="09913166"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2B2BB67A" w14:textId="77777777" w:rsidR="00E443DE" w:rsidRPr="00E443DE" w:rsidRDefault="00E443DE" w:rsidP="00070BC6">
            <w:pPr>
              <w:rPr>
                <w:rFonts w:ascii="Calibri" w:hAnsi="Calibri" w:cs="Calibri"/>
                <w:sz w:val="24"/>
                <w:szCs w:val="24"/>
                <w:vertAlign w:val="superscript"/>
              </w:rPr>
            </w:pPr>
            <w:r w:rsidRPr="00E443DE">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47044328" w14:textId="77777777" w:rsidR="00E443DE" w:rsidRPr="00E443DE" w:rsidRDefault="00E443DE" w:rsidP="00070BC6">
            <w:pPr>
              <w:rPr>
                <w:rFonts w:ascii="Calibri" w:hAnsi="Calibri" w:cs="Calibri"/>
                <w:sz w:val="24"/>
                <w:szCs w:val="24"/>
                <w:vertAlign w:val="superscript"/>
              </w:rPr>
            </w:pPr>
            <w:r w:rsidRPr="00E443DE">
              <w:rPr>
                <w:rFonts w:ascii="Calibri" w:hAnsi="Calibri" w:cs="Calibri"/>
                <w:sz w:val="24"/>
                <w:szCs w:val="24"/>
              </w:rPr>
              <w:t>Permit Number:</w:t>
            </w:r>
          </w:p>
        </w:tc>
      </w:tr>
      <w:tr w:rsidR="00E443DE" w:rsidRPr="00E443DE" w14:paraId="4B5ED5EE"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2220BDB2" w14:textId="77777777" w:rsidR="00E443DE" w:rsidRPr="00E443DE" w:rsidRDefault="00E443DE" w:rsidP="00070BC6">
            <w:pPr>
              <w:rPr>
                <w:rFonts w:ascii="Calibri" w:hAnsi="Calibri" w:cs="Calibri"/>
                <w:sz w:val="24"/>
                <w:szCs w:val="24"/>
              </w:rPr>
            </w:pPr>
            <w:r w:rsidRPr="00E443DE">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5D1A0C83" w14:textId="77777777" w:rsidR="00E443DE" w:rsidRPr="00E443DE" w:rsidRDefault="00E443DE" w:rsidP="00070BC6">
            <w:pPr>
              <w:rPr>
                <w:rFonts w:ascii="Calibri" w:hAnsi="Calibri"/>
                <w:sz w:val="24"/>
                <w:szCs w:val="24"/>
              </w:rPr>
            </w:pPr>
            <w:r w:rsidRPr="00E443DE">
              <w:rPr>
                <w:rFonts w:ascii="Calibri" w:eastAsia="Calibri" w:hAnsi="Calibri" w:cs="Calibri"/>
                <w:color w:val="000000" w:themeColor="text1"/>
                <w:sz w:val="24"/>
                <w:szCs w:val="24"/>
              </w:rPr>
              <w:t>Permit Application Date</w:t>
            </w:r>
            <w:r w:rsidRPr="00E443DE">
              <w:rPr>
                <w:rFonts w:ascii="Calibri" w:hAnsi="Calibri"/>
                <w:sz w:val="24"/>
                <w:szCs w:val="24"/>
              </w:rPr>
              <w:t>:</w:t>
            </w:r>
          </w:p>
        </w:tc>
      </w:tr>
    </w:tbl>
    <w:p w14:paraId="3B0EA344" w14:textId="1041EB39" w:rsidR="00E443DE" w:rsidRPr="00E443DE" w:rsidRDefault="00E443DE"/>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6"/>
        <w:gridCol w:w="6380"/>
        <w:gridCol w:w="3887"/>
      </w:tblGrid>
      <w:tr w:rsidR="00000C12" w:rsidRPr="00E443DE" w14:paraId="7DC3DA82" w14:textId="77777777" w:rsidTr="0079167B">
        <w:trPr>
          <w:cantSplit/>
          <w:trHeight w:val="144"/>
        </w:trPr>
        <w:tc>
          <w:tcPr>
            <w:tcW w:w="5000" w:type="pct"/>
            <w:gridSpan w:val="3"/>
            <w:vAlign w:val="center"/>
          </w:tcPr>
          <w:p w14:paraId="7DC3DA80" w14:textId="69249255" w:rsidR="00000C12" w:rsidRPr="00E443DE" w:rsidRDefault="00000C12" w:rsidP="00C00A89">
            <w:pPr>
              <w:rPr>
                <w:rFonts w:asciiTheme="minorHAnsi" w:hAnsiTheme="minorHAnsi"/>
                <w:b/>
                <w:sz w:val="18"/>
                <w:szCs w:val="18"/>
              </w:rPr>
            </w:pPr>
            <w:r w:rsidRPr="00E443DE">
              <w:rPr>
                <w:rFonts w:asciiTheme="minorHAnsi" w:hAnsiTheme="minorHAnsi"/>
                <w:b/>
                <w:szCs w:val="18"/>
              </w:rPr>
              <w:t>A. System Information</w:t>
            </w:r>
          </w:p>
          <w:p w14:paraId="7DC3DA81" w14:textId="4CACEA15" w:rsidR="00000C12" w:rsidRPr="00E443DE" w:rsidRDefault="00000C12" w:rsidP="00CB1FB6">
            <w:pPr>
              <w:rPr>
                <w:rFonts w:asciiTheme="minorHAnsi" w:hAnsiTheme="minorHAnsi"/>
                <w:i/>
                <w:sz w:val="18"/>
                <w:szCs w:val="18"/>
              </w:rPr>
            </w:pPr>
            <w:r w:rsidRPr="00E443DE">
              <w:rPr>
                <w:rFonts w:asciiTheme="minorHAnsi" w:hAnsiTheme="minorHAnsi"/>
                <w:i/>
                <w:sz w:val="18"/>
                <w:szCs w:val="18"/>
              </w:rPr>
              <w:t>Procedures for verification of High SEER</w:t>
            </w:r>
            <w:r w:rsidR="00493FF2" w:rsidRPr="00E443DE">
              <w:rPr>
                <w:rFonts w:asciiTheme="minorHAnsi" w:hAnsiTheme="minorHAnsi"/>
                <w:i/>
                <w:sz w:val="18"/>
                <w:szCs w:val="18"/>
              </w:rPr>
              <w:t>/SEER2</w:t>
            </w:r>
            <w:r w:rsidRPr="00E443DE">
              <w:rPr>
                <w:rFonts w:asciiTheme="minorHAnsi" w:hAnsiTheme="minorHAnsi"/>
                <w:i/>
                <w:sz w:val="18"/>
                <w:szCs w:val="18"/>
              </w:rPr>
              <w:t xml:space="preserve"> and EER</w:t>
            </w:r>
            <w:r w:rsidR="00493FF2" w:rsidRPr="00E443DE">
              <w:rPr>
                <w:rFonts w:asciiTheme="minorHAnsi" w:hAnsiTheme="minorHAnsi"/>
                <w:i/>
                <w:sz w:val="18"/>
                <w:szCs w:val="18"/>
              </w:rPr>
              <w:t>/EER2</w:t>
            </w:r>
            <w:r w:rsidRPr="00E443DE">
              <w:rPr>
                <w:rFonts w:asciiTheme="minorHAnsi" w:hAnsiTheme="minorHAnsi"/>
                <w:i/>
                <w:sz w:val="18"/>
                <w:szCs w:val="18"/>
              </w:rPr>
              <w:t xml:space="preserve"> Equipment are described in Reference Appendix RA3.4. Each HVAC system requiring verification must use a separate form.</w:t>
            </w:r>
          </w:p>
        </w:tc>
      </w:tr>
      <w:tr w:rsidR="0079167B" w:rsidRPr="00E443DE" w14:paraId="7DC3DA86" w14:textId="77777777" w:rsidTr="00E443DE">
        <w:trPr>
          <w:cantSplit/>
          <w:trHeight w:val="144"/>
        </w:trPr>
        <w:tc>
          <w:tcPr>
            <w:tcW w:w="248" w:type="pct"/>
            <w:vAlign w:val="center"/>
          </w:tcPr>
          <w:p w14:paraId="7DC3DA83" w14:textId="77777777" w:rsidR="0079167B" w:rsidRPr="00E443DE" w:rsidRDefault="0079167B" w:rsidP="0079167B">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01</w:t>
            </w:r>
          </w:p>
        </w:tc>
        <w:tc>
          <w:tcPr>
            <w:tcW w:w="2953" w:type="pct"/>
            <w:vAlign w:val="center"/>
          </w:tcPr>
          <w:p w14:paraId="7DC3DA84" w14:textId="61B2F3DE" w:rsidR="0079167B" w:rsidRPr="00E443DE" w:rsidRDefault="0079167B" w:rsidP="0079167B">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 xml:space="preserve">Space Conditioning System Identification or Name </w:t>
            </w:r>
          </w:p>
        </w:tc>
        <w:tc>
          <w:tcPr>
            <w:tcW w:w="1799" w:type="pct"/>
            <w:vAlign w:val="center"/>
          </w:tcPr>
          <w:p w14:paraId="7DC3DA85" w14:textId="77777777" w:rsidR="0079167B" w:rsidRPr="00E443DE" w:rsidRDefault="0079167B" w:rsidP="0079167B">
            <w:pPr>
              <w:rPr>
                <w:rFonts w:asciiTheme="minorHAnsi" w:hAnsiTheme="minorHAnsi"/>
                <w:sz w:val="18"/>
                <w:szCs w:val="18"/>
              </w:rPr>
            </w:pPr>
          </w:p>
        </w:tc>
      </w:tr>
      <w:tr w:rsidR="0079167B" w:rsidRPr="00E443DE" w14:paraId="7DC3DA8A" w14:textId="77777777" w:rsidTr="00E443DE">
        <w:trPr>
          <w:cantSplit/>
          <w:trHeight w:val="144"/>
        </w:trPr>
        <w:tc>
          <w:tcPr>
            <w:tcW w:w="248" w:type="pct"/>
            <w:vAlign w:val="center"/>
          </w:tcPr>
          <w:p w14:paraId="7DC3DA87" w14:textId="77777777" w:rsidR="0079167B" w:rsidRPr="00E443DE" w:rsidRDefault="0079167B" w:rsidP="0079167B">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02</w:t>
            </w:r>
          </w:p>
        </w:tc>
        <w:tc>
          <w:tcPr>
            <w:tcW w:w="2953" w:type="pct"/>
            <w:vAlign w:val="center"/>
          </w:tcPr>
          <w:p w14:paraId="7DC3DA88" w14:textId="2942705B" w:rsidR="0079167B" w:rsidRPr="00E443DE" w:rsidRDefault="0079167B" w:rsidP="0079167B">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Space Conditioning System Description of Area Served</w:t>
            </w:r>
          </w:p>
        </w:tc>
        <w:tc>
          <w:tcPr>
            <w:tcW w:w="1799" w:type="pct"/>
            <w:vAlign w:val="center"/>
          </w:tcPr>
          <w:p w14:paraId="7DC3DA89" w14:textId="77777777" w:rsidR="0079167B" w:rsidRPr="00E443DE" w:rsidRDefault="0079167B" w:rsidP="0079167B">
            <w:pPr>
              <w:pStyle w:val="Header"/>
              <w:rPr>
                <w:rFonts w:asciiTheme="minorHAnsi" w:hAnsiTheme="minorHAnsi"/>
                <w:sz w:val="18"/>
                <w:szCs w:val="18"/>
              </w:rPr>
            </w:pPr>
          </w:p>
        </w:tc>
      </w:tr>
      <w:tr w:rsidR="001C6CA1" w:rsidRPr="00E443DE" w14:paraId="2BCE2A8E" w14:textId="77777777" w:rsidTr="00E443DE">
        <w:trPr>
          <w:cantSplit/>
          <w:trHeight w:val="144"/>
        </w:trPr>
        <w:tc>
          <w:tcPr>
            <w:tcW w:w="248" w:type="pct"/>
            <w:vAlign w:val="center"/>
          </w:tcPr>
          <w:p w14:paraId="1A5325B6" w14:textId="211880B3" w:rsidR="001C6CA1" w:rsidRPr="00E443DE" w:rsidRDefault="00444D0A" w:rsidP="00D256CD">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03a</w:t>
            </w:r>
          </w:p>
        </w:tc>
        <w:tc>
          <w:tcPr>
            <w:tcW w:w="2953" w:type="pct"/>
            <w:vAlign w:val="center"/>
          </w:tcPr>
          <w:p w14:paraId="02DA73F7" w14:textId="09637743" w:rsidR="001C6CA1" w:rsidRPr="00E443DE" w:rsidRDefault="001C6CA1" w:rsidP="00D256CD">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Efficiency Metric</w:t>
            </w:r>
          </w:p>
        </w:tc>
        <w:tc>
          <w:tcPr>
            <w:tcW w:w="1799" w:type="pct"/>
            <w:vAlign w:val="center"/>
          </w:tcPr>
          <w:p w14:paraId="119F6ABA" w14:textId="77777777" w:rsidR="001C6CA1" w:rsidRPr="00E443DE" w:rsidRDefault="001C6CA1" w:rsidP="00D256CD">
            <w:pPr>
              <w:rPr>
                <w:rFonts w:asciiTheme="minorHAnsi" w:hAnsiTheme="minorHAnsi"/>
                <w:sz w:val="18"/>
                <w:szCs w:val="18"/>
              </w:rPr>
            </w:pPr>
          </w:p>
        </w:tc>
      </w:tr>
      <w:tr w:rsidR="00D256CD" w:rsidRPr="00E443DE" w14:paraId="6483B9FE" w14:textId="77777777" w:rsidTr="00E443DE">
        <w:trPr>
          <w:cantSplit/>
          <w:trHeight w:val="144"/>
        </w:trPr>
        <w:tc>
          <w:tcPr>
            <w:tcW w:w="248" w:type="pct"/>
            <w:vAlign w:val="center"/>
          </w:tcPr>
          <w:p w14:paraId="6A245E55" w14:textId="35F9E9B0" w:rsidR="00D256CD" w:rsidRPr="00E443DE" w:rsidRDefault="00D256CD" w:rsidP="00D256CD">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w:t>
            </w:r>
            <w:r w:rsidR="00175ACB" w:rsidRPr="00E443DE">
              <w:rPr>
                <w:rFonts w:asciiTheme="minorHAnsi" w:hAnsiTheme="minorHAnsi"/>
                <w:sz w:val="18"/>
                <w:szCs w:val="18"/>
              </w:rPr>
              <w:t>3</w:t>
            </w:r>
          </w:p>
        </w:tc>
        <w:tc>
          <w:tcPr>
            <w:tcW w:w="2953" w:type="pct"/>
            <w:vAlign w:val="center"/>
          </w:tcPr>
          <w:p w14:paraId="1043D393" w14:textId="56214341" w:rsidR="00D256CD" w:rsidRPr="00E443DE" w:rsidRDefault="00D256CD" w:rsidP="00D256CD">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Status: SEER</w:t>
            </w:r>
            <w:r w:rsidR="00493FF2" w:rsidRPr="00E443DE">
              <w:rPr>
                <w:rFonts w:asciiTheme="minorHAnsi" w:hAnsiTheme="minorHAnsi"/>
                <w:sz w:val="18"/>
                <w:szCs w:val="18"/>
              </w:rPr>
              <w:t>/SEER2</w:t>
            </w:r>
            <w:r w:rsidRPr="00E443DE">
              <w:rPr>
                <w:rFonts w:asciiTheme="minorHAnsi" w:hAnsiTheme="minorHAnsi"/>
                <w:sz w:val="18"/>
                <w:szCs w:val="18"/>
              </w:rPr>
              <w:t xml:space="preserve"> Performance Compliance Credit Check</w:t>
            </w:r>
          </w:p>
        </w:tc>
        <w:tc>
          <w:tcPr>
            <w:tcW w:w="1799" w:type="pct"/>
            <w:vAlign w:val="center"/>
          </w:tcPr>
          <w:p w14:paraId="15186913" w14:textId="792E292B" w:rsidR="00D256CD" w:rsidRPr="00E443DE" w:rsidRDefault="00D256CD" w:rsidP="00D256CD">
            <w:pPr>
              <w:rPr>
                <w:rFonts w:asciiTheme="minorHAnsi" w:hAnsiTheme="minorHAnsi"/>
                <w:sz w:val="18"/>
                <w:szCs w:val="18"/>
              </w:rPr>
            </w:pPr>
          </w:p>
        </w:tc>
      </w:tr>
      <w:tr w:rsidR="00D256CD" w:rsidRPr="00E443DE" w14:paraId="7A717A20" w14:textId="77777777" w:rsidTr="00E443DE">
        <w:trPr>
          <w:cantSplit/>
          <w:trHeight w:val="144"/>
        </w:trPr>
        <w:tc>
          <w:tcPr>
            <w:tcW w:w="248" w:type="pct"/>
            <w:vAlign w:val="center"/>
          </w:tcPr>
          <w:p w14:paraId="4003795E" w14:textId="4F86C261" w:rsidR="00D256CD" w:rsidRPr="00E443DE" w:rsidRDefault="00D256CD" w:rsidP="00D256CD">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w:t>
            </w:r>
            <w:r w:rsidR="00175ACB" w:rsidRPr="00E443DE">
              <w:rPr>
                <w:rFonts w:asciiTheme="minorHAnsi" w:hAnsiTheme="minorHAnsi"/>
                <w:sz w:val="18"/>
                <w:szCs w:val="18"/>
              </w:rPr>
              <w:t>4</w:t>
            </w:r>
          </w:p>
        </w:tc>
        <w:tc>
          <w:tcPr>
            <w:tcW w:w="2953" w:type="pct"/>
            <w:vAlign w:val="center"/>
          </w:tcPr>
          <w:p w14:paraId="6053E283" w14:textId="55E9CE3F" w:rsidR="00D256CD" w:rsidRPr="00E443DE" w:rsidRDefault="00D256CD" w:rsidP="00D256CD">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Status: EER</w:t>
            </w:r>
            <w:r w:rsidR="00493FF2" w:rsidRPr="00E443DE">
              <w:rPr>
                <w:rFonts w:asciiTheme="minorHAnsi" w:hAnsiTheme="minorHAnsi"/>
                <w:sz w:val="18"/>
                <w:szCs w:val="18"/>
              </w:rPr>
              <w:t>/EER2</w:t>
            </w:r>
            <w:r w:rsidRPr="00E443DE">
              <w:rPr>
                <w:rFonts w:asciiTheme="minorHAnsi" w:hAnsiTheme="minorHAnsi"/>
                <w:sz w:val="18"/>
                <w:szCs w:val="18"/>
              </w:rPr>
              <w:t xml:space="preserve"> Performance Compliance Credit Check</w:t>
            </w:r>
          </w:p>
        </w:tc>
        <w:tc>
          <w:tcPr>
            <w:tcW w:w="1799" w:type="pct"/>
            <w:vAlign w:val="center"/>
          </w:tcPr>
          <w:p w14:paraId="0D25B3DA" w14:textId="140E5DCD" w:rsidR="00D256CD" w:rsidRPr="00E443DE" w:rsidRDefault="00D256CD" w:rsidP="00D256CD">
            <w:pPr>
              <w:rPr>
                <w:rFonts w:asciiTheme="minorHAnsi" w:hAnsiTheme="minorHAnsi"/>
                <w:sz w:val="18"/>
                <w:szCs w:val="18"/>
              </w:rPr>
            </w:pPr>
          </w:p>
        </w:tc>
      </w:tr>
      <w:tr w:rsidR="00D256CD" w:rsidRPr="00E443DE" w14:paraId="5DFC05FE" w14:textId="77777777" w:rsidTr="00E443DE">
        <w:trPr>
          <w:cantSplit/>
          <w:trHeight w:val="144"/>
        </w:trPr>
        <w:tc>
          <w:tcPr>
            <w:tcW w:w="248" w:type="pct"/>
            <w:vAlign w:val="center"/>
          </w:tcPr>
          <w:p w14:paraId="7423773E" w14:textId="7FDBDAFA" w:rsidR="00D256CD" w:rsidRPr="00E443DE" w:rsidRDefault="00D256CD" w:rsidP="00D256CD">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w:t>
            </w:r>
            <w:r w:rsidR="00175ACB" w:rsidRPr="00E443DE">
              <w:rPr>
                <w:rFonts w:asciiTheme="minorHAnsi" w:hAnsiTheme="minorHAnsi"/>
                <w:sz w:val="18"/>
                <w:szCs w:val="18"/>
              </w:rPr>
              <w:t>5</w:t>
            </w:r>
          </w:p>
        </w:tc>
        <w:tc>
          <w:tcPr>
            <w:tcW w:w="2953" w:type="pct"/>
            <w:vAlign w:val="center"/>
          </w:tcPr>
          <w:p w14:paraId="0FA27266" w14:textId="0EA22068" w:rsidR="00D256CD" w:rsidRPr="00E443DE" w:rsidRDefault="00D256CD" w:rsidP="00D256CD">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Status: Heat Pump Heating Output Performance Compliance Check</w:t>
            </w:r>
          </w:p>
        </w:tc>
        <w:tc>
          <w:tcPr>
            <w:tcW w:w="1799" w:type="pct"/>
            <w:vAlign w:val="center"/>
          </w:tcPr>
          <w:p w14:paraId="660B63AE" w14:textId="68582BA3" w:rsidR="00D256CD" w:rsidRPr="00E443DE" w:rsidRDefault="00D256CD" w:rsidP="00D256CD">
            <w:pPr>
              <w:rPr>
                <w:rFonts w:asciiTheme="minorHAnsi" w:hAnsiTheme="minorHAnsi"/>
                <w:sz w:val="18"/>
                <w:szCs w:val="18"/>
              </w:rPr>
            </w:pPr>
          </w:p>
        </w:tc>
      </w:tr>
      <w:tr w:rsidR="00B100F8" w:rsidRPr="00E443DE" w14:paraId="3F4DC214" w14:textId="77777777" w:rsidTr="00E443DE">
        <w:trPr>
          <w:cantSplit/>
          <w:trHeight w:val="144"/>
        </w:trPr>
        <w:tc>
          <w:tcPr>
            <w:tcW w:w="248" w:type="pct"/>
            <w:vAlign w:val="center"/>
          </w:tcPr>
          <w:p w14:paraId="1BB0456F" w14:textId="37CE94B6" w:rsidR="00B100F8" w:rsidRPr="00E443DE" w:rsidRDefault="00B100F8" w:rsidP="00B100F8">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06</w:t>
            </w:r>
          </w:p>
        </w:tc>
        <w:tc>
          <w:tcPr>
            <w:tcW w:w="2953" w:type="pct"/>
            <w:vAlign w:val="center"/>
          </w:tcPr>
          <w:p w14:paraId="54646334" w14:textId="7EFA9EEE" w:rsidR="00B100F8" w:rsidRPr="00E443DE" w:rsidRDefault="00B100F8" w:rsidP="00B100F8">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Status: HSPF</w:t>
            </w:r>
            <w:r w:rsidR="00493FF2" w:rsidRPr="00E443DE">
              <w:rPr>
                <w:rFonts w:asciiTheme="minorHAnsi" w:hAnsiTheme="minorHAnsi"/>
                <w:sz w:val="18"/>
                <w:szCs w:val="18"/>
              </w:rPr>
              <w:t>/HSPF2</w:t>
            </w:r>
            <w:r w:rsidRPr="00E443DE">
              <w:rPr>
                <w:rFonts w:asciiTheme="minorHAnsi" w:hAnsiTheme="minorHAnsi"/>
                <w:sz w:val="18"/>
                <w:szCs w:val="18"/>
              </w:rPr>
              <w:t xml:space="preserve"> Performance Compliance Credit Check</w:t>
            </w:r>
          </w:p>
        </w:tc>
        <w:tc>
          <w:tcPr>
            <w:tcW w:w="1799" w:type="pct"/>
            <w:vAlign w:val="center"/>
          </w:tcPr>
          <w:p w14:paraId="2A3E9E5B" w14:textId="4DD412D2" w:rsidR="00B100F8" w:rsidRPr="00E443DE" w:rsidRDefault="00B100F8" w:rsidP="00B100F8">
            <w:pPr>
              <w:rPr>
                <w:rFonts w:asciiTheme="minorHAnsi" w:hAnsiTheme="minorHAnsi"/>
                <w:sz w:val="18"/>
                <w:szCs w:val="18"/>
              </w:rPr>
            </w:pPr>
          </w:p>
        </w:tc>
      </w:tr>
      <w:tr w:rsidR="00B100F8" w:rsidRPr="00E443DE" w14:paraId="7DC3DA92" w14:textId="77777777" w:rsidTr="00E443DE">
        <w:trPr>
          <w:cantSplit/>
          <w:trHeight w:val="144"/>
        </w:trPr>
        <w:tc>
          <w:tcPr>
            <w:tcW w:w="248" w:type="pct"/>
            <w:vAlign w:val="center"/>
          </w:tcPr>
          <w:p w14:paraId="7DC3DA8F" w14:textId="63E56778" w:rsidR="00B100F8" w:rsidRPr="00E443DE" w:rsidRDefault="00B100F8" w:rsidP="00B100F8">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07</w:t>
            </w:r>
          </w:p>
        </w:tc>
        <w:tc>
          <w:tcPr>
            <w:tcW w:w="2953" w:type="pct"/>
            <w:vAlign w:val="center"/>
          </w:tcPr>
          <w:p w14:paraId="7DC3DA90" w14:textId="6876D231" w:rsidR="00B100F8" w:rsidRPr="00E443DE" w:rsidRDefault="00B100F8" w:rsidP="00B100F8">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Directory Used to Certify Product Performance</w:t>
            </w:r>
          </w:p>
        </w:tc>
        <w:tc>
          <w:tcPr>
            <w:tcW w:w="1799" w:type="pct"/>
            <w:vAlign w:val="center"/>
          </w:tcPr>
          <w:p w14:paraId="7DC3DA91" w14:textId="77777777" w:rsidR="00B100F8" w:rsidRPr="00E443DE" w:rsidRDefault="00B100F8" w:rsidP="00B100F8">
            <w:pPr>
              <w:rPr>
                <w:rFonts w:asciiTheme="minorHAnsi" w:hAnsiTheme="minorHAnsi"/>
                <w:sz w:val="18"/>
                <w:szCs w:val="18"/>
              </w:rPr>
            </w:pPr>
          </w:p>
        </w:tc>
      </w:tr>
      <w:tr w:rsidR="00B100F8" w:rsidRPr="00E443DE" w14:paraId="7DC3DA96" w14:textId="77777777" w:rsidTr="00E443DE">
        <w:trPr>
          <w:cantSplit/>
          <w:trHeight w:val="144"/>
        </w:trPr>
        <w:tc>
          <w:tcPr>
            <w:tcW w:w="248" w:type="pct"/>
            <w:vAlign w:val="center"/>
          </w:tcPr>
          <w:p w14:paraId="7DC3DA93" w14:textId="77DFFCB6" w:rsidR="00B100F8" w:rsidRPr="00E443DE" w:rsidRDefault="00B100F8" w:rsidP="00B9151F">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08</w:t>
            </w:r>
          </w:p>
        </w:tc>
        <w:tc>
          <w:tcPr>
            <w:tcW w:w="2953" w:type="pct"/>
            <w:vAlign w:val="center"/>
          </w:tcPr>
          <w:p w14:paraId="7DC3DA94" w14:textId="59F68BB6" w:rsidR="00B100F8" w:rsidRPr="00E443DE" w:rsidRDefault="00B100F8" w:rsidP="00B100F8">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 xml:space="preserve">AHRI Certification Number for the Installed Space Conditioning System from </w:t>
            </w:r>
            <w:hyperlink r:id="rId12" w:history="1">
              <w:r w:rsidRPr="00E443DE">
                <w:rPr>
                  <w:rStyle w:val="Hyperlink"/>
                  <w:rFonts w:asciiTheme="minorHAnsi" w:hAnsiTheme="minorHAnsi"/>
                  <w:sz w:val="18"/>
                  <w:szCs w:val="18"/>
                </w:rPr>
                <w:t>http://www.ahridirectory.org</w:t>
              </w:r>
            </w:hyperlink>
          </w:p>
        </w:tc>
        <w:tc>
          <w:tcPr>
            <w:tcW w:w="1799" w:type="pct"/>
            <w:vAlign w:val="center"/>
          </w:tcPr>
          <w:p w14:paraId="7DC3DA95" w14:textId="4A0E2475" w:rsidR="00B100F8" w:rsidRPr="00E443DE" w:rsidRDefault="00B100F8" w:rsidP="00B100F8">
            <w:pPr>
              <w:rPr>
                <w:rFonts w:asciiTheme="minorHAnsi" w:hAnsiTheme="minorHAnsi"/>
                <w:sz w:val="18"/>
                <w:szCs w:val="18"/>
              </w:rPr>
            </w:pPr>
          </w:p>
        </w:tc>
      </w:tr>
      <w:tr w:rsidR="00B100F8" w:rsidRPr="00E443DE" w14:paraId="7DC3DA9A" w14:textId="77777777" w:rsidTr="00E443DE">
        <w:trPr>
          <w:cantSplit/>
          <w:trHeight w:val="144"/>
        </w:trPr>
        <w:tc>
          <w:tcPr>
            <w:tcW w:w="248" w:type="pct"/>
            <w:vAlign w:val="center"/>
          </w:tcPr>
          <w:p w14:paraId="7DC3DA97" w14:textId="1D366F53" w:rsidR="00B100F8" w:rsidRPr="00E443DE" w:rsidRDefault="00B100F8" w:rsidP="00B9151F">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w:t>
            </w:r>
            <w:r w:rsidR="00B9151F" w:rsidRPr="00E443DE">
              <w:rPr>
                <w:rFonts w:asciiTheme="minorHAnsi" w:hAnsiTheme="minorHAnsi"/>
                <w:sz w:val="18"/>
                <w:szCs w:val="18"/>
              </w:rPr>
              <w:t>9</w:t>
            </w:r>
          </w:p>
        </w:tc>
        <w:tc>
          <w:tcPr>
            <w:tcW w:w="2953" w:type="pct"/>
            <w:vAlign w:val="center"/>
          </w:tcPr>
          <w:p w14:paraId="7DC3DA98" w14:textId="3D422D36" w:rsidR="00B100F8" w:rsidRPr="00E443DE" w:rsidRDefault="00B100F8" w:rsidP="00B100F8">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Does the directory used to certify product performance require a specific air handler, furnace or fan coil make and model?</w:t>
            </w:r>
          </w:p>
        </w:tc>
        <w:tc>
          <w:tcPr>
            <w:tcW w:w="1799" w:type="pct"/>
            <w:vAlign w:val="center"/>
          </w:tcPr>
          <w:p w14:paraId="7DC3DA99" w14:textId="77777777" w:rsidR="00B100F8" w:rsidRPr="00E443DE" w:rsidRDefault="00B100F8" w:rsidP="00B100F8">
            <w:pPr>
              <w:rPr>
                <w:rFonts w:asciiTheme="minorHAnsi" w:hAnsiTheme="minorHAnsi"/>
                <w:sz w:val="18"/>
                <w:szCs w:val="18"/>
              </w:rPr>
            </w:pPr>
          </w:p>
        </w:tc>
      </w:tr>
      <w:tr w:rsidR="00B100F8" w:rsidRPr="00E443DE" w14:paraId="7DC3DA9E" w14:textId="77777777" w:rsidTr="00E443DE">
        <w:trPr>
          <w:cantSplit/>
          <w:trHeight w:val="144"/>
        </w:trPr>
        <w:tc>
          <w:tcPr>
            <w:tcW w:w="248" w:type="pct"/>
            <w:vAlign w:val="center"/>
          </w:tcPr>
          <w:p w14:paraId="7DC3DA9B" w14:textId="026686EA" w:rsidR="00B100F8" w:rsidRPr="00E443DE" w:rsidRDefault="00B9151F" w:rsidP="00B100F8">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10</w:t>
            </w:r>
          </w:p>
        </w:tc>
        <w:tc>
          <w:tcPr>
            <w:tcW w:w="2953" w:type="pct"/>
            <w:vAlign w:val="center"/>
          </w:tcPr>
          <w:p w14:paraId="7DC3DA9C" w14:textId="2C232766" w:rsidR="00B100F8" w:rsidRPr="00E443DE" w:rsidRDefault="00B100F8" w:rsidP="00B100F8">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Does the directory used to certify product performance require a time delay relay (+TDR)?</w:t>
            </w:r>
          </w:p>
        </w:tc>
        <w:tc>
          <w:tcPr>
            <w:tcW w:w="1799" w:type="pct"/>
            <w:vAlign w:val="center"/>
          </w:tcPr>
          <w:p w14:paraId="7DC3DA9D" w14:textId="77777777" w:rsidR="00B100F8" w:rsidRPr="00E443DE" w:rsidRDefault="00B100F8" w:rsidP="00B100F8">
            <w:pPr>
              <w:rPr>
                <w:rFonts w:asciiTheme="minorHAnsi" w:hAnsiTheme="minorHAnsi"/>
                <w:sz w:val="18"/>
                <w:szCs w:val="18"/>
              </w:rPr>
            </w:pPr>
          </w:p>
        </w:tc>
      </w:tr>
      <w:tr w:rsidR="00B100F8" w:rsidRPr="00E443DE" w14:paraId="7DC3DAA2" w14:textId="77777777" w:rsidTr="00E443DE">
        <w:trPr>
          <w:cantSplit/>
          <w:trHeight w:val="144"/>
        </w:trPr>
        <w:tc>
          <w:tcPr>
            <w:tcW w:w="248" w:type="pct"/>
            <w:vAlign w:val="center"/>
          </w:tcPr>
          <w:p w14:paraId="7DC3DA9F" w14:textId="72442A87" w:rsidR="00B100F8" w:rsidRPr="00E443DE" w:rsidRDefault="00B9151F" w:rsidP="00B100F8">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11</w:t>
            </w:r>
          </w:p>
        </w:tc>
        <w:tc>
          <w:tcPr>
            <w:tcW w:w="2953" w:type="pct"/>
            <w:vAlign w:val="center"/>
          </w:tcPr>
          <w:p w14:paraId="7DC3DAA0" w14:textId="5BAB34DE" w:rsidR="00B100F8" w:rsidRPr="00E443DE" w:rsidRDefault="00B100F8" w:rsidP="00B100F8">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Does the directory used to certify product performance require a TXV (+TXV)?</w:t>
            </w:r>
          </w:p>
        </w:tc>
        <w:tc>
          <w:tcPr>
            <w:tcW w:w="1799" w:type="pct"/>
            <w:vAlign w:val="center"/>
          </w:tcPr>
          <w:p w14:paraId="7DC3DAA1" w14:textId="77777777" w:rsidR="00B100F8" w:rsidRPr="00E443DE" w:rsidRDefault="00B100F8" w:rsidP="00B100F8">
            <w:pPr>
              <w:rPr>
                <w:rFonts w:asciiTheme="minorHAnsi" w:hAnsiTheme="minorHAnsi"/>
                <w:sz w:val="18"/>
                <w:szCs w:val="18"/>
              </w:rPr>
            </w:pPr>
          </w:p>
        </w:tc>
      </w:tr>
    </w:tbl>
    <w:p w14:paraId="18D5BCD4" w14:textId="5DCE593D" w:rsidR="00503C49" w:rsidRPr="00E443DE" w:rsidRDefault="00503C49" w:rsidP="00503C49">
      <w:pPr>
        <w:rPr>
          <w:rFonts w:ascii="Calibri" w:hAnsi="Calibri"/>
          <w:b/>
          <w:bCs/>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E443DE" w14:paraId="59339EF9" w14:textId="77777777" w:rsidTr="0006641F">
        <w:trPr>
          <w:cantSplit/>
          <w:trHeight w:val="504"/>
        </w:trPr>
        <w:tc>
          <w:tcPr>
            <w:tcW w:w="10790" w:type="dxa"/>
            <w:gridSpan w:val="10"/>
            <w:tcBorders>
              <w:bottom w:val="nil"/>
            </w:tcBorders>
          </w:tcPr>
          <w:p w14:paraId="5AB9CB15" w14:textId="77777777" w:rsidR="00503C49" w:rsidRPr="00E443DE" w:rsidRDefault="00503C49" w:rsidP="0006641F">
            <w:pPr>
              <w:rPr>
                <w:rFonts w:ascii="Calibri" w:hAnsi="Calibri"/>
                <w:b/>
                <w:sz w:val="18"/>
                <w:szCs w:val="18"/>
              </w:rPr>
            </w:pPr>
            <w:r w:rsidRPr="00E443DE">
              <w:rPr>
                <w:rFonts w:ascii="Calibri" w:hAnsi="Calibri"/>
                <w:b/>
                <w:szCs w:val="18"/>
              </w:rPr>
              <w:t>B. Rated Space Conditioning System Equipment Information from Nameplate of the Installed System</w:t>
            </w:r>
          </w:p>
          <w:p w14:paraId="4435A624" w14:textId="00F8D40F" w:rsidR="00503C49" w:rsidRPr="00E443DE" w:rsidRDefault="00503C49" w:rsidP="0006641F">
            <w:pPr>
              <w:keepNext/>
              <w:rPr>
                <w:rFonts w:ascii="Calibri" w:hAnsi="Calibri"/>
                <w:i/>
                <w:sz w:val="18"/>
                <w:szCs w:val="18"/>
              </w:rPr>
            </w:pPr>
            <w:r w:rsidRPr="00E443DE">
              <w:rPr>
                <w:rFonts w:ascii="Calibri" w:hAnsi="Calibri"/>
                <w:i/>
                <w:sz w:val="18"/>
                <w:szCs w:val="18"/>
              </w:rPr>
              <w:t>The data on the nameplate of the installed component shall conform to the data for the component as shown in the Directory used to certify product performance in order to demonstrate compliance.</w:t>
            </w:r>
          </w:p>
        </w:tc>
      </w:tr>
      <w:tr w:rsidR="00551D3B" w:rsidRPr="00E443DE" w:rsidDel="002840B2" w14:paraId="0B410A50" w14:textId="77777777" w:rsidTr="00326D79">
        <w:trPr>
          <w:cantSplit/>
          <w:trHeight w:val="188"/>
        </w:trPr>
        <w:tc>
          <w:tcPr>
            <w:tcW w:w="1146" w:type="dxa"/>
            <w:vMerge w:val="restart"/>
            <w:vAlign w:val="center"/>
          </w:tcPr>
          <w:p w14:paraId="2C66A5E0" w14:textId="6B67E262" w:rsidR="00551D3B" w:rsidRPr="00E443DE" w:rsidRDefault="00551D3B" w:rsidP="00551D3B">
            <w:pPr>
              <w:keepNext/>
              <w:jc w:val="center"/>
              <w:rPr>
                <w:rFonts w:ascii="Calibri" w:hAnsi="Calibri"/>
                <w:sz w:val="18"/>
                <w:szCs w:val="18"/>
              </w:rPr>
            </w:pPr>
            <w:r w:rsidRPr="00E443DE">
              <w:rPr>
                <w:rFonts w:ascii="Calibri" w:hAnsi="Calibri"/>
                <w:sz w:val="18"/>
                <w:szCs w:val="18"/>
              </w:rPr>
              <w:t>01</w:t>
            </w:r>
          </w:p>
        </w:tc>
        <w:tc>
          <w:tcPr>
            <w:tcW w:w="1146" w:type="dxa"/>
            <w:vMerge w:val="restart"/>
            <w:vAlign w:val="center"/>
          </w:tcPr>
          <w:p w14:paraId="78F66008" w14:textId="0B64CADB" w:rsidR="00551D3B" w:rsidRPr="00E443DE" w:rsidRDefault="00551D3B" w:rsidP="00551D3B">
            <w:pPr>
              <w:keepNext/>
              <w:jc w:val="center"/>
              <w:rPr>
                <w:rFonts w:ascii="Calibri" w:hAnsi="Calibri"/>
                <w:sz w:val="18"/>
                <w:szCs w:val="18"/>
              </w:rPr>
            </w:pPr>
            <w:r w:rsidRPr="00E443DE">
              <w:rPr>
                <w:rFonts w:ascii="Calibri" w:hAnsi="Calibri"/>
                <w:sz w:val="18"/>
                <w:szCs w:val="18"/>
              </w:rPr>
              <w:t>02</w:t>
            </w:r>
          </w:p>
        </w:tc>
        <w:tc>
          <w:tcPr>
            <w:tcW w:w="1146" w:type="dxa"/>
            <w:vMerge w:val="restart"/>
            <w:vAlign w:val="center"/>
          </w:tcPr>
          <w:p w14:paraId="1ECF150F" w14:textId="34C6F3C6" w:rsidR="00551D3B" w:rsidRPr="00E443DE" w:rsidRDefault="00551D3B" w:rsidP="00551D3B">
            <w:pPr>
              <w:keepNext/>
              <w:jc w:val="center"/>
              <w:rPr>
                <w:rFonts w:ascii="Calibri" w:hAnsi="Calibri"/>
                <w:sz w:val="18"/>
                <w:szCs w:val="18"/>
              </w:rPr>
            </w:pPr>
            <w:r w:rsidRPr="00E443DE">
              <w:rPr>
                <w:rFonts w:ascii="Calibri" w:hAnsi="Calibri"/>
                <w:sz w:val="18"/>
                <w:szCs w:val="18"/>
              </w:rPr>
              <w:t>03</w:t>
            </w:r>
          </w:p>
        </w:tc>
        <w:tc>
          <w:tcPr>
            <w:tcW w:w="1147" w:type="dxa"/>
            <w:vMerge w:val="restart"/>
            <w:vAlign w:val="center"/>
          </w:tcPr>
          <w:p w14:paraId="0967A78F" w14:textId="4F82BFF5" w:rsidR="00551D3B" w:rsidRPr="00E443DE" w:rsidRDefault="00551D3B" w:rsidP="00551D3B">
            <w:pPr>
              <w:keepNext/>
              <w:jc w:val="center"/>
              <w:rPr>
                <w:rFonts w:ascii="Calibri" w:hAnsi="Calibri"/>
                <w:sz w:val="18"/>
                <w:szCs w:val="18"/>
              </w:rPr>
            </w:pPr>
            <w:r w:rsidRPr="00E443DE">
              <w:rPr>
                <w:rFonts w:ascii="Calibri" w:hAnsi="Calibri"/>
                <w:sz w:val="18"/>
                <w:szCs w:val="18"/>
              </w:rPr>
              <w:t>04</w:t>
            </w:r>
          </w:p>
        </w:tc>
        <w:tc>
          <w:tcPr>
            <w:tcW w:w="6205" w:type="dxa"/>
            <w:gridSpan w:val="6"/>
          </w:tcPr>
          <w:p w14:paraId="6893DAE2" w14:textId="77777777" w:rsidR="00551D3B" w:rsidRPr="00E443DE" w:rsidRDefault="00551D3B" w:rsidP="00551D3B">
            <w:pPr>
              <w:keepNext/>
              <w:jc w:val="center"/>
              <w:rPr>
                <w:rFonts w:ascii="Calibri" w:hAnsi="Calibri"/>
                <w:sz w:val="18"/>
                <w:szCs w:val="18"/>
              </w:rPr>
            </w:pPr>
            <w:r w:rsidRPr="00E443DE">
              <w:rPr>
                <w:rFonts w:ascii="Calibri" w:hAnsi="Calibri"/>
                <w:sz w:val="18"/>
                <w:szCs w:val="18"/>
              </w:rPr>
              <w:t>Data from nameplate of the installed system component</w:t>
            </w:r>
          </w:p>
        </w:tc>
      </w:tr>
      <w:tr w:rsidR="00551D3B" w:rsidRPr="00E443DE" w:rsidDel="002840B2" w14:paraId="79D31C31" w14:textId="77777777" w:rsidTr="00326D79">
        <w:trPr>
          <w:cantSplit/>
          <w:trHeight w:val="188"/>
        </w:trPr>
        <w:tc>
          <w:tcPr>
            <w:tcW w:w="1146" w:type="dxa"/>
            <w:vMerge/>
            <w:vAlign w:val="center"/>
          </w:tcPr>
          <w:p w14:paraId="59355C5A" w14:textId="77777777" w:rsidR="00551D3B" w:rsidRPr="00E443DE" w:rsidRDefault="00551D3B" w:rsidP="00551D3B">
            <w:pPr>
              <w:keepNext/>
              <w:jc w:val="center"/>
              <w:rPr>
                <w:rFonts w:ascii="Calibri" w:hAnsi="Calibri"/>
                <w:sz w:val="18"/>
                <w:szCs w:val="18"/>
              </w:rPr>
            </w:pPr>
          </w:p>
        </w:tc>
        <w:tc>
          <w:tcPr>
            <w:tcW w:w="1146" w:type="dxa"/>
            <w:vMerge/>
            <w:vAlign w:val="center"/>
          </w:tcPr>
          <w:p w14:paraId="6F24D8DC" w14:textId="77777777" w:rsidR="00551D3B" w:rsidRPr="00E443DE" w:rsidRDefault="00551D3B" w:rsidP="00551D3B">
            <w:pPr>
              <w:keepNext/>
              <w:jc w:val="center"/>
              <w:rPr>
                <w:rFonts w:ascii="Calibri" w:hAnsi="Calibri"/>
                <w:sz w:val="18"/>
                <w:szCs w:val="18"/>
              </w:rPr>
            </w:pPr>
          </w:p>
        </w:tc>
        <w:tc>
          <w:tcPr>
            <w:tcW w:w="1146" w:type="dxa"/>
            <w:vMerge/>
            <w:vAlign w:val="center"/>
          </w:tcPr>
          <w:p w14:paraId="73A06CE6" w14:textId="77777777" w:rsidR="00551D3B" w:rsidRPr="00E443DE" w:rsidRDefault="00551D3B" w:rsidP="00551D3B">
            <w:pPr>
              <w:keepNext/>
              <w:jc w:val="center"/>
              <w:rPr>
                <w:rFonts w:ascii="Calibri" w:hAnsi="Calibri"/>
                <w:sz w:val="18"/>
                <w:szCs w:val="18"/>
              </w:rPr>
            </w:pPr>
          </w:p>
        </w:tc>
        <w:tc>
          <w:tcPr>
            <w:tcW w:w="1147" w:type="dxa"/>
            <w:vMerge/>
          </w:tcPr>
          <w:p w14:paraId="6C7EB2DB" w14:textId="77777777" w:rsidR="00551D3B" w:rsidRPr="00E443DE" w:rsidRDefault="00551D3B" w:rsidP="00551D3B">
            <w:pPr>
              <w:keepNext/>
              <w:jc w:val="center"/>
              <w:rPr>
                <w:rFonts w:ascii="Calibri" w:hAnsi="Calibri"/>
                <w:sz w:val="18"/>
                <w:szCs w:val="18"/>
              </w:rPr>
            </w:pPr>
          </w:p>
        </w:tc>
        <w:tc>
          <w:tcPr>
            <w:tcW w:w="1034" w:type="dxa"/>
            <w:vAlign w:val="center"/>
          </w:tcPr>
          <w:p w14:paraId="53A06CC6" w14:textId="77777777" w:rsidR="00551D3B" w:rsidRPr="00E443DE" w:rsidRDefault="00551D3B" w:rsidP="00551D3B">
            <w:pPr>
              <w:keepNext/>
              <w:jc w:val="center"/>
              <w:rPr>
                <w:rFonts w:ascii="Calibri" w:hAnsi="Calibri"/>
                <w:sz w:val="18"/>
                <w:szCs w:val="18"/>
              </w:rPr>
            </w:pPr>
            <w:r w:rsidRPr="00E443DE">
              <w:rPr>
                <w:rFonts w:ascii="Calibri" w:hAnsi="Calibri"/>
                <w:sz w:val="18"/>
                <w:szCs w:val="18"/>
              </w:rPr>
              <w:t>05</w:t>
            </w:r>
          </w:p>
        </w:tc>
        <w:tc>
          <w:tcPr>
            <w:tcW w:w="1034" w:type="dxa"/>
            <w:vAlign w:val="center"/>
          </w:tcPr>
          <w:p w14:paraId="4C79D374" w14:textId="77777777" w:rsidR="00551D3B" w:rsidRPr="00E443DE" w:rsidRDefault="00551D3B" w:rsidP="00551D3B">
            <w:pPr>
              <w:keepNext/>
              <w:jc w:val="center"/>
              <w:rPr>
                <w:rFonts w:ascii="Calibri" w:hAnsi="Calibri"/>
                <w:sz w:val="18"/>
                <w:szCs w:val="18"/>
              </w:rPr>
            </w:pPr>
            <w:r w:rsidRPr="00E443DE">
              <w:rPr>
                <w:rFonts w:ascii="Calibri" w:hAnsi="Calibri"/>
                <w:sz w:val="18"/>
                <w:szCs w:val="18"/>
              </w:rPr>
              <w:t>06</w:t>
            </w:r>
          </w:p>
        </w:tc>
        <w:tc>
          <w:tcPr>
            <w:tcW w:w="1034" w:type="dxa"/>
            <w:vAlign w:val="center"/>
          </w:tcPr>
          <w:p w14:paraId="78B1D5B7" w14:textId="77777777" w:rsidR="00551D3B" w:rsidRPr="00E443DE" w:rsidDel="002840B2" w:rsidRDefault="00551D3B" w:rsidP="00551D3B">
            <w:pPr>
              <w:keepNext/>
              <w:jc w:val="center"/>
              <w:rPr>
                <w:rFonts w:ascii="Calibri" w:hAnsi="Calibri"/>
                <w:sz w:val="18"/>
                <w:szCs w:val="18"/>
              </w:rPr>
            </w:pPr>
            <w:r w:rsidRPr="00E443DE">
              <w:rPr>
                <w:rFonts w:ascii="Calibri" w:hAnsi="Calibri"/>
                <w:sz w:val="18"/>
                <w:szCs w:val="18"/>
              </w:rPr>
              <w:t>07</w:t>
            </w:r>
          </w:p>
        </w:tc>
        <w:tc>
          <w:tcPr>
            <w:tcW w:w="1034" w:type="dxa"/>
            <w:vAlign w:val="center"/>
          </w:tcPr>
          <w:p w14:paraId="5960BFBF" w14:textId="77777777" w:rsidR="00551D3B" w:rsidRPr="00E443DE" w:rsidRDefault="00551D3B" w:rsidP="00551D3B">
            <w:pPr>
              <w:keepNext/>
              <w:jc w:val="center"/>
              <w:rPr>
                <w:rFonts w:ascii="Calibri" w:hAnsi="Calibri"/>
                <w:sz w:val="18"/>
                <w:szCs w:val="18"/>
              </w:rPr>
            </w:pPr>
            <w:r w:rsidRPr="00E443DE">
              <w:rPr>
                <w:rFonts w:ascii="Calibri" w:hAnsi="Calibri"/>
                <w:sz w:val="18"/>
                <w:szCs w:val="18"/>
              </w:rPr>
              <w:t>08</w:t>
            </w:r>
          </w:p>
        </w:tc>
        <w:tc>
          <w:tcPr>
            <w:tcW w:w="1034" w:type="dxa"/>
            <w:vAlign w:val="center"/>
          </w:tcPr>
          <w:p w14:paraId="6FA8DC5F" w14:textId="77777777" w:rsidR="00551D3B" w:rsidRPr="00E443DE" w:rsidRDefault="00551D3B" w:rsidP="00551D3B">
            <w:pPr>
              <w:keepNext/>
              <w:jc w:val="center"/>
              <w:rPr>
                <w:rFonts w:ascii="Calibri" w:hAnsi="Calibri"/>
                <w:sz w:val="18"/>
                <w:szCs w:val="18"/>
              </w:rPr>
            </w:pPr>
            <w:r w:rsidRPr="00E443DE">
              <w:rPr>
                <w:rFonts w:ascii="Calibri" w:hAnsi="Calibri"/>
                <w:sz w:val="18"/>
                <w:szCs w:val="18"/>
              </w:rPr>
              <w:t>09</w:t>
            </w:r>
          </w:p>
        </w:tc>
        <w:tc>
          <w:tcPr>
            <w:tcW w:w="1035" w:type="dxa"/>
            <w:vAlign w:val="center"/>
          </w:tcPr>
          <w:p w14:paraId="3C1B2E7C" w14:textId="77777777" w:rsidR="00551D3B" w:rsidRPr="00E443DE" w:rsidRDefault="00551D3B" w:rsidP="00551D3B">
            <w:pPr>
              <w:keepNext/>
              <w:jc w:val="center"/>
              <w:rPr>
                <w:rFonts w:ascii="Calibri" w:hAnsi="Calibri"/>
                <w:sz w:val="18"/>
                <w:szCs w:val="18"/>
              </w:rPr>
            </w:pPr>
            <w:r w:rsidRPr="00E443DE">
              <w:rPr>
                <w:rFonts w:ascii="Calibri" w:hAnsi="Calibri"/>
                <w:sz w:val="18"/>
                <w:szCs w:val="18"/>
              </w:rPr>
              <w:t>10</w:t>
            </w:r>
          </w:p>
        </w:tc>
      </w:tr>
      <w:tr w:rsidR="00551D3B" w:rsidRPr="00E443DE" w14:paraId="6633F174" w14:textId="77777777" w:rsidTr="00326D79">
        <w:trPr>
          <w:cantSplit/>
          <w:trHeight w:val="576"/>
        </w:trPr>
        <w:tc>
          <w:tcPr>
            <w:tcW w:w="1146" w:type="dxa"/>
            <w:tcMar>
              <w:left w:w="43" w:type="dxa"/>
              <w:right w:w="43" w:type="dxa"/>
            </w:tcMar>
            <w:vAlign w:val="bottom"/>
          </w:tcPr>
          <w:p w14:paraId="32ED7924" w14:textId="5C9BCBD2" w:rsidR="00551D3B" w:rsidRPr="00E443DE" w:rsidRDefault="00551D3B" w:rsidP="00551D3B">
            <w:pPr>
              <w:keepNext/>
              <w:jc w:val="center"/>
              <w:rPr>
                <w:rFonts w:ascii="Calibri" w:hAnsi="Calibri"/>
                <w:b/>
                <w:sz w:val="18"/>
                <w:szCs w:val="18"/>
              </w:rPr>
            </w:pPr>
            <w:r w:rsidRPr="00E443DE">
              <w:rPr>
                <w:rFonts w:ascii="Calibri" w:hAnsi="Calibri"/>
                <w:sz w:val="18"/>
                <w:szCs w:val="18"/>
              </w:rPr>
              <w:t xml:space="preserve">SC System ID/Name </w:t>
            </w:r>
            <w:r w:rsidRPr="00E443DE">
              <w:t xml:space="preserve"> </w:t>
            </w:r>
            <w:r w:rsidRPr="00E443DE">
              <w:rPr>
                <w:rFonts w:ascii="Calibri" w:hAnsi="Calibri"/>
                <w:sz w:val="18"/>
                <w:szCs w:val="18"/>
              </w:rPr>
              <w:t xml:space="preserve">from </w:t>
            </w:r>
            <w:r w:rsidR="00A57B1D" w:rsidRPr="00E443DE">
              <w:rPr>
                <w:rFonts w:ascii="Calibri" w:hAnsi="Calibri"/>
                <w:sz w:val="18"/>
                <w:szCs w:val="18"/>
              </w:rPr>
              <w:t>LMCC</w:t>
            </w:r>
          </w:p>
        </w:tc>
        <w:tc>
          <w:tcPr>
            <w:tcW w:w="1146" w:type="dxa"/>
            <w:tcMar>
              <w:left w:w="43" w:type="dxa"/>
              <w:right w:w="43" w:type="dxa"/>
            </w:tcMar>
            <w:vAlign w:val="bottom"/>
          </w:tcPr>
          <w:p w14:paraId="5B4D1EF0" w14:textId="613672CB" w:rsidR="00551D3B" w:rsidRPr="00E443DE" w:rsidRDefault="00551D3B" w:rsidP="00551D3B">
            <w:pPr>
              <w:keepNext/>
              <w:jc w:val="center"/>
              <w:rPr>
                <w:rFonts w:ascii="Calibri" w:hAnsi="Calibri"/>
                <w:sz w:val="18"/>
                <w:szCs w:val="18"/>
              </w:rPr>
            </w:pPr>
            <w:r w:rsidRPr="00E443DE">
              <w:rPr>
                <w:rFonts w:ascii="Calibri" w:hAnsi="Calibri"/>
                <w:sz w:val="18"/>
                <w:szCs w:val="18"/>
              </w:rPr>
              <w:t>SC System Description of Area Served</w:t>
            </w:r>
          </w:p>
        </w:tc>
        <w:tc>
          <w:tcPr>
            <w:tcW w:w="1146" w:type="dxa"/>
            <w:tcMar>
              <w:left w:w="43" w:type="dxa"/>
              <w:right w:w="43" w:type="dxa"/>
            </w:tcMar>
            <w:vAlign w:val="bottom"/>
          </w:tcPr>
          <w:p w14:paraId="38A8B441" w14:textId="57FDC791" w:rsidR="00551D3B" w:rsidRPr="00E443DE" w:rsidRDefault="00551D3B" w:rsidP="00551D3B">
            <w:pPr>
              <w:keepNext/>
              <w:jc w:val="center"/>
              <w:rPr>
                <w:rFonts w:ascii="Calibri" w:hAnsi="Calibri"/>
                <w:sz w:val="18"/>
                <w:szCs w:val="18"/>
              </w:rPr>
            </w:pPr>
            <w:r w:rsidRPr="00E443DE">
              <w:rPr>
                <w:rFonts w:ascii="Calibri" w:hAnsi="Calibri"/>
                <w:sz w:val="18"/>
                <w:szCs w:val="18"/>
              </w:rPr>
              <w:t>Indoor Unit Name or Description of Area Served</w:t>
            </w:r>
          </w:p>
        </w:tc>
        <w:tc>
          <w:tcPr>
            <w:tcW w:w="1147" w:type="dxa"/>
            <w:vAlign w:val="bottom"/>
          </w:tcPr>
          <w:p w14:paraId="3B17FE00" w14:textId="77777777" w:rsidR="00551D3B" w:rsidRPr="00E443DE" w:rsidRDefault="00551D3B" w:rsidP="00551D3B">
            <w:pPr>
              <w:keepNext/>
              <w:jc w:val="center"/>
              <w:rPr>
                <w:rFonts w:ascii="Calibri" w:hAnsi="Calibri"/>
                <w:sz w:val="18"/>
                <w:szCs w:val="18"/>
              </w:rPr>
            </w:pPr>
            <w:r w:rsidRPr="00E443DE">
              <w:rPr>
                <w:rFonts w:ascii="Calibri" w:hAnsi="Calibri"/>
                <w:sz w:val="18"/>
                <w:szCs w:val="18"/>
              </w:rPr>
              <w:t>Installed Indoor Unit Type</w:t>
            </w:r>
          </w:p>
        </w:tc>
        <w:tc>
          <w:tcPr>
            <w:tcW w:w="1034" w:type="dxa"/>
            <w:tcMar>
              <w:left w:w="43" w:type="dxa"/>
              <w:right w:w="43" w:type="dxa"/>
            </w:tcMar>
            <w:vAlign w:val="bottom"/>
          </w:tcPr>
          <w:p w14:paraId="22781E6B" w14:textId="4B471EC5" w:rsidR="00551D3B" w:rsidRPr="00E443DE" w:rsidRDefault="00551D3B" w:rsidP="00551D3B">
            <w:pPr>
              <w:keepNext/>
              <w:jc w:val="center"/>
              <w:rPr>
                <w:rFonts w:ascii="Calibri" w:hAnsi="Calibri"/>
                <w:sz w:val="18"/>
                <w:szCs w:val="18"/>
              </w:rPr>
            </w:pPr>
            <w:r w:rsidRPr="00E443DE">
              <w:rPr>
                <w:rFonts w:ascii="Calibri" w:hAnsi="Calibri"/>
                <w:sz w:val="18"/>
                <w:szCs w:val="18"/>
              </w:rPr>
              <w:t>Outdoor Condenser or Package Unit – Installed Manufacturer Name</w:t>
            </w:r>
          </w:p>
        </w:tc>
        <w:tc>
          <w:tcPr>
            <w:tcW w:w="1034" w:type="dxa"/>
            <w:tcMar>
              <w:left w:w="43" w:type="dxa"/>
              <w:right w:w="43" w:type="dxa"/>
            </w:tcMar>
            <w:vAlign w:val="bottom"/>
          </w:tcPr>
          <w:p w14:paraId="7533AF3B" w14:textId="3B8BABA3" w:rsidR="00551D3B" w:rsidRPr="00E443DE" w:rsidRDefault="00551D3B" w:rsidP="00551D3B">
            <w:pPr>
              <w:keepNext/>
              <w:jc w:val="center"/>
              <w:rPr>
                <w:rFonts w:ascii="Calibri" w:hAnsi="Calibri"/>
                <w:sz w:val="18"/>
                <w:szCs w:val="18"/>
              </w:rPr>
            </w:pPr>
            <w:r w:rsidRPr="00E443DE">
              <w:rPr>
                <w:rFonts w:ascii="Calibri" w:hAnsi="Calibri"/>
                <w:sz w:val="18"/>
                <w:szCs w:val="18"/>
              </w:rPr>
              <w:t>Outdoor Condenser or Package Unit - Installed Model Number</w:t>
            </w:r>
          </w:p>
        </w:tc>
        <w:tc>
          <w:tcPr>
            <w:tcW w:w="1034" w:type="dxa"/>
            <w:tcMar>
              <w:left w:w="43" w:type="dxa"/>
              <w:right w:w="43" w:type="dxa"/>
            </w:tcMar>
            <w:vAlign w:val="bottom"/>
          </w:tcPr>
          <w:p w14:paraId="5AD66BC2" w14:textId="306C9D8F" w:rsidR="00551D3B" w:rsidRPr="00E443DE" w:rsidRDefault="00D23CDF" w:rsidP="00D23CDF">
            <w:pPr>
              <w:keepNext/>
              <w:jc w:val="center"/>
              <w:rPr>
                <w:rFonts w:ascii="Calibri" w:hAnsi="Calibri"/>
                <w:sz w:val="18"/>
                <w:szCs w:val="18"/>
              </w:rPr>
            </w:pPr>
            <w:r w:rsidRPr="00E443DE">
              <w:rPr>
                <w:rFonts w:ascii="Calibri" w:hAnsi="Calibri"/>
                <w:sz w:val="18"/>
                <w:szCs w:val="18"/>
              </w:rPr>
              <w:t>Indoor</w:t>
            </w:r>
            <w:r w:rsidR="00551D3B" w:rsidRPr="00E443DE">
              <w:rPr>
                <w:rFonts w:ascii="Calibri" w:hAnsi="Calibri"/>
                <w:sz w:val="18"/>
                <w:szCs w:val="18"/>
              </w:rPr>
              <w:t xml:space="preserve"> Unit – Installed Manufacturer Name</w:t>
            </w:r>
          </w:p>
        </w:tc>
        <w:tc>
          <w:tcPr>
            <w:tcW w:w="1034" w:type="dxa"/>
            <w:tcMar>
              <w:left w:w="43" w:type="dxa"/>
              <w:right w:w="43" w:type="dxa"/>
            </w:tcMar>
            <w:vAlign w:val="bottom"/>
          </w:tcPr>
          <w:p w14:paraId="6EF0DF18" w14:textId="51E550CA" w:rsidR="00551D3B" w:rsidRPr="00E443DE" w:rsidRDefault="00D23CDF" w:rsidP="00D23CDF">
            <w:pPr>
              <w:keepNext/>
              <w:jc w:val="center"/>
              <w:rPr>
                <w:rFonts w:ascii="Calibri" w:hAnsi="Calibri"/>
                <w:sz w:val="18"/>
                <w:szCs w:val="18"/>
              </w:rPr>
            </w:pPr>
            <w:r w:rsidRPr="00E443DE">
              <w:rPr>
                <w:rFonts w:ascii="Calibri" w:hAnsi="Calibri"/>
                <w:sz w:val="18"/>
                <w:szCs w:val="18"/>
              </w:rPr>
              <w:t>Indoor</w:t>
            </w:r>
            <w:r w:rsidR="00551D3B" w:rsidRPr="00E443DE">
              <w:rPr>
                <w:rFonts w:ascii="Calibri" w:hAnsi="Calibri"/>
                <w:sz w:val="18"/>
                <w:szCs w:val="18"/>
              </w:rPr>
              <w:t xml:space="preserve"> Unit - Installed Model Number</w:t>
            </w:r>
          </w:p>
        </w:tc>
        <w:tc>
          <w:tcPr>
            <w:tcW w:w="1034" w:type="dxa"/>
            <w:tcMar>
              <w:left w:w="43" w:type="dxa"/>
              <w:right w:w="43" w:type="dxa"/>
            </w:tcMar>
            <w:vAlign w:val="bottom"/>
          </w:tcPr>
          <w:p w14:paraId="29AB91F5" w14:textId="2E4C899D" w:rsidR="00551D3B" w:rsidRPr="00E443DE" w:rsidRDefault="00567549" w:rsidP="00567549">
            <w:pPr>
              <w:keepNext/>
              <w:jc w:val="center"/>
              <w:rPr>
                <w:rFonts w:ascii="Calibri" w:hAnsi="Calibri"/>
                <w:sz w:val="18"/>
                <w:szCs w:val="18"/>
              </w:rPr>
            </w:pPr>
            <w:r w:rsidRPr="00E443DE">
              <w:rPr>
                <w:rFonts w:ascii="Calibri" w:hAnsi="Calibri"/>
                <w:sz w:val="18"/>
                <w:szCs w:val="18"/>
              </w:rPr>
              <w:t>Installed</w:t>
            </w:r>
            <w:r w:rsidR="00551D3B" w:rsidRPr="00E443DE">
              <w:rPr>
                <w:rFonts w:ascii="Calibri" w:hAnsi="Calibri"/>
                <w:sz w:val="18"/>
                <w:szCs w:val="18"/>
              </w:rPr>
              <w:t xml:space="preserve"> Furnace Manufacturer Name</w:t>
            </w:r>
          </w:p>
        </w:tc>
        <w:tc>
          <w:tcPr>
            <w:tcW w:w="1035" w:type="dxa"/>
            <w:tcMar>
              <w:left w:w="43" w:type="dxa"/>
              <w:right w:w="43" w:type="dxa"/>
            </w:tcMar>
            <w:vAlign w:val="bottom"/>
          </w:tcPr>
          <w:p w14:paraId="360B2FC2" w14:textId="6DCE0BF8" w:rsidR="00551D3B" w:rsidRPr="00E443DE" w:rsidRDefault="00567549" w:rsidP="00567549">
            <w:pPr>
              <w:keepNext/>
              <w:jc w:val="center"/>
              <w:rPr>
                <w:rFonts w:ascii="Calibri" w:hAnsi="Calibri"/>
                <w:sz w:val="18"/>
                <w:szCs w:val="18"/>
              </w:rPr>
            </w:pPr>
            <w:r w:rsidRPr="00E443DE">
              <w:rPr>
                <w:rFonts w:ascii="Calibri" w:hAnsi="Calibri"/>
                <w:sz w:val="18"/>
                <w:szCs w:val="18"/>
              </w:rPr>
              <w:t>Installed</w:t>
            </w:r>
            <w:r w:rsidR="00551D3B" w:rsidRPr="00E443DE">
              <w:rPr>
                <w:rFonts w:ascii="Calibri" w:hAnsi="Calibri"/>
                <w:sz w:val="18"/>
                <w:szCs w:val="18"/>
              </w:rPr>
              <w:t xml:space="preserve"> Furnace Model Number</w:t>
            </w:r>
          </w:p>
        </w:tc>
      </w:tr>
      <w:tr w:rsidR="00551D3B" w:rsidRPr="00E443DE" w14:paraId="032EED12" w14:textId="77777777" w:rsidTr="00326D79">
        <w:trPr>
          <w:cantSplit/>
          <w:trHeight w:val="144"/>
        </w:trPr>
        <w:tc>
          <w:tcPr>
            <w:tcW w:w="1146" w:type="dxa"/>
          </w:tcPr>
          <w:p w14:paraId="6FD6E3B2" w14:textId="77777777" w:rsidR="00551D3B" w:rsidRPr="00E443DE" w:rsidRDefault="00551D3B" w:rsidP="00551D3B">
            <w:pPr>
              <w:rPr>
                <w:rFonts w:ascii="Calibri" w:hAnsi="Calibri"/>
                <w:sz w:val="18"/>
                <w:szCs w:val="18"/>
              </w:rPr>
            </w:pPr>
          </w:p>
        </w:tc>
        <w:tc>
          <w:tcPr>
            <w:tcW w:w="1146" w:type="dxa"/>
          </w:tcPr>
          <w:p w14:paraId="21EA1868" w14:textId="77777777" w:rsidR="00551D3B" w:rsidRPr="00E443DE" w:rsidRDefault="00551D3B" w:rsidP="00551D3B">
            <w:pPr>
              <w:rPr>
                <w:rFonts w:ascii="Calibri" w:hAnsi="Calibri"/>
                <w:sz w:val="18"/>
                <w:szCs w:val="18"/>
              </w:rPr>
            </w:pPr>
          </w:p>
        </w:tc>
        <w:tc>
          <w:tcPr>
            <w:tcW w:w="1146" w:type="dxa"/>
          </w:tcPr>
          <w:p w14:paraId="2CB71830" w14:textId="77777777" w:rsidR="00551D3B" w:rsidRPr="00E443DE" w:rsidRDefault="00551D3B" w:rsidP="00551D3B">
            <w:pPr>
              <w:rPr>
                <w:rFonts w:ascii="Calibri" w:hAnsi="Calibri"/>
                <w:sz w:val="18"/>
                <w:szCs w:val="18"/>
              </w:rPr>
            </w:pPr>
          </w:p>
        </w:tc>
        <w:tc>
          <w:tcPr>
            <w:tcW w:w="1147" w:type="dxa"/>
          </w:tcPr>
          <w:p w14:paraId="0727AB14" w14:textId="77777777" w:rsidR="00551D3B" w:rsidRPr="00E443DE" w:rsidRDefault="00551D3B" w:rsidP="00551D3B">
            <w:pPr>
              <w:rPr>
                <w:rFonts w:ascii="Calibri" w:hAnsi="Calibri"/>
                <w:sz w:val="18"/>
                <w:szCs w:val="18"/>
              </w:rPr>
            </w:pPr>
          </w:p>
        </w:tc>
        <w:tc>
          <w:tcPr>
            <w:tcW w:w="1034" w:type="dxa"/>
          </w:tcPr>
          <w:p w14:paraId="17DAD63D" w14:textId="77777777" w:rsidR="00551D3B" w:rsidRPr="00E443DE" w:rsidRDefault="00551D3B" w:rsidP="00551D3B">
            <w:pPr>
              <w:rPr>
                <w:rFonts w:ascii="Calibri" w:hAnsi="Calibri"/>
                <w:sz w:val="18"/>
                <w:szCs w:val="18"/>
              </w:rPr>
            </w:pPr>
          </w:p>
        </w:tc>
        <w:tc>
          <w:tcPr>
            <w:tcW w:w="1034" w:type="dxa"/>
          </w:tcPr>
          <w:p w14:paraId="4159AFF0" w14:textId="77777777" w:rsidR="00551D3B" w:rsidRPr="00E443DE" w:rsidRDefault="00551D3B" w:rsidP="00551D3B">
            <w:pPr>
              <w:rPr>
                <w:rFonts w:ascii="Calibri" w:hAnsi="Calibri"/>
                <w:sz w:val="18"/>
                <w:szCs w:val="18"/>
              </w:rPr>
            </w:pPr>
          </w:p>
        </w:tc>
        <w:tc>
          <w:tcPr>
            <w:tcW w:w="1034" w:type="dxa"/>
          </w:tcPr>
          <w:p w14:paraId="28BF527F" w14:textId="77777777" w:rsidR="00551D3B" w:rsidRPr="00E443DE" w:rsidRDefault="00551D3B" w:rsidP="00551D3B">
            <w:pPr>
              <w:rPr>
                <w:rFonts w:ascii="Calibri" w:hAnsi="Calibri"/>
                <w:sz w:val="18"/>
                <w:szCs w:val="18"/>
              </w:rPr>
            </w:pPr>
          </w:p>
        </w:tc>
        <w:tc>
          <w:tcPr>
            <w:tcW w:w="1034" w:type="dxa"/>
          </w:tcPr>
          <w:p w14:paraId="4ECC907A" w14:textId="77777777" w:rsidR="00551D3B" w:rsidRPr="00E443DE" w:rsidRDefault="00551D3B" w:rsidP="00551D3B">
            <w:pPr>
              <w:rPr>
                <w:rFonts w:ascii="Calibri" w:hAnsi="Calibri"/>
                <w:sz w:val="18"/>
                <w:szCs w:val="18"/>
              </w:rPr>
            </w:pPr>
          </w:p>
        </w:tc>
        <w:tc>
          <w:tcPr>
            <w:tcW w:w="1034" w:type="dxa"/>
          </w:tcPr>
          <w:p w14:paraId="18CF76F5" w14:textId="77777777" w:rsidR="00551D3B" w:rsidRPr="00E443DE" w:rsidRDefault="00551D3B" w:rsidP="00551D3B">
            <w:pPr>
              <w:rPr>
                <w:rFonts w:ascii="Calibri" w:hAnsi="Calibri"/>
                <w:sz w:val="18"/>
                <w:szCs w:val="18"/>
              </w:rPr>
            </w:pPr>
          </w:p>
        </w:tc>
        <w:tc>
          <w:tcPr>
            <w:tcW w:w="1035" w:type="dxa"/>
          </w:tcPr>
          <w:p w14:paraId="6A13584A" w14:textId="77777777" w:rsidR="00551D3B" w:rsidRPr="00E443DE" w:rsidRDefault="00551D3B" w:rsidP="00551D3B">
            <w:pPr>
              <w:rPr>
                <w:rFonts w:ascii="Calibri" w:hAnsi="Calibri"/>
                <w:sz w:val="18"/>
                <w:szCs w:val="18"/>
              </w:rPr>
            </w:pPr>
          </w:p>
        </w:tc>
      </w:tr>
      <w:tr w:rsidR="00E71C64" w:rsidRPr="00E443DE" w14:paraId="3EC33902" w14:textId="77777777" w:rsidTr="00326D79">
        <w:trPr>
          <w:cantSplit/>
          <w:trHeight w:val="144"/>
        </w:trPr>
        <w:tc>
          <w:tcPr>
            <w:tcW w:w="1146" w:type="dxa"/>
          </w:tcPr>
          <w:p w14:paraId="41CF470B" w14:textId="77777777" w:rsidR="00E71C64" w:rsidRPr="00E443DE" w:rsidRDefault="00E71C64" w:rsidP="00551D3B">
            <w:pPr>
              <w:rPr>
                <w:rFonts w:ascii="Calibri" w:hAnsi="Calibri"/>
                <w:sz w:val="18"/>
                <w:szCs w:val="18"/>
              </w:rPr>
            </w:pPr>
          </w:p>
        </w:tc>
        <w:tc>
          <w:tcPr>
            <w:tcW w:w="1146" w:type="dxa"/>
          </w:tcPr>
          <w:p w14:paraId="47E5516E" w14:textId="77777777" w:rsidR="00E71C64" w:rsidRPr="00E443DE" w:rsidRDefault="00E71C64" w:rsidP="00551D3B">
            <w:pPr>
              <w:rPr>
                <w:rFonts w:ascii="Calibri" w:hAnsi="Calibri"/>
                <w:sz w:val="18"/>
                <w:szCs w:val="18"/>
              </w:rPr>
            </w:pPr>
          </w:p>
        </w:tc>
        <w:tc>
          <w:tcPr>
            <w:tcW w:w="1146" w:type="dxa"/>
          </w:tcPr>
          <w:p w14:paraId="4371BA09" w14:textId="77777777" w:rsidR="00E71C64" w:rsidRPr="00E443DE" w:rsidRDefault="00E71C64" w:rsidP="00551D3B">
            <w:pPr>
              <w:rPr>
                <w:rFonts w:ascii="Calibri" w:hAnsi="Calibri"/>
                <w:sz w:val="18"/>
                <w:szCs w:val="18"/>
              </w:rPr>
            </w:pPr>
          </w:p>
        </w:tc>
        <w:tc>
          <w:tcPr>
            <w:tcW w:w="1147" w:type="dxa"/>
          </w:tcPr>
          <w:p w14:paraId="7CFAB346" w14:textId="77777777" w:rsidR="00E71C64" w:rsidRPr="00E443DE" w:rsidRDefault="00E71C64" w:rsidP="00551D3B">
            <w:pPr>
              <w:rPr>
                <w:rFonts w:ascii="Calibri" w:hAnsi="Calibri"/>
                <w:sz w:val="18"/>
                <w:szCs w:val="18"/>
              </w:rPr>
            </w:pPr>
          </w:p>
        </w:tc>
        <w:tc>
          <w:tcPr>
            <w:tcW w:w="1034" w:type="dxa"/>
          </w:tcPr>
          <w:p w14:paraId="38BC73A0" w14:textId="77777777" w:rsidR="00E71C64" w:rsidRPr="00E443DE" w:rsidRDefault="00E71C64" w:rsidP="00551D3B">
            <w:pPr>
              <w:rPr>
                <w:rFonts w:ascii="Calibri" w:hAnsi="Calibri"/>
                <w:sz w:val="18"/>
                <w:szCs w:val="18"/>
              </w:rPr>
            </w:pPr>
          </w:p>
        </w:tc>
        <w:tc>
          <w:tcPr>
            <w:tcW w:w="1034" w:type="dxa"/>
          </w:tcPr>
          <w:p w14:paraId="30AC89E2" w14:textId="77777777" w:rsidR="00E71C64" w:rsidRPr="00E443DE" w:rsidRDefault="00E71C64" w:rsidP="00551D3B">
            <w:pPr>
              <w:rPr>
                <w:rFonts w:ascii="Calibri" w:hAnsi="Calibri"/>
                <w:sz w:val="18"/>
                <w:szCs w:val="18"/>
              </w:rPr>
            </w:pPr>
          </w:p>
        </w:tc>
        <w:tc>
          <w:tcPr>
            <w:tcW w:w="1034" w:type="dxa"/>
          </w:tcPr>
          <w:p w14:paraId="663264E3" w14:textId="77777777" w:rsidR="00E71C64" w:rsidRPr="00E443DE" w:rsidRDefault="00E71C64" w:rsidP="00551D3B">
            <w:pPr>
              <w:rPr>
                <w:rFonts w:ascii="Calibri" w:hAnsi="Calibri"/>
                <w:sz w:val="18"/>
                <w:szCs w:val="18"/>
              </w:rPr>
            </w:pPr>
          </w:p>
        </w:tc>
        <w:tc>
          <w:tcPr>
            <w:tcW w:w="1034" w:type="dxa"/>
          </w:tcPr>
          <w:p w14:paraId="365544BD" w14:textId="77777777" w:rsidR="00E71C64" w:rsidRPr="00E443DE" w:rsidRDefault="00E71C64" w:rsidP="00551D3B">
            <w:pPr>
              <w:rPr>
                <w:rFonts w:ascii="Calibri" w:hAnsi="Calibri"/>
                <w:sz w:val="18"/>
                <w:szCs w:val="18"/>
              </w:rPr>
            </w:pPr>
          </w:p>
        </w:tc>
        <w:tc>
          <w:tcPr>
            <w:tcW w:w="1034" w:type="dxa"/>
          </w:tcPr>
          <w:p w14:paraId="003ACC33" w14:textId="77777777" w:rsidR="00E71C64" w:rsidRPr="00E443DE" w:rsidRDefault="00E71C64" w:rsidP="00551D3B">
            <w:pPr>
              <w:rPr>
                <w:rFonts w:ascii="Calibri" w:hAnsi="Calibri"/>
                <w:sz w:val="18"/>
                <w:szCs w:val="18"/>
              </w:rPr>
            </w:pPr>
          </w:p>
        </w:tc>
        <w:tc>
          <w:tcPr>
            <w:tcW w:w="1035" w:type="dxa"/>
          </w:tcPr>
          <w:p w14:paraId="6AB86338" w14:textId="77777777" w:rsidR="00E71C64" w:rsidRPr="00E443DE" w:rsidRDefault="00E71C64" w:rsidP="00551D3B">
            <w:pPr>
              <w:rPr>
                <w:rFonts w:ascii="Calibri" w:hAnsi="Calibri"/>
                <w:sz w:val="18"/>
                <w:szCs w:val="18"/>
              </w:rPr>
            </w:pPr>
          </w:p>
        </w:tc>
      </w:tr>
    </w:tbl>
    <w:p w14:paraId="0F0B6949" w14:textId="197C08FA" w:rsidR="002B4170" w:rsidRPr="00E443DE" w:rsidRDefault="002B4170" w:rsidP="00503C49">
      <w:pPr>
        <w:widowControl w:val="0"/>
        <w:rPr>
          <w:rFonts w:ascii="Calibri" w:hAnsi="Calibri"/>
          <w:b/>
          <w:bCs/>
          <w:sz w:val="18"/>
          <w:szCs w:val="18"/>
        </w:rPr>
      </w:pPr>
    </w:p>
    <w:p w14:paraId="46712B79" w14:textId="77777777" w:rsidR="002B4170" w:rsidRPr="00E443DE" w:rsidRDefault="002B4170">
      <w:pPr>
        <w:rPr>
          <w:rFonts w:ascii="Calibri" w:hAnsi="Calibri"/>
          <w:b/>
          <w:bCs/>
          <w:sz w:val="18"/>
          <w:szCs w:val="18"/>
        </w:rPr>
      </w:pPr>
      <w:r w:rsidRPr="00E443DE">
        <w:rPr>
          <w:rFonts w:ascii="Calibri" w:hAnsi="Calibri"/>
          <w:b/>
          <w:bCs/>
          <w:sz w:val="18"/>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E443DE" w14:paraId="5A2F15C9" w14:textId="77777777" w:rsidTr="0006641F">
        <w:trPr>
          <w:cantSplit/>
          <w:trHeight w:val="504"/>
        </w:trPr>
        <w:tc>
          <w:tcPr>
            <w:tcW w:w="10790" w:type="dxa"/>
            <w:gridSpan w:val="10"/>
            <w:tcBorders>
              <w:bottom w:val="nil"/>
            </w:tcBorders>
          </w:tcPr>
          <w:p w14:paraId="43D2C985" w14:textId="77777777" w:rsidR="00503C49" w:rsidRPr="00E443DE" w:rsidRDefault="00503C49" w:rsidP="0006641F">
            <w:pPr>
              <w:keepNext/>
              <w:rPr>
                <w:rFonts w:ascii="Calibri" w:hAnsi="Calibri"/>
                <w:b/>
                <w:sz w:val="18"/>
                <w:szCs w:val="18"/>
              </w:rPr>
            </w:pPr>
            <w:r w:rsidRPr="00E443DE">
              <w:rPr>
                <w:rFonts w:ascii="Calibri" w:hAnsi="Calibri"/>
                <w:b/>
                <w:szCs w:val="18"/>
              </w:rPr>
              <w:lastRenderedPageBreak/>
              <w:t>C. Rated Space Conditioning System Equipment Information from Directory of Certified Product Performance</w:t>
            </w:r>
          </w:p>
          <w:p w14:paraId="0CC41A3C" w14:textId="62E63C52" w:rsidR="00503C49" w:rsidRPr="00E443DE" w:rsidRDefault="00503C49" w:rsidP="0006641F">
            <w:pPr>
              <w:keepNext/>
              <w:rPr>
                <w:rFonts w:ascii="Calibri" w:hAnsi="Calibri"/>
                <w:i/>
                <w:sz w:val="18"/>
                <w:szCs w:val="18"/>
              </w:rPr>
            </w:pPr>
            <w:r w:rsidRPr="00E443DE">
              <w:rPr>
                <w:rFonts w:ascii="Calibri" w:hAnsi="Calibri"/>
                <w:i/>
                <w:sz w:val="18"/>
                <w:szCs w:val="18"/>
              </w:rPr>
              <w:t>The data on the nameplate of the installed component shall conform to the data for the component as shown in the Directory used to certify product performance in order to demonstrate compliance.</w:t>
            </w:r>
          </w:p>
        </w:tc>
      </w:tr>
      <w:tr w:rsidR="00503C49" w:rsidRPr="00E443DE" w:rsidDel="002840B2" w14:paraId="57E01E26" w14:textId="77777777" w:rsidTr="00326D79">
        <w:trPr>
          <w:cantSplit/>
          <w:trHeight w:val="188"/>
        </w:trPr>
        <w:tc>
          <w:tcPr>
            <w:tcW w:w="1146" w:type="dxa"/>
            <w:vMerge w:val="restart"/>
            <w:vAlign w:val="center"/>
          </w:tcPr>
          <w:p w14:paraId="5B639D61"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01</w:t>
            </w:r>
          </w:p>
        </w:tc>
        <w:tc>
          <w:tcPr>
            <w:tcW w:w="1146" w:type="dxa"/>
            <w:vMerge w:val="restart"/>
            <w:vAlign w:val="center"/>
          </w:tcPr>
          <w:p w14:paraId="17997885"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02</w:t>
            </w:r>
          </w:p>
        </w:tc>
        <w:tc>
          <w:tcPr>
            <w:tcW w:w="1146" w:type="dxa"/>
            <w:vMerge w:val="restart"/>
            <w:vAlign w:val="center"/>
          </w:tcPr>
          <w:p w14:paraId="75B13777"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03</w:t>
            </w:r>
          </w:p>
        </w:tc>
        <w:tc>
          <w:tcPr>
            <w:tcW w:w="1147" w:type="dxa"/>
            <w:vMerge w:val="restart"/>
            <w:vAlign w:val="center"/>
          </w:tcPr>
          <w:p w14:paraId="2AA9D66E"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04</w:t>
            </w:r>
          </w:p>
        </w:tc>
        <w:tc>
          <w:tcPr>
            <w:tcW w:w="6205" w:type="dxa"/>
            <w:gridSpan w:val="6"/>
            <w:vAlign w:val="center"/>
          </w:tcPr>
          <w:p w14:paraId="5093F9B9" w14:textId="0DE2FEFE" w:rsidR="00503C49" w:rsidRPr="00E443DE" w:rsidRDefault="00551D3B" w:rsidP="0006641F">
            <w:pPr>
              <w:keepNext/>
              <w:jc w:val="center"/>
              <w:rPr>
                <w:rFonts w:ascii="Calibri" w:hAnsi="Calibri"/>
                <w:sz w:val="18"/>
                <w:szCs w:val="18"/>
              </w:rPr>
            </w:pPr>
            <w:r w:rsidRPr="00E443DE">
              <w:rPr>
                <w:rFonts w:ascii="Calibri" w:hAnsi="Calibri"/>
                <w:sz w:val="18"/>
                <w:szCs w:val="18"/>
              </w:rPr>
              <w:t>Data from the directory used to certify product performance for the rated system component</w:t>
            </w:r>
          </w:p>
        </w:tc>
      </w:tr>
      <w:tr w:rsidR="00503C49" w:rsidRPr="00E443DE" w:rsidDel="002840B2" w14:paraId="369E95AE" w14:textId="77777777" w:rsidTr="00326D79">
        <w:trPr>
          <w:cantSplit/>
          <w:trHeight w:val="188"/>
        </w:trPr>
        <w:tc>
          <w:tcPr>
            <w:tcW w:w="1146" w:type="dxa"/>
            <w:vMerge/>
            <w:vAlign w:val="center"/>
          </w:tcPr>
          <w:p w14:paraId="4BF17FE1" w14:textId="77777777" w:rsidR="00503C49" w:rsidRPr="00E443DE" w:rsidRDefault="00503C49" w:rsidP="0006641F">
            <w:pPr>
              <w:keepNext/>
              <w:jc w:val="center"/>
              <w:rPr>
                <w:rFonts w:ascii="Calibri" w:hAnsi="Calibri"/>
                <w:sz w:val="18"/>
                <w:szCs w:val="18"/>
              </w:rPr>
            </w:pPr>
          </w:p>
        </w:tc>
        <w:tc>
          <w:tcPr>
            <w:tcW w:w="1146" w:type="dxa"/>
            <w:vMerge/>
            <w:vAlign w:val="center"/>
          </w:tcPr>
          <w:p w14:paraId="0AC3C00B" w14:textId="77777777" w:rsidR="00503C49" w:rsidRPr="00E443DE" w:rsidRDefault="00503C49" w:rsidP="0006641F">
            <w:pPr>
              <w:keepNext/>
              <w:jc w:val="center"/>
              <w:rPr>
                <w:rFonts w:ascii="Calibri" w:hAnsi="Calibri"/>
                <w:sz w:val="18"/>
                <w:szCs w:val="18"/>
              </w:rPr>
            </w:pPr>
          </w:p>
        </w:tc>
        <w:tc>
          <w:tcPr>
            <w:tcW w:w="1146" w:type="dxa"/>
            <w:vMerge/>
            <w:vAlign w:val="center"/>
          </w:tcPr>
          <w:p w14:paraId="12AB2FA7" w14:textId="77777777" w:rsidR="00503C49" w:rsidRPr="00E443DE" w:rsidRDefault="00503C49" w:rsidP="0006641F">
            <w:pPr>
              <w:keepNext/>
              <w:jc w:val="center"/>
              <w:rPr>
                <w:rFonts w:ascii="Calibri" w:hAnsi="Calibri"/>
                <w:sz w:val="18"/>
                <w:szCs w:val="18"/>
              </w:rPr>
            </w:pPr>
          </w:p>
        </w:tc>
        <w:tc>
          <w:tcPr>
            <w:tcW w:w="1147" w:type="dxa"/>
            <w:vMerge/>
          </w:tcPr>
          <w:p w14:paraId="4C4FE259" w14:textId="77777777" w:rsidR="00503C49" w:rsidRPr="00E443DE" w:rsidRDefault="00503C49" w:rsidP="0006641F">
            <w:pPr>
              <w:keepNext/>
              <w:jc w:val="center"/>
              <w:rPr>
                <w:rFonts w:ascii="Calibri" w:hAnsi="Calibri"/>
                <w:sz w:val="18"/>
                <w:szCs w:val="18"/>
              </w:rPr>
            </w:pPr>
          </w:p>
        </w:tc>
        <w:tc>
          <w:tcPr>
            <w:tcW w:w="1034" w:type="dxa"/>
            <w:vAlign w:val="center"/>
          </w:tcPr>
          <w:p w14:paraId="2FAB5184"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05</w:t>
            </w:r>
          </w:p>
        </w:tc>
        <w:tc>
          <w:tcPr>
            <w:tcW w:w="1034" w:type="dxa"/>
            <w:vAlign w:val="center"/>
          </w:tcPr>
          <w:p w14:paraId="5A62FEFB"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06</w:t>
            </w:r>
          </w:p>
        </w:tc>
        <w:tc>
          <w:tcPr>
            <w:tcW w:w="1034" w:type="dxa"/>
            <w:vAlign w:val="center"/>
          </w:tcPr>
          <w:p w14:paraId="22DCCEB5" w14:textId="77777777" w:rsidR="00503C49" w:rsidRPr="00E443DE" w:rsidDel="002840B2" w:rsidRDefault="00503C49" w:rsidP="0006641F">
            <w:pPr>
              <w:keepNext/>
              <w:jc w:val="center"/>
              <w:rPr>
                <w:rFonts w:ascii="Calibri" w:hAnsi="Calibri"/>
                <w:sz w:val="18"/>
                <w:szCs w:val="18"/>
              </w:rPr>
            </w:pPr>
            <w:r w:rsidRPr="00E443DE">
              <w:rPr>
                <w:rFonts w:ascii="Calibri" w:hAnsi="Calibri"/>
                <w:sz w:val="18"/>
                <w:szCs w:val="18"/>
              </w:rPr>
              <w:t>07</w:t>
            </w:r>
          </w:p>
        </w:tc>
        <w:tc>
          <w:tcPr>
            <w:tcW w:w="1034" w:type="dxa"/>
            <w:vAlign w:val="center"/>
          </w:tcPr>
          <w:p w14:paraId="0BF2C256"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08</w:t>
            </w:r>
          </w:p>
        </w:tc>
        <w:tc>
          <w:tcPr>
            <w:tcW w:w="1034" w:type="dxa"/>
            <w:vAlign w:val="center"/>
          </w:tcPr>
          <w:p w14:paraId="7B1602C7"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09</w:t>
            </w:r>
          </w:p>
        </w:tc>
        <w:tc>
          <w:tcPr>
            <w:tcW w:w="1035" w:type="dxa"/>
            <w:vAlign w:val="center"/>
          </w:tcPr>
          <w:p w14:paraId="16758C93" w14:textId="77777777" w:rsidR="00503C49" w:rsidRPr="00E443DE" w:rsidRDefault="00503C49" w:rsidP="0006641F">
            <w:pPr>
              <w:keepNext/>
              <w:jc w:val="center"/>
              <w:rPr>
                <w:rFonts w:ascii="Calibri" w:hAnsi="Calibri"/>
                <w:sz w:val="18"/>
                <w:szCs w:val="18"/>
              </w:rPr>
            </w:pPr>
            <w:r w:rsidRPr="00E443DE">
              <w:rPr>
                <w:rFonts w:ascii="Calibri" w:hAnsi="Calibri"/>
                <w:sz w:val="18"/>
                <w:szCs w:val="18"/>
              </w:rPr>
              <w:t>10</w:t>
            </w:r>
          </w:p>
        </w:tc>
      </w:tr>
      <w:tr w:rsidR="00016AB0" w:rsidRPr="00E443DE" w14:paraId="15E2A46C" w14:textId="77777777" w:rsidTr="00326D79">
        <w:trPr>
          <w:cantSplit/>
          <w:trHeight w:val="576"/>
        </w:trPr>
        <w:tc>
          <w:tcPr>
            <w:tcW w:w="1146" w:type="dxa"/>
            <w:tcMar>
              <w:left w:w="43" w:type="dxa"/>
              <w:right w:w="43" w:type="dxa"/>
            </w:tcMar>
            <w:vAlign w:val="bottom"/>
          </w:tcPr>
          <w:p w14:paraId="7CE1097A" w14:textId="5FE710AD" w:rsidR="00016AB0" w:rsidRPr="00E443DE" w:rsidRDefault="00016AB0" w:rsidP="00016AB0">
            <w:pPr>
              <w:keepNext/>
              <w:jc w:val="center"/>
              <w:rPr>
                <w:rFonts w:ascii="Calibri" w:hAnsi="Calibri"/>
                <w:b/>
                <w:sz w:val="18"/>
                <w:szCs w:val="18"/>
              </w:rPr>
            </w:pPr>
            <w:r w:rsidRPr="00E443DE">
              <w:rPr>
                <w:rFonts w:ascii="Calibri" w:hAnsi="Calibri"/>
                <w:sz w:val="18"/>
                <w:szCs w:val="18"/>
              </w:rPr>
              <w:t xml:space="preserve">SC System ID/Name </w:t>
            </w:r>
            <w:r w:rsidRPr="00E443DE">
              <w:t xml:space="preserve"> </w:t>
            </w:r>
            <w:r w:rsidRPr="00E443DE">
              <w:rPr>
                <w:rFonts w:ascii="Calibri" w:hAnsi="Calibri"/>
                <w:sz w:val="18"/>
                <w:szCs w:val="18"/>
              </w:rPr>
              <w:t xml:space="preserve">from </w:t>
            </w:r>
            <w:r w:rsidR="00A57B1D" w:rsidRPr="00E443DE">
              <w:rPr>
                <w:rFonts w:ascii="Calibri" w:hAnsi="Calibri"/>
                <w:sz w:val="18"/>
                <w:szCs w:val="18"/>
              </w:rPr>
              <w:t>LMCC</w:t>
            </w:r>
          </w:p>
        </w:tc>
        <w:tc>
          <w:tcPr>
            <w:tcW w:w="1146" w:type="dxa"/>
            <w:tcMar>
              <w:left w:w="43" w:type="dxa"/>
              <w:right w:w="43" w:type="dxa"/>
            </w:tcMar>
            <w:vAlign w:val="bottom"/>
          </w:tcPr>
          <w:p w14:paraId="60358248" w14:textId="58C9B689" w:rsidR="00016AB0" w:rsidRPr="00E443DE" w:rsidRDefault="00016AB0" w:rsidP="00016AB0">
            <w:pPr>
              <w:keepNext/>
              <w:jc w:val="center"/>
              <w:rPr>
                <w:rFonts w:ascii="Calibri" w:hAnsi="Calibri"/>
                <w:sz w:val="18"/>
                <w:szCs w:val="18"/>
              </w:rPr>
            </w:pPr>
            <w:r w:rsidRPr="00E443DE">
              <w:rPr>
                <w:rFonts w:ascii="Calibri" w:hAnsi="Calibri"/>
                <w:sz w:val="18"/>
                <w:szCs w:val="18"/>
              </w:rPr>
              <w:t>SC System Description of Area Served</w:t>
            </w:r>
          </w:p>
        </w:tc>
        <w:tc>
          <w:tcPr>
            <w:tcW w:w="1146" w:type="dxa"/>
            <w:tcMar>
              <w:left w:w="43" w:type="dxa"/>
              <w:right w:w="43" w:type="dxa"/>
            </w:tcMar>
            <w:vAlign w:val="bottom"/>
          </w:tcPr>
          <w:p w14:paraId="7FD3F2D2" w14:textId="255D6ECD" w:rsidR="00016AB0" w:rsidRPr="00E443DE" w:rsidRDefault="00016AB0" w:rsidP="00016AB0">
            <w:pPr>
              <w:keepNext/>
              <w:jc w:val="center"/>
              <w:rPr>
                <w:rFonts w:ascii="Calibri" w:hAnsi="Calibri"/>
                <w:sz w:val="18"/>
                <w:szCs w:val="18"/>
              </w:rPr>
            </w:pPr>
            <w:r w:rsidRPr="00E443DE">
              <w:rPr>
                <w:rFonts w:ascii="Calibri" w:hAnsi="Calibri"/>
                <w:sz w:val="18"/>
                <w:szCs w:val="18"/>
              </w:rPr>
              <w:t>Indoor Unit Name or Description of Area Served</w:t>
            </w:r>
          </w:p>
        </w:tc>
        <w:tc>
          <w:tcPr>
            <w:tcW w:w="1147" w:type="dxa"/>
            <w:vAlign w:val="bottom"/>
          </w:tcPr>
          <w:p w14:paraId="01176D5C" w14:textId="77777777" w:rsidR="00016AB0" w:rsidRPr="00E443DE" w:rsidRDefault="00016AB0" w:rsidP="00016AB0">
            <w:pPr>
              <w:keepNext/>
              <w:jc w:val="center"/>
              <w:rPr>
                <w:rFonts w:ascii="Calibri" w:hAnsi="Calibri"/>
                <w:sz w:val="18"/>
                <w:szCs w:val="18"/>
              </w:rPr>
            </w:pPr>
            <w:r w:rsidRPr="00E443DE">
              <w:rPr>
                <w:rFonts w:ascii="Calibri" w:hAnsi="Calibri"/>
                <w:sz w:val="18"/>
                <w:szCs w:val="18"/>
              </w:rPr>
              <w:t>Installed Indoor Unit Type</w:t>
            </w:r>
          </w:p>
        </w:tc>
        <w:tc>
          <w:tcPr>
            <w:tcW w:w="1034" w:type="dxa"/>
            <w:tcMar>
              <w:left w:w="43" w:type="dxa"/>
              <w:right w:w="43" w:type="dxa"/>
            </w:tcMar>
            <w:vAlign w:val="bottom"/>
          </w:tcPr>
          <w:p w14:paraId="7ACB1AB1" w14:textId="525FDFC2" w:rsidR="00016AB0" w:rsidRPr="00E443DE" w:rsidRDefault="00016AB0" w:rsidP="00016AB0">
            <w:pPr>
              <w:keepNext/>
              <w:jc w:val="center"/>
              <w:rPr>
                <w:rFonts w:ascii="Calibri" w:hAnsi="Calibri"/>
                <w:sz w:val="18"/>
                <w:szCs w:val="18"/>
              </w:rPr>
            </w:pPr>
            <w:r w:rsidRPr="00E443DE">
              <w:rPr>
                <w:rFonts w:ascii="Calibri" w:hAnsi="Calibri"/>
                <w:sz w:val="18"/>
                <w:szCs w:val="18"/>
              </w:rPr>
              <w:t>Outdoor Condenser or Package Unit – Installed Manufacturer Name</w:t>
            </w:r>
          </w:p>
        </w:tc>
        <w:tc>
          <w:tcPr>
            <w:tcW w:w="1034" w:type="dxa"/>
            <w:tcMar>
              <w:left w:w="43" w:type="dxa"/>
              <w:right w:w="43" w:type="dxa"/>
            </w:tcMar>
            <w:vAlign w:val="bottom"/>
          </w:tcPr>
          <w:p w14:paraId="5CCBE1F3" w14:textId="4317E5F3" w:rsidR="00016AB0" w:rsidRPr="00E443DE" w:rsidRDefault="00016AB0" w:rsidP="00016AB0">
            <w:pPr>
              <w:keepNext/>
              <w:jc w:val="center"/>
              <w:rPr>
                <w:rFonts w:ascii="Calibri" w:hAnsi="Calibri"/>
                <w:sz w:val="18"/>
                <w:szCs w:val="18"/>
              </w:rPr>
            </w:pPr>
            <w:r w:rsidRPr="00E443DE">
              <w:rPr>
                <w:rFonts w:ascii="Calibri" w:hAnsi="Calibri"/>
                <w:sz w:val="18"/>
                <w:szCs w:val="18"/>
              </w:rPr>
              <w:t>Outdoor Condenser or Package Unit - Installed Model Number</w:t>
            </w:r>
          </w:p>
        </w:tc>
        <w:tc>
          <w:tcPr>
            <w:tcW w:w="1034" w:type="dxa"/>
            <w:tcMar>
              <w:left w:w="43" w:type="dxa"/>
              <w:right w:w="43" w:type="dxa"/>
            </w:tcMar>
            <w:vAlign w:val="bottom"/>
          </w:tcPr>
          <w:p w14:paraId="14A81101" w14:textId="14AE23FB" w:rsidR="00016AB0" w:rsidRPr="00E443DE" w:rsidRDefault="00D23CDF" w:rsidP="00D23CDF">
            <w:pPr>
              <w:keepNext/>
              <w:jc w:val="center"/>
              <w:rPr>
                <w:rFonts w:ascii="Calibri" w:hAnsi="Calibri"/>
                <w:sz w:val="18"/>
                <w:szCs w:val="18"/>
              </w:rPr>
            </w:pPr>
            <w:r w:rsidRPr="00E443DE">
              <w:rPr>
                <w:rFonts w:ascii="Calibri" w:hAnsi="Calibri"/>
                <w:sz w:val="18"/>
                <w:szCs w:val="18"/>
              </w:rPr>
              <w:t>Indoor</w:t>
            </w:r>
            <w:r w:rsidR="00016AB0" w:rsidRPr="00E443DE">
              <w:rPr>
                <w:rFonts w:ascii="Calibri" w:hAnsi="Calibri"/>
                <w:sz w:val="18"/>
                <w:szCs w:val="18"/>
              </w:rPr>
              <w:t xml:space="preserve"> Unit – Installed Manufacturer Name</w:t>
            </w:r>
          </w:p>
        </w:tc>
        <w:tc>
          <w:tcPr>
            <w:tcW w:w="1034" w:type="dxa"/>
            <w:tcMar>
              <w:left w:w="43" w:type="dxa"/>
              <w:right w:w="43" w:type="dxa"/>
            </w:tcMar>
            <w:vAlign w:val="bottom"/>
          </w:tcPr>
          <w:p w14:paraId="0EA11228" w14:textId="77A70376" w:rsidR="00016AB0" w:rsidRPr="00E443DE" w:rsidRDefault="00D23CDF" w:rsidP="00D23CDF">
            <w:pPr>
              <w:keepNext/>
              <w:jc w:val="center"/>
              <w:rPr>
                <w:rFonts w:ascii="Calibri" w:hAnsi="Calibri"/>
                <w:sz w:val="18"/>
                <w:szCs w:val="18"/>
              </w:rPr>
            </w:pPr>
            <w:r w:rsidRPr="00E443DE">
              <w:rPr>
                <w:rFonts w:ascii="Calibri" w:hAnsi="Calibri"/>
                <w:sz w:val="18"/>
                <w:szCs w:val="18"/>
              </w:rPr>
              <w:t>Indoor</w:t>
            </w:r>
            <w:r w:rsidR="00016AB0" w:rsidRPr="00E443DE">
              <w:rPr>
                <w:rFonts w:ascii="Calibri" w:hAnsi="Calibri"/>
                <w:sz w:val="18"/>
                <w:szCs w:val="18"/>
              </w:rPr>
              <w:t xml:space="preserve"> Unit - Installed Model Number</w:t>
            </w:r>
          </w:p>
        </w:tc>
        <w:tc>
          <w:tcPr>
            <w:tcW w:w="1034" w:type="dxa"/>
            <w:tcMar>
              <w:left w:w="43" w:type="dxa"/>
              <w:right w:w="43" w:type="dxa"/>
            </w:tcMar>
            <w:vAlign w:val="bottom"/>
          </w:tcPr>
          <w:p w14:paraId="54424440" w14:textId="0EC445F1" w:rsidR="00016AB0" w:rsidRPr="00E443DE" w:rsidRDefault="00567549" w:rsidP="00567549">
            <w:pPr>
              <w:keepNext/>
              <w:jc w:val="center"/>
              <w:rPr>
                <w:rFonts w:ascii="Calibri" w:hAnsi="Calibri"/>
                <w:sz w:val="18"/>
                <w:szCs w:val="18"/>
              </w:rPr>
            </w:pPr>
            <w:r w:rsidRPr="00E443DE">
              <w:rPr>
                <w:rFonts w:ascii="Calibri" w:hAnsi="Calibri"/>
                <w:sz w:val="18"/>
                <w:szCs w:val="18"/>
              </w:rPr>
              <w:t>Installed</w:t>
            </w:r>
            <w:r w:rsidR="00016AB0" w:rsidRPr="00E443DE">
              <w:rPr>
                <w:rFonts w:ascii="Calibri" w:hAnsi="Calibri"/>
                <w:sz w:val="18"/>
                <w:szCs w:val="18"/>
              </w:rPr>
              <w:t xml:space="preserve"> Furnace Manufacturer Name</w:t>
            </w:r>
          </w:p>
        </w:tc>
        <w:tc>
          <w:tcPr>
            <w:tcW w:w="1035" w:type="dxa"/>
            <w:tcMar>
              <w:left w:w="43" w:type="dxa"/>
              <w:right w:w="43" w:type="dxa"/>
            </w:tcMar>
            <w:vAlign w:val="bottom"/>
          </w:tcPr>
          <w:p w14:paraId="0D411C2D" w14:textId="477847CB" w:rsidR="00016AB0" w:rsidRPr="00E443DE" w:rsidRDefault="00567549" w:rsidP="00567549">
            <w:pPr>
              <w:keepNext/>
              <w:jc w:val="center"/>
              <w:rPr>
                <w:rFonts w:ascii="Calibri" w:hAnsi="Calibri"/>
                <w:sz w:val="18"/>
                <w:szCs w:val="18"/>
              </w:rPr>
            </w:pPr>
            <w:r w:rsidRPr="00E443DE">
              <w:rPr>
                <w:rFonts w:ascii="Calibri" w:hAnsi="Calibri"/>
                <w:sz w:val="18"/>
                <w:szCs w:val="18"/>
              </w:rPr>
              <w:t>Installed</w:t>
            </w:r>
            <w:r w:rsidR="00016AB0" w:rsidRPr="00E443DE">
              <w:rPr>
                <w:rFonts w:ascii="Calibri" w:hAnsi="Calibri"/>
                <w:sz w:val="18"/>
                <w:szCs w:val="18"/>
              </w:rPr>
              <w:t xml:space="preserve"> Furnace Model Number</w:t>
            </w:r>
          </w:p>
        </w:tc>
      </w:tr>
      <w:tr w:rsidR="00016AB0" w:rsidRPr="00E443DE" w14:paraId="1EC3B079" w14:textId="77777777" w:rsidTr="00326D79">
        <w:trPr>
          <w:cantSplit/>
          <w:trHeight w:val="144"/>
        </w:trPr>
        <w:tc>
          <w:tcPr>
            <w:tcW w:w="1146" w:type="dxa"/>
            <w:vAlign w:val="center"/>
          </w:tcPr>
          <w:p w14:paraId="4EC1B67C" w14:textId="77777777" w:rsidR="00016AB0" w:rsidRPr="00E443DE" w:rsidRDefault="00016AB0" w:rsidP="00016AB0">
            <w:pPr>
              <w:keepNext/>
              <w:rPr>
                <w:rFonts w:ascii="Calibri" w:hAnsi="Calibri"/>
                <w:sz w:val="18"/>
                <w:szCs w:val="18"/>
              </w:rPr>
            </w:pPr>
          </w:p>
        </w:tc>
        <w:tc>
          <w:tcPr>
            <w:tcW w:w="1146" w:type="dxa"/>
            <w:vAlign w:val="center"/>
          </w:tcPr>
          <w:p w14:paraId="7882817E" w14:textId="77777777" w:rsidR="00016AB0" w:rsidRPr="00E443DE" w:rsidRDefault="00016AB0" w:rsidP="00016AB0">
            <w:pPr>
              <w:keepNext/>
              <w:rPr>
                <w:rFonts w:ascii="Calibri" w:hAnsi="Calibri"/>
                <w:sz w:val="18"/>
                <w:szCs w:val="18"/>
              </w:rPr>
            </w:pPr>
          </w:p>
        </w:tc>
        <w:tc>
          <w:tcPr>
            <w:tcW w:w="1146" w:type="dxa"/>
            <w:vAlign w:val="center"/>
          </w:tcPr>
          <w:p w14:paraId="41AEC5CB" w14:textId="77777777" w:rsidR="00016AB0" w:rsidRPr="00E443DE" w:rsidRDefault="00016AB0" w:rsidP="00016AB0">
            <w:pPr>
              <w:keepNext/>
              <w:rPr>
                <w:rFonts w:ascii="Calibri" w:hAnsi="Calibri"/>
                <w:sz w:val="18"/>
                <w:szCs w:val="18"/>
              </w:rPr>
            </w:pPr>
          </w:p>
        </w:tc>
        <w:tc>
          <w:tcPr>
            <w:tcW w:w="1147" w:type="dxa"/>
          </w:tcPr>
          <w:p w14:paraId="68E6E2DF" w14:textId="77777777" w:rsidR="00016AB0" w:rsidRPr="00E443DE" w:rsidRDefault="00016AB0" w:rsidP="00016AB0">
            <w:pPr>
              <w:keepNext/>
              <w:rPr>
                <w:rFonts w:ascii="Calibri" w:hAnsi="Calibri"/>
                <w:sz w:val="18"/>
                <w:szCs w:val="18"/>
              </w:rPr>
            </w:pPr>
          </w:p>
        </w:tc>
        <w:tc>
          <w:tcPr>
            <w:tcW w:w="1034" w:type="dxa"/>
            <w:vAlign w:val="center"/>
          </w:tcPr>
          <w:p w14:paraId="7C9A74F4" w14:textId="77777777" w:rsidR="00016AB0" w:rsidRPr="00E443DE" w:rsidRDefault="00016AB0" w:rsidP="00016AB0">
            <w:pPr>
              <w:keepNext/>
              <w:rPr>
                <w:rFonts w:ascii="Calibri" w:hAnsi="Calibri"/>
                <w:sz w:val="18"/>
                <w:szCs w:val="18"/>
              </w:rPr>
            </w:pPr>
          </w:p>
        </w:tc>
        <w:tc>
          <w:tcPr>
            <w:tcW w:w="1034" w:type="dxa"/>
            <w:vAlign w:val="center"/>
          </w:tcPr>
          <w:p w14:paraId="4C859CB7" w14:textId="77777777" w:rsidR="00016AB0" w:rsidRPr="00E443DE" w:rsidRDefault="00016AB0" w:rsidP="00016AB0">
            <w:pPr>
              <w:keepNext/>
              <w:rPr>
                <w:rFonts w:ascii="Calibri" w:hAnsi="Calibri"/>
                <w:sz w:val="18"/>
                <w:szCs w:val="18"/>
              </w:rPr>
            </w:pPr>
          </w:p>
        </w:tc>
        <w:tc>
          <w:tcPr>
            <w:tcW w:w="1034" w:type="dxa"/>
            <w:vAlign w:val="center"/>
          </w:tcPr>
          <w:p w14:paraId="3CD9FDDC" w14:textId="77777777" w:rsidR="00016AB0" w:rsidRPr="00E443DE" w:rsidRDefault="00016AB0" w:rsidP="00016AB0">
            <w:pPr>
              <w:keepNext/>
              <w:rPr>
                <w:rFonts w:ascii="Calibri" w:hAnsi="Calibri"/>
                <w:sz w:val="18"/>
                <w:szCs w:val="18"/>
              </w:rPr>
            </w:pPr>
          </w:p>
        </w:tc>
        <w:tc>
          <w:tcPr>
            <w:tcW w:w="1034" w:type="dxa"/>
            <w:vAlign w:val="center"/>
          </w:tcPr>
          <w:p w14:paraId="11ECB18C" w14:textId="77777777" w:rsidR="00016AB0" w:rsidRPr="00E443DE" w:rsidRDefault="00016AB0" w:rsidP="00016AB0">
            <w:pPr>
              <w:keepNext/>
              <w:rPr>
                <w:rFonts w:ascii="Calibri" w:hAnsi="Calibri"/>
                <w:sz w:val="18"/>
                <w:szCs w:val="18"/>
              </w:rPr>
            </w:pPr>
          </w:p>
        </w:tc>
        <w:tc>
          <w:tcPr>
            <w:tcW w:w="1034" w:type="dxa"/>
            <w:vAlign w:val="center"/>
          </w:tcPr>
          <w:p w14:paraId="40640C6B" w14:textId="77777777" w:rsidR="00016AB0" w:rsidRPr="00E443DE" w:rsidRDefault="00016AB0" w:rsidP="00016AB0">
            <w:pPr>
              <w:keepNext/>
              <w:rPr>
                <w:rFonts w:ascii="Calibri" w:hAnsi="Calibri"/>
                <w:sz w:val="18"/>
                <w:szCs w:val="18"/>
              </w:rPr>
            </w:pPr>
          </w:p>
        </w:tc>
        <w:tc>
          <w:tcPr>
            <w:tcW w:w="1035" w:type="dxa"/>
            <w:vAlign w:val="center"/>
          </w:tcPr>
          <w:p w14:paraId="593D466D" w14:textId="77777777" w:rsidR="00016AB0" w:rsidRPr="00E443DE" w:rsidRDefault="00016AB0" w:rsidP="00016AB0">
            <w:pPr>
              <w:keepNext/>
              <w:rPr>
                <w:rFonts w:ascii="Calibri" w:hAnsi="Calibri"/>
                <w:sz w:val="18"/>
                <w:szCs w:val="18"/>
              </w:rPr>
            </w:pPr>
          </w:p>
        </w:tc>
      </w:tr>
      <w:tr w:rsidR="00E71C64" w:rsidRPr="00E443DE" w14:paraId="5BC168BC" w14:textId="77777777" w:rsidTr="00326D79">
        <w:trPr>
          <w:cantSplit/>
          <w:trHeight w:val="144"/>
        </w:trPr>
        <w:tc>
          <w:tcPr>
            <w:tcW w:w="1146" w:type="dxa"/>
            <w:vAlign w:val="center"/>
          </w:tcPr>
          <w:p w14:paraId="4930E072" w14:textId="77777777" w:rsidR="00E71C64" w:rsidRPr="00E443DE" w:rsidRDefault="00E71C64" w:rsidP="00016AB0">
            <w:pPr>
              <w:keepNext/>
              <w:rPr>
                <w:rFonts w:ascii="Calibri" w:hAnsi="Calibri"/>
                <w:sz w:val="18"/>
                <w:szCs w:val="18"/>
              </w:rPr>
            </w:pPr>
          </w:p>
        </w:tc>
        <w:tc>
          <w:tcPr>
            <w:tcW w:w="1146" w:type="dxa"/>
            <w:vAlign w:val="center"/>
          </w:tcPr>
          <w:p w14:paraId="731F46B5" w14:textId="77777777" w:rsidR="00E71C64" w:rsidRPr="00E443DE" w:rsidRDefault="00E71C64" w:rsidP="00016AB0">
            <w:pPr>
              <w:keepNext/>
              <w:rPr>
                <w:rFonts w:ascii="Calibri" w:hAnsi="Calibri"/>
                <w:sz w:val="18"/>
                <w:szCs w:val="18"/>
              </w:rPr>
            </w:pPr>
          </w:p>
        </w:tc>
        <w:tc>
          <w:tcPr>
            <w:tcW w:w="1146" w:type="dxa"/>
            <w:vAlign w:val="center"/>
          </w:tcPr>
          <w:p w14:paraId="11E89108" w14:textId="77777777" w:rsidR="00E71C64" w:rsidRPr="00E443DE" w:rsidRDefault="00E71C64" w:rsidP="00016AB0">
            <w:pPr>
              <w:keepNext/>
              <w:rPr>
                <w:rFonts w:ascii="Calibri" w:hAnsi="Calibri"/>
                <w:sz w:val="18"/>
                <w:szCs w:val="18"/>
              </w:rPr>
            </w:pPr>
          </w:p>
        </w:tc>
        <w:tc>
          <w:tcPr>
            <w:tcW w:w="1147" w:type="dxa"/>
          </w:tcPr>
          <w:p w14:paraId="22109C60" w14:textId="77777777" w:rsidR="00E71C64" w:rsidRPr="00E443DE" w:rsidRDefault="00E71C64" w:rsidP="00016AB0">
            <w:pPr>
              <w:keepNext/>
              <w:rPr>
                <w:rFonts w:ascii="Calibri" w:hAnsi="Calibri"/>
                <w:sz w:val="18"/>
                <w:szCs w:val="18"/>
              </w:rPr>
            </w:pPr>
          </w:p>
        </w:tc>
        <w:tc>
          <w:tcPr>
            <w:tcW w:w="1034" w:type="dxa"/>
            <w:vAlign w:val="center"/>
          </w:tcPr>
          <w:p w14:paraId="724BD8C0" w14:textId="77777777" w:rsidR="00E71C64" w:rsidRPr="00E443DE" w:rsidRDefault="00E71C64" w:rsidP="00016AB0">
            <w:pPr>
              <w:keepNext/>
              <w:rPr>
                <w:rFonts w:ascii="Calibri" w:hAnsi="Calibri"/>
                <w:sz w:val="18"/>
                <w:szCs w:val="18"/>
              </w:rPr>
            </w:pPr>
          </w:p>
        </w:tc>
        <w:tc>
          <w:tcPr>
            <w:tcW w:w="1034" w:type="dxa"/>
            <w:vAlign w:val="center"/>
          </w:tcPr>
          <w:p w14:paraId="62C741B2" w14:textId="77777777" w:rsidR="00E71C64" w:rsidRPr="00E443DE" w:rsidRDefault="00E71C64" w:rsidP="00016AB0">
            <w:pPr>
              <w:keepNext/>
              <w:rPr>
                <w:rFonts w:ascii="Calibri" w:hAnsi="Calibri"/>
                <w:sz w:val="18"/>
                <w:szCs w:val="18"/>
              </w:rPr>
            </w:pPr>
          </w:p>
        </w:tc>
        <w:tc>
          <w:tcPr>
            <w:tcW w:w="1034" w:type="dxa"/>
            <w:vAlign w:val="center"/>
          </w:tcPr>
          <w:p w14:paraId="113044ED" w14:textId="77777777" w:rsidR="00E71C64" w:rsidRPr="00E443DE" w:rsidRDefault="00E71C64" w:rsidP="00016AB0">
            <w:pPr>
              <w:keepNext/>
              <w:rPr>
                <w:rFonts w:ascii="Calibri" w:hAnsi="Calibri"/>
                <w:sz w:val="18"/>
                <w:szCs w:val="18"/>
              </w:rPr>
            </w:pPr>
          </w:p>
        </w:tc>
        <w:tc>
          <w:tcPr>
            <w:tcW w:w="1034" w:type="dxa"/>
            <w:vAlign w:val="center"/>
          </w:tcPr>
          <w:p w14:paraId="03D0E3DC" w14:textId="77777777" w:rsidR="00E71C64" w:rsidRPr="00E443DE" w:rsidRDefault="00E71C64" w:rsidP="00016AB0">
            <w:pPr>
              <w:keepNext/>
              <w:rPr>
                <w:rFonts w:ascii="Calibri" w:hAnsi="Calibri"/>
                <w:sz w:val="18"/>
                <w:szCs w:val="18"/>
              </w:rPr>
            </w:pPr>
          </w:p>
        </w:tc>
        <w:tc>
          <w:tcPr>
            <w:tcW w:w="1034" w:type="dxa"/>
            <w:vAlign w:val="center"/>
          </w:tcPr>
          <w:p w14:paraId="7FC22564" w14:textId="27EC9876" w:rsidR="00E71C64" w:rsidRPr="00E443DE" w:rsidRDefault="00E70C42" w:rsidP="00016AB0">
            <w:pPr>
              <w:keepNext/>
              <w:rPr>
                <w:rFonts w:ascii="Calibri" w:hAnsi="Calibri"/>
                <w:sz w:val="18"/>
                <w:szCs w:val="18"/>
              </w:rPr>
            </w:pPr>
            <w:r w:rsidRPr="00E443DE">
              <w:rPr>
                <w:rFonts w:ascii="Calibri" w:hAnsi="Calibri"/>
                <w:sz w:val="18"/>
                <w:szCs w:val="18"/>
              </w:rPr>
              <w:t xml:space="preserve"> </w:t>
            </w:r>
          </w:p>
        </w:tc>
        <w:tc>
          <w:tcPr>
            <w:tcW w:w="1035" w:type="dxa"/>
            <w:vAlign w:val="center"/>
          </w:tcPr>
          <w:p w14:paraId="56216F8D" w14:textId="77777777" w:rsidR="00E71C64" w:rsidRPr="00E443DE" w:rsidRDefault="00E71C64" w:rsidP="00016AB0">
            <w:pPr>
              <w:keepNext/>
              <w:rPr>
                <w:rFonts w:ascii="Calibri" w:hAnsi="Calibri"/>
                <w:sz w:val="18"/>
                <w:szCs w:val="18"/>
              </w:rPr>
            </w:pPr>
          </w:p>
        </w:tc>
      </w:tr>
    </w:tbl>
    <w:p w14:paraId="5455C282" w14:textId="77777777" w:rsidR="00503C49" w:rsidRPr="00E443DE"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016AB0" w:rsidRPr="00E443DE" w14:paraId="245429B7" w14:textId="77777777" w:rsidTr="000E3450">
        <w:trPr>
          <w:trHeight w:val="144"/>
        </w:trPr>
        <w:tc>
          <w:tcPr>
            <w:tcW w:w="10795" w:type="dxa"/>
            <w:gridSpan w:val="3"/>
            <w:tcBorders>
              <w:top w:val="single" w:sz="4" w:space="0" w:color="auto"/>
              <w:bottom w:val="single" w:sz="4" w:space="0" w:color="auto"/>
            </w:tcBorders>
            <w:vAlign w:val="center"/>
          </w:tcPr>
          <w:p w14:paraId="11311DE2" w14:textId="7F935FFA" w:rsidR="00016AB0" w:rsidRPr="00E443DE" w:rsidRDefault="00016AB0" w:rsidP="000E3450">
            <w:pPr>
              <w:rPr>
                <w:rFonts w:ascii="Calibri" w:hAnsi="Calibri"/>
                <w:b/>
                <w:sz w:val="18"/>
                <w:szCs w:val="18"/>
              </w:rPr>
            </w:pPr>
            <w:r w:rsidRPr="00E443DE">
              <w:rPr>
                <w:rFonts w:ascii="Calibri" w:hAnsi="Calibri"/>
                <w:b/>
                <w:szCs w:val="18"/>
              </w:rPr>
              <w:t>D. Verified Cooling System SEER</w:t>
            </w:r>
            <w:r w:rsidR="00D86A71" w:rsidRPr="00E443DE">
              <w:rPr>
                <w:rFonts w:ascii="Calibri" w:hAnsi="Calibri"/>
                <w:b/>
                <w:szCs w:val="18"/>
              </w:rPr>
              <w:t>/SEER2</w:t>
            </w:r>
          </w:p>
        </w:tc>
      </w:tr>
      <w:tr w:rsidR="00016AB0" w:rsidRPr="00E443DE" w14:paraId="57197E10"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4BD11750" w14:textId="77777777" w:rsidR="00016AB0" w:rsidRPr="00E443DE" w:rsidRDefault="00016AB0" w:rsidP="000E3450">
            <w:pPr>
              <w:pStyle w:val="Header"/>
              <w:tabs>
                <w:tab w:val="clear" w:pos="4320"/>
                <w:tab w:val="clear" w:pos="8640"/>
              </w:tabs>
              <w:jc w:val="center"/>
              <w:rPr>
                <w:rFonts w:ascii="Calibri" w:hAnsi="Calibri"/>
                <w:sz w:val="18"/>
                <w:szCs w:val="18"/>
              </w:rPr>
            </w:pPr>
            <w:r w:rsidRPr="00E443DE">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F783CFE" w14:textId="20CF0A27" w:rsidR="00016AB0" w:rsidRPr="00E443DE" w:rsidRDefault="00016AB0" w:rsidP="000E3450">
            <w:pPr>
              <w:pStyle w:val="Header"/>
              <w:tabs>
                <w:tab w:val="clear" w:pos="4320"/>
                <w:tab w:val="clear" w:pos="8640"/>
              </w:tabs>
              <w:ind w:hanging="18"/>
              <w:rPr>
                <w:rFonts w:ascii="Calibri" w:hAnsi="Calibri"/>
                <w:sz w:val="18"/>
                <w:szCs w:val="18"/>
              </w:rPr>
            </w:pPr>
            <w:r w:rsidRPr="00E443DE">
              <w:rPr>
                <w:rFonts w:ascii="Calibri" w:hAnsi="Calibri"/>
                <w:sz w:val="18"/>
                <w:szCs w:val="18"/>
              </w:rPr>
              <w:t>Required minimum SEER</w:t>
            </w:r>
            <w:r w:rsidR="00D86A71" w:rsidRPr="00E443DE">
              <w:rPr>
                <w:rFonts w:ascii="Calibri" w:hAnsi="Calibri"/>
                <w:sz w:val="18"/>
                <w:szCs w:val="18"/>
              </w:rPr>
              <w:t>/SEER2</w:t>
            </w:r>
          </w:p>
        </w:tc>
        <w:tc>
          <w:tcPr>
            <w:tcW w:w="7267" w:type="dxa"/>
            <w:tcBorders>
              <w:top w:val="single" w:sz="4" w:space="0" w:color="auto"/>
              <w:left w:val="single" w:sz="4" w:space="0" w:color="auto"/>
              <w:bottom w:val="single" w:sz="4" w:space="0" w:color="auto"/>
              <w:right w:val="single" w:sz="4" w:space="0" w:color="auto"/>
            </w:tcBorders>
          </w:tcPr>
          <w:p w14:paraId="32C8A973" w14:textId="77777777" w:rsidR="00016AB0" w:rsidRPr="00E443DE" w:rsidRDefault="00016AB0" w:rsidP="000E3450">
            <w:pPr>
              <w:rPr>
                <w:rFonts w:ascii="Calibri" w:hAnsi="Calibri"/>
                <w:sz w:val="18"/>
                <w:szCs w:val="18"/>
              </w:rPr>
            </w:pPr>
          </w:p>
        </w:tc>
      </w:tr>
      <w:tr w:rsidR="00016AB0" w:rsidRPr="00E443DE" w14:paraId="201DAED1" w14:textId="77777777" w:rsidTr="000E3450">
        <w:trPr>
          <w:trHeight w:val="144"/>
        </w:trPr>
        <w:tc>
          <w:tcPr>
            <w:tcW w:w="490" w:type="dxa"/>
            <w:tcBorders>
              <w:top w:val="single" w:sz="4" w:space="0" w:color="auto"/>
            </w:tcBorders>
            <w:vAlign w:val="center"/>
          </w:tcPr>
          <w:p w14:paraId="08060B20" w14:textId="77777777" w:rsidR="00016AB0" w:rsidRPr="00E443DE" w:rsidRDefault="00016AB0" w:rsidP="000E3450">
            <w:pPr>
              <w:pStyle w:val="Header"/>
              <w:tabs>
                <w:tab w:val="clear" w:pos="4320"/>
                <w:tab w:val="clear" w:pos="8640"/>
              </w:tabs>
              <w:jc w:val="center"/>
              <w:rPr>
                <w:rFonts w:ascii="Calibri" w:hAnsi="Calibri"/>
                <w:sz w:val="18"/>
                <w:szCs w:val="18"/>
              </w:rPr>
            </w:pPr>
            <w:r w:rsidRPr="00E443DE">
              <w:rPr>
                <w:rFonts w:ascii="Calibri" w:hAnsi="Calibri"/>
                <w:sz w:val="18"/>
                <w:szCs w:val="18"/>
              </w:rPr>
              <w:t>02</w:t>
            </w:r>
          </w:p>
        </w:tc>
        <w:tc>
          <w:tcPr>
            <w:tcW w:w="3038" w:type="dxa"/>
            <w:tcBorders>
              <w:top w:val="single" w:sz="4" w:space="0" w:color="auto"/>
            </w:tcBorders>
            <w:vAlign w:val="center"/>
          </w:tcPr>
          <w:p w14:paraId="6AE57FE6" w14:textId="458342C1" w:rsidR="00016AB0" w:rsidRPr="00E443DE" w:rsidRDefault="00016AB0" w:rsidP="000E3450">
            <w:pPr>
              <w:pStyle w:val="Header"/>
              <w:tabs>
                <w:tab w:val="clear" w:pos="4320"/>
                <w:tab w:val="clear" w:pos="8640"/>
              </w:tabs>
              <w:ind w:hanging="18"/>
              <w:rPr>
                <w:rFonts w:ascii="Calibri" w:hAnsi="Calibri"/>
                <w:sz w:val="18"/>
                <w:szCs w:val="18"/>
              </w:rPr>
            </w:pPr>
            <w:r w:rsidRPr="00E443DE">
              <w:rPr>
                <w:rFonts w:ascii="Calibri" w:hAnsi="Calibri"/>
                <w:sz w:val="18"/>
                <w:szCs w:val="18"/>
              </w:rPr>
              <w:t>Installed SEER</w:t>
            </w:r>
            <w:r w:rsidR="00D86A71" w:rsidRPr="00E443DE">
              <w:rPr>
                <w:rFonts w:ascii="Calibri" w:hAnsi="Calibri"/>
                <w:sz w:val="18"/>
                <w:szCs w:val="18"/>
              </w:rPr>
              <w:t>/SEER2</w:t>
            </w:r>
          </w:p>
        </w:tc>
        <w:tc>
          <w:tcPr>
            <w:tcW w:w="7267" w:type="dxa"/>
            <w:tcBorders>
              <w:top w:val="single" w:sz="4" w:space="0" w:color="auto"/>
            </w:tcBorders>
            <w:vAlign w:val="center"/>
          </w:tcPr>
          <w:p w14:paraId="01687A04" w14:textId="77777777" w:rsidR="00016AB0" w:rsidRPr="00E443DE" w:rsidRDefault="00016AB0" w:rsidP="000E3450">
            <w:pPr>
              <w:pStyle w:val="Header"/>
              <w:tabs>
                <w:tab w:val="clear" w:pos="4320"/>
                <w:tab w:val="clear" w:pos="8640"/>
              </w:tabs>
              <w:ind w:hanging="18"/>
              <w:rPr>
                <w:rFonts w:ascii="Calibri" w:hAnsi="Calibri"/>
                <w:sz w:val="18"/>
                <w:szCs w:val="18"/>
              </w:rPr>
            </w:pPr>
          </w:p>
        </w:tc>
      </w:tr>
      <w:tr w:rsidR="00016AB0" w:rsidRPr="00E443DE" w14:paraId="049FA97D" w14:textId="77777777" w:rsidTr="000E3450">
        <w:trPr>
          <w:trHeight w:val="144"/>
        </w:trPr>
        <w:tc>
          <w:tcPr>
            <w:tcW w:w="490" w:type="dxa"/>
            <w:vAlign w:val="center"/>
          </w:tcPr>
          <w:p w14:paraId="2DC846B8" w14:textId="77777777" w:rsidR="00016AB0" w:rsidRPr="00E443DE" w:rsidRDefault="00016AB0" w:rsidP="000E3450">
            <w:pPr>
              <w:jc w:val="center"/>
              <w:rPr>
                <w:rFonts w:ascii="Calibri" w:hAnsi="Calibri"/>
                <w:sz w:val="18"/>
                <w:szCs w:val="18"/>
              </w:rPr>
            </w:pPr>
            <w:r w:rsidRPr="00E443DE">
              <w:rPr>
                <w:rFonts w:ascii="Calibri" w:hAnsi="Calibri"/>
                <w:sz w:val="18"/>
                <w:szCs w:val="18"/>
              </w:rPr>
              <w:t>03</w:t>
            </w:r>
          </w:p>
        </w:tc>
        <w:tc>
          <w:tcPr>
            <w:tcW w:w="3038" w:type="dxa"/>
            <w:vAlign w:val="center"/>
          </w:tcPr>
          <w:p w14:paraId="774DC80F" w14:textId="77777777" w:rsidR="00016AB0" w:rsidRPr="00E443DE" w:rsidRDefault="00016AB0" w:rsidP="000E3450">
            <w:pPr>
              <w:rPr>
                <w:rFonts w:ascii="Calibri" w:hAnsi="Calibri"/>
                <w:sz w:val="18"/>
                <w:szCs w:val="18"/>
              </w:rPr>
            </w:pPr>
            <w:r w:rsidRPr="00E443DE">
              <w:rPr>
                <w:rFonts w:ascii="Calibri" w:hAnsi="Calibri"/>
                <w:sz w:val="18"/>
                <w:szCs w:val="18"/>
              </w:rPr>
              <w:t>Compliance Statement:</w:t>
            </w:r>
          </w:p>
        </w:tc>
        <w:tc>
          <w:tcPr>
            <w:tcW w:w="7267" w:type="dxa"/>
            <w:vAlign w:val="center"/>
          </w:tcPr>
          <w:p w14:paraId="7E00ED61" w14:textId="77777777" w:rsidR="00016AB0" w:rsidRPr="00E443DE" w:rsidRDefault="00016AB0" w:rsidP="000E3450">
            <w:pPr>
              <w:rPr>
                <w:rFonts w:ascii="Calibri" w:hAnsi="Calibri"/>
                <w:sz w:val="18"/>
                <w:szCs w:val="18"/>
              </w:rPr>
            </w:pPr>
          </w:p>
        </w:tc>
      </w:tr>
      <w:tr w:rsidR="00016AB0" w:rsidRPr="00E443DE" w14:paraId="37454631" w14:textId="77777777" w:rsidTr="000E3450">
        <w:trPr>
          <w:trHeight w:val="144"/>
        </w:trPr>
        <w:tc>
          <w:tcPr>
            <w:tcW w:w="10795" w:type="dxa"/>
            <w:gridSpan w:val="3"/>
            <w:vAlign w:val="center"/>
          </w:tcPr>
          <w:p w14:paraId="7C35CEA3" w14:textId="3E77B170" w:rsidR="00016AB0" w:rsidRPr="00E443DE" w:rsidRDefault="00016AB0" w:rsidP="00016AB0">
            <w:pPr>
              <w:rPr>
                <w:rFonts w:ascii="Calibri" w:hAnsi="Calibri"/>
                <w:b/>
                <w:sz w:val="18"/>
                <w:szCs w:val="18"/>
              </w:rPr>
            </w:pPr>
            <w:r w:rsidRPr="00E443DE">
              <w:rPr>
                <w:rFonts w:ascii="Calibri" w:hAnsi="Calibri"/>
                <w:b/>
                <w:sz w:val="18"/>
                <w:szCs w:val="18"/>
              </w:rPr>
              <w:t xml:space="preserve">Signature by responsible person on this compliance document certifies that the installed cooling equipment meets or exceeds the required value listed on the </w:t>
            </w:r>
            <w:r w:rsidR="00A57B1D" w:rsidRPr="00E443DE">
              <w:rPr>
                <w:rFonts w:ascii="Calibri" w:hAnsi="Calibri"/>
                <w:b/>
                <w:sz w:val="18"/>
                <w:szCs w:val="18"/>
              </w:rPr>
              <w:t>LMCC</w:t>
            </w:r>
            <w:r w:rsidRPr="00E443DE">
              <w:rPr>
                <w:rFonts w:ascii="Calibri" w:hAnsi="Calibri"/>
                <w:b/>
                <w:sz w:val="18"/>
                <w:szCs w:val="18"/>
              </w:rPr>
              <w:t>.</w:t>
            </w:r>
          </w:p>
        </w:tc>
      </w:tr>
    </w:tbl>
    <w:p w14:paraId="7913EA09" w14:textId="77777777" w:rsidR="00503C49" w:rsidRPr="00E443DE"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150"/>
        <w:gridCol w:w="7177"/>
      </w:tblGrid>
      <w:tr w:rsidR="00016AB0" w:rsidRPr="00E443DE" w14:paraId="5716C81D" w14:textId="77777777" w:rsidTr="000E3450">
        <w:trPr>
          <w:trHeight w:val="144"/>
        </w:trPr>
        <w:tc>
          <w:tcPr>
            <w:tcW w:w="10795" w:type="dxa"/>
            <w:gridSpan w:val="3"/>
            <w:tcBorders>
              <w:top w:val="single" w:sz="4" w:space="0" w:color="auto"/>
            </w:tcBorders>
            <w:vAlign w:val="center"/>
          </w:tcPr>
          <w:p w14:paraId="56E62B45" w14:textId="2CBEAC9C" w:rsidR="00016AB0" w:rsidRPr="00E443DE" w:rsidRDefault="00016AB0" w:rsidP="00016AB0">
            <w:pPr>
              <w:rPr>
                <w:rFonts w:ascii="Calibri" w:hAnsi="Calibri"/>
                <w:b/>
                <w:sz w:val="18"/>
                <w:szCs w:val="18"/>
              </w:rPr>
            </w:pPr>
            <w:r w:rsidRPr="00E443DE">
              <w:rPr>
                <w:rFonts w:ascii="Calibri" w:hAnsi="Calibri"/>
                <w:b/>
                <w:szCs w:val="18"/>
              </w:rPr>
              <w:t>E. Verified Cooling System EER</w:t>
            </w:r>
            <w:r w:rsidR="00D86A71" w:rsidRPr="00E443DE">
              <w:rPr>
                <w:rFonts w:ascii="Calibri" w:hAnsi="Calibri"/>
                <w:b/>
                <w:szCs w:val="18"/>
              </w:rPr>
              <w:t>/EER2</w:t>
            </w:r>
          </w:p>
        </w:tc>
      </w:tr>
      <w:tr w:rsidR="00016AB0" w:rsidRPr="00E443DE" w14:paraId="6742E4BA" w14:textId="77777777" w:rsidTr="000E3450">
        <w:trPr>
          <w:trHeight w:val="144"/>
        </w:trPr>
        <w:tc>
          <w:tcPr>
            <w:tcW w:w="468" w:type="dxa"/>
            <w:tcBorders>
              <w:top w:val="single" w:sz="4" w:space="0" w:color="auto"/>
              <w:left w:val="single" w:sz="4" w:space="0" w:color="auto"/>
              <w:bottom w:val="single" w:sz="4" w:space="0" w:color="auto"/>
              <w:right w:val="single" w:sz="4" w:space="0" w:color="auto"/>
            </w:tcBorders>
          </w:tcPr>
          <w:p w14:paraId="2007D668" w14:textId="77777777" w:rsidR="00016AB0" w:rsidRPr="00E443DE" w:rsidRDefault="00016AB0" w:rsidP="00016AB0">
            <w:pPr>
              <w:jc w:val="center"/>
              <w:rPr>
                <w:rFonts w:ascii="Calibri" w:hAnsi="Calibri"/>
                <w:sz w:val="18"/>
                <w:szCs w:val="18"/>
              </w:rPr>
            </w:pPr>
            <w:r w:rsidRPr="00E443DE">
              <w:rPr>
                <w:rFonts w:ascii="Calibri" w:hAnsi="Calibri"/>
                <w:sz w:val="18"/>
                <w:szCs w:val="18"/>
              </w:rPr>
              <w:t>01</w:t>
            </w:r>
          </w:p>
        </w:tc>
        <w:tc>
          <w:tcPr>
            <w:tcW w:w="3150" w:type="dxa"/>
            <w:tcBorders>
              <w:top w:val="single" w:sz="4" w:space="0" w:color="auto"/>
              <w:left w:val="single" w:sz="4" w:space="0" w:color="auto"/>
              <w:bottom w:val="single" w:sz="4" w:space="0" w:color="auto"/>
              <w:right w:val="single" w:sz="4" w:space="0" w:color="auto"/>
            </w:tcBorders>
          </w:tcPr>
          <w:p w14:paraId="67B90D66" w14:textId="145E91C5" w:rsidR="00016AB0" w:rsidRPr="00E443DE" w:rsidRDefault="00016AB0" w:rsidP="00016AB0">
            <w:pPr>
              <w:ind w:hanging="18"/>
              <w:rPr>
                <w:rFonts w:ascii="Calibri" w:hAnsi="Calibri"/>
                <w:sz w:val="18"/>
                <w:szCs w:val="18"/>
              </w:rPr>
            </w:pPr>
            <w:r w:rsidRPr="00E443DE">
              <w:rPr>
                <w:rFonts w:ascii="Calibri" w:hAnsi="Calibri"/>
                <w:sz w:val="18"/>
                <w:szCs w:val="18"/>
              </w:rPr>
              <w:t>Required Minimum EER</w:t>
            </w:r>
            <w:r w:rsidR="00D86A71" w:rsidRPr="00E443DE">
              <w:rPr>
                <w:rFonts w:ascii="Calibri" w:hAnsi="Calibri"/>
                <w:sz w:val="18"/>
                <w:szCs w:val="18"/>
              </w:rPr>
              <w:t>/EER2</w:t>
            </w:r>
          </w:p>
        </w:tc>
        <w:tc>
          <w:tcPr>
            <w:tcW w:w="7177" w:type="dxa"/>
            <w:tcBorders>
              <w:top w:val="single" w:sz="4" w:space="0" w:color="auto"/>
              <w:left w:val="single" w:sz="4" w:space="0" w:color="auto"/>
              <w:bottom w:val="single" w:sz="4" w:space="0" w:color="auto"/>
              <w:right w:val="single" w:sz="4" w:space="0" w:color="auto"/>
            </w:tcBorders>
          </w:tcPr>
          <w:p w14:paraId="4143F60B" w14:textId="77777777" w:rsidR="00016AB0" w:rsidRPr="00E443DE" w:rsidRDefault="00016AB0" w:rsidP="00016AB0">
            <w:pPr>
              <w:rPr>
                <w:rFonts w:ascii="Calibri" w:hAnsi="Calibri"/>
                <w:sz w:val="18"/>
                <w:szCs w:val="18"/>
              </w:rPr>
            </w:pPr>
          </w:p>
        </w:tc>
      </w:tr>
      <w:tr w:rsidR="00016AB0" w:rsidRPr="00E443DE" w14:paraId="6CB9EA5B" w14:textId="77777777" w:rsidTr="000E3450">
        <w:trPr>
          <w:trHeight w:val="144"/>
        </w:trPr>
        <w:tc>
          <w:tcPr>
            <w:tcW w:w="468" w:type="dxa"/>
            <w:tcBorders>
              <w:top w:val="single" w:sz="4" w:space="0" w:color="auto"/>
            </w:tcBorders>
            <w:vAlign w:val="center"/>
          </w:tcPr>
          <w:p w14:paraId="0C4DA085" w14:textId="77777777" w:rsidR="00016AB0" w:rsidRPr="00E443DE" w:rsidRDefault="00016AB0" w:rsidP="00016AB0">
            <w:pPr>
              <w:jc w:val="center"/>
              <w:rPr>
                <w:rFonts w:ascii="Calibri" w:hAnsi="Calibri"/>
                <w:sz w:val="18"/>
                <w:szCs w:val="18"/>
              </w:rPr>
            </w:pPr>
            <w:r w:rsidRPr="00E443DE">
              <w:rPr>
                <w:rFonts w:ascii="Calibri" w:hAnsi="Calibri"/>
                <w:sz w:val="18"/>
                <w:szCs w:val="18"/>
              </w:rPr>
              <w:t>02</w:t>
            </w:r>
          </w:p>
        </w:tc>
        <w:tc>
          <w:tcPr>
            <w:tcW w:w="3150" w:type="dxa"/>
            <w:tcBorders>
              <w:top w:val="single" w:sz="4" w:space="0" w:color="auto"/>
            </w:tcBorders>
            <w:vAlign w:val="center"/>
          </w:tcPr>
          <w:p w14:paraId="1913C5D7" w14:textId="53163AFD" w:rsidR="00016AB0" w:rsidRPr="00E443DE" w:rsidRDefault="00016AB0" w:rsidP="00016AB0">
            <w:pPr>
              <w:ind w:hanging="18"/>
              <w:rPr>
                <w:rFonts w:ascii="Calibri" w:hAnsi="Calibri"/>
                <w:sz w:val="18"/>
                <w:szCs w:val="18"/>
              </w:rPr>
            </w:pPr>
            <w:r w:rsidRPr="00E443DE">
              <w:rPr>
                <w:rFonts w:ascii="Calibri" w:hAnsi="Calibri"/>
                <w:sz w:val="18"/>
                <w:szCs w:val="18"/>
              </w:rPr>
              <w:t>Installed EER</w:t>
            </w:r>
            <w:r w:rsidR="00D86A71" w:rsidRPr="00E443DE">
              <w:rPr>
                <w:rFonts w:ascii="Calibri" w:hAnsi="Calibri"/>
                <w:sz w:val="18"/>
                <w:szCs w:val="18"/>
              </w:rPr>
              <w:t>/EER2</w:t>
            </w:r>
          </w:p>
        </w:tc>
        <w:tc>
          <w:tcPr>
            <w:tcW w:w="7177" w:type="dxa"/>
            <w:tcBorders>
              <w:top w:val="single" w:sz="4" w:space="0" w:color="auto"/>
            </w:tcBorders>
            <w:vAlign w:val="center"/>
          </w:tcPr>
          <w:p w14:paraId="26999370" w14:textId="77777777" w:rsidR="00016AB0" w:rsidRPr="00E443DE" w:rsidRDefault="00016AB0" w:rsidP="00016AB0">
            <w:pPr>
              <w:ind w:hanging="18"/>
              <w:rPr>
                <w:rFonts w:ascii="Calibri" w:hAnsi="Calibri"/>
                <w:sz w:val="18"/>
                <w:szCs w:val="18"/>
              </w:rPr>
            </w:pPr>
          </w:p>
        </w:tc>
      </w:tr>
      <w:tr w:rsidR="00016AB0" w:rsidRPr="00E443DE" w14:paraId="719A4130" w14:textId="77777777" w:rsidTr="000E3450">
        <w:trPr>
          <w:trHeight w:val="144"/>
        </w:trPr>
        <w:tc>
          <w:tcPr>
            <w:tcW w:w="468" w:type="dxa"/>
            <w:vAlign w:val="center"/>
          </w:tcPr>
          <w:p w14:paraId="33608784" w14:textId="77777777" w:rsidR="00016AB0" w:rsidRPr="00E443DE" w:rsidRDefault="00016AB0" w:rsidP="00016AB0">
            <w:pPr>
              <w:jc w:val="center"/>
              <w:rPr>
                <w:rFonts w:ascii="Calibri" w:hAnsi="Calibri"/>
                <w:sz w:val="18"/>
                <w:szCs w:val="18"/>
              </w:rPr>
            </w:pPr>
            <w:r w:rsidRPr="00E443DE">
              <w:rPr>
                <w:rFonts w:ascii="Calibri" w:hAnsi="Calibri"/>
                <w:sz w:val="18"/>
                <w:szCs w:val="18"/>
              </w:rPr>
              <w:t>03</w:t>
            </w:r>
          </w:p>
        </w:tc>
        <w:tc>
          <w:tcPr>
            <w:tcW w:w="3150" w:type="dxa"/>
            <w:vAlign w:val="center"/>
          </w:tcPr>
          <w:p w14:paraId="193BA082" w14:textId="77777777" w:rsidR="00016AB0" w:rsidRPr="00E443DE" w:rsidRDefault="00016AB0" w:rsidP="00016AB0">
            <w:pPr>
              <w:rPr>
                <w:rFonts w:ascii="Calibri" w:hAnsi="Calibri"/>
                <w:sz w:val="18"/>
                <w:szCs w:val="18"/>
              </w:rPr>
            </w:pPr>
            <w:r w:rsidRPr="00E443DE">
              <w:rPr>
                <w:rFonts w:ascii="Calibri" w:hAnsi="Calibri"/>
                <w:sz w:val="18"/>
                <w:szCs w:val="18"/>
              </w:rPr>
              <w:t>Compliance Statement:</w:t>
            </w:r>
          </w:p>
        </w:tc>
        <w:tc>
          <w:tcPr>
            <w:tcW w:w="7177" w:type="dxa"/>
            <w:vAlign w:val="center"/>
          </w:tcPr>
          <w:p w14:paraId="1F894EA1" w14:textId="77777777" w:rsidR="00016AB0" w:rsidRPr="00E443DE" w:rsidRDefault="00016AB0" w:rsidP="00016AB0">
            <w:pPr>
              <w:rPr>
                <w:rFonts w:ascii="Calibri" w:hAnsi="Calibri"/>
                <w:sz w:val="18"/>
                <w:szCs w:val="18"/>
              </w:rPr>
            </w:pPr>
          </w:p>
        </w:tc>
      </w:tr>
      <w:tr w:rsidR="00016AB0" w:rsidRPr="00E443DE" w14:paraId="046814EB" w14:textId="77777777" w:rsidTr="000E3450">
        <w:trPr>
          <w:trHeight w:val="144"/>
        </w:trPr>
        <w:tc>
          <w:tcPr>
            <w:tcW w:w="10795" w:type="dxa"/>
            <w:gridSpan w:val="3"/>
            <w:vAlign w:val="center"/>
          </w:tcPr>
          <w:p w14:paraId="45C3D250" w14:textId="10DEE171" w:rsidR="00016AB0" w:rsidRPr="00E443DE" w:rsidRDefault="00016AB0" w:rsidP="00016AB0">
            <w:pPr>
              <w:rPr>
                <w:rFonts w:ascii="Calibri" w:hAnsi="Calibri"/>
                <w:b/>
                <w:sz w:val="18"/>
                <w:szCs w:val="18"/>
              </w:rPr>
            </w:pPr>
            <w:r w:rsidRPr="00E443DE">
              <w:rPr>
                <w:rFonts w:ascii="Calibri" w:hAnsi="Calibri"/>
                <w:b/>
                <w:sz w:val="18"/>
                <w:szCs w:val="18"/>
              </w:rPr>
              <w:t xml:space="preserve">Signature by responsible person on this compliance document certifies that the installed cooling equipment meets or exceeds the required value listed on the </w:t>
            </w:r>
            <w:r w:rsidR="00A57B1D" w:rsidRPr="00E443DE">
              <w:rPr>
                <w:rFonts w:ascii="Calibri" w:hAnsi="Calibri"/>
                <w:b/>
                <w:sz w:val="18"/>
                <w:szCs w:val="18"/>
              </w:rPr>
              <w:t>LMCC</w:t>
            </w:r>
            <w:r w:rsidRPr="00E443DE">
              <w:rPr>
                <w:rFonts w:ascii="Calibri" w:hAnsi="Calibri"/>
                <w:b/>
                <w:sz w:val="18"/>
                <w:szCs w:val="18"/>
              </w:rPr>
              <w:t>.</w:t>
            </w:r>
          </w:p>
        </w:tc>
      </w:tr>
    </w:tbl>
    <w:p w14:paraId="05ABFBEF" w14:textId="079DC405" w:rsidR="0031619B" w:rsidRPr="00E443DE" w:rsidRDefault="0031619B"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016AB0" w:rsidRPr="00E443DE" w14:paraId="175050B7" w14:textId="77777777" w:rsidTr="000E3450">
        <w:trPr>
          <w:trHeight w:val="144"/>
        </w:trPr>
        <w:tc>
          <w:tcPr>
            <w:tcW w:w="10795" w:type="dxa"/>
            <w:gridSpan w:val="3"/>
            <w:tcBorders>
              <w:top w:val="single" w:sz="4" w:space="0" w:color="auto"/>
              <w:bottom w:val="single" w:sz="4" w:space="0" w:color="auto"/>
            </w:tcBorders>
            <w:vAlign w:val="center"/>
          </w:tcPr>
          <w:p w14:paraId="6046CDC1" w14:textId="77777777" w:rsidR="00016AB0" w:rsidRPr="00E443DE" w:rsidRDefault="00016AB0" w:rsidP="000E3450">
            <w:pPr>
              <w:rPr>
                <w:rFonts w:ascii="Calibri" w:hAnsi="Calibri"/>
                <w:b/>
                <w:sz w:val="18"/>
                <w:szCs w:val="18"/>
              </w:rPr>
            </w:pPr>
            <w:r w:rsidRPr="00E443DE">
              <w:rPr>
                <w:rFonts w:ascii="Calibri" w:hAnsi="Calibri"/>
                <w:b/>
                <w:szCs w:val="18"/>
              </w:rPr>
              <w:t>F. Verified Heat Pump Heating Output</w:t>
            </w:r>
          </w:p>
        </w:tc>
      </w:tr>
      <w:tr w:rsidR="00016AB0" w:rsidRPr="00E443DE" w14:paraId="4D990218"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7F3529A9" w14:textId="77777777" w:rsidR="00016AB0" w:rsidRPr="00E443DE" w:rsidRDefault="00016AB0" w:rsidP="000E3450">
            <w:pPr>
              <w:pStyle w:val="Header"/>
              <w:tabs>
                <w:tab w:val="clear" w:pos="4320"/>
                <w:tab w:val="clear" w:pos="8640"/>
              </w:tabs>
              <w:jc w:val="center"/>
              <w:rPr>
                <w:rFonts w:ascii="Calibri" w:hAnsi="Calibri"/>
                <w:sz w:val="18"/>
                <w:szCs w:val="18"/>
              </w:rPr>
            </w:pPr>
            <w:r w:rsidRPr="00E443DE">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58C268A" w14:textId="77777777" w:rsidR="00016AB0" w:rsidRPr="00E443DE" w:rsidRDefault="00016AB0" w:rsidP="000E3450">
            <w:pPr>
              <w:pStyle w:val="Header"/>
              <w:tabs>
                <w:tab w:val="clear" w:pos="4320"/>
                <w:tab w:val="clear" w:pos="8640"/>
              </w:tabs>
              <w:ind w:hanging="18"/>
              <w:rPr>
                <w:rFonts w:ascii="Calibri" w:hAnsi="Calibri"/>
                <w:sz w:val="18"/>
                <w:szCs w:val="18"/>
              </w:rPr>
            </w:pPr>
            <w:r w:rsidRPr="00E443DE">
              <w:rPr>
                <w:rFonts w:ascii="Calibri" w:hAnsi="Calibri"/>
                <w:sz w:val="18"/>
                <w:szCs w:val="18"/>
              </w:rPr>
              <w:t>Required 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CAF5692" w14:textId="77777777" w:rsidR="00016AB0" w:rsidRPr="00E443DE" w:rsidRDefault="00016AB0" w:rsidP="000E3450">
            <w:pPr>
              <w:rPr>
                <w:rFonts w:ascii="Calibri" w:hAnsi="Calibri"/>
                <w:sz w:val="18"/>
                <w:szCs w:val="18"/>
              </w:rPr>
            </w:pPr>
          </w:p>
        </w:tc>
      </w:tr>
      <w:tr w:rsidR="00016AB0" w:rsidRPr="00E443DE" w14:paraId="5A4196C7" w14:textId="77777777" w:rsidTr="000E3450">
        <w:trPr>
          <w:trHeight w:val="144"/>
        </w:trPr>
        <w:tc>
          <w:tcPr>
            <w:tcW w:w="490" w:type="dxa"/>
            <w:tcBorders>
              <w:top w:val="single" w:sz="4" w:space="0" w:color="auto"/>
            </w:tcBorders>
            <w:vAlign w:val="center"/>
          </w:tcPr>
          <w:p w14:paraId="01F23182" w14:textId="77777777" w:rsidR="00016AB0" w:rsidRPr="00E443DE" w:rsidRDefault="00016AB0" w:rsidP="000E3450">
            <w:pPr>
              <w:pStyle w:val="Header"/>
              <w:tabs>
                <w:tab w:val="clear" w:pos="4320"/>
                <w:tab w:val="clear" w:pos="8640"/>
              </w:tabs>
              <w:jc w:val="center"/>
              <w:rPr>
                <w:rFonts w:ascii="Calibri" w:hAnsi="Calibri"/>
                <w:sz w:val="18"/>
                <w:szCs w:val="18"/>
              </w:rPr>
            </w:pPr>
            <w:r w:rsidRPr="00E443DE">
              <w:rPr>
                <w:rFonts w:ascii="Calibri" w:hAnsi="Calibri"/>
                <w:sz w:val="18"/>
                <w:szCs w:val="18"/>
              </w:rPr>
              <w:t>02</w:t>
            </w:r>
          </w:p>
        </w:tc>
        <w:tc>
          <w:tcPr>
            <w:tcW w:w="3645" w:type="dxa"/>
            <w:tcBorders>
              <w:top w:val="single" w:sz="4" w:space="0" w:color="auto"/>
            </w:tcBorders>
            <w:vAlign w:val="center"/>
          </w:tcPr>
          <w:p w14:paraId="4361F316" w14:textId="77777777" w:rsidR="00016AB0" w:rsidRPr="00E443DE" w:rsidRDefault="00016AB0" w:rsidP="000E3450">
            <w:pPr>
              <w:pStyle w:val="Header"/>
              <w:tabs>
                <w:tab w:val="clear" w:pos="4320"/>
                <w:tab w:val="clear" w:pos="8640"/>
              </w:tabs>
              <w:ind w:hanging="18"/>
              <w:rPr>
                <w:rFonts w:ascii="Calibri" w:hAnsi="Calibri"/>
                <w:sz w:val="18"/>
                <w:szCs w:val="18"/>
              </w:rPr>
            </w:pPr>
            <w:r w:rsidRPr="00E443DE">
              <w:rPr>
                <w:rFonts w:ascii="Calibri" w:hAnsi="Calibri"/>
                <w:sz w:val="18"/>
                <w:szCs w:val="18"/>
              </w:rPr>
              <w:t>Installed Heating BTU Output at 47 Degrees F</w:t>
            </w:r>
          </w:p>
        </w:tc>
        <w:tc>
          <w:tcPr>
            <w:tcW w:w="6660" w:type="dxa"/>
            <w:tcBorders>
              <w:top w:val="single" w:sz="4" w:space="0" w:color="auto"/>
            </w:tcBorders>
            <w:vAlign w:val="center"/>
          </w:tcPr>
          <w:p w14:paraId="1FB768F1" w14:textId="77777777" w:rsidR="00016AB0" w:rsidRPr="00E443DE" w:rsidRDefault="00016AB0" w:rsidP="000E3450">
            <w:pPr>
              <w:pStyle w:val="Header"/>
              <w:tabs>
                <w:tab w:val="clear" w:pos="4320"/>
                <w:tab w:val="clear" w:pos="8640"/>
              </w:tabs>
              <w:ind w:hanging="18"/>
              <w:rPr>
                <w:rFonts w:ascii="Calibri" w:hAnsi="Calibri"/>
                <w:sz w:val="18"/>
                <w:szCs w:val="18"/>
              </w:rPr>
            </w:pPr>
          </w:p>
        </w:tc>
      </w:tr>
      <w:tr w:rsidR="00016AB0" w:rsidRPr="00E443DE" w14:paraId="39FAD158" w14:textId="77777777" w:rsidTr="000E3450">
        <w:trPr>
          <w:trHeight w:val="144"/>
        </w:trPr>
        <w:tc>
          <w:tcPr>
            <w:tcW w:w="490" w:type="dxa"/>
            <w:tcBorders>
              <w:top w:val="single" w:sz="4" w:space="0" w:color="auto"/>
            </w:tcBorders>
            <w:vAlign w:val="center"/>
          </w:tcPr>
          <w:p w14:paraId="21423719" w14:textId="77777777" w:rsidR="00016AB0" w:rsidRPr="00E443DE" w:rsidRDefault="00016AB0" w:rsidP="000E3450">
            <w:pPr>
              <w:pStyle w:val="Header"/>
              <w:tabs>
                <w:tab w:val="clear" w:pos="4320"/>
                <w:tab w:val="clear" w:pos="8640"/>
              </w:tabs>
              <w:jc w:val="center"/>
              <w:rPr>
                <w:rFonts w:ascii="Calibri" w:hAnsi="Calibri"/>
                <w:sz w:val="18"/>
                <w:szCs w:val="18"/>
              </w:rPr>
            </w:pPr>
            <w:r w:rsidRPr="00E443DE">
              <w:rPr>
                <w:rFonts w:ascii="Calibri" w:hAnsi="Calibri"/>
                <w:sz w:val="18"/>
                <w:szCs w:val="18"/>
              </w:rPr>
              <w:t>03</w:t>
            </w:r>
          </w:p>
        </w:tc>
        <w:tc>
          <w:tcPr>
            <w:tcW w:w="3645" w:type="dxa"/>
            <w:tcBorders>
              <w:top w:val="single" w:sz="4" w:space="0" w:color="auto"/>
            </w:tcBorders>
          </w:tcPr>
          <w:p w14:paraId="044875A7" w14:textId="77777777" w:rsidR="00016AB0" w:rsidRPr="00E443DE" w:rsidRDefault="00016AB0" w:rsidP="000E3450">
            <w:pPr>
              <w:pStyle w:val="Header"/>
              <w:tabs>
                <w:tab w:val="clear" w:pos="4320"/>
                <w:tab w:val="clear" w:pos="8640"/>
              </w:tabs>
              <w:ind w:hanging="18"/>
              <w:rPr>
                <w:rFonts w:ascii="Calibri" w:hAnsi="Calibri"/>
                <w:sz w:val="18"/>
                <w:szCs w:val="18"/>
              </w:rPr>
            </w:pPr>
            <w:r w:rsidRPr="00E443DE">
              <w:rPr>
                <w:rFonts w:ascii="Calibri" w:hAnsi="Calibri"/>
                <w:sz w:val="18"/>
                <w:szCs w:val="18"/>
              </w:rPr>
              <w:t>Required Heating Output at 17 Degrees F</w:t>
            </w:r>
          </w:p>
        </w:tc>
        <w:tc>
          <w:tcPr>
            <w:tcW w:w="6660" w:type="dxa"/>
            <w:tcBorders>
              <w:top w:val="single" w:sz="4" w:space="0" w:color="auto"/>
            </w:tcBorders>
          </w:tcPr>
          <w:p w14:paraId="6AD64AA7" w14:textId="77777777" w:rsidR="00016AB0" w:rsidRPr="00E443DE" w:rsidRDefault="00016AB0" w:rsidP="000E3450">
            <w:pPr>
              <w:pStyle w:val="Header"/>
              <w:tabs>
                <w:tab w:val="clear" w:pos="4320"/>
                <w:tab w:val="clear" w:pos="8640"/>
              </w:tabs>
              <w:ind w:hanging="18"/>
              <w:rPr>
                <w:rFonts w:ascii="Calibri" w:hAnsi="Calibri"/>
                <w:sz w:val="18"/>
                <w:szCs w:val="18"/>
              </w:rPr>
            </w:pPr>
          </w:p>
        </w:tc>
      </w:tr>
      <w:tr w:rsidR="00016AB0" w:rsidRPr="00E443DE" w14:paraId="3F424C2B" w14:textId="77777777" w:rsidTr="000E3450">
        <w:trPr>
          <w:trHeight w:val="144"/>
        </w:trPr>
        <w:tc>
          <w:tcPr>
            <w:tcW w:w="490" w:type="dxa"/>
            <w:tcBorders>
              <w:top w:val="single" w:sz="4" w:space="0" w:color="auto"/>
            </w:tcBorders>
            <w:vAlign w:val="center"/>
          </w:tcPr>
          <w:p w14:paraId="663DED5D" w14:textId="77777777" w:rsidR="00016AB0" w:rsidRPr="00E443DE" w:rsidRDefault="00016AB0" w:rsidP="000E3450">
            <w:pPr>
              <w:pStyle w:val="Header"/>
              <w:tabs>
                <w:tab w:val="clear" w:pos="4320"/>
                <w:tab w:val="clear" w:pos="8640"/>
              </w:tabs>
              <w:jc w:val="center"/>
              <w:rPr>
                <w:rFonts w:ascii="Calibri" w:hAnsi="Calibri"/>
                <w:sz w:val="18"/>
                <w:szCs w:val="18"/>
              </w:rPr>
            </w:pPr>
            <w:r w:rsidRPr="00E443DE">
              <w:rPr>
                <w:rFonts w:ascii="Calibri" w:hAnsi="Calibri"/>
                <w:sz w:val="18"/>
                <w:szCs w:val="18"/>
              </w:rPr>
              <w:t>04</w:t>
            </w:r>
          </w:p>
        </w:tc>
        <w:tc>
          <w:tcPr>
            <w:tcW w:w="3645" w:type="dxa"/>
            <w:tcBorders>
              <w:top w:val="single" w:sz="4" w:space="0" w:color="auto"/>
            </w:tcBorders>
            <w:vAlign w:val="center"/>
          </w:tcPr>
          <w:p w14:paraId="70C8052A" w14:textId="77777777" w:rsidR="00016AB0" w:rsidRPr="00E443DE" w:rsidRDefault="00016AB0" w:rsidP="000E3450">
            <w:pPr>
              <w:pStyle w:val="Header"/>
              <w:tabs>
                <w:tab w:val="clear" w:pos="4320"/>
                <w:tab w:val="clear" w:pos="8640"/>
              </w:tabs>
              <w:ind w:hanging="18"/>
              <w:rPr>
                <w:rFonts w:ascii="Calibri" w:hAnsi="Calibri"/>
                <w:sz w:val="18"/>
                <w:szCs w:val="18"/>
              </w:rPr>
            </w:pPr>
            <w:r w:rsidRPr="00E443DE">
              <w:rPr>
                <w:rFonts w:ascii="Calibri" w:hAnsi="Calibri"/>
                <w:sz w:val="18"/>
                <w:szCs w:val="18"/>
              </w:rPr>
              <w:t>Installed Heating Output at 17 Degrees F</w:t>
            </w:r>
          </w:p>
        </w:tc>
        <w:tc>
          <w:tcPr>
            <w:tcW w:w="6660" w:type="dxa"/>
            <w:tcBorders>
              <w:top w:val="single" w:sz="4" w:space="0" w:color="auto"/>
            </w:tcBorders>
            <w:vAlign w:val="center"/>
          </w:tcPr>
          <w:p w14:paraId="447B0A2D" w14:textId="77777777" w:rsidR="00016AB0" w:rsidRPr="00E443DE" w:rsidRDefault="00016AB0" w:rsidP="000E3450">
            <w:pPr>
              <w:pStyle w:val="Header"/>
              <w:tabs>
                <w:tab w:val="clear" w:pos="4320"/>
                <w:tab w:val="clear" w:pos="8640"/>
              </w:tabs>
              <w:ind w:hanging="18"/>
              <w:rPr>
                <w:rFonts w:ascii="Calibri" w:hAnsi="Calibri"/>
                <w:sz w:val="18"/>
                <w:szCs w:val="18"/>
              </w:rPr>
            </w:pPr>
          </w:p>
        </w:tc>
      </w:tr>
      <w:tr w:rsidR="00016AB0" w:rsidRPr="00E443DE" w14:paraId="7F9BE850" w14:textId="77777777" w:rsidTr="000E3450">
        <w:trPr>
          <w:trHeight w:val="144"/>
        </w:trPr>
        <w:tc>
          <w:tcPr>
            <w:tcW w:w="490" w:type="dxa"/>
            <w:vAlign w:val="center"/>
          </w:tcPr>
          <w:p w14:paraId="6D70F612" w14:textId="77777777" w:rsidR="00016AB0" w:rsidRPr="00E443DE" w:rsidRDefault="00016AB0" w:rsidP="000E3450">
            <w:pPr>
              <w:jc w:val="center"/>
              <w:rPr>
                <w:rFonts w:ascii="Calibri" w:hAnsi="Calibri"/>
                <w:sz w:val="18"/>
                <w:szCs w:val="18"/>
              </w:rPr>
            </w:pPr>
            <w:r w:rsidRPr="00E443DE">
              <w:rPr>
                <w:rFonts w:ascii="Calibri" w:hAnsi="Calibri"/>
                <w:sz w:val="18"/>
                <w:szCs w:val="18"/>
              </w:rPr>
              <w:t>05</w:t>
            </w:r>
          </w:p>
        </w:tc>
        <w:tc>
          <w:tcPr>
            <w:tcW w:w="3645" w:type="dxa"/>
            <w:vAlign w:val="center"/>
          </w:tcPr>
          <w:p w14:paraId="219CF253" w14:textId="77777777" w:rsidR="00016AB0" w:rsidRPr="00E443DE" w:rsidRDefault="00016AB0" w:rsidP="000E3450">
            <w:pPr>
              <w:rPr>
                <w:rFonts w:ascii="Calibri" w:hAnsi="Calibri"/>
                <w:sz w:val="18"/>
                <w:szCs w:val="18"/>
              </w:rPr>
            </w:pPr>
            <w:r w:rsidRPr="00E443DE">
              <w:rPr>
                <w:rFonts w:ascii="Calibri" w:hAnsi="Calibri"/>
                <w:sz w:val="18"/>
                <w:szCs w:val="18"/>
              </w:rPr>
              <w:t>Compliance Statement:</w:t>
            </w:r>
          </w:p>
        </w:tc>
        <w:tc>
          <w:tcPr>
            <w:tcW w:w="6660" w:type="dxa"/>
            <w:vAlign w:val="center"/>
          </w:tcPr>
          <w:p w14:paraId="1D090F47" w14:textId="77777777" w:rsidR="00016AB0" w:rsidRPr="00E443DE" w:rsidRDefault="00016AB0" w:rsidP="000E3450">
            <w:pPr>
              <w:rPr>
                <w:rFonts w:ascii="Calibri" w:hAnsi="Calibri"/>
                <w:sz w:val="18"/>
                <w:szCs w:val="18"/>
              </w:rPr>
            </w:pPr>
          </w:p>
        </w:tc>
      </w:tr>
      <w:tr w:rsidR="00016AB0" w:rsidRPr="00E443DE" w14:paraId="0A422C49" w14:textId="77777777" w:rsidTr="000E3450">
        <w:trPr>
          <w:trHeight w:val="144"/>
        </w:trPr>
        <w:tc>
          <w:tcPr>
            <w:tcW w:w="10795" w:type="dxa"/>
            <w:gridSpan w:val="3"/>
            <w:vAlign w:val="center"/>
          </w:tcPr>
          <w:p w14:paraId="1B2C36E2" w14:textId="517B7807" w:rsidR="00016AB0" w:rsidRPr="00E443DE" w:rsidRDefault="00016AB0" w:rsidP="00016AB0">
            <w:pPr>
              <w:rPr>
                <w:rFonts w:ascii="Calibri" w:hAnsi="Calibri"/>
                <w:b/>
                <w:sz w:val="18"/>
                <w:szCs w:val="18"/>
              </w:rPr>
            </w:pPr>
            <w:r w:rsidRPr="00E443DE">
              <w:rPr>
                <w:rFonts w:ascii="Calibri" w:hAnsi="Calibri"/>
                <w:b/>
                <w:sz w:val="18"/>
                <w:szCs w:val="18"/>
              </w:rPr>
              <w:t xml:space="preserve">Signature by responsible person on this compliance document certifies that the installed heat pump equipment meets or exceeds the required value listed on the </w:t>
            </w:r>
            <w:r w:rsidR="00A57B1D" w:rsidRPr="00E443DE">
              <w:rPr>
                <w:rFonts w:ascii="Calibri" w:hAnsi="Calibri"/>
                <w:b/>
                <w:sz w:val="18"/>
                <w:szCs w:val="18"/>
              </w:rPr>
              <w:t>LMCC</w:t>
            </w:r>
            <w:r w:rsidRPr="00E443DE">
              <w:rPr>
                <w:rFonts w:ascii="Calibri" w:hAnsi="Calibri"/>
                <w:b/>
                <w:sz w:val="18"/>
                <w:szCs w:val="18"/>
              </w:rPr>
              <w:t>.</w:t>
            </w:r>
          </w:p>
        </w:tc>
      </w:tr>
    </w:tbl>
    <w:p w14:paraId="3DC605A1" w14:textId="3AEFE0DB" w:rsidR="00503C49" w:rsidRPr="00E443DE" w:rsidRDefault="00503C49"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100F8" w:rsidRPr="00E443DE" w14:paraId="1FAC3191" w14:textId="77777777" w:rsidTr="00702381">
        <w:trPr>
          <w:trHeight w:val="144"/>
        </w:trPr>
        <w:tc>
          <w:tcPr>
            <w:tcW w:w="10795" w:type="dxa"/>
            <w:gridSpan w:val="3"/>
            <w:tcBorders>
              <w:top w:val="single" w:sz="4" w:space="0" w:color="auto"/>
              <w:bottom w:val="single" w:sz="4" w:space="0" w:color="auto"/>
            </w:tcBorders>
            <w:vAlign w:val="center"/>
          </w:tcPr>
          <w:p w14:paraId="3E1AA802" w14:textId="23703A49" w:rsidR="00B100F8" w:rsidRPr="00E443DE" w:rsidDel="004E3E8B" w:rsidRDefault="00B100F8" w:rsidP="00B100F8">
            <w:pPr>
              <w:keepNext/>
              <w:rPr>
                <w:rFonts w:ascii="Calibri" w:hAnsi="Calibri"/>
                <w:b/>
                <w:sz w:val="18"/>
                <w:szCs w:val="18"/>
              </w:rPr>
            </w:pPr>
            <w:r w:rsidRPr="00E443DE">
              <w:rPr>
                <w:rFonts w:ascii="Calibri" w:hAnsi="Calibri"/>
                <w:b/>
                <w:szCs w:val="18"/>
              </w:rPr>
              <w:t>G. Verified Heat Pump HSPF</w:t>
            </w:r>
            <w:r w:rsidR="00D86A71" w:rsidRPr="00E443DE">
              <w:rPr>
                <w:rFonts w:ascii="Calibri" w:hAnsi="Calibri"/>
                <w:b/>
                <w:szCs w:val="18"/>
              </w:rPr>
              <w:t>/HSPF2</w:t>
            </w:r>
          </w:p>
        </w:tc>
      </w:tr>
      <w:tr w:rsidR="00B100F8" w:rsidRPr="00E443DE" w14:paraId="7E6450D5" w14:textId="77777777" w:rsidTr="00702381">
        <w:trPr>
          <w:trHeight w:val="144"/>
        </w:trPr>
        <w:tc>
          <w:tcPr>
            <w:tcW w:w="490" w:type="dxa"/>
            <w:tcBorders>
              <w:top w:val="single" w:sz="4" w:space="0" w:color="auto"/>
              <w:left w:val="single" w:sz="4" w:space="0" w:color="auto"/>
              <w:bottom w:val="single" w:sz="4" w:space="0" w:color="auto"/>
              <w:right w:val="single" w:sz="4" w:space="0" w:color="auto"/>
            </w:tcBorders>
          </w:tcPr>
          <w:p w14:paraId="2BF63D2D" w14:textId="77777777" w:rsidR="00B100F8" w:rsidRPr="00E443DE" w:rsidRDefault="00B100F8" w:rsidP="00702381">
            <w:pPr>
              <w:pStyle w:val="Header"/>
              <w:keepNext/>
              <w:tabs>
                <w:tab w:val="clear" w:pos="4320"/>
                <w:tab w:val="clear" w:pos="8640"/>
              </w:tabs>
              <w:jc w:val="center"/>
              <w:rPr>
                <w:rFonts w:ascii="Calibri" w:hAnsi="Calibri"/>
                <w:sz w:val="18"/>
                <w:szCs w:val="18"/>
              </w:rPr>
            </w:pPr>
            <w:r w:rsidRPr="00E443DE">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095B55A" w14:textId="7C25036F" w:rsidR="00B100F8" w:rsidRPr="00E443DE" w:rsidDel="004E3E8B" w:rsidRDefault="00B100F8" w:rsidP="00702381">
            <w:pPr>
              <w:pStyle w:val="Header"/>
              <w:keepNext/>
              <w:tabs>
                <w:tab w:val="clear" w:pos="4320"/>
                <w:tab w:val="clear" w:pos="8640"/>
              </w:tabs>
              <w:ind w:hanging="18"/>
              <w:rPr>
                <w:rFonts w:ascii="Calibri" w:hAnsi="Calibri"/>
                <w:sz w:val="18"/>
                <w:szCs w:val="18"/>
              </w:rPr>
            </w:pPr>
            <w:r w:rsidRPr="00E443DE">
              <w:rPr>
                <w:rFonts w:ascii="Calibri" w:hAnsi="Calibri"/>
                <w:sz w:val="18"/>
                <w:szCs w:val="18"/>
              </w:rPr>
              <w:t>Required minimum HSPF</w:t>
            </w:r>
            <w:r w:rsidR="00D86A71" w:rsidRPr="00E443DE">
              <w:rPr>
                <w:rFonts w:ascii="Calibri" w:hAnsi="Calibri"/>
                <w:sz w:val="18"/>
                <w:szCs w:val="18"/>
              </w:rPr>
              <w:t>/HSPF2</w:t>
            </w:r>
          </w:p>
        </w:tc>
        <w:tc>
          <w:tcPr>
            <w:tcW w:w="7267" w:type="dxa"/>
            <w:tcBorders>
              <w:top w:val="single" w:sz="4" w:space="0" w:color="auto"/>
              <w:left w:val="single" w:sz="4" w:space="0" w:color="auto"/>
              <w:bottom w:val="single" w:sz="4" w:space="0" w:color="auto"/>
              <w:right w:val="single" w:sz="4" w:space="0" w:color="auto"/>
            </w:tcBorders>
          </w:tcPr>
          <w:p w14:paraId="2A5AF48B" w14:textId="147A483E" w:rsidR="00B100F8" w:rsidRPr="00E443DE" w:rsidRDefault="00B100F8" w:rsidP="00702381">
            <w:pPr>
              <w:keepNext/>
              <w:rPr>
                <w:rFonts w:ascii="Calibri" w:hAnsi="Calibri"/>
                <w:sz w:val="18"/>
                <w:szCs w:val="18"/>
              </w:rPr>
            </w:pPr>
          </w:p>
        </w:tc>
      </w:tr>
      <w:tr w:rsidR="00B100F8" w:rsidRPr="00E443DE" w14:paraId="0B182150" w14:textId="77777777" w:rsidTr="00702381">
        <w:trPr>
          <w:trHeight w:val="144"/>
        </w:trPr>
        <w:tc>
          <w:tcPr>
            <w:tcW w:w="490" w:type="dxa"/>
            <w:tcBorders>
              <w:top w:val="single" w:sz="4" w:space="0" w:color="auto"/>
            </w:tcBorders>
            <w:vAlign w:val="center"/>
          </w:tcPr>
          <w:p w14:paraId="697E0180" w14:textId="77777777" w:rsidR="00B100F8" w:rsidRPr="00E443DE" w:rsidRDefault="00B100F8" w:rsidP="00702381">
            <w:pPr>
              <w:pStyle w:val="Header"/>
              <w:keepNext/>
              <w:tabs>
                <w:tab w:val="clear" w:pos="4320"/>
                <w:tab w:val="clear" w:pos="8640"/>
              </w:tabs>
              <w:jc w:val="center"/>
              <w:rPr>
                <w:rFonts w:ascii="Calibri" w:hAnsi="Calibri"/>
                <w:sz w:val="18"/>
                <w:szCs w:val="18"/>
              </w:rPr>
            </w:pPr>
            <w:r w:rsidRPr="00E443DE">
              <w:rPr>
                <w:rFonts w:ascii="Calibri" w:hAnsi="Calibri"/>
                <w:sz w:val="18"/>
                <w:szCs w:val="18"/>
              </w:rPr>
              <w:t>02</w:t>
            </w:r>
          </w:p>
        </w:tc>
        <w:tc>
          <w:tcPr>
            <w:tcW w:w="3038" w:type="dxa"/>
            <w:tcBorders>
              <w:top w:val="single" w:sz="4" w:space="0" w:color="auto"/>
            </w:tcBorders>
            <w:vAlign w:val="center"/>
          </w:tcPr>
          <w:p w14:paraId="220C6ABC" w14:textId="5FCF3BA2" w:rsidR="00B100F8" w:rsidRPr="00E443DE" w:rsidRDefault="00B100F8" w:rsidP="00702381">
            <w:pPr>
              <w:pStyle w:val="Header"/>
              <w:keepNext/>
              <w:tabs>
                <w:tab w:val="clear" w:pos="4320"/>
                <w:tab w:val="clear" w:pos="8640"/>
              </w:tabs>
              <w:ind w:hanging="18"/>
              <w:rPr>
                <w:rFonts w:ascii="Calibri" w:hAnsi="Calibri"/>
                <w:sz w:val="18"/>
                <w:szCs w:val="18"/>
              </w:rPr>
            </w:pPr>
            <w:r w:rsidRPr="00E443DE">
              <w:rPr>
                <w:rFonts w:ascii="Calibri" w:hAnsi="Calibri"/>
                <w:sz w:val="18"/>
                <w:szCs w:val="18"/>
              </w:rPr>
              <w:t>Installed HSPF</w:t>
            </w:r>
            <w:r w:rsidR="00D86A71" w:rsidRPr="00E443DE">
              <w:rPr>
                <w:rFonts w:ascii="Calibri" w:hAnsi="Calibri"/>
                <w:sz w:val="18"/>
                <w:szCs w:val="18"/>
              </w:rPr>
              <w:t>/HSPF2</w:t>
            </w:r>
          </w:p>
        </w:tc>
        <w:tc>
          <w:tcPr>
            <w:tcW w:w="7267" w:type="dxa"/>
            <w:tcBorders>
              <w:top w:val="single" w:sz="4" w:space="0" w:color="auto"/>
            </w:tcBorders>
          </w:tcPr>
          <w:p w14:paraId="516782F7" w14:textId="6C5F4417" w:rsidR="00B100F8" w:rsidRPr="00E443DE" w:rsidRDefault="00B100F8" w:rsidP="00702381">
            <w:pPr>
              <w:pStyle w:val="Header"/>
              <w:keepNext/>
              <w:tabs>
                <w:tab w:val="clear" w:pos="4320"/>
                <w:tab w:val="clear" w:pos="8640"/>
              </w:tabs>
              <w:ind w:hanging="18"/>
              <w:rPr>
                <w:rFonts w:ascii="Calibri" w:hAnsi="Calibri"/>
                <w:sz w:val="18"/>
                <w:szCs w:val="18"/>
              </w:rPr>
            </w:pPr>
          </w:p>
        </w:tc>
      </w:tr>
      <w:tr w:rsidR="00B100F8" w:rsidRPr="00E443DE" w14:paraId="2968A8DD" w14:textId="77777777" w:rsidTr="00702381">
        <w:trPr>
          <w:trHeight w:val="144"/>
        </w:trPr>
        <w:tc>
          <w:tcPr>
            <w:tcW w:w="490" w:type="dxa"/>
            <w:vAlign w:val="center"/>
          </w:tcPr>
          <w:p w14:paraId="37C2BCE6" w14:textId="77777777" w:rsidR="00B100F8" w:rsidRPr="00E443DE" w:rsidRDefault="00B100F8" w:rsidP="00702381">
            <w:pPr>
              <w:keepNext/>
              <w:jc w:val="center"/>
              <w:rPr>
                <w:rFonts w:ascii="Calibri" w:hAnsi="Calibri"/>
                <w:sz w:val="18"/>
                <w:szCs w:val="18"/>
              </w:rPr>
            </w:pPr>
            <w:r w:rsidRPr="00E443DE">
              <w:rPr>
                <w:rFonts w:ascii="Calibri" w:hAnsi="Calibri"/>
                <w:sz w:val="18"/>
                <w:szCs w:val="18"/>
              </w:rPr>
              <w:t>03</w:t>
            </w:r>
          </w:p>
        </w:tc>
        <w:tc>
          <w:tcPr>
            <w:tcW w:w="3038" w:type="dxa"/>
            <w:vAlign w:val="center"/>
          </w:tcPr>
          <w:p w14:paraId="44D59E4B" w14:textId="77777777" w:rsidR="00B100F8" w:rsidRPr="00E443DE" w:rsidRDefault="00B100F8" w:rsidP="00702381">
            <w:pPr>
              <w:keepNext/>
              <w:rPr>
                <w:rFonts w:ascii="Calibri" w:hAnsi="Calibri"/>
                <w:sz w:val="18"/>
                <w:szCs w:val="18"/>
              </w:rPr>
            </w:pPr>
            <w:r w:rsidRPr="00E443DE">
              <w:rPr>
                <w:rFonts w:ascii="Calibri" w:hAnsi="Calibri"/>
                <w:sz w:val="18"/>
                <w:szCs w:val="18"/>
              </w:rPr>
              <w:t>Compliance Statement:</w:t>
            </w:r>
          </w:p>
        </w:tc>
        <w:tc>
          <w:tcPr>
            <w:tcW w:w="7267" w:type="dxa"/>
            <w:vAlign w:val="center"/>
          </w:tcPr>
          <w:p w14:paraId="52267BD0" w14:textId="7CB6DDCD" w:rsidR="00B100F8" w:rsidRPr="00E443DE" w:rsidRDefault="00B100F8" w:rsidP="00702381">
            <w:pPr>
              <w:keepNext/>
              <w:rPr>
                <w:rFonts w:ascii="Calibri" w:hAnsi="Calibri"/>
                <w:sz w:val="18"/>
                <w:szCs w:val="18"/>
              </w:rPr>
            </w:pPr>
          </w:p>
        </w:tc>
      </w:tr>
      <w:tr w:rsidR="00B100F8" w:rsidRPr="00E443DE" w14:paraId="6BB78995" w14:textId="77777777" w:rsidTr="00702381">
        <w:trPr>
          <w:trHeight w:val="144"/>
        </w:trPr>
        <w:tc>
          <w:tcPr>
            <w:tcW w:w="10795" w:type="dxa"/>
            <w:gridSpan w:val="3"/>
            <w:vAlign w:val="center"/>
          </w:tcPr>
          <w:p w14:paraId="2F22F902" w14:textId="08B8856E" w:rsidR="00B100F8" w:rsidRPr="00E443DE" w:rsidRDefault="00B100F8" w:rsidP="00E65B5A">
            <w:pPr>
              <w:rPr>
                <w:rFonts w:ascii="Calibri" w:hAnsi="Calibri"/>
                <w:b/>
                <w:bCs/>
                <w:sz w:val="18"/>
                <w:szCs w:val="18"/>
              </w:rPr>
            </w:pPr>
            <w:r w:rsidRPr="00E443DE">
              <w:rPr>
                <w:rFonts w:ascii="Calibri" w:hAnsi="Calibri"/>
                <w:b/>
                <w:bCs/>
                <w:sz w:val="18"/>
                <w:szCs w:val="18"/>
              </w:rPr>
              <w:t xml:space="preserve">Signature by responsible person on this compliance document certifies that the installed </w:t>
            </w:r>
            <w:r w:rsidR="00E65B5A" w:rsidRPr="00E443DE">
              <w:rPr>
                <w:rFonts w:ascii="Calibri" w:hAnsi="Calibri"/>
                <w:b/>
                <w:bCs/>
                <w:sz w:val="18"/>
                <w:szCs w:val="18"/>
              </w:rPr>
              <w:t>heat pump</w:t>
            </w:r>
            <w:r w:rsidRPr="00E443DE">
              <w:rPr>
                <w:rFonts w:ascii="Calibri" w:hAnsi="Calibri"/>
                <w:b/>
                <w:bCs/>
                <w:sz w:val="18"/>
                <w:szCs w:val="18"/>
              </w:rPr>
              <w:t xml:space="preserve"> equipment meets or exceeds the required value listed on the </w:t>
            </w:r>
            <w:r w:rsidR="00A57B1D" w:rsidRPr="00E443DE">
              <w:rPr>
                <w:rFonts w:ascii="Calibri" w:hAnsi="Calibri"/>
                <w:b/>
                <w:bCs/>
                <w:sz w:val="18"/>
                <w:szCs w:val="18"/>
              </w:rPr>
              <w:t>LMCC</w:t>
            </w:r>
            <w:r w:rsidRPr="00E443DE">
              <w:rPr>
                <w:rFonts w:ascii="Calibri" w:hAnsi="Calibri"/>
                <w:b/>
                <w:bCs/>
                <w:sz w:val="18"/>
                <w:szCs w:val="18"/>
              </w:rPr>
              <w:t>.</w:t>
            </w:r>
          </w:p>
        </w:tc>
      </w:tr>
    </w:tbl>
    <w:p w14:paraId="1F91F692" w14:textId="6F36856E" w:rsidR="00B100F8" w:rsidRPr="00E443DE" w:rsidRDefault="00B100F8"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016AB0" w:rsidRPr="00E443DE" w14:paraId="09655C21" w14:textId="77777777" w:rsidTr="000E3450">
        <w:trPr>
          <w:trHeight w:val="144"/>
        </w:trPr>
        <w:tc>
          <w:tcPr>
            <w:tcW w:w="10795" w:type="dxa"/>
            <w:gridSpan w:val="2"/>
            <w:tcBorders>
              <w:top w:val="single" w:sz="4" w:space="0" w:color="auto"/>
            </w:tcBorders>
            <w:vAlign w:val="center"/>
          </w:tcPr>
          <w:p w14:paraId="25214BCA" w14:textId="794627FD" w:rsidR="00016AB0" w:rsidRPr="00E443DE" w:rsidRDefault="00B100F8" w:rsidP="00B100F8">
            <w:pPr>
              <w:rPr>
                <w:rFonts w:ascii="Calibri" w:hAnsi="Calibri"/>
                <w:b/>
                <w:sz w:val="18"/>
                <w:szCs w:val="18"/>
              </w:rPr>
            </w:pPr>
            <w:r w:rsidRPr="00E443DE">
              <w:rPr>
                <w:rFonts w:ascii="Calibri" w:hAnsi="Calibri"/>
                <w:b/>
                <w:szCs w:val="18"/>
              </w:rPr>
              <w:t>H</w:t>
            </w:r>
            <w:r w:rsidR="00016AB0" w:rsidRPr="00E443DE">
              <w:rPr>
                <w:rFonts w:ascii="Calibri" w:hAnsi="Calibri"/>
                <w:b/>
                <w:szCs w:val="18"/>
              </w:rPr>
              <w:t>. Verified Space Conditioning System Air Handler, Furnace or Fan Coil</w:t>
            </w:r>
          </w:p>
        </w:tc>
      </w:tr>
      <w:tr w:rsidR="00016AB0" w:rsidRPr="00E443DE" w14:paraId="2F66D50A" w14:textId="77777777" w:rsidTr="000E3450">
        <w:trPr>
          <w:trHeight w:val="144"/>
        </w:trPr>
        <w:tc>
          <w:tcPr>
            <w:tcW w:w="468" w:type="dxa"/>
            <w:vAlign w:val="center"/>
          </w:tcPr>
          <w:p w14:paraId="108C0601" w14:textId="77777777" w:rsidR="00016AB0" w:rsidRPr="00E443DE" w:rsidRDefault="00016AB0" w:rsidP="000E3450">
            <w:pPr>
              <w:pStyle w:val="Header"/>
              <w:tabs>
                <w:tab w:val="clear" w:pos="4320"/>
                <w:tab w:val="clear" w:pos="8640"/>
              </w:tabs>
              <w:jc w:val="center"/>
              <w:rPr>
                <w:rFonts w:ascii="Calibri" w:hAnsi="Calibri"/>
                <w:sz w:val="18"/>
                <w:szCs w:val="18"/>
              </w:rPr>
            </w:pPr>
            <w:r w:rsidRPr="00E443DE">
              <w:rPr>
                <w:rFonts w:ascii="Calibri" w:hAnsi="Calibri"/>
                <w:sz w:val="18"/>
                <w:szCs w:val="18"/>
              </w:rPr>
              <w:t>01</w:t>
            </w:r>
          </w:p>
        </w:tc>
        <w:tc>
          <w:tcPr>
            <w:tcW w:w="10327" w:type="dxa"/>
            <w:vAlign w:val="center"/>
          </w:tcPr>
          <w:p w14:paraId="66CF07B0" w14:textId="3550D000" w:rsidR="00016AB0" w:rsidRPr="00E443DE" w:rsidRDefault="00016AB0" w:rsidP="00016AB0">
            <w:pPr>
              <w:rPr>
                <w:rFonts w:ascii="Calibri" w:hAnsi="Calibri"/>
                <w:sz w:val="18"/>
                <w:szCs w:val="18"/>
              </w:rPr>
            </w:pPr>
            <w:r w:rsidRPr="00E443DE">
              <w:rPr>
                <w:rFonts w:ascii="Calibri" w:hAnsi="Calibri"/>
                <w:sz w:val="18"/>
                <w:szCs w:val="18"/>
              </w:rPr>
              <w:t>If a specific air handler, furnace or fan coil is required by the directory used to certify product performance, the responsible person certifies by signing this compliance document that the installed air handler/furnace matches the equipment specified by the Directory of Certified Performance.</w:t>
            </w:r>
          </w:p>
        </w:tc>
      </w:tr>
    </w:tbl>
    <w:p w14:paraId="7DC3DAF7" w14:textId="286343E6" w:rsidR="002B4170" w:rsidRPr="00E443DE" w:rsidRDefault="002B4170" w:rsidP="00C03055">
      <w:pPr>
        <w:rPr>
          <w:rFonts w:ascii="Calibri" w:hAnsi="Calibri"/>
          <w:b/>
          <w:bCs/>
          <w:sz w:val="18"/>
          <w:szCs w:val="18"/>
        </w:rPr>
      </w:pPr>
    </w:p>
    <w:p w14:paraId="033085EE" w14:textId="77777777" w:rsidR="002B4170" w:rsidRPr="00E443DE" w:rsidRDefault="002B4170">
      <w:pPr>
        <w:rPr>
          <w:rFonts w:ascii="Calibri" w:hAnsi="Calibri"/>
          <w:b/>
          <w:bCs/>
          <w:sz w:val="18"/>
          <w:szCs w:val="18"/>
        </w:rPr>
      </w:pPr>
      <w:r w:rsidRPr="00E443DE">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DE01EE" w:rsidRPr="00E443DE" w14:paraId="7DC3DAF9" w14:textId="63E92B8F" w:rsidTr="00CB6112">
        <w:trPr>
          <w:trHeight w:val="144"/>
        </w:trPr>
        <w:tc>
          <w:tcPr>
            <w:tcW w:w="10795" w:type="dxa"/>
            <w:gridSpan w:val="2"/>
            <w:tcBorders>
              <w:top w:val="single" w:sz="4" w:space="0" w:color="auto"/>
            </w:tcBorders>
            <w:vAlign w:val="center"/>
          </w:tcPr>
          <w:p w14:paraId="7DC3DAF8" w14:textId="78486FAE" w:rsidR="00DE01EE" w:rsidRPr="00E443DE" w:rsidRDefault="00B100F8" w:rsidP="00B100F8">
            <w:pPr>
              <w:rPr>
                <w:rFonts w:ascii="Calibri" w:hAnsi="Calibri"/>
                <w:b/>
                <w:sz w:val="18"/>
                <w:szCs w:val="18"/>
              </w:rPr>
            </w:pPr>
            <w:r w:rsidRPr="00E443DE">
              <w:rPr>
                <w:rFonts w:ascii="Calibri" w:hAnsi="Calibri"/>
                <w:b/>
                <w:szCs w:val="18"/>
              </w:rPr>
              <w:lastRenderedPageBreak/>
              <w:t>I</w:t>
            </w:r>
            <w:r w:rsidR="00DE01EE" w:rsidRPr="00E443DE">
              <w:rPr>
                <w:rFonts w:ascii="Calibri" w:hAnsi="Calibri"/>
                <w:b/>
                <w:szCs w:val="18"/>
              </w:rPr>
              <w:t xml:space="preserve">. Verified </w:t>
            </w:r>
            <w:r w:rsidR="008F5EB4" w:rsidRPr="00E443DE">
              <w:rPr>
                <w:rFonts w:ascii="Calibri" w:hAnsi="Calibri"/>
                <w:b/>
                <w:szCs w:val="18"/>
              </w:rPr>
              <w:t>Space Conditioning</w:t>
            </w:r>
            <w:r w:rsidR="00DE01EE" w:rsidRPr="00E443DE">
              <w:rPr>
                <w:rFonts w:ascii="Calibri" w:hAnsi="Calibri"/>
                <w:b/>
                <w:szCs w:val="18"/>
              </w:rPr>
              <w:t xml:space="preserve"> System Time Delay Relay</w:t>
            </w:r>
          </w:p>
        </w:tc>
      </w:tr>
      <w:tr w:rsidR="00DE01EE" w:rsidRPr="00E443DE" w14:paraId="7DC3DAFC" w14:textId="4C7CCA63" w:rsidTr="00CB6112">
        <w:trPr>
          <w:trHeight w:val="144"/>
        </w:trPr>
        <w:tc>
          <w:tcPr>
            <w:tcW w:w="468" w:type="dxa"/>
            <w:vAlign w:val="center"/>
          </w:tcPr>
          <w:p w14:paraId="7DC3DAFA" w14:textId="0338FB3F" w:rsidR="00DE01EE" w:rsidRPr="00E443DE" w:rsidRDefault="00DE01EE" w:rsidP="00C00A89">
            <w:pPr>
              <w:pStyle w:val="Header"/>
              <w:tabs>
                <w:tab w:val="clear" w:pos="4320"/>
                <w:tab w:val="clear" w:pos="8640"/>
              </w:tabs>
              <w:jc w:val="center"/>
              <w:rPr>
                <w:rFonts w:ascii="Calibri" w:hAnsi="Calibri"/>
                <w:sz w:val="18"/>
                <w:szCs w:val="18"/>
              </w:rPr>
            </w:pPr>
            <w:r w:rsidRPr="00E443DE">
              <w:rPr>
                <w:rFonts w:ascii="Calibri" w:hAnsi="Calibri"/>
                <w:sz w:val="18"/>
                <w:szCs w:val="18"/>
              </w:rPr>
              <w:t>01</w:t>
            </w:r>
          </w:p>
        </w:tc>
        <w:tc>
          <w:tcPr>
            <w:tcW w:w="10327" w:type="dxa"/>
            <w:vAlign w:val="center"/>
          </w:tcPr>
          <w:p w14:paraId="7DC3DAFB" w14:textId="7C6A4340" w:rsidR="00DE01EE" w:rsidRPr="00E443DE" w:rsidRDefault="00DE01EE" w:rsidP="005676C3">
            <w:pPr>
              <w:rPr>
                <w:rFonts w:ascii="Calibri" w:hAnsi="Calibri"/>
                <w:sz w:val="18"/>
                <w:szCs w:val="18"/>
              </w:rPr>
            </w:pPr>
            <w:r w:rsidRPr="00E443DE">
              <w:rPr>
                <w:rFonts w:ascii="Calibri" w:hAnsi="Calibri"/>
                <w:sz w:val="18"/>
                <w:szCs w:val="18"/>
              </w:rPr>
              <w:t xml:space="preserve">If a Time Delay Relay is </w:t>
            </w:r>
            <w:r w:rsidR="005676C3" w:rsidRPr="00E443DE">
              <w:rPr>
                <w:rFonts w:ascii="Calibri" w:hAnsi="Calibri"/>
                <w:sz w:val="18"/>
                <w:szCs w:val="18"/>
              </w:rPr>
              <w:t>specified by the Directory of Certified Product Performance</w:t>
            </w:r>
            <w:r w:rsidRPr="00E443DE">
              <w:rPr>
                <w:rFonts w:ascii="Calibri" w:hAnsi="Calibri"/>
                <w:sz w:val="18"/>
                <w:szCs w:val="18"/>
              </w:rPr>
              <w:t xml:space="preserve">, the responsible </w:t>
            </w:r>
            <w:r w:rsidR="005676C3" w:rsidRPr="00E443DE">
              <w:rPr>
                <w:rFonts w:ascii="Calibri" w:hAnsi="Calibri"/>
                <w:sz w:val="18"/>
                <w:szCs w:val="18"/>
              </w:rPr>
              <w:t xml:space="preserve">person </w:t>
            </w:r>
            <w:r w:rsidRPr="00E443DE">
              <w:rPr>
                <w:rFonts w:ascii="Calibri" w:hAnsi="Calibri"/>
                <w:sz w:val="18"/>
                <w:szCs w:val="18"/>
              </w:rPr>
              <w:t xml:space="preserve">certifies by signing </w:t>
            </w:r>
            <w:r w:rsidR="005676C3" w:rsidRPr="00E443DE">
              <w:rPr>
                <w:rFonts w:ascii="Calibri" w:hAnsi="Calibri"/>
                <w:sz w:val="18"/>
                <w:szCs w:val="18"/>
              </w:rPr>
              <w:t xml:space="preserve">this compliance document </w:t>
            </w:r>
            <w:r w:rsidRPr="00E443DE">
              <w:rPr>
                <w:rFonts w:ascii="Calibri" w:hAnsi="Calibri"/>
                <w:sz w:val="18"/>
                <w:szCs w:val="18"/>
              </w:rPr>
              <w:t>that the Time Delay Relay is installed and has been tested to operate correctly according to the protocols of RA3.4.3.</w:t>
            </w:r>
          </w:p>
        </w:tc>
      </w:tr>
    </w:tbl>
    <w:p w14:paraId="347DFE4D" w14:textId="3FA93D59" w:rsidR="00B9151F" w:rsidRPr="00E443DE" w:rsidRDefault="00B9151F"/>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95"/>
      </w:tblGrid>
      <w:tr w:rsidR="00DE01EE" w:rsidRPr="00E443DE" w14:paraId="7DC3DAFF" w14:textId="683A6351" w:rsidTr="00326D79">
        <w:trPr>
          <w:trHeight w:val="144"/>
        </w:trPr>
        <w:tc>
          <w:tcPr>
            <w:tcW w:w="10861" w:type="dxa"/>
            <w:gridSpan w:val="2"/>
            <w:tcBorders>
              <w:top w:val="single" w:sz="4" w:space="0" w:color="auto"/>
            </w:tcBorders>
            <w:vAlign w:val="center"/>
          </w:tcPr>
          <w:p w14:paraId="7DC3DAFE" w14:textId="13A2D667" w:rsidR="00DE01EE" w:rsidRPr="00E443DE" w:rsidRDefault="00B100F8" w:rsidP="00B100F8">
            <w:pPr>
              <w:rPr>
                <w:rFonts w:ascii="Calibri" w:hAnsi="Calibri"/>
                <w:b/>
                <w:sz w:val="18"/>
                <w:szCs w:val="18"/>
              </w:rPr>
            </w:pPr>
            <w:r w:rsidRPr="00E443DE">
              <w:rPr>
                <w:rFonts w:ascii="Calibri" w:hAnsi="Calibri"/>
                <w:b/>
                <w:szCs w:val="18"/>
              </w:rPr>
              <w:t>J</w:t>
            </w:r>
            <w:r w:rsidR="00DE01EE" w:rsidRPr="00E443DE">
              <w:rPr>
                <w:rFonts w:ascii="Calibri" w:hAnsi="Calibri"/>
                <w:b/>
                <w:szCs w:val="18"/>
              </w:rPr>
              <w:t xml:space="preserve">. Verified </w:t>
            </w:r>
            <w:r w:rsidR="008F5EB4" w:rsidRPr="00E443DE">
              <w:rPr>
                <w:rFonts w:ascii="Calibri" w:hAnsi="Calibri"/>
                <w:b/>
                <w:szCs w:val="18"/>
              </w:rPr>
              <w:t>Space Conditioning</w:t>
            </w:r>
            <w:r w:rsidR="00DE01EE" w:rsidRPr="00E443DE">
              <w:rPr>
                <w:rFonts w:ascii="Calibri" w:hAnsi="Calibri"/>
                <w:b/>
                <w:szCs w:val="18"/>
              </w:rPr>
              <w:t xml:space="preserve"> System TXV</w:t>
            </w:r>
          </w:p>
        </w:tc>
      </w:tr>
      <w:tr w:rsidR="00DE01EE" w:rsidRPr="00E443DE" w14:paraId="7DC3DB02" w14:textId="74E2ED9D" w:rsidTr="00326D79">
        <w:trPr>
          <w:trHeight w:val="144"/>
        </w:trPr>
        <w:tc>
          <w:tcPr>
            <w:tcW w:w="466" w:type="dxa"/>
            <w:vAlign w:val="center"/>
          </w:tcPr>
          <w:p w14:paraId="7DC3DB00" w14:textId="230115FC" w:rsidR="00DE01EE" w:rsidRPr="00E443DE" w:rsidRDefault="00DE01EE" w:rsidP="00C00A89">
            <w:pPr>
              <w:pStyle w:val="Header"/>
              <w:tabs>
                <w:tab w:val="clear" w:pos="4320"/>
                <w:tab w:val="clear" w:pos="8640"/>
              </w:tabs>
              <w:jc w:val="center"/>
              <w:rPr>
                <w:rFonts w:ascii="Calibri" w:hAnsi="Calibri"/>
                <w:sz w:val="18"/>
                <w:szCs w:val="18"/>
              </w:rPr>
            </w:pPr>
            <w:r w:rsidRPr="00E443DE">
              <w:rPr>
                <w:rFonts w:ascii="Calibri" w:hAnsi="Calibri"/>
                <w:sz w:val="18"/>
                <w:szCs w:val="18"/>
              </w:rPr>
              <w:t>01</w:t>
            </w:r>
          </w:p>
        </w:tc>
        <w:tc>
          <w:tcPr>
            <w:tcW w:w="10395" w:type="dxa"/>
            <w:vAlign w:val="center"/>
          </w:tcPr>
          <w:p w14:paraId="7DC3DB01" w14:textId="55B43A6F" w:rsidR="00DE01EE" w:rsidRPr="00E443DE" w:rsidRDefault="00DE01EE" w:rsidP="005676C3">
            <w:pPr>
              <w:rPr>
                <w:rFonts w:ascii="Calibri" w:hAnsi="Calibri"/>
                <w:sz w:val="18"/>
                <w:szCs w:val="18"/>
              </w:rPr>
            </w:pPr>
            <w:r w:rsidRPr="00E443DE">
              <w:rPr>
                <w:rFonts w:ascii="Calibri" w:hAnsi="Calibri"/>
                <w:sz w:val="18"/>
                <w:szCs w:val="18"/>
              </w:rPr>
              <w:t xml:space="preserve">If a TXV is </w:t>
            </w:r>
            <w:r w:rsidR="005676C3" w:rsidRPr="00E443DE">
              <w:rPr>
                <w:rFonts w:ascii="Calibri" w:hAnsi="Calibri"/>
                <w:sz w:val="18"/>
                <w:szCs w:val="18"/>
              </w:rPr>
              <w:t>specified by the Directory of Certified Product Performance</w:t>
            </w:r>
            <w:r w:rsidRPr="00E443DE">
              <w:rPr>
                <w:rFonts w:ascii="Calibri" w:hAnsi="Calibri"/>
                <w:sz w:val="18"/>
                <w:szCs w:val="18"/>
              </w:rPr>
              <w:t xml:space="preserve">, the responsible </w:t>
            </w:r>
            <w:r w:rsidR="005676C3" w:rsidRPr="00E443DE">
              <w:rPr>
                <w:rFonts w:ascii="Calibri" w:hAnsi="Calibri"/>
                <w:sz w:val="18"/>
                <w:szCs w:val="18"/>
              </w:rPr>
              <w:t xml:space="preserve">person </w:t>
            </w:r>
            <w:r w:rsidRPr="00E443DE">
              <w:rPr>
                <w:rFonts w:ascii="Calibri" w:hAnsi="Calibri"/>
                <w:sz w:val="18"/>
                <w:szCs w:val="18"/>
              </w:rPr>
              <w:t xml:space="preserve">certifies by signing </w:t>
            </w:r>
            <w:r w:rsidR="005676C3" w:rsidRPr="00E443DE">
              <w:rPr>
                <w:rFonts w:ascii="Calibri" w:hAnsi="Calibri"/>
                <w:sz w:val="18"/>
                <w:szCs w:val="18"/>
              </w:rPr>
              <w:t xml:space="preserve">this compliance document </w:t>
            </w:r>
            <w:r w:rsidRPr="00E443DE">
              <w:rPr>
                <w:rFonts w:ascii="Calibri" w:hAnsi="Calibri"/>
                <w:sz w:val="18"/>
                <w:szCs w:val="18"/>
              </w:rPr>
              <w:t xml:space="preserve">that the TXV is properly installed and has been visually verified, including proper placement of </w:t>
            </w:r>
            <w:r w:rsidR="005676C3" w:rsidRPr="00E443DE">
              <w:rPr>
                <w:rFonts w:ascii="Calibri" w:hAnsi="Calibri"/>
                <w:sz w:val="18"/>
                <w:szCs w:val="18"/>
              </w:rPr>
              <w:t xml:space="preserve">the </w:t>
            </w:r>
            <w:r w:rsidRPr="00E443DE">
              <w:rPr>
                <w:rFonts w:ascii="Calibri" w:hAnsi="Calibri"/>
                <w:sz w:val="18"/>
                <w:szCs w:val="18"/>
              </w:rPr>
              <w:t>sensing bulb.</w:t>
            </w:r>
          </w:p>
        </w:tc>
      </w:tr>
    </w:tbl>
    <w:p w14:paraId="4D7D4FD0" w14:textId="760E6048" w:rsidR="00503C49" w:rsidRPr="00E443DE" w:rsidRDefault="00503C49"/>
    <w:p w14:paraId="20909708" w14:textId="77777777" w:rsidR="00503C49" w:rsidRPr="00E443DE" w:rsidRDefault="00503C49"/>
    <w:p w14:paraId="62E97430" w14:textId="77777777" w:rsidR="00176E1A" w:rsidRPr="00E443DE" w:rsidRDefault="00176E1A">
      <w:r w:rsidRPr="00E443DE">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E443DE" w:rsidRPr="00E443DE" w14:paraId="146A4339"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57A004C" w14:textId="77777777" w:rsidR="00E443DE" w:rsidRPr="00E443DE" w:rsidRDefault="00E443DE"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443DE">
              <w:rPr>
                <w:rFonts w:ascii="Calibri" w:hAnsi="Calibri" w:cs="Arial"/>
                <w:b/>
                <w:caps/>
              </w:rPr>
              <w:lastRenderedPageBreak/>
              <w:t>Documentation Author's Declaration Statement</w:t>
            </w:r>
          </w:p>
        </w:tc>
      </w:tr>
      <w:tr w:rsidR="00E443DE" w:rsidRPr="00E443DE" w14:paraId="0F978CC0"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4BA18C7E" w14:textId="77777777" w:rsidR="00E443DE" w:rsidRPr="00E443DE" w:rsidRDefault="00E443DE" w:rsidP="00E443DE">
            <w:pPr>
              <w:keepNext/>
              <w:numPr>
                <w:ilvl w:val="0"/>
                <w:numId w:val="47"/>
              </w:numPr>
              <w:ind w:left="360" w:hanging="270"/>
              <w:rPr>
                <w:rFonts w:ascii="Calibri" w:hAnsi="Calibri"/>
              </w:rPr>
            </w:pPr>
            <w:r w:rsidRPr="00E443DE">
              <w:rPr>
                <w:rFonts w:ascii="Calibri" w:hAnsi="Calibri"/>
              </w:rPr>
              <w:t>I certify that this Certificate of Installation documentation is accurate and complete.</w:t>
            </w:r>
          </w:p>
        </w:tc>
      </w:tr>
      <w:tr w:rsidR="00E443DE" w:rsidRPr="00E443DE" w14:paraId="06C36C45"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43FF6676" w14:textId="77777777" w:rsidR="00E443DE" w:rsidRPr="00E443DE" w:rsidRDefault="00E443DE" w:rsidP="00070BC6">
            <w:pPr>
              <w:keepNext/>
              <w:rPr>
                <w:rFonts w:ascii="Calibri" w:hAnsi="Calibri"/>
              </w:rPr>
            </w:pPr>
            <w:r w:rsidRPr="00E443DE">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80A85FF" w14:textId="77777777" w:rsidR="00E443DE" w:rsidRPr="00E443DE" w:rsidRDefault="00E443DE" w:rsidP="00070BC6">
            <w:pPr>
              <w:keepNext/>
              <w:rPr>
                <w:rFonts w:ascii="Calibri" w:hAnsi="Calibri"/>
              </w:rPr>
            </w:pPr>
            <w:r w:rsidRPr="00E443DE">
              <w:rPr>
                <w:rFonts w:ascii="Calibri" w:hAnsi="Calibri"/>
              </w:rPr>
              <w:t>Documentation Author Signature:</w:t>
            </w:r>
          </w:p>
        </w:tc>
      </w:tr>
      <w:tr w:rsidR="00E443DE" w:rsidRPr="00E443DE" w14:paraId="06A0902F"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21D445F" w14:textId="77777777" w:rsidR="00E443DE" w:rsidRPr="00E443DE" w:rsidRDefault="00E443DE" w:rsidP="00070BC6">
            <w:pPr>
              <w:keepNext/>
              <w:rPr>
                <w:rFonts w:ascii="Calibri" w:hAnsi="Calibri"/>
              </w:rPr>
            </w:pPr>
            <w:r w:rsidRPr="00E443DE">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07D4B7EC" w14:textId="77777777" w:rsidR="00E443DE" w:rsidRPr="00E443DE" w:rsidRDefault="00E443DE" w:rsidP="00070BC6">
            <w:pPr>
              <w:keepNext/>
              <w:rPr>
                <w:rFonts w:ascii="Calibri" w:hAnsi="Calibri"/>
              </w:rPr>
            </w:pPr>
            <w:r w:rsidRPr="00E443DE">
              <w:rPr>
                <w:rFonts w:ascii="Calibri" w:hAnsi="Calibri"/>
              </w:rPr>
              <w:t>Date Signed:</w:t>
            </w:r>
          </w:p>
        </w:tc>
      </w:tr>
      <w:tr w:rsidR="00E443DE" w:rsidRPr="00E443DE" w14:paraId="2C28C367"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58C81E6F" w14:textId="77777777" w:rsidR="00E443DE" w:rsidRPr="00E443DE" w:rsidRDefault="00E443DE" w:rsidP="00070BC6">
            <w:pPr>
              <w:keepNext/>
              <w:rPr>
                <w:rFonts w:ascii="Calibri" w:hAnsi="Calibri"/>
              </w:rPr>
            </w:pPr>
            <w:r w:rsidRPr="00E443DE">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10446D7B" w14:textId="77777777" w:rsidR="00E443DE" w:rsidRPr="00E443DE" w:rsidRDefault="00E443DE" w:rsidP="00070BC6">
            <w:pPr>
              <w:keepNext/>
              <w:rPr>
                <w:rFonts w:ascii="Calibri" w:hAnsi="Calibri"/>
              </w:rPr>
            </w:pPr>
            <w:r w:rsidRPr="00E443DE">
              <w:rPr>
                <w:rFonts w:ascii="Calibri" w:hAnsi="Calibri"/>
              </w:rPr>
              <w:t>CEA/HERS Certification Identification (If applicable):</w:t>
            </w:r>
          </w:p>
        </w:tc>
      </w:tr>
      <w:tr w:rsidR="00E443DE" w:rsidRPr="00E443DE" w14:paraId="1EC661B5"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2DD1757" w14:textId="77777777" w:rsidR="00E443DE" w:rsidRPr="00E443DE" w:rsidRDefault="00E443DE" w:rsidP="00070BC6">
            <w:pPr>
              <w:keepNext/>
              <w:rPr>
                <w:rFonts w:ascii="Calibri" w:hAnsi="Calibri"/>
              </w:rPr>
            </w:pPr>
            <w:r w:rsidRPr="00E443DE">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66D54509" w14:textId="77777777" w:rsidR="00E443DE" w:rsidRPr="00E443DE" w:rsidRDefault="00E443DE" w:rsidP="00070BC6">
            <w:pPr>
              <w:keepNext/>
              <w:rPr>
                <w:rFonts w:ascii="Calibri" w:hAnsi="Calibri"/>
              </w:rPr>
            </w:pPr>
            <w:r w:rsidRPr="00E443DE">
              <w:rPr>
                <w:rFonts w:ascii="Calibri" w:hAnsi="Calibri"/>
              </w:rPr>
              <w:t>Phone:</w:t>
            </w:r>
          </w:p>
        </w:tc>
      </w:tr>
      <w:tr w:rsidR="00E443DE" w:rsidRPr="00E443DE" w14:paraId="635215AB"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B9F24C3" w14:textId="77777777" w:rsidR="00E443DE" w:rsidRPr="00E443DE" w:rsidRDefault="00E443DE"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E443DE">
              <w:rPr>
                <w:rFonts w:ascii="Calibri" w:hAnsi="Calibri" w:cs="Arial"/>
                <w:b/>
                <w:caps/>
              </w:rPr>
              <w:t xml:space="preserve">Responsible Person's Declaration statement  </w:t>
            </w:r>
          </w:p>
        </w:tc>
      </w:tr>
      <w:tr w:rsidR="00E443DE" w:rsidRPr="00E443DE" w14:paraId="2616FB1E"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F16303D" w14:textId="77777777" w:rsidR="00E443DE" w:rsidRPr="00E443DE" w:rsidRDefault="00E443DE" w:rsidP="00D53163">
            <w:pPr>
              <w:keepNext/>
              <w:rPr>
                <w:rFonts w:ascii="Calibri" w:hAnsi="Calibri"/>
              </w:rPr>
            </w:pPr>
            <w:r w:rsidRPr="00E443DE">
              <w:rPr>
                <w:rFonts w:ascii="Calibri" w:hAnsi="Calibri"/>
              </w:rPr>
              <w:t>I certify the following under penalty of perjury, under the laws of the State of California:</w:t>
            </w:r>
          </w:p>
          <w:p w14:paraId="71457C4F" w14:textId="77777777" w:rsidR="00E443DE" w:rsidRPr="00E443DE" w:rsidRDefault="00E443DE" w:rsidP="00E443DE">
            <w:pPr>
              <w:numPr>
                <w:ilvl w:val="0"/>
                <w:numId w:val="48"/>
              </w:numPr>
              <w:ind w:left="865" w:hanging="360"/>
              <w:contextualSpacing/>
              <w:rPr>
                <w:rFonts w:ascii="Calibri" w:hAnsi="Calibri"/>
                <w:caps/>
              </w:rPr>
            </w:pPr>
            <w:r w:rsidRPr="00E443DE">
              <w:rPr>
                <w:rFonts w:ascii="Calibri" w:hAnsi="Calibri"/>
              </w:rPr>
              <w:t xml:space="preserve">The information provided on this certificate of installation is true and correct. </w:t>
            </w:r>
          </w:p>
          <w:p w14:paraId="11BECEF9" w14:textId="77777777" w:rsidR="00E443DE" w:rsidRPr="00E443DE" w:rsidRDefault="00E443DE" w:rsidP="00E443DE">
            <w:pPr>
              <w:numPr>
                <w:ilvl w:val="0"/>
                <w:numId w:val="48"/>
              </w:numPr>
              <w:ind w:left="865" w:hanging="360"/>
              <w:contextualSpacing/>
              <w:rPr>
                <w:rFonts w:ascii="Calibri" w:hAnsi="Calibri" w:cs="Calibri"/>
                <w:caps/>
              </w:rPr>
            </w:pPr>
            <w:r w:rsidRPr="00E443DE">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016EC10" w14:textId="77777777" w:rsidR="00E443DE" w:rsidRPr="00E443DE" w:rsidRDefault="00E443DE" w:rsidP="00E443DE">
            <w:pPr>
              <w:numPr>
                <w:ilvl w:val="0"/>
                <w:numId w:val="48"/>
              </w:numPr>
              <w:ind w:left="865" w:hanging="360"/>
              <w:contextualSpacing/>
              <w:rPr>
                <w:rFonts w:ascii="Calibri" w:hAnsi="Calibri" w:cs="Calibri"/>
                <w:caps/>
              </w:rPr>
            </w:pPr>
            <w:r w:rsidRPr="00E443DE">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A6B1832" w14:textId="77777777" w:rsidR="00E443DE" w:rsidRPr="00E443DE" w:rsidRDefault="00E443DE" w:rsidP="00E443DE">
            <w:pPr>
              <w:numPr>
                <w:ilvl w:val="0"/>
                <w:numId w:val="48"/>
              </w:numPr>
              <w:ind w:left="865" w:hanging="360"/>
              <w:contextualSpacing/>
              <w:rPr>
                <w:rFonts w:ascii="Calibri" w:hAnsi="Calibri" w:cs="Calibri"/>
                <w:caps/>
              </w:rPr>
            </w:pPr>
            <w:r w:rsidRPr="00E443DE">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98C3611" w14:textId="77777777" w:rsidR="00E443DE" w:rsidRPr="00E443DE" w:rsidRDefault="00E443DE" w:rsidP="00E443DE">
            <w:pPr>
              <w:numPr>
                <w:ilvl w:val="0"/>
                <w:numId w:val="48"/>
              </w:numPr>
              <w:ind w:left="865" w:hanging="360"/>
              <w:contextualSpacing/>
              <w:rPr>
                <w:rFonts w:ascii="Calibri" w:hAnsi="Calibri"/>
                <w:caps/>
              </w:rPr>
            </w:pPr>
            <w:r w:rsidRPr="00E443DE">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3030657" w14:textId="77777777" w:rsidR="00E443DE" w:rsidRPr="00E443DE" w:rsidRDefault="00E443DE" w:rsidP="00E443DE">
            <w:pPr>
              <w:numPr>
                <w:ilvl w:val="0"/>
                <w:numId w:val="48"/>
              </w:numPr>
              <w:ind w:left="865" w:hanging="360"/>
              <w:contextualSpacing/>
              <w:rPr>
                <w:rFonts w:ascii="Calibri" w:hAnsi="Calibri"/>
                <w:b/>
              </w:rPr>
            </w:pPr>
            <w:r w:rsidRPr="00E443DE">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443DE" w:rsidRPr="00E443DE" w14:paraId="7FD4BEB2"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AC7AA0" w14:textId="77777777" w:rsidR="00E443DE" w:rsidRPr="00E443DE" w:rsidRDefault="00E443DE"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E93CF8" w14:textId="77777777" w:rsidR="00E443DE" w:rsidRPr="00E443DE" w:rsidRDefault="00E443DE"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Signature:</w:t>
            </w:r>
          </w:p>
        </w:tc>
      </w:tr>
      <w:tr w:rsidR="00E443DE" w:rsidRPr="00E443DE" w14:paraId="3734F4A2"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A4B33E"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7D1FAD"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Position With Company (Title):</w:t>
            </w:r>
          </w:p>
        </w:tc>
      </w:tr>
      <w:tr w:rsidR="00E443DE" w:rsidRPr="00E443DE" w14:paraId="7713E30F"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99BAF4"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A5DCC8"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CSLB License:</w:t>
            </w:r>
          </w:p>
        </w:tc>
      </w:tr>
      <w:tr w:rsidR="00E443DE" w:rsidRPr="00E443DE" w14:paraId="54A5338B"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FAA0C6"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F69C2E"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D258CB"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Date Signed:</w:t>
            </w:r>
          </w:p>
        </w:tc>
      </w:tr>
      <w:tr w:rsidR="00E443DE" w:rsidRPr="00E443DE" w14:paraId="2634A45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B7467E"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18384C" w14:textId="77777777" w:rsidR="00E443DE" w:rsidRPr="00E443DE" w:rsidRDefault="00E443DE"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 xml:space="preserve">Name of TPQCP (if applicable): </w:t>
            </w:r>
          </w:p>
        </w:tc>
      </w:tr>
    </w:tbl>
    <w:p w14:paraId="7DC3DB2E" w14:textId="77777777" w:rsidR="005910C2" w:rsidRPr="00E443DE"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77777777" w:rsidR="005910C2" w:rsidRPr="00E443DE" w:rsidRDefault="005910C2" w:rsidP="00F75D5C">
      <w:pPr>
        <w:rPr>
          <w:rFonts w:ascii="Calibri" w:hAnsi="Calibri"/>
          <w:sz w:val="18"/>
          <w:szCs w:val="18"/>
        </w:rPr>
        <w:sectPr w:rsidR="005910C2" w:rsidRPr="00E443DE" w:rsidSect="00CB1FB6">
          <w:headerReference w:type="even" r:id="rId13"/>
          <w:headerReference w:type="default" r:id="rId14"/>
          <w:footerReference w:type="default" r:id="rId15"/>
          <w:headerReference w:type="first" r:id="rId16"/>
          <w:pgSz w:w="12240" w:h="15840" w:code="1"/>
          <w:pgMar w:top="720" w:right="720" w:bottom="720" w:left="720" w:header="180" w:footer="288" w:gutter="0"/>
          <w:cols w:space="720"/>
          <w:docGrid w:linePitch="272"/>
        </w:sectPr>
      </w:pPr>
    </w:p>
    <w:p w14:paraId="7DC3DB30" w14:textId="16F7038B" w:rsidR="005910C2" w:rsidRPr="00E443DE" w:rsidRDefault="00A57B1D" w:rsidP="00CF3F12">
      <w:pPr>
        <w:jc w:val="center"/>
        <w:rPr>
          <w:rFonts w:ascii="Calibri" w:hAnsi="Calibri"/>
          <w:b/>
          <w:szCs w:val="18"/>
        </w:rPr>
      </w:pPr>
      <w:r w:rsidRPr="00E443DE">
        <w:rPr>
          <w:rFonts w:ascii="Calibri" w:hAnsi="Calibri"/>
          <w:b/>
          <w:szCs w:val="18"/>
        </w:rPr>
        <w:lastRenderedPageBreak/>
        <w:t>LMCI</w:t>
      </w:r>
      <w:r w:rsidR="00CF3F12" w:rsidRPr="00E443DE">
        <w:rPr>
          <w:rFonts w:ascii="Calibri" w:hAnsi="Calibri"/>
          <w:b/>
          <w:szCs w:val="18"/>
        </w:rPr>
        <w:t>-MCH-26-H User Instructions</w:t>
      </w:r>
    </w:p>
    <w:p w14:paraId="7DC3DB31" w14:textId="77777777" w:rsidR="00CF3F12" w:rsidRPr="00E443DE" w:rsidRDefault="00CF3F12" w:rsidP="00C01944">
      <w:pPr>
        <w:rPr>
          <w:rFonts w:ascii="Calibri" w:hAnsi="Calibri"/>
          <w:b/>
          <w:szCs w:val="18"/>
        </w:rPr>
      </w:pPr>
    </w:p>
    <w:p w14:paraId="7DC3DB32" w14:textId="77777777" w:rsidR="00C01944" w:rsidRPr="00E443DE" w:rsidRDefault="00C01944" w:rsidP="00C01944">
      <w:pPr>
        <w:rPr>
          <w:rFonts w:ascii="Calibri" w:hAnsi="Calibri"/>
          <w:szCs w:val="18"/>
        </w:rPr>
      </w:pPr>
      <w:r w:rsidRPr="00E443DE">
        <w:rPr>
          <w:rFonts w:ascii="Calibri" w:hAnsi="Calibri"/>
          <w:b/>
          <w:szCs w:val="18"/>
        </w:rPr>
        <w:t>Section A. System Information</w:t>
      </w:r>
    </w:p>
    <w:p w14:paraId="7DC3DB33" w14:textId="1D4FB694" w:rsidR="00C01944" w:rsidRPr="00E443DE" w:rsidRDefault="00C01944" w:rsidP="00C01944">
      <w:pPr>
        <w:pStyle w:val="ListParagraph"/>
        <w:numPr>
          <w:ilvl w:val="0"/>
          <w:numId w:val="36"/>
        </w:numPr>
        <w:rPr>
          <w:rFonts w:ascii="Calibri" w:hAnsi="Calibri"/>
        </w:rPr>
      </w:pPr>
      <w:r w:rsidRPr="00E443DE">
        <w:rPr>
          <w:rFonts w:ascii="Calibri" w:hAnsi="Calibri"/>
        </w:rPr>
        <w:t xml:space="preserve">System </w:t>
      </w:r>
      <w:r w:rsidR="00B41187" w:rsidRPr="00E443DE">
        <w:rPr>
          <w:rFonts w:ascii="Calibri" w:hAnsi="Calibri"/>
        </w:rPr>
        <w:t>Name or Identification/Tag</w:t>
      </w:r>
      <w:r w:rsidRPr="00E443DE">
        <w:rPr>
          <w:rFonts w:ascii="Calibri" w:hAnsi="Calibri"/>
        </w:rPr>
        <w:t xml:space="preserve">: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7DC3DB34" w14:textId="161BFF65" w:rsidR="00C01944" w:rsidRPr="00E443DE" w:rsidRDefault="00C01944" w:rsidP="00C01944">
      <w:pPr>
        <w:pStyle w:val="ListParagraph"/>
        <w:numPr>
          <w:ilvl w:val="0"/>
          <w:numId w:val="36"/>
        </w:numPr>
        <w:rPr>
          <w:rFonts w:ascii="Calibri" w:hAnsi="Calibri"/>
        </w:rPr>
      </w:pPr>
      <w:r w:rsidRPr="00E443DE">
        <w:rPr>
          <w:rFonts w:asciiTheme="minorHAnsi" w:hAnsiTheme="minorHAnsi"/>
          <w:szCs w:val="18"/>
        </w:rPr>
        <w:t>System Location or Area Served:</w:t>
      </w:r>
      <w:r w:rsidRPr="00E443DE">
        <w:rPr>
          <w:rFonts w:ascii="Calibri" w:hAnsi="Calibri"/>
        </w:rPr>
        <w:t xml:space="preserve"> </w:t>
      </w:r>
      <w:bookmarkStart w:id="0" w:name="_Hlk110345829"/>
      <w:r w:rsidRPr="00E443DE">
        <w:rPr>
          <w:rFonts w:ascii="Calibri" w:hAnsi="Calibri"/>
        </w:rPr>
        <w:t xml:space="preserve">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bookmarkEnd w:id="0"/>
    <w:p w14:paraId="022A6336" w14:textId="14DE96A6" w:rsidR="00D46B86" w:rsidRPr="00E443DE" w:rsidRDefault="002B3AE7" w:rsidP="00EA43E8">
      <w:pPr>
        <w:pStyle w:val="ListParagraph"/>
        <w:ind w:left="360" w:hanging="360"/>
        <w:rPr>
          <w:rFonts w:ascii="Calibri" w:hAnsi="Calibri"/>
        </w:rPr>
      </w:pPr>
      <w:r w:rsidRPr="00E443DE">
        <w:rPr>
          <w:rFonts w:ascii="Calibri" w:hAnsi="Calibri"/>
        </w:rPr>
        <w:t xml:space="preserve">3a.   </w:t>
      </w:r>
      <w:r w:rsidR="00D46B86" w:rsidRPr="00E443DE">
        <w:rPr>
          <w:rFonts w:ascii="Calibri" w:hAnsi="Calibri"/>
        </w:rPr>
        <w:t>Efficiency Metric</w:t>
      </w:r>
      <w:r w:rsidR="00BA1E75" w:rsidRPr="00E443DE">
        <w:rPr>
          <w:rFonts w:ascii="Calibri" w:hAnsi="Calibri"/>
        </w:rPr>
        <w:t xml:space="preserve">: </w:t>
      </w:r>
      <w:ins w:id="1" w:author="Alhabibi, Haider@Energy" w:date="2022-08-02T15:16:00Z">
        <w:r w:rsidR="008970A1" w:rsidRPr="008970A1">
          <w:rPr>
            <w:rFonts w:ascii="Calibri" w:hAnsi="Calibri"/>
          </w:rPr>
          <w:t>This field is filled out automatically. It is referenced from the LMCI-MCH-01, which must be completed prior to this document.</w:t>
        </w:r>
      </w:ins>
      <w:del w:id="2" w:author="Alhabibi, Haider@Energy" w:date="2022-08-02T15:17:00Z">
        <w:r w:rsidR="00BA1E75" w:rsidRPr="00E443DE" w:rsidDel="008970A1">
          <w:rPr>
            <w:rFonts w:ascii="Calibri" w:hAnsi="Calibri"/>
          </w:rPr>
          <w:delText>EER/SEER, EER2/SEER2</w:delText>
        </w:r>
      </w:del>
      <w:del w:id="3" w:author="Alhabibi, Haider@Energy" w:date="2022-08-02T15:13:00Z">
        <w:r w:rsidR="00BA1E75" w:rsidRPr="00E443DE" w:rsidDel="00BD0AA3">
          <w:rPr>
            <w:rFonts w:ascii="Calibri" w:hAnsi="Calibri"/>
          </w:rPr>
          <w:delText>, HSPF, or HSPF2</w:delText>
        </w:r>
      </w:del>
    </w:p>
    <w:p w14:paraId="7DC3DB35" w14:textId="72D44837" w:rsidR="00C01944" w:rsidRPr="00E443DE" w:rsidRDefault="00C01944" w:rsidP="00C01944">
      <w:pPr>
        <w:pStyle w:val="ListParagraph"/>
        <w:numPr>
          <w:ilvl w:val="0"/>
          <w:numId w:val="36"/>
        </w:numPr>
        <w:rPr>
          <w:rFonts w:ascii="Calibri" w:hAnsi="Calibri"/>
          <w:szCs w:val="18"/>
        </w:rPr>
      </w:pPr>
      <w:r w:rsidRPr="00E443DE">
        <w:rPr>
          <w:rFonts w:asciiTheme="minorHAnsi" w:hAnsiTheme="minorHAnsi"/>
          <w:szCs w:val="18"/>
        </w:rPr>
        <w:t>Status: SEER</w:t>
      </w:r>
      <w:r w:rsidR="00396B84" w:rsidRPr="00E443DE">
        <w:rPr>
          <w:rFonts w:asciiTheme="minorHAnsi" w:hAnsiTheme="minorHAnsi"/>
          <w:szCs w:val="18"/>
        </w:rPr>
        <w:t>/SEER2</w:t>
      </w:r>
      <w:r w:rsidRPr="00E443DE">
        <w:rPr>
          <w:rFonts w:asciiTheme="minorHAnsi" w:hAnsiTheme="minorHAnsi"/>
          <w:szCs w:val="18"/>
        </w:rPr>
        <w:t xml:space="preserve"> performance compliance credit check: </w:t>
      </w:r>
      <w:r w:rsidRPr="00E443DE">
        <w:rPr>
          <w:rFonts w:ascii="Calibri" w:hAnsi="Calibri"/>
        </w:rPr>
        <w:t xml:space="preserve">This field is filled out automatically. It is referenced from the </w:t>
      </w:r>
      <w:r w:rsidR="00A57B1D" w:rsidRPr="00E443DE">
        <w:rPr>
          <w:rFonts w:ascii="Calibri" w:hAnsi="Calibri"/>
        </w:rPr>
        <w:t>LMCC</w:t>
      </w:r>
      <w:r w:rsidRPr="00E443DE">
        <w:rPr>
          <w:rFonts w:ascii="Calibri" w:hAnsi="Calibri"/>
        </w:rPr>
        <w:t xml:space="preserve">. </w:t>
      </w:r>
    </w:p>
    <w:p w14:paraId="38F88AEF" w14:textId="54E3510D" w:rsidR="00411E6B" w:rsidRPr="00E443DE" w:rsidRDefault="00411E6B" w:rsidP="00411E6B">
      <w:pPr>
        <w:pStyle w:val="ListParagraph"/>
        <w:numPr>
          <w:ilvl w:val="0"/>
          <w:numId w:val="36"/>
        </w:numPr>
        <w:rPr>
          <w:rFonts w:ascii="Calibri" w:hAnsi="Calibri"/>
          <w:szCs w:val="18"/>
        </w:rPr>
      </w:pPr>
      <w:r w:rsidRPr="00E443DE">
        <w:rPr>
          <w:rFonts w:asciiTheme="minorHAnsi" w:hAnsiTheme="minorHAnsi"/>
          <w:szCs w:val="18"/>
        </w:rPr>
        <w:t>Status: EER</w:t>
      </w:r>
      <w:r w:rsidR="00396B84" w:rsidRPr="00E443DE">
        <w:rPr>
          <w:rFonts w:asciiTheme="minorHAnsi" w:hAnsiTheme="minorHAnsi"/>
          <w:szCs w:val="18"/>
        </w:rPr>
        <w:t>/EER2</w:t>
      </w:r>
      <w:r w:rsidRPr="00E443DE">
        <w:rPr>
          <w:rFonts w:asciiTheme="minorHAnsi" w:hAnsiTheme="minorHAnsi"/>
          <w:szCs w:val="18"/>
        </w:rPr>
        <w:t xml:space="preserve"> performance compliance credit check: </w:t>
      </w:r>
      <w:r w:rsidRPr="00E443DE">
        <w:rPr>
          <w:rFonts w:ascii="Calibri" w:hAnsi="Calibri"/>
        </w:rPr>
        <w:t xml:space="preserve">This field is filled out automatically. It is referenced from the </w:t>
      </w:r>
      <w:r w:rsidR="00A57B1D" w:rsidRPr="00E443DE">
        <w:rPr>
          <w:rFonts w:ascii="Calibri" w:hAnsi="Calibri"/>
        </w:rPr>
        <w:t>LMCI</w:t>
      </w:r>
      <w:r w:rsidRPr="00E443DE">
        <w:rPr>
          <w:rFonts w:ascii="Calibri" w:hAnsi="Calibri"/>
        </w:rPr>
        <w:t xml:space="preserve">-MCH-01, which must be completed prior to this document. </w:t>
      </w:r>
    </w:p>
    <w:p w14:paraId="12FEFFBF" w14:textId="2FA94F4B" w:rsidR="00411E6B" w:rsidRPr="00E443DE" w:rsidRDefault="00411E6B" w:rsidP="00C01944">
      <w:pPr>
        <w:pStyle w:val="ListParagraph"/>
        <w:numPr>
          <w:ilvl w:val="0"/>
          <w:numId w:val="36"/>
        </w:numPr>
        <w:rPr>
          <w:rFonts w:ascii="Calibri" w:hAnsi="Calibri"/>
          <w:szCs w:val="18"/>
        </w:rPr>
      </w:pPr>
      <w:r w:rsidRPr="00E443DE">
        <w:rPr>
          <w:rFonts w:asciiTheme="minorHAnsi" w:hAnsiTheme="minorHAnsi"/>
          <w:szCs w:val="18"/>
        </w:rPr>
        <w:t xml:space="preserve">Status: Heat Pump Heating Output Performance Compliance Check: This field is filled out automatically. It is referenced from the </w:t>
      </w:r>
      <w:r w:rsidR="00A57B1D" w:rsidRPr="00E443DE">
        <w:rPr>
          <w:rFonts w:asciiTheme="minorHAnsi" w:hAnsiTheme="minorHAnsi"/>
          <w:szCs w:val="18"/>
        </w:rPr>
        <w:t>LMCI</w:t>
      </w:r>
      <w:r w:rsidRPr="00E443DE">
        <w:rPr>
          <w:rFonts w:asciiTheme="minorHAnsi" w:hAnsiTheme="minorHAnsi"/>
          <w:szCs w:val="18"/>
        </w:rPr>
        <w:t>-MCH-01, which must be completed prior to this document</w:t>
      </w:r>
      <w:r w:rsidRPr="00E443DE">
        <w:rPr>
          <w:rFonts w:ascii="Calibri" w:hAnsi="Calibri"/>
        </w:rPr>
        <w:t>.</w:t>
      </w:r>
    </w:p>
    <w:p w14:paraId="7FE0F8A2" w14:textId="6796B636" w:rsidR="00D91482" w:rsidRPr="00E443DE" w:rsidRDefault="00D91482" w:rsidP="00D91482">
      <w:pPr>
        <w:pStyle w:val="ListParagraph"/>
        <w:numPr>
          <w:ilvl w:val="0"/>
          <w:numId w:val="36"/>
        </w:numPr>
        <w:rPr>
          <w:rFonts w:ascii="Calibri" w:hAnsi="Calibri"/>
          <w:szCs w:val="18"/>
        </w:rPr>
      </w:pPr>
      <w:r w:rsidRPr="00E443DE">
        <w:rPr>
          <w:rFonts w:asciiTheme="minorHAnsi" w:hAnsiTheme="minorHAnsi"/>
          <w:szCs w:val="18"/>
        </w:rPr>
        <w:t>Status: HSPF</w:t>
      </w:r>
      <w:r w:rsidR="00396B84" w:rsidRPr="00E443DE">
        <w:rPr>
          <w:rFonts w:asciiTheme="minorHAnsi" w:hAnsiTheme="minorHAnsi"/>
          <w:szCs w:val="18"/>
        </w:rPr>
        <w:t>/HSPF2</w:t>
      </w:r>
      <w:r w:rsidRPr="00E443DE">
        <w:rPr>
          <w:rFonts w:asciiTheme="minorHAnsi" w:hAnsiTheme="minorHAnsi"/>
          <w:szCs w:val="18"/>
        </w:rPr>
        <w:t xml:space="preserve"> performance compliance credit check: </w:t>
      </w:r>
      <w:r w:rsidRPr="00E443DE">
        <w:rPr>
          <w:rFonts w:ascii="Calibri" w:hAnsi="Calibri"/>
        </w:rPr>
        <w:t xml:space="preserve">This field is filled out automatically. It is referenced from the </w:t>
      </w:r>
      <w:r w:rsidR="00A57B1D" w:rsidRPr="00E443DE">
        <w:rPr>
          <w:rFonts w:ascii="Calibri" w:hAnsi="Calibri"/>
        </w:rPr>
        <w:t>LMCC</w:t>
      </w:r>
      <w:r w:rsidRPr="00E443DE">
        <w:rPr>
          <w:rFonts w:ascii="Calibri" w:hAnsi="Calibri"/>
        </w:rPr>
        <w:t xml:space="preserve">. </w:t>
      </w:r>
    </w:p>
    <w:p w14:paraId="7DC3DB36" w14:textId="1AF110EC" w:rsidR="00C34EE9" w:rsidRPr="00E443DE" w:rsidRDefault="00484886" w:rsidP="00C01944">
      <w:pPr>
        <w:pStyle w:val="ListParagraph"/>
        <w:numPr>
          <w:ilvl w:val="0"/>
          <w:numId w:val="36"/>
        </w:numPr>
        <w:rPr>
          <w:rFonts w:ascii="Calibri" w:hAnsi="Calibri"/>
          <w:szCs w:val="18"/>
        </w:rPr>
      </w:pPr>
      <w:r w:rsidRPr="00E443DE">
        <w:rPr>
          <w:rFonts w:asciiTheme="minorHAnsi" w:hAnsiTheme="minorHAnsi"/>
          <w:szCs w:val="18"/>
        </w:rPr>
        <w:t xml:space="preserve">Directory </w:t>
      </w:r>
      <w:r w:rsidR="00B41187" w:rsidRPr="00E443DE">
        <w:rPr>
          <w:rFonts w:asciiTheme="minorHAnsi" w:hAnsiTheme="minorHAnsi"/>
          <w:szCs w:val="18"/>
        </w:rPr>
        <w:t>U</w:t>
      </w:r>
      <w:r w:rsidRPr="00E443DE">
        <w:rPr>
          <w:rFonts w:asciiTheme="minorHAnsi" w:hAnsiTheme="minorHAnsi"/>
          <w:szCs w:val="18"/>
        </w:rPr>
        <w:t xml:space="preserve">sed to </w:t>
      </w:r>
      <w:r w:rsidR="00B41187" w:rsidRPr="00E443DE">
        <w:rPr>
          <w:rFonts w:asciiTheme="minorHAnsi" w:hAnsiTheme="minorHAnsi"/>
          <w:szCs w:val="18"/>
        </w:rPr>
        <w:t>C</w:t>
      </w:r>
      <w:r w:rsidRPr="00E443DE">
        <w:rPr>
          <w:rFonts w:asciiTheme="minorHAnsi" w:hAnsiTheme="minorHAnsi"/>
          <w:szCs w:val="18"/>
        </w:rPr>
        <w:t xml:space="preserve">ertify </w:t>
      </w:r>
      <w:r w:rsidR="00B41187" w:rsidRPr="00E443DE">
        <w:rPr>
          <w:rFonts w:asciiTheme="minorHAnsi" w:hAnsiTheme="minorHAnsi"/>
          <w:szCs w:val="18"/>
        </w:rPr>
        <w:t>P</w:t>
      </w:r>
      <w:r w:rsidRPr="00E443DE">
        <w:rPr>
          <w:rFonts w:asciiTheme="minorHAnsi" w:hAnsiTheme="minorHAnsi"/>
          <w:szCs w:val="18"/>
        </w:rPr>
        <w:t xml:space="preserve">roduct </w:t>
      </w:r>
      <w:r w:rsidR="00B41187" w:rsidRPr="00E443DE">
        <w:rPr>
          <w:rFonts w:asciiTheme="minorHAnsi" w:hAnsiTheme="minorHAnsi"/>
          <w:szCs w:val="18"/>
        </w:rPr>
        <w:t>P</w:t>
      </w:r>
      <w:r w:rsidRPr="00E443DE">
        <w:rPr>
          <w:rFonts w:asciiTheme="minorHAnsi" w:hAnsiTheme="minorHAnsi"/>
          <w:szCs w:val="18"/>
        </w:rPr>
        <w:t xml:space="preserve">erformance: User to select from </w:t>
      </w:r>
      <w:r w:rsidR="00AD5100" w:rsidRPr="00E443DE">
        <w:rPr>
          <w:rFonts w:asciiTheme="minorHAnsi" w:hAnsiTheme="minorHAnsi"/>
          <w:szCs w:val="18"/>
        </w:rPr>
        <w:t>dropdown list the certification database used to document equipment efficiency.</w:t>
      </w:r>
      <w:r w:rsidR="00216B0A" w:rsidRPr="00E443DE">
        <w:rPr>
          <w:rFonts w:asciiTheme="minorHAnsi" w:hAnsiTheme="minorHAnsi"/>
          <w:szCs w:val="18"/>
        </w:rPr>
        <w:t xml:space="preserve"> Choices are AHRI, CEC and DOE.</w:t>
      </w:r>
    </w:p>
    <w:p w14:paraId="7DC3DB37" w14:textId="31F5A065" w:rsidR="00C01944" w:rsidRPr="00E443DE" w:rsidRDefault="00872117" w:rsidP="00C01944">
      <w:pPr>
        <w:pStyle w:val="ListParagraph"/>
        <w:numPr>
          <w:ilvl w:val="0"/>
          <w:numId w:val="36"/>
        </w:numPr>
        <w:rPr>
          <w:rFonts w:ascii="Calibri" w:hAnsi="Calibri"/>
          <w:szCs w:val="18"/>
        </w:rPr>
      </w:pPr>
      <w:r w:rsidRPr="00E443DE">
        <w:rPr>
          <w:rFonts w:asciiTheme="minorHAnsi" w:hAnsiTheme="minorHAnsi"/>
          <w:szCs w:val="18"/>
        </w:rPr>
        <w:t xml:space="preserve">AHRI </w:t>
      </w:r>
      <w:r w:rsidR="0022368B" w:rsidRPr="00E443DE">
        <w:rPr>
          <w:rFonts w:asciiTheme="minorHAnsi" w:hAnsiTheme="minorHAnsi"/>
          <w:szCs w:val="18"/>
        </w:rPr>
        <w:t>C</w:t>
      </w:r>
      <w:r w:rsidRPr="00E443DE">
        <w:rPr>
          <w:rFonts w:asciiTheme="minorHAnsi" w:hAnsiTheme="minorHAnsi"/>
          <w:szCs w:val="18"/>
        </w:rPr>
        <w:t xml:space="preserve">ertification </w:t>
      </w:r>
      <w:r w:rsidR="0022368B" w:rsidRPr="00E443DE">
        <w:rPr>
          <w:rFonts w:asciiTheme="minorHAnsi" w:hAnsiTheme="minorHAnsi"/>
          <w:szCs w:val="18"/>
        </w:rPr>
        <w:t>N</w:t>
      </w:r>
      <w:r w:rsidRPr="00E443DE">
        <w:rPr>
          <w:rFonts w:asciiTheme="minorHAnsi" w:hAnsiTheme="minorHAnsi"/>
          <w:szCs w:val="18"/>
        </w:rPr>
        <w:t xml:space="preserve">umber for the </w:t>
      </w:r>
      <w:r w:rsidR="0022368B" w:rsidRPr="00E443DE">
        <w:rPr>
          <w:rFonts w:asciiTheme="minorHAnsi" w:hAnsiTheme="minorHAnsi"/>
          <w:szCs w:val="18"/>
        </w:rPr>
        <w:t>I</w:t>
      </w:r>
      <w:r w:rsidRPr="00E443DE">
        <w:rPr>
          <w:rFonts w:asciiTheme="minorHAnsi" w:hAnsiTheme="minorHAnsi"/>
          <w:szCs w:val="18"/>
        </w:rPr>
        <w:t xml:space="preserve">nstalled </w:t>
      </w:r>
      <w:r w:rsidR="0022368B" w:rsidRPr="00E443DE">
        <w:rPr>
          <w:rFonts w:asciiTheme="minorHAnsi" w:hAnsiTheme="minorHAnsi"/>
          <w:szCs w:val="18"/>
        </w:rPr>
        <w:t>S</w:t>
      </w:r>
      <w:r w:rsidRPr="00E443DE">
        <w:rPr>
          <w:rFonts w:asciiTheme="minorHAnsi" w:hAnsiTheme="minorHAnsi"/>
          <w:szCs w:val="18"/>
        </w:rPr>
        <w:t xml:space="preserve">pace </w:t>
      </w:r>
      <w:r w:rsidR="0022368B" w:rsidRPr="00E443DE">
        <w:rPr>
          <w:rFonts w:asciiTheme="minorHAnsi" w:hAnsiTheme="minorHAnsi"/>
          <w:szCs w:val="18"/>
        </w:rPr>
        <w:t>C</w:t>
      </w:r>
      <w:r w:rsidRPr="00E443DE">
        <w:rPr>
          <w:rFonts w:asciiTheme="minorHAnsi" w:hAnsiTheme="minorHAnsi"/>
          <w:szCs w:val="18"/>
        </w:rPr>
        <w:t xml:space="preserve">onditioning </w:t>
      </w:r>
      <w:r w:rsidR="0022368B" w:rsidRPr="00E443DE">
        <w:rPr>
          <w:rFonts w:asciiTheme="minorHAnsi" w:hAnsiTheme="minorHAnsi"/>
          <w:szCs w:val="18"/>
        </w:rPr>
        <w:t>S</w:t>
      </w:r>
      <w:r w:rsidRPr="00E443DE">
        <w:rPr>
          <w:rFonts w:asciiTheme="minorHAnsi" w:hAnsiTheme="minorHAnsi"/>
          <w:szCs w:val="18"/>
        </w:rPr>
        <w:t>ystem:</w:t>
      </w:r>
      <w:r w:rsidR="00C01944" w:rsidRPr="00E443DE">
        <w:rPr>
          <w:rFonts w:asciiTheme="minorHAnsi" w:hAnsiTheme="minorHAnsi"/>
          <w:szCs w:val="18"/>
        </w:rPr>
        <w:t xml:space="preserve"> </w:t>
      </w:r>
      <w:r w:rsidR="008B2546" w:rsidRPr="00E443DE">
        <w:rPr>
          <w:rFonts w:asciiTheme="minorHAnsi" w:hAnsiTheme="minorHAnsi"/>
          <w:szCs w:val="18"/>
        </w:rPr>
        <w:t xml:space="preserve">If </w:t>
      </w:r>
      <w:r w:rsidR="003F598E" w:rsidRPr="00E443DE">
        <w:rPr>
          <w:rFonts w:asciiTheme="minorHAnsi" w:hAnsiTheme="minorHAnsi"/>
          <w:szCs w:val="18"/>
        </w:rPr>
        <w:t xml:space="preserve">the directory used is </w:t>
      </w:r>
      <w:r w:rsidR="008B2546" w:rsidRPr="00E443DE">
        <w:rPr>
          <w:rFonts w:asciiTheme="minorHAnsi" w:hAnsiTheme="minorHAnsi"/>
          <w:szCs w:val="18"/>
        </w:rPr>
        <w:t>not AHRI, “N/A”</w:t>
      </w:r>
      <w:r w:rsidR="003F598E" w:rsidRPr="00E443DE">
        <w:rPr>
          <w:rFonts w:asciiTheme="minorHAnsi" w:hAnsiTheme="minorHAnsi"/>
          <w:szCs w:val="18"/>
        </w:rPr>
        <w:t xml:space="preserve"> will automatically be entered. </w:t>
      </w:r>
      <w:r w:rsidR="008B2546" w:rsidRPr="00E443DE">
        <w:rPr>
          <w:rFonts w:asciiTheme="minorHAnsi" w:hAnsiTheme="minorHAnsi"/>
          <w:szCs w:val="18"/>
        </w:rPr>
        <w:t>Otherwise, e</w:t>
      </w:r>
      <w:r w:rsidR="00C01944" w:rsidRPr="00E443DE">
        <w:rPr>
          <w:rFonts w:asciiTheme="minorHAnsi" w:hAnsiTheme="minorHAnsi"/>
          <w:szCs w:val="18"/>
        </w:rPr>
        <w:t xml:space="preserve">nter the complete AHRI </w:t>
      </w:r>
      <w:r w:rsidR="00B41187" w:rsidRPr="00E443DE">
        <w:rPr>
          <w:rFonts w:asciiTheme="minorHAnsi" w:hAnsiTheme="minorHAnsi"/>
          <w:szCs w:val="18"/>
        </w:rPr>
        <w:t>C</w:t>
      </w:r>
      <w:r w:rsidR="00C01944" w:rsidRPr="00E443DE">
        <w:rPr>
          <w:rFonts w:asciiTheme="minorHAnsi" w:hAnsiTheme="minorHAnsi"/>
          <w:szCs w:val="18"/>
        </w:rPr>
        <w:t xml:space="preserve">ertification </w:t>
      </w:r>
      <w:r w:rsidR="00B41187" w:rsidRPr="00E443DE">
        <w:rPr>
          <w:rFonts w:asciiTheme="minorHAnsi" w:hAnsiTheme="minorHAnsi"/>
          <w:szCs w:val="18"/>
        </w:rPr>
        <w:t>N</w:t>
      </w:r>
      <w:r w:rsidR="00C01944" w:rsidRPr="00E443DE">
        <w:rPr>
          <w:rFonts w:asciiTheme="minorHAnsi" w:hAnsiTheme="minorHAnsi"/>
          <w:szCs w:val="18"/>
        </w:rPr>
        <w:t xml:space="preserve">umber for the </w:t>
      </w:r>
      <w:r w:rsidR="00B41187" w:rsidRPr="00E443DE">
        <w:rPr>
          <w:rFonts w:asciiTheme="minorHAnsi" w:hAnsiTheme="minorHAnsi"/>
          <w:szCs w:val="18"/>
        </w:rPr>
        <w:t>I</w:t>
      </w:r>
      <w:r w:rsidR="00C01944" w:rsidRPr="00E443DE">
        <w:rPr>
          <w:rFonts w:asciiTheme="minorHAnsi" w:hAnsiTheme="minorHAnsi"/>
          <w:szCs w:val="18"/>
        </w:rPr>
        <w:t>nstalled</w:t>
      </w:r>
      <w:r w:rsidR="00B41187" w:rsidRPr="00E443DE">
        <w:rPr>
          <w:rFonts w:asciiTheme="minorHAnsi" w:hAnsiTheme="minorHAnsi"/>
          <w:szCs w:val="18"/>
        </w:rPr>
        <w:t xml:space="preserve"> Space Conditioning System</w:t>
      </w:r>
      <w:r w:rsidR="00C01944" w:rsidRPr="00E443DE">
        <w:rPr>
          <w:rFonts w:asciiTheme="minorHAnsi" w:hAnsiTheme="minorHAnsi"/>
          <w:szCs w:val="18"/>
        </w:rPr>
        <w:t>. This number represents a specific piece of equipment (e.g., package units) or combination of equipment (e.g., split systems) that must match the installed equipment.</w:t>
      </w:r>
    </w:p>
    <w:p w14:paraId="7DC3DB38" w14:textId="37170348" w:rsidR="00C01944" w:rsidRPr="00E443DE" w:rsidRDefault="00FC459B" w:rsidP="00C01944">
      <w:pPr>
        <w:pStyle w:val="Header"/>
        <w:numPr>
          <w:ilvl w:val="0"/>
          <w:numId w:val="36"/>
        </w:numPr>
        <w:tabs>
          <w:tab w:val="clear" w:pos="4320"/>
          <w:tab w:val="clear" w:pos="8640"/>
        </w:tabs>
        <w:rPr>
          <w:rFonts w:asciiTheme="minorHAnsi" w:hAnsiTheme="minorHAnsi"/>
          <w:szCs w:val="18"/>
        </w:rPr>
      </w:pPr>
      <w:r w:rsidRPr="00E443DE">
        <w:rPr>
          <w:rFonts w:asciiTheme="minorHAnsi" w:hAnsiTheme="minorHAnsi"/>
          <w:szCs w:val="18"/>
        </w:rPr>
        <w:t>Does the directory used to certify product performance require a specific air handler</w:t>
      </w:r>
      <w:r w:rsidR="003F598E" w:rsidRPr="00E443DE">
        <w:rPr>
          <w:rFonts w:asciiTheme="minorHAnsi" w:hAnsiTheme="minorHAnsi"/>
          <w:szCs w:val="18"/>
        </w:rPr>
        <w:t xml:space="preserve">, </w:t>
      </w:r>
      <w:r w:rsidRPr="00E443DE">
        <w:rPr>
          <w:rFonts w:asciiTheme="minorHAnsi" w:hAnsiTheme="minorHAnsi"/>
          <w:szCs w:val="18"/>
        </w:rPr>
        <w:t>furnace</w:t>
      </w:r>
      <w:r w:rsidR="003F598E" w:rsidRPr="00E443DE">
        <w:rPr>
          <w:rFonts w:asciiTheme="minorHAnsi" w:hAnsiTheme="minorHAnsi"/>
          <w:szCs w:val="18"/>
        </w:rPr>
        <w:t xml:space="preserve"> or fan coil</w:t>
      </w:r>
      <w:r w:rsidRPr="00E443DE">
        <w:rPr>
          <w:rFonts w:asciiTheme="minorHAnsi" w:hAnsiTheme="minorHAnsi"/>
          <w:szCs w:val="18"/>
        </w:rPr>
        <w:t xml:space="preserve"> make and model?</w:t>
      </w:r>
      <w:r w:rsidR="00C01944" w:rsidRPr="00E443DE">
        <w:rPr>
          <w:rFonts w:asciiTheme="minorHAnsi" w:hAnsiTheme="minorHAnsi"/>
          <w:szCs w:val="18"/>
        </w:rPr>
        <w:t xml:space="preserve">: </w:t>
      </w:r>
      <w:r w:rsidR="008B2546" w:rsidRPr="00E443DE">
        <w:rPr>
          <w:rFonts w:asciiTheme="minorHAnsi" w:hAnsiTheme="minorHAnsi"/>
          <w:szCs w:val="18"/>
        </w:rPr>
        <w:t xml:space="preserve">If not using AHRI, </w:t>
      </w:r>
      <w:r w:rsidR="00290576" w:rsidRPr="00E443DE">
        <w:rPr>
          <w:rFonts w:asciiTheme="minorHAnsi" w:hAnsiTheme="minorHAnsi"/>
          <w:szCs w:val="18"/>
        </w:rPr>
        <w:t xml:space="preserve">user has the option to </w:t>
      </w:r>
      <w:r w:rsidR="008B2546" w:rsidRPr="00E443DE">
        <w:rPr>
          <w:rFonts w:asciiTheme="minorHAnsi" w:hAnsiTheme="minorHAnsi"/>
          <w:szCs w:val="18"/>
        </w:rPr>
        <w:t>select “N/A.” Note that when using AHRI,</w:t>
      </w:r>
      <w:r w:rsidR="00CF3F12" w:rsidRPr="00E443DE">
        <w:rPr>
          <w:rFonts w:asciiTheme="minorHAnsi" w:hAnsiTheme="minorHAnsi"/>
          <w:szCs w:val="18"/>
        </w:rPr>
        <w:t xml:space="preserve"> </w:t>
      </w:r>
      <w:r w:rsidR="008B2546" w:rsidRPr="00E443DE">
        <w:rPr>
          <w:rFonts w:asciiTheme="minorHAnsi" w:hAnsiTheme="minorHAnsi"/>
          <w:szCs w:val="18"/>
        </w:rPr>
        <w:t>t</w:t>
      </w:r>
      <w:r w:rsidR="00C01944" w:rsidRPr="00E443DE">
        <w:rPr>
          <w:rFonts w:asciiTheme="minorHAnsi" w:hAnsiTheme="minorHAnsi"/>
          <w:szCs w:val="18"/>
        </w:rPr>
        <w: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7DC3DB39" w14:textId="30248837" w:rsidR="00C01944" w:rsidRPr="00E443DE" w:rsidRDefault="001E5FD8" w:rsidP="00C01944">
      <w:pPr>
        <w:pStyle w:val="Header"/>
        <w:numPr>
          <w:ilvl w:val="0"/>
          <w:numId w:val="36"/>
        </w:numPr>
        <w:tabs>
          <w:tab w:val="clear" w:pos="4320"/>
          <w:tab w:val="clear" w:pos="8640"/>
        </w:tabs>
        <w:rPr>
          <w:rFonts w:asciiTheme="minorHAnsi" w:hAnsiTheme="minorHAnsi"/>
          <w:szCs w:val="18"/>
        </w:rPr>
      </w:pPr>
      <w:r w:rsidRPr="00E443DE">
        <w:rPr>
          <w:rFonts w:asciiTheme="minorHAnsi" w:hAnsiTheme="minorHAnsi"/>
          <w:szCs w:val="18"/>
        </w:rPr>
        <w:t>Does the directory used to certify product performance require a time delay relay (+TDR)</w:t>
      </w:r>
      <w:r w:rsidR="00C01944" w:rsidRPr="00E443DE">
        <w:rPr>
          <w:rFonts w:asciiTheme="minorHAnsi" w:hAnsiTheme="minorHAnsi"/>
          <w:szCs w:val="18"/>
        </w:rPr>
        <w:t xml:space="preserve">?: </w:t>
      </w:r>
      <w:r w:rsidR="008B2546" w:rsidRPr="00E443DE">
        <w:rPr>
          <w:rFonts w:asciiTheme="minorHAnsi" w:hAnsiTheme="minorHAnsi"/>
          <w:szCs w:val="18"/>
        </w:rPr>
        <w:t xml:space="preserve">If not using AHRI, </w:t>
      </w:r>
      <w:r w:rsidR="00290576" w:rsidRPr="00E443DE">
        <w:rPr>
          <w:rFonts w:asciiTheme="minorHAnsi" w:hAnsiTheme="minorHAnsi"/>
          <w:szCs w:val="18"/>
        </w:rPr>
        <w:t xml:space="preserve">user has the option to </w:t>
      </w:r>
      <w:r w:rsidR="008B2546" w:rsidRPr="00E443DE">
        <w:rPr>
          <w:rFonts w:asciiTheme="minorHAnsi" w:hAnsiTheme="minorHAnsi"/>
          <w:szCs w:val="18"/>
        </w:rPr>
        <w:t xml:space="preserve">select “N/A.” </w:t>
      </w:r>
      <w:r w:rsidR="00C01944" w:rsidRPr="00E443DE">
        <w:rPr>
          <w:rFonts w:asciiTheme="minorHAnsi" w:hAnsiTheme="minorHAnsi"/>
          <w:szCs w:val="18"/>
        </w:rPr>
        <w:t>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7DC3DB3A" w14:textId="048A842B" w:rsidR="00C01944" w:rsidRPr="00E443DE" w:rsidRDefault="001E5FD8" w:rsidP="00C01944">
      <w:pPr>
        <w:pStyle w:val="Header"/>
        <w:numPr>
          <w:ilvl w:val="0"/>
          <w:numId w:val="36"/>
        </w:numPr>
        <w:tabs>
          <w:tab w:val="clear" w:pos="4320"/>
          <w:tab w:val="clear" w:pos="8640"/>
        </w:tabs>
        <w:rPr>
          <w:rFonts w:asciiTheme="minorHAnsi" w:hAnsiTheme="minorHAnsi"/>
          <w:szCs w:val="18"/>
        </w:rPr>
      </w:pPr>
      <w:r w:rsidRPr="00E443DE">
        <w:rPr>
          <w:rFonts w:asciiTheme="minorHAnsi" w:hAnsiTheme="minorHAnsi"/>
          <w:szCs w:val="18"/>
        </w:rPr>
        <w:t>Does the directory used to certify product performance require a TXV (+TXV)</w:t>
      </w:r>
      <w:r w:rsidR="00C01944" w:rsidRPr="00E443DE">
        <w:rPr>
          <w:rFonts w:asciiTheme="minorHAnsi" w:hAnsiTheme="minorHAnsi"/>
          <w:szCs w:val="18"/>
        </w:rPr>
        <w:t xml:space="preserve">?: </w:t>
      </w:r>
      <w:r w:rsidR="008B2546" w:rsidRPr="00E443DE">
        <w:rPr>
          <w:rFonts w:asciiTheme="minorHAnsi" w:hAnsiTheme="minorHAnsi"/>
          <w:szCs w:val="18"/>
        </w:rPr>
        <w:t>If not using AHRI,</w:t>
      </w:r>
      <w:r w:rsidR="00290576" w:rsidRPr="00E443DE">
        <w:rPr>
          <w:rFonts w:asciiTheme="minorHAnsi" w:hAnsiTheme="minorHAnsi"/>
          <w:szCs w:val="18"/>
        </w:rPr>
        <w:t xml:space="preserve"> user has the option to</w:t>
      </w:r>
      <w:r w:rsidR="008B2546" w:rsidRPr="00E443DE">
        <w:rPr>
          <w:rFonts w:asciiTheme="minorHAnsi" w:hAnsiTheme="minorHAnsi"/>
          <w:szCs w:val="18"/>
        </w:rPr>
        <w:t xml:space="preserve"> select “N/A.” </w:t>
      </w:r>
      <w:r w:rsidR="00C01944" w:rsidRPr="00E443DE">
        <w:rPr>
          <w:rFonts w:asciiTheme="minorHAnsi" w:hAnsiTheme="minorHAnsi"/>
          <w:szCs w:val="18"/>
        </w:rPr>
        <w:t>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7DC3DB3B" w14:textId="77777777" w:rsidR="00C01944" w:rsidRPr="00E443DE" w:rsidRDefault="00C01944" w:rsidP="00C01944">
      <w:pPr>
        <w:pStyle w:val="Header"/>
        <w:tabs>
          <w:tab w:val="clear" w:pos="4320"/>
          <w:tab w:val="clear" w:pos="8640"/>
        </w:tabs>
        <w:rPr>
          <w:rFonts w:asciiTheme="minorHAnsi" w:hAnsiTheme="minorHAnsi"/>
          <w:szCs w:val="18"/>
        </w:rPr>
      </w:pPr>
    </w:p>
    <w:p w14:paraId="7DC3DB3C" w14:textId="2C123666" w:rsidR="00C01944" w:rsidRPr="00E443DE" w:rsidRDefault="00C01944" w:rsidP="00C01944">
      <w:pPr>
        <w:pStyle w:val="Header"/>
        <w:tabs>
          <w:tab w:val="clear" w:pos="4320"/>
          <w:tab w:val="clear" w:pos="8640"/>
        </w:tabs>
        <w:rPr>
          <w:rFonts w:ascii="Calibri" w:hAnsi="Calibri"/>
          <w:b/>
          <w:szCs w:val="18"/>
        </w:rPr>
      </w:pPr>
      <w:r w:rsidRPr="00E443DE">
        <w:rPr>
          <w:rFonts w:ascii="Calibri" w:hAnsi="Calibri"/>
          <w:b/>
          <w:szCs w:val="18"/>
        </w:rPr>
        <w:t>Section B. Rated Space Conditioning System Equipment Verification</w:t>
      </w:r>
      <w:r w:rsidR="00216B0A" w:rsidRPr="00E443DE">
        <w:rPr>
          <w:rFonts w:ascii="Calibri" w:hAnsi="Calibri"/>
          <w:b/>
          <w:szCs w:val="18"/>
        </w:rPr>
        <w:t xml:space="preserve"> from Nameplate</w:t>
      </w:r>
    </w:p>
    <w:p w14:paraId="745C75BA" w14:textId="1BD93646" w:rsidR="0020739B" w:rsidRPr="00E443DE" w:rsidRDefault="0020739B" w:rsidP="0020739B">
      <w:pPr>
        <w:pStyle w:val="ListParagraph"/>
        <w:numPr>
          <w:ilvl w:val="0"/>
          <w:numId w:val="37"/>
        </w:numPr>
        <w:rPr>
          <w:rFonts w:ascii="Calibri" w:hAnsi="Calibri"/>
        </w:rPr>
      </w:pPr>
      <w:r w:rsidRPr="00E443DE">
        <w:rPr>
          <w:rFonts w:ascii="Calibri" w:hAnsi="Calibri"/>
        </w:rPr>
        <w:t xml:space="preserve">System Name or Identification/Tag: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1A1D4AAC" w14:textId="7703CA2F" w:rsidR="0020739B" w:rsidRPr="00E443DE" w:rsidRDefault="0020739B" w:rsidP="0020739B">
      <w:pPr>
        <w:pStyle w:val="ListParagraph"/>
        <w:numPr>
          <w:ilvl w:val="0"/>
          <w:numId w:val="37"/>
        </w:numPr>
        <w:rPr>
          <w:rFonts w:ascii="Calibri" w:hAnsi="Calibri"/>
        </w:rPr>
      </w:pPr>
      <w:r w:rsidRPr="00E443DE">
        <w:rPr>
          <w:rFonts w:asciiTheme="minorHAnsi" w:hAnsiTheme="minorHAnsi"/>
          <w:szCs w:val="18"/>
        </w:rPr>
        <w:t>System Location or Area Served:</w:t>
      </w:r>
      <w:r w:rsidRPr="00E443DE">
        <w:rPr>
          <w:rFonts w:ascii="Calibri" w:hAnsi="Calibri"/>
        </w:rPr>
        <w:t xml:space="preserve">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70C663C0" w14:textId="67705419" w:rsidR="0020739B" w:rsidRPr="00E443DE" w:rsidRDefault="0020739B" w:rsidP="0020739B">
      <w:pPr>
        <w:pStyle w:val="ListParagraph"/>
        <w:numPr>
          <w:ilvl w:val="0"/>
          <w:numId w:val="37"/>
        </w:numPr>
        <w:rPr>
          <w:rFonts w:ascii="Calibri" w:hAnsi="Calibri"/>
        </w:rPr>
      </w:pPr>
      <w:r w:rsidRPr="00E443DE">
        <w:rPr>
          <w:rFonts w:ascii="Calibri" w:hAnsi="Calibri"/>
        </w:rPr>
        <w:t xml:space="preserve">Indoor unit Name: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37FA6FF5" w14:textId="0598781F" w:rsidR="00BB10FF" w:rsidRPr="00E443DE" w:rsidRDefault="00BB10FF" w:rsidP="0020739B">
      <w:pPr>
        <w:pStyle w:val="ListParagraph"/>
        <w:numPr>
          <w:ilvl w:val="0"/>
          <w:numId w:val="37"/>
        </w:numPr>
        <w:rPr>
          <w:rFonts w:ascii="Calibri" w:hAnsi="Calibri"/>
        </w:rPr>
      </w:pPr>
      <w:r w:rsidRPr="00E443DE">
        <w:rPr>
          <w:rFonts w:ascii="Calibri" w:hAnsi="Calibri"/>
        </w:rPr>
        <w:t>Installed indoor unit type is automatically filled out.</w:t>
      </w:r>
    </w:p>
    <w:p w14:paraId="7DC3DB3D" w14:textId="5B5739FE" w:rsidR="00C01944" w:rsidRPr="00E443DE" w:rsidRDefault="00C01944" w:rsidP="00C01944">
      <w:pPr>
        <w:pStyle w:val="Header"/>
        <w:numPr>
          <w:ilvl w:val="0"/>
          <w:numId w:val="37"/>
        </w:numPr>
        <w:tabs>
          <w:tab w:val="clear" w:pos="4320"/>
          <w:tab w:val="clear" w:pos="8640"/>
        </w:tabs>
        <w:rPr>
          <w:rFonts w:asciiTheme="minorHAnsi" w:hAnsiTheme="minorHAnsi"/>
          <w:szCs w:val="18"/>
        </w:rPr>
      </w:pPr>
      <w:r w:rsidRPr="00E443DE">
        <w:rPr>
          <w:rFonts w:ascii="Calibri" w:hAnsi="Calibri"/>
          <w:szCs w:val="18"/>
        </w:rPr>
        <w:t xml:space="preserve">Outdoor Condenser or Package Unit - Installed Manufacturer Name, Data from Nameplate of Installed system component: </w:t>
      </w:r>
      <w:r w:rsidRPr="00E443DE">
        <w:rPr>
          <w:rFonts w:ascii="Calibri" w:hAnsi="Calibri"/>
        </w:rPr>
        <w:t xml:space="preserve">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7DC3DB3F" w14:textId="3C58A93A" w:rsidR="00C01944" w:rsidRPr="00E443DE" w:rsidRDefault="00C01944" w:rsidP="00C01944">
      <w:pPr>
        <w:pStyle w:val="Header"/>
        <w:numPr>
          <w:ilvl w:val="0"/>
          <w:numId w:val="37"/>
        </w:numPr>
        <w:tabs>
          <w:tab w:val="clear" w:pos="4320"/>
          <w:tab w:val="clear" w:pos="8640"/>
        </w:tabs>
        <w:rPr>
          <w:rFonts w:ascii="Calibri" w:hAnsi="Calibri"/>
          <w:szCs w:val="18"/>
        </w:rPr>
      </w:pPr>
      <w:r w:rsidRPr="00E443DE">
        <w:rPr>
          <w:rFonts w:ascii="Calibri" w:hAnsi="Calibri"/>
          <w:szCs w:val="18"/>
        </w:rPr>
        <w:t xml:space="preserve">Outdoor Condenser or Package Unit - Installed Model Number, Data from Nameplate of Installed system component: </w:t>
      </w:r>
      <w:r w:rsidRPr="00E443DE">
        <w:rPr>
          <w:rFonts w:ascii="Calibri" w:hAnsi="Calibri"/>
        </w:rPr>
        <w:t xml:space="preserve">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7DC3DB41" w14:textId="3060FBC0" w:rsidR="00C01944" w:rsidRPr="00E443DE" w:rsidRDefault="00C9124F" w:rsidP="00C01944">
      <w:pPr>
        <w:pStyle w:val="Header"/>
        <w:numPr>
          <w:ilvl w:val="0"/>
          <w:numId w:val="37"/>
        </w:numPr>
        <w:tabs>
          <w:tab w:val="clear" w:pos="4320"/>
          <w:tab w:val="clear" w:pos="8640"/>
        </w:tabs>
        <w:rPr>
          <w:rFonts w:ascii="Calibri" w:hAnsi="Calibri"/>
          <w:szCs w:val="18"/>
        </w:rPr>
      </w:pPr>
      <w:r w:rsidRPr="00E443DE">
        <w:rPr>
          <w:rFonts w:ascii="Calibri" w:hAnsi="Calibri"/>
          <w:szCs w:val="18"/>
        </w:rPr>
        <w:t xml:space="preserve">Indoor </w:t>
      </w:r>
      <w:r w:rsidR="00C01944" w:rsidRPr="00E443DE">
        <w:rPr>
          <w:rFonts w:ascii="Calibri" w:hAnsi="Calibri"/>
          <w:szCs w:val="18"/>
        </w:rPr>
        <w:t xml:space="preserve">Coil - Installed Manufacturer Name, Data from Nameplate of Installed system component: </w:t>
      </w:r>
      <w:r w:rsidR="00C01944" w:rsidRPr="00E443DE">
        <w:rPr>
          <w:rFonts w:ascii="Calibri" w:hAnsi="Calibri"/>
        </w:rPr>
        <w:t xml:space="preserve">This field is filled out automatically. It is referenced from the </w:t>
      </w:r>
      <w:r w:rsidR="00A57B1D" w:rsidRPr="00E443DE">
        <w:rPr>
          <w:rFonts w:ascii="Calibri" w:hAnsi="Calibri"/>
        </w:rPr>
        <w:t>LMCI</w:t>
      </w:r>
      <w:r w:rsidR="00C01944" w:rsidRPr="00E443DE">
        <w:rPr>
          <w:rFonts w:ascii="Calibri" w:hAnsi="Calibri"/>
        </w:rPr>
        <w:t>-MCH-01, which must be completed prior to this document.</w:t>
      </w:r>
    </w:p>
    <w:p w14:paraId="7DC3DB43" w14:textId="13A6BAE3" w:rsidR="00C01944" w:rsidRPr="00E443DE" w:rsidRDefault="00C9124F" w:rsidP="00C01944">
      <w:pPr>
        <w:pStyle w:val="Header"/>
        <w:numPr>
          <w:ilvl w:val="0"/>
          <w:numId w:val="37"/>
        </w:numPr>
        <w:tabs>
          <w:tab w:val="clear" w:pos="4320"/>
          <w:tab w:val="clear" w:pos="8640"/>
        </w:tabs>
        <w:rPr>
          <w:rFonts w:ascii="Calibri" w:hAnsi="Calibri"/>
          <w:szCs w:val="18"/>
        </w:rPr>
      </w:pPr>
      <w:r w:rsidRPr="00E443DE">
        <w:rPr>
          <w:rFonts w:ascii="Calibri" w:hAnsi="Calibri"/>
          <w:szCs w:val="18"/>
        </w:rPr>
        <w:t xml:space="preserve">Indoor </w:t>
      </w:r>
      <w:r w:rsidR="00C01944" w:rsidRPr="00E443DE">
        <w:rPr>
          <w:rFonts w:ascii="Calibri" w:hAnsi="Calibri"/>
          <w:szCs w:val="18"/>
        </w:rPr>
        <w:t>Coil - Installed Model Number, Data from Nameplate of Installed system component:</w:t>
      </w:r>
      <w:r w:rsidR="00C30CE1" w:rsidRPr="00E443DE">
        <w:rPr>
          <w:rFonts w:ascii="Calibri" w:hAnsi="Calibri"/>
          <w:szCs w:val="18"/>
        </w:rPr>
        <w:t xml:space="preserve"> Th</w:t>
      </w:r>
      <w:r w:rsidR="00CB1FB6" w:rsidRPr="00E443DE">
        <w:rPr>
          <w:rFonts w:ascii="Calibri" w:hAnsi="Calibri"/>
          <w:szCs w:val="18"/>
        </w:rPr>
        <w:t>i</w:t>
      </w:r>
      <w:r w:rsidR="00C30CE1" w:rsidRPr="00E443DE">
        <w:rPr>
          <w:rFonts w:ascii="Calibri" w:hAnsi="Calibri"/>
          <w:szCs w:val="18"/>
        </w:rPr>
        <w:t xml:space="preserve">s field is filled out automatically. It is </w:t>
      </w:r>
      <w:r w:rsidR="00C30CE1" w:rsidRPr="00E443DE">
        <w:rPr>
          <w:rFonts w:ascii="Calibri" w:hAnsi="Calibri"/>
        </w:rPr>
        <w:t xml:space="preserve">referenced from the </w:t>
      </w:r>
      <w:r w:rsidR="00A57B1D" w:rsidRPr="00E443DE">
        <w:rPr>
          <w:rFonts w:ascii="Calibri" w:hAnsi="Calibri"/>
        </w:rPr>
        <w:t>LMCI</w:t>
      </w:r>
      <w:r w:rsidR="00C30CE1" w:rsidRPr="00E443DE">
        <w:rPr>
          <w:rFonts w:ascii="Calibri" w:hAnsi="Calibri"/>
        </w:rPr>
        <w:t>-MCH-01, which must be completed prior to this document.</w:t>
      </w:r>
      <w:r w:rsidR="00AF1B71" w:rsidRPr="00E443DE">
        <w:rPr>
          <w:rFonts w:ascii="Calibri" w:hAnsi="Calibri"/>
        </w:rPr>
        <w:t xml:space="preserve"> </w:t>
      </w:r>
      <w:r w:rsidR="00AF1B71" w:rsidRPr="00E443DE">
        <w:rPr>
          <w:rFonts w:ascii="Calibri" w:hAnsi="Calibri"/>
          <w:szCs w:val="18"/>
        </w:rPr>
        <w:t xml:space="preserve">For systems where there is no separate inside coil “N/A” will be automatically </w:t>
      </w:r>
      <w:r w:rsidRPr="00E443DE">
        <w:rPr>
          <w:rFonts w:ascii="Calibri" w:hAnsi="Calibri"/>
          <w:szCs w:val="18"/>
        </w:rPr>
        <w:t>entered</w:t>
      </w:r>
      <w:r w:rsidR="00AF1B71" w:rsidRPr="00E443DE">
        <w:rPr>
          <w:rFonts w:ascii="Calibri" w:hAnsi="Calibri"/>
          <w:szCs w:val="18"/>
        </w:rPr>
        <w:t>.</w:t>
      </w:r>
    </w:p>
    <w:p w14:paraId="7DC3DB45" w14:textId="7E5C4A89" w:rsidR="00C01944" w:rsidRPr="00E443DE" w:rsidRDefault="008B631F" w:rsidP="00C01944">
      <w:pPr>
        <w:pStyle w:val="Header"/>
        <w:numPr>
          <w:ilvl w:val="0"/>
          <w:numId w:val="37"/>
        </w:numPr>
        <w:tabs>
          <w:tab w:val="clear" w:pos="4320"/>
          <w:tab w:val="clear" w:pos="8640"/>
        </w:tabs>
        <w:rPr>
          <w:rFonts w:ascii="Calibri" w:hAnsi="Calibri"/>
          <w:szCs w:val="18"/>
        </w:rPr>
      </w:pPr>
      <w:r w:rsidRPr="00E443DE">
        <w:rPr>
          <w:rFonts w:ascii="Calibri" w:hAnsi="Calibri"/>
          <w:szCs w:val="18"/>
        </w:rPr>
        <w:t xml:space="preserve">Installed </w:t>
      </w:r>
      <w:r w:rsidR="00C01944" w:rsidRPr="00E443DE">
        <w:rPr>
          <w:rFonts w:ascii="Calibri" w:hAnsi="Calibri"/>
          <w:szCs w:val="18"/>
        </w:rPr>
        <w:t>Furnace</w:t>
      </w:r>
      <w:r w:rsidR="00B63AAA" w:rsidRPr="00E443DE">
        <w:rPr>
          <w:rFonts w:ascii="Calibri" w:hAnsi="Calibri"/>
          <w:szCs w:val="18"/>
        </w:rPr>
        <w:t xml:space="preserve"> </w:t>
      </w:r>
      <w:r w:rsidR="00C01944" w:rsidRPr="00E443DE">
        <w:rPr>
          <w:rFonts w:ascii="Calibri" w:hAnsi="Calibri"/>
          <w:szCs w:val="18"/>
        </w:rPr>
        <w:t>Manufacturer Name, Data from Nameplate of Installed system component:</w:t>
      </w:r>
      <w:r w:rsidR="00C01944" w:rsidRPr="00E443DE">
        <w:rPr>
          <w:rFonts w:ascii="Calibri" w:hAnsi="Calibri"/>
        </w:rPr>
        <w:t xml:space="preserve"> This field is filled out automatically. It is referenced from the </w:t>
      </w:r>
      <w:r w:rsidR="00A57B1D" w:rsidRPr="00E443DE">
        <w:rPr>
          <w:rFonts w:ascii="Calibri" w:hAnsi="Calibri"/>
        </w:rPr>
        <w:t>LMCI</w:t>
      </w:r>
      <w:r w:rsidR="00C01944" w:rsidRPr="00E443DE">
        <w:rPr>
          <w:rFonts w:ascii="Calibri" w:hAnsi="Calibri"/>
        </w:rPr>
        <w:t>-MCH-01, which must be completed prior to this document</w:t>
      </w:r>
      <w:r w:rsidR="00CF3F12" w:rsidRPr="00E443DE">
        <w:rPr>
          <w:rFonts w:ascii="Calibri" w:hAnsi="Calibri"/>
        </w:rPr>
        <w:t>.</w:t>
      </w:r>
    </w:p>
    <w:p w14:paraId="7DC3DB47" w14:textId="35A47330" w:rsidR="00C01944" w:rsidRPr="00E443DE" w:rsidRDefault="008B631F" w:rsidP="00C01944">
      <w:pPr>
        <w:pStyle w:val="Header"/>
        <w:numPr>
          <w:ilvl w:val="0"/>
          <w:numId w:val="37"/>
        </w:numPr>
        <w:tabs>
          <w:tab w:val="clear" w:pos="4320"/>
          <w:tab w:val="clear" w:pos="8640"/>
        </w:tabs>
        <w:rPr>
          <w:rFonts w:ascii="Calibri" w:hAnsi="Calibri"/>
          <w:szCs w:val="18"/>
        </w:rPr>
      </w:pPr>
      <w:r w:rsidRPr="00E443DE">
        <w:rPr>
          <w:rFonts w:ascii="Calibri" w:hAnsi="Calibri"/>
          <w:szCs w:val="18"/>
        </w:rPr>
        <w:lastRenderedPageBreak/>
        <w:t xml:space="preserve">Installed </w:t>
      </w:r>
      <w:r w:rsidR="00C01944" w:rsidRPr="00E443DE">
        <w:rPr>
          <w:rFonts w:ascii="Calibri" w:hAnsi="Calibri"/>
          <w:szCs w:val="18"/>
        </w:rPr>
        <w:t xml:space="preserve">Furnace Model Number, Data from Nameplate of Installed system component: </w:t>
      </w:r>
      <w:r w:rsidR="00C01944" w:rsidRPr="00E443DE">
        <w:rPr>
          <w:rFonts w:ascii="Calibri" w:hAnsi="Calibri"/>
        </w:rPr>
        <w:t xml:space="preserve">This field is filled out automatically. It is referenced from the </w:t>
      </w:r>
      <w:r w:rsidR="00A57B1D" w:rsidRPr="00E443DE">
        <w:rPr>
          <w:rFonts w:ascii="Calibri" w:hAnsi="Calibri"/>
        </w:rPr>
        <w:t>LMCI</w:t>
      </w:r>
      <w:r w:rsidR="00C01944" w:rsidRPr="00E443DE">
        <w:rPr>
          <w:rFonts w:ascii="Calibri" w:hAnsi="Calibri"/>
        </w:rPr>
        <w:t>-MCH-01, which must be completed prior to this document</w:t>
      </w:r>
    </w:p>
    <w:p w14:paraId="7DC3DB49" w14:textId="77777777" w:rsidR="00C01944" w:rsidRPr="00E443DE" w:rsidRDefault="00C01944" w:rsidP="005E0D15">
      <w:pPr>
        <w:pStyle w:val="Header"/>
        <w:tabs>
          <w:tab w:val="clear" w:pos="4320"/>
          <w:tab w:val="clear" w:pos="8640"/>
        </w:tabs>
        <w:rPr>
          <w:rFonts w:asciiTheme="minorHAnsi" w:hAnsiTheme="minorHAnsi"/>
        </w:rPr>
      </w:pPr>
    </w:p>
    <w:p w14:paraId="625AF108" w14:textId="1DA81303" w:rsidR="00216B0A" w:rsidRPr="00E443DE" w:rsidRDefault="00216B0A" w:rsidP="00216B0A">
      <w:pPr>
        <w:pStyle w:val="Header"/>
        <w:tabs>
          <w:tab w:val="clear" w:pos="4320"/>
          <w:tab w:val="clear" w:pos="8640"/>
        </w:tabs>
        <w:rPr>
          <w:rFonts w:ascii="Calibri" w:hAnsi="Calibri"/>
          <w:b/>
          <w:szCs w:val="18"/>
        </w:rPr>
      </w:pPr>
      <w:r w:rsidRPr="00E443DE">
        <w:rPr>
          <w:rFonts w:ascii="Calibri" w:hAnsi="Calibri"/>
          <w:b/>
          <w:szCs w:val="18"/>
        </w:rPr>
        <w:t xml:space="preserve">Section </w:t>
      </w:r>
      <w:r w:rsidR="00F642A8" w:rsidRPr="00E443DE">
        <w:rPr>
          <w:rFonts w:ascii="Calibri" w:hAnsi="Calibri"/>
          <w:b/>
          <w:szCs w:val="18"/>
        </w:rPr>
        <w:t>C</w:t>
      </w:r>
      <w:r w:rsidRPr="00E443DE">
        <w:rPr>
          <w:rFonts w:ascii="Calibri" w:hAnsi="Calibri"/>
          <w:b/>
          <w:szCs w:val="18"/>
        </w:rPr>
        <w:t>. Rated Space Conditioning System Equipment Verification</w:t>
      </w:r>
      <w:r w:rsidR="00033FA6" w:rsidRPr="00E443DE">
        <w:rPr>
          <w:rFonts w:ascii="Calibri" w:hAnsi="Calibri"/>
          <w:b/>
          <w:szCs w:val="18"/>
        </w:rPr>
        <w:t xml:space="preserve"> from Directory</w:t>
      </w:r>
    </w:p>
    <w:p w14:paraId="7C852F66" w14:textId="00E3D760" w:rsidR="004D6116" w:rsidRPr="00E443DE" w:rsidRDefault="004D6116" w:rsidP="004D6116">
      <w:pPr>
        <w:pStyle w:val="ListParagraph"/>
        <w:numPr>
          <w:ilvl w:val="0"/>
          <w:numId w:val="46"/>
        </w:numPr>
        <w:rPr>
          <w:rFonts w:ascii="Calibri" w:hAnsi="Calibri"/>
        </w:rPr>
      </w:pPr>
      <w:r w:rsidRPr="00E443DE">
        <w:rPr>
          <w:rFonts w:ascii="Calibri" w:hAnsi="Calibri"/>
        </w:rPr>
        <w:t xml:space="preserve">System Name or Identification/Tag: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1C784DF3" w14:textId="3FCA36AC" w:rsidR="004D6116" w:rsidRPr="00E443DE" w:rsidRDefault="004D6116" w:rsidP="004D6116">
      <w:pPr>
        <w:pStyle w:val="ListParagraph"/>
        <w:numPr>
          <w:ilvl w:val="0"/>
          <w:numId w:val="46"/>
        </w:numPr>
        <w:rPr>
          <w:rFonts w:ascii="Calibri" w:hAnsi="Calibri"/>
        </w:rPr>
      </w:pPr>
      <w:r w:rsidRPr="00E443DE">
        <w:rPr>
          <w:rFonts w:asciiTheme="minorHAnsi" w:hAnsiTheme="minorHAnsi"/>
          <w:szCs w:val="18"/>
        </w:rPr>
        <w:t>System Location or Area Served:</w:t>
      </w:r>
      <w:r w:rsidRPr="00E443DE">
        <w:rPr>
          <w:rFonts w:ascii="Calibri" w:hAnsi="Calibri"/>
        </w:rPr>
        <w:t xml:space="preserve">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4E531A59" w14:textId="4BA03230" w:rsidR="004D6116" w:rsidRPr="00E443DE" w:rsidRDefault="004D6116" w:rsidP="004D6116">
      <w:pPr>
        <w:pStyle w:val="ListParagraph"/>
        <w:numPr>
          <w:ilvl w:val="0"/>
          <w:numId w:val="46"/>
        </w:numPr>
        <w:rPr>
          <w:rFonts w:ascii="Calibri" w:hAnsi="Calibri"/>
        </w:rPr>
      </w:pPr>
      <w:r w:rsidRPr="00E443DE">
        <w:rPr>
          <w:rFonts w:ascii="Calibri" w:hAnsi="Calibri"/>
        </w:rPr>
        <w:t xml:space="preserve">Indoor unit Name: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7DE25788" w14:textId="1A7B8FDD" w:rsidR="00BB10FF" w:rsidRPr="00E443DE" w:rsidRDefault="00BB10FF" w:rsidP="00BB10FF">
      <w:pPr>
        <w:pStyle w:val="ListParagraph"/>
        <w:numPr>
          <w:ilvl w:val="0"/>
          <w:numId w:val="46"/>
        </w:numPr>
        <w:rPr>
          <w:rFonts w:ascii="Calibri" w:hAnsi="Calibri"/>
        </w:rPr>
      </w:pPr>
      <w:r w:rsidRPr="00E443DE">
        <w:rPr>
          <w:rFonts w:ascii="Calibri" w:hAnsi="Calibri"/>
        </w:rPr>
        <w:t>Installed indoor unit type is automatically filled out</w:t>
      </w:r>
    </w:p>
    <w:p w14:paraId="3522FABC" w14:textId="6A59235A" w:rsidR="00216B0A" w:rsidRPr="00E443DE" w:rsidRDefault="00216B0A" w:rsidP="00F642A8">
      <w:pPr>
        <w:pStyle w:val="Header"/>
        <w:numPr>
          <w:ilvl w:val="0"/>
          <w:numId w:val="46"/>
        </w:numPr>
        <w:tabs>
          <w:tab w:val="clear" w:pos="4320"/>
          <w:tab w:val="clear" w:pos="8640"/>
        </w:tabs>
        <w:rPr>
          <w:rFonts w:ascii="Calibri" w:hAnsi="Calibri"/>
          <w:szCs w:val="18"/>
        </w:rPr>
      </w:pPr>
      <w:r w:rsidRPr="00E443DE">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20E86842" w14:textId="77777777" w:rsidR="00216B0A" w:rsidRPr="00E443DE" w:rsidRDefault="00216B0A" w:rsidP="00F642A8">
      <w:pPr>
        <w:pStyle w:val="Header"/>
        <w:numPr>
          <w:ilvl w:val="0"/>
          <w:numId w:val="46"/>
        </w:numPr>
        <w:tabs>
          <w:tab w:val="clear" w:pos="4320"/>
          <w:tab w:val="clear" w:pos="8640"/>
        </w:tabs>
        <w:rPr>
          <w:rFonts w:ascii="Calibri" w:hAnsi="Calibri"/>
          <w:szCs w:val="18"/>
        </w:rPr>
      </w:pPr>
      <w:r w:rsidRPr="00E443DE">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550F1C7C" w14:textId="728F6054" w:rsidR="00216B0A" w:rsidRPr="00E443DE" w:rsidRDefault="008B631F" w:rsidP="00F642A8">
      <w:pPr>
        <w:pStyle w:val="Header"/>
        <w:numPr>
          <w:ilvl w:val="0"/>
          <w:numId w:val="46"/>
        </w:numPr>
        <w:tabs>
          <w:tab w:val="clear" w:pos="4320"/>
          <w:tab w:val="clear" w:pos="8640"/>
        </w:tabs>
        <w:rPr>
          <w:rFonts w:ascii="Calibri" w:hAnsi="Calibri"/>
          <w:szCs w:val="18"/>
        </w:rPr>
      </w:pPr>
      <w:r w:rsidRPr="00E443DE">
        <w:rPr>
          <w:rFonts w:ascii="Calibri" w:hAnsi="Calibri"/>
          <w:szCs w:val="18"/>
        </w:rPr>
        <w:t xml:space="preserve">Indoor </w:t>
      </w:r>
      <w:r w:rsidR="00216B0A" w:rsidRPr="00E443DE">
        <w:rPr>
          <w:rFonts w:ascii="Calibri" w:hAnsi="Calibri"/>
          <w:szCs w:val="18"/>
        </w:rPr>
        <w:t xml:space="preserve">Coil - Installed Manufacturer Name, Data from the Directory used to certify product performance for the rated system component: Enter the Manufacturer’s name for the inside coil (aka, indoor coil, evaporator coil) as it appears in the Directory. For </w:t>
      </w:r>
      <w:r w:rsidR="00F642A8" w:rsidRPr="00E443DE">
        <w:rPr>
          <w:rFonts w:ascii="Calibri" w:hAnsi="Calibri"/>
          <w:szCs w:val="18"/>
        </w:rPr>
        <w:t xml:space="preserve">system types that don’t have </w:t>
      </w:r>
      <w:r w:rsidR="006C1B1B" w:rsidRPr="00E443DE">
        <w:rPr>
          <w:rFonts w:ascii="Calibri" w:hAnsi="Calibri"/>
          <w:szCs w:val="18"/>
        </w:rPr>
        <w:t>separate inside coils or if the</w:t>
      </w:r>
      <w:r w:rsidR="00F642A8" w:rsidRPr="00E443DE">
        <w:rPr>
          <w:rFonts w:ascii="Calibri" w:hAnsi="Calibri"/>
          <w:szCs w:val="18"/>
        </w:rPr>
        <w:t xml:space="preserve"> directory rating does not include</w:t>
      </w:r>
      <w:r w:rsidR="006C1B1B" w:rsidRPr="00E443DE">
        <w:rPr>
          <w:rFonts w:ascii="Calibri" w:hAnsi="Calibri"/>
          <w:szCs w:val="18"/>
        </w:rPr>
        <w:t xml:space="preserve"> this information</w:t>
      </w:r>
      <w:r w:rsidR="00F642A8" w:rsidRPr="00E443DE">
        <w:rPr>
          <w:rFonts w:ascii="Calibri" w:hAnsi="Calibri"/>
          <w:szCs w:val="18"/>
        </w:rPr>
        <w:t xml:space="preserve">, like </w:t>
      </w:r>
      <w:r w:rsidR="00216B0A" w:rsidRPr="00E443DE">
        <w:rPr>
          <w:rFonts w:ascii="Calibri" w:hAnsi="Calibri"/>
          <w:szCs w:val="18"/>
        </w:rPr>
        <w:t>package units</w:t>
      </w:r>
      <w:r w:rsidR="006C1B1B" w:rsidRPr="00E443DE">
        <w:rPr>
          <w:rFonts w:ascii="Calibri" w:hAnsi="Calibri"/>
          <w:szCs w:val="18"/>
        </w:rPr>
        <w:t xml:space="preserve">, </w:t>
      </w:r>
      <w:r w:rsidR="00216B0A" w:rsidRPr="00E443DE">
        <w:rPr>
          <w:rFonts w:ascii="Calibri" w:hAnsi="Calibri"/>
          <w:szCs w:val="18"/>
        </w:rPr>
        <w:t>fan coil units</w:t>
      </w:r>
      <w:r w:rsidR="006C1B1B" w:rsidRPr="00E443DE">
        <w:rPr>
          <w:rFonts w:ascii="Calibri" w:hAnsi="Calibri"/>
          <w:szCs w:val="18"/>
        </w:rPr>
        <w:t xml:space="preserve"> and multi-split variable capacity heat pumps</w:t>
      </w:r>
      <w:r w:rsidR="00216B0A" w:rsidRPr="00E443DE">
        <w:rPr>
          <w:rFonts w:ascii="Calibri" w:hAnsi="Calibri"/>
          <w:szCs w:val="18"/>
        </w:rPr>
        <w:t>,</w:t>
      </w:r>
      <w:r w:rsidR="006C1B1B" w:rsidRPr="00E443DE">
        <w:rPr>
          <w:rFonts w:ascii="Calibri" w:hAnsi="Calibri"/>
          <w:szCs w:val="18"/>
        </w:rPr>
        <w:t xml:space="preserve"> user may enter </w:t>
      </w:r>
      <w:r w:rsidR="00216B0A" w:rsidRPr="00E443DE">
        <w:rPr>
          <w:rFonts w:ascii="Calibri" w:hAnsi="Calibri"/>
          <w:szCs w:val="18"/>
        </w:rPr>
        <w:t>“N/A”.</w:t>
      </w:r>
    </w:p>
    <w:p w14:paraId="40B5F224" w14:textId="016F657D" w:rsidR="006C1B1B" w:rsidRPr="00E443DE" w:rsidRDefault="008B631F" w:rsidP="006C1B1B">
      <w:pPr>
        <w:pStyle w:val="Header"/>
        <w:numPr>
          <w:ilvl w:val="0"/>
          <w:numId w:val="46"/>
        </w:numPr>
        <w:tabs>
          <w:tab w:val="clear" w:pos="4320"/>
          <w:tab w:val="clear" w:pos="8640"/>
        </w:tabs>
        <w:rPr>
          <w:rFonts w:ascii="Calibri" w:hAnsi="Calibri"/>
          <w:szCs w:val="18"/>
        </w:rPr>
      </w:pPr>
      <w:r w:rsidRPr="00E443DE">
        <w:rPr>
          <w:rFonts w:ascii="Calibri" w:hAnsi="Calibri"/>
          <w:szCs w:val="18"/>
        </w:rPr>
        <w:t xml:space="preserve">Indoor </w:t>
      </w:r>
      <w:r w:rsidR="00216B0A" w:rsidRPr="00E443DE">
        <w:rPr>
          <w:rFonts w:ascii="Calibri" w:hAnsi="Calibri"/>
          <w:szCs w:val="18"/>
        </w:rPr>
        <w:t>Coil - Installed Model Number, Data from the Directory used to certify the rated system component: Enter the Manufacturer’s model number for the inside coil (aka, indoor coil, evaporator coil) as it appears in the Directory.</w:t>
      </w:r>
      <w:r w:rsidR="006C1B1B" w:rsidRPr="00E443DE">
        <w:rPr>
          <w:rFonts w:ascii="Calibri" w:hAnsi="Calibri"/>
          <w:szCs w:val="18"/>
        </w:rPr>
        <w:t xml:space="preserve"> For system types that don’t have separate inside coils or if the directory rating does not include this information (package units, fan coil units, multi-split variable capacity heat pumps), user may enter “N/A”.</w:t>
      </w:r>
    </w:p>
    <w:p w14:paraId="0CB1625A" w14:textId="5906585C" w:rsidR="00216B0A" w:rsidRPr="00E443DE" w:rsidRDefault="008B631F" w:rsidP="00193838">
      <w:pPr>
        <w:pStyle w:val="Header"/>
        <w:numPr>
          <w:ilvl w:val="0"/>
          <w:numId w:val="46"/>
        </w:numPr>
        <w:tabs>
          <w:tab w:val="clear" w:pos="4320"/>
          <w:tab w:val="clear" w:pos="8640"/>
        </w:tabs>
        <w:rPr>
          <w:rFonts w:ascii="Calibri" w:hAnsi="Calibri"/>
          <w:szCs w:val="18"/>
        </w:rPr>
      </w:pPr>
      <w:r w:rsidRPr="00E443DE">
        <w:rPr>
          <w:rFonts w:ascii="Calibri" w:hAnsi="Calibri"/>
          <w:szCs w:val="18"/>
        </w:rPr>
        <w:t xml:space="preserve">Installed </w:t>
      </w:r>
      <w:r w:rsidR="00216B0A" w:rsidRPr="00E443DE">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649B4605" w14:textId="52EA0BAA" w:rsidR="00216B0A" w:rsidRPr="00E443DE" w:rsidRDefault="008B631F" w:rsidP="00F642A8">
      <w:pPr>
        <w:pStyle w:val="Header"/>
        <w:numPr>
          <w:ilvl w:val="0"/>
          <w:numId w:val="46"/>
        </w:numPr>
        <w:tabs>
          <w:tab w:val="clear" w:pos="4320"/>
          <w:tab w:val="clear" w:pos="8640"/>
        </w:tabs>
        <w:rPr>
          <w:rFonts w:ascii="Calibri" w:hAnsi="Calibri"/>
        </w:rPr>
      </w:pPr>
      <w:r w:rsidRPr="00E443DE">
        <w:rPr>
          <w:rFonts w:ascii="Calibri" w:hAnsi="Calibri"/>
          <w:szCs w:val="18"/>
        </w:rPr>
        <w:t xml:space="preserve">Installed </w:t>
      </w:r>
      <w:r w:rsidR="00216B0A" w:rsidRPr="00E443DE">
        <w:rPr>
          <w:rFonts w:ascii="Calibri" w:hAnsi="Calibri"/>
          <w:szCs w:val="18"/>
        </w:rPr>
        <w:t xml:space="preserve">Furnace Model Number, Data from the directory used to certify product performance for the rated system component: If not using AHRI, user has the option to select “N/A”. Enter the Manufacturer’s model number for the air handler/furnace as it appears in the directory. For package units there is no separate air handler, so enter “N/A”. Also enter “N/A” if a specific furnace or air handler is not called </w:t>
      </w:r>
      <w:r w:rsidR="00216B0A" w:rsidRPr="00E443DE">
        <w:rPr>
          <w:rFonts w:ascii="Calibri" w:hAnsi="Calibri"/>
        </w:rPr>
        <w:t>out in the directory, as indicated in Section A, above.</w:t>
      </w:r>
    </w:p>
    <w:p w14:paraId="0FB349F0" w14:textId="77777777" w:rsidR="00216B0A" w:rsidRPr="00E443DE" w:rsidRDefault="00216B0A" w:rsidP="00C01944">
      <w:pPr>
        <w:rPr>
          <w:rFonts w:ascii="Calibri" w:hAnsi="Calibri"/>
          <w:b/>
        </w:rPr>
      </w:pPr>
    </w:p>
    <w:p w14:paraId="7DC3DB4A" w14:textId="14DF8B4D" w:rsidR="00C01944" w:rsidRPr="00E443DE" w:rsidRDefault="00872117" w:rsidP="00C01944">
      <w:pPr>
        <w:rPr>
          <w:rFonts w:ascii="Calibri" w:hAnsi="Calibri"/>
          <w:b/>
        </w:rPr>
      </w:pPr>
      <w:r w:rsidRPr="00E443DE">
        <w:rPr>
          <w:rFonts w:ascii="Calibri" w:hAnsi="Calibri"/>
          <w:b/>
        </w:rPr>
        <w:t xml:space="preserve">Section </w:t>
      </w:r>
      <w:r w:rsidR="00F642A8" w:rsidRPr="00E443DE">
        <w:rPr>
          <w:rFonts w:ascii="Calibri" w:hAnsi="Calibri"/>
          <w:b/>
        </w:rPr>
        <w:t>D</w:t>
      </w:r>
      <w:r w:rsidRPr="00E443DE">
        <w:rPr>
          <w:rFonts w:ascii="Calibri" w:hAnsi="Calibri"/>
          <w:b/>
        </w:rPr>
        <w:t>. Verified Cooling System SEER</w:t>
      </w:r>
      <w:r w:rsidR="00235185" w:rsidRPr="00E443DE">
        <w:rPr>
          <w:rFonts w:ascii="Calibri" w:hAnsi="Calibri"/>
          <w:b/>
        </w:rPr>
        <w:t>/SEER2</w:t>
      </w:r>
    </w:p>
    <w:p w14:paraId="7DC3DB4B" w14:textId="5BB2283D" w:rsidR="00C01944" w:rsidRPr="00E443DE" w:rsidRDefault="00872117" w:rsidP="00C01944">
      <w:pPr>
        <w:pStyle w:val="ListParagraph"/>
        <w:numPr>
          <w:ilvl w:val="0"/>
          <w:numId w:val="38"/>
        </w:numPr>
        <w:rPr>
          <w:rFonts w:ascii="Calibri" w:hAnsi="Calibri"/>
        </w:rPr>
      </w:pPr>
      <w:r w:rsidRPr="00E443DE">
        <w:rPr>
          <w:rFonts w:ascii="Calibri" w:hAnsi="Calibri"/>
        </w:rPr>
        <w:t>Required Minimum SEER</w:t>
      </w:r>
      <w:r w:rsidR="00235185" w:rsidRPr="00E443DE">
        <w:rPr>
          <w:rFonts w:ascii="Calibri" w:hAnsi="Calibri"/>
        </w:rPr>
        <w:t>/SEER2</w:t>
      </w:r>
      <w:r w:rsidRPr="00E443DE">
        <w:rPr>
          <w:rFonts w:ascii="Calibri" w:hAnsi="Calibri"/>
        </w:rPr>
        <w:t xml:space="preserve">: </w:t>
      </w:r>
      <w:r w:rsidR="00C01944" w:rsidRPr="00E443DE">
        <w:rPr>
          <w:rFonts w:ascii="Calibri" w:hAnsi="Calibri"/>
        </w:rPr>
        <w:t xml:space="preserve">This field is filled out automatically. It is referenced from the </w:t>
      </w:r>
      <w:r w:rsidR="00A57B1D" w:rsidRPr="00E443DE">
        <w:rPr>
          <w:rFonts w:ascii="Calibri" w:hAnsi="Calibri"/>
        </w:rPr>
        <w:t>LMCI</w:t>
      </w:r>
      <w:r w:rsidR="00C01944" w:rsidRPr="00E443DE">
        <w:rPr>
          <w:rFonts w:ascii="Calibri" w:hAnsi="Calibri"/>
        </w:rPr>
        <w:t>-MCH-01, which must be completed prior to this document</w:t>
      </w:r>
      <w:r w:rsidR="00CF3F12" w:rsidRPr="00E443DE">
        <w:rPr>
          <w:rFonts w:ascii="Calibri" w:hAnsi="Calibri"/>
        </w:rPr>
        <w:t>.</w:t>
      </w:r>
    </w:p>
    <w:p w14:paraId="7DC3DB4C" w14:textId="52917623" w:rsidR="00C01944" w:rsidRPr="00E443DE" w:rsidRDefault="00872117" w:rsidP="00C01944">
      <w:pPr>
        <w:pStyle w:val="ListParagraph"/>
        <w:numPr>
          <w:ilvl w:val="0"/>
          <w:numId w:val="38"/>
        </w:numPr>
        <w:rPr>
          <w:rFonts w:ascii="Calibri" w:hAnsi="Calibri"/>
        </w:rPr>
      </w:pPr>
      <w:r w:rsidRPr="00E443DE">
        <w:rPr>
          <w:rFonts w:ascii="Calibri" w:hAnsi="Calibri"/>
        </w:rPr>
        <w:t>Installed SEER</w:t>
      </w:r>
      <w:r w:rsidR="00235185" w:rsidRPr="00E443DE">
        <w:rPr>
          <w:rFonts w:ascii="Calibri" w:hAnsi="Calibri"/>
        </w:rPr>
        <w:t>/SEER2</w:t>
      </w:r>
      <w:r w:rsidRPr="00E443DE">
        <w:rPr>
          <w:rFonts w:ascii="Calibri" w:hAnsi="Calibri"/>
        </w:rPr>
        <w:t xml:space="preserve">: Enter the exact SEER value shown in the Directory used to certify the equipment shown in Section </w:t>
      </w:r>
      <w:r w:rsidR="00442DE2" w:rsidRPr="00E443DE">
        <w:rPr>
          <w:rFonts w:ascii="Calibri" w:hAnsi="Calibri"/>
        </w:rPr>
        <w:t>A</w:t>
      </w:r>
      <w:r w:rsidRPr="00E443DE">
        <w:rPr>
          <w:rFonts w:ascii="Calibri" w:hAnsi="Calibri"/>
        </w:rPr>
        <w:t>, above.</w:t>
      </w:r>
    </w:p>
    <w:p w14:paraId="7DC3DB4D" w14:textId="77777777" w:rsidR="00C01944" w:rsidRPr="00E443DE" w:rsidRDefault="00872117" w:rsidP="00C01944">
      <w:pPr>
        <w:pStyle w:val="ListParagraph"/>
        <w:numPr>
          <w:ilvl w:val="0"/>
          <w:numId w:val="38"/>
        </w:numPr>
        <w:rPr>
          <w:rFonts w:ascii="Calibri" w:hAnsi="Calibri"/>
        </w:rPr>
      </w:pPr>
      <w:r w:rsidRPr="00E443DE">
        <w:rPr>
          <w:rFonts w:ascii="Calibri" w:hAnsi="Calibri"/>
        </w:rPr>
        <w:t>Compliance Statement: This field is filled out automatically. Compliance requires that the installed SEER meet the required minimum SEER.</w:t>
      </w:r>
    </w:p>
    <w:p w14:paraId="7DC3DB4E" w14:textId="77777777" w:rsidR="00C01944" w:rsidRPr="00E443DE" w:rsidRDefault="00C01944" w:rsidP="005E0D15">
      <w:pPr>
        <w:rPr>
          <w:rFonts w:ascii="Calibri" w:hAnsi="Calibri"/>
        </w:rPr>
      </w:pPr>
    </w:p>
    <w:p w14:paraId="7DC3DB4F" w14:textId="72EB63C4" w:rsidR="00C01944" w:rsidRPr="00E443DE" w:rsidRDefault="00872117" w:rsidP="00C01944">
      <w:pPr>
        <w:rPr>
          <w:rFonts w:ascii="Calibri" w:hAnsi="Calibri"/>
          <w:b/>
        </w:rPr>
      </w:pPr>
      <w:r w:rsidRPr="00E443DE">
        <w:rPr>
          <w:rFonts w:ascii="Calibri" w:hAnsi="Calibri"/>
          <w:b/>
        </w:rPr>
        <w:t xml:space="preserve">Section </w:t>
      </w:r>
      <w:r w:rsidR="00F642A8" w:rsidRPr="00E443DE">
        <w:rPr>
          <w:rFonts w:ascii="Calibri" w:hAnsi="Calibri"/>
          <w:b/>
        </w:rPr>
        <w:t>E</w:t>
      </w:r>
      <w:r w:rsidRPr="00E443DE">
        <w:rPr>
          <w:rFonts w:ascii="Calibri" w:hAnsi="Calibri"/>
          <w:b/>
        </w:rPr>
        <w:t>. Verified Cooling System EER</w:t>
      </w:r>
      <w:r w:rsidR="00E87E46" w:rsidRPr="00E443DE">
        <w:rPr>
          <w:rFonts w:ascii="Calibri" w:hAnsi="Calibri"/>
          <w:b/>
        </w:rPr>
        <w:t>/EER2</w:t>
      </w:r>
    </w:p>
    <w:p w14:paraId="7DC3DB50" w14:textId="5CBE8CF7" w:rsidR="00C01944" w:rsidRPr="00E443DE" w:rsidRDefault="00872117" w:rsidP="00C01944">
      <w:pPr>
        <w:pStyle w:val="ListParagraph"/>
        <w:numPr>
          <w:ilvl w:val="0"/>
          <w:numId w:val="39"/>
        </w:numPr>
        <w:rPr>
          <w:rFonts w:ascii="Calibri" w:hAnsi="Calibri"/>
        </w:rPr>
      </w:pPr>
      <w:r w:rsidRPr="00E443DE">
        <w:rPr>
          <w:rFonts w:ascii="Calibri" w:hAnsi="Calibri"/>
        </w:rPr>
        <w:t>Required Minimum EER</w:t>
      </w:r>
      <w:r w:rsidR="00E87E46" w:rsidRPr="00E443DE">
        <w:rPr>
          <w:rFonts w:ascii="Calibri" w:hAnsi="Calibri"/>
        </w:rPr>
        <w:t>/EER2</w:t>
      </w:r>
      <w:r w:rsidRPr="00E443DE">
        <w:rPr>
          <w:rFonts w:ascii="Calibri" w:hAnsi="Calibri"/>
        </w:rPr>
        <w:t>:</w:t>
      </w:r>
      <w:r w:rsidR="00C01944" w:rsidRPr="00E443DE">
        <w:rPr>
          <w:rFonts w:ascii="Calibri" w:hAnsi="Calibri"/>
        </w:rPr>
        <w:t xml:space="preserve"> This field is filled out automatically. It is referenced from the </w:t>
      </w:r>
      <w:r w:rsidR="00A57B1D" w:rsidRPr="00E443DE">
        <w:rPr>
          <w:rFonts w:ascii="Calibri" w:hAnsi="Calibri"/>
        </w:rPr>
        <w:t>LMCI</w:t>
      </w:r>
      <w:r w:rsidR="00C01944" w:rsidRPr="00E443DE">
        <w:rPr>
          <w:rFonts w:ascii="Calibri" w:hAnsi="Calibri"/>
        </w:rPr>
        <w:t>-MCH-01, which must be completed prior to this document</w:t>
      </w:r>
      <w:r w:rsidR="00CF3F12" w:rsidRPr="00E443DE">
        <w:rPr>
          <w:rFonts w:ascii="Calibri" w:hAnsi="Calibri"/>
        </w:rPr>
        <w:t>.</w:t>
      </w:r>
    </w:p>
    <w:p w14:paraId="7DC3DB51" w14:textId="19AF995F" w:rsidR="00C01944" w:rsidRPr="00E443DE" w:rsidRDefault="00872117" w:rsidP="00C01944">
      <w:pPr>
        <w:pStyle w:val="ListParagraph"/>
        <w:numPr>
          <w:ilvl w:val="0"/>
          <w:numId w:val="39"/>
        </w:numPr>
        <w:rPr>
          <w:rFonts w:ascii="Calibri" w:hAnsi="Calibri"/>
        </w:rPr>
      </w:pPr>
      <w:r w:rsidRPr="00E443DE">
        <w:rPr>
          <w:rFonts w:ascii="Calibri" w:hAnsi="Calibri"/>
        </w:rPr>
        <w:t>Installed EER</w:t>
      </w:r>
      <w:r w:rsidR="00E87E46" w:rsidRPr="00E443DE">
        <w:rPr>
          <w:rFonts w:ascii="Calibri" w:hAnsi="Calibri"/>
        </w:rPr>
        <w:t>/EER2</w:t>
      </w:r>
      <w:r w:rsidRPr="00E443DE">
        <w:rPr>
          <w:rFonts w:ascii="Calibri" w:hAnsi="Calibri"/>
        </w:rPr>
        <w:t xml:space="preserve">: Enter the exact EER value shown on </w:t>
      </w:r>
      <w:r w:rsidR="00560787" w:rsidRPr="00E443DE">
        <w:rPr>
          <w:rFonts w:ascii="Calibri" w:hAnsi="Calibri"/>
        </w:rPr>
        <w:t xml:space="preserve">in the Directory used to certify </w:t>
      </w:r>
      <w:r w:rsidRPr="00E443DE">
        <w:rPr>
          <w:rFonts w:ascii="Calibri" w:hAnsi="Calibri"/>
        </w:rPr>
        <w:t xml:space="preserve">the equipment shown in Section </w:t>
      </w:r>
      <w:r w:rsidR="00442DE2" w:rsidRPr="00E443DE">
        <w:rPr>
          <w:rFonts w:ascii="Calibri" w:hAnsi="Calibri"/>
        </w:rPr>
        <w:t>A</w:t>
      </w:r>
      <w:r w:rsidRPr="00E443DE">
        <w:rPr>
          <w:rFonts w:ascii="Calibri" w:hAnsi="Calibri"/>
        </w:rPr>
        <w:t>, above.</w:t>
      </w:r>
    </w:p>
    <w:p w14:paraId="7DC3DB52" w14:textId="77777777" w:rsidR="00C01944" w:rsidRPr="00E443DE" w:rsidRDefault="00872117" w:rsidP="00C01944">
      <w:pPr>
        <w:pStyle w:val="ListParagraph"/>
        <w:numPr>
          <w:ilvl w:val="0"/>
          <w:numId w:val="39"/>
        </w:numPr>
        <w:rPr>
          <w:rFonts w:ascii="Calibri" w:hAnsi="Calibri"/>
        </w:rPr>
      </w:pPr>
      <w:r w:rsidRPr="00E443DE">
        <w:rPr>
          <w:rFonts w:ascii="Calibri" w:hAnsi="Calibri"/>
        </w:rPr>
        <w:t>Compliance Statement: This field is filled out automatically. Compliance requires that the installed EER meet the required minimum EER</w:t>
      </w:r>
      <w:r w:rsidR="00CF3F12" w:rsidRPr="00E443DE">
        <w:rPr>
          <w:rFonts w:ascii="Calibri" w:hAnsi="Calibri"/>
        </w:rPr>
        <w:t>.</w:t>
      </w:r>
    </w:p>
    <w:p w14:paraId="7DC3DB53" w14:textId="171B0949" w:rsidR="00C01944" w:rsidRPr="00E443DE" w:rsidRDefault="00C01944" w:rsidP="005E0D15">
      <w:pPr>
        <w:rPr>
          <w:rFonts w:ascii="Calibri" w:hAnsi="Calibri"/>
        </w:rPr>
      </w:pPr>
    </w:p>
    <w:p w14:paraId="2104EDBB" w14:textId="582898C4" w:rsidR="00B63AAA" w:rsidRPr="00E443DE" w:rsidRDefault="00B63AAA" w:rsidP="00B63AAA">
      <w:pPr>
        <w:rPr>
          <w:rFonts w:ascii="Calibri" w:hAnsi="Calibri"/>
          <w:b/>
        </w:rPr>
      </w:pPr>
      <w:r w:rsidRPr="00E443DE">
        <w:rPr>
          <w:rFonts w:ascii="Calibri" w:hAnsi="Calibri"/>
          <w:b/>
        </w:rPr>
        <w:t xml:space="preserve">Section </w:t>
      </w:r>
      <w:r w:rsidR="00F642A8" w:rsidRPr="00E443DE">
        <w:rPr>
          <w:rFonts w:ascii="Calibri" w:hAnsi="Calibri"/>
          <w:b/>
        </w:rPr>
        <w:t>F</w:t>
      </w:r>
      <w:r w:rsidRPr="00E443DE">
        <w:rPr>
          <w:rFonts w:ascii="Calibri" w:hAnsi="Calibri"/>
          <w:b/>
        </w:rPr>
        <w:t>. Verified Heat Pump Heating Output</w:t>
      </w:r>
    </w:p>
    <w:p w14:paraId="5520E896" w14:textId="1532D3A6" w:rsidR="00B63AAA" w:rsidRPr="00E443DE" w:rsidRDefault="00B63AAA" w:rsidP="00B63AAA">
      <w:pPr>
        <w:pStyle w:val="ListParagraph"/>
        <w:numPr>
          <w:ilvl w:val="0"/>
          <w:numId w:val="45"/>
        </w:numPr>
        <w:rPr>
          <w:rFonts w:ascii="Calibri" w:hAnsi="Calibri"/>
        </w:rPr>
      </w:pPr>
      <w:r w:rsidRPr="00E443DE">
        <w:rPr>
          <w:rFonts w:ascii="Calibri" w:hAnsi="Calibri"/>
        </w:rPr>
        <w:t xml:space="preserve">Required Heating BTU Output at 47 Degrees F: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6A87B189" w14:textId="7DF81648" w:rsidR="00B63AAA" w:rsidRPr="00E443DE" w:rsidRDefault="00B63AAA" w:rsidP="00B63AAA">
      <w:pPr>
        <w:pStyle w:val="ListParagraph"/>
        <w:numPr>
          <w:ilvl w:val="0"/>
          <w:numId w:val="45"/>
        </w:numPr>
        <w:rPr>
          <w:rFonts w:ascii="Calibri" w:hAnsi="Calibri"/>
        </w:rPr>
      </w:pPr>
      <w:r w:rsidRPr="00E443DE">
        <w:rPr>
          <w:rFonts w:ascii="Calibri" w:hAnsi="Calibri"/>
        </w:rPr>
        <w:t xml:space="preserve">Installed </w:t>
      </w:r>
      <w:r w:rsidR="00F7262C" w:rsidRPr="00E443DE">
        <w:rPr>
          <w:rFonts w:ascii="Calibri" w:hAnsi="Calibri"/>
        </w:rPr>
        <w:t>Heating BTU Output at 47 Degrees F</w:t>
      </w:r>
      <w:r w:rsidRPr="00E443DE">
        <w:rPr>
          <w:rFonts w:ascii="Calibri" w:hAnsi="Calibri"/>
        </w:rPr>
        <w:t xml:space="preserve">: Enter the exact </w:t>
      </w:r>
      <w:r w:rsidR="00F7262C" w:rsidRPr="00E443DE">
        <w:rPr>
          <w:rFonts w:ascii="Calibri" w:hAnsi="Calibri"/>
        </w:rPr>
        <w:t>Heating BTU Output at 47 Degrees F</w:t>
      </w:r>
      <w:r w:rsidRPr="00E443DE">
        <w:rPr>
          <w:rFonts w:ascii="Calibri" w:hAnsi="Calibri"/>
        </w:rPr>
        <w:t xml:space="preserve"> value shown on in the Directory used to certify the equipment shown in Section </w:t>
      </w:r>
      <w:r w:rsidR="00442DE2" w:rsidRPr="00E443DE">
        <w:rPr>
          <w:rFonts w:ascii="Calibri" w:hAnsi="Calibri"/>
        </w:rPr>
        <w:t>A</w:t>
      </w:r>
      <w:r w:rsidRPr="00E443DE">
        <w:rPr>
          <w:rFonts w:ascii="Calibri" w:hAnsi="Calibri"/>
        </w:rPr>
        <w:t>, above.</w:t>
      </w:r>
    </w:p>
    <w:p w14:paraId="48E2C91D" w14:textId="59EE3AB4" w:rsidR="00F7262C" w:rsidRPr="00E443DE" w:rsidRDefault="00F7262C" w:rsidP="00B63AAA">
      <w:pPr>
        <w:pStyle w:val="ListParagraph"/>
        <w:numPr>
          <w:ilvl w:val="0"/>
          <w:numId w:val="45"/>
        </w:numPr>
        <w:rPr>
          <w:rFonts w:ascii="Calibri" w:hAnsi="Calibri"/>
        </w:rPr>
      </w:pPr>
      <w:r w:rsidRPr="00E443DE">
        <w:rPr>
          <w:rFonts w:ascii="Calibri" w:hAnsi="Calibri"/>
        </w:rPr>
        <w:lastRenderedPageBreak/>
        <w:t xml:space="preserve">Required Heating BTU Output at 17 Degrees F: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5DE8F654" w14:textId="317BC8E2" w:rsidR="00F7262C" w:rsidRPr="00E443DE" w:rsidRDefault="00F7262C" w:rsidP="00F7262C">
      <w:pPr>
        <w:pStyle w:val="ListParagraph"/>
        <w:numPr>
          <w:ilvl w:val="0"/>
          <w:numId w:val="45"/>
        </w:numPr>
        <w:rPr>
          <w:rFonts w:ascii="Calibri" w:hAnsi="Calibri"/>
        </w:rPr>
      </w:pPr>
      <w:r w:rsidRPr="00E443DE">
        <w:rPr>
          <w:rFonts w:ascii="Calibri" w:hAnsi="Calibri"/>
        </w:rPr>
        <w:t xml:space="preserve">Installed Heating BTU Output at 17 Degrees F: Enter the exact Heating BTU Output at 17 Degrees F value shown on in the Directory used to certify the equipment shown in Section </w:t>
      </w:r>
      <w:r w:rsidR="00442DE2" w:rsidRPr="00E443DE">
        <w:rPr>
          <w:rFonts w:ascii="Calibri" w:hAnsi="Calibri"/>
        </w:rPr>
        <w:t>A</w:t>
      </w:r>
      <w:r w:rsidRPr="00E443DE">
        <w:rPr>
          <w:rFonts w:ascii="Calibri" w:hAnsi="Calibri"/>
        </w:rPr>
        <w:t>, above.</w:t>
      </w:r>
      <w:r w:rsidR="00E97B67" w:rsidRPr="00E443DE">
        <w:rPr>
          <w:rFonts w:ascii="Calibri" w:hAnsi="Calibri"/>
        </w:rPr>
        <w:t xml:space="preserve"> N/A entry is allowed if</w:t>
      </w:r>
      <w:r w:rsidR="00E97B67" w:rsidRPr="00E443DE" w:rsidDel="008A484F">
        <w:rPr>
          <w:rFonts w:ascii="Calibri" w:hAnsi="Calibri"/>
        </w:rPr>
        <w:t xml:space="preserve"> </w:t>
      </w:r>
      <w:r w:rsidR="00E97B67" w:rsidRPr="00E443DE">
        <w:rPr>
          <w:rFonts w:ascii="Calibri" w:hAnsi="Calibri"/>
        </w:rPr>
        <w:t>heat pump system output is not rated at 17 degrees F in any directory</w:t>
      </w:r>
    </w:p>
    <w:p w14:paraId="72B2B5F3" w14:textId="2837F204" w:rsidR="00B63AAA" w:rsidRPr="00E443DE" w:rsidRDefault="00B63AAA" w:rsidP="00B63AAA">
      <w:pPr>
        <w:pStyle w:val="ListParagraph"/>
        <w:numPr>
          <w:ilvl w:val="0"/>
          <w:numId w:val="45"/>
        </w:numPr>
        <w:rPr>
          <w:rFonts w:ascii="Calibri" w:hAnsi="Calibri"/>
        </w:rPr>
      </w:pPr>
      <w:r w:rsidRPr="00E443DE">
        <w:rPr>
          <w:rFonts w:ascii="Calibri" w:hAnsi="Calibri"/>
        </w:rPr>
        <w:t xml:space="preserve">Compliance Statement: This field is filled out automatically. </w:t>
      </w:r>
      <w:r w:rsidR="00E97B67" w:rsidRPr="00E443DE">
        <w:rPr>
          <w:rFonts w:ascii="Calibri" w:hAnsi="Calibri"/>
        </w:rPr>
        <w:t>If both rating points are available c</w:t>
      </w:r>
      <w:r w:rsidRPr="00E443DE">
        <w:rPr>
          <w:rFonts w:ascii="Calibri" w:hAnsi="Calibri"/>
        </w:rPr>
        <w:t xml:space="preserve">ompliance requires that the installed </w:t>
      </w:r>
      <w:r w:rsidR="00F7262C" w:rsidRPr="00E443DE">
        <w:rPr>
          <w:rFonts w:ascii="Calibri" w:hAnsi="Calibri"/>
        </w:rPr>
        <w:t>Heating BTU Output at 47 Degrees and Heating BTU Output at 17 Degrees</w:t>
      </w:r>
      <w:r w:rsidRPr="00E443DE">
        <w:rPr>
          <w:rFonts w:ascii="Calibri" w:hAnsi="Calibri"/>
        </w:rPr>
        <w:t xml:space="preserve"> </w:t>
      </w:r>
      <w:r w:rsidR="00E97B67" w:rsidRPr="00E443DE">
        <w:rPr>
          <w:rFonts w:ascii="Calibri" w:hAnsi="Calibri"/>
        </w:rPr>
        <w:t xml:space="preserve">meet the required minimum from </w:t>
      </w:r>
      <w:r w:rsidR="00A57B1D" w:rsidRPr="00E443DE">
        <w:rPr>
          <w:rFonts w:ascii="Calibri" w:hAnsi="Calibri"/>
        </w:rPr>
        <w:t>LMCI</w:t>
      </w:r>
      <w:r w:rsidR="00E97B67" w:rsidRPr="00E443DE">
        <w:rPr>
          <w:rFonts w:ascii="Calibri" w:hAnsi="Calibri"/>
        </w:rPr>
        <w:t xml:space="preserve">-MCH-01 or if the high temperature is available compliance requires that the installed Heating BTU Output at 47 Degrees meet the required minimum from </w:t>
      </w:r>
      <w:r w:rsidR="00A57B1D" w:rsidRPr="00E443DE">
        <w:rPr>
          <w:rFonts w:ascii="Calibri" w:hAnsi="Calibri"/>
        </w:rPr>
        <w:t>LMCI</w:t>
      </w:r>
      <w:r w:rsidR="00E97B67" w:rsidRPr="00E443DE">
        <w:rPr>
          <w:rFonts w:ascii="Calibri" w:hAnsi="Calibri"/>
        </w:rPr>
        <w:t>-MCH-01</w:t>
      </w:r>
      <w:r w:rsidRPr="00E443DE">
        <w:rPr>
          <w:rFonts w:ascii="Calibri" w:hAnsi="Calibri"/>
        </w:rPr>
        <w:t>.</w:t>
      </w:r>
    </w:p>
    <w:p w14:paraId="1996E2FB" w14:textId="77777777" w:rsidR="00B63AAA" w:rsidRPr="00E443DE" w:rsidRDefault="00B63AAA" w:rsidP="00E97B67">
      <w:pPr>
        <w:rPr>
          <w:rFonts w:ascii="Calibri" w:hAnsi="Calibri"/>
        </w:rPr>
      </w:pPr>
    </w:p>
    <w:p w14:paraId="4EDC5A16" w14:textId="30A51896" w:rsidR="00A76DC6" w:rsidRPr="00E443DE" w:rsidRDefault="00A76DC6" w:rsidP="00A76DC6">
      <w:pPr>
        <w:rPr>
          <w:rFonts w:ascii="Calibri" w:hAnsi="Calibri"/>
          <w:b/>
        </w:rPr>
      </w:pPr>
      <w:r w:rsidRPr="00E443DE">
        <w:rPr>
          <w:rFonts w:ascii="Calibri" w:hAnsi="Calibri"/>
          <w:b/>
        </w:rPr>
        <w:t xml:space="preserve">Section G. Verified </w:t>
      </w:r>
      <w:r w:rsidR="00D04639" w:rsidRPr="00E443DE">
        <w:rPr>
          <w:rFonts w:ascii="Calibri" w:hAnsi="Calibri"/>
          <w:b/>
        </w:rPr>
        <w:t xml:space="preserve">Heat Pump </w:t>
      </w:r>
      <w:r w:rsidRPr="00E443DE">
        <w:rPr>
          <w:rFonts w:ascii="Calibri" w:hAnsi="Calibri"/>
          <w:b/>
        </w:rPr>
        <w:t>System HSPF</w:t>
      </w:r>
      <w:r w:rsidR="00411923" w:rsidRPr="00E443DE">
        <w:rPr>
          <w:rFonts w:ascii="Calibri" w:hAnsi="Calibri"/>
          <w:b/>
        </w:rPr>
        <w:t>/HSPF2</w:t>
      </w:r>
    </w:p>
    <w:p w14:paraId="7678D4C2" w14:textId="054C514F" w:rsidR="00A76DC6" w:rsidRPr="00E443DE" w:rsidRDefault="00A76DC6" w:rsidP="00E443DE">
      <w:pPr>
        <w:pStyle w:val="ListParagraph"/>
        <w:numPr>
          <w:ilvl w:val="0"/>
          <w:numId w:val="49"/>
        </w:numPr>
        <w:rPr>
          <w:rFonts w:ascii="Calibri" w:hAnsi="Calibri"/>
        </w:rPr>
      </w:pPr>
      <w:r w:rsidRPr="00E443DE">
        <w:rPr>
          <w:rFonts w:ascii="Calibri" w:hAnsi="Calibri"/>
        </w:rPr>
        <w:t>Required Minimum HSPF</w:t>
      </w:r>
      <w:r w:rsidR="00411923" w:rsidRPr="00E443DE">
        <w:rPr>
          <w:rFonts w:ascii="Calibri" w:hAnsi="Calibri"/>
        </w:rPr>
        <w:t>/HSPF2</w:t>
      </w:r>
      <w:r w:rsidRPr="00E443DE">
        <w:rPr>
          <w:rFonts w:ascii="Calibri" w:hAnsi="Calibri"/>
        </w:rPr>
        <w:t xml:space="preserve">: This field is filled out automatically. It is referenced from the </w:t>
      </w:r>
      <w:r w:rsidR="00A57B1D" w:rsidRPr="00E443DE">
        <w:rPr>
          <w:rFonts w:ascii="Calibri" w:hAnsi="Calibri"/>
        </w:rPr>
        <w:t>LMCI</w:t>
      </w:r>
      <w:r w:rsidRPr="00E443DE">
        <w:rPr>
          <w:rFonts w:ascii="Calibri" w:hAnsi="Calibri"/>
        </w:rPr>
        <w:t>-MCH-01, which must be completed prior to this document.</w:t>
      </w:r>
    </w:p>
    <w:p w14:paraId="1486FD5B" w14:textId="675EBDFF" w:rsidR="00A76DC6" w:rsidRPr="00E443DE" w:rsidRDefault="00A76DC6" w:rsidP="00E443DE">
      <w:pPr>
        <w:pStyle w:val="ListParagraph"/>
        <w:numPr>
          <w:ilvl w:val="0"/>
          <w:numId w:val="49"/>
        </w:numPr>
        <w:rPr>
          <w:rFonts w:ascii="Calibri" w:hAnsi="Calibri"/>
        </w:rPr>
      </w:pPr>
      <w:r w:rsidRPr="00E443DE">
        <w:rPr>
          <w:rFonts w:ascii="Calibri" w:hAnsi="Calibri"/>
        </w:rPr>
        <w:t>Installed HSPF</w:t>
      </w:r>
      <w:r w:rsidR="00411923" w:rsidRPr="00E443DE">
        <w:rPr>
          <w:rFonts w:ascii="Calibri" w:hAnsi="Calibri"/>
        </w:rPr>
        <w:t>/HSPF2</w:t>
      </w:r>
      <w:r w:rsidRPr="00E443DE">
        <w:rPr>
          <w:rFonts w:ascii="Calibri" w:hAnsi="Calibri"/>
        </w:rPr>
        <w:t>: Enter the exact HSPF value shown on in the Directory used to certify the equipment shown in Section A, above.</w:t>
      </w:r>
    </w:p>
    <w:p w14:paraId="19B24EAC" w14:textId="19375E02" w:rsidR="00A76DC6" w:rsidRPr="00E443DE" w:rsidRDefault="00A76DC6" w:rsidP="00E443DE">
      <w:pPr>
        <w:pStyle w:val="ListParagraph"/>
        <w:numPr>
          <w:ilvl w:val="0"/>
          <w:numId w:val="49"/>
        </w:numPr>
        <w:rPr>
          <w:rFonts w:ascii="Calibri" w:hAnsi="Calibri"/>
        </w:rPr>
      </w:pPr>
      <w:r w:rsidRPr="00E443DE">
        <w:rPr>
          <w:rFonts w:ascii="Calibri" w:hAnsi="Calibri"/>
        </w:rPr>
        <w:t>Compliance Statement: This field is filled out automatically. Compliance requires that the installed HSPF meet the required minimum EER.</w:t>
      </w:r>
    </w:p>
    <w:p w14:paraId="6A8F76EF" w14:textId="77777777" w:rsidR="00A76DC6" w:rsidRPr="00E443DE" w:rsidRDefault="00A76DC6" w:rsidP="00C01944">
      <w:pPr>
        <w:rPr>
          <w:rFonts w:ascii="Calibri" w:hAnsi="Calibri"/>
          <w:b/>
        </w:rPr>
      </w:pPr>
    </w:p>
    <w:p w14:paraId="7DC3DB54" w14:textId="74D66256" w:rsidR="00C01944" w:rsidRPr="00E443DE" w:rsidDel="004E3E8B" w:rsidRDefault="00872117" w:rsidP="00C01944">
      <w:pPr>
        <w:rPr>
          <w:rFonts w:ascii="Calibri" w:hAnsi="Calibri"/>
          <w:b/>
        </w:rPr>
      </w:pPr>
      <w:r w:rsidRPr="00E443DE">
        <w:rPr>
          <w:rFonts w:ascii="Calibri" w:hAnsi="Calibri"/>
          <w:b/>
        </w:rPr>
        <w:t xml:space="preserve">Section </w:t>
      </w:r>
      <w:r w:rsidR="00A76DC6" w:rsidRPr="00E443DE">
        <w:rPr>
          <w:rFonts w:ascii="Calibri" w:hAnsi="Calibri"/>
          <w:b/>
        </w:rPr>
        <w:t>H</w:t>
      </w:r>
      <w:r w:rsidRPr="00E443DE">
        <w:rPr>
          <w:rFonts w:ascii="Calibri" w:hAnsi="Calibri"/>
          <w:b/>
        </w:rPr>
        <w:t xml:space="preserve">. Verified </w:t>
      </w:r>
      <w:r w:rsidR="00F7262C" w:rsidRPr="00E443DE">
        <w:rPr>
          <w:rFonts w:ascii="Calibri" w:hAnsi="Calibri"/>
          <w:b/>
          <w:szCs w:val="18"/>
        </w:rPr>
        <w:t>Space Conditioning</w:t>
      </w:r>
      <w:r w:rsidRPr="00E443DE">
        <w:rPr>
          <w:rFonts w:ascii="Calibri" w:hAnsi="Calibri"/>
          <w:b/>
        </w:rPr>
        <w:t xml:space="preserve"> System Air Handler/Furnace</w:t>
      </w:r>
    </w:p>
    <w:p w14:paraId="7DC3DB55" w14:textId="77777777" w:rsidR="00C01944" w:rsidRPr="00E443DE" w:rsidRDefault="00872117" w:rsidP="00C01944">
      <w:pPr>
        <w:pStyle w:val="ListParagraph"/>
        <w:numPr>
          <w:ilvl w:val="0"/>
          <w:numId w:val="40"/>
        </w:numPr>
        <w:rPr>
          <w:rFonts w:asciiTheme="minorHAnsi" w:hAnsiTheme="minorHAnsi"/>
        </w:rPr>
      </w:pPr>
      <w:r w:rsidRPr="00E443DE">
        <w:rPr>
          <w:rFonts w:asciiTheme="minorHAnsi" w:hAnsiTheme="minorHAnsi"/>
        </w:rPr>
        <w:t>This statement must be true for the system to comply.</w:t>
      </w:r>
    </w:p>
    <w:p w14:paraId="7DC3DB56" w14:textId="77777777" w:rsidR="00C01944" w:rsidRPr="00E443DE" w:rsidRDefault="00C01944" w:rsidP="00C01944">
      <w:pPr>
        <w:rPr>
          <w:rFonts w:asciiTheme="minorHAnsi" w:hAnsiTheme="minorHAnsi"/>
        </w:rPr>
      </w:pPr>
    </w:p>
    <w:p w14:paraId="7DC3DB57" w14:textId="5F876E15" w:rsidR="00C01944" w:rsidRPr="00E443DE" w:rsidDel="004E3E8B" w:rsidRDefault="00872117" w:rsidP="00C01944">
      <w:pPr>
        <w:rPr>
          <w:rFonts w:ascii="Calibri" w:hAnsi="Calibri"/>
          <w:b/>
        </w:rPr>
      </w:pPr>
      <w:r w:rsidRPr="00E443DE">
        <w:rPr>
          <w:rFonts w:ascii="Calibri" w:hAnsi="Calibri"/>
          <w:b/>
        </w:rPr>
        <w:t xml:space="preserve">Section </w:t>
      </w:r>
      <w:r w:rsidR="00A76DC6" w:rsidRPr="00E443DE">
        <w:rPr>
          <w:rFonts w:ascii="Calibri" w:hAnsi="Calibri"/>
          <w:b/>
        </w:rPr>
        <w:t>I</w:t>
      </w:r>
      <w:r w:rsidRPr="00E443DE">
        <w:rPr>
          <w:rFonts w:ascii="Calibri" w:hAnsi="Calibri"/>
          <w:b/>
        </w:rPr>
        <w:t xml:space="preserve">. Verified </w:t>
      </w:r>
      <w:r w:rsidR="00F7262C" w:rsidRPr="00E443DE">
        <w:rPr>
          <w:rFonts w:ascii="Calibri" w:hAnsi="Calibri"/>
          <w:b/>
          <w:szCs w:val="18"/>
        </w:rPr>
        <w:t>Space Conditioning</w:t>
      </w:r>
      <w:r w:rsidRPr="00E443DE">
        <w:rPr>
          <w:rFonts w:ascii="Calibri" w:hAnsi="Calibri"/>
          <w:b/>
        </w:rPr>
        <w:t xml:space="preserve"> System Time Delay Relay</w:t>
      </w:r>
    </w:p>
    <w:p w14:paraId="7DC3DB58" w14:textId="77777777" w:rsidR="00C01944" w:rsidRPr="00E443DE" w:rsidRDefault="00872117" w:rsidP="00C01944">
      <w:pPr>
        <w:pStyle w:val="ListParagraph"/>
        <w:numPr>
          <w:ilvl w:val="0"/>
          <w:numId w:val="41"/>
        </w:numPr>
        <w:rPr>
          <w:rFonts w:asciiTheme="minorHAnsi" w:hAnsiTheme="minorHAnsi"/>
        </w:rPr>
      </w:pPr>
      <w:r w:rsidRPr="00E443DE">
        <w:rPr>
          <w:rFonts w:asciiTheme="minorHAnsi" w:hAnsiTheme="minorHAnsi"/>
        </w:rPr>
        <w:t>This statement must be true for the system to comply.</w:t>
      </w:r>
    </w:p>
    <w:p w14:paraId="7DC3DB59" w14:textId="77777777" w:rsidR="00C01944" w:rsidRPr="00E443DE" w:rsidRDefault="00C01944" w:rsidP="00C01944">
      <w:pPr>
        <w:rPr>
          <w:rFonts w:asciiTheme="minorHAnsi" w:hAnsiTheme="minorHAnsi"/>
        </w:rPr>
      </w:pPr>
    </w:p>
    <w:p w14:paraId="7DC3DB5A" w14:textId="69970ABF" w:rsidR="00C01944" w:rsidRPr="00E443DE" w:rsidRDefault="00872117" w:rsidP="00C01944">
      <w:pPr>
        <w:rPr>
          <w:rFonts w:asciiTheme="minorHAnsi" w:hAnsiTheme="minorHAnsi"/>
        </w:rPr>
      </w:pPr>
      <w:r w:rsidRPr="00E443DE">
        <w:rPr>
          <w:rFonts w:ascii="Calibri" w:hAnsi="Calibri"/>
          <w:b/>
        </w:rPr>
        <w:t xml:space="preserve">Section </w:t>
      </w:r>
      <w:r w:rsidR="00A76DC6" w:rsidRPr="00E443DE">
        <w:rPr>
          <w:rFonts w:ascii="Calibri" w:hAnsi="Calibri"/>
          <w:b/>
        </w:rPr>
        <w:t>J</w:t>
      </w:r>
      <w:r w:rsidRPr="00E443DE">
        <w:rPr>
          <w:rFonts w:ascii="Calibri" w:hAnsi="Calibri"/>
          <w:b/>
        </w:rPr>
        <w:t xml:space="preserve">. Verified </w:t>
      </w:r>
      <w:r w:rsidR="00F7262C" w:rsidRPr="00E443DE">
        <w:rPr>
          <w:rFonts w:ascii="Calibri" w:hAnsi="Calibri"/>
          <w:b/>
          <w:szCs w:val="18"/>
        </w:rPr>
        <w:t>Space Conditioning</w:t>
      </w:r>
      <w:r w:rsidRPr="00E443DE">
        <w:rPr>
          <w:rFonts w:ascii="Calibri" w:hAnsi="Calibri"/>
          <w:b/>
        </w:rPr>
        <w:t xml:space="preserve"> System TXV</w:t>
      </w:r>
    </w:p>
    <w:p w14:paraId="7DC3DB5B" w14:textId="77777777" w:rsidR="00C01944" w:rsidRPr="00E443DE" w:rsidRDefault="00872117" w:rsidP="00C01944">
      <w:pPr>
        <w:pStyle w:val="ListParagraph"/>
        <w:numPr>
          <w:ilvl w:val="0"/>
          <w:numId w:val="42"/>
        </w:numPr>
        <w:rPr>
          <w:rFonts w:asciiTheme="minorHAnsi" w:hAnsiTheme="minorHAnsi"/>
        </w:rPr>
      </w:pPr>
      <w:r w:rsidRPr="00E443DE">
        <w:rPr>
          <w:rFonts w:asciiTheme="minorHAnsi" w:hAnsiTheme="minorHAnsi"/>
        </w:rPr>
        <w:t>This statement must be true for the system to comply.</w:t>
      </w:r>
    </w:p>
    <w:p w14:paraId="7DC3DB5F" w14:textId="77777777" w:rsidR="00C01944" w:rsidRPr="00E443DE" w:rsidRDefault="00C01944" w:rsidP="00FB0E35">
      <w:pPr>
        <w:rPr>
          <w:rFonts w:ascii="Calibri" w:hAnsi="Calibri"/>
          <w:b/>
          <w:bCs/>
          <w:sz w:val="18"/>
          <w:szCs w:val="18"/>
        </w:rPr>
      </w:pPr>
    </w:p>
    <w:p w14:paraId="7DC3DB60" w14:textId="77777777" w:rsidR="005910C2" w:rsidRPr="00E443DE" w:rsidRDefault="005910C2" w:rsidP="00FB0E35">
      <w:pPr>
        <w:rPr>
          <w:rFonts w:ascii="Calibri" w:hAnsi="Calibri"/>
          <w:b/>
          <w:bCs/>
          <w:sz w:val="18"/>
          <w:szCs w:val="18"/>
        </w:rPr>
        <w:sectPr w:rsidR="005910C2" w:rsidRPr="00E443DE" w:rsidSect="0077056E">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7"/>
        <w:gridCol w:w="4753"/>
        <w:gridCol w:w="5486"/>
      </w:tblGrid>
      <w:tr w:rsidR="005910C2" w:rsidRPr="00E443DE" w14:paraId="7DC3DB63" w14:textId="77777777" w:rsidTr="00F8738A">
        <w:trPr>
          <w:cantSplit/>
          <w:trHeight w:val="144"/>
        </w:trPr>
        <w:tc>
          <w:tcPr>
            <w:tcW w:w="5000" w:type="pct"/>
            <w:gridSpan w:val="3"/>
            <w:vAlign w:val="center"/>
          </w:tcPr>
          <w:p w14:paraId="7DC3DB61" w14:textId="77777777" w:rsidR="005910C2" w:rsidRPr="00E443DE" w:rsidRDefault="005910C2" w:rsidP="006B2FEB">
            <w:pPr>
              <w:rPr>
                <w:rFonts w:asciiTheme="minorHAnsi" w:hAnsiTheme="minorHAnsi"/>
                <w:b/>
                <w:szCs w:val="18"/>
              </w:rPr>
            </w:pPr>
            <w:r w:rsidRPr="00E443DE">
              <w:rPr>
                <w:rFonts w:asciiTheme="minorHAnsi" w:hAnsiTheme="minorHAnsi"/>
                <w:b/>
                <w:szCs w:val="18"/>
              </w:rPr>
              <w:lastRenderedPageBreak/>
              <w:t>A. System Information</w:t>
            </w:r>
          </w:p>
          <w:p w14:paraId="7DC3DB62" w14:textId="0A8A3EDD" w:rsidR="005910C2" w:rsidRPr="00E443DE" w:rsidRDefault="005910C2" w:rsidP="006B2FEB">
            <w:pPr>
              <w:rPr>
                <w:rFonts w:asciiTheme="minorHAnsi" w:hAnsiTheme="minorHAnsi"/>
                <w:i/>
                <w:sz w:val="18"/>
                <w:szCs w:val="18"/>
              </w:rPr>
            </w:pPr>
            <w:r w:rsidRPr="00E443DE">
              <w:rPr>
                <w:rFonts w:asciiTheme="minorHAnsi" w:hAnsiTheme="minorHAnsi"/>
                <w:i/>
                <w:sz w:val="18"/>
                <w:szCs w:val="18"/>
              </w:rPr>
              <w:t>Procedures for verification of High SEER</w:t>
            </w:r>
            <w:r w:rsidR="004246D4" w:rsidRPr="00E443DE">
              <w:rPr>
                <w:rFonts w:asciiTheme="minorHAnsi" w:hAnsiTheme="minorHAnsi"/>
                <w:i/>
                <w:sz w:val="18"/>
                <w:szCs w:val="18"/>
              </w:rPr>
              <w:t>/SEER2</w:t>
            </w:r>
            <w:r w:rsidRPr="00E443DE">
              <w:rPr>
                <w:rFonts w:asciiTheme="minorHAnsi" w:hAnsiTheme="minorHAnsi"/>
                <w:i/>
                <w:sz w:val="18"/>
                <w:szCs w:val="18"/>
              </w:rPr>
              <w:t xml:space="preserve"> and EER</w:t>
            </w:r>
            <w:r w:rsidR="001D5B74" w:rsidRPr="00E443DE">
              <w:rPr>
                <w:rFonts w:asciiTheme="minorHAnsi" w:hAnsiTheme="minorHAnsi"/>
                <w:i/>
                <w:sz w:val="18"/>
                <w:szCs w:val="18"/>
              </w:rPr>
              <w:t>/EER2</w:t>
            </w:r>
            <w:r w:rsidRPr="00E443DE">
              <w:rPr>
                <w:rFonts w:asciiTheme="minorHAnsi" w:hAnsiTheme="minorHAnsi"/>
                <w:i/>
                <w:sz w:val="18"/>
                <w:szCs w:val="18"/>
              </w:rPr>
              <w:t xml:space="preserve"> Equipment are described in Reference Appendix RA3.4.  Each HVAC system requiring verification must use a separate form.</w:t>
            </w:r>
          </w:p>
        </w:tc>
      </w:tr>
      <w:tr w:rsidR="0079167B" w:rsidRPr="00E443DE" w14:paraId="7DC3DB67" w14:textId="77777777" w:rsidTr="00F8738A">
        <w:trPr>
          <w:cantSplit/>
          <w:trHeight w:val="144"/>
        </w:trPr>
        <w:tc>
          <w:tcPr>
            <w:tcW w:w="267" w:type="pct"/>
            <w:vAlign w:val="center"/>
          </w:tcPr>
          <w:p w14:paraId="7DC3DB64" w14:textId="77777777" w:rsidR="0079167B" w:rsidRPr="00E443DE" w:rsidRDefault="0079167B" w:rsidP="0079167B">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01</w:t>
            </w:r>
          </w:p>
        </w:tc>
        <w:tc>
          <w:tcPr>
            <w:tcW w:w="2197" w:type="pct"/>
            <w:vAlign w:val="center"/>
          </w:tcPr>
          <w:p w14:paraId="7DC3DB65" w14:textId="3D708662" w:rsidR="0079167B" w:rsidRPr="00E443DE" w:rsidRDefault="0079167B" w:rsidP="0079167B">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 xml:space="preserve">Space Conditioning System Identification or Name </w:t>
            </w:r>
          </w:p>
        </w:tc>
        <w:tc>
          <w:tcPr>
            <w:tcW w:w="2536" w:type="pct"/>
            <w:vAlign w:val="center"/>
          </w:tcPr>
          <w:p w14:paraId="7DC3DB66" w14:textId="5BD7EC9C" w:rsidR="0079167B" w:rsidRPr="00E443DE" w:rsidRDefault="0079167B" w:rsidP="0079167B">
            <w:pPr>
              <w:rPr>
                <w:rFonts w:asciiTheme="minorHAnsi" w:hAnsiTheme="minorHAnsi"/>
                <w:sz w:val="18"/>
                <w:szCs w:val="18"/>
              </w:rPr>
            </w:pPr>
            <w:r w:rsidRPr="00E443DE">
              <w:rPr>
                <w:rFonts w:asciiTheme="minorHAnsi" w:hAnsiTheme="minorHAnsi"/>
                <w:sz w:val="18"/>
                <w:szCs w:val="18"/>
              </w:rPr>
              <w:t xml:space="preserve">&lt;&lt;auto filled text: referenced from </w:t>
            </w:r>
            <w:r w:rsidR="00A57B1D" w:rsidRPr="00E443DE">
              <w:rPr>
                <w:rFonts w:asciiTheme="minorHAnsi" w:hAnsiTheme="minorHAnsi"/>
                <w:sz w:val="18"/>
                <w:szCs w:val="18"/>
              </w:rPr>
              <w:t>LMCI</w:t>
            </w:r>
            <w:r w:rsidRPr="00E443DE">
              <w:rPr>
                <w:rFonts w:asciiTheme="minorHAnsi" w:hAnsiTheme="minorHAnsi"/>
                <w:sz w:val="18"/>
                <w:szCs w:val="18"/>
              </w:rPr>
              <w:t>-MCH-01&gt;&gt;</w:t>
            </w:r>
          </w:p>
        </w:tc>
      </w:tr>
      <w:tr w:rsidR="0079167B" w:rsidRPr="00E443DE" w14:paraId="7DC3DB6B" w14:textId="77777777" w:rsidTr="00F8738A">
        <w:trPr>
          <w:cantSplit/>
          <w:trHeight w:val="144"/>
        </w:trPr>
        <w:tc>
          <w:tcPr>
            <w:tcW w:w="267" w:type="pct"/>
            <w:vAlign w:val="center"/>
          </w:tcPr>
          <w:p w14:paraId="7DC3DB68" w14:textId="52C97318" w:rsidR="0079167B" w:rsidRPr="00E443DE" w:rsidRDefault="0079167B" w:rsidP="0079167B">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02</w:t>
            </w:r>
          </w:p>
        </w:tc>
        <w:tc>
          <w:tcPr>
            <w:tcW w:w="2197" w:type="pct"/>
            <w:vAlign w:val="center"/>
          </w:tcPr>
          <w:p w14:paraId="7DC3DB69" w14:textId="20E034F8" w:rsidR="0079167B" w:rsidRPr="00E443DE" w:rsidRDefault="0079167B" w:rsidP="0079167B">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Space Conditioning System Description of Area Served</w:t>
            </w:r>
          </w:p>
        </w:tc>
        <w:tc>
          <w:tcPr>
            <w:tcW w:w="2536" w:type="pct"/>
            <w:vAlign w:val="center"/>
          </w:tcPr>
          <w:p w14:paraId="7DC3DB6A" w14:textId="059CFD42" w:rsidR="0079167B" w:rsidRPr="00E443DE" w:rsidRDefault="0079167B" w:rsidP="0079167B">
            <w:pPr>
              <w:pStyle w:val="Header"/>
              <w:rPr>
                <w:rFonts w:asciiTheme="minorHAnsi" w:hAnsiTheme="minorHAnsi"/>
                <w:sz w:val="18"/>
                <w:szCs w:val="18"/>
              </w:rPr>
            </w:pPr>
            <w:r w:rsidRPr="00E443DE">
              <w:rPr>
                <w:rFonts w:asciiTheme="minorHAnsi" w:hAnsiTheme="minorHAnsi"/>
                <w:sz w:val="18"/>
                <w:szCs w:val="18"/>
              </w:rPr>
              <w:t xml:space="preserve">&lt;&lt; auto filled text: referenced from </w:t>
            </w:r>
            <w:r w:rsidR="00A57B1D" w:rsidRPr="00E443DE">
              <w:rPr>
                <w:rFonts w:asciiTheme="minorHAnsi" w:hAnsiTheme="minorHAnsi"/>
                <w:sz w:val="18"/>
                <w:szCs w:val="18"/>
              </w:rPr>
              <w:t>LMCI</w:t>
            </w:r>
            <w:r w:rsidRPr="00E443DE">
              <w:rPr>
                <w:rFonts w:asciiTheme="minorHAnsi" w:hAnsiTheme="minorHAnsi"/>
                <w:sz w:val="18"/>
                <w:szCs w:val="18"/>
              </w:rPr>
              <w:t>-MCH-01&gt;&gt;</w:t>
            </w:r>
          </w:p>
        </w:tc>
      </w:tr>
      <w:tr w:rsidR="0041054C" w:rsidRPr="00E443DE" w14:paraId="10744C7F" w14:textId="77777777" w:rsidTr="00F8738A">
        <w:trPr>
          <w:cantSplit/>
          <w:trHeight w:val="144"/>
        </w:trPr>
        <w:tc>
          <w:tcPr>
            <w:tcW w:w="267" w:type="pct"/>
            <w:vAlign w:val="center"/>
          </w:tcPr>
          <w:p w14:paraId="08DEE988" w14:textId="2A5841CF" w:rsidR="0041054C" w:rsidRPr="00E443DE" w:rsidRDefault="002B10BD" w:rsidP="00A53C83">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03</w:t>
            </w:r>
            <w:r w:rsidR="00E94F0D" w:rsidRPr="00E443DE">
              <w:rPr>
                <w:rFonts w:asciiTheme="minorHAnsi" w:hAnsiTheme="minorHAnsi"/>
                <w:sz w:val="18"/>
                <w:szCs w:val="18"/>
              </w:rPr>
              <w:t>a</w:t>
            </w:r>
          </w:p>
        </w:tc>
        <w:tc>
          <w:tcPr>
            <w:tcW w:w="2197" w:type="pct"/>
            <w:vAlign w:val="center"/>
          </w:tcPr>
          <w:p w14:paraId="6AB1C14C" w14:textId="3A566BDE" w:rsidR="0041054C" w:rsidRPr="00E443DE" w:rsidRDefault="00275695" w:rsidP="00216F5E">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Efficiency Metric</w:t>
            </w:r>
          </w:p>
        </w:tc>
        <w:tc>
          <w:tcPr>
            <w:tcW w:w="2536" w:type="pct"/>
            <w:vAlign w:val="center"/>
          </w:tcPr>
          <w:p w14:paraId="1A159EB5" w14:textId="746CA73E" w:rsidR="00247BCC" w:rsidRPr="00935DFF" w:rsidRDefault="00275695" w:rsidP="00247BCC">
            <w:pPr>
              <w:tabs>
                <w:tab w:val="center" w:pos="4320"/>
                <w:tab w:val="right" w:pos="8640"/>
              </w:tabs>
              <w:rPr>
                <w:ins w:id="4" w:author="Alhabibi, Haider@Energy" w:date="2022-08-02T13:23:00Z"/>
                <w:rFonts w:asciiTheme="minorHAnsi" w:hAnsiTheme="minorHAnsi"/>
                <w:sz w:val="18"/>
                <w:szCs w:val="18"/>
              </w:rPr>
            </w:pPr>
            <w:r w:rsidRPr="00E443DE">
              <w:rPr>
                <w:rFonts w:asciiTheme="minorHAnsi" w:hAnsiTheme="minorHAnsi"/>
                <w:sz w:val="18"/>
                <w:szCs w:val="18"/>
              </w:rPr>
              <w:t>&lt;&lt;</w:t>
            </w:r>
            <w:ins w:id="5" w:author="Alhabibi, Haider@Energy" w:date="2022-08-02T13:23:00Z">
              <w:r w:rsidR="00247BCC" w:rsidRPr="005C3FF1">
                <w:rPr>
                  <w:rFonts w:asciiTheme="minorHAnsi" w:hAnsiTheme="minorHAnsi"/>
                  <w:sz w:val="18"/>
                  <w:szCs w:val="18"/>
                </w:rPr>
                <w:t xml:space="preserve"> auto filled text: referenced from CF2R-MCH-01</w:t>
              </w:r>
              <w:r w:rsidR="00247BCC" w:rsidRPr="00935DFF">
                <w:rPr>
                  <w:rFonts w:asciiTheme="minorHAnsi" w:hAnsiTheme="minorHAnsi"/>
                  <w:sz w:val="18"/>
                  <w:szCs w:val="18"/>
                </w:rPr>
                <w:t>;</w:t>
              </w:r>
            </w:ins>
          </w:p>
          <w:p w14:paraId="4A76412C" w14:textId="77777777" w:rsidR="00247BCC" w:rsidRPr="00935DFF" w:rsidRDefault="00247BCC" w:rsidP="00247BCC">
            <w:pPr>
              <w:tabs>
                <w:tab w:val="center" w:pos="4320"/>
                <w:tab w:val="right" w:pos="8640"/>
              </w:tabs>
              <w:rPr>
                <w:ins w:id="6" w:author="Alhabibi, Haider@Energy" w:date="2022-08-02T13:23:00Z"/>
                <w:rFonts w:asciiTheme="minorHAnsi" w:hAnsiTheme="minorHAnsi"/>
                <w:sz w:val="18"/>
                <w:szCs w:val="18"/>
              </w:rPr>
            </w:pPr>
            <w:ins w:id="7" w:author="Alhabibi, Haider@Energy" w:date="2022-08-02T13:23:00Z">
              <w:r w:rsidRPr="00935DFF">
                <w:rPr>
                  <w:rFonts w:asciiTheme="minorHAnsi" w:hAnsiTheme="minorHAnsi"/>
                  <w:sz w:val="18"/>
                  <w:szCs w:val="18"/>
                </w:rPr>
                <w:t>if value from MCH-01 is EER2 or EER2/SEER2, then result = EER2/SEER2;</w:t>
              </w:r>
            </w:ins>
          </w:p>
          <w:p w14:paraId="27918F46" w14:textId="1814E39C" w:rsidR="0041054C" w:rsidRPr="00E443DE" w:rsidDel="00247BCC" w:rsidRDefault="00247BCC" w:rsidP="00247BCC">
            <w:pPr>
              <w:tabs>
                <w:tab w:val="center" w:pos="4320"/>
                <w:tab w:val="right" w:pos="8640"/>
              </w:tabs>
              <w:rPr>
                <w:del w:id="8" w:author="Alhabibi, Haider@Energy" w:date="2022-08-02T13:23:00Z"/>
                <w:rFonts w:asciiTheme="minorHAnsi" w:hAnsiTheme="minorHAnsi"/>
                <w:sz w:val="18"/>
                <w:szCs w:val="18"/>
              </w:rPr>
            </w:pPr>
            <w:ins w:id="9" w:author="Alhabibi, Haider@Energy" w:date="2022-08-02T13:23:00Z">
              <w:r w:rsidRPr="00935DFF">
                <w:rPr>
                  <w:rFonts w:asciiTheme="minorHAnsi" w:hAnsiTheme="minorHAnsi"/>
                  <w:sz w:val="18"/>
                  <w:szCs w:val="18"/>
                </w:rPr>
                <w:t>else if value is EER or EER/SEER, then value = EER/SEER</w:t>
              </w:r>
              <w:r w:rsidRPr="00E443DE" w:rsidDel="00247BCC">
                <w:rPr>
                  <w:rFonts w:asciiTheme="minorHAnsi" w:hAnsiTheme="minorHAnsi"/>
                  <w:sz w:val="18"/>
                  <w:szCs w:val="18"/>
                </w:rPr>
                <w:t xml:space="preserve"> </w:t>
              </w:r>
            </w:ins>
            <w:del w:id="10" w:author="Alhabibi, Haider@Energy" w:date="2022-08-02T13:23:00Z">
              <w:r w:rsidR="00275695" w:rsidRPr="00E443DE" w:rsidDel="00247BCC">
                <w:rPr>
                  <w:rFonts w:asciiTheme="minorHAnsi" w:hAnsiTheme="minorHAnsi"/>
                  <w:sz w:val="18"/>
                  <w:szCs w:val="18"/>
                </w:rPr>
                <w:delText>user select from list</w:delText>
              </w:r>
              <w:r w:rsidR="000035D1" w:rsidRPr="00E443DE" w:rsidDel="00247BCC">
                <w:rPr>
                  <w:rFonts w:asciiTheme="minorHAnsi" w:hAnsiTheme="minorHAnsi"/>
                  <w:sz w:val="18"/>
                  <w:szCs w:val="18"/>
                </w:rPr>
                <w:delText>:</w:delText>
              </w:r>
            </w:del>
          </w:p>
          <w:p w14:paraId="61488DA1" w14:textId="4C5D59E8" w:rsidR="000035D1" w:rsidRPr="00E443DE" w:rsidDel="00247BCC" w:rsidRDefault="000035D1" w:rsidP="000E3450">
            <w:pPr>
              <w:tabs>
                <w:tab w:val="center" w:pos="4320"/>
                <w:tab w:val="right" w:pos="8640"/>
              </w:tabs>
              <w:rPr>
                <w:del w:id="11" w:author="Alhabibi, Haider@Energy" w:date="2022-08-02T13:23:00Z"/>
                <w:rFonts w:asciiTheme="minorHAnsi" w:hAnsiTheme="minorHAnsi"/>
                <w:sz w:val="18"/>
                <w:szCs w:val="18"/>
              </w:rPr>
            </w:pPr>
            <w:del w:id="12" w:author="Alhabibi, Haider@Energy" w:date="2022-08-02T13:23:00Z">
              <w:r w:rsidRPr="00E443DE" w:rsidDel="00247BCC">
                <w:rPr>
                  <w:rFonts w:asciiTheme="minorHAnsi" w:hAnsiTheme="minorHAnsi"/>
                  <w:sz w:val="18"/>
                  <w:szCs w:val="18"/>
                </w:rPr>
                <w:delText>*EER/SEER</w:delText>
              </w:r>
              <w:r w:rsidR="002B3606" w:rsidRPr="00E443DE" w:rsidDel="00247BCC">
                <w:rPr>
                  <w:rFonts w:asciiTheme="minorHAnsi" w:hAnsiTheme="minorHAnsi"/>
                  <w:sz w:val="18"/>
                  <w:szCs w:val="18"/>
                </w:rPr>
                <w:delText xml:space="preserve">, </w:delText>
              </w:r>
              <w:r w:rsidRPr="00E443DE" w:rsidDel="00247BCC">
                <w:rPr>
                  <w:rFonts w:asciiTheme="minorHAnsi" w:hAnsiTheme="minorHAnsi"/>
                  <w:sz w:val="18"/>
                  <w:szCs w:val="18"/>
                </w:rPr>
                <w:delText xml:space="preserve"> </w:delText>
              </w:r>
            </w:del>
          </w:p>
          <w:p w14:paraId="254DD352" w14:textId="2A605731" w:rsidR="000035D1" w:rsidRPr="00E443DE" w:rsidDel="00247BCC" w:rsidRDefault="000035D1" w:rsidP="000E3450">
            <w:pPr>
              <w:tabs>
                <w:tab w:val="center" w:pos="4320"/>
                <w:tab w:val="right" w:pos="8640"/>
              </w:tabs>
              <w:rPr>
                <w:del w:id="13" w:author="Alhabibi, Haider@Energy" w:date="2022-08-02T13:23:00Z"/>
                <w:rFonts w:asciiTheme="minorHAnsi" w:hAnsiTheme="minorHAnsi"/>
                <w:sz w:val="18"/>
                <w:szCs w:val="18"/>
              </w:rPr>
            </w:pPr>
            <w:del w:id="14" w:author="Alhabibi, Haider@Energy" w:date="2022-08-02T13:23:00Z">
              <w:r w:rsidRPr="00E443DE" w:rsidDel="00247BCC">
                <w:rPr>
                  <w:rFonts w:asciiTheme="minorHAnsi" w:hAnsiTheme="minorHAnsi"/>
                  <w:sz w:val="18"/>
                  <w:szCs w:val="18"/>
                </w:rPr>
                <w:delText>*EER2/SEER2</w:delText>
              </w:r>
              <w:r w:rsidR="002B3606" w:rsidRPr="00E443DE" w:rsidDel="00247BCC">
                <w:rPr>
                  <w:rFonts w:asciiTheme="minorHAnsi" w:hAnsiTheme="minorHAnsi"/>
                  <w:sz w:val="18"/>
                  <w:szCs w:val="18"/>
                </w:rPr>
                <w:delText>,</w:delText>
              </w:r>
            </w:del>
          </w:p>
          <w:p w14:paraId="23DF0E79" w14:textId="383816C0" w:rsidR="000035D1" w:rsidRPr="00E443DE" w:rsidDel="00247BCC" w:rsidRDefault="000035D1" w:rsidP="000E3450">
            <w:pPr>
              <w:tabs>
                <w:tab w:val="center" w:pos="4320"/>
                <w:tab w:val="right" w:pos="8640"/>
              </w:tabs>
              <w:rPr>
                <w:del w:id="15" w:author="Alhabibi, Haider@Energy" w:date="2022-08-02T13:23:00Z"/>
                <w:rFonts w:asciiTheme="minorHAnsi" w:hAnsiTheme="minorHAnsi"/>
                <w:sz w:val="18"/>
                <w:szCs w:val="18"/>
              </w:rPr>
            </w:pPr>
            <w:del w:id="16" w:author="Alhabibi, Haider@Energy" w:date="2022-08-02T13:23:00Z">
              <w:r w:rsidRPr="00E443DE" w:rsidDel="00247BCC">
                <w:rPr>
                  <w:rFonts w:asciiTheme="minorHAnsi" w:hAnsiTheme="minorHAnsi"/>
                  <w:sz w:val="18"/>
                  <w:szCs w:val="18"/>
                </w:rPr>
                <w:delText>*HSPF</w:delText>
              </w:r>
              <w:r w:rsidR="002B3606" w:rsidRPr="00E443DE" w:rsidDel="00247BCC">
                <w:rPr>
                  <w:rFonts w:asciiTheme="minorHAnsi" w:hAnsiTheme="minorHAnsi"/>
                  <w:sz w:val="18"/>
                  <w:szCs w:val="18"/>
                </w:rPr>
                <w:delText>,</w:delText>
              </w:r>
              <w:r w:rsidRPr="00E443DE" w:rsidDel="00247BCC">
                <w:rPr>
                  <w:rFonts w:asciiTheme="minorHAnsi" w:hAnsiTheme="minorHAnsi"/>
                  <w:sz w:val="18"/>
                  <w:szCs w:val="18"/>
                </w:rPr>
                <w:delText xml:space="preserve"> or</w:delText>
              </w:r>
            </w:del>
          </w:p>
          <w:p w14:paraId="405177F8" w14:textId="5ACD8935" w:rsidR="000035D1" w:rsidRPr="00E443DE" w:rsidRDefault="000035D1" w:rsidP="000E3450">
            <w:pPr>
              <w:tabs>
                <w:tab w:val="center" w:pos="4320"/>
                <w:tab w:val="right" w:pos="8640"/>
              </w:tabs>
              <w:rPr>
                <w:rFonts w:asciiTheme="minorHAnsi" w:hAnsiTheme="minorHAnsi"/>
                <w:sz w:val="18"/>
                <w:szCs w:val="18"/>
              </w:rPr>
            </w:pPr>
            <w:del w:id="17" w:author="Alhabibi, Haider@Energy" w:date="2022-08-02T13:23:00Z">
              <w:r w:rsidRPr="00E443DE" w:rsidDel="00247BCC">
                <w:rPr>
                  <w:rFonts w:asciiTheme="minorHAnsi" w:hAnsiTheme="minorHAnsi"/>
                  <w:sz w:val="18"/>
                  <w:szCs w:val="18"/>
                </w:rPr>
                <w:delText>*HSPF2</w:delText>
              </w:r>
            </w:del>
            <w:r w:rsidRPr="00E443DE">
              <w:rPr>
                <w:rFonts w:asciiTheme="minorHAnsi" w:hAnsiTheme="minorHAnsi"/>
                <w:sz w:val="18"/>
                <w:szCs w:val="18"/>
              </w:rPr>
              <w:t>&gt;&gt;</w:t>
            </w:r>
          </w:p>
        </w:tc>
      </w:tr>
      <w:tr w:rsidR="00216F5E" w:rsidRPr="00E443DE" w14:paraId="56A5F760" w14:textId="77777777" w:rsidTr="00F8738A">
        <w:trPr>
          <w:cantSplit/>
          <w:trHeight w:val="144"/>
        </w:trPr>
        <w:tc>
          <w:tcPr>
            <w:tcW w:w="267" w:type="pct"/>
            <w:vAlign w:val="center"/>
          </w:tcPr>
          <w:p w14:paraId="6AC772CF" w14:textId="0156E36B" w:rsidR="00216F5E" w:rsidRPr="00E443DE" w:rsidRDefault="00216F5E" w:rsidP="00A53C83">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w:t>
            </w:r>
            <w:r w:rsidR="00175ACB" w:rsidRPr="00E443DE">
              <w:rPr>
                <w:rFonts w:asciiTheme="minorHAnsi" w:hAnsiTheme="minorHAnsi"/>
                <w:sz w:val="18"/>
                <w:szCs w:val="18"/>
              </w:rPr>
              <w:t>3</w:t>
            </w:r>
          </w:p>
        </w:tc>
        <w:tc>
          <w:tcPr>
            <w:tcW w:w="2197" w:type="pct"/>
            <w:vAlign w:val="center"/>
          </w:tcPr>
          <w:p w14:paraId="008C5B1A" w14:textId="32391A81" w:rsidR="00216F5E" w:rsidRPr="00E443DE" w:rsidRDefault="00216F5E" w:rsidP="00216F5E">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Status: SEER</w:t>
            </w:r>
            <w:r w:rsidR="001747A6" w:rsidRPr="00E443DE">
              <w:rPr>
                <w:rFonts w:asciiTheme="minorHAnsi" w:hAnsiTheme="minorHAnsi"/>
                <w:sz w:val="18"/>
                <w:szCs w:val="18"/>
              </w:rPr>
              <w:t>/SEER2</w:t>
            </w:r>
            <w:r w:rsidRPr="00E443DE">
              <w:rPr>
                <w:rFonts w:asciiTheme="minorHAnsi" w:hAnsiTheme="minorHAnsi"/>
                <w:sz w:val="18"/>
                <w:szCs w:val="18"/>
              </w:rPr>
              <w:t xml:space="preserve"> Performance Compliance Credit Check</w:t>
            </w:r>
          </w:p>
        </w:tc>
        <w:tc>
          <w:tcPr>
            <w:tcW w:w="2536" w:type="pct"/>
            <w:vAlign w:val="center"/>
          </w:tcPr>
          <w:p w14:paraId="238F9724" w14:textId="72AC859F" w:rsidR="00216F5E" w:rsidRPr="00E443DE" w:rsidRDefault="00216F5E" w:rsidP="000E3450">
            <w:pPr>
              <w:tabs>
                <w:tab w:val="center" w:pos="4320"/>
                <w:tab w:val="right" w:pos="8640"/>
              </w:tabs>
              <w:rPr>
                <w:rFonts w:asciiTheme="minorHAnsi" w:hAnsiTheme="minorHAnsi"/>
                <w:sz w:val="18"/>
                <w:szCs w:val="18"/>
              </w:rPr>
            </w:pPr>
            <w:r w:rsidRPr="00E443DE">
              <w:rPr>
                <w:rFonts w:asciiTheme="minorHAnsi" w:hAnsiTheme="minorHAnsi"/>
                <w:sz w:val="18"/>
                <w:szCs w:val="18"/>
              </w:rPr>
              <w:t xml:space="preserve">&lt;&lt;calculated field: </w:t>
            </w:r>
            <w:r w:rsidR="00CD1271" w:rsidRPr="00E443DE">
              <w:rPr>
                <w:rFonts w:asciiTheme="minorHAnsi" w:hAnsiTheme="minorHAnsi"/>
                <w:sz w:val="18"/>
                <w:szCs w:val="18"/>
              </w:rPr>
              <w:t xml:space="preserve">if the </w:t>
            </w:r>
            <w:r w:rsidR="00A57B1D" w:rsidRPr="00E443DE">
              <w:rPr>
                <w:rFonts w:asciiTheme="minorHAnsi" w:hAnsiTheme="minorHAnsi"/>
                <w:sz w:val="18"/>
                <w:szCs w:val="18"/>
              </w:rPr>
              <w:t>LMCC</w:t>
            </w:r>
            <w:r w:rsidR="00CD1271" w:rsidRPr="00E443DE">
              <w:rPr>
                <w:rFonts w:asciiTheme="minorHAnsi" w:hAnsiTheme="minorHAnsi"/>
                <w:sz w:val="18"/>
                <w:szCs w:val="18"/>
              </w:rPr>
              <w:t xml:space="preserve"> flags the requirement for HERS verification of SEER Performance, then result = Yes; else result = No</w:t>
            </w:r>
            <w:r w:rsidRPr="00E443DE">
              <w:rPr>
                <w:rFonts w:asciiTheme="minorHAnsi" w:hAnsiTheme="minorHAnsi"/>
                <w:sz w:val="18"/>
                <w:szCs w:val="18"/>
              </w:rPr>
              <w:t>&gt;&gt;</w:t>
            </w:r>
          </w:p>
        </w:tc>
      </w:tr>
      <w:tr w:rsidR="00216F5E" w:rsidRPr="00E443DE" w14:paraId="4642369D" w14:textId="77777777" w:rsidTr="00F8738A">
        <w:trPr>
          <w:cantSplit/>
          <w:trHeight w:val="144"/>
        </w:trPr>
        <w:tc>
          <w:tcPr>
            <w:tcW w:w="267" w:type="pct"/>
            <w:vAlign w:val="center"/>
          </w:tcPr>
          <w:p w14:paraId="299259E5" w14:textId="4B5DEE77" w:rsidR="00216F5E" w:rsidRPr="00E443DE" w:rsidRDefault="00216F5E" w:rsidP="00A53C83">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w:t>
            </w:r>
            <w:r w:rsidR="00175ACB" w:rsidRPr="00E443DE">
              <w:rPr>
                <w:rFonts w:asciiTheme="minorHAnsi" w:hAnsiTheme="minorHAnsi"/>
                <w:sz w:val="18"/>
                <w:szCs w:val="18"/>
              </w:rPr>
              <w:t>4</w:t>
            </w:r>
          </w:p>
        </w:tc>
        <w:tc>
          <w:tcPr>
            <w:tcW w:w="2197" w:type="pct"/>
            <w:vAlign w:val="center"/>
          </w:tcPr>
          <w:p w14:paraId="6E8F741D" w14:textId="25A1A8DB" w:rsidR="00216F5E" w:rsidRPr="00E443DE" w:rsidRDefault="00216F5E" w:rsidP="00216F5E">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Status: EER</w:t>
            </w:r>
            <w:r w:rsidR="001747A6" w:rsidRPr="00E443DE">
              <w:rPr>
                <w:rFonts w:asciiTheme="minorHAnsi" w:hAnsiTheme="minorHAnsi"/>
                <w:sz w:val="18"/>
                <w:szCs w:val="18"/>
              </w:rPr>
              <w:t>/EER2</w:t>
            </w:r>
            <w:r w:rsidRPr="00E443DE">
              <w:rPr>
                <w:rFonts w:asciiTheme="minorHAnsi" w:hAnsiTheme="minorHAnsi"/>
                <w:sz w:val="18"/>
                <w:szCs w:val="18"/>
              </w:rPr>
              <w:t xml:space="preserve"> Performance Compliance Credit Check</w:t>
            </w:r>
          </w:p>
        </w:tc>
        <w:tc>
          <w:tcPr>
            <w:tcW w:w="2536" w:type="pct"/>
            <w:vAlign w:val="center"/>
          </w:tcPr>
          <w:p w14:paraId="67684B98" w14:textId="14FA9052" w:rsidR="00545FC7" w:rsidRPr="00E443DE" w:rsidRDefault="00545FC7" w:rsidP="000E3450">
            <w:pPr>
              <w:tabs>
                <w:tab w:val="center" w:pos="4320"/>
                <w:tab w:val="right" w:pos="8640"/>
              </w:tabs>
              <w:rPr>
                <w:rFonts w:asciiTheme="minorHAnsi" w:hAnsiTheme="minorHAnsi"/>
                <w:sz w:val="12"/>
                <w:szCs w:val="12"/>
              </w:rPr>
            </w:pPr>
            <w:r w:rsidRPr="00E443DE">
              <w:rPr>
                <w:rFonts w:asciiTheme="minorHAnsi" w:hAnsiTheme="minorHAnsi"/>
                <w:sz w:val="12"/>
                <w:szCs w:val="12"/>
              </w:rPr>
              <w:t>&lt;&lt;if parent is MCH-01a:</w:t>
            </w:r>
          </w:p>
          <w:p w14:paraId="5C82FF5E" w14:textId="0DA1967C" w:rsidR="00545FC7" w:rsidRPr="00E443DE" w:rsidRDefault="00545FC7" w:rsidP="00545FC7">
            <w:pPr>
              <w:keepNext/>
              <w:ind w:left="720" w:hanging="407"/>
              <w:rPr>
                <w:rFonts w:ascii="Calibri" w:hAnsi="Calibri"/>
                <w:sz w:val="12"/>
                <w:szCs w:val="12"/>
              </w:rPr>
            </w:pPr>
            <w:r w:rsidRPr="00E443DE">
              <w:rPr>
                <w:rFonts w:ascii="Calibri" w:hAnsi="Calibri"/>
                <w:b/>
                <w:sz w:val="12"/>
                <w:szCs w:val="12"/>
              </w:rPr>
              <w:t>if</w:t>
            </w:r>
            <w:r w:rsidRPr="00E443DE">
              <w:rPr>
                <w:rFonts w:ascii="Calibri" w:hAnsi="Calibri"/>
                <w:sz w:val="12"/>
                <w:szCs w:val="12"/>
              </w:rPr>
              <w:t xml:space="preserve"> MCH-01a field D05 = "central packaged AC", and </w:t>
            </w:r>
            <w:r w:rsidRPr="00E443DE">
              <w:rPr>
                <w:rFonts w:ascii="Calibri" w:hAnsi="Calibri"/>
                <w:b/>
                <w:sz w:val="12"/>
                <w:szCs w:val="12"/>
              </w:rPr>
              <w:t>both</w:t>
            </w:r>
            <w:r w:rsidRPr="00E443DE">
              <w:rPr>
                <w:rFonts w:ascii="Calibri" w:hAnsi="Calibri"/>
                <w:sz w:val="12"/>
                <w:szCs w:val="12"/>
              </w:rPr>
              <w:t xml:space="preserve"> of the following criteria are true:  </w:t>
            </w:r>
          </w:p>
          <w:p w14:paraId="12193178" w14:textId="0B16DBBB" w:rsidR="00545FC7" w:rsidRPr="00E443DE" w:rsidRDefault="00545FC7" w:rsidP="00545FC7">
            <w:pPr>
              <w:keepNext/>
              <w:ind w:left="720" w:hanging="407"/>
              <w:rPr>
                <w:rFonts w:ascii="Calibri" w:hAnsi="Calibri"/>
                <w:sz w:val="12"/>
                <w:szCs w:val="12"/>
              </w:rPr>
            </w:pPr>
            <w:r w:rsidRPr="00E443DE">
              <w:rPr>
                <w:rFonts w:ascii="Calibri" w:hAnsi="Calibri"/>
                <w:sz w:val="12"/>
                <w:szCs w:val="12"/>
              </w:rPr>
              <w:t>1:</w:t>
            </w:r>
            <w:r w:rsidR="00B96993" w:rsidRPr="00E443DE">
              <w:rPr>
                <w:rFonts w:ascii="Calibri" w:hAnsi="Calibri"/>
                <w:sz w:val="12"/>
                <w:szCs w:val="12"/>
              </w:rPr>
              <w:t xml:space="preserve"> field A03</w:t>
            </w:r>
            <w:r w:rsidR="00A305B5" w:rsidRPr="00E443DE">
              <w:rPr>
                <w:rFonts w:ascii="Calibri" w:hAnsi="Calibri"/>
                <w:sz w:val="12"/>
                <w:szCs w:val="12"/>
              </w:rPr>
              <w:t>a</w:t>
            </w:r>
            <w:r w:rsidR="00B96993" w:rsidRPr="00E443DE">
              <w:rPr>
                <w:rFonts w:ascii="Calibri" w:hAnsi="Calibri"/>
                <w:sz w:val="12"/>
                <w:szCs w:val="12"/>
              </w:rPr>
              <w:t xml:space="preserve"> = EER/SEER; 2: </w:t>
            </w:r>
            <w:r w:rsidRPr="00E443DE">
              <w:rPr>
                <w:rFonts w:ascii="Calibri" w:hAnsi="Calibri"/>
                <w:sz w:val="12"/>
                <w:szCs w:val="12"/>
              </w:rPr>
              <w:t xml:space="preserve">[MCH-01a field C07 &gt; 11.0];  </w:t>
            </w:r>
            <w:r w:rsidR="00B96993" w:rsidRPr="00E443DE">
              <w:rPr>
                <w:rFonts w:ascii="Calibri" w:hAnsi="Calibri"/>
                <w:sz w:val="12"/>
                <w:szCs w:val="12"/>
              </w:rPr>
              <w:t>3</w:t>
            </w:r>
            <w:r w:rsidRPr="00E443DE">
              <w:rPr>
                <w:rFonts w:ascii="Calibri" w:hAnsi="Calibri"/>
                <w:sz w:val="12"/>
                <w:szCs w:val="12"/>
              </w:rPr>
              <w:t xml:space="preserve">: [MCH-01a field F04 &gt; 11.0];  </w:t>
            </w:r>
          </w:p>
          <w:p w14:paraId="6B8B7074" w14:textId="51A70049" w:rsidR="00545FC7" w:rsidRPr="00E443DE" w:rsidRDefault="00545FC7" w:rsidP="00545FC7">
            <w:pPr>
              <w:keepNext/>
              <w:ind w:left="720" w:hanging="407"/>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 = yes; </w:t>
            </w:r>
          </w:p>
          <w:p w14:paraId="5F660441" w14:textId="77777777" w:rsidR="00545FC7" w:rsidRPr="00E443DE" w:rsidRDefault="00545FC7" w:rsidP="00545FC7">
            <w:pPr>
              <w:keepNext/>
              <w:ind w:left="720" w:hanging="407"/>
              <w:rPr>
                <w:rFonts w:ascii="Calibri" w:hAnsi="Calibri"/>
                <w:sz w:val="12"/>
                <w:szCs w:val="12"/>
              </w:rPr>
            </w:pPr>
          </w:p>
          <w:p w14:paraId="67BE2407" w14:textId="06F84FC2" w:rsidR="00545FC7" w:rsidRPr="00E443DE" w:rsidRDefault="00545FC7" w:rsidP="00545FC7">
            <w:pPr>
              <w:keepNext/>
              <w:ind w:left="720" w:hanging="407"/>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MCH-01a field D05 = "central split AC" and </w:t>
            </w:r>
            <w:r w:rsidRPr="00E443DE">
              <w:rPr>
                <w:rFonts w:ascii="Calibri" w:hAnsi="Calibri"/>
                <w:b/>
                <w:sz w:val="12"/>
                <w:szCs w:val="12"/>
              </w:rPr>
              <w:t>both</w:t>
            </w:r>
            <w:r w:rsidRPr="00E443DE">
              <w:rPr>
                <w:rFonts w:ascii="Calibri" w:hAnsi="Calibri"/>
                <w:sz w:val="12"/>
                <w:szCs w:val="12"/>
              </w:rPr>
              <w:t xml:space="preserve"> of the following criteria are true:  </w:t>
            </w:r>
          </w:p>
          <w:p w14:paraId="3243DB17" w14:textId="7F186924" w:rsidR="00545FC7" w:rsidRPr="00E443DE" w:rsidRDefault="00545FC7" w:rsidP="00545FC7">
            <w:pPr>
              <w:keepNext/>
              <w:ind w:left="720" w:hanging="407"/>
              <w:rPr>
                <w:rFonts w:ascii="Calibri" w:hAnsi="Calibri"/>
                <w:sz w:val="12"/>
                <w:szCs w:val="12"/>
              </w:rPr>
            </w:pPr>
            <w:r w:rsidRPr="00E443DE">
              <w:rPr>
                <w:rFonts w:ascii="Calibri" w:hAnsi="Calibri"/>
                <w:sz w:val="12"/>
                <w:szCs w:val="12"/>
              </w:rPr>
              <w:t xml:space="preserve">1: </w:t>
            </w:r>
            <w:r w:rsidR="00C812BF" w:rsidRPr="00E443DE">
              <w:rPr>
                <w:rFonts w:ascii="Calibri" w:hAnsi="Calibri"/>
                <w:sz w:val="12"/>
                <w:szCs w:val="12"/>
              </w:rPr>
              <w:t>field A03</w:t>
            </w:r>
            <w:r w:rsidR="00A305B5" w:rsidRPr="00E443DE">
              <w:rPr>
                <w:rFonts w:ascii="Calibri" w:hAnsi="Calibri"/>
                <w:sz w:val="12"/>
                <w:szCs w:val="12"/>
              </w:rPr>
              <w:t>a</w:t>
            </w:r>
            <w:r w:rsidR="00C812BF" w:rsidRPr="00E443DE">
              <w:rPr>
                <w:rFonts w:ascii="Calibri" w:hAnsi="Calibri"/>
                <w:sz w:val="12"/>
                <w:szCs w:val="12"/>
              </w:rPr>
              <w:t xml:space="preserve"> = EER/SEER; 2: </w:t>
            </w:r>
            <w:r w:rsidRPr="00E443DE">
              <w:rPr>
                <w:rFonts w:ascii="Calibri" w:hAnsi="Calibri"/>
                <w:sz w:val="12"/>
                <w:szCs w:val="12"/>
              </w:rPr>
              <w:t xml:space="preserve">[MCH-01a field C07 &gt; 11.7];  </w:t>
            </w:r>
            <w:r w:rsidR="00C812BF" w:rsidRPr="00E443DE">
              <w:rPr>
                <w:rFonts w:ascii="Calibri" w:hAnsi="Calibri"/>
                <w:sz w:val="12"/>
                <w:szCs w:val="12"/>
              </w:rPr>
              <w:t>3</w:t>
            </w:r>
            <w:r w:rsidRPr="00E443DE">
              <w:rPr>
                <w:rFonts w:ascii="Calibri" w:hAnsi="Calibri"/>
                <w:sz w:val="12"/>
                <w:szCs w:val="12"/>
              </w:rPr>
              <w:t xml:space="preserve">: [MCH-01a field F10 ≥ 45000]; </w:t>
            </w:r>
          </w:p>
          <w:p w14:paraId="7038D75F" w14:textId="34E5BAE5" w:rsidR="00545FC7" w:rsidRPr="00E443DE" w:rsidRDefault="00545FC7" w:rsidP="00545FC7">
            <w:pPr>
              <w:keepNext/>
              <w:ind w:left="720" w:hanging="407"/>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field=yes;</w:t>
            </w:r>
          </w:p>
          <w:p w14:paraId="4FAB456E" w14:textId="77777777" w:rsidR="00545FC7" w:rsidRPr="00E443DE" w:rsidRDefault="00545FC7" w:rsidP="00545FC7">
            <w:pPr>
              <w:keepNext/>
              <w:ind w:left="720" w:hanging="407"/>
              <w:rPr>
                <w:rFonts w:ascii="Calibri" w:hAnsi="Calibri"/>
                <w:sz w:val="12"/>
                <w:szCs w:val="12"/>
              </w:rPr>
            </w:pPr>
          </w:p>
          <w:p w14:paraId="789378C8" w14:textId="0D7D528E" w:rsidR="00545FC7" w:rsidRPr="00E443DE" w:rsidRDefault="00545FC7" w:rsidP="00545FC7">
            <w:pPr>
              <w:keepNext/>
              <w:ind w:left="720" w:hanging="407"/>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MCH-01a field D05 = "central split AC" and </w:t>
            </w:r>
            <w:r w:rsidRPr="00E443DE">
              <w:rPr>
                <w:rFonts w:ascii="Calibri" w:hAnsi="Calibri"/>
                <w:b/>
                <w:sz w:val="12"/>
                <w:szCs w:val="12"/>
              </w:rPr>
              <w:t>both</w:t>
            </w:r>
            <w:r w:rsidRPr="00E443DE">
              <w:rPr>
                <w:rFonts w:ascii="Calibri" w:hAnsi="Calibri"/>
                <w:sz w:val="12"/>
                <w:szCs w:val="12"/>
              </w:rPr>
              <w:t xml:space="preserve"> of the following two criteria are true:  </w:t>
            </w:r>
          </w:p>
          <w:p w14:paraId="6A6BE2BD" w14:textId="66867599" w:rsidR="00545FC7" w:rsidRPr="00E443DE" w:rsidRDefault="00545FC7" w:rsidP="00545FC7">
            <w:pPr>
              <w:keepNext/>
              <w:ind w:left="720" w:hanging="407"/>
              <w:rPr>
                <w:rFonts w:ascii="Calibri" w:hAnsi="Calibri"/>
                <w:sz w:val="12"/>
                <w:szCs w:val="12"/>
              </w:rPr>
            </w:pPr>
            <w:r w:rsidRPr="00E443DE">
              <w:rPr>
                <w:rFonts w:ascii="Calibri" w:hAnsi="Calibri"/>
                <w:sz w:val="12"/>
                <w:szCs w:val="12"/>
              </w:rPr>
              <w:t xml:space="preserve">1:  </w:t>
            </w:r>
            <w:r w:rsidR="00C812BF" w:rsidRPr="00E443DE">
              <w:rPr>
                <w:rFonts w:ascii="Calibri" w:hAnsi="Calibri"/>
                <w:sz w:val="12"/>
                <w:szCs w:val="12"/>
              </w:rPr>
              <w:t>field A03</w:t>
            </w:r>
            <w:r w:rsidR="00A305B5" w:rsidRPr="00E443DE">
              <w:rPr>
                <w:rFonts w:ascii="Calibri" w:hAnsi="Calibri"/>
                <w:sz w:val="12"/>
                <w:szCs w:val="12"/>
              </w:rPr>
              <w:t>a</w:t>
            </w:r>
            <w:r w:rsidR="00C812BF" w:rsidRPr="00E443DE">
              <w:rPr>
                <w:rFonts w:ascii="Calibri" w:hAnsi="Calibri"/>
                <w:sz w:val="12"/>
                <w:szCs w:val="12"/>
              </w:rPr>
              <w:t xml:space="preserve"> = EER/SEER; 2: </w:t>
            </w:r>
            <w:r w:rsidRPr="00E443DE">
              <w:rPr>
                <w:rFonts w:ascii="Calibri" w:hAnsi="Calibri"/>
                <w:sz w:val="12"/>
                <w:szCs w:val="12"/>
              </w:rPr>
              <w:t xml:space="preserve">[MCH-01a </w:t>
            </w:r>
            <w:r w:rsidR="002C7D44" w:rsidRPr="00E443DE">
              <w:rPr>
                <w:rFonts w:ascii="Calibri" w:hAnsi="Calibri"/>
                <w:sz w:val="12"/>
                <w:szCs w:val="12"/>
              </w:rPr>
              <w:t xml:space="preserve">field </w:t>
            </w:r>
            <w:r w:rsidRPr="00E443DE">
              <w:rPr>
                <w:rFonts w:ascii="Calibri" w:hAnsi="Calibri"/>
                <w:sz w:val="12"/>
                <w:szCs w:val="12"/>
              </w:rPr>
              <w:t xml:space="preserve">F04 &gt; 12.2]; </w:t>
            </w:r>
            <w:r w:rsidR="00C812BF" w:rsidRPr="00E443DE">
              <w:rPr>
                <w:rFonts w:ascii="Calibri" w:hAnsi="Calibri"/>
                <w:sz w:val="12"/>
                <w:szCs w:val="12"/>
              </w:rPr>
              <w:t>3</w:t>
            </w:r>
            <w:r w:rsidRPr="00E443DE">
              <w:rPr>
                <w:rFonts w:ascii="Calibri" w:hAnsi="Calibri"/>
                <w:sz w:val="12"/>
                <w:szCs w:val="12"/>
              </w:rPr>
              <w:t xml:space="preserve">: [MCH-01a field F10 &lt; 45000]; </w:t>
            </w:r>
          </w:p>
          <w:p w14:paraId="47E65602" w14:textId="1D580A5F" w:rsidR="00545FC7" w:rsidRPr="00E443DE" w:rsidRDefault="00545FC7" w:rsidP="00545FC7">
            <w:pPr>
              <w:keepNext/>
              <w:ind w:left="720" w:hanging="407"/>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field=yes;</w:t>
            </w:r>
          </w:p>
          <w:p w14:paraId="5592ADDC" w14:textId="77777777" w:rsidR="00A614D8" w:rsidRPr="00E443DE" w:rsidRDefault="00A614D8" w:rsidP="00545FC7">
            <w:pPr>
              <w:keepNext/>
              <w:ind w:left="720" w:hanging="407"/>
              <w:rPr>
                <w:rFonts w:ascii="Calibri" w:hAnsi="Calibri"/>
                <w:sz w:val="12"/>
                <w:szCs w:val="12"/>
              </w:rPr>
            </w:pPr>
          </w:p>
          <w:p w14:paraId="0F3AA176" w14:textId="00B249D8" w:rsidR="00D15CA9" w:rsidRPr="00E443DE" w:rsidRDefault="00D15CA9" w:rsidP="00D15CA9">
            <w:pPr>
              <w:keepNext/>
              <w:ind w:left="720" w:hanging="407"/>
              <w:rPr>
                <w:rFonts w:ascii="Calibri" w:hAnsi="Calibri"/>
                <w:sz w:val="12"/>
                <w:szCs w:val="12"/>
              </w:rPr>
            </w:pPr>
          </w:p>
          <w:p w14:paraId="5750D274" w14:textId="77777777" w:rsidR="00D15CA9" w:rsidRPr="00E443DE" w:rsidRDefault="00D15CA9" w:rsidP="00D15CA9">
            <w:pPr>
              <w:keepNext/>
              <w:ind w:left="720" w:hanging="407"/>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MCH-01a field D05 = "central split AC" and </w:t>
            </w:r>
            <w:r w:rsidRPr="00E443DE">
              <w:rPr>
                <w:rFonts w:ascii="Calibri" w:hAnsi="Calibri"/>
                <w:b/>
                <w:sz w:val="12"/>
                <w:szCs w:val="12"/>
              </w:rPr>
              <w:t>both</w:t>
            </w:r>
            <w:r w:rsidRPr="00E443DE">
              <w:rPr>
                <w:rFonts w:ascii="Calibri" w:hAnsi="Calibri"/>
                <w:sz w:val="12"/>
                <w:szCs w:val="12"/>
              </w:rPr>
              <w:t xml:space="preserve"> of the following criteria are true:  </w:t>
            </w:r>
          </w:p>
          <w:p w14:paraId="52A69AE2" w14:textId="2CCAA178" w:rsidR="00D15CA9" w:rsidRPr="00E443DE" w:rsidRDefault="00D15CA9" w:rsidP="00D15CA9">
            <w:pPr>
              <w:keepNext/>
              <w:ind w:left="720" w:hanging="407"/>
              <w:rPr>
                <w:rFonts w:ascii="Calibri" w:hAnsi="Calibri"/>
                <w:sz w:val="12"/>
                <w:szCs w:val="12"/>
              </w:rPr>
            </w:pPr>
            <w:r w:rsidRPr="00E443DE">
              <w:rPr>
                <w:rFonts w:ascii="Calibri" w:hAnsi="Calibri"/>
                <w:sz w:val="12"/>
                <w:szCs w:val="12"/>
              </w:rPr>
              <w:t>1: field A03</w:t>
            </w:r>
            <w:r w:rsidR="00A305B5" w:rsidRPr="00E443DE">
              <w:rPr>
                <w:rFonts w:ascii="Calibri" w:hAnsi="Calibri"/>
                <w:sz w:val="12"/>
                <w:szCs w:val="12"/>
              </w:rPr>
              <w:t>a</w:t>
            </w:r>
            <w:r w:rsidRPr="00E443DE">
              <w:rPr>
                <w:rFonts w:ascii="Calibri" w:hAnsi="Calibri"/>
                <w:sz w:val="12"/>
                <w:szCs w:val="12"/>
              </w:rPr>
              <w:t xml:space="preserve"> = EER</w:t>
            </w:r>
            <w:r w:rsidR="001D4A7F" w:rsidRPr="00E443DE">
              <w:rPr>
                <w:rFonts w:ascii="Calibri" w:hAnsi="Calibri"/>
                <w:sz w:val="12"/>
                <w:szCs w:val="12"/>
              </w:rPr>
              <w:t>2</w:t>
            </w:r>
            <w:r w:rsidRPr="00E443DE">
              <w:rPr>
                <w:rFonts w:ascii="Calibri" w:hAnsi="Calibri"/>
                <w:sz w:val="12"/>
                <w:szCs w:val="12"/>
              </w:rPr>
              <w:t>/SEER</w:t>
            </w:r>
            <w:r w:rsidR="001D4A7F" w:rsidRPr="00E443DE">
              <w:rPr>
                <w:rFonts w:ascii="Calibri" w:hAnsi="Calibri"/>
                <w:sz w:val="12"/>
                <w:szCs w:val="12"/>
              </w:rPr>
              <w:t>2</w:t>
            </w:r>
            <w:r w:rsidRPr="00E443DE">
              <w:rPr>
                <w:rFonts w:ascii="Calibri" w:hAnsi="Calibri"/>
                <w:sz w:val="12"/>
                <w:szCs w:val="12"/>
              </w:rPr>
              <w:t>; 2: [MCH-01a field C07 &gt; 11.</w:t>
            </w:r>
            <w:r w:rsidR="006E672D" w:rsidRPr="00E443DE">
              <w:rPr>
                <w:rFonts w:ascii="Calibri" w:hAnsi="Calibri"/>
                <w:sz w:val="12"/>
                <w:szCs w:val="12"/>
              </w:rPr>
              <w:t>2</w:t>
            </w:r>
            <w:r w:rsidRPr="00E443DE">
              <w:rPr>
                <w:rFonts w:ascii="Calibri" w:hAnsi="Calibri"/>
                <w:sz w:val="12"/>
                <w:szCs w:val="12"/>
              </w:rPr>
              <w:t xml:space="preserve">];  3: [MCH-01a field F10 ≥ 45000]; </w:t>
            </w:r>
          </w:p>
          <w:p w14:paraId="5C90BBC6" w14:textId="77777777" w:rsidR="00D15CA9" w:rsidRPr="00E443DE" w:rsidRDefault="00D15CA9" w:rsidP="00D15CA9">
            <w:pPr>
              <w:keepNext/>
              <w:ind w:left="720" w:hanging="407"/>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field=yes;</w:t>
            </w:r>
          </w:p>
          <w:p w14:paraId="37807572" w14:textId="77777777" w:rsidR="00D15CA9" w:rsidRPr="00E443DE" w:rsidRDefault="00D15CA9" w:rsidP="00D15CA9">
            <w:pPr>
              <w:keepNext/>
              <w:ind w:left="720" w:hanging="407"/>
              <w:rPr>
                <w:rFonts w:ascii="Calibri" w:hAnsi="Calibri"/>
                <w:sz w:val="12"/>
                <w:szCs w:val="12"/>
              </w:rPr>
            </w:pPr>
          </w:p>
          <w:p w14:paraId="56265A13" w14:textId="77777777" w:rsidR="00D15CA9" w:rsidRPr="00E443DE" w:rsidRDefault="00D15CA9" w:rsidP="00D15CA9">
            <w:pPr>
              <w:keepNext/>
              <w:ind w:left="720" w:hanging="407"/>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MCH-01a field D05 = "central split AC" and </w:t>
            </w:r>
            <w:r w:rsidRPr="00E443DE">
              <w:rPr>
                <w:rFonts w:ascii="Calibri" w:hAnsi="Calibri"/>
                <w:b/>
                <w:sz w:val="12"/>
                <w:szCs w:val="12"/>
              </w:rPr>
              <w:t>both</w:t>
            </w:r>
            <w:r w:rsidRPr="00E443DE">
              <w:rPr>
                <w:rFonts w:ascii="Calibri" w:hAnsi="Calibri"/>
                <w:sz w:val="12"/>
                <w:szCs w:val="12"/>
              </w:rPr>
              <w:t xml:space="preserve"> of the following two criteria are true:  </w:t>
            </w:r>
          </w:p>
          <w:p w14:paraId="185A6591" w14:textId="0808B235" w:rsidR="00D15CA9" w:rsidRPr="00E443DE" w:rsidRDefault="00D15CA9" w:rsidP="00D15CA9">
            <w:pPr>
              <w:keepNext/>
              <w:ind w:left="720" w:hanging="407"/>
              <w:rPr>
                <w:rFonts w:ascii="Calibri" w:hAnsi="Calibri"/>
                <w:sz w:val="12"/>
                <w:szCs w:val="12"/>
              </w:rPr>
            </w:pPr>
            <w:r w:rsidRPr="00E443DE">
              <w:rPr>
                <w:rFonts w:ascii="Calibri" w:hAnsi="Calibri"/>
                <w:sz w:val="12"/>
                <w:szCs w:val="12"/>
              </w:rPr>
              <w:t>1:  field A03</w:t>
            </w:r>
            <w:r w:rsidR="00A305B5" w:rsidRPr="00E443DE">
              <w:rPr>
                <w:rFonts w:ascii="Calibri" w:hAnsi="Calibri"/>
                <w:sz w:val="12"/>
                <w:szCs w:val="12"/>
              </w:rPr>
              <w:t>a</w:t>
            </w:r>
            <w:r w:rsidRPr="00E443DE">
              <w:rPr>
                <w:rFonts w:ascii="Calibri" w:hAnsi="Calibri"/>
                <w:sz w:val="12"/>
                <w:szCs w:val="12"/>
              </w:rPr>
              <w:t xml:space="preserve"> = EER</w:t>
            </w:r>
            <w:r w:rsidR="00E83A78" w:rsidRPr="00E443DE">
              <w:rPr>
                <w:rFonts w:ascii="Calibri" w:hAnsi="Calibri"/>
                <w:sz w:val="12"/>
                <w:szCs w:val="12"/>
              </w:rPr>
              <w:t>2</w:t>
            </w:r>
            <w:r w:rsidRPr="00E443DE">
              <w:rPr>
                <w:rFonts w:ascii="Calibri" w:hAnsi="Calibri"/>
                <w:sz w:val="12"/>
                <w:szCs w:val="12"/>
              </w:rPr>
              <w:t>/SEER</w:t>
            </w:r>
            <w:r w:rsidR="00E83A78" w:rsidRPr="00E443DE">
              <w:rPr>
                <w:rFonts w:ascii="Calibri" w:hAnsi="Calibri"/>
                <w:sz w:val="12"/>
                <w:szCs w:val="12"/>
              </w:rPr>
              <w:t>2</w:t>
            </w:r>
            <w:r w:rsidRPr="00E443DE">
              <w:rPr>
                <w:rFonts w:ascii="Calibri" w:hAnsi="Calibri"/>
                <w:sz w:val="12"/>
                <w:szCs w:val="12"/>
              </w:rPr>
              <w:t>; 2: [MCH-01a field F04 &gt; 1</w:t>
            </w:r>
            <w:r w:rsidR="006E672D" w:rsidRPr="00E443DE">
              <w:rPr>
                <w:rFonts w:ascii="Calibri" w:hAnsi="Calibri"/>
                <w:sz w:val="12"/>
                <w:szCs w:val="12"/>
              </w:rPr>
              <w:t>1.7</w:t>
            </w:r>
            <w:r w:rsidRPr="00E443DE">
              <w:rPr>
                <w:rFonts w:ascii="Calibri" w:hAnsi="Calibri"/>
                <w:sz w:val="12"/>
                <w:szCs w:val="12"/>
              </w:rPr>
              <w:t xml:space="preserve">]; 3: [MCH-01a field F10 &lt; 45000]; </w:t>
            </w:r>
          </w:p>
          <w:p w14:paraId="5EF73D45" w14:textId="77777777" w:rsidR="00D15CA9" w:rsidRPr="00E443DE" w:rsidRDefault="00D15CA9" w:rsidP="00D15CA9">
            <w:pPr>
              <w:keepNext/>
              <w:ind w:left="720" w:hanging="407"/>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field=yes;</w:t>
            </w:r>
          </w:p>
          <w:p w14:paraId="4DF678DA" w14:textId="77777777" w:rsidR="00D15CA9" w:rsidRPr="00E443DE" w:rsidRDefault="00D15CA9" w:rsidP="00D15CA9">
            <w:pPr>
              <w:keepNext/>
              <w:ind w:left="720" w:hanging="407"/>
              <w:rPr>
                <w:rFonts w:ascii="Calibri" w:hAnsi="Calibri"/>
                <w:sz w:val="12"/>
                <w:szCs w:val="12"/>
              </w:rPr>
            </w:pPr>
            <w:r w:rsidRPr="00E443DE">
              <w:rPr>
                <w:rFonts w:ascii="Calibri" w:hAnsi="Calibri"/>
                <w:b/>
                <w:sz w:val="12"/>
                <w:szCs w:val="12"/>
              </w:rPr>
              <w:t>else</w:t>
            </w:r>
            <w:r w:rsidRPr="00E443DE">
              <w:rPr>
                <w:rFonts w:ascii="Calibri" w:hAnsi="Calibri"/>
                <w:sz w:val="12"/>
                <w:szCs w:val="12"/>
              </w:rPr>
              <w:t xml:space="preserve"> result in this field=no</w:t>
            </w:r>
          </w:p>
          <w:p w14:paraId="3AD8ED95" w14:textId="77777777" w:rsidR="00D15CA9" w:rsidRPr="00E443DE" w:rsidRDefault="00D15CA9" w:rsidP="00545FC7">
            <w:pPr>
              <w:keepNext/>
              <w:ind w:left="720" w:hanging="407"/>
              <w:rPr>
                <w:rFonts w:ascii="Calibri" w:hAnsi="Calibri"/>
                <w:sz w:val="12"/>
                <w:szCs w:val="12"/>
              </w:rPr>
            </w:pPr>
          </w:p>
          <w:p w14:paraId="19B7BF3A" w14:textId="77777777" w:rsidR="000E3450" w:rsidRPr="00E443DE" w:rsidRDefault="000E3450" w:rsidP="000E3450">
            <w:pPr>
              <w:tabs>
                <w:tab w:val="center" w:pos="4320"/>
                <w:tab w:val="right" w:pos="8640"/>
              </w:tabs>
              <w:rPr>
                <w:rFonts w:asciiTheme="minorHAnsi" w:hAnsiTheme="minorHAnsi"/>
                <w:sz w:val="12"/>
                <w:szCs w:val="12"/>
              </w:rPr>
            </w:pPr>
          </w:p>
          <w:p w14:paraId="2D1D716A" w14:textId="272363AA" w:rsidR="00545FC7" w:rsidRPr="00E443DE" w:rsidRDefault="00545FC7" w:rsidP="000E3450">
            <w:pPr>
              <w:tabs>
                <w:tab w:val="center" w:pos="4320"/>
                <w:tab w:val="right" w:pos="8640"/>
              </w:tabs>
              <w:rPr>
                <w:rFonts w:asciiTheme="minorHAnsi" w:hAnsiTheme="minorHAnsi"/>
                <w:sz w:val="12"/>
                <w:szCs w:val="12"/>
              </w:rPr>
            </w:pPr>
            <w:r w:rsidRPr="00E443DE">
              <w:rPr>
                <w:rFonts w:asciiTheme="minorHAnsi" w:hAnsiTheme="minorHAnsi"/>
                <w:sz w:val="12"/>
                <w:szCs w:val="12"/>
              </w:rPr>
              <w:t>elseif parent is MCH-01d:</w:t>
            </w:r>
          </w:p>
          <w:p w14:paraId="042EB883" w14:textId="01D41A28" w:rsidR="00D7346C" w:rsidRPr="00E443DE" w:rsidRDefault="00D7346C" w:rsidP="00D7346C">
            <w:pPr>
              <w:keepNext/>
              <w:ind w:left="311"/>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MCH-01d field D05 = "central packaged AC", </w:t>
            </w:r>
            <w:r w:rsidRPr="00E443DE">
              <w:rPr>
                <w:rFonts w:ascii="Calibri" w:hAnsi="Calibri"/>
                <w:b/>
                <w:sz w:val="12"/>
                <w:szCs w:val="12"/>
              </w:rPr>
              <w:t>and</w:t>
            </w:r>
            <w:r w:rsidRPr="00E443DE">
              <w:rPr>
                <w:rFonts w:ascii="Calibri" w:hAnsi="Calibri"/>
                <w:sz w:val="12"/>
                <w:szCs w:val="12"/>
              </w:rPr>
              <w:t xml:space="preserve"> </w:t>
            </w:r>
            <w:r w:rsidRPr="00E443DE">
              <w:rPr>
                <w:rFonts w:ascii="Calibri" w:hAnsi="Calibri"/>
                <w:b/>
                <w:sz w:val="12"/>
                <w:szCs w:val="12"/>
              </w:rPr>
              <w:t>all</w:t>
            </w:r>
            <w:r w:rsidRPr="00E443DE">
              <w:rPr>
                <w:rFonts w:ascii="Calibri" w:hAnsi="Calibri"/>
                <w:sz w:val="12"/>
                <w:szCs w:val="12"/>
              </w:rPr>
              <w:t xml:space="preserve"> of the following criteria are true:  1:</w:t>
            </w:r>
            <w:r w:rsidR="0081107A" w:rsidRPr="00E443DE">
              <w:rPr>
                <w:rFonts w:ascii="Calibri" w:hAnsi="Calibri"/>
                <w:sz w:val="12"/>
                <w:szCs w:val="12"/>
              </w:rPr>
              <w:t xml:space="preserve"> field A</w:t>
            </w:r>
            <w:r w:rsidR="00ED05EF" w:rsidRPr="00E443DE">
              <w:rPr>
                <w:rFonts w:ascii="Calibri" w:hAnsi="Calibri"/>
                <w:sz w:val="12"/>
                <w:szCs w:val="12"/>
              </w:rPr>
              <w:t>03</w:t>
            </w:r>
            <w:r w:rsidR="00A305B5" w:rsidRPr="00E443DE">
              <w:rPr>
                <w:rFonts w:ascii="Calibri" w:hAnsi="Calibri"/>
                <w:sz w:val="12"/>
                <w:szCs w:val="12"/>
              </w:rPr>
              <w:t>a</w:t>
            </w:r>
            <w:r w:rsidR="00ED05EF" w:rsidRPr="00E443DE">
              <w:rPr>
                <w:rFonts w:ascii="Calibri" w:hAnsi="Calibri"/>
                <w:sz w:val="12"/>
                <w:szCs w:val="12"/>
              </w:rPr>
              <w:t xml:space="preserve"> = EER/SEER; 2: </w:t>
            </w:r>
            <w:r w:rsidRPr="00E443DE">
              <w:rPr>
                <w:rFonts w:ascii="Calibri" w:hAnsi="Calibri"/>
                <w:sz w:val="12"/>
                <w:szCs w:val="12"/>
              </w:rPr>
              <w:t xml:space="preserve">[MCH-01d field C07≠N/A]; </w:t>
            </w:r>
            <w:r w:rsidR="00ED05EF" w:rsidRPr="00E443DE">
              <w:rPr>
                <w:rFonts w:ascii="Calibri" w:hAnsi="Calibri"/>
                <w:sz w:val="12"/>
                <w:szCs w:val="12"/>
              </w:rPr>
              <w:t>3</w:t>
            </w:r>
            <w:r w:rsidRPr="00E443DE">
              <w:rPr>
                <w:rFonts w:ascii="Calibri" w:hAnsi="Calibri"/>
                <w:sz w:val="12"/>
                <w:szCs w:val="12"/>
              </w:rPr>
              <w:t xml:space="preserve">:[MCH-01d field C07 &gt; 11.0];  3:[MCH-01d field G04 &gt; 11.0];  </w:t>
            </w:r>
          </w:p>
          <w:p w14:paraId="0F6925CD" w14:textId="08EA5342" w:rsidR="00D7346C" w:rsidRPr="00E443DE" w:rsidRDefault="00D7346C" w:rsidP="00D7346C">
            <w:pPr>
              <w:keepNext/>
              <w:ind w:left="720" w:hanging="409"/>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w:t>
            </w:r>
            <w:r w:rsidR="004E606D" w:rsidRPr="00E443DE">
              <w:rPr>
                <w:rFonts w:ascii="Calibri" w:hAnsi="Calibri"/>
                <w:sz w:val="12"/>
                <w:szCs w:val="12"/>
              </w:rPr>
              <w:t xml:space="preserve"> in th</w:t>
            </w:r>
            <w:r w:rsidRPr="00E443DE">
              <w:rPr>
                <w:rFonts w:ascii="Calibri" w:hAnsi="Calibri"/>
                <w:sz w:val="12"/>
                <w:szCs w:val="12"/>
              </w:rPr>
              <w:t xml:space="preserve">is field = yes; </w:t>
            </w:r>
          </w:p>
          <w:p w14:paraId="4FDBE364" w14:textId="77777777" w:rsidR="00D7346C" w:rsidRPr="00E443DE" w:rsidRDefault="00D7346C" w:rsidP="00D7346C">
            <w:pPr>
              <w:keepNext/>
              <w:ind w:left="720" w:hanging="409"/>
              <w:rPr>
                <w:rFonts w:ascii="Calibri" w:hAnsi="Calibri"/>
                <w:sz w:val="12"/>
                <w:szCs w:val="12"/>
              </w:rPr>
            </w:pPr>
          </w:p>
          <w:p w14:paraId="69C462A0" w14:textId="267C55B1" w:rsidR="00D7346C" w:rsidRPr="00E443DE" w:rsidRDefault="00D7346C" w:rsidP="00D7346C">
            <w:pPr>
              <w:keepNext/>
              <w:ind w:left="720" w:hanging="409"/>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w:t>
            </w:r>
            <w:r w:rsidR="000365D9" w:rsidRPr="00E443DE">
              <w:rPr>
                <w:rFonts w:ascii="Calibri" w:hAnsi="Calibri"/>
                <w:sz w:val="12"/>
                <w:szCs w:val="12"/>
              </w:rPr>
              <w:t xml:space="preserve">MCH-01d field </w:t>
            </w:r>
            <w:r w:rsidRPr="00E443DE">
              <w:rPr>
                <w:rFonts w:ascii="Calibri" w:hAnsi="Calibri"/>
                <w:sz w:val="12"/>
                <w:szCs w:val="12"/>
              </w:rPr>
              <w:t xml:space="preserve">D05 = "central split AC" </w:t>
            </w:r>
            <w:r w:rsidRPr="00E443DE">
              <w:rPr>
                <w:rFonts w:ascii="Calibri" w:hAnsi="Calibri"/>
                <w:b/>
                <w:sz w:val="12"/>
                <w:szCs w:val="12"/>
              </w:rPr>
              <w:t>and</w:t>
            </w:r>
            <w:r w:rsidRPr="00E443DE">
              <w:rPr>
                <w:rFonts w:ascii="Calibri" w:hAnsi="Calibri"/>
                <w:sz w:val="12"/>
                <w:szCs w:val="12"/>
              </w:rPr>
              <w:t xml:space="preserve"> </w:t>
            </w:r>
            <w:r w:rsidRPr="00E443DE">
              <w:rPr>
                <w:rFonts w:ascii="Calibri" w:hAnsi="Calibri"/>
                <w:b/>
                <w:sz w:val="12"/>
                <w:szCs w:val="12"/>
              </w:rPr>
              <w:t>all</w:t>
            </w:r>
            <w:r w:rsidRPr="00E443DE">
              <w:rPr>
                <w:rFonts w:ascii="Calibri" w:hAnsi="Calibri"/>
                <w:sz w:val="12"/>
                <w:szCs w:val="12"/>
              </w:rPr>
              <w:t xml:space="preserve"> of the following criteria are true:  </w:t>
            </w:r>
          </w:p>
          <w:p w14:paraId="41AF5CD4" w14:textId="69C8F655" w:rsidR="00D7346C" w:rsidRPr="00E443DE" w:rsidRDefault="00D7346C" w:rsidP="00D7346C">
            <w:pPr>
              <w:keepNext/>
              <w:ind w:left="720" w:hanging="409"/>
              <w:rPr>
                <w:rFonts w:ascii="Calibri" w:hAnsi="Calibri"/>
                <w:sz w:val="12"/>
                <w:szCs w:val="12"/>
              </w:rPr>
            </w:pPr>
            <w:r w:rsidRPr="00E443DE">
              <w:rPr>
                <w:rFonts w:ascii="Calibri" w:hAnsi="Calibri"/>
                <w:sz w:val="12"/>
                <w:szCs w:val="12"/>
              </w:rPr>
              <w:t>1:</w:t>
            </w:r>
            <w:r w:rsidR="00ED05EF" w:rsidRPr="00E443DE">
              <w:rPr>
                <w:rFonts w:ascii="Calibri" w:hAnsi="Calibri"/>
                <w:sz w:val="12"/>
                <w:szCs w:val="12"/>
              </w:rPr>
              <w:t xml:space="preserve"> field A03</w:t>
            </w:r>
            <w:r w:rsidR="00A305B5" w:rsidRPr="00E443DE">
              <w:rPr>
                <w:rFonts w:ascii="Calibri" w:hAnsi="Calibri"/>
                <w:sz w:val="12"/>
                <w:szCs w:val="12"/>
              </w:rPr>
              <w:t>a</w:t>
            </w:r>
            <w:r w:rsidR="00ED05EF" w:rsidRPr="00E443DE">
              <w:rPr>
                <w:rFonts w:ascii="Calibri" w:hAnsi="Calibri"/>
                <w:sz w:val="12"/>
                <w:szCs w:val="12"/>
              </w:rPr>
              <w:t xml:space="preserve"> = EER/SEER; 2: </w:t>
            </w:r>
            <w:r w:rsidRPr="00E443DE">
              <w:rPr>
                <w:rFonts w:ascii="Calibri" w:hAnsi="Calibri"/>
                <w:sz w:val="12"/>
                <w:szCs w:val="12"/>
              </w:rPr>
              <w:t xml:space="preserve">[MCH-01d C07≠N/A]; </w:t>
            </w:r>
            <w:r w:rsidR="00ED05EF" w:rsidRPr="00E443DE">
              <w:rPr>
                <w:rFonts w:ascii="Calibri" w:hAnsi="Calibri"/>
                <w:sz w:val="12"/>
                <w:szCs w:val="12"/>
              </w:rPr>
              <w:t>3</w:t>
            </w:r>
            <w:r w:rsidRPr="00E443DE">
              <w:rPr>
                <w:rFonts w:ascii="Calibri" w:hAnsi="Calibri"/>
                <w:sz w:val="12"/>
                <w:szCs w:val="12"/>
              </w:rPr>
              <w:t xml:space="preserve">:[MCH-01d field C07 &gt; 11.7]; </w:t>
            </w:r>
            <w:r w:rsidR="00ED05EF" w:rsidRPr="00E443DE">
              <w:rPr>
                <w:rFonts w:ascii="Calibri" w:hAnsi="Calibri"/>
                <w:sz w:val="12"/>
                <w:szCs w:val="12"/>
              </w:rPr>
              <w:t>4</w:t>
            </w:r>
            <w:r w:rsidRPr="00E443DE">
              <w:rPr>
                <w:rFonts w:ascii="Calibri" w:hAnsi="Calibri"/>
                <w:sz w:val="12"/>
                <w:szCs w:val="12"/>
              </w:rPr>
              <w:t xml:space="preserve">:[MCH-01d field G10 </w:t>
            </w:r>
            <w:r w:rsidRPr="00E443DE">
              <w:rPr>
                <w:rFonts w:ascii="Calibri" w:hAnsi="Calibri" w:cs="Calibri"/>
                <w:sz w:val="12"/>
                <w:szCs w:val="12"/>
              </w:rPr>
              <w:t>≥</w:t>
            </w:r>
            <w:r w:rsidRPr="00E443DE">
              <w:rPr>
                <w:rFonts w:ascii="Calibri" w:hAnsi="Calibri"/>
                <w:sz w:val="12"/>
                <w:szCs w:val="12"/>
              </w:rPr>
              <w:t xml:space="preserve"> 45000]; </w:t>
            </w:r>
          </w:p>
          <w:p w14:paraId="7F890143" w14:textId="48640F89" w:rsidR="00D7346C" w:rsidRPr="00E443DE" w:rsidRDefault="00D7346C" w:rsidP="00D7346C">
            <w:pPr>
              <w:keepNext/>
              <w:ind w:left="720" w:hanging="409"/>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field=yes;</w:t>
            </w:r>
          </w:p>
          <w:p w14:paraId="460255C9" w14:textId="77777777" w:rsidR="00D7346C" w:rsidRPr="00E443DE" w:rsidRDefault="00D7346C" w:rsidP="00D7346C">
            <w:pPr>
              <w:keepNext/>
              <w:ind w:left="720" w:hanging="409"/>
              <w:rPr>
                <w:rFonts w:ascii="Calibri" w:hAnsi="Calibri"/>
                <w:sz w:val="12"/>
                <w:szCs w:val="12"/>
              </w:rPr>
            </w:pPr>
          </w:p>
          <w:p w14:paraId="75D4B6D9" w14:textId="3AF5F0C7" w:rsidR="00D7346C" w:rsidRPr="00E443DE" w:rsidRDefault="00D7346C" w:rsidP="00D7346C">
            <w:pPr>
              <w:keepNext/>
              <w:ind w:left="720" w:hanging="409"/>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w:t>
            </w:r>
            <w:r w:rsidR="000365D9" w:rsidRPr="00E443DE">
              <w:rPr>
                <w:rFonts w:ascii="Calibri" w:hAnsi="Calibri"/>
                <w:sz w:val="12"/>
                <w:szCs w:val="12"/>
              </w:rPr>
              <w:t xml:space="preserve">MCH-01d field </w:t>
            </w:r>
            <w:r w:rsidRPr="00E443DE">
              <w:rPr>
                <w:rFonts w:ascii="Calibri" w:hAnsi="Calibri"/>
                <w:sz w:val="12"/>
                <w:szCs w:val="12"/>
              </w:rPr>
              <w:t xml:space="preserve">D05 = "central split AC" </w:t>
            </w:r>
            <w:r w:rsidRPr="00E443DE">
              <w:rPr>
                <w:rFonts w:ascii="Calibri" w:hAnsi="Calibri"/>
                <w:b/>
                <w:sz w:val="12"/>
                <w:szCs w:val="12"/>
              </w:rPr>
              <w:t>and</w:t>
            </w:r>
            <w:r w:rsidRPr="00E443DE">
              <w:rPr>
                <w:rFonts w:ascii="Calibri" w:hAnsi="Calibri"/>
                <w:sz w:val="12"/>
                <w:szCs w:val="12"/>
              </w:rPr>
              <w:t xml:space="preserve"> </w:t>
            </w:r>
            <w:r w:rsidRPr="00E443DE">
              <w:rPr>
                <w:rFonts w:ascii="Calibri" w:hAnsi="Calibri"/>
                <w:b/>
                <w:sz w:val="12"/>
                <w:szCs w:val="12"/>
              </w:rPr>
              <w:t xml:space="preserve">all </w:t>
            </w:r>
            <w:r w:rsidRPr="00E443DE">
              <w:rPr>
                <w:rFonts w:ascii="Calibri" w:hAnsi="Calibri"/>
                <w:sz w:val="12"/>
                <w:szCs w:val="12"/>
              </w:rPr>
              <w:t xml:space="preserve">of the following criteria are true:  </w:t>
            </w:r>
          </w:p>
          <w:p w14:paraId="62A1CFF7" w14:textId="36764806" w:rsidR="00D7346C" w:rsidRPr="00E443DE" w:rsidRDefault="00D7346C" w:rsidP="00D7346C">
            <w:pPr>
              <w:keepNext/>
              <w:ind w:left="720" w:hanging="409"/>
              <w:rPr>
                <w:rFonts w:ascii="Calibri" w:hAnsi="Calibri"/>
                <w:sz w:val="12"/>
                <w:szCs w:val="12"/>
              </w:rPr>
            </w:pPr>
            <w:r w:rsidRPr="00E443DE">
              <w:rPr>
                <w:rFonts w:ascii="Calibri" w:hAnsi="Calibri"/>
                <w:sz w:val="12"/>
                <w:szCs w:val="12"/>
              </w:rPr>
              <w:t>1:</w:t>
            </w:r>
            <w:r w:rsidR="00A614D8" w:rsidRPr="00E443DE">
              <w:rPr>
                <w:rFonts w:ascii="Calibri" w:hAnsi="Calibri"/>
                <w:sz w:val="12"/>
                <w:szCs w:val="12"/>
              </w:rPr>
              <w:t xml:space="preserve"> field A03</w:t>
            </w:r>
            <w:r w:rsidR="00A305B5" w:rsidRPr="00E443DE">
              <w:rPr>
                <w:rFonts w:ascii="Calibri" w:hAnsi="Calibri"/>
                <w:sz w:val="12"/>
                <w:szCs w:val="12"/>
              </w:rPr>
              <w:t>a</w:t>
            </w:r>
            <w:r w:rsidR="00A614D8" w:rsidRPr="00E443DE">
              <w:rPr>
                <w:rFonts w:ascii="Calibri" w:hAnsi="Calibri"/>
                <w:sz w:val="12"/>
                <w:szCs w:val="12"/>
              </w:rPr>
              <w:t xml:space="preserve"> = EER/SEER; 2: </w:t>
            </w:r>
            <w:r w:rsidRPr="00E443DE">
              <w:rPr>
                <w:rFonts w:ascii="Calibri" w:hAnsi="Calibri"/>
                <w:sz w:val="12"/>
                <w:szCs w:val="12"/>
              </w:rPr>
              <w:t xml:space="preserve">[MCH-01d field C07≠N/A]; </w:t>
            </w:r>
            <w:r w:rsidR="00A614D8" w:rsidRPr="00E443DE">
              <w:rPr>
                <w:rFonts w:ascii="Calibri" w:hAnsi="Calibri"/>
                <w:sz w:val="12"/>
                <w:szCs w:val="12"/>
              </w:rPr>
              <w:t>3</w:t>
            </w:r>
            <w:r w:rsidRPr="00E443DE">
              <w:rPr>
                <w:rFonts w:ascii="Calibri" w:hAnsi="Calibri"/>
                <w:sz w:val="12"/>
                <w:szCs w:val="12"/>
              </w:rPr>
              <w:t xml:space="preserve">:[MCH-01d field G04 &gt; 12.2]; </w:t>
            </w:r>
            <w:r w:rsidR="00A614D8" w:rsidRPr="00E443DE">
              <w:rPr>
                <w:rFonts w:ascii="Calibri" w:hAnsi="Calibri"/>
                <w:sz w:val="12"/>
                <w:szCs w:val="12"/>
              </w:rPr>
              <w:t>4</w:t>
            </w:r>
            <w:r w:rsidRPr="00E443DE">
              <w:rPr>
                <w:rFonts w:ascii="Calibri" w:hAnsi="Calibri"/>
                <w:sz w:val="12"/>
                <w:szCs w:val="12"/>
              </w:rPr>
              <w:t xml:space="preserve">:[MCH-01d field G10 </w:t>
            </w:r>
            <w:r w:rsidRPr="00E443DE">
              <w:rPr>
                <w:rFonts w:ascii="Calibri" w:hAnsi="Calibri" w:cs="Calibri"/>
                <w:sz w:val="12"/>
                <w:szCs w:val="12"/>
              </w:rPr>
              <w:t>&lt;</w:t>
            </w:r>
            <w:r w:rsidRPr="00E443DE">
              <w:rPr>
                <w:rFonts w:ascii="Calibri" w:hAnsi="Calibri"/>
                <w:sz w:val="12"/>
                <w:szCs w:val="12"/>
              </w:rPr>
              <w:t xml:space="preserve"> 45000]; </w:t>
            </w:r>
          </w:p>
          <w:p w14:paraId="74B42FA9" w14:textId="16708852" w:rsidR="00D7346C" w:rsidRPr="00E443DE" w:rsidRDefault="00D7346C" w:rsidP="00D7346C">
            <w:pPr>
              <w:keepNext/>
              <w:ind w:left="720" w:hanging="409"/>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field=yes;</w:t>
            </w:r>
          </w:p>
          <w:p w14:paraId="762A6E7A" w14:textId="77777777" w:rsidR="00BC648E" w:rsidRPr="00E443DE" w:rsidRDefault="00BC648E" w:rsidP="00D7346C">
            <w:pPr>
              <w:keepNext/>
              <w:ind w:left="720" w:hanging="409"/>
              <w:rPr>
                <w:rFonts w:ascii="Calibri" w:hAnsi="Calibri"/>
                <w:sz w:val="12"/>
                <w:szCs w:val="12"/>
              </w:rPr>
            </w:pPr>
          </w:p>
          <w:p w14:paraId="2D9F6949" w14:textId="681995D7" w:rsidR="00BC648E" w:rsidRPr="00E443DE" w:rsidRDefault="00BC648E" w:rsidP="00BC648E">
            <w:pPr>
              <w:keepNext/>
              <w:ind w:left="720" w:hanging="409"/>
              <w:rPr>
                <w:rFonts w:ascii="Calibri" w:hAnsi="Calibri"/>
                <w:sz w:val="12"/>
                <w:szCs w:val="12"/>
              </w:rPr>
            </w:pPr>
          </w:p>
          <w:p w14:paraId="5796EFE2" w14:textId="77777777" w:rsidR="00BC648E" w:rsidRPr="00E443DE" w:rsidRDefault="00BC648E" w:rsidP="00BC648E">
            <w:pPr>
              <w:keepNext/>
              <w:ind w:left="720" w:hanging="409"/>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MCH-01d field D05 = "central split AC" </w:t>
            </w:r>
            <w:r w:rsidRPr="00E443DE">
              <w:rPr>
                <w:rFonts w:ascii="Calibri" w:hAnsi="Calibri"/>
                <w:b/>
                <w:sz w:val="12"/>
                <w:szCs w:val="12"/>
              </w:rPr>
              <w:t>and</w:t>
            </w:r>
            <w:r w:rsidRPr="00E443DE">
              <w:rPr>
                <w:rFonts w:ascii="Calibri" w:hAnsi="Calibri"/>
                <w:sz w:val="12"/>
                <w:szCs w:val="12"/>
              </w:rPr>
              <w:t xml:space="preserve"> </w:t>
            </w:r>
            <w:r w:rsidRPr="00E443DE">
              <w:rPr>
                <w:rFonts w:ascii="Calibri" w:hAnsi="Calibri"/>
                <w:b/>
                <w:sz w:val="12"/>
                <w:szCs w:val="12"/>
              </w:rPr>
              <w:t>all</w:t>
            </w:r>
            <w:r w:rsidRPr="00E443DE">
              <w:rPr>
                <w:rFonts w:ascii="Calibri" w:hAnsi="Calibri"/>
                <w:sz w:val="12"/>
                <w:szCs w:val="12"/>
              </w:rPr>
              <w:t xml:space="preserve"> of the following criteria are true:  </w:t>
            </w:r>
          </w:p>
          <w:p w14:paraId="547D8D30" w14:textId="6C2C16B7" w:rsidR="00BC648E" w:rsidRPr="00E443DE" w:rsidRDefault="00BC648E" w:rsidP="00BC648E">
            <w:pPr>
              <w:keepNext/>
              <w:ind w:left="720" w:hanging="409"/>
              <w:rPr>
                <w:rFonts w:ascii="Calibri" w:hAnsi="Calibri"/>
                <w:sz w:val="12"/>
                <w:szCs w:val="12"/>
              </w:rPr>
            </w:pPr>
            <w:r w:rsidRPr="00E443DE">
              <w:rPr>
                <w:rFonts w:ascii="Calibri" w:hAnsi="Calibri"/>
                <w:sz w:val="12"/>
                <w:szCs w:val="12"/>
              </w:rPr>
              <w:t>1: field A03</w:t>
            </w:r>
            <w:r w:rsidR="00A305B5" w:rsidRPr="00E443DE">
              <w:rPr>
                <w:rFonts w:ascii="Calibri" w:hAnsi="Calibri"/>
                <w:sz w:val="12"/>
                <w:szCs w:val="12"/>
              </w:rPr>
              <w:t>a</w:t>
            </w:r>
            <w:r w:rsidRPr="00E443DE">
              <w:rPr>
                <w:rFonts w:ascii="Calibri" w:hAnsi="Calibri"/>
                <w:sz w:val="12"/>
                <w:szCs w:val="12"/>
              </w:rPr>
              <w:t xml:space="preserve"> = EER2/SEER2; 2: [MCH-01d C07≠N/A]; 3:[MCH-01d field C07 &gt; 11.2]; 4:[MCH-01d field G10 </w:t>
            </w:r>
            <w:r w:rsidRPr="00E443DE">
              <w:rPr>
                <w:rFonts w:ascii="Calibri" w:hAnsi="Calibri" w:cs="Calibri"/>
                <w:sz w:val="12"/>
                <w:szCs w:val="12"/>
              </w:rPr>
              <w:t>≥</w:t>
            </w:r>
            <w:r w:rsidRPr="00E443DE">
              <w:rPr>
                <w:rFonts w:ascii="Calibri" w:hAnsi="Calibri"/>
                <w:sz w:val="12"/>
                <w:szCs w:val="12"/>
              </w:rPr>
              <w:t xml:space="preserve"> 45000]; </w:t>
            </w:r>
          </w:p>
          <w:p w14:paraId="6F9E4D57" w14:textId="77777777" w:rsidR="00BC648E" w:rsidRPr="00E443DE" w:rsidRDefault="00BC648E" w:rsidP="00BC648E">
            <w:pPr>
              <w:keepNext/>
              <w:ind w:left="720" w:hanging="409"/>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field=yes;</w:t>
            </w:r>
          </w:p>
          <w:p w14:paraId="2709F9D1" w14:textId="77777777" w:rsidR="00BC648E" w:rsidRPr="00E443DE" w:rsidRDefault="00BC648E" w:rsidP="00BC648E">
            <w:pPr>
              <w:keepNext/>
              <w:ind w:left="720" w:hanging="409"/>
              <w:rPr>
                <w:rFonts w:ascii="Calibri" w:hAnsi="Calibri"/>
                <w:sz w:val="12"/>
                <w:szCs w:val="12"/>
              </w:rPr>
            </w:pPr>
          </w:p>
          <w:p w14:paraId="44C1A077" w14:textId="77777777" w:rsidR="00BC648E" w:rsidRPr="00E443DE" w:rsidRDefault="00BC648E" w:rsidP="00BC648E">
            <w:pPr>
              <w:keepNext/>
              <w:ind w:left="720" w:hanging="409"/>
              <w:rPr>
                <w:rFonts w:ascii="Calibri" w:hAnsi="Calibri"/>
                <w:sz w:val="12"/>
                <w:szCs w:val="12"/>
              </w:rPr>
            </w:pPr>
            <w:r w:rsidRPr="00E443DE">
              <w:rPr>
                <w:rFonts w:ascii="Calibri" w:hAnsi="Calibri"/>
                <w:b/>
                <w:sz w:val="12"/>
                <w:szCs w:val="12"/>
              </w:rPr>
              <w:t>elseif</w:t>
            </w:r>
            <w:r w:rsidRPr="00E443DE">
              <w:rPr>
                <w:rFonts w:ascii="Calibri" w:hAnsi="Calibri"/>
                <w:sz w:val="12"/>
                <w:szCs w:val="12"/>
              </w:rPr>
              <w:t xml:space="preserve"> MCH-01d field D05 = "central split AC" </w:t>
            </w:r>
            <w:r w:rsidRPr="00E443DE">
              <w:rPr>
                <w:rFonts w:ascii="Calibri" w:hAnsi="Calibri"/>
                <w:b/>
                <w:sz w:val="12"/>
                <w:szCs w:val="12"/>
              </w:rPr>
              <w:t>and</w:t>
            </w:r>
            <w:r w:rsidRPr="00E443DE">
              <w:rPr>
                <w:rFonts w:ascii="Calibri" w:hAnsi="Calibri"/>
                <w:sz w:val="12"/>
                <w:szCs w:val="12"/>
              </w:rPr>
              <w:t xml:space="preserve"> </w:t>
            </w:r>
            <w:r w:rsidRPr="00E443DE">
              <w:rPr>
                <w:rFonts w:ascii="Calibri" w:hAnsi="Calibri"/>
                <w:b/>
                <w:sz w:val="12"/>
                <w:szCs w:val="12"/>
              </w:rPr>
              <w:t xml:space="preserve">all </w:t>
            </w:r>
            <w:r w:rsidRPr="00E443DE">
              <w:rPr>
                <w:rFonts w:ascii="Calibri" w:hAnsi="Calibri"/>
                <w:sz w:val="12"/>
                <w:szCs w:val="12"/>
              </w:rPr>
              <w:t xml:space="preserve">of the following criteria are true:  </w:t>
            </w:r>
          </w:p>
          <w:p w14:paraId="5335D164" w14:textId="75571473" w:rsidR="00BC648E" w:rsidRPr="00E443DE" w:rsidRDefault="00BC648E" w:rsidP="00BC648E">
            <w:pPr>
              <w:keepNext/>
              <w:ind w:left="720" w:hanging="409"/>
              <w:rPr>
                <w:rFonts w:ascii="Calibri" w:hAnsi="Calibri"/>
                <w:sz w:val="12"/>
                <w:szCs w:val="12"/>
              </w:rPr>
            </w:pPr>
            <w:r w:rsidRPr="00E443DE">
              <w:rPr>
                <w:rFonts w:ascii="Calibri" w:hAnsi="Calibri"/>
                <w:sz w:val="12"/>
                <w:szCs w:val="12"/>
              </w:rPr>
              <w:t>1: field A03</w:t>
            </w:r>
            <w:r w:rsidR="00A305B5" w:rsidRPr="00E443DE">
              <w:rPr>
                <w:rFonts w:ascii="Calibri" w:hAnsi="Calibri"/>
                <w:sz w:val="12"/>
                <w:szCs w:val="12"/>
              </w:rPr>
              <w:t>a</w:t>
            </w:r>
            <w:r w:rsidRPr="00E443DE">
              <w:rPr>
                <w:rFonts w:ascii="Calibri" w:hAnsi="Calibri"/>
                <w:sz w:val="12"/>
                <w:szCs w:val="12"/>
              </w:rPr>
              <w:t xml:space="preserve"> = EER2/SEER2; 2: [MCH-01d field C07≠N/A]; 3:[MCH-01d field G04 &gt; 11.7]; 4:[MCH-01d field G10 </w:t>
            </w:r>
            <w:r w:rsidRPr="00E443DE">
              <w:rPr>
                <w:rFonts w:ascii="Calibri" w:hAnsi="Calibri" w:cs="Calibri"/>
                <w:sz w:val="12"/>
                <w:szCs w:val="12"/>
              </w:rPr>
              <w:t>&lt;</w:t>
            </w:r>
            <w:r w:rsidRPr="00E443DE">
              <w:rPr>
                <w:rFonts w:ascii="Calibri" w:hAnsi="Calibri"/>
                <w:sz w:val="12"/>
                <w:szCs w:val="12"/>
              </w:rPr>
              <w:t xml:space="preserve"> 45000]; </w:t>
            </w:r>
          </w:p>
          <w:p w14:paraId="52AED333" w14:textId="77777777" w:rsidR="00BC648E" w:rsidRPr="00E443DE" w:rsidRDefault="00BC648E" w:rsidP="00BC648E">
            <w:pPr>
              <w:keepNext/>
              <w:ind w:left="720" w:hanging="409"/>
              <w:rPr>
                <w:rFonts w:ascii="Calibri" w:hAnsi="Calibri"/>
                <w:sz w:val="12"/>
                <w:szCs w:val="12"/>
              </w:rPr>
            </w:pPr>
            <w:r w:rsidRPr="00E443DE">
              <w:rPr>
                <w:rFonts w:ascii="Calibri" w:hAnsi="Calibri"/>
                <w:b/>
                <w:sz w:val="12"/>
                <w:szCs w:val="12"/>
              </w:rPr>
              <w:t>then</w:t>
            </w:r>
            <w:r w:rsidRPr="00E443DE">
              <w:rPr>
                <w:rFonts w:ascii="Calibri" w:hAnsi="Calibri"/>
                <w:sz w:val="12"/>
                <w:szCs w:val="12"/>
              </w:rPr>
              <w:t xml:space="preserve"> result in this field=yes;</w:t>
            </w:r>
          </w:p>
          <w:p w14:paraId="17E93E9F" w14:textId="77777777" w:rsidR="00BC648E" w:rsidRPr="00E443DE" w:rsidRDefault="00BC648E" w:rsidP="00BC648E">
            <w:pPr>
              <w:keepNext/>
              <w:ind w:left="720" w:hanging="409"/>
              <w:rPr>
                <w:rFonts w:ascii="Calibri" w:hAnsi="Calibri"/>
                <w:sz w:val="12"/>
                <w:szCs w:val="12"/>
              </w:rPr>
            </w:pPr>
            <w:r w:rsidRPr="00E443DE">
              <w:rPr>
                <w:rFonts w:ascii="Calibri" w:hAnsi="Calibri"/>
                <w:b/>
                <w:sz w:val="12"/>
                <w:szCs w:val="12"/>
              </w:rPr>
              <w:t>else</w:t>
            </w:r>
            <w:r w:rsidRPr="00E443DE">
              <w:rPr>
                <w:rFonts w:ascii="Calibri" w:hAnsi="Calibri"/>
                <w:sz w:val="12"/>
                <w:szCs w:val="12"/>
              </w:rPr>
              <w:t xml:space="preserve"> result in this field=no&gt;&gt;</w:t>
            </w:r>
          </w:p>
          <w:p w14:paraId="55FA99C3" w14:textId="77777777" w:rsidR="00BC648E" w:rsidRPr="00E443DE" w:rsidRDefault="00BC648E" w:rsidP="00D7346C">
            <w:pPr>
              <w:keepNext/>
              <w:ind w:left="720" w:hanging="409"/>
              <w:rPr>
                <w:rFonts w:ascii="Calibri" w:hAnsi="Calibri"/>
                <w:sz w:val="12"/>
                <w:szCs w:val="12"/>
              </w:rPr>
            </w:pPr>
          </w:p>
          <w:p w14:paraId="0319FAD9" w14:textId="6BE232A4" w:rsidR="00545FC7" w:rsidRPr="00E443DE" w:rsidRDefault="00545FC7" w:rsidP="000E3450">
            <w:pPr>
              <w:tabs>
                <w:tab w:val="center" w:pos="4320"/>
                <w:tab w:val="right" w:pos="8640"/>
              </w:tabs>
              <w:rPr>
                <w:rFonts w:asciiTheme="minorHAnsi" w:hAnsiTheme="minorHAnsi"/>
                <w:sz w:val="12"/>
                <w:szCs w:val="12"/>
              </w:rPr>
            </w:pPr>
          </w:p>
          <w:p w14:paraId="10667925" w14:textId="0F6381BB" w:rsidR="00216F5E" w:rsidRPr="00E443DE" w:rsidRDefault="00216F5E" w:rsidP="00291F4F">
            <w:pPr>
              <w:tabs>
                <w:tab w:val="center" w:pos="4320"/>
                <w:tab w:val="right" w:pos="8640"/>
              </w:tabs>
              <w:rPr>
                <w:rFonts w:asciiTheme="minorHAnsi" w:hAnsiTheme="minorHAnsi"/>
                <w:sz w:val="8"/>
                <w:szCs w:val="8"/>
              </w:rPr>
            </w:pPr>
          </w:p>
        </w:tc>
      </w:tr>
      <w:tr w:rsidR="00BA0957" w:rsidRPr="00E443DE" w14:paraId="60E99019" w14:textId="77777777" w:rsidTr="00F8738A">
        <w:trPr>
          <w:cantSplit/>
          <w:trHeight w:val="144"/>
        </w:trPr>
        <w:tc>
          <w:tcPr>
            <w:tcW w:w="267" w:type="pct"/>
            <w:vAlign w:val="center"/>
          </w:tcPr>
          <w:p w14:paraId="3128BE89" w14:textId="710BFDAF" w:rsidR="00BA0957" w:rsidRPr="00E443DE" w:rsidRDefault="00BA0957" w:rsidP="00FC0396">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05</w:t>
            </w:r>
          </w:p>
        </w:tc>
        <w:tc>
          <w:tcPr>
            <w:tcW w:w="2197" w:type="pct"/>
            <w:vAlign w:val="center"/>
          </w:tcPr>
          <w:p w14:paraId="0322533B" w14:textId="0D80C9B8" w:rsidR="00BA0957" w:rsidRPr="00E443DE" w:rsidRDefault="00BA0957" w:rsidP="00BA0957">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Status: Heat Pump Heating Output Performance Compliance Check</w:t>
            </w:r>
          </w:p>
        </w:tc>
        <w:tc>
          <w:tcPr>
            <w:tcW w:w="2536" w:type="pct"/>
            <w:vAlign w:val="center"/>
          </w:tcPr>
          <w:p w14:paraId="56DFC085" w14:textId="389651E4" w:rsidR="00BA0957" w:rsidRPr="00E443DE" w:rsidRDefault="00BA0957" w:rsidP="00BA0957">
            <w:pPr>
              <w:tabs>
                <w:tab w:val="center" w:pos="4320"/>
                <w:tab w:val="right" w:pos="8640"/>
              </w:tabs>
              <w:rPr>
                <w:rFonts w:asciiTheme="minorHAnsi" w:hAnsiTheme="minorHAnsi"/>
                <w:sz w:val="18"/>
                <w:szCs w:val="18"/>
              </w:rPr>
            </w:pPr>
            <w:r w:rsidRPr="00E443DE">
              <w:rPr>
                <w:rFonts w:asciiTheme="minorHAnsi" w:hAnsiTheme="minorHAnsi"/>
                <w:sz w:val="18"/>
                <w:szCs w:val="18"/>
              </w:rPr>
              <w:t xml:space="preserve">&lt;&lt;calculated field: if the </w:t>
            </w:r>
            <w:r w:rsidR="00A57B1D" w:rsidRPr="00E443DE">
              <w:rPr>
                <w:rFonts w:asciiTheme="minorHAnsi" w:hAnsiTheme="minorHAnsi"/>
                <w:sz w:val="18"/>
                <w:szCs w:val="18"/>
              </w:rPr>
              <w:t>LMCC</w:t>
            </w:r>
            <w:r w:rsidRPr="00E443DE">
              <w:rPr>
                <w:rFonts w:asciiTheme="minorHAnsi" w:hAnsiTheme="minorHAnsi"/>
                <w:sz w:val="18"/>
                <w:szCs w:val="18"/>
              </w:rPr>
              <w:t xml:space="preserve"> flags the requirement for HERS verification of Heat Pump Heating Output, then result = Yes; else result = No&gt;&gt;</w:t>
            </w:r>
          </w:p>
        </w:tc>
      </w:tr>
      <w:tr w:rsidR="00FC0396" w:rsidRPr="00E443DE" w14:paraId="16E20D03" w14:textId="77777777" w:rsidTr="00F8738A">
        <w:trPr>
          <w:cantSplit/>
          <w:trHeight w:val="144"/>
        </w:trPr>
        <w:tc>
          <w:tcPr>
            <w:tcW w:w="267" w:type="pct"/>
            <w:vAlign w:val="center"/>
          </w:tcPr>
          <w:p w14:paraId="0C094288" w14:textId="356BD918" w:rsidR="00FC0396" w:rsidRPr="00E443DE" w:rsidRDefault="00FC0396" w:rsidP="00FC0396">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06</w:t>
            </w:r>
          </w:p>
        </w:tc>
        <w:tc>
          <w:tcPr>
            <w:tcW w:w="2197" w:type="pct"/>
            <w:vAlign w:val="center"/>
          </w:tcPr>
          <w:p w14:paraId="5A4A0FC8" w14:textId="2A4D1BB0" w:rsidR="00FC0396" w:rsidRPr="00E443DE" w:rsidRDefault="00FC0396" w:rsidP="00FC0396">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Status: HSPF</w:t>
            </w:r>
            <w:r w:rsidR="00BC6940" w:rsidRPr="00E443DE">
              <w:rPr>
                <w:rFonts w:asciiTheme="minorHAnsi" w:hAnsiTheme="minorHAnsi"/>
                <w:sz w:val="18"/>
                <w:szCs w:val="18"/>
              </w:rPr>
              <w:t>/HSPF2</w:t>
            </w:r>
            <w:r w:rsidRPr="00E443DE">
              <w:rPr>
                <w:rFonts w:asciiTheme="minorHAnsi" w:hAnsiTheme="minorHAnsi"/>
                <w:sz w:val="18"/>
                <w:szCs w:val="18"/>
              </w:rPr>
              <w:t xml:space="preserve"> Performance Compliance Credit Check</w:t>
            </w:r>
          </w:p>
        </w:tc>
        <w:tc>
          <w:tcPr>
            <w:tcW w:w="2536" w:type="pct"/>
            <w:vAlign w:val="center"/>
          </w:tcPr>
          <w:p w14:paraId="664C4438" w14:textId="79D06A2C" w:rsidR="00FC0396" w:rsidRPr="00E443DE" w:rsidRDefault="00FC0396" w:rsidP="00FC0396">
            <w:pPr>
              <w:tabs>
                <w:tab w:val="center" w:pos="4320"/>
                <w:tab w:val="right" w:pos="8640"/>
              </w:tabs>
              <w:rPr>
                <w:rFonts w:asciiTheme="minorHAnsi" w:hAnsiTheme="minorHAnsi"/>
                <w:sz w:val="18"/>
                <w:szCs w:val="18"/>
              </w:rPr>
            </w:pPr>
            <w:r w:rsidRPr="00E443DE">
              <w:rPr>
                <w:rFonts w:asciiTheme="minorHAnsi" w:hAnsiTheme="minorHAnsi"/>
                <w:sz w:val="18"/>
                <w:szCs w:val="18"/>
              </w:rPr>
              <w:t xml:space="preserve">&lt;&lt;calculated field: if the </w:t>
            </w:r>
            <w:r w:rsidR="00A57B1D" w:rsidRPr="00E443DE">
              <w:rPr>
                <w:rFonts w:asciiTheme="minorHAnsi" w:hAnsiTheme="minorHAnsi"/>
                <w:sz w:val="18"/>
                <w:szCs w:val="18"/>
              </w:rPr>
              <w:t>LMCC</w:t>
            </w:r>
            <w:r w:rsidRPr="00E443DE">
              <w:rPr>
                <w:rFonts w:asciiTheme="minorHAnsi" w:hAnsiTheme="minorHAnsi"/>
                <w:sz w:val="18"/>
                <w:szCs w:val="18"/>
              </w:rPr>
              <w:t xml:space="preserve"> flags the requirement for HERS verification of HSPF Performance, then result = Yes; else result = No&gt;&gt;</w:t>
            </w:r>
          </w:p>
        </w:tc>
      </w:tr>
      <w:tr w:rsidR="00FC0396" w:rsidRPr="00E443DE" w14:paraId="7DC3DB78" w14:textId="77777777" w:rsidTr="00F8738A">
        <w:trPr>
          <w:cantSplit/>
          <w:trHeight w:val="144"/>
        </w:trPr>
        <w:tc>
          <w:tcPr>
            <w:tcW w:w="267" w:type="pct"/>
            <w:vAlign w:val="center"/>
          </w:tcPr>
          <w:p w14:paraId="7DC3DB74" w14:textId="5CCFE778" w:rsidR="00FC0396" w:rsidRPr="00E443DE" w:rsidRDefault="00FC0396" w:rsidP="00FC0396">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07</w:t>
            </w:r>
          </w:p>
        </w:tc>
        <w:tc>
          <w:tcPr>
            <w:tcW w:w="2197" w:type="pct"/>
            <w:vAlign w:val="center"/>
          </w:tcPr>
          <w:p w14:paraId="7DC3DB75" w14:textId="0E542946" w:rsidR="00FC0396" w:rsidRPr="00E443DE" w:rsidRDefault="00FC0396" w:rsidP="00FC0396">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Directory Used to Certify Product Performance</w:t>
            </w:r>
          </w:p>
        </w:tc>
        <w:tc>
          <w:tcPr>
            <w:tcW w:w="2536" w:type="pct"/>
            <w:vAlign w:val="center"/>
          </w:tcPr>
          <w:p w14:paraId="7DC3DB77" w14:textId="42F4C16B" w:rsidR="00FC0396" w:rsidRPr="00E443DE" w:rsidRDefault="00FC0396" w:rsidP="00FC0396">
            <w:pPr>
              <w:rPr>
                <w:rFonts w:asciiTheme="minorHAnsi" w:hAnsiTheme="minorHAnsi"/>
                <w:sz w:val="18"/>
                <w:szCs w:val="18"/>
              </w:rPr>
            </w:pPr>
            <w:r w:rsidRPr="00E443DE">
              <w:rPr>
                <w:rFonts w:asciiTheme="minorHAnsi" w:hAnsiTheme="minorHAnsi"/>
                <w:sz w:val="18"/>
                <w:szCs w:val="18"/>
              </w:rPr>
              <w:t>&lt;&lt;User input, pull down list: AHRI, CEC, or DOE&gt;&gt;</w:t>
            </w:r>
          </w:p>
        </w:tc>
      </w:tr>
      <w:tr w:rsidR="00FC0396" w:rsidRPr="00E443DE" w14:paraId="7DC3DB7D" w14:textId="77777777" w:rsidTr="00F8738A">
        <w:trPr>
          <w:cantSplit/>
          <w:trHeight w:val="144"/>
        </w:trPr>
        <w:tc>
          <w:tcPr>
            <w:tcW w:w="267" w:type="pct"/>
            <w:vAlign w:val="center"/>
          </w:tcPr>
          <w:p w14:paraId="7DC3DB79" w14:textId="1A98F864" w:rsidR="00FC0396" w:rsidRPr="00E443DE" w:rsidRDefault="00FC0396" w:rsidP="00FC0396">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08</w:t>
            </w:r>
          </w:p>
        </w:tc>
        <w:tc>
          <w:tcPr>
            <w:tcW w:w="2197" w:type="pct"/>
            <w:vAlign w:val="center"/>
          </w:tcPr>
          <w:p w14:paraId="7DC3DB7A" w14:textId="27635D2D" w:rsidR="00FC0396" w:rsidRPr="00E443DE" w:rsidRDefault="00FC0396" w:rsidP="00FC0396">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 xml:space="preserve">AHRI Certification Number for the Installed Space Conditioning System from </w:t>
            </w:r>
            <w:hyperlink r:id="rId21" w:history="1">
              <w:r w:rsidRPr="00E443DE">
                <w:rPr>
                  <w:rStyle w:val="Hyperlink"/>
                  <w:rFonts w:asciiTheme="minorHAnsi" w:hAnsiTheme="minorHAnsi"/>
                  <w:sz w:val="18"/>
                  <w:szCs w:val="18"/>
                </w:rPr>
                <w:t>http://www.ahridirectory.org</w:t>
              </w:r>
            </w:hyperlink>
          </w:p>
        </w:tc>
        <w:tc>
          <w:tcPr>
            <w:tcW w:w="2536" w:type="pct"/>
            <w:vAlign w:val="center"/>
          </w:tcPr>
          <w:p w14:paraId="7DC3DB7C" w14:textId="10DC1FF0" w:rsidR="00FC0396" w:rsidRPr="00E443DE" w:rsidRDefault="00FC0396" w:rsidP="00FC0396">
            <w:pPr>
              <w:rPr>
                <w:rFonts w:asciiTheme="minorHAnsi" w:hAnsiTheme="minorHAnsi"/>
                <w:sz w:val="18"/>
                <w:szCs w:val="18"/>
              </w:rPr>
            </w:pPr>
            <w:r w:rsidRPr="00E443DE">
              <w:rPr>
                <w:rFonts w:asciiTheme="minorHAnsi" w:hAnsiTheme="minorHAnsi"/>
                <w:sz w:val="18"/>
                <w:szCs w:val="18"/>
              </w:rPr>
              <w:t>&lt;&lt;</w:t>
            </w:r>
            <w:r w:rsidRPr="00E443DE">
              <w:rPr>
                <w:rFonts w:asciiTheme="minorHAnsi" w:hAnsiTheme="minorHAnsi"/>
                <w:sz w:val="10"/>
                <w:szCs w:val="10"/>
              </w:rPr>
              <w:t xml:space="preserve"> </w:t>
            </w:r>
            <w:r w:rsidRPr="00E443DE">
              <w:rPr>
                <w:rFonts w:asciiTheme="minorHAnsi" w:hAnsiTheme="minorHAnsi"/>
                <w:sz w:val="18"/>
                <w:szCs w:val="18"/>
              </w:rPr>
              <w:t>if “Directory Used to Certify Product Performance”(A0</w:t>
            </w:r>
            <w:r w:rsidR="00871BAE" w:rsidRPr="00E443DE">
              <w:rPr>
                <w:rFonts w:asciiTheme="minorHAnsi" w:hAnsiTheme="minorHAnsi"/>
                <w:sz w:val="18"/>
                <w:szCs w:val="18"/>
              </w:rPr>
              <w:t>7</w:t>
            </w:r>
            <w:r w:rsidRPr="00E443DE">
              <w:rPr>
                <w:rFonts w:asciiTheme="minorHAnsi" w:hAnsiTheme="minorHAnsi"/>
                <w:sz w:val="18"/>
                <w:szCs w:val="18"/>
              </w:rPr>
              <w:t>) contains</w:t>
            </w:r>
            <w:r w:rsidRPr="00E443DE">
              <w:rPr>
                <w:rFonts w:asciiTheme="minorHAnsi" w:hAnsiTheme="minorHAnsi"/>
                <w:sz w:val="10"/>
                <w:szCs w:val="10"/>
              </w:rPr>
              <w:t xml:space="preserve"> </w:t>
            </w:r>
            <w:r w:rsidRPr="00E443DE">
              <w:rPr>
                <w:rFonts w:asciiTheme="minorHAnsi" w:hAnsiTheme="minorHAnsi"/>
                <w:sz w:val="18"/>
                <w:szCs w:val="18"/>
              </w:rPr>
              <w:t>CEC or DOE result equals NA; else user input: numeric&gt;&gt;</w:t>
            </w:r>
          </w:p>
        </w:tc>
      </w:tr>
      <w:tr w:rsidR="00FC0396" w:rsidRPr="00E443DE" w14:paraId="7DC3DB81" w14:textId="77777777" w:rsidTr="00F8738A">
        <w:trPr>
          <w:cantSplit/>
          <w:trHeight w:val="144"/>
        </w:trPr>
        <w:tc>
          <w:tcPr>
            <w:tcW w:w="267" w:type="pct"/>
            <w:vAlign w:val="center"/>
          </w:tcPr>
          <w:p w14:paraId="7DC3DB7E" w14:textId="3741BF2C" w:rsidR="00FC0396" w:rsidRPr="00E443DE" w:rsidRDefault="00FC0396" w:rsidP="00FC0396">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lastRenderedPageBreak/>
              <w:t>09</w:t>
            </w:r>
          </w:p>
        </w:tc>
        <w:tc>
          <w:tcPr>
            <w:tcW w:w="2197" w:type="pct"/>
            <w:vAlign w:val="center"/>
          </w:tcPr>
          <w:p w14:paraId="7DC3DB7F" w14:textId="4D67DB14" w:rsidR="00FC0396" w:rsidRPr="00E443DE" w:rsidRDefault="00FC0396" w:rsidP="00FC0396">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Does the directory used to certify product performance require a specific air handler,</w:t>
            </w:r>
            <w:r w:rsidRPr="00E443DE" w:rsidDel="00216F5E">
              <w:rPr>
                <w:rFonts w:asciiTheme="minorHAnsi" w:hAnsiTheme="minorHAnsi"/>
                <w:sz w:val="18"/>
                <w:szCs w:val="18"/>
              </w:rPr>
              <w:t xml:space="preserve"> </w:t>
            </w:r>
            <w:r w:rsidRPr="00E443DE">
              <w:rPr>
                <w:rFonts w:asciiTheme="minorHAnsi" w:hAnsiTheme="minorHAnsi"/>
                <w:sz w:val="18"/>
                <w:szCs w:val="18"/>
              </w:rPr>
              <w:t xml:space="preserve">furnace or </w:t>
            </w:r>
            <w:proofErr w:type="spellStart"/>
            <w:r w:rsidRPr="00E443DE">
              <w:rPr>
                <w:rFonts w:asciiTheme="minorHAnsi" w:hAnsiTheme="minorHAnsi"/>
                <w:sz w:val="18"/>
                <w:szCs w:val="18"/>
              </w:rPr>
              <w:t>fancoil</w:t>
            </w:r>
            <w:proofErr w:type="spellEnd"/>
            <w:r w:rsidRPr="00E443DE">
              <w:rPr>
                <w:rFonts w:asciiTheme="minorHAnsi" w:hAnsiTheme="minorHAnsi"/>
                <w:sz w:val="18"/>
                <w:szCs w:val="18"/>
              </w:rPr>
              <w:t xml:space="preserve"> make and model?</w:t>
            </w:r>
          </w:p>
        </w:tc>
        <w:tc>
          <w:tcPr>
            <w:tcW w:w="2536" w:type="pct"/>
            <w:vAlign w:val="center"/>
          </w:tcPr>
          <w:p w14:paraId="3A105FE4" w14:textId="77777777" w:rsidR="00115611" w:rsidRPr="00E443DE" w:rsidRDefault="00115611" w:rsidP="00115611">
            <w:pPr>
              <w:rPr>
                <w:rFonts w:asciiTheme="minorHAnsi" w:hAnsiTheme="minorHAnsi"/>
                <w:sz w:val="18"/>
                <w:szCs w:val="18"/>
              </w:rPr>
            </w:pPr>
            <w:r w:rsidRPr="00E443DE">
              <w:rPr>
                <w:rFonts w:asciiTheme="minorHAnsi" w:hAnsiTheme="minorHAnsi"/>
                <w:sz w:val="18"/>
                <w:szCs w:val="18"/>
              </w:rPr>
              <w:t xml:space="preserve">&lt;&lt;user pick </w:t>
            </w:r>
            <w:r w:rsidRPr="00E443DE">
              <w:rPr>
                <w:rFonts w:asciiTheme="minorHAnsi" w:hAnsiTheme="minorHAnsi"/>
                <w:sz w:val="18"/>
                <w:szCs w:val="18"/>
                <w:u w:val="single"/>
              </w:rPr>
              <w:t xml:space="preserve">one </w:t>
            </w:r>
            <w:r w:rsidRPr="00E443DE">
              <w:rPr>
                <w:rFonts w:asciiTheme="minorHAnsi" w:hAnsiTheme="minorHAnsi"/>
                <w:sz w:val="18"/>
                <w:szCs w:val="18"/>
              </w:rPr>
              <w:t>value from the following four:</w:t>
            </w:r>
          </w:p>
          <w:p w14:paraId="213B7F6D" w14:textId="77777777" w:rsidR="00115611" w:rsidRPr="00E443DE" w:rsidRDefault="00115611" w:rsidP="00115611">
            <w:pPr>
              <w:rPr>
                <w:rFonts w:asciiTheme="minorHAnsi" w:hAnsiTheme="minorHAnsi"/>
                <w:sz w:val="18"/>
                <w:szCs w:val="18"/>
              </w:rPr>
            </w:pPr>
            <w:r w:rsidRPr="00E443DE">
              <w:rPr>
                <w:rFonts w:asciiTheme="minorHAnsi" w:hAnsiTheme="minorHAnsi"/>
                <w:sz w:val="18"/>
                <w:szCs w:val="18"/>
              </w:rPr>
              <w:t>1:[furnace air-handling unit]</w:t>
            </w:r>
          </w:p>
          <w:p w14:paraId="02944B06" w14:textId="77777777" w:rsidR="00115611" w:rsidRPr="00E443DE" w:rsidRDefault="00115611" w:rsidP="00115611">
            <w:pPr>
              <w:rPr>
                <w:rFonts w:asciiTheme="minorHAnsi" w:hAnsiTheme="minorHAnsi"/>
                <w:sz w:val="18"/>
                <w:szCs w:val="18"/>
              </w:rPr>
            </w:pPr>
            <w:r w:rsidRPr="00E443DE">
              <w:rPr>
                <w:rFonts w:asciiTheme="minorHAnsi" w:hAnsiTheme="minorHAnsi"/>
                <w:sz w:val="18"/>
                <w:szCs w:val="18"/>
              </w:rPr>
              <w:t>2:[</w:t>
            </w:r>
            <w:proofErr w:type="spellStart"/>
            <w:r w:rsidRPr="00E443DE">
              <w:rPr>
                <w:rFonts w:asciiTheme="minorHAnsi" w:hAnsiTheme="minorHAnsi"/>
                <w:sz w:val="18"/>
                <w:szCs w:val="18"/>
              </w:rPr>
              <w:t>fancoil</w:t>
            </w:r>
            <w:proofErr w:type="spellEnd"/>
            <w:r w:rsidRPr="00E443DE">
              <w:rPr>
                <w:rFonts w:asciiTheme="minorHAnsi" w:hAnsiTheme="minorHAnsi"/>
                <w:sz w:val="18"/>
                <w:szCs w:val="18"/>
              </w:rPr>
              <w:t xml:space="preserve"> air-handling unit]</w:t>
            </w:r>
          </w:p>
          <w:p w14:paraId="0E0ED12A" w14:textId="77777777" w:rsidR="00115611" w:rsidRPr="00E443DE" w:rsidRDefault="00115611" w:rsidP="00115611">
            <w:pPr>
              <w:rPr>
                <w:rFonts w:asciiTheme="minorHAnsi" w:hAnsiTheme="minorHAnsi"/>
                <w:sz w:val="18"/>
                <w:szCs w:val="18"/>
              </w:rPr>
            </w:pPr>
            <w:r w:rsidRPr="00E443DE">
              <w:rPr>
                <w:rFonts w:asciiTheme="minorHAnsi" w:hAnsiTheme="minorHAnsi"/>
                <w:sz w:val="18"/>
                <w:szCs w:val="18"/>
              </w:rPr>
              <w:t>3:[non-furnace air-handling unit],</w:t>
            </w:r>
          </w:p>
          <w:p w14:paraId="7DC3DB80" w14:textId="0A746871" w:rsidR="00FC0396" w:rsidRPr="00E443DE" w:rsidRDefault="00115611" w:rsidP="0006407D">
            <w:pPr>
              <w:rPr>
                <w:rFonts w:asciiTheme="minorHAnsi" w:hAnsiTheme="minorHAnsi"/>
                <w:sz w:val="18"/>
                <w:szCs w:val="18"/>
              </w:rPr>
            </w:pPr>
            <w:r w:rsidRPr="00E443DE">
              <w:rPr>
                <w:rFonts w:asciiTheme="minorHAnsi" w:hAnsiTheme="minorHAnsi"/>
                <w:sz w:val="18"/>
                <w:szCs w:val="18"/>
              </w:rPr>
              <w:t>4:[no]&gt;&gt;</w:t>
            </w:r>
          </w:p>
        </w:tc>
      </w:tr>
      <w:tr w:rsidR="00FC0396" w:rsidRPr="00E443DE" w14:paraId="7DC3DB85" w14:textId="77777777" w:rsidTr="00F8738A">
        <w:trPr>
          <w:cantSplit/>
          <w:trHeight w:val="144"/>
        </w:trPr>
        <w:tc>
          <w:tcPr>
            <w:tcW w:w="267" w:type="pct"/>
            <w:vAlign w:val="center"/>
          </w:tcPr>
          <w:p w14:paraId="7DC3DB82" w14:textId="4132A894" w:rsidR="00FC0396" w:rsidRPr="00E443DE" w:rsidRDefault="00FC0396" w:rsidP="00FC0396">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10</w:t>
            </w:r>
          </w:p>
        </w:tc>
        <w:tc>
          <w:tcPr>
            <w:tcW w:w="2197" w:type="pct"/>
            <w:vAlign w:val="center"/>
          </w:tcPr>
          <w:p w14:paraId="7DC3DB83" w14:textId="178F055A" w:rsidR="00FC0396" w:rsidRPr="00E443DE" w:rsidRDefault="00FC0396" w:rsidP="00FC0396">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Does the directory used to certify product performance require a time delay relay (+TDR)?</w:t>
            </w:r>
          </w:p>
        </w:tc>
        <w:tc>
          <w:tcPr>
            <w:tcW w:w="2536" w:type="pct"/>
            <w:vAlign w:val="center"/>
          </w:tcPr>
          <w:p w14:paraId="7DC3DB84" w14:textId="600BC0F7" w:rsidR="00FC0396" w:rsidRPr="00E443DE" w:rsidRDefault="00FC0396" w:rsidP="00FC0396">
            <w:pPr>
              <w:rPr>
                <w:rFonts w:asciiTheme="minorHAnsi" w:hAnsiTheme="minorHAnsi"/>
                <w:sz w:val="18"/>
                <w:szCs w:val="18"/>
              </w:rPr>
            </w:pPr>
            <w:r w:rsidRPr="00E443DE">
              <w:rPr>
                <w:rFonts w:asciiTheme="minorHAnsi" w:hAnsiTheme="minorHAnsi"/>
                <w:sz w:val="18"/>
                <w:szCs w:val="18"/>
              </w:rPr>
              <w:t>&lt;&lt;user selected, Yes or No based on information from Certification Directory or documentation, allow N/A entry if “Directory Used to Certify Product Performance”(A07) = CEC or DOE &gt;&gt;</w:t>
            </w:r>
          </w:p>
        </w:tc>
      </w:tr>
      <w:tr w:rsidR="00FC0396" w:rsidRPr="00E443DE" w14:paraId="7DC3DB89" w14:textId="77777777" w:rsidTr="00F8738A">
        <w:trPr>
          <w:cantSplit/>
          <w:trHeight w:val="144"/>
        </w:trPr>
        <w:tc>
          <w:tcPr>
            <w:tcW w:w="267" w:type="pct"/>
            <w:vAlign w:val="center"/>
          </w:tcPr>
          <w:p w14:paraId="7DC3DB86" w14:textId="38626683" w:rsidR="00FC0396" w:rsidRPr="00E443DE" w:rsidRDefault="00FC0396" w:rsidP="00FC0396">
            <w:pPr>
              <w:pStyle w:val="Header"/>
              <w:tabs>
                <w:tab w:val="clear" w:pos="4320"/>
                <w:tab w:val="clear" w:pos="8640"/>
              </w:tabs>
              <w:jc w:val="center"/>
              <w:rPr>
                <w:rFonts w:asciiTheme="minorHAnsi" w:hAnsiTheme="minorHAnsi"/>
                <w:sz w:val="18"/>
                <w:szCs w:val="18"/>
              </w:rPr>
            </w:pPr>
            <w:r w:rsidRPr="00E443DE">
              <w:rPr>
                <w:rFonts w:asciiTheme="minorHAnsi" w:hAnsiTheme="minorHAnsi"/>
                <w:sz w:val="18"/>
                <w:szCs w:val="18"/>
              </w:rPr>
              <w:t>11</w:t>
            </w:r>
          </w:p>
        </w:tc>
        <w:tc>
          <w:tcPr>
            <w:tcW w:w="2197" w:type="pct"/>
            <w:vAlign w:val="center"/>
          </w:tcPr>
          <w:p w14:paraId="7DC3DB87" w14:textId="2961F342" w:rsidR="00FC0396" w:rsidRPr="00E443DE" w:rsidRDefault="00FC0396" w:rsidP="00FC0396">
            <w:pPr>
              <w:pStyle w:val="Header"/>
              <w:tabs>
                <w:tab w:val="clear" w:pos="4320"/>
                <w:tab w:val="clear" w:pos="8640"/>
              </w:tabs>
              <w:ind w:hanging="18"/>
              <w:rPr>
                <w:rFonts w:asciiTheme="minorHAnsi" w:hAnsiTheme="minorHAnsi"/>
                <w:sz w:val="18"/>
                <w:szCs w:val="18"/>
              </w:rPr>
            </w:pPr>
            <w:r w:rsidRPr="00E443DE">
              <w:rPr>
                <w:rFonts w:asciiTheme="minorHAnsi" w:hAnsiTheme="minorHAnsi"/>
                <w:sz w:val="18"/>
                <w:szCs w:val="18"/>
              </w:rPr>
              <w:t>Does the directory used to certify product performance require a TXV (+TXV)?</w:t>
            </w:r>
          </w:p>
        </w:tc>
        <w:tc>
          <w:tcPr>
            <w:tcW w:w="2536" w:type="pct"/>
            <w:vAlign w:val="center"/>
          </w:tcPr>
          <w:p w14:paraId="7DC3DB88" w14:textId="523ECE08" w:rsidR="00FC0396" w:rsidRPr="00E443DE" w:rsidRDefault="00FC0396" w:rsidP="00FC0396">
            <w:pPr>
              <w:rPr>
                <w:rFonts w:asciiTheme="minorHAnsi" w:hAnsiTheme="minorHAnsi"/>
                <w:sz w:val="18"/>
                <w:szCs w:val="18"/>
              </w:rPr>
            </w:pPr>
            <w:r w:rsidRPr="00E443DE">
              <w:rPr>
                <w:rFonts w:asciiTheme="minorHAnsi" w:hAnsiTheme="minorHAnsi"/>
                <w:sz w:val="18"/>
                <w:szCs w:val="18"/>
              </w:rPr>
              <w:t>&lt;&lt;user selected, Yes or No based on information from Certification Directory or documentation, allow N/A entry if “Directory Used to Certify Product Performance”(A07) = CEC or DOE &gt;&gt;</w:t>
            </w:r>
          </w:p>
        </w:tc>
      </w:tr>
    </w:tbl>
    <w:p w14:paraId="5D1987A1" w14:textId="17612A90" w:rsidR="00CC1275" w:rsidRPr="00E443DE" w:rsidRDefault="00CC1275">
      <w:pPr>
        <w:rPr>
          <w:rFonts w:ascii="Calibri" w:hAnsi="Calibri"/>
          <w:b/>
          <w:bCs/>
          <w:szCs w:val="18"/>
        </w:rPr>
      </w:pPr>
    </w:p>
    <w:p w14:paraId="05AA9C99" w14:textId="77777777" w:rsidR="00CC1275" w:rsidRPr="00E443DE" w:rsidRDefault="00CC1275">
      <w:pPr>
        <w:rPr>
          <w:rFonts w:ascii="Calibri" w:hAnsi="Calibri"/>
          <w:b/>
          <w:bCs/>
          <w:szCs w:val="18"/>
        </w:rPr>
      </w:pPr>
      <w:r w:rsidRPr="00E443DE">
        <w:rPr>
          <w:rFonts w:ascii="Calibri" w:hAnsi="Calibri"/>
          <w:b/>
          <w:bCs/>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620"/>
        <w:gridCol w:w="990"/>
        <w:gridCol w:w="1080"/>
        <w:gridCol w:w="900"/>
        <w:gridCol w:w="1080"/>
        <w:gridCol w:w="900"/>
        <w:gridCol w:w="900"/>
        <w:gridCol w:w="1170"/>
        <w:gridCol w:w="1255"/>
      </w:tblGrid>
      <w:tr w:rsidR="00956B61" w:rsidRPr="00E443DE" w14:paraId="4183201E" w14:textId="77777777" w:rsidTr="00956B61">
        <w:trPr>
          <w:cantSplit/>
          <w:trHeight w:val="504"/>
        </w:trPr>
        <w:tc>
          <w:tcPr>
            <w:tcW w:w="10790" w:type="dxa"/>
            <w:gridSpan w:val="10"/>
            <w:tcBorders>
              <w:bottom w:val="nil"/>
            </w:tcBorders>
          </w:tcPr>
          <w:p w14:paraId="1699F8F4" w14:textId="5A8413E1" w:rsidR="00956B61" w:rsidRPr="00E443DE" w:rsidRDefault="00956B61" w:rsidP="00595DB9">
            <w:pPr>
              <w:rPr>
                <w:rFonts w:ascii="Calibri" w:hAnsi="Calibri"/>
                <w:b/>
                <w:sz w:val="18"/>
                <w:szCs w:val="18"/>
              </w:rPr>
            </w:pPr>
            <w:r w:rsidRPr="00E443DE">
              <w:rPr>
                <w:rFonts w:ascii="Calibri" w:hAnsi="Calibri"/>
                <w:b/>
                <w:szCs w:val="18"/>
              </w:rPr>
              <w:lastRenderedPageBreak/>
              <w:t>B. Rated Space Conditioning System Equipment Information from Nameplate of the Installed System</w:t>
            </w:r>
          </w:p>
          <w:p w14:paraId="03504218" w14:textId="77777777" w:rsidR="00956B61" w:rsidRPr="00E443DE" w:rsidRDefault="00956B61" w:rsidP="00595DB9">
            <w:pPr>
              <w:keepNext/>
              <w:rPr>
                <w:rFonts w:ascii="Calibri" w:hAnsi="Calibri"/>
                <w:i/>
                <w:sz w:val="18"/>
                <w:szCs w:val="18"/>
              </w:rPr>
            </w:pPr>
            <w:r w:rsidRPr="00E443DE">
              <w:rPr>
                <w:rFonts w:ascii="Calibri" w:hAnsi="Calibri"/>
                <w:i/>
                <w:sz w:val="18"/>
                <w:szCs w:val="18"/>
              </w:rPr>
              <w:t>The data on the nameplate of the installed component shall conform to the data for the component as shown in the Directory used to certify product performance in order to demonstrate compliance.</w:t>
            </w:r>
          </w:p>
          <w:p w14:paraId="6FE5BD19" w14:textId="49D59B56" w:rsidR="001E4168" w:rsidRPr="00E443DE" w:rsidRDefault="00D31F3A" w:rsidP="001E4168">
            <w:pPr>
              <w:keepNext/>
              <w:rPr>
                <w:rFonts w:ascii="Calibri" w:hAnsi="Calibri"/>
                <w:sz w:val="12"/>
                <w:szCs w:val="12"/>
              </w:rPr>
            </w:pPr>
            <w:r w:rsidRPr="00E443DE">
              <w:rPr>
                <w:rFonts w:ascii="Calibri" w:hAnsi="Calibri"/>
                <w:sz w:val="12"/>
                <w:szCs w:val="12"/>
              </w:rPr>
              <w:t>&lt;&lt;</w:t>
            </w:r>
            <w:r w:rsidRPr="00E443DE">
              <w:rPr>
                <w:rFonts w:ascii="Calibri" w:hAnsi="Calibri"/>
                <w:b/>
                <w:sz w:val="12"/>
                <w:szCs w:val="12"/>
              </w:rPr>
              <w:t>if</w:t>
            </w:r>
            <w:r w:rsidRPr="00E443DE">
              <w:rPr>
                <w:rFonts w:ascii="Calibri" w:hAnsi="Calibri"/>
                <w:sz w:val="12"/>
                <w:szCs w:val="12"/>
              </w:rPr>
              <w:t xml:space="preserve"> a value=yes is given in </w:t>
            </w:r>
            <w:r w:rsidRPr="00E443DE">
              <w:rPr>
                <w:rFonts w:ascii="Calibri" w:hAnsi="Calibri"/>
                <w:sz w:val="12"/>
                <w:szCs w:val="12"/>
                <w:u w:val="single"/>
              </w:rPr>
              <w:t>one or more</w:t>
            </w:r>
            <w:r w:rsidRPr="00E443DE">
              <w:rPr>
                <w:rFonts w:ascii="Calibri" w:hAnsi="Calibri"/>
                <w:sz w:val="12"/>
                <w:szCs w:val="12"/>
              </w:rPr>
              <w:t xml:space="preserve"> of the following</w:t>
            </w:r>
            <w:r w:rsidR="001E4168" w:rsidRPr="00E443DE">
              <w:rPr>
                <w:rFonts w:ascii="Calibri" w:hAnsi="Calibri"/>
                <w:sz w:val="12"/>
                <w:szCs w:val="12"/>
              </w:rPr>
              <w:t xml:space="preserve"> 3 locations: A0</w:t>
            </w:r>
            <w:r w:rsidR="00C77F22" w:rsidRPr="00E443DE">
              <w:rPr>
                <w:rFonts w:ascii="Calibri" w:hAnsi="Calibri"/>
                <w:sz w:val="12"/>
                <w:szCs w:val="12"/>
              </w:rPr>
              <w:t>4</w:t>
            </w:r>
            <w:r w:rsidR="001E4168" w:rsidRPr="00E443DE">
              <w:rPr>
                <w:rFonts w:ascii="Calibri" w:hAnsi="Calibri"/>
                <w:sz w:val="12"/>
                <w:szCs w:val="12"/>
              </w:rPr>
              <w:t>, A0</w:t>
            </w:r>
            <w:r w:rsidR="00C77F22" w:rsidRPr="00E443DE">
              <w:rPr>
                <w:rFonts w:ascii="Calibri" w:hAnsi="Calibri"/>
                <w:sz w:val="12"/>
                <w:szCs w:val="12"/>
              </w:rPr>
              <w:t>5</w:t>
            </w:r>
            <w:r w:rsidR="001E4168" w:rsidRPr="00E443DE">
              <w:rPr>
                <w:rFonts w:ascii="Calibri" w:hAnsi="Calibri"/>
                <w:sz w:val="12"/>
                <w:szCs w:val="12"/>
              </w:rPr>
              <w:t>, A0</w:t>
            </w:r>
            <w:r w:rsidR="00C77F22" w:rsidRPr="00E443DE">
              <w:rPr>
                <w:rFonts w:ascii="Calibri" w:hAnsi="Calibri"/>
                <w:sz w:val="12"/>
                <w:szCs w:val="12"/>
              </w:rPr>
              <w:t>6</w:t>
            </w:r>
            <w:r w:rsidR="001E4168" w:rsidRPr="00E443DE">
              <w:rPr>
                <w:rFonts w:ascii="Calibri" w:hAnsi="Calibri"/>
                <w:sz w:val="12"/>
                <w:szCs w:val="12"/>
              </w:rPr>
              <w:t xml:space="preserve">, </w:t>
            </w:r>
            <w:r w:rsidR="00C15BA6" w:rsidRPr="00E443DE">
              <w:rPr>
                <w:rFonts w:ascii="Calibri" w:hAnsi="Calibri"/>
                <w:sz w:val="12"/>
                <w:szCs w:val="12"/>
              </w:rPr>
              <w:t>A0</w:t>
            </w:r>
            <w:r w:rsidR="00C77F22" w:rsidRPr="00E443DE">
              <w:rPr>
                <w:rFonts w:ascii="Calibri" w:hAnsi="Calibri"/>
                <w:sz w:val="12"/>
                <w:szCs w:val="12"/>
              </w:rPr>
              <w:t>7</w:t>
            </w:r>
            <w:r w:rsidR="00C15BA6" w:rsidRPr="00E443DE">
              <w:rPr>
                <w:rFonts w:ascii="Calibri" w:hAnsi="Calibri"/>
                <w:sz w:val="12"/>
                <w:szCs w:val="12"/>
              </w:rPr>
              <w:t xml:space="preserve">, </w:t>
            </w:r>
            <w:r w:rsidR="001E4168" w:rsidRPr="00E443DE">
              <w:rPr>
                <w:rFonts w:ascii="Calibri" w:hAnsi="Calibri"/>
                <w:b/>
                <w:sz w:val="12"/>
                <w:szCs w:val="12"/>
              </w:rPr>
              <w:t>then</w:t>
            </w:r>
            <w:r w:rsidR="001E4168" w:rsidRPr="00E443DE">
              <w:rPr>
                <w:rFonts w:ascii="Calibri" w:hAnsi="Calibri"/>
                <w:sz w:val="12"/>
                <w:szCs w:val="12"/>
              </w:rPr>
              <w:t xml:space="preserve"> enter one row of data in this table for each indoor unit listed on the MCH-01</w:t>
            </w:r>
            <w:r w:rsidR="006759F2" w:rsidRPr="00E443DE">
              <w:rPr>
                <w:rFonts w:ascii="Calibri" w:hAnsi="Calibri"/>
                <w:sz w:val="12"/>
                <w:szCs w:val="12"/>
              </w:rPr>
              <w:t xml:space="preserve"> if applicable, otherwise enter one row of data for a packaged unit on the MCH-01</w:t>
            </w:r>
            <w:r w:rsidR="001E4168" w:rsidRPr="00E443DE">
              <w:rPr>
                <w:rFonts w:ascii="Calibri" w:hAnsi="Calibri"/>
                <w:sz w:val="12"/>
                <w:szCs w:val="12"/>
              </w:rPr>
              <w:t xml:space="preserve">. </w:t>
            </w:r>
            <w:r w:rsidR="001E4168" w:rsidRPr="00E443DE">
              <w:rPr>
                <w:sz w:val="12"/>
                <w:szCs w:val="12"/>
              </w:rPr>
              <w:t xml:space="preserve"> </w:t>
            </w:r>
            <w:r w:rsidR="001E4168" w:rsidRPr="00E443DE">
              <w:rPr>
                <w:rFonts w:ascii="Calibri" w:hAnsi="Calibri"/>
                <w:sz w:val="12"/>
                <w:szCs w:val="12"/>
              </w:rPr>
              <w:t>note: reference applicable values as follows:</w:t>
            </w:r>
          </w:p>
          <w:p w14:paraId="5B9448D0" w14:textId="0D41206B" w:rsidR="001E4168" w:rsidRPr="00E443DE" w:rsidRDefault="001E4168" w:rsidP="001E4168">
            <w:pPr>
              <w:keepNext/>
              <w:rPr>
                <w:rFonts w:ascii="Calibri" w:hAnsi="Calibri"/>
                <w:sz w:val="12"/>
                <w:szCs w:val="12"/>
              </w:rPr>
            </w:pPr>
            <w:r w:rsidRPr="00E443DE">
              <w:rPr>
                <w:rFonts w:ascii="Calibri" w:hAnsi="Calibri"/>
                <w:sz w:val="12"/>
                <w:szCs w:val="12"/>
              </w:rPr>
              <w:t xml:space="preserve">**G03 on </w:t>
            </w:r>
            <w:r w:rsidR="007F6A58" w:rsidRPr="00E443DE">
              <w:rPr>
                <w:rFonts w:ascii="Calibri" w:hAnsi="Calibri"/>
                <w:sz w:val="12"/>
                <w:szCs w:val="12"/>
              </w:rPr>
              <w:t>LMCI-</w:t>
            </w:r>
            <w:r w:rsidRPr="00E443DE">
              <w:rPr>
                <w:rFonts w:ascii="Calibri" w:hAnsi="Calibri"/>
                <w:sz w:val="12"/>
                <w:szCs w:val="12"/>
              </w:rPr>
              <w:t>MCH-01a for split systems,</w:t>
            </w:r>
          </w:p>
          <w:p w14:paraId="62BA4095" w14:textId="77777777" w:rsidR="001E4168" w:rsidRPr="00E443DE" w:rsidRDefault="001E4168" w:rsidP="001E4168">
            <w:pPr>
              <w:keepNext/>
              <w:rPr>
                <w:rFonts w:ascii="Calibri" w:hAnsi="Calibri"/>
                <w:sz w:val="12"/>
                <w:szCs w:val="12"/>
              </w:rPr>
            </w:pPr>
            <w:r w:rsidRPr="00E443DE">
              <w:rPr>
                <w:rFonts w:ascii="Calibri" w:hAnsi="Calibri"/>
                <w:sz w:val="12"/>
                <w:szCs w:val="12"/>
              </w:rPr>
              <w:t>**H03 on MCH-01d for split systems,</w:t>
            </w:r>
          </w:p>
          <w:p w14:paraId="1E4C78FC" w14:textId="77777777" w:rsidR="001E4168" w:rsidRPr="00E443DE" w:rsidRDefault="001E4168" w:rsidP="001E4168">
            <w:pPr>
              <w:keepNext/>
              <w:rPr>
                <w:rFonts w:ascii="Calibri" w:hAnsi="Calibri"/>
                <w:sz w:val="12"/>
                <w:szCs w:val="12"/>
              </w:rPr>
            </w:pPr>
            <w:r w:rsidRPr="00E443DE">
              <w:rPr>
                <w:rFonts w:ascii="Calibri" w:hAnsi="Calibri"/>
                <w:sz w:val="12"/>
                <w:szCs w:val="12"/>
              </w:rPr>
              <w:t>**J03 on MCH-01a for packaged systems,</w:t>
            </w:r>
          </w:p>
          <w:p w14:paraId="2BF06C9A" w14:textId="54DA9A5F" w:rsidR="00D31F3A" w:rsidRPr="00E443DE" w:rsidRDefault="001E4168" w:rsidP="001E4168">
            <w:pPr>
              <w:keepNext/>
              <w:rPr>
                <w:rFonts w:ascii="Calibri" w:hAnsi="Calibri"/>
                <w:sz w:val="18"/>
                <w:szCs w:val="18"/>
              </w:rPr>
            </w:pPr>
            <w:r w:rsidRPr="00E443DE">
              <w:rPr>
                <w:rFonts w:ascii="Calibri" w:hAnsi="Calibri"/>
                <w:sz w:val="12"/>
                <w:szCs w:val="12"/>
              </w:rPr>
              <w:t>**either K03 or L03 on MCH-01d for packaged systems&gt;&gt;</w:t>
            </w:r>
          </w:p>
        </w:tc>
      </w:tr>
      <w:tr w:rsidR="001E4168" w:rsidRPr="00E443DE" w:rsidDel="002840B2" w14:paraId="4A8F8928" w14:textId="77777777" w:rsidTr="00326D79">
        <w:trPr>
          <w:cantSplit/>
          <w:trHeight w:val="188"/>
        </w:trPr>
        <w:tc>
          <w:tcPr>
            <w:tcW w:w="895" w:type="dxa"/>
            <w:vMerge w:val="restart"/>
            <w:vAlign w:val="center"/>
          </w:tcPr>
          <w:p w14:paraId="5E74065F" w14:textId="77777777" w:rsidR="00956B61" w:rsidRPr="00E443DE" w:rsidRDefault="00956B61" w:rsidP="00595DB9">
            <w:pPr>
              <w:keepNext/>
              <w:jc w:val="center"/>
              <w:rPr>
                <w:rFonts w:ascii="Calibri" w:hAnsi="Calibri"/>
                <w:sz w:val="18"/>
                <w:szCs w:val="18"/>
              </w:rPr>
            </w:pPr>
            <w:r w:rsidRPr="00E443DE">
              <w:rPr>
                <w:rFonts w:ascii="Calibri" w:hAnsi="Calibri"/>
                <w:sz w:val="18"/>
                <w:szCs w:val="18"/>
              </w:rPr>
              <w:t>01</w:t>
            </w:r>
          </w:p>
        </w:tc>
        <w:tc>
          <w:tcPr>
            <w:tcW w:w="1620" w:type="dxa"/>
            <w:vMerge w:val="restart"/>
            <w:vAlign w:val="center"/>
          </w:tcPr>
          <w:p w14:paraId="242564CC" w14:textId="77777777" w:rsidR="00956B61" w:rsidRPr="00E443DE" w:rsidRDefault="00956B61" w:rsidP="00595DB9">
            <w:pPr>
              <w:keepNext/>
              <w:jc w:val="center"/>
              <w:rPr>
                <w:rFonts w:ascii="Calibri" w:hAnsi="Calibri"/>
                <w:sz w:val="18"/>
                <w:szCs w:val="18"/>
              </w:rPr>
            </w:pPr>
            <w:r w:rsidRPr="00E443DE">
              <w:rPr>
                <w:rFonts w:ascii="Calibri" w:hAnsi="Calibri"/>
                <w:sz w:val="18"/>
                <w:szCs w:val="18"/>
              </w:rPr>
              <w:t>02</w:t>
            </w:r>
          </w:p>
        </w:tc>
        <w:tc>
          <w:tcPr>
            <w:tcW w:w="990" w:type="dxa"/>
            <w:vMerge w:val="restart"/>
            <w:vAlign w:val="center"/>
          </w:tcPr>
          <w:p w14:paraId="4998AA5E" w14:textId="77777777" w:rsidR="00956B61" w:rsidRPr="00E443DE" w:rsidRDefault="00956B61" w:rsidP="00595DB9">
            <w:pPr>
              <w:keepNext/>
              <w:jc w:val="center"/>
              <w:rPr>
                <w:rFonts w:ascii="Calibri" w:hAnsi="Calibri"/>
                <w:sz w:val="18"/>
                <w:szCs w:val="18"/>
              </w:rPr>
            </w:pPr>
            <w:r w:rsidRPr="00E443DE">
              <w:rPr>
                <w:rFonts w:ascii="Calibri" w:hAnsi="Calibri"/>
                <w:sz w:val="18"/>
                <w:szCs w:val="18"/>
              </w:rPr>
              <w:t>03</w:t>
            </w:r>
          </w:p>
        </w:tc>
        <w:tc>
          <w:tcPr>
            <w:tcW w:w="1080" w:type="dxa"/>
            <w:vMerge w:val="restart"/>
            <w:vAlign w:val="center"/>
          </w:tcPr>
          <w:p w14:paraId="5E1DB20C" w14:textId="67017456" w:rsidR="00956B61" w:rsidRPr="00E443DE" w:rsidRDefault="00956B61" w:rsidP="00956B61">
            <w:pPr>
              <w:keepNext/>
              <w:jc w:val="center"/>
              <w:rPr>
                <w:rFonts w:ascii="Calibri" w:hAnsi="Calibri"/>
                <w:sz w:val="18"/>
                <w:szCs w:val="18"/>
              </w:rPr>
            </w:pPr>
            <w:r w:rsidRPr="00E443DE">
              <w:rPr>
                <w:rFonts w:ascii="Calibri" w:hAnsi="Calibri"/>
                <w:sz w:val="18"/>
                <w:szCs w:val="18"/>
              </w:rPr>
              <w:t>04</w:t>
            </w:r>
          </w:p>
        </w:tc>
        <w:tc>
          <w:tcPr>
            <w:tcW w:w="6205" w:type="dxa"/>
            <w:gridSpan w:val="6"/>
          </w:tcPr>
          <w:p w14:paraId="00CCC433" w14:textId="47FED654" w:rsidR="00956B61" w:rsidRPr="00E443DE" w:rsidRDefault="00956B61" w:rsidP="00551D3B">
            <w:pPr>
              <w:keepNext/>
              <w:jc w:val="center"/>
              <w:rPr>
                <w:rFonts w:ascii="Calibri" w:hAnsi="Calibri"/>
                <w:sz w:val="18"/>
                <w:szCs w:val="18"/>
              </w:rPr>
            </w:pPr>
            <w:r w:rsidRPr="00E443DE">
              <w:rPr>
                <w:rFonts w:ascii="Calibri" w:hAnsi="Calibri"/>
                <w:sz w:val="18"/>
                <w:szCs w:val="18"/>
              </w:rPr>
              <w:t>Data from nameplate of installed system component</w:t>
            </w:r>
          </w:p>
        </w:tc>
      </w:tr>
      <w:tr w:rsidR="001E4168" w:rsidRPr="00E443DE" w:rsidDel="002840B2" w14:paraId="4747DB70" w14:textId="77777777" w:rsidTr="00326D79">
        <w:trPr>
          <w:cantSplit/>
          <w:trHeight w:val="188"/>
        </w:trPr>
        <w:tc>
          <w:tcPr>
            <w:tcW w:w="895" w:type="dxa"/>
            <w:vMerge/>
            <w:vAlign w:val="center"/>
          </w:tcPr>
          <w:p w14:paraId="7F8D98F2" w14:textId="77777777" w:rsidR="00956B61" w:rsidRPr="00E443DE" w:rsidRDefault="00956B61" w:rsidP="00595DB9">
            <w:pPr>
              <w:keepNext/>
              <w:jc w:val="center"/>
              <w:rPr>
                <w:rFonts w:ascii="Calibri" w:hAnsi="Calibri"/>
                <w:sz w:val="18"/>
                <w:szCs w:val="18"/>
              </w:rPr>
            </w:pPr>
          </w:p>
        </w:tc>
        <w:tc>
          <w:tcPr>
            <w:tcW w:w="1620" w:type="dxa"/>
            <w:vMerge/>
            <w:vAlign w:val="center"/>
          </w:tcPr>
          <w:p w14:paraId="76318A46" w14:textId="77777777" w:rsidR="00956B61" w:rsidRPr="00E443DE" w:rsidRDefault="00956B61" w:rsidP="00595DB9">
            <w:pPr>
              <w:keepNext/>
              <w:jc w:val="center"/>
              <w:rPr>
                <w:rFonts w:ascii="Calibri" w:hAnsi="Calibri"/>
                <w:sz w:val="18"/>
                <w:szCs w:val="18"/>
              </w:rPr>
            </w:pPr>
          </w:p>
        </w:tc>
        <w:tc>
          <w:tcPr>
            <w:tcW w:w="990" w:type="dxa"/>
            <w:vMerge/>
            <w:vAlign w:val="center"/>
          </w:tcPr>
          <w:p w14:paraId="6592A420" w14:textId="77777777" w:rsidR="00956B61" w:rsidRPr="00E443DE" w:rsidRDefault="00956B61" w:rsidP="00595DB9">
            <w:pPr>
              <w:keepNext/>
              <w:jc w:val="center"/>
              <w:rPr>
                <w:rFonts w:ascii="Calibri" w:hAnsi="Calibri"/>
                <w:sz w:val="18"/>
                <w:szCs w:val="18"/>
              </w:rPr>
            </w:pPr>
          </w:p>
        </w:tc>
        <w:tc>
          <w:tcPr>
            <w:tcW w:w="1080" w:type="dxa"/>
            <w:vMerge/>
          </w:tcPr>
          <w:p w14:paraId="3FED1659" w14:textId="77777777" w:rsidR="00956B61" w:rsidRPr="00E443DE" w:rsidRDefault="00956B61" w:rsidP="00595DB9">
            <w:pPr>
              <w:keepNext/>
              <w:jc w:val="center"/>
              <w:rPr>
                <w:rFonts w:ascii="Calibri" w:hAnsi="Calibri"/>
                <w:sz w:val="18"/>
                <w:szCs w:val="18"/>
              </w:rPr>
            </w:pPr>
          </w:p>
        </w:tc>
        <w:tc>
          <w:tcPr>
            <w:tcW w:w="900" w:type="dxa"/>
            <w:vAlign w:val="center"/>
          </w:tcPr>
          <w:p w14:paraId="45AF53D7" w14:textId="17FB7941" w:rsidR="00956B61" w:rsidRPr="00E443DE" w:rsidRDefault="00956B61" w:rsidP="00595DB9">
            <w:pPr>
              <w:keepNext/>
              <w:jc w:val="center"/>
              <w:rPr>
                <w:rFonts w:ascii="Calibri" w:hAnsi="Calibri"/>
                <w:sz w:val="18"/>
                <w:szCs w:val="18"/>
              </w:rPr>
            </w:pPr>
            <w:r w:rsidRPr="00E443DE">
              <w:rPr>
                <w:rFonts w:ascii="Calibri" w:hAnsi="Calibri"/>
                <w:sz w:val="18"/>
                <w:szCs w:val="18"/>
              </w:rPr>
              <w:t>05</w:t>
            </w:r>
          </w:p>
        </w:tc>
        <w:tc>
          <w:tcPr>
            <w:tcW w:w="1080" w:type="dxa"/>
            <w:vAlign w:val="center"/>
          </w:tcPr>
          <w:p w14:paraId="72302E60" w14:textId="25677647" w:rsidR="00956B61" w:rsidRPr="00E443DE" w:rsidRDefault="00956B61" w:rsidP="00595DB9">
            <w:pPr>
              <w:keepNext/>
              <w:jc w:val="center"/>
              <w:rPr>
                <w:rFonts w:ascii="Calibri" w:hAnsi="Calibri"/>
                <w:sz w:val="18"/>
                <w:szCs w:val="18"/>
              </w:rPr>
            </w:pPr>
            <w:r w:rsidRPr="00E443DE">
              <w:rPr>
                <w:rFonts w:ascii="Calibri" w:hAnsi="Calibri"/>
                <w:sz w:val="18"/>
                <w:szCs w:val="18"/>
              </w:rPr>
              <w:t>06</w:t>
            </w:r>
          </w:p>
        </w:tc>
        <w:tc>
          <w:tcPr>
            <w:tcW w:w="900" w:type="dxa"/>
            <w:vAlign w:val="center"/>
          </w:tcPr>
          <w:p w14:paraId="3D701FD2" w14:textId="33F50851" w:rsidR="00956B61" w:rsidRPr="00E443DE" w:rsidDel="002840B2" w:rsidRDefault="00956B61" w:rsidP="00595DB9">
            <w:pPr>
              <w:keepNext/>
              <w:jc w:val="center"/>
              <w:rPr>
                <w:rFonts w:ascii="Calibri" w:hAnsi="Calibri"/>
                <w:sz w:val="18"/>
                <w:szCs w:val="18"/>
              </w:rPr>
            </w:pPr>
            <w:r w:rsidRPr="00E443DE">
              <w:rPr>
                <w:rFonts w:ascii="Calibri" w:hAnsi="Calibri"/>
                <w:sz w:val="18"/>
                <w:szCs w:val="18"/>
              </w:rPr>
              <w:t>07</w:t>
            </w:r>
          </w:p>
        </w:tc>
        <w:tc>
          <w:tcPr>
            <w:tcW w:w="900" w:type="dxa"/>
            <w:vAlign w:val="center"/>
          </w:tcPr>
          <w:p w14:paraId="11819A60" w14:textId="5A4CDDD8" w:rsidR="00956B61" w:rsidRPr="00E443DE" w:rsidRDefault="00956B61" w:rsidP="00595DB9">
            <w:pPr>
              <w:keepNext/>
              <w:jc w:val="center"/>
              <w:rPr>
                <w:rFonts w:ascii="Calibri" w:hAnsi="Calibri"/>
                <w:sz w:val="18"/>
                <w:szCs w:val="18"/>
              </w:rPr>
            </w:pPr>
            <w:r w:rsidRPr="00E443DE">
              <w:rPr>
                <w:rFonts w:ascii="Calibri" w:hAnsi="Calibri"/>
                <w:sz w:val="18"/>
                <w:szCs w:val="18"/>
              </w:rPr>
              <w:t>08</w:t>
            </w:r>
          </w:p>
        </w:tc>
        <w:tc>
          <w:tcPr>
            <w:tcW w:w="1170" w:type="dxa"/>
            <w:vAlign w:val="center"/>
          </w:tcPr>
          <w:p w14:paraId="340C1B9C" w14:textId="51E7A02D" w:rsidR="00956B61" w:rsidRPr="00E443DE" w:rsidRDefault="00956B61" w:rsidP="00595DB9">
            <w:pPr>
              <w:keepNext/>
              <w:jc w:val="center"/>
              <w:rPr>
                <w:rFonts w:ascii="Calibri" w:hAnsi="Calibri"/>
                <w:sz w:val="18"/>
                <w:szCs w:val="18"/>
              </w:rPr>
            </w:pPr>
            <w:r w:rsidRPr="00E443DE">
              <w:rPr>
                <w:rFonts w:ascii="Calibri" w:hAnsi="Calibri"/>
                <w:sz w:val="18"/>
                <w:szCs w:val="18"/>
              </w:rPr>
              <w:t>09</w:t>
            </w:r>
          </w:p>
        </w:tc>
        <w:tc>
          <w:tcPr>
            <w:tcW w:w="1255" w:type="dxa"/>
            <w:vAlign w:val="center"/>
          </w:tcPr>
          <w:p w14:paraId="4F8BF521" w14:textId="3DF8D017" w:rsidR="00956B61" w:rsidRPr="00E443DE" w:rsidRDefault="00956B61" w:rsidP="00595DB9">
            <w:pPr>
              <w:keepNext/>
              <w:jc w:val="center"/>
              <w:rPr>
                <w:rFonts w:ascii="Calibri" w:hAnsi="Calibri"/>
                <w:sz w:val="18"/>
                <w:szCs w:val="18"/>
              </w:rPr>
            </w:pPr>
            <w:r w:rsidRPr="00E443DE">
              <w:rPr>
                <w:rFonts w:ascii="Calibri" w:hAnsi="Calibri"/>
                <w:sz w:val="18"/>
                <w:szCs w:val="18"/>
              </w:rPr>
              <w:t>10</w:t>
            </w:r>
          </w:p>
        </w:tc>
      </w:tr>
      <w:tr w:rsidR="001E4168" w:rsidRPr="00E443DE" w14:paraId="468055FD" w14:textId="77777777" w:rsidTr="00326D79">
        <w:trPr>
          <w:cantSplit/>
          <w:trHeight w:val="576"/>
        </w:trPr>
        <w:tc>
          <w:tcPr>
            <w:tcW w:w="895" w:type="dxa"/>
            <w:tcMar>
              <w:left w:w="43" w:type="dxa"/>
              <w:right w:w="43" w:type="dxa"/>
            </w:tcMar>
            <w:vAlign w:val="bottom"/>
          </w:tcPr>
          <w:p w14:paraId="2ABA3978" w14:textId="22B501E5" w:rsidR="00956B61" w:rsidRPr="00E443DE" w:rsidRDefault="00956B61" w:rsidP="007B3B33">
            <w:pPr>
              <w:keepNext/>
              <w:jc w:val="center"/>
              <w:rPr>
                <w:rFonts w:ascii="Calibri" w:hAnsi="Calibri"/>
                <w:b/>
                <w:sz w:val="18"/>
                <w:szCs w:val="18"/>
              </w:rPr>
            </w:pPr>
            <w:r w:rsidRPr="00E443DE">
              <w:rPr>
                <w:rFonts w:ascii="Calibri" w:hAnsi="Calibri"/>
                <w:sz w:val="18"/>
                <w:szCs w:val="18"/>
              </w:rPr>
              <w:t xml:space="preserve">SC System ID/Name </w:t>
            </w:r>
            <w:r w:rsidRPr="00E443DE">
              <w:t xml:space="preserve"> </w:t>
            </w:r>
            <w:r w:rsidRPr="00E443DE">
              <w:rPr>
                <w:rFonts w:ascii="Calibri" w:hAnsi="Calibri"/>
                <w:sz w:val="18"/>
                <w:szCs w:val="18"/>
              </w:rPr>
              <w:t xml:space="preserve">from </w:t>
            </w:r>
            <w:r w:rsidR="00A57B1D" w:rsidRPr="00E443DE">
              <w:rPr>
                <w:rFonts w:ascii="Calibri" w:hAnsi="Calibri"/>
                <w:sz w:val="18"/>
                <w:szCs w:val="18"/>
              </w:rPr>
              <w:t>LMCC</w:t>
            </w:r>
          </w:p>
        </w:tc>
        <w:tc>
          <w:tcPr>
            <w:tcW w:w="1620" w:type="dxa"/>
            <w:tcMar>
              <w:left w:w="43" w:type="dxa"/>
              <w:right w:w="43" w:type="dxa"/>
            </w:tcMar>
            <w:vAlign w:val="bottom"/>
          </w:tcPr>
          <w:p w14:paraId="453B8C02" w14:textId="77777777" w:rsidR="00956B61" w:rsidRPr="00E443DE" w:rsidRDefault="00956B61" w:rsidP="00595DB9">
            <w:pPr>
              <w:keepNext/>
              <w:jc w:val="center"/>
              <w:rPr>
                <w:rFonts w:ascii="Calibri" w:hAnsi="Calibri"/>
                <w:sz w:val="18"/>
                <w:szCs w:val="18"/>
              </w:rPr>
            </w:pPr>
            <w:r w:rsidRPr="00E443DE">
              <w:rPr>
                <w:rFonts w:ascii="Calibri" w:hAnsi="Calibri"/>
                <w:sz w:val="18"/>
                <w:szCs w:val="18"/>
              </w:rPr>
              <w:t>SC System Description of Area Served</w:t>
            </w:r>
          </w:p>
        </w:tc>
        <w:tc>
          <w:tcPr>
            <w:tcW w:w="990" w:type="dxa"/>
            <w:tcMar>
              <w:left w:w="43" w:type="dxa"/>
              <w:right w:w="43" w:type="dxa"/>
            </w:tcMar>
            <w:vAlign w:val="bottom"/>
          </w:tcPr>
          <w:p w14:paraId="1876F348" w14:textId="77777777" w:rsidR="00956B61" w:rsidRPr="00E443DE" w:rsidRDefault="00956B61" w:rsidP="00595DB9">
            <w:pPr>
              <w:keepNext/>
              <w:jc w:val="center"/>
              <w:rPr>
                <w:rFonts w:ascii="Calibri" w:hAnsi="Calibri"/>
                <w:sz w:val="18"/>
                <w:szCs w:val="18"/>
              </w:rPr>
            </w:pPr>
            <w:r w:rsidRPr="00E443DE">
              <w:rPr>
                <w:rFonts w:ascii="Calibri" w:hAnsi="Calibri"/>
                <w:sz w:val="18"/>
                <w:szCs w:val="18"/>
              </w:rPr>
              <w:t>Indoor Unit Name or Description of Area Served</w:t>
            </w:r>
          </w:p>
        </w:tc>
        <w:tc>
          <w:tcPr>
            <w:tcW w:w="1080" w:type="dxa"/>
            <w:vAlign w:val="bottom"/>
          </w:tcPr>
          <w:p w14:paraId="7C7F8F9E" w14:textId="3C544990" w:rsidR="00956B61" w:rsidRPr="00E443DE" w:rsidRDefault="00956B61" w:rsidP="00956B61">
            <w:pPr>
              <w:keepNext/>
              <w:jc w:val="center"/>
              <w:rPr>
                <w:rFonts w:ascii="Calibri" w:hAnsi="Calibri"/>
                <w:sz w:val="18"/>
                <w:szCs w:val="18"/>
              </w:rPr>
            </w:pPr>
            <w:r w:rsidRPr="00E443DE">
              <w:rPr>
                <w:rFonts w:ascii="Calibri" w:hAnsi="Calibri"/>
                <w:sz w:val="18"/>
                <w:szCs w:val="18"/>
              </w:rPr>
              <w:t>Installed Indoor Unit Type</w:t>
            </w:r>
          </w:p>
        </w:tc>
        <w:tc>
          <w:tcPr>
            <w:tcW w:w="900" w:type="dxa"/>
            <w:tcMar>
              <w:left w:w="43" w:type="dxa"/>
              <w:right w:w="43" w:type="dxa"/>
            </w:tcMar>
            <w:vAlign w:val="bottom"/>
          </w:tcPr>
          <w:p w14:paraId="265FE0BB" w14:textId="7EDE9079" w:rsidR="00956B61" w:rsidRPr="00E443DE" w:rsidRDefault="00956B61" w:rsidP="000B2FD4">
            <w:pPr>
              <w:keepNext/>
              <w:jc w:val="center"/>
              <w:rPr>
                <w:rFonts w:ascii="Calibri" w:hAnsi="Calibri"/>
                <w:sz w:val="18"/>
                <w:szCs w:val="18"/>
              </w:rPr>
            </w:pPr>
            <w:r w:rsidRPr="00E443DE">
              <w:rPr>
                <w:rFonts w:ascii="Calibri" w:hAnsi="Calibri"/>
                <w:sz w:val="18"/>
                <w:szCs w:val="18"/>
              </w:rPr>
              <w:t>Outdoor Condenser or Package Unit Installed Manufacturer Name</w:t>
            </w:r>
          </w:p>
        </w:tc>
        <w:tc>
          <w:tcPr>
            <w:tcW w:w="1080" w:type="dxa"/>
            <w:tcMar>
              <w:left w:w="43" w:type="dxa"/>
              <w:right w:w="43" w:type="dxa"/>
            </w:tcMar>
            <w:vAlign w:val="bottom"/>
          </w:tcPr>
          <w:p w14:paraId="473D3C07" w14:textId="1FCA609E" w:rsidR="00956B61" w:rsidRPr="00E443DE" w:rsidRDefault="00956B61" w:rsidP="00DC4682">
            <w:pPr>
              <w:keepNext/>
              <w:jc w:val="center"/>
              <w:rPr>
                <w:rFonts w:ascii="Calibri" w:hAnsi="Calibri"/>
                <w:sz w:val="18"/>
                <w:szCs w:val="18"/>
              </w:rPr>
            </w:pPr>
            <w:r w:rsidRPr="00E443DE">
              <w:rPr>
                <w:rFonts w:ascii="Calibri" w:hAnsi="Calibri"/>
                <w:sz w:val="18"/>
                <w:szCs w:val="18"/>
              </w:rPr>
              <w:t>Outdoor Condenser or Package Unit Installed Model Number</w:t>
            </w:r>
          </w:p>
        </w:tc>
        <w:tc>
          <w:tcPr>
            <w:tcW w:w="900" w:type="dxa"/>
            <w:tcMar>
              <w:left w:w="43" w:type="dxa"/>
              <w:right w:w="43" w:type="dxa"/>
            </w:tcMar>
            <w:vAlign w:val="bottom"/>
          </w:tcPr>
          <w:p w14:paraId="1334A712" w14:textId="0D53D1DC" w:rsidR="00956B61" w:rsidRPr="00E443DE" w:rsidRDefault="00D23CDF" w:rsidP="00D23CDF">
            <w:pPr>
              <w:keepNext/>
              <w:jc w:val="center"/>
              <w:rPr>
                <w:rFonts w:ascii="Calibri" w:hAnsi="Calibri"/>
                <w:sz w:val="18"/>
                <w:szCs w:val="18"/>
              </w:rPr>
            </w:pPr>
            <w:r w:rsidRPr="00E443DE">
              <w:rPr>
                <w:rFonts w:ascii="Calibri" w:hAnsi="Calibri"/>
                <w:sz w:val="18"/>
                <w:szCs w:val="18"/>
              </w:rPr>
              <w:t>Indoor</w:t>
            </w:r>
            <w:r w:rsidR="00956B61" w:rsidRPr="00E443DE">
              <w:rPr>
                <w:rFonts w:ascii="Calibri" w:hAnsi="Calibri"/>
                <w:sz w:val="18"/>
                <w:szCs w:val="18"/>
              </w:rPr>
              <w:t xml:space="preserve"> Unit</w:t>
            </w:r>
            <w:r w:rsidR="007522E9" w:rsidRPr="00E443DE">
              <w:rPr>
                <w:rFonts w:ascii="Calibri" w:hAnsi="Calibri"/>
                <w:sz w:val="18"/>
                <w:szCs w:val="18"/>
              </w:rPr>
              <w:t>-</w:t>
            </w:r>
            <w:r w:rsidR="00956B61" w:rsidRPr="00E443DE">
              <w:rPr>
                <w:rFonts w:ascii="Calibri" w:hAnsi="Calibri"/>
                <w:sz w:val="18"/>
                <w:szCs w:val="18"/>
              </w:rPr>
              <w:t>Installed Manufacturer Name</w:t>
            </w:r>
          </w:p>
        </w:tc>
        <w:tc>
          <w:tcPr>
            <w:tcW w:w="900" w:type="dxa"/>
            <w:tcMar>
              <w:left w:w="43" w:type="dxa"/>
              <w:right w:w="43" w:type="dxa"/>
            </w:tcMar>
            <w:vAlign w:val="bottom"/>
          </w:tcPr>
          <w:p w14:paraId="65FA1ECD" w14:textId="63A68DAE" w:rsidR="00956B61" w:rsidRPr="00E443DE" w:rsidRDefault="00D23CDF" w:rsidP="00D23CDF">
            <w:pPr>
              <w:keepNext/>
              <w:jc w:val="center"/>
              <w:rPr>
                <w:rFonts w:ascii="Calibri" w:hAnsi="Calibri"/>
                <w:sz w:val="18"/>
                <w:szCs w:val="18"/>
              </w:rPr>
            </w:pPr>
            <w:r w:rsidRPr="00E443DE">
              <w:rPr>
                <w:rFonts w:ascii="Calibri" w:hAnsi="Calibri"/>
                <w:sz w:val="18"/>
                <w:szCs w:val="18"/>
              </w:rPr>
              <w:t>Indoor</w:t>
            </w:r>
            <w:r w:rsidR="00956B61" w:rsidRPr="00E443DE">
              <w:rPr>
                <w:rFonts w:ascii="Calibri" w:hAnsi="Calibri"/>
                <w:sz w:val="18"/>
                <w:szCs w:val="18"/>
              </w:rPr>
              <w:t xml:space="preserve"> Unit Installed Model Number</w:t>
            </w:r>
          </w:p>
        </w:tc>
        <w:tc>
          <w:tcPr>
            <w:tcW w:w="1170" w:type="dxa"/>
            <w:tcMar>
              <w:left w:w="43" w:type="dxa"/>
              <w:right w:w="43" w:type="dxa"/>
            </w:tcMar>
            <w:vAlign w:val="bottom"/>
          </w:tcPr>
          <w:p w14:paraId="477C8054" w14:textId="2AEA5C99" w:rsidR="00956B61" w:rsidRPr="00E443DE" w:rsidRDefault="00C9124F" w:rsidP="00C9124F">
            <w:pPr>
              <w:keepNext/>
              <w:jc w:val="center"/>
              <w:rPr>
                <w:rFonts w:ascii="Calibri" w:hAnsi="Calibri"/>
                <w:sz w:val="18"/>
                <w:szCs w:val="18"/>
              </w:rPr>
            </w:pPr>
            <w:r w:rsidRPr="00E443DE">
              <w:rPr>
                <w:rFonts w:ascii="Calibri" w:hAnsi="Calibri"/>
                <w:sz w:val="18"/>
                <w:szCs w:val="18"/>
              </w:rPr>
              <w:t xml:space="preserve">Installed </w:t>
            </w:r>
            <w:r w:rsidR="00956B61" w:rsidRPr="00E443DE">
              <w:rPr>
                <w:rFonts w:ascii="Calibri" w:hAnsi="Calibri"/>
                <w:sz w:val="18"/>
                <w:szCs w:val="18"/>
              </w:rPr>
              <w:t>Furnace Manufacturer Name</w:t>
            </w:r>
          </w:p>
        </w:tc>
        <w:tc>
          <w:tcPr>
            <w:tcW w:w="1255" w:type="dxa"/>
            <w:tcMar>
              <w:left w:w="43" w:type="dxa"/>
              <w:right w:w="43" w:type="dxa"/>
            </w:tcMar>
            <w:vAlign w:val="bottom"/>
          </w:tcPr>
          <w:p w14:paraId="0E53F8E6" w14:textId="1E8F7635" w:rsidR="00956B61" w:rsidRPr="00E443DE" w:rsidRDefault="00C9124F" w:rsidP="00C9124F">
            <w:pPr>
              <w:keepNext/>
              <w:jc w:val="center"/>
              <w:rPr>
                <w:rFonts w:ascii="Calibri" w:hAnsi="Calibri"/>
                <w:sz w:val="18"/>
                <w:szCs w:val="18"/>
              </w:rPr>
            </w:pPr>
            <w:r w:rsidRPr="00E443DE">
              <w:rPr>
                <w:rFonts w:ascii="Calibri" w:hAnsi="Calibri"/>
                <w:sz w:val="18"/>
                <w:szCs w:val="18"/>
              </w:rPr>
              <w:t xml:space="preserve">Installed </w:t>
            </w:r>
            <w:r w:rsidR="00956B61" w:rsidRPr="00E443DE">
              <w:rPr>
                <w:rFonts w:ascii="Calibri" w:hAnsi="Calibri"/>
                <w:sz w:val="18"/>
                <w:szCs w:val="18"/>
              </w:rPr>
              <w:t>Furnace Model Number</w:t>
            </w:r>
          </w:p>
        </w:tc>
      </w:tr>
      <w:tr w:rsidR="00DC57EC" w:rsidRPr="00E443DE" w14:paraId="534B7F3E" w14:textId="77777777" w:rsidTr="00DC57EC">
        <w:trPr>
          <w:cantSplit/>
          <w:trHeight w:val="144"/>
        </w:trPr>
        <w:tc>
          <w:tcPr>
            <w:tcW w:w="895" w:type="dxa"/>
            <w:tcMar>
              <w:left w:w="29" w:type="dxa"/>
              <w:right w:w="29" w:type="dxa"/>
            </w:tcMar>
          </w:tcPr>
          <w:p w14:paraId="3E3ACD5C" w14:textId="151664E4" w:rsidR="00956B61" w:rsidRPr="00E443DE" w:rsidRDefault="00956B61" w:rsidP="003B4240">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-MCH-01&gt;&gt;</w:t>
            </w:r>
          </w:p>
          <w:p w14:paraId="4EAD51A6" w14:textId="77777777" w:rsidR="00956B61" w:rsidRPr="00E443DE" w:rsidRDefault="00956B61" w:rsidP="003B4240">
            <w:pPr>
              <w:keepNext/>
              <w:rPr>
                <w:rFonts w:ascii="Calibri" w:hAnsi="Calibri"/>
                <w:sz w:val="12"/>
                <w:szCs w:val="12"/>
              </w:rPr>
            </w:pPr>
          </w:p>
          <w:p w14:paraId="0EB7E3FE" w14:textId="77777777" w:rsidR="00956B61" w:rsidRPr="00E443DE" w:rsidRDefault="00956B61" w:rsidP="00283EAF">
            <w:pPr>
              <w:keepNext/>
              <w:rPr>
                <w:rFonts w:ascii="Calibri" w:hAnsi="Calibri"/>
                <w:sz w:val="12"/>
                <w:szCs w:val="12"/>
              </w:rPr>
            </w:pPr>
            <w:r w:rsidRPr="00E443DE">
              <w:rPr>
                <w:rFonts w:ascii="Calibri" w:hAnsi="Calibri"/>
                <w:sz w:val="12"/>
                <w:szCs w:val="12"/>
              </w:rPr>
              <w:t>note: reference applicable values as follows:</w:t>
            </w:r>
          </w:p>
          <w:p w14:paraId="3FB23342" w14:textId="70FCDEAB" w:rsidR="00956B61" w:rsidRPr="00E443DE" w:rsidRDefault="00956B61" w:rsidP="00283EAF">
            <w:pPr>
              <w:keepNext/>
              <w:rPr>
                <w:rFonts w:ascii="Calibri" w:hAnsi="Calibri"/>
                <w:sz w:val="12"/>
                <w:szCs w:val="12"/>
              </w:rPr>
            </w:pPr>
            <w:r w:rsidRPr="00E443DE">
              <w:rPr>
                <w:rFonts w:ascii="Calibri" w:hAnsi="Calibri"/>
                <w:sz w:val="12"/>
                <w:szCs w:val="12"/>
              </w:rPr>
              <w:t>**D01 on MCH-01a</w:t>
            </w:r>
          </w:p>
          <w:p w14:paraId="446F9ADC" w14:textId="197DE859" w:rsidR="00956B61" w:rsidRPr="00E443DE" w:rsidRDefault="00956B61" w:rsidP="00283EAF">
            <w:pPr>
              <w:keepNext/>
              <w:rPr>
                <w:rFonts w:ascii="Calibri" w:hAnsi="Calibri"/>
                <w:sz w:val="12"/>
                <w:szCs w:val="12"/>
              </w:rPr>
            </w:pPr>
            <w:r w:rsidRPr="00E443DE">
              <w:rPr>
                <w:rFonts w:ascii="Calibri" w:hAnsi="Calibri"/>
                <w:sz w:val="12"/>
                <w:szCs w:val="12"/>
              </w:rPr>
              <w:t>**D01 on MCH-01d</w:t>
            </w:r>
          </w:p>
        </w:tc>
        <w:tc>
          <w:tcPr>
            <w:tcW w:w="1620" w:type="dxa"/>
            <w:tcMar>
              <w:left w:w="29" w:type="dxa"/>
              <w:right w:w="29" w:type="dxa"/>
            </w:tcMar>
          </w:tcPr>
          <w:p w14:paraId="4D464229" w14:textId="1729493C" w:rsidR="00956B61" w:rsidRPr="00E443DE" w:rsidRDefault="00956B61" w:rsidP="003B4240">
            <w:pPr>
              <w:keepNext/>
              <w:rPr>
                <w:sz w:val="10"/>
                <w:szCs w:val="10"/>
              </w:rPr>
            </w:pPr>
            <w:r w:rsidRPr="00E443DE">
              <w:rPr>
                <w:rFonts w:ascii="Calibri" w:hAnsi="Calibri"/>
                <w:sz w:val="10"/>
                <w:szCs w:val="10"/>
              </w:rPr>
              <w:t xml:space="preserve">&lt;&lt; auto filled text: referenced from </w:t>
            </w:r>
            <w:r w:rsidR="00A57B1D" w:rsidRPr="00E443DE">
              <w:rPr>
                <w:rFonts w:ascii="Calibri" w:hAnsi="Calibri"/>
                <w:sz w:val="10"/>
                <w:szCs w:val="10"/>
              </w:rPr>
              <w:t>LMCI</w:t>
            </w:r>
            <w:r w:rsidRPr="00E443DE">
              <w:rPr>
                <w:rFonts w:ascii="Calibri" w:hAnsi="Calibri"/>
                <w:sz w:val="10"/>
                <w:szCs w:val="10"/>
              </w:rPr>
              <w:t>-MCH-01&gt;&gt;</w:t>
            </w:r>
          </w:p>
          <w:p w14:paraId="5248A38A" w14:textId="77777777" w:rsidR="00956B61" w:rsidRPr="00E443DE" w:rsidRDefault="00956B61" w:rsidP="003B4240">
            <w:pPr>
              <w:keepNext/>
              <w:rPr>
                <w:sz w:val="10"/>
                <w:szCs w:val="10"/>
              </w:rPr>
            </w:pPr>
          </w:p>
          <w:p w14:paraId="6E765C88" w14:textId="20E37D3F" w:rsidR="00956B61" w:rsidRPr="00E443DE" w:rsidRDefault="00956B61" w:rsidP="003B4240">
            <w:pPr>
              <w:keepNext/>
              <w:rPr>
                <w:rFonts w:ascii="Calibri" w:hAnsi="Calibri"/>
                <w:sz w:val="10"/>
                <w:szCs w:val="10"/>
              </w:rPr>
            </w:pPr>
            <w:r w:rsidRPr="00E443DE">
              <w:rPr>
                <w:rFonts w:ascii="Calibri" w:hAnsi="Calibri"/>
                <w:sz w:val="10"/>
                <w:szCs w:val="10"/>
              </w:rPr>
              <w:t>note: reference applicable values as follows:</w:t>
            </w:r>
          </w:p>
          <w:p w14:paraId="6A9C63BF" w14:textId="034DEEA3" w:rsidR="00956B61" w:rsidRPr="00E443DE" w:rsidRDefault="00956B61" w:rsidP="003B4240">
            <w:pPr>
              <w:keepNext/>
              <w:rPr>
                <w:rFonts w:ascii="Calibri" w:hAnsi="Calibri"/>
                <w:sz w:val="10"/>
                <w:szCs w:val="10"/>
              </w:rPr>
            </w:pPr>
            <w:r w:rsidRPr="00E443DE">
              <w:rPr>
                <w:rFonts w:ascii="Calibri" w:hAnsi="Calibri"/>
                <w:sz w:val="10"/>
                <w:szCs w:val="10"/>
              </w:rPr>
              <w:t>**D02 on MCH-01a</w:t>
            </w:r>
          </w:p>
          <w:p w14:paraId="5169ED4E" w14:textId="03CF9278" w:rsidR="00956B61" w:rsidRPr="00E443DE" w:rsidRDefault="00956B61" w:rsidP="003B4240">
            <w:pPr>
              <w:keepNext/>
              <w:rPr>
                <w:rFonts w:ascii="Calibri" w:hAnsi="Calibri"/>
                <w:sz w:val="10"/>
                <w:szCs w:val="10"/>
              </w:rPr>
            </w:pPr>
            <w:r w:rsidRPr="00E443DE">
              <w:rPr>
                <w:rFonts w:ascii="Calibri" w:hAnsi="Calibri"/>
                <w:sz w:val="10"/>
                <w:szCs w:val="10"/>
              </w:rPr>
              <w:t>**D02 on MCH-01d</w:t>
            </w:r>
          </w:p>
          <w:p w14:paraId="4D32CAFA" w14:textId="0CA7C9AA" w:rsidR="00956B61" w:rsidRPr="00E443DE" w:rsidRDefault="00956B61" w:rsidP="003B4240">
            <w:pPr>
              <w:keepNext/>
              <w:rPr>
                <w:rFonts w:ascii="Calibri" w:hAnsi="Calibri"/>
                <w:sz w:val="10"/>
                <w:szCs w:val="10"/>
              </w:rPr>
            </w:pPr>
          </w:p>
          <w:p w14:paraId="1BF02B1E" w14:textId="67C8CE60" w:rsidR="00956B61" w:rsidRPr="00E443DE" w:rsidRDefault="000B2FD4" w:rsidP="003B4240">
            <w:pPr>
              <w:keepNext/>
              <w:rPr>
                <w:rFonts w:ascii="Calibri" w:hAnsi="Calibri"/>
                <w:b/>
                <w:sz w:val="10"/>
                <w:szCs w:val="10"/>
              </w:rPr>
            </w:pPr>
            <w:r w:rsidRPr="00E443DE">
              <w:rPr>
                <w:rFonts w:ascii="Calibri" w:hAnsi="Calibri"/>
                <w:b/>
                <w:sz w:val="10"/>
                <w:szCs w:val="10"/>
              </w:rPr>
              <w:t xml:space="preserve">note: </w:t>
            </w:r>
            <w:r w:rsidR="00956B61" w:rsidRPr="00E443DE">
              <w:rPr>
                <w:rFonts w:ascii="Calibri" w:hAnsi="Calibri"/>
                <w:b/>
                <w:sz w:val="10"/>
                <w:szCs w:val="10"/>
              </w:rPr>
              <w:t>the "Area Served" text in D02</w:t>
            </w:r>
            <w:r w:rsidRPr="00E443DE">
              <w:rPr>
                <w:rFonts w:ascii="Calibri" w:hAnsi="Calibri"/>
                <w:b/>
                <w:sz w:val="10"/>
                <w:szCs w:val="10"/>
              </w:rPr>
              <w:t xml:space="preserve"> on MCH-01a, and MCH-01d</w:t>
            </w:r>
            <w:r w:rsidR="00956B61" w:rsidRPr="00E443DE">
              <w:rPr>
                <w:rFonts w:ascii="Calibri" w:hAnsi="Calibri"/>
                <w:b/>
                <w:sz w:val="10"/>
                <w:szCs w:val="10"/>
              </w:rPr>
              <w:t xml:space="preserve"> is required to be unique in </w:t>
            </w:r>
            <w:r w:rsidRPr="00E443DE">
              <w:rPr>
                <w:rFonts w:ascii="Calibri" w:hAnsi="Calibri"/>
                <w:b/>
                <w:sz w:val="10"/>
                <w:szCs w:val="10"/>
              </w:rPr>
              <w:t>each</w:t>
            </w:r>
            <w:r w:rsidR="00956B61" w:rsidRPr="00E443DE">
              <w:rPr>
                <w:rFonts w:ascii="Calibri" w:hAnsi="Calibri"/>
                <w:b/>
                <w:sz w:val="10"/>
                <w:szCs w:val="10"/>
              </w:rPr>
              <w:t xml:space="preserve"> dwelling</w:t>
            </w:r>
            <w:r w:rsidRPr="00E443DE">
              <w:rPr>
                <w:rFonts w:ascii="Calibri" w:hAnsi="Calibri"/>
                <w:b/>
                <w:sz w:val="10"/>
                <w:szCs w:val="10"/>
              </w:rPr>
              <w:t xml:space="preserve"> (unique within the scope of each MCH-01)</w:t>
            </w:r>
            <w:r w:rsidR="00956B61" w:rsidRPr="00E443DE">
              <w:rPr>
                <w:rFonts w:ascii="Calibri" w:hAnsi="Calibri"/>
                <w:b/>
                <w:sz w:val="10"/>
                <w:szCs w:val="10"/>
              </w:rPr>
              <w:t>, thus</w:t>
            </w:r>
            <w:r w:rsidRPr="00E443DE">
              <w:rPr>
                <w:rFonts w:ascii="Calibri" w:hAnsi="Calibri"/>
                <w:b/>
                <w:sz w:val="10"/>
                <w:szCs w:val="10"/>
              </w:rPr>
              <w:t xml:space="preserve"> D02</w:t>
            </w:r>
            <w:r w:rsidR="00956B61" w:rsidRPr="00E443DE">
              <w:rPr>
                <w:rFonts w:ascii="Calibri" w:hAnsi="Calibri"/>
                <w:b/>
                <w:sz w:val="10"/>
                <w:szCs w:val="10"/>
              </w:rPr>
              <w:t xml:space="preserve"> is </w:t>
            </w:r>
            <w:r w:rsidRPr="00E443DE">
              <w:rPr>
                <w:rFonts w:ascii="Calibri" w:hAnsi="Calibri"/>
                <w:b/>
                <w:sz w:val="10"/>
                <w:szCs w:val="10"/>
              </w:rPr>
              <w:t>a useful</w:t>
            </w:r>
            <w:r w:rsidR="00956B61" w:rsidRPr="00E443DE">
              <w:rPr>
                <w:rFonts w:ascii="Calibri" w:hAnsi="Calibri"/>
                <w:b/>
                <w:sz w:val="10"/>
                <w:szCs w:val="10"/>
              </w:rPr>
              <w:t xml:space="preserve"> key </w:t>
            </w:r>
            <w:r w:rsidRPr="00E443DE">
              <w:rPr>
                <w:rFonts w:ascii="Calibri" w:hAnsi="Calibri"/>
                <w:b/>
                <w:sz w:val="10"/>
                <w:szCs w:val="10"/>
              </w:rPr>
              <w:t>for</w:t>
            </w:r>
            <w:r w:rsidR="00956B61" w:rsidRPr="00E443DE">
              <w:rPr>
                <w:rFonts w:ascii="Calibri" w:hAnsi="Calibri"/>
                <w:b/>
                <w:sz w:val="10"/>
                <w:szCs w:val="10"/>
              </w:rPr>
              <w:t xml:space="preserve"> finding associated data in other tables</w:t>
            </w:r>
            <w:r w:rsidRPr="00E443DE">
              <w:rPr>
                <w:rFonts w:ascii="Calibri" w:hAnsi="Calibri"/>
                <w:b/>
                <w:sz w:val="10"/>
                <w:szCs w:val="10"/>
              </w:rPr>
              <w:t xml:space="preserve"> on the MCH-01</w:t>
            </w:r>
            <w:r w:rsidR="00956B61" w:rsidRPr="00E443DE">
              <w:rPr>
                <w:rFonts w:ascii="Calibri" w:hAnsi="Calibri"/>
                <w:b/>
                <w:sz w:val="10"/>
                <w:szCs w:val="10"/>
              </w:rPr>
              <w:t xml:space="preserve"> for</w:t>
            </w:r>
            <w:r w:rsidRPr="00E443DE">
              <w:rPr>
                <w:rFonts w:ascii="Calibri" w:hAnsi="Calibri"/>
                <w:b/>
                <w:sz w:val="10"/>
                <w:szCs w:val="10"/>
              </w:rPr>
              <w:t xml:space="preserve"> a</w:t>
            </w:r>
            <w:r w:rsidR="00956B61" w:rsidRPr="00E443DE">
              <w:rPr>
                <w:rFonts w:ascii="Calibri" w:hAnsi="Calibri"/>
                <w:b/>
                <w:sz w:val="10"/>
                <w:szCs w:val="10"/>
              </w:rPr>
              <w:t xml:space="preserve"> </w:t>
            </w:r>
            <w:r w:rsidRPr="00E443DE">
              <w:rPr>
                <w:rFonts w:ascii="Calibri" w:hAnsi="Calibri"/>
                <w:b/>
                <w:sz w:val="10"/>
                <w:szCs w:val="10"/>
              </w:rPr>
              <w:t>specific</w:t>
            </w:r>
            <w:r w:rsidR="00956B61" w:rsidRPr="00E443DE">
              <w:rPr>
                <w:rFonts w:ascii="Calibri" w:hAnsi="Calibri"/>
                <w:b/>
                <w:sz w:val="10"/>
                <w:szCs w:val="10"/>
              </w:rPr>
              <w:t xml:space="preserve"> system</w:t>
            </w:r>
          </w:p>
          <w:p w14:paraId="0894BC7F" w14:textId="3CBDD612" w:rsidR="00956B61" w:rsidRPr="00E443DE" w:rsidRDefault="00956B61" w:rsidP="003B4240">
            <w:pPr>
              <w:keepNext/>
              <w:rPr>
                <w:rFonts w:ascii="Calibri" w:hAnsi="Calibri"/>
                <w:sz w:val="10"/>
                <w:szCs w:val="10"/>
              </w:rPr>
            </w:pPr>
          </w:p>
        </w:tc>
        <w:tc>
          <w:tcPr>
            <w:tcW w:w="990" w:type="dxa"/>
            <w:tcMar>
              <w:left w:w="29" w:type="dxa"/>
              <w:right w:w="29" w:type="dxa"/>
            </w:tcMar>
          </w:tcPr>
          <w:p w14:paraId="75A87B91" w14:textId="25EB4470" w:rsidR="00956B61" w:rsidRPr="00E443DE" w:rsidRDefault="00956B61" w:rsidP="003B4240">
            <w:pPr>
              <w:keepNext/>
              <w:rPr>
                <w:rFonts w:ascii="Calibri" w:hAnsi="Calibri"/>
                <w:sz w:val="10"/>
                <w:szCs w:val="10"/>
              </w:rPr>
            </w:pPr>
            <w:r w:rsidRPr="00E443DE">
              <w:rPr>
                <w:rFonts w:ascii="Calibri" w:hAnsi="Calibri"/>
                <w:sz w:val="10"/>
                <w:szCs w:val="10"/>
              </w:rPr>
              <w:t xml:space="preserve">&lt;&lt; auto filled text: referenced from </w:t>
            </w:r>
            <w:r w:rsidR="00A57B1D" w:rsidRPr="00E443DE">
              <w:rPr>
                <w:rFonts w:ascii="Calibri" w:hAnsi="Calibri"/>
                <w:sz w:val="10"/>
                <w:szCs w:val="10"/>
              </w:rPr>
              <w:t>LMCI</w:t>
            </w:r>
            <w:r w:rsidRPr="00E443DE">
              <w:rPr>
                <w:rFonts w:ascii="Calibri" w:hAnsi="Calibri"/>
                <w:sz w:val="10"/>
                <w:szCs w:val="10"/>
              </w:rPr>
              <w:t>-MCH-01&gt;&gt;</w:t>
            </w:r>
          </w:p>
          <w:p w14:paraId="69F9C575" w14:textId="77777777" w:rsidR="00956B61" w:rsidRPr="00E443DE" w:rsidRDefault="00956B61" w:rsidP="003B4240">
            <w:pPr>
              <w:keepNext/>
              <w:rPr>
                <w:rFonts w:ascii="Calibri" w:hAnsi="Calibri"/>
                <w:sz w:val="10"/>
                <w:szCs w:val="10"/>
              </w:rPr>
            </w:pPr>
          </w:p>
          <w:p w14:paraId="343FF3A7" w14:textId="77777777" w:rsidR="00956B61" w:rsidRPr="00E443DE" w:rsidRDefault="00956B61" w:rsidP="00283EAF">
            <w:pPr>
              <w:keepNext/>
              <w:rPr>
                <w:rFonts w:ascii="Calibri" w:hAnsi="Calibri"/>
                <w:sz w:val="10"/>
                <w:szCs w:val="10"/>
              </w:rPr>
            </w:pPr>
            <w:r w:rsidRPr="00E443DE">
              <w:rPr>
                <w:rFonts w:ascii="Calibri" w:hAnsi="Calibri"/>
                <w:sz w:val="10"/>
                <w:szCs w:val="10"/>
              </w:rPr>
              <w:t>note: reference applicable values as follows:</w:t>
            </w:r>
          </w:p>
          <w:p w14:paraId="14731B12" w14:textId="2BB45C4B" w:rsidR="00956B61" w:rsidRPr="00E443DE" w:rsidRDefault="00956B61" w:rsidP="00283EAF">
            <w:pPr>
              <w:keepNext/>
              <w:rPr>
                <w:rFonts w:ascii="Calibri" w:hAnsi="Calibri"/>
                <w:sz w:val="10"/>
                <w:szCs w:val="10"/>
              </w:rPr>
            </w:pPr>
            <w:r w:rsidRPr="00E443DE">
              <w:rPr>
                <w:rFonts w:ascii="Calibri" w:hAnsi="Calibri"/>
                <w:sz w:val="10"/>
                <w:szCs w:val="10"/>
              </w:rPr>
              <w:t>**G03 on MCH-01a</w:t>
            </w:r>
            <w:r w:rsidR="00CF068E" w:rsidRPr="00E443DE">
              <w:rPr>
                <w:rFonts w:ascii="Calibri" w:hAnsi="Calibri"/>
                <w:sz w:val="10"/>
                <w:szCs w:val="10"/>
              </w:rPr>
              <w:t xml:space="preserve"> for split systems,</w:t>
            </w:r>
          </w:p>
          <w:p w14:paraId="1BC4DA45" w14:textId="6893041C" w:rsidR="00956B61" w:rsidRPr="00E443DE" w:rsidRDefault="00956B61" w:rsidP="00283EAF">
            <w:pPr>
              <w:keepNext/>
              <w:rPr>
                <w:rFonts w:ascii="Calibri" w:hAnsi="Calibri"/>
                <w:sz w:val="10"/>
                <w:szCs w:val="10"/>
              </w:rPr>
            </w:pPr>
            <w:r w:rsidRPr="00E443DE">
              <w:rPr>
                <w:rFonts w:ascii="Calibri" w:hAnsi="Calibri"/>
                <w:sz w:val="10"/>
                <w:szCs w:val="10"/>
              </w:rPr>
              <w:t>**H03 on MCH-01d</w:t>
            </w:r>
            <w:r w:rsidR="00CF068E" w:rsidRPr="00E443DE">
              <w:rPr>
                <w:rFonts w:ascii="Calibri" w:hAnsi="Calibri"/>
                <w:sz w:val="10"/>
                <w:szCs w:val="10"/>
              </w:rPr>
              <w:t xml:space="preserve"> for split systems,</w:t>
            </w:r>
          </w:p>
          <w:p w14:paraId="28449EE3" w14:textId="77777777" w:rsidR="00CF068E" w:rsidRPr="00E443DE" w:rsidRDefault="00CF068E" w:rsidP="00283EAF">
            <w:pPr>
              <w:keepNext/>
              <w:rPr>
                <w:rFonts w:ascii="Calibri" w:hAnsi="Calibri"/>
                <w:sz w:val="10"/>
                <w:szCs w:val="10"/>
              </w:rPr>
            </w:pPr>
            <w:r w:rsidRPr="00E443DE">
              <w:rPr>
                <w:rFonts w:ascii="Calibri" w:hAnsi="Calibri"/>
                <w:sz w:val="10"/>
                <w:szCs w:val="10"/>
              </w:rPr>
              <w:t>**J03 on MCH-01a for packaged systems,</w:t>
            </w:r>
          </w:p>
          <w:p w14:paraId="4D100E0E" w14:textId="774CC24B" w:rsidR="00CF068E" w:rsidRPr="00E443DE" w:rsidRDefault="00CF068E" w:rsidP="00283EAF">
            <w:pPr>
              <w:keepNext/>
              <w:rPr>
                <w:rFonts w:ascii="Calibri" w:hAnsi="Calibri"/>
                <w:sz w:val="10"/>
                <w:szCs w:val="10"/>
              </w:rPr>
            </w:pPr>
            <w:r w:rsidRPr="00E443DE">
              <w:rPr>
                <w:rFonts w:ascii="Calibri" w:hAnsi="Calibri"/>
                <w:sz w:val="10"/>
                <w:szCs w:val="10"/>
              </w:rPr>
              <w:t>**either K03 or L03 on MCH-01d for packaged systems</w:t>
            </w:r>
          </w:p>
        </w:tc>
        <w:tc>
          <w:tcPr>
            <w:tcW w:w="1080" w:type="dxa"/>
            <w:tcMar>
              <w:left w:w="29" w:type="dxa"/>
              <w:right w:w="29" w:type="dxa"/>
            </w:tcMar>
          </w:tcPr>
          <w:p w14:paraId="7C46A0D1" w14:textId="4DAD34A9" w:rsidR="00BC00C3" w:rsidRPr="00E443DE" w:rsidRDefault="00956B61" w:rsidP="00956B61">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 xml:space="preserve">-MCH-01 if </w:t>
            </w:r>
            <w:r w:rsidR="002E5196" w:rsidRPr="00E443DE">
              <w:rPr>
                <w:rFonts w:ascii="Calibri" w:hAnsi="Calibri"/>
                <w:sz w:val="12"/>
                <w:szCs w:val="12"/>
              </w:rPr>
              <w:t xml:space="preserve">a value is available </w:t>
            </w:r>
            <w:r w:rsidR="00BC00C3" w:rsidRPr="00E443DE">
              <w:rPr>
                <w:rFonts w:ascii="Calibri" w:hAnsi="Calibri"/>
                <w:sz w:val="12"/>
                <w:szCs w:val="12"/>
              </w:rPr>
              <w:t xml:space="preserve">either </w:t>
            </w:r>
            <w:r w:rsidR="002E5196" w:rsidRPr="00E443DE">
              <w:rPr>
                <w:rFonts w:ascii="Calibri" w:hAnsi="Calibri"/>
                <w:sz w:val="12"/>
                <w:szCs w:val="12"/>
              </w:rPr>
              <w:t>in G04 on MCH-01a or H04 on MCH-01d</w:t>
            </w:r>
            <w:r w:rsidRPr="00E443DE">
              <w:rPr>
                <w:rFonts w:ascii="Calibri" w:hAnsi="Calibri"/>
                <w:sz w:val="12"/>
                <w:szCs w:val="12"/>
              </w:rPr>
              <w:t xml:space="preserve">, </w:t>
            </w:r>
          </w:p>
          <w:p w14:paraId="5A6A42D5" w14:textId="5971C2AF" w:rsidR="00956B61" w:rsidRPr="00E443DE" w:rsidRDefault="00956B61" w:rsidP="00956B61">
            <w:pPr>
              <w:keepNext/>
              <w:rPr>
                <w:rFonts w:ascii="Calibri" w:hAnsi="Calibri"/>
                <w:sz w:val="12"/>
                <w:szCs w:val="12"/>
              </w:rPr>
            </w:pPr>
            <w:r w:rsidRPr="00E443DE">
              <w:rPr>
                <w:rFonts w:ascii="Calibri" w:hAnsi="Calibri"/>
                <w:sz w:val="12"/>
                <w:szCs w:val="12"/>
              </w:rPr>
              <w:t>else value=n/a&gt;&gt;</w:t>
            </w:r>
          </w:p>
          <w:p w14:paraId="04F65BAE" w14:textId="26E00595" w:rsidR="00956B61" w:rsidRPr="00E443DE" w:rsidRDefault="00956B61" w:rsidP="00CF068E">
            <w:pPr>
              <w:keepNext/>
              <w:rPr>
                <w:rFonts w:ascii="Calibri" w:hAnsi="Calibri"/>
                <w:sz w:val="12"/>
                <w:szCs w:val="12"/>
              </w:rPr>
            </w:pPr>
          </w:p>
        </w:tc>
        <w:tc>
          <w:tcPr>
            <w:tcW w:w="900" w:type="dxa"/>
            <w:tcMar>
              <w:left w:w="29" w:type="dxa"/>
              <w:right w:w="29" w:type="dxa"/>
            </w:tcMar>
          </w:tcPr>
          <w:p w14:paraId="1998E9A5" w14:textId="08CA052C" w:rsidR="00956B61" w:rsidRPr="00E443DE" w:rsidRDefault="00956B61" w:rsidP="003B4240">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-MCH-01&gt;&gt;</w:t>
            </w:r>
          </w:p>
          <w:p w14:paraId="3C059D8A" w14:textId="77777777" w:rsidR="00956B61" w:rsidRPr="00E443DE" w:rsidRDefault="00956B61" w:rsidP="003B4240">
            <w:pPr>
              <w:keepNext/>
              <w:rPr>
                <w:rFonts w:ascii="Calibri" w:hAnsi="Calibri"/>
                <w:sz w:val="12"/>
                <w:szCs w:val="12"/>
              </w:rPr>
            </w:pPr>
          </w:p>
          <w:p w14:paraId="31F5810D" w14:textId="77777777" w:rsidR="00956B61" w:rsidRPr="00E443DE" w:rsidRDefault="00956B61" w:rsidP="00283EAF">
            <w:pPr>
              <w:keepNext/>
              <w:rPr>
                <w:rFonts w:ascii="Calibri" w:hAnsi="Calibri"/>
                <w:sz w:val="12"/>
                <w:szCs w:val="12"/>
              </w:rPr>
            </w:pPr>
            <w:r w:rsidRPr="00E443DE">
              <w:rPr>
                <w:rFonts w:ascii="Calibri" w:hAnsi="Calibri"/>
                <w:sz w:val="12"/>
                <w:szCs w:val="12"/>
              </w:rPr>
              <w:t>note: reference applicable values as follows:</w:t>
            </w:r>
          </w:p>
          <w:p w14:paraId="3264A584" w14:textId="76708283" w:rsidR="00956B61" w:rsidRPr="00E443DE" w:rsidRDefault="00956B61" w:rsidP="00283EAF">
            <w:pPr>
              <w:keepNext/>
              <w:rPr>
                <w:rFonts w:ascii="Calibri" w:hAnsi="Calibri"/>
                <w:sz w:val="12"/>
                <w:szCs w:val="12"/>
              </w:rPr>
            </w:pPr>
            <w:r w:rsidRPr="00E443DE">
              <w:rPr>
                <w:rFonts w:ascii="Calibri" w:hAnsi="Calibri"/>
                <w:sz w:val="12"/>
                <w:szCs w:val="12"/>
              </w:rPr>
              <w:t>**either F05 or H03 on MCH-01a</w:t>
            </w:r>
          </w:p>
          <w:p w14:paraId="7BF81895" w14:textId="69A15988" w:rsidR="00956B61" w:rsidRPr="00E443DE" w:rsidRDefault="00956B61" w:rsidP="00283EAF">
            <w:pPr>
              <w:keepNext/>
              <w:rPr>
                <w:rFonts w:ascii="Calibri" w:hAnsi="Calibri"/>
                <w:sz w:val="12"/>
                <w:szCs w:val="12"/>
              </w:rPr>
            </w:pPr>
            <w:r w:rsidRPr="00E443DE">
              <w:rPr>
                <w:rFonts w:ascii="Calibri" w:hAnsi="Calibri"/>
                <w:sz w:val="12"/>
                <w:szCs w:val="12"/>
              </w:rPr>
              <w:t>**either G05 or I03 on MCH-01d</w:t>
            </w:r>
          </w:p>
        </w:tc>
        <w:tc>
          <w:tcPr>
            <w:tcW w:w="1080" w:type="dxa"/>
            <w:tcMar>
              <w:left w:w="29" w:type="dxa"/>
              <w:right w:w="29" w:type="dxa"/>
            </w:tcMar>
          </w:tcPr>
          <w:p w14:paraId="05082EF7" w14:textId="4935314A" w:rsidR="00956B61" w:rsidRPr="00E443DE" w:rsidRDefault="00956B61" w:rsidP="003B4240">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-MCH-01&gt;&gt;</w:t>
            </w:r>
          </w:p>
          <w:p w14:paraId="6F9D83D0" w14:textId="77777777" w:rsidR="00956B61" w:rsidRPr="00E443DE" w:rsidRDefault="00956B61" w:rsidP="003B4240">
            <w:pPr>
              <w:keepNext/>
              <w:rPr>
                <w:rFonts w:ascii="Calibri" w:hAnsi="Calibri"/>
                <w:sz w:val="12"/>
                <w:szCs w:val="12"/>
              </w:rPr>
            </w:pPr>
          </w:p>
          <w:p w14:paraId="22437B47" w14:textId="77777777" w:rsidR="00956B61" w:rsidRPr="00E443DE" w:rsidRDefault="00956B61" w:rsidP="001D7D2B">
            <w:pPr>
              <w:keepNext/>
              <w:rPr>
                <w:rFonts w:ascii="Calibri" w:hAnsi="Calibri"/>
                <w:sz w:val="12"/>
                <w:szCs w:val="12"/>
              </w:rPr>
            </w:pPr>
            <w:r w:rsidRPr="00E443DE">
              <w:rPr>
                <w:rFonts w:ascii="Calibri" w:hAnsi="Calibri"/>
                <w:sz w:val="12"/>
                <w:szCs w:val="12"/>
              </w:rPr>
              <w:t>note: reference applicable values as follows:</w:t>
            </w:r>
          </w:p>
          <w:p w14:paraId="11DD145C" w14:textId="4EF322EA" w:rsidR="00956B61" w:rsidRPr="00E443DE" w:rsidRDefault="00956B61" w:rsidP="001D7D2B">
            <w:pPr>
              <w:keepNext/>
              <w:rPr>
                <w:rFonts w:ascii="Calibri" w:hAnsi="Calibri"/>
                <w:sz w:val="12"/>
                <w:szCs w:val="12"/>
              </w:rPr>
            </w:pPr>
            <w:r w:rsidRPr="00E443DE">
              <w:rPr>
                <w:rFonts w:ascii="Calibri" w:hAnsi="Calibri"/>
                <w:sz w:val="12"/>
                <w:szCs w:val="12"/>
              </w:rPr>
              <w:t>**either F06 or H04 on MCH-01a</w:t>
            </w:r>
          </w:p>
          <w:p w14:paraId="77D402BD" w14:textId="3C4037D1" w:rsidR="00956B61" w:rsidRPr="00E443DE" w:rsidRDefault="00956B61" w:rsidP="001D7D2B">
            <w:pPr>
              <w:keepNext/>
              <w:rPr>
                <w:rFonts w:ascii="Calibri" w:hAnsi="Calibri"/>
                <w:sz w:val="12"/>
                <w:szCs w:val="12"/>
              </w:rPr>
            </w:pPr>
            <w:r w:rsidRPr="00E443DE">
              <w:rPr>
                <w:rFonts w:ascii="Calibri" w:hAnsi="Calibri"/>
                <w:sz w:val="12"/>
                <w:szCs w:val="12"/>
              </w:rPr>
              <w:t>**either G06 or I04 on MCH-01d</w:t>
            </w:r>
          </w:p>
        </w:tc>
        <w:tc>
          <w:tcPr>
            <w:tcW w:w="900" w:type="dxa"/>
            <w:tcMar>
              <w:left w:w="29" w:type="dxa"/>
              <w:right w:w="29" w:type="dxa"/>
            </w:tcMar>
          </w:tcPr>
          <w:p w14:paraId="653249DC" w14:textId="18B0C897" w:rsidR="00DC57EC" w:rsidRPr="00E443DE" w:rsidRDefault="00956B61" w:rsidP="00956B61">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-MCH-01</w:t>
            </w:r>
            <w:r w:rsidR="00DC4682" w:rsidRPr="00E443DE">
              <w:rPr>
                <w:rFonts w:ascii="Calibri" w:hAnsi="Calibri"/>
                <w:sz w:val="12"/>
                <w:szCs w:val="12"/>
              </w:rPr>
              <w:t xml:space="preserve"> either in </w:t>
            </w:r>
          </w:p>
          <w:p w14:paraId="3705DD2F" w14:textId="77777777" w:rsidR="00DC57EC" w:rsidRPr="00E443DE" w:rsidRDefault="00DC4682" w:rsidP="00956B61">
            <w:pPr>
              <w:keepNext/>
              <w:rPr>
                <w:rFonts w:ascii="Calibri" w:hAnsi="Calibri"/>
                <w:sz w:val="12"/>
                <w:szCs w:val="12"/>
              </w:rPr>
            </w:pPr>
            <w:r w:rsidRPr="00E443DE">
              <w:rPr>
                <w:rFonts w:ascii="Calibri" w:hAnsi="Calibri"/>
                <w:sz w:val="12"/>
                <w:szCs w:val="12"/>
              </w:rPr>
              <w:t xml:space="preserve">G07 on MCH-01a or </w:t>
            </w:r>
          </w:p>
          <w:p w14:paraId="7863F755" w14:textId="73A5B461" w:rsidR="00DC4682" w:rsidRPr="00E443DE" w:rsidRDefault="00DC4682" w:rsidP="00956B61">
            <w:pPr>
              <w:keepNext/>
              <w:rPr>
                <w:rFonts w:ascii="Calibri" w:hAnsi="Calibri"/>
                <w:sz w:val="12"/>
                <w:szCs w:val="12"/>
              </w:rPr>
            </w:pPr>
            <w:r w:rsidRPr="00E443DE">
              <w:rPr>
                <w:rFonts w:ascii="Calibri" w:hAnsi="Calibri"/>
                <w:sz w:val="12"/>
                <w:szCs w:val="12"/>
              </w:rPr>
              <w:t>H07</w:t>
            </w:r>
            <w:r w:rsidR="002E5196" w:rsidRPr="00E443DE">
              <w:rPr>
                <w:rFonts w:ascii="Calibri" w:hAnsi="Calibri"/>
                <w:sz w:val="12"/>
                <w:szCs w:val="12"/>
              </w:rPr>
              <w:t xml:space="preserve"> on MCH-01d, </w:t>
            </w:r>
          </w:p>
          <w:p w14:paraId="0A71F065" w14:textId="77777777" w:rsidR="00DC57EC" w:rsidRPr="00E443DE" w:rsidRDefault="00DC57EC" w:rsidP="00956B61">
            <w:pPr>
              <w:keepNext/>
              <w:rPr>
                <w:rFonts w:ascii="Calibri" w:hAnsi="Calibri"/>
                <w:sz w:val="12"/>
                <w:szCs w:val="12"/>
              </w:rPr>
            </w:pPr>
          </w:p>
          <w:p w14:paraId="1B79FB2F" w14:textId="0AE08FC6" w:rsidR="00956B61" w:rsidRPr="00E443DE" w:rsidRDefault="002E5196" w:rsidP="00DC4682">
            <w:pPr>
              <w:keepNext/>
              <w:rPr>
                <w:rFonts w:ascii="Calibri" w:hAnsi="Calibri"/>
                <w:sz w:val="12"/>
                <w:szCs w:val="12"/>
              </w:rPr>
            </w:pPr>
            <w:r w:rsidRPr="00E443DE">
              <w:rPr>
                <w:rFonts w:ascii="Calibri" w:hAnsi="Calibri"/>
                <w:sz w:val="12"/>
                <w:szCs w:val="12"/>
              </w:rPr>
              <w:t>else value=n/a</w:t>
            </w:r>
            <w:r w:rsidRPr="00E443DE" w:rsidDel="00AC2F1B">
              <w:rPr>
                <w:rFonts w:ascii="Calibri" w:hAnsi="Calibri"/>
                <w:sz w:val="12"/>
                <w:szCs w:val="12"/>
              </w:rPr>
              <w:t xml:space="preserve"> </w:t>
            </w:r>
            <w:r w:rsidR="00956B61" w:rsidRPr="00E443DE">
              <w:rPr>
                <w:rFonts w:ascii="Calibri" w:hAnsi="Calibri"/>
                <w:sz w:val="12"/>
                <w:szCs w:val="12"/>
              </w:rPr>
              <w:t>&gt;&gt;</w:t>
            </w:r>
          </w:p>
        </w:tc>
        <w:tc>
          <w:tcPr>
            <w:tcW w:w="900" w:type="dxa"/>
            <w:tcMar>
              <w:left w:w="29" w:type="dxa"/>
              <w:right w:w="29" w:type="dxa"/>
            </w:tcMar>
          </w:tcPr>
          <w:p w14:paraId="0EB622A7" w14:textId="510C0120" w:rsidR="00DC57EC" w:rsidRPr="00E443DE" w:rsidRDefault="00956B61" w:rsidP="00DC57EC">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 xml:space="preserve">-MCH-01 </w:t>
            </w:r>
            <w:r w:rsidR="00DC57EC" w:rsidRPr="00E443DE">
              <w:rPr>
                <w:rFonts w:ascii="Calibri" w:hAnsi="Calibri"/>
                <w:sz w:val="12"/>
                <w:szCs w:val="12"/>
              </w:rPr>
              <w:t xml:space="preserve">either in G08 on MCH-01a, </w:t>
            </w:r>
          </w:p>
          <w:p w14:paraId="7C5C1BA2" w14:textId="77777777" w:rsidR="00DC57EC" w:rsidRPr="00E443DE" w:rsidRDefault="00DC57EC" w:rsidP="00DC57EC">
            <w:pPr>
              <w:keepNext/>
              <w:rPr>
                <w:rFonts w:ascii="Calibri" w:hAnsi="Calibri"/>
                <w:sz w:val="12"/>
                <w:szCs w:val="12"/>
              </w:rPr>
            </w:pPr>
            <w:r w:rsidRPr="00E443DE">
              <w:rPr>
                <w:rFonts w:ascii="Calibri" w:hAnsi="Calibri"/>
                <w:sz w:val="12"/>
                <w:szCs w:val="12"/>
              </w:rPr>
              <w:t xml:space="preserve">or  </w:t>
            </w:r>
          </w:p>
          <w:p w14:paraId="749D142E" w14:textId="77777777" w:rsidR="00DC57EC" w:rsidRPr="00E443DE" w:rsidRDefault="00DC57EC" w:rsidP="00DC57EC">
            <w:pPr>
              <w:keepNext/>
              <w:rPr>
                <w:rFonts w:ascii="Calibri" w:hAnsi="Calibri"/>
                <w:sz w:val="12"/>
                <w:szCs w:val="12"/>
              </w:rPr>
            </w:pPr>
            <w:r w:rsidRPr="00E443DE">
              <w:rPr>
                <w:rFonts w:ascii="Calibri" w:hAnsi="Calibri"/>
                <w:sz w:val="12"/>
                <w:szCs w:val="12"/>
              </w:rPr>
              <w:t>H08 on MCH-01d</w:t>
            </w:r>
          </w:p>
          <w:p w14:paraId="491C0C24" w14:textId="77777777" w:rsidR="00DC57EC" w:rsidRPr="00E443DE" w:rsidRDefault="00DC57EC" w:rsidP="00DC57EC">
            <w:pPr>
              <w:keepNext/>
              <w:rPr>
                <w:rFonts w:ascii="Calibri" w:hAnsi="Calibri"/>
                <w:sz w:val="12"/>
                <w:szCs w:val="12"/>
              </w:rPr>
            </w:pPr>
          </w:p>
          <w:p w14:paraId="7BD86B05" w14:textId="242403D9" w:rsidR="00956B61" w:rsidRPr="00E443DE" w:rsidRDefault="00DC57EC" w:rsidP="00DC57EC">
            <w:pPr>
              <w:keepNext/>
              <w:rPr>
                <w:rFonts w:ascii="Calibri" w:hAnsi="Calibri"/>
                <w:sz w:val="12"/>
                <w:szCs w:val="12"/>
              </w:rPr>
            </w:pPr>
            <w:r w:rsidRPr="00E443DE">
              <w:rPr>
                <w:rFonts w:ascii="Calibri" w:hAnsi="Calibri"/>
                <w:sz w:val="12"/>
                <w:szCs w:val="12"/>
              </w:rPr>
              <w:t xml:space="preserve">else value=n/a </w:t>
            </w:r>
            <w:r w:rsidR="00956B61" w:rsidRPr="00E443DE">
              <w:rPr>
                <w:rFonts w:ascii="Calibri" w:hAnsi="Calibri"/>
                <w:sz w:val="12"/>
                <w:szCs w:val="12"/>
              </w:rPr>
              <w:t>&gt;&gt;</w:t>
            </w:r>
          </w:p>
          <w:p w14:paraId="31A5EA8E" w14:textId="122302CD" w:rsidR="00956B61" w:rsidRPr="00E443DE" w:rsidRDefault="00956B61" w:rsidP="00DC4682">
            <w:pPr>
              <w:keepNext/>
              <w:rPr>
                <w:rFonts w:ascii="Calibri" w:hAnsi="Calibri"/>
                <w:sz w:val="12"/>
                <w:szCs w:val="12"/>
              </w:rPr>
            </w:pPr>
          </w:p>
        </w:tc>
        <w:tc>
          <w:tcPr>
            <w:tcW w:w="1170" w:type="dxa"/>
            <w:tcMar>
              <w:left w:w="29" w:type="dxa"/>
              <w:right w:w="29" w:type="dxa"/>
            </w:tcMar>
          </w:tcPr>
          <w:p w14:paraId="4D36CD40" w14:textId="14B46F28" w:rsidR="000A5591" w:rsidRPr="00E443DE" w:rsidRDefault="00956B61" w:rsidP="000A5591">
            <w:pPr>
              <w:keepNext/>
              <w:rPr>
                <w:rFonts w:ascii="Calibri" w:hAnsi="Calibri"/>
                <w:sz w:val="10"/>
                <w:szCs w:val="10"/>
              </w:rPr>
            </w:pPr>
            <w:r w:rsidRPr="00E443DE">
              <w:rPr>
                <w:rFonts w:ascii="Calibri" w:hAnsi="Calibri"/>
                <w:sz w:val="10"/>
                <w:szCs w:val="10"/>
              </w:rPr>
              <w:t>&lt;&lt;</w:t>
            </w:r>
            <w:r w:rsidR="000A5591" w:rsidRPr="00E443DE">
              <w:rPr>
                <w:rFonts w:ascii="Calibri" w:hAnsi="Calibri"/>
                <w:sz w:val="10"/>
                <w:szCs w:val="10"/>
              </w:rPr>
              <w:t xml:space="preserve"> </w:t>
            </w:r>
            <w:r w:rsidR="000A5591" w:rsidRPr="00E443DE">
              <w:rPr>
                <w:rFonts w:ascii="Calibri" w:hAnsi="Calibri"/>
                <w:b/>
                <w:sz w:val="10"/>
                <w:szCs w:val="10"/>
              </w:rPr>
              <w:t>if</w:t>
            </w:r>
            <w:r w:rsidR="000A5591" w:rsidRPr="00E443DE">
              <w:rPr>
                <w:rFonts w:ascii="Calibri" w:hAnsi="Calibri"/>
                <w:sz w:val="10"/>
                <w:szCs w:val="10"/>
              </w:rPr>
              <w:t xml:space="preserve"> A0</w:t>
            </w:r>
            <w:r w:rsidR="00115611" w:rsidRPr="00E443DE">
              <w:rPr>
                <w:rFonts w:ascii="Calibri" w:hAnsi="Calibri"/>
                <w:sz w:val="10"/>
                <w:szCs w:val="10"/>
              </w:rPr>
              <w:t>9</w:t>
            </w:r>
            <w:r w:rsidR="00776DFD" w:rsidRPr="00E443DE">
              <w:rPr>
                <w:rFonts w:ascii="Calibri" w:hAnsi="Calibri" w:cs="Calibri"/>
                <w:sz w:val="10"/>
                <w:szCs w:val="10"/>
              </w:rPr>
              <w:t>≠</w:t>
            </w:r>
            <w:r w:rsidR="00776DFD" w:rsidRPr="00E443DE">
              <w:rPr>
                <w:rFonts w:ascii="Calibri" w:hAnsi="Calibri"/>
                <w:sz w:val="10"/>
                <w:szCs w:val="10"/>
              </w:rPr>
              <w:t>[furnace air-handling unit]</w:t>
            </w:r>
            <w:r w:rsidR="000A5591" w:rsidRPr="00E443DE">
              <w:rPr>
                <w:rFonts w:ascii="Calibri" w:hAnsi="Calibri"/>
                <w:sz w:val="10"/>
                <w:szCs w:val="10"/>
              </w:rPr>
              <w:t xml:space="preserve">, </w:t>
            </w:r>
          </w:p>
          <w:p w14:paraId="73BA25CF" w14:textId="4A6CE106" w:rsidR="000A5591" w:rsidRPr="00E443DE" w:rsidRDefault="000A5591" w:rsidP="000A5591">
            <w:pPr>
              <w:keepNext/>
              <w:rPr>
                <w:rFonts w:ascii="Calibri" w:hAnsi="Calibri"/>
                <w:sz w:val="10"/>
                <w:szCs w:val="10"/>
              </w:rPr>
            </w:pPr>
            <w:r w:rsidRPr="00E443DE">
              <w:rPr>
                <w:rFonts w:ascii="Calibri" w:hAnsi="Calibri"/>
                <w:b/>
                <w:sz w:val="10"/>
                <w:szCs w:val="10"/>
              </w:rPr>
              <w:t>then</w:t>
            </w:r>
            <w:r w:rsidRPr="00E443DE">
              <w:rPr>
                <w:rFonts w:ascii="Calibri" w:hAnsi="Calibri"/>
                <w:sz w:val="10"/>
                <w:szCs w:val="10"/>
              </w:rPr>
              <w:t xml:space="preserve"> value=n/a,</w:t>
            </w:r>
          </w:p>
          <w:p w14:paraId="42BCE8C4" w14:textId="77777777" w:rsidR="000A5591" w:rsidRPr="00E443DE" w:rsidRDefault="000A5591" w:rsidP="003B4240">
            <w:pPr>
              <w:keepNext/>
              <w:rPr>
                <w:rFonts w:ascii="Calibri" w:hAnsi="Calibri"/>
                <w:sz w:val="10"/>
                <w:szCs w:val="10"/>
              </w:rPr>
            </w:pPr>
          </w:p>
          <w:p w14:paraId="000A38BC" w14:textId="69190468" w:rsidR="000A5591" w:rsidRPr="00E443DE" w:rsidRDefault="000A5591" w:rsidP="003B4240">
            <w:pPr>
              <w:keepNext/>
              <w:rPr>
                <w:rFonts w:ascii="Calibri" w:hAnsi="Calibri"/>
                <w:sz w:val="10"/>
                <w:szCs w:val="10"/>
              </w:rPr>
            </w:pPr>
            <w:r w:rsidRPr="00E443DE">
              <w:rPr>
                <w:rFonts w:ascii="Calibri" w:hAnsi="Calibri"/>
                <w:b/>
                <w:sz w:val="10"/>
                <w:szCs w:val="10"/>
              </w:rPr>
              <w:t>elseif</w:t>
            </w:r>
            <w:r w:rsidRPr="00E443DE">
              <w:rPr>
                <w:rFonts w:ascii="Calibri" w:hAnsi="Calibri"/>
                <w:sz w:val="10"/>
                <w:szCs w:val="10"/>
              </w:rPr>
              <w:t xml:space="preserve"> A0</w:t>
            </w:r>
            <w:r w:rsidR="00115611" w:rsidRPr="00E443DE">
              <w:rPr>
                <w:rFonts w:ascii="Calibri" w:hAnsi="Calibri"/>
                <w:sz w:val="10"/>
                <w:szCs w:val="10"/>
              </w:rPr>
              <w:t>9</w:t>
            </w:r>
            <w:r w:rsidRPr="00E443DE">
              <w:rPr>
                <w:rFonts w:ascii="Calibri" w:hAnsi="Calibri"/>
                <w:sz w:val="10"/>
                <w:szCs w:val="10"/>
              </w:rPr>
              <w:t>=</w:t>
            </w:r>
            <w:r w:rsidR="00776DFD" w:rsidRPr="00E443DE">
              <w:rPr>
                <w:sz w:val="10"/>
                <w:szCs w:val="10"/>
              </w:rPr>
              <w:t>[</w:t>
            </w:r>
            <w:r w:rsidR="00776DFD" w:rsidRPr="00E443DE">
              <w:rPr>
                <w:rFonts w:ascii="Calibri" w:hAnsi="Calibri"/>
                <w:sz w:val="10"/>
                <w:szCs w:val="10"/>
              </w:rPr>
              <w:t>furnace air-handling unit</w:t>
            </w:r>
            <w:r w:rsidRPr="00E443DE">
              <w:rPr>
                <w:rFonts w:ascii="Calibri" w:hAnsi="Calibri"/>
                <w:sz w:val="10"/>
                <w:szCs w:val="10"/>
              </w:rPr>
              <w:t xml:space="preserve">, </w:t>
            </w:r>
          </w:p>
          <w:p w14:paraId="18AD70A4" w14:textId="54941246" w:rsidR="00956B61" w:rsidRPr="00E443DE" w:rsidRDefault="000A5591" w:rsidP="003B4240">
            <w:pPr>
              <w:keepNext/>
              <w:rPr>
                <w:rFonts w:ascii="Calibri" w:hAnsi="Calibri"/>
                <w:sz w:val="10"/>
                <w:szCs w:val="10"/>
              </w:rPr>
            </w:pPr>
            <w:r w:rsidRPr="00E443DE">
              <w:rPr>
                <w:rFonts w:ascii="Calibri" w:hAnsi="Calibri"/>
                <w:b/>
                <w:sz w:val="10"/>
                <w:szCs w:val="10"/>
              </w:rPr>
              <w:t>then</w:t>
            </w:r>
            <w:r w:rsidR="00956B61" w:rsidRPr="00E443DE">
              <w:rPr>
                <w:rFonts w:ascii="Calibri" w:hAnsi="Calibri"/>
                <w:sz w:val="10"/>
                <w:szCs w:val="10"/>
              </w:rPr>
              <w:t xml:space="preserve"> auto filled text</w:t>
            </w:r>
            <w:r w:rsidRPr="00E443DE">
              <w:rPr>
                <w:rFonts w:ascii="Calibri" w:hAnsi="Calibri"/>
                <w:sz w:val="10"/>
                <w:szCs w:val="10"/>
              </w:rPr>
              <w:t xml:space="preserve"> </w:t>
            </w:r>
            <w:r w:rsidR="00956B61" w:rsidRPr="00E443DE">
              <w:rPr>
                <w:rFonts w:ascii="Calibri" w:hAnsi="Calibri"/>
                <w:sz w:val="10"/>
                <w:szCs w:val="10"/>
              </w:rPr>
              <w:t xml:space="preserve">referenced from </w:t>
            </w:r>
            <w:r w:rsidR="00A57B1D" w:rsidRPr="00E443DE">
              <w:rPr>
                <w:rFonts w:ascii="Calibri" w:hAnsi="Calibri"/>
                <w:sz w:val="10"/>
                <w:szCs w:val="10"/>
              </w:rPr>
              <w:t>LMCI</w:t>
            </w:r>
            <w:r w:rsidR="00956B61" w:rsidRPr="00E443DE">
              <w:rPr>
                <w:rFonts w:ascii="Calibri" w:hAnsi="Calibri"/>
                <w:sz w:val="10"/>
                <w:szCs w:val="10"/>
              </w:rPr>
              <w:t>-MCH-01&gt;&gt;</w:t>
            </w:r>
          </w:p>
          <w:p w14:paraId="4EDAE4B0" w14:textId="77777777" w:rsidR="00956B61" w:rsidRPr="00E443DE" w:rsidRDefault="00956B61" w:rsidP="003B4240">
            <w:pPr>
              <w:keepNext/>
              <w:rPr>
                <w:rFonts w:ascii="Calibri" w:hAnsi="Calibri"/>
                <w:sz w:val="10"/>
                <w:szCs w:val="10"/>
              </w:rPr>
            </w:pPr>
          </w:p>
          <w:p w14:paraId="69B7C581" w14:textId="2FEAB074" w:rsidR="00956B61" w:rsidRPr="00E443DE" w:rsidRDefault="00956B61" w:rsidP="00763D9B">
            <w:pPr>
              <w:keepNext/>
              <w:rPr>
                <w:rFonts w:ascii="Calibri" w:hAnsi="Calibri"/>
                <w:sz w:val="10"/>
                <w:szCs w:val="10"/>
              </w:rPr>
            </w:pPr>
            <w:r w:rsidRPr="00E443DE">
              <w:rPr>
                <w:rFonts w:ascii="Calibri" w:hAnsi="Calibri"/>
                <w:sz w:val="10"/>
                <w:szCs w:val="10"/>
              </w:rPr>
              <w:t xml:space="preserve">note: </w:t>
            </w:r>
            <w:r w:rsidRPr="00E443DE">
              <w:rPr>
                <w:sz w:val="10"/>
                <w:szCs w:val="10"/>
              </w:rPr>
              <w:t xml:space="preserve"> </w:t>
            </w:r>
            <w:r w:rsidRPr="00E443DE">
              <w:rPr>
                <w:rFonts w:ascii="Calibri" w:hAnsi="Calibri"/>
                <w:sz w:val="10"/>
                <w:szCs w:val="10"/>
              </w:rPr>
              <w:t>reference applicable values as follows:</w:t>
            </w:r>
          </w:p>
          <w:p w14:paraId="4A20DD00" w14:textId="10ECAE4D" w:rsidR="00956B61" w:rsidRPr="00E443DE" w:rsidRDefault="00956B61" w:rsidP="00763D9B">
            <w:pPr>
              <w:keepNext/>
              <w:rPr>
                <w:rFonts w:ascii="Calibri" w:hAnsi="Calibri"/>
                <w:sz w:val="10"/>
                <w:szCs w:val="10"/>
              </w:rPr>
            </w:pPr>
            <w:r w:rsidRPr="00E443DE">
              <w:rPr>
                <w:rFonts w:ascii="Calibri" w:hAnsi="Calibri"/>
                <w:sz w:val="10"/>
                <w:szCs w:val="10"/>
              </w:rPr>
              <w:t>**</w:t>
            </w:r>
            <w:r w:rsidR="00CF068E" w:rsidRPr="00E443DE">
              <w:rPr>
                <w:rFonts w:ascii="Calibri" w:hAnsi="Calibri"/>
                <w:sz w:val="10"/>
                <w:szCs w:val="10"/>
              </w:rPr>
              <w:t>E08</w:t>
            </w:r>
            <w:r w:rsidRPr="00E443DE">
              <w:rPr>
                <w:rFonts w:ascii="Calibri" w:hAnsi="Calibri"/>
                <w:sz w:val="10"/>
                <w:szCs w:val="10"/>
              </w:rPr>
              <w:t xml:space="preserve"> on MCH-01a</w:t>
            </w:r>
          </w:p>
          <w:p w14:paraId="45241111" w14:textId="2A46EB5E" w:rsidR="00956B61" w:rsidRPr="00E443DE" w:rsidRDefault="00956B61" w:rsidP="00CF068E">
            <w:pPr>
              <w:keepNext/>
              <w:rPr>
                <w:rFonts w:ascii="Calibri" w:hAnsi="Calibri"/>
                <w:sz w:val="10"/>
                <w:szCs w:val="10"/>
              </w:rPr>
            </w:pPr>
            <w:r w:rsidRPr="00E443DE">
              <w:rPr>
                <w:rFonts w:ascii="Calibri" w:hAnsi="Calibri"/>
                <w:sz w:val="10"/>
                <w:szCs w:val="10"/>
              </w:rPr>
              <w:t>**</w:t>
            </w:r>
            <w:r w:rsidR="00230B81" w:rsidRPr="00E443DE">
              <w:rPr>
                <w:rFonts w:ascii="Calibri" w:hAnsi="Calibri"/>
                <w:sz w:val="10"/>
                <w:szCs w:val="10"/>
              </w:rPr>
              <w:t>F08</w:t>
            </w:r>
            <w:r w:rsidRPr="00E443DE">
              <w:rPr>
                <w:rFonts w:ascii="Calibri" w:hAnsi="Calibri"/>
                <w:sz w:val="10"/>
                <w:szCs w:val="10"/>
              </w:rPr>
              <w:t xml:space="preserve"> on MCH-01d</w:t>
            </w:r>
          </w:p>
        </w:tc>
        <w:tc>
          <w:tcPr>
            <w:tcW w:w="1255" w:type="dxa"/>
            <w:tcMar>
              <w:left w:w="29" w:type="dxa"/>
              <w:right w:w="29" w:type="dxa"/>
            </w:tcMar>
          </w:tcPr>
          <w:p w14:paraId="0D10D28F" w14:textId="7FCAF06E" w:rsidR="000B2FD4" w:rsidRPr="00E443DE" w:rsidRDefault="00956B61" w:rsidP="000B2FD4">
            <w:pPr>
              <w:keepNext/>
              <w:rPr>
                <w:rFonts w:ascii="Calibri" w:hAnsi="Calibri"/>
                <w:sz w:val="10"/>
                <w:szCs w:val="10"/>
              </w:rPr>
            </w:pPr>
            <w:r w:rsidRPr="00E443DE">
              <w:rPr>
                <w:rFonts w:ascii="Calibri" w:hAnsi="Calibri"/>
                <w:sz w:val="10"/>
                <w:szCs w:val="10"/>
              </w:rPr>
              <w:t>&lt;&lt;</w:t>
            </w:r>
            <w:r w:rsidR="000B2FD4" w:rsidRPr="00E443DE">
              <w:rPr>
                <w:rFonts w:ascii="Calibri" w:hAnsi="Calibri"/>
                <w:b/>
                <w:sz w:val="10"/>
                <w:szCs w:val="10"/>
              </w:rPr>
              <w:t xml:space="preserve"> if</w:t>
            </w:r>
            <w:r w:rsidR="000B2FD4" w:rsidRPr="00E443DE">
              <w:rPr>
                <w:rFonts w:ascii="Calibri" w:hAnsi="Calibri"/>
                <w:sz w:val="10"/>
                <w:szCs w:val="10"/>
              </w:rPr>
              <w:t xml:space="preserve"> A0</w:t>
            </w:r>
            <w:r w:rsidR="00115611" w:rsidRPr="00E443DE">
              <w:rPr>
                <w:rFonts w:ascii="Calibri" w:hAnsi="Calibri"/>
                <w:sz w:val="10"/>
                <w:szCs w:val="10"/>
              </w:rPr>
              <w:t>9</w:t>
            </w:r>
            <w:r w:rsidR="000B2FD4" w:rsidRPr="00E443DE">
              <w:rPr>
                <w:rFonts w:ascii="Calibri" w:hAnsi="Calibri" w:cs="Calibri"/>
                <w:sz w:val="10"/>
                <w:szCs w:val="10"/>
              </w:rPr>
              <w:t>≠</w:t>
            </w:r>
            <w:r w:rsidR="000B2FD4" w:rsidRPr="00E443DE">
              <w:rPr>
                <w:rFonts w:ascii="Calibri" w:hAnsi="Calibri"/>
                <w:sz w:val="10"/>
                <w:szCs w:val="10"/>
              </w:rPr>
              <w:t xml:space="preserve">[furnace air-handling unit], </w:t>
            </w:r>
          </w:p>
          <w:p w14:paraId="596A66A1" w14:textId="77777777" w:rsidR="000B2FD4" w:rsidRPr="00E443DE" w:rsidRDefault="000B2FD4" w:rsidP="000B2FD4">
            <w:pPr>
              <w:keepNext/>
              <w:rPr>
                <w:rFonts w:ascii="Calibri" w:hAnsi="Calibri"/>
                <w:sz w:val="10"/>
                <w:szCs w:val="10"/>
              </w:rPr>
            </w:pPr>
            <w:r w:rsidRPr="00E443DE">
              <w:rPr>
                <w:rFonts w:ascii="Calibri" w:hAnsi="Calibri"/>
                <w:b/>
                <w:sz w:val="10"/>
                <w:szCs w:val="10"/>
              </w:rPr>
              <w:t>then</w:t>
            </w:r>
            <w:r w:rsidRPr="00E443DE">
              <w:rPr>
                <w:rFonts w:ascii="Calibri" w:hAnsi="Calibri"/>
                <w:sz w:val="10"/>
                <w:szCs w:val="10"/>
              </w:rPr>
              <w:t xml:space="preserve"> value=n/a,</w:t>
            </w:r>
          </w:p>
          <w:p w14:paraId="379850E4" w14:textId="27B95C25" w:rsidR="000A5591" w:rsidRPr="00E443DE" w:rsidRDefault="000A5591" w:rsidP="003B4240">
            <w:pPr>
              <w:keepNext/>
              <w:rPr>
                <w:rFonts w:ascii="Calibri" w:hAnsi="Calibri"/>
                <w:sz w:val="10"/>
                <w:szCs w:val="10"/>
              </w:rPr>
            </w:pPr>
          </w:p>
          <w:p w14:paraId="379BE689" w14:textId="2776A652" w:rsidR="000A5591" w:rsidRPr="00E443DE" w:rsidRDefault="000A5591" w:rsidP="003B4240">
            <w:pPr>
              <w:keepNext/>
              <w:rPr>
                <w:rFonts w:ascii="Calibri" w:hAnsi="Calibri"/>
                <w:sz w:val="10"/>
                <w:szCs w:val="10"/>
              </w:rPr>
            </w:pPr>
            <w:r w:rsidRPr="00E443DE">
              <w:rPr>
                <w:rFonts w:ascii="Calibri" w:hAnsi="Calibri"/>
                <w:b/>
                <w:sz w:val="10"/>
                <w:szCs w:val="10"/>
              </w:rPr>
              <w:t>elseif</w:t>
            </w:r>
            <w:r w:rsidRPr="00E443DE">
              <w:rPr>
                <w:rFonts w:ascii="Calibri" w:hAnsi="Calibri"/>
                <w:sz w:val="10"/>
                <w:szCs w:val="10"/>
              </w:rPr>
              <w:t xml:space="preserve"> A0</w:t>
            </w:r>
            <w:r w:rsidR="00115611" w:rsidRPr="00E443DE">
              <w:rPr>
                <w:rFonts w:ascii="Calibri" w:hAnsi="Calibri"/>
                <w:sz w:val="10"/>
                <w:szCs w:val="10"/>
              </w:rPr>
              <w:t>9</w:t>
            </w:r>
            <w:r w:rsidR="00230B81" w:rsidRPr="00E443DE">
              <w:rPr>
                <w:rFonts w:ascii="Calibri" w:hAnsi="Calibri"/>
                <w:sz w:val="10"/>
                <w:szCs w:val="10"/>
              </w:rPr>
              <w:t xml:space="preserve">=[furnace air-handling unit, </w:t>
            </w:r>
          </w:p>
          <w:p w14:paraId="2A549585" w14:textId="4F8DE59D" w:rsidR="00956B61" w:rsidRPr="00E443DE" w:rsidRDefault="000A5591" w:rsidP="003B4240">
            <w:pPr>
              <w:keepNext/>
              <w:rPr>
                <w:rFonts w:ascii="Calibri" w:hAnsi="Calibri"/>
                <w:sz w:val="10"/>
                <w:szCs w:val="10"/>
              </w:rPr>
            </w:pPr>
            <w:r w:rsidRPr="00E443DE">
              <w:rPr>
                <w:rFonts w:ascii="Calibri" w:hAnsi="Calibri"/>
                <w:b/>
                <w:sz w:val="10"/>
                <w:szCs w:val="10"/>
              </w:rPr>
              <w:t>then</w:t>
            </w:r>
            <w:r w:rsidR="00956B61" w:rsidRPr="00E443DE">
              <w:rPr>
                <w:rFonts w:ascii="Calibri" w:hAnsi="Calibri"/>
                <w:sz w:val="10"/>
                <w:szCs w:val="10"/>
              </w:rPr>
              <w:t xml:space="preserve"> auto filled text</w:t>
            </w:r>
            <w:r w:rsidRPr="00E443DE">
              <w:rPr>
                <w:rFonts w:ascii="Calibri" w:hAnsi="Calibri"/>
                <w:sz w:val="10"/>
                <w:szCs w:val="10"/>
              </w:rPr>
              <w:t xml:space="preserve"> </w:t>
            </w:r>
            <w:r w:rsidR="00956B61" w:rsidRPr="00E443DE">
              <w:rPr>
                <w:rFonts w:ascii="Calibri" w:hAnsi="Calibri"/>
                <w:sz w:val="10"/>
                <w:szCs w:val="10"/>
              </w:rPr>
              <w:t xml:space="preserve">referenced from </w:t>
            </w:r>
            <w:r w:rsidR="00A57B1D" w:rsidRPr="00E443DE">
              <w:rPr>
                <w:rFonts w:ascii="Calibri" w:hAnsi="Calibri"/>
                <w:sz w:val="10"/>
                <w:szCs w:val="10"/>
              </w:rPr>
              <w:t>LMCI</w:t>
            </w:r>
            <w:r w:rsidR="00956B61" w:rsidRPr="00E443DE">
              <w:rPr>
                <w:rFonts w:ascii="Calibri" w:hAnsi="Calibri"/>
                <w:sz w:val="10"/>
                <w:szCs w:val="10"/>
              </w:rPr>
              <w:t>-MCH-01&gt;&gt;</w:t>
            </w:r>
          </w:p>
          <w:p w14:paraId="45B78DB8" w14:textId="77777777" w:rsidR="00956B61" w:rsidRPr="00E443DE" w:rsidRDefault="00956B61" w:rsidP="003B4240">
            <w:pPr>
              <w:keepNext/>
              <w:rPr>
                <w:rFonts w:ascii="Calibri" w:hAnsi="Calibri"/>
                <w:sz w:val="10"/>
                <w:szCs w:val="10"/>
              </w:rPr>
            </w:pPr>
          </w:p>
          <w:p w14:paraId="2F17EEB2" w14:textId="772917CC" w:rsidR="00956B61" w:rsidRPr="00E443DE" w:rsidRDefault="00956B61" w:rsidP="00763D9B">
            <w:pPr>
              <w:keepNext/>
              <w:rPr>
                <w:rFonts w:ascii="Calibri" w:hAnsi="Calibri"/>
                <w:sz w:val="10"/>
                <w:szCs w:val="10"/>
              </w:rPr>
            </w:pPr>
            <w:r w:rsidRPr="00E443DE">
              <w:rPr>
                <w:rFonts w:ascii="Calibri" w:hAnsi="Calibri"/>
                <w:sz w:val="10"/>
                <w:szCs w:val="10"/>
              </w:rPr>
              <w:t>note: reference applicable values as follows:</w:t>
            </w:r>
          </w:p>
          <w:p w14:paraId="442CE114" w14:textId="2F949449" w:rsidR="00956B61" w:rsidRPr="00E443DE" w:rsidRDefault="00956B61" w:rsidP="00763D9B">
            <w:pPr>
              <w:keepNext/>
              <w:rPr>
                <w:rFonts w:ascii="Calibri" w:hAnsi="Calibri"/>
                <w:sz w:val="10"/>
                <w:szCs w:val="10"/>
              </w:rPr>
            </w:pPr>
            <w:r w:rsidRPr="00E443DE">
              <w:rPr>
                <w:rFonts w:ascii="Calibri" w:hAnsi="Calibri"/>
                <w:sz w:val="10"/>
                <w:szCs w:val="10"/>
              </w:rPr>
              <w:t>**</w:t>
            </w:r>
            <w:r w:rsidR="00CF068E" w:rsidRPr="00E443DE">
              <w:rPr>
                <w:rFonts w:ascii="Calibri" w:hAnsi="Calibri"/>
                <w:sz w:val="10"/>
                <w:szCs w:val="10"/>
              </w:rPr>
              <w:t>E09</w:t>
            </w:r>
            <w:r w:rsidRPr="00E443DE">
              <w:rPr>
                <w:rFonts w:ascii="Calibri" w:hAnsi="Calibri"/>
                <w:sz w:val="10"/>
                <w:szCs w:val="10"/>
              </w:rPr>
              <w:t xml:space="preserve"> on MCH-01a</w:t>
            </w:r>
          </w:p>
          <w:p w14:paraId="13AF9DF5" w14:textId="26560C18" w:rsidR="00956B61" w:rsidRPr="00E443DE" w:rsidRDefault="00956B61" w:rsidP="00CF068E">
            <w:pPr>
              <w:keepNext/>
              <w:rPr>
                <w:rFonts w:ascii="Calibri" w:hAnsi="Calibri"/>
                <w:sz w:val="10"/>
                <w:szCs w:val="10"/>
              </w:rPr>
            </w:pPr>
            <w:r w:rsidRPr="00E443DE">
              <w:rPr>
                <w:rFonts w:ascii="Calibri" w:hAnsi="Calibri"/>
                <w:sz w:val="10"/>
                <w:szCs w:val="10"/>
              </w:rPr>
              <w:t>**</w:t>
            </w:r>
            <w:r w:rsidR="00CF068E" w:rsidRPr="00E443DE">
              <w:rPr>
                <w:rFonts w:ascii="Calibri" w:hAnsi="Calibri"/>
                <w:sz w:val="10"/>
                <w:szCs w:val="10"/>
              </w:rPr>
              <w:t>F</w:t>
            </w:r>
            <w:r w:rsidR="00230B81" w:rsidRPr="00E443DE">
              <w:rPr>
                <w:rFonts w:ascii="Calibri" w:hAnsi="Calibri"/>
                <w:sz w:val="10"/>
                <w:szCs w:val="10"/>
              </w:rPr>
              <w:t>09</w:t>
            </w:r>
            <w:r w:rsidRPr="00E443DE">
              <w:rPr>
                <w:rFonts w:ascii="Calibri" w:hAnsi="Calibri"/>
                <w:sz w:val="10"/>
                <w:szCs w:val="10"/>
              </w:rPr>
              <w:t xml:space="preserve"> on MCH-01d</w:t>
            </w:r>
          </w:p>
        </w:tc>
      </w:tr>
      <w:tr w:rsidR="001E4168" w:rsidRPr="00E443DE" w14:paraId="6C2CDBA0" w14:textId="77777777" w:rsidTr="00326D79">
        <w:trPr>
          <w:cantSplit/>
          <w:trHeight w:val="144"/>
        </w:trPr>
        <w:tc>
          <w:tcPr>
            <w:tcW w:w="895" w:type="dxa"/>
          </w:tcPr>
          <w:p w14:paraId="125D530E" w14:textId="77777777" w:rsidR="00956B61" w:rsidRPr="00E443DE" w:rsidRDefault="00956B61" w:rsidP="00C23414">
            <w:pPr>
              <w:rPr>
                <w:rFonts w:ascii="Calibri" w:hAnsi="Calibri"/>
                <w:sz w:val="18"/>
                <w:szCs w:val="18"/>
              </w:rPr>
            </w:pPr>
          </w:p>
        </w:tc>
        <w:tc>
          <w:tcPr>
            <w:tcW w:w="1620" w:type="dxa"/>
          </w:tcPr>
          <w:p w14:paraId="2147F849" w14:textId="77777777" w:rsidR="00956B61" w:rsidRPr="00E443DE" w:rsidRDefault="00956B61" w:rsidP="00C23414">
            <w:pPr>
              <w:rPr>
                <w:rFonts w:ascii="Calibri" w:hAnsi="Calibri"/>
                <w:sz w:val="18"/>
                <w:szCs w:val="18"/>
              </w:rPr>
            </w:pPr>
          </w:p>
        </w:tc>
        <w:tc>
          <w:tcPr>
            <w:tcW w:w="990" w:type="dxa"/>
          </w:tcPr>
          <w:p w14:paraId="610CC4D6" w14:textId="77777777" w:rsidR="00956B61" w:rsidRPr="00E443DE" w:rsidRDefault="00956B61" w:rsidP="00C23414">
            <w:pPr>
              <w:rPr>
                <w:rFonts w:ascii="Calibri" w:hAnsi="Calibri"/>
                <w:sz w:val="18"/>
                <w:szCs w:val="18"/>
              </w:rPr>
            </w:pPr>
          </w:p>
        </w:tc>
        <w:tc>
          <w:tcPr>
            <w:tcW w:w="1080" w:type="dxa"/>
          </w:tcPr>
          <w:p w14:paraId="67B8D607" w14:textId="77777777" w:rsidR="00956B61" w:rsidRPr="00E443DE" w:rsidRDefault="00956B61" w:rsidP="00C23414">
            <w:pPr>
              <w:rPr>
                <w:rFonts w:ascii="Calibri" w:hAnsi="Calibri"/>
                <w:sz w:val="18"/>
                <w:szCs w:val="18"/>
              </w:rPr>
            </w:pPr>
          </w:p>
        </w:tc>
        <w:tc>
          <w:tcPr>
            <w:tcW w:w="900" w:type="dxa"/>
          </w:tcPr>
          <w:p w14:paraId="41E8280C" w14:textId="7A27E63E" w:rsidR="00956B61" w:rsidRPr="00E443DE" w:rsidRDefault="00956B61" w:rsidP="00C23414">
            <w:pPr>
              <w:rPr>
                <w:rFonts w:ascii="Calibri" w:hAnsi="Calibri"/>
                <w:sz w:val="18"/>
                <w:szCs w:val="18"/>
              </w:rPr>
            </w:pPr>
          </w:p>
        </w:tc>
        <w:tc>
          <w:tcPr>
            <w:tcW w:w="1080" w:type="dxa"/>
          </w:tcPr>
          <w:p w14:paraId="02553A31" w14:textId="77777777" w:rsidR="00956B61" w:rsidRPr="00E443DE" w:rsidRDefault="00956B61" w:rsidP="00C23414">
            <w:pPr>
              <w:rPr>
                <w:rFonts w:ascii="Calibri" w:hAnsi="Calibri"/>
                <w:sz w:val="18"/>
                <w:szCs w:val="18"/>
              </w:rPr>
            </w:pPr>
          </w:p>
        </w:tc>
        <w:tc>
          <w:tcPr>
            <w:tcW w:w="900" w:type="dxa"/>
          </w:tcPr>
          <w:p w14:paraId="1AA61782" w14:textId="77777777" w:rsidR="00956B61" w:rsidRPr="00E443DE" w:rsidRDefault="00956B61" w:rsidP="00C23414">
            <w:pPr>
              <w:rPr>
                <w:rFonts w:ascii="Calibri" w:hAnsi="Calibri"/>
                <w:sz w:val="18"/>
                <w:szCs w:val="18"/>
              </w:rPr>
            </w:pPr>
          </w:p>
        </w:tc>
        <w:tc>
          <w:tcPr>
            <w:tcW w:w="900" w:type="dxa"/>
          </w:tcPr>
          <w:p w14:paraId="70E0A86C" w14:textId="77777777" w:rsidR="00956B61" w:rsidRPr="00E443DE" w:rsidRDefault="00956B61" w:rsidP="00C23414">
            <w:pPr>
              <w:rPr>
                <w:rFonts w:ascii="Calibri" w:hAnsi="Calibri"/>
                <w:sz w:val="18"/>
                <w:szCs w:val="18"/>
              </w:rPr>
            </w:pPr>
          </w:p>
        </w:tc>
        <w:tc>
          <w:tcPr>
            <w:tcW w:w="1170" w:type="dxa"/>
          </w:tcPr>
          <w:p w14:paraId="75AA320A" w14:textId="7BDB1AE4" w:rsidR="00956B61" w:rsidRPr="00E443DE" w:rsidRDefault="00956B61" w:rsidP="00C23414">
            <w:pPr>
              <w:rPr>
                <w:rFonts w:ascii="Calibri" w:hAnsi="Calibri"/>
                <w:sz w:val="18"/>
                <w:szCs w:val="18"/>
              </w:rPr>
            </w:pPr>
          </w:p>
        </w:tc>
        <w:tc>
          <w:tcPr>
            <w:tcW w:w="1255" w:type="dxa"/>
          </w:tcPr>
          <w:p w14:paraId="1D4E9EC0" w14:textId="77777777" w:rsidR="00956B61" w:rsidRPr="00E443DE" w:rsidRDefault="00956B61" w:rsidP="00C23414">
            <w:pPr>
              <w:rPr>
                <w:rFonts w:ascii="Calibri" w:hAnsi="Calibri"/>
                <w:sz w:val="18"/>
                <w:szCs w:val="18"/>
              </w:rPr>
            </w:pPr>
          </w:p>
        </w:tc>
      </w:tr>
    </w:tbl>
    <w:p w14:paraId="7F95B666" w14:textId="77777777" w:rsidR="00AC2F1B" w:rsidRPr="00E443DE" w:rsidRDefault="00AC2F1B" w:rsidP="00AC2F1B">
      <w:pPr>
        <w:widowControl w:val="0"/>
        <w:rPr>
          <w:rFonts w:ascii="Calibri" w:hAnsi="Calibri"/>
          <w:b/>
          <w:bCs/>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6"/>
        <w:gridCol w:w="1369"/>
        <w:gridCol w:w="1080"/>
        <w:gridCol w:w="1170"/>
        <w:gridCol w:w="990"/>
        <w:gridCol w:w="990"/>
        <w:gridCol w:w="1080"/>
        <w:gridCol w:w="1080"/>
        <w:gridCol w:w="1080"/>
        <w:gridCol w:w="985"/>
      </w:tblGrid>
      <w:tr w:rsidR="00D31F3A" w:rsidRPr="00E443DE" w14:paraId="0E9A302C" w14:textId="77777777" w:rsidTr="00A61DD8">
        <w:trPr>
          <w:cantSplit/>
          <w:trHeight w:val="504"/>
        </w:trPr>
        <w:tc>
          <w:tcPr>
            <w:tcW w:w="10790" w:type="dxa"/>
            <w:gridSpan w:val="10"/>
            <w:tcBorders>
              <w:bottom w:val="nil"/>
            </w:tcBorders>
          </w:tcPr>
          <w:p w14:paraId="7D910E03" w14:textId="1B015840" w:rsidR="00D31F3A" w:rsidRPr="00E443DE" w:rsidRDefault="00D31F3A" w:rsidP="00C23414">
            <w:pPr>
              <w:keepNext/>
              <w:rPr>
                <w:rFonts w:ascii="Calibri" w:hAnsi="Calibri"/>
                <w:b/>
                <w:sz w:val="18"/>
                <w:szCs w:val="18"/>
              </w:rPr>
            </w:pPr>
            <w:r w:rsidRPr="00E443DE">
              <w:rPr>
                <w:rFonts w:ascii="Calibri" w:hAnsi="Calibri"/>
                <w:b/>
                <w:szCs w:val="18"/>
              </w:rPr>
              <w:t>C. Rated Space Conditioning System Equipment Information from Directory of Certified Product Performance</w:t>
            </w:r>
          </w:p>
          <w:p w14:paraId="2AF1A276" w14:textId="5AE95713" w:rsidR="00210CD1" w:rsidRPr="00E443DE" w:rsidRDefault="00D31F3A" w:rsidP="00C23414">
            <w:pPr>
              <w:keepNext/>
              <w:rPr>
                <w:rFonts w:ascii="Calibri" w:hAnsi="Calibri"/>
                <w:i/>
                <w:sz w:val="18"/>
                <w:szCs w:val="18"/>
              </w:rPr>
            </w:pPr>
            <w:r w:rsidRPr="00E443DE">
              <w:rPr>
                <w:rFonts w:ascii="Calibri" w:hAnsi="Calibri"/>
                <w:i/>
                <w:sz w:val="18"/>
                <w:szCs w:val="18"/>
              </w:rPr>
              <w:t>The data on the nameplate of the installed component shall conform to the data for the component as shown in the Directory used to certify product performance in order to demonstrate compliance.</w:t>
            </w:r>
          </w:p>
          <w:p w14:paraId="6971E1AD" w14:textId="6C5CC694" w:rsidR="00210CD1" w:rsidRPr="00E443DE" w:rsidRDefault="00210CD1" w:rsidP="00210CD1">
            <w:pPr>
              <w:keepNext/>
              <w:rPr>
                <w:rFonts w:ascii="Calibri" w:hAnsi="Calibri"/>
                <w:sz w:val="12"/>
                <w:szCs w:val="12"/>
              </w:rPr>
            </w:pPr>
            <w:r w:rsidRPr="00E443DE">
              <w:rPr>
                <w:rFonts w:ascii="Calibri" w:hAnsi="Calibri"/>
                <w:sz w:val="12"/>
                <w:szCs w:val="12"/>
              </w:rPr>
              <w:t>&lt;&lt;</w:t>
            </w:r>
            <w:r w:rsidRPr="00E443DE">
              <w:rPr>
                <w:rFonts w:ascii="Calibri" w:hAnsi="Calibri"/>
                <w:b/>
                <w:sz w:val="12"/>
                <w:szCs w:val="12"/>
              </w:rPr>
              <w:t>if</w:t>
            </w:r>
            <w:r w:rsidRPr="00E443DE">
              <w:rPr>
                <w:rFonts w:ascii="Calibri" w:hAnsi="Calibri"/>
                <w:sz w:val="12"/>
                <w:szCs w:val="12"/>
              </w:rPr>
              <w:t xml:space="preserve"> a value=yes is given in </w:t>
            </w:r>
            <w:r w:rsidRPr="00E443DE">
              <w:rPr>
                <w:rFonts w:ascii="Calibri" w:hAnsi="Calibri"/>
                <w:sz w:val="12"/>
                <w:szCs w:val="12"/>
                <w:u w:val="single"/>
              </w:rPr>
              <w:t>one or more</w:t>
            </w:r>
            <w:r w:rsidRPr="00E443DE">
              <w:rPr>
                <w:rFonts w:ascii="Calibri" w:hAnsi="Calibri"/>
                <w:sz w:val="12"/>
                <w:szCs w:val="12"/>
              </w:rPr>
              <w:t xml:space="preserve"> of the following 3 locations: A0</w:t>
            </w:r>
            <w:r w:rsidR="00C77F22" w:rsidRPr="00E443DE">
              <w:rPr>
                <w:rFonts w:ascii="Calibri" w:hAnsi="Calibri"/>
                <w:sz w:val="12"/>
                <w:szCs w:val="12"/>
              </w:rPr>
              <w:t>4</w:t>
            </w:r>
            <w:r w:rsidRPr="00E443DE">
              <w:rPr>
                <w:rFonts w:ascii="Calibri" w:hAnsi="Calibri"/>
                <w:sz w:val="12"/>
                <w:szCs w:val="12"/>
              </w:rPr>
              <w:t>, A0</w:t>
            </w:r>
            <w:r w:rsidR="00C77F22" w:rsidRPr="00E443DE">
              <w:rPr>
                <w:rFonts w:ascii="Calibri" w:hAnsi="Calibri"/>
                <w:sz w:val="12"/>
                <w:szCs w:val="12"/>
              </w:rPr>
              <w:t>5</w:t>
            </w:r>
            <w:r w:rsidRPr="00E443DE">
              <w:rPr>
                <w:rFonts w:ascii="Calibri" w:hAnsi="Calibri"/>
                <w:sz w:val="12"/>
                <w:szCs w:val="12"/>
              </w:rPr>
              <w:t>, A0</w:t>
            </w:r>
            <w:r w:rsidR="00C77F22" w:rsidRPr="00E443DE">
              <w:rPr>
                <w:rFonts w:ascii="Calibri" w:hAnsi="Calibri"/>
                <w:sz w:val="12"/>
                <w:szCs w:val="12"/>
              </w:rPr>
              <w:t>6</w:t>
            </w:r>
            <w:r w:rsidRPr="00E443DE">
              <w:rPr>
                <w:rFonts w:ascii="Calibri" w:hAnsi="Calibri"/>
                <w:sz w:val="12"/>
                <w:szCs w:val="12"/>
              </w:rPr>
              <w:t>,</w:t>
            </w:r>
            <w:r w:rsidR="00C15BA6" w:rsidRPr="00E443DE">
              <w:rPr>
                <w:rFonts w:ascii="Calibri" w:hAnsi="Calibri"/>
                <w:sz w:val="12"/>
                <w:szCs w:val="12"/>
              </w:rPr>
              <w:t xml:space="preserve"> A0</w:t>
            </w:r>
            <w:r w:rsidR="00C77F22" w:rsidRPr="00E443DE">
              <w:rPr>
                <w:rFonts w:ascii="Calibri" w:hAnsi="Calibri"/>
                <w:sz w:val="12"/>
                <w:szCs w:val="12"/>
              </w:rPr>
              <w:t>7</w:t>
            </w:r>
            <w:r w:rsidR="00C15BA6" w:rsidRPr="00E443DE">
              <w:rPr>
                <w:rFonts w:ascii="Calibri" w:hAnsi="Calibri"/>
                <w:sz w:val="12"/>
                <w:szCs w:val="12"/>
              </w:rPr>
              <w:t>,</w:t>
            </w:r>
            <w:r w:rsidRPr="00E443DE">
              <w:rPr>
                <w:rFonts w:ascii="Calibri" w:hAnsi="Calibri"/>
                <w:sz w:val="12"/>
                <w:szCs w:val="12"/>
              </w:rPr>
              <w:t xml:space="preserve"> </w:t>
            </w:r>
            <w:r w:rsidRPr="00E443DE">
              <w:rPr>
                <w:rFonts w:ascii="Calibri" w:hAnsi="Calibri"/>
                <w:b/>
                <w:sz w:val="12"/>
                <w:szCs w:val="12"/>
              </w:rPr>
              <w:t>then</w:t>
            </w:r>
            <w:r w:rsidRPr="00E443DE">
              <w:rPr>
                <w:rFonts w:ascii="Calibri" w:hAnsi="Calibri"/>
                <w:sz w:val="12"/>
                <w:szCs w:val="12"/>
              </w:rPr>
              <w:t xml:space="preserve"> enter one row of data in this table for each indoor unit listed on the MCH-01 if applicable, otherwise enter one row of data for a packaged unit on the MCH-01. </w:t>
            </w:r>
            <w:r w:rsidRPr="00E443DE">
              <w:rPr>
                <w:sz w:val="12"/>
                <w:szCs w:val="12"/>
              </w:rPr>
              <w:t xml:space="preserve"> </w:t>
            </w:r>
            <w:r w:rsidRPr="00E443DE">
              <w:rPr>
                <w:rFonts w:ascii="Calibri" w:hAnsi="Calibri"/>
                <w:sz w:val="12"/>
                <w:szCs w:val="12"/>
              </w:rPr>
              <w:t>note: reference applicable values as follows:</w:t>
            </w:r>
          </w:p>
          <w:p w14:paraId="50EB930C" w14:textId="77777777" w:rsidR="00210CD1" w:rsidRPr="00E443DE" w:rsidRDefault="00210CD1" w:rsidP="00210CD1">
            <w:pPr>
              <w:keepNext/>
              <w:rPr>
                <w:rFonts w:ascii="Calibri" w:hAnsi="Calibri"/>
                <w:sz w:val="12"/>
                <w:szCs w:val="12"/>
              </w:rPr>
            </w:pPr>
            <w:r w:rsidRPr="00E443DE">
              <w:rPr>
                <w:rFonts w:ascii="Calibri" w:hAnsi="Calibri"/>
                <w:sz w:val="12"/>
                <w:szCs w:val="12"/>
              </w:rPr>
              <w:t>**G03 on MCH-01a for split systems,</w:t>
            </w:r>
          </w:p>
          <w:p w14:paraId="78750E18" w14:textId="77777777" w:rsidR="00210CD1" w:rsidRPr="00E443DE" w:rsidRDefault="00210CD1" w:rsidP="00210CD1">
            <w:pPr>
              <w:keepNext/>
              <w:rPr>
                <w:rFonts w:ascii="Calibri" w:hAnsi="Calibri"/>
                <w:sz w:val="12"/>
                <w:szCs w:val="12"/>
              </w:rPr>
            </w:pPr>
            <w:r w:rsidRPr="00E443DE">
              <w:rPr>
                <w:rFonts w:ascii="Calibri" w:hAnsi="Calibri"/>
                <w:sz w:val="12"/>
                <w:szCs w:val="12"/>
              </w:rPr>
              <w:t>**H03 on MCH-01d for split systems,</w:t>
            </w:r>
          </w:p>
          <w:p w14:paraId="3DAAADA6" w14:textId="77777777" w:rsidR="00210CD1" w:rsidRPr="00E443DE" w:rsidRDefault="00210CD1" w:rsidP="00210CD1">
            <w:pPr>
              <w:keepNext/>
              <w:rPr>
                <w:rFonts w:ascii="Calibri" w:hAnsi="Calibri"/>
                <w:sz w:val="12"/>
                <w:szCs w:val="12"/>
              </w:rPr>
            </w:pPr>
            <w:r w:rsidRPr="00E443DE">
              <w:rPr>
                <w:rFonts w:ascii="Calibri" w:hAnsi="Calibri"/>
                <w:sz w:val="12"/>
                <w:szCs w:val="12"/>
              </w:rPr>
              <w:t>**J03 on MCH-01a for packaged systems,</w:t>
            </w:r>
          </w:p>
          <w:p w14:paraId="40D38B77" w14:textId="57D487C1" w:rsidR="00210CD1" w:rsidRPr="00E443DE" w:rsidRDefault="00210CD1" w:rsidP="00210CD1">
            <w:pPr>
              <w:keepNext/>
              <w:rPr>
                <w:rFonts w:ascii="Calibri" w:hAnsi="Calibri"/>
                <w:sz w:val="18"/>
                <w:szCs w:val="18"/>
              </w:rPr>
            </w:pPr>
            <w:r w:rsidRPr="00E443DE">
              <w:rPr>
                <w:rFonts w:ascii="Calibri" w:hAnsi="Calibri"/>
                <w:sz w:val="12"/>
                <w:szCs w:val="12"/>
              </w:rPr>
              <w:t>**either K03 or L03 on MCH-01d for packaged systems&gt;&gt;</w:t>
            </w:r>
          </w:p>
        </w:tc>
      </w:tr>
      <w:tr w:rsidR="00D31F3A" w:rsidRPr="00E443DE" w:rsidDel="002840B2" w14:paraId="6959250C" w14:textId="77777777" w:rsidTr="006759F2">
        <w:trPr>
          <w:cantSplit/>
          <w:trHeight w:val="188"/>
        </w:trPr>
        <w:tc>
          <w:tcPr>
            <w:tcW w:w="966" w:type="dxa"/>
            <w:vMerge w:val="restart"/>
            <w:vAlign w:val="center"/>
          </w:tcPr>
          <w:p w14:paraId="4C36B697" w14:textId="77777777" w:rsidR="00D31F3A" w:rsidRPr="00E443DE" w:rsidRDefault="00D31F3A" w:rsidP="00C23414">
            <w:pPr>
              <w:keepNext/>
              <w:jc w:val="center"/>
              <w:rPr>
                <w:rFonts w:ascii="Calibri" w:hAnsi="Calibri"/>
                <w:sz w:val="18"/>
                <w:szCs w:val="18"/>
              </w:rPr>
            </w:pPr>
            <w:r w:rsidRPr="00E443DE">
              <w:rPr>
                <w:rFonts w:ascii="Calibri" w:hAnsi="Calibri"/>
                <w:sz w:val="18"/>
                <w:szCs w:val="18"/>
              </w:rPr>
              <w:t>01</w:t>
            </w:r>
          </w:p>
        </w:tc>
        <w:tc>
          <w:tcPr>
            <w:tcW w:w="1369" w:type="dxa"/>
            <w:vMerge w:val="restart"/>
            <w:vAlign w:val="center"/>
          </w:tcPr>
          <w:p w14:paraId="6A0797F1" w14:textId="77777777" w:rsidR="00D31F3A" w:rsidRPr="00E443DE" w:rsidRDefault="00D31F3A" w:rsidP="00C23414">
            <w:pPr>
              <w:keepNext/>
              <w:jc w:val="center"/>
              <w:rPr>
                <w:rFonts w:ascii="Calibri" w:hAnsi="Calibri"/>
                <w:sz w:val="18"/>
                <w:szCs w:val="18"/>
              </w:rPr>
            </w:pPr>
            <w:r w:rsidRPr="00E443DE">
              <w:rPr>
                <w:rFonts w:ascii="Calibri" w:hAnsi="Calibri"/>
                <w:sz w:val="18"/>
                <w:szCs w:val="18"/>
              </w:rPr>
              <w:t>02</w:t>
            </w:r>
          </w:p>
        </w:tc>
        <w:tc>
          <w:tcPr>
            <w:tcW w:w="1080" w:type="dxa"/>
            <w:vMerge w:val="restart"/>
            <w:vAlign w:val="center"/>
          </w:tcPr>
          <w:p w14:paraId="405CF7A1" w14:textId="77777777" w:rsidR="00D31F3A" w:rsidRPr="00E443DE" w:rsidRDefault="00D31F3A" w:rsidP="00C23414">
            <w:pPr>
              <w:keepNext/>
              <w:jc w:val="center"/>
              <w:rPr>
                <w:rFonts w:ascii="Calibri" w:hAnsi="Calibri"/>
                <w:sz w:val="18"/>
                <w:szCs w:val="18"/>
              </w:rPr>
            </w:pPr>
            <w:r w:rsidRPr="00E443DE">
              <w:rPr>
                <w:rFonts w:ascii="Calibri" w:hAnsi="Calibri"/>
                <w:sz w:val="18"/>
                <w:szCs w:val="18"/>
              </w:rPr>
              <w:t>03</w:t>
            </w:r>
          </w:p>
        </w:tc>
        <w:tc>
          <w:tcPr>
            <w:tcW w:w="1170" w:type="dxa"/>
            <w:vMerge w:val="restart"/>
            <w:vAlign w:val="center"/>
          </w:tcPr>
          <w:p w14:paraId="154AAE26" w14:textId="7A0A6C00" w:rsidR="00D31F3A" w:rsidRPr="00E443DE" w:rsidRDefault="00D31F3A" w:rsidP="00D31F3A">
            <w:pPr>
              <w:keepNext/>
              <w:jc w:val="center"/>
              <w:rPr>
                <w:rFonts w:ascii="Calibri" w:hAnsi="Calibri"/>
                <w:sz w:val="18"/>
                <w:szCs w:val="18"/>
              </w:rPr>
            </w:pPr>
            <w:r w:rsidRPr="00E443DE">
              <w:rPr>
                <w:rFonts w:ascii="Calibri" w:hAnsi="Calibri"/>
                <w:sz w:val="18"/>
                <w:szCs w:val="18"/>
              </w:rPr>
              <w:t>04</w:t>
            </w:r>
          </w:p>
        </w:tc>
        <w:tc>
          <w:tcPr>
            <w:tcW w:w="6205" w:type="dxa"/>
            <w:gridSpan w:val="6"/>
            <w:vAlign w:val="center"/>
          </w:tcPr>
          <w:p w14:paraId="4994B7BA" w14:textId="267C169D" w:rsidR="00D31F3A" w:rsidRPr="00E443DE" w:rsidRDefault="00D31F3A" w:rsidP="00C23414">
            <w:pPr>
              <w:keepNext/>
              <w:jc w:val="center"/>
              <w:rPr>
                <w:rFonts w:ascii="Calibri" w:hAnsi="Calibri"/>
                <w:sz w:val="18"/>
                <w:szCs w:val="18"/>
              </w:rPr>
            </w:pPr>
            <w:r w:rsidRPr="00E443DE">
              <w:rPr>
                <w:rFonts w:ascii="Calibri" w:hAnsi="Calibri"/>
                <w:sz w:val="18"/>
                <w:szCs w:val="18"/>
              </w:rPr>
              <w:t>Data from the directory used to certify product performance for the rated system component</w:t>
            </w:r>
          </w:p>
        </w:tc>
      </w:tr>
      <w:tr w:rsidR="00D31F3A" w:rsidRPr="00E443DE" w:rsidDel="002840B2" w14:paraId="0838EE64" w14:textId="77777777" w:rsidTr="006759F2">
        <w:trPr>
          <w:cantSplit/>
          <w:trHeight w:val="188"/>
        </w:trPr>
        <w:tc>
          <w:tcPr>
            <w:tcW w:w="966" w:type="dxa"/>
            <w:vMerge/>
            <w:vAlign w:val="center"/>
          </w:tcPr>
          <w:p w14:paraId="1BEF2C55" w14:textId="77777777" w:rsidR="00D31F3A" w:rsidRPr="00E443DE" w:rsidRDefault="00D31F3A" w:rsidP="00C23414">
            <w:pPr>
              <w:keepNext/>
              <w:jc w:val="center"/>
              <w:rPr>
                <w:rFonts w:ascii="Calibri" w:hAnsi="Calibri"/>
                <w:sz w:val="18"/>
                <w:szCs w:val="18"/>
              </w:rPr>
            </w:pPr>
          </w:p>
        </w:tc>
        <w:tc>
          <w:tcPr>
            <w:tcW w:w="1369" w:type="dxa"/>
            <w:vMerge/>
            <w:vAlign w:val="center"/>
          </w:tcPr>
          <w:p w14:paraId="41846CBB" w14:textId="77777777" w:rsidR="00D31F3A" w:rsidRPr="00E443DE" w:rsidRDefault="00D31F3A" w:rsidP="00C23414">
            <w:pPr>
              <w:keepNext/>
              <w:jc w:val="center"/>
              <w:rPr>
                <w:rFonts w:ascii="Calibri" w:hAnsi="Calibri"/>
                <w:sz w:val="18"/>
                <w:szCs w:val="18"/>
              </w:rPr>
            </w:pPr>
          </w:p>
        </w:tc>
        <w:tc>
          <w:tcPr>
            <w:tcW w:w="1080" w:type="dxa"/>
            <w:vMerge/>
            <w:vAlign w:val="center"/>
          </w:tcPr>
          <w:p w14:paraId="104C1016" w14:textId="77777777" w:rsidR="00D31F3A" w:rsidRPr="00E443DE" w:rsidRDefault="00D31F3A" w:rsidP="00C23414">
            <w:pPr>
              <w:keepNext/>
              <w:jc w:val="center"/>
              <w:rPr>
                <w:rFonts w:ascii="Calibri" w:hAnsi="Calibri"/>
                <w:sz w:val="18"/>
                <w:szCs w:val="18"/>
              </w:rPr>
            </w:pPr>
          </w:p>
        </w:tc>
        <w:tc>
          <w:tcPr>
            <w:tcW w:w="1170" w:type="dxa"/>
            <w:vMerge/>
          </w:tcPr>
          <w:p w14:paraId="57335275" w14:textId="77777777" w:rsidR="00D31F3A" w:rsidRPr="00E443DE" w:rsidRDefault="00D31F3A" w:rsidP="00C23414">
            <w:pPr>
              <w:keepNext/>
              <w:jc w:val="center"/>
              <w:rPr>
                <w:rFonts w:ascii="Calibri" w:hAnsi="Calibri"/>
                <w:sz w:val="18"/>
                <w:szCs w:val="18"/>
              </w:rPr>
            </w:pPr>
          </w:p>
        </w:tc>
        <w:tc>
          <w:tcPr>
            <w:tcW w:w="990" w:type="dxa"/>
            <w:vAlign w:val="center"/>
          </w:tcPr>
          <w:p w14:paraId="5111E0C7" w14:textId="1DA3627F" w:rsidR="00D31F3A" w:rsidRPr="00E443DE" w:rsidRDefault="00D31F3A" w:rsidP="00C23414">
            <w:pPr>
              <w:keepNext/>
              <w:jc w:val="center"/>
              <w:rPr>
                <w:rFonts w:ascii="Calibri" w:hAnsi="Calibri"/>
                <w:sz w:val="18"/>
                <w:szCs w:val="18"/>
              </w:rPr>
            </w:pPr>
            <w:r w:rsidRPr="00E443DE">
              <w:rPr>
                <w:rFonts w:ascii="Calibri" w:hAnsi="Calibri"/>
                <w:sz w:val="18"/>
                <w:szCs w:val="18"/>
              </w:rPr>
              <w:t>05</w:t>
            </w:r>
          </w:p>
        </w:tc>
        <w:tc>
          <w:tcPr>
            <w:tcW w:w="990" w:type="dxa"/>
            <w:vAlign w:val="center"/>
          </w:tcPr>
          <w:p w14:paraId="35E90264" w14:textId="20067469" w:rsidR="00D31F3A" w:rsidRPr="00E443DE" w:rsidRDefault="00D31F3A" w:rsidP="00C23414">
            <w:pPr>
              <w:keepNext/>
              <w:jc w:val="center"/>
              <w:rPr>
                <w:rFonts w:ascii="Calibri" w:hAnsi="Calibri"/>
                <w:sz w:val="18"/>
                <w:szCs w:val="18"/>
              </w:rPr>
            </w:pPr>
            <w:r w:rsidRPr="00E443DE">
              <w:rPr>
                <w:rFonts w:ascii="Calibri" w:hAnsi="Calibri"/>
                <w:sz w:val="18"/>
                <w:szCs w:val="18"/>
              </w:rPr>
              <w:t>06</w:t>
            </w:r>
          </w:p>
        </w:tc>
        <w:tc>
          <w:tcPr>
            <w:tcW w:w="1080" w:type="dxa"/>
            <w:vAlign w:val="center"/>
          </w:tcPr>
          <w:p w14:paraId="470D96D6" w14:textId="2431AF35" w:rsidR="00D31F3A" w:rsidRPr="00E443DE" w:rsidDel="002840B2" w:rsidRDefault="00D31F3A" w:rsidP="00C23414">
            <w:pPr>
              <w:keepNext/>
              <w:jc w:val="center"/>
              <w:rPr>
                <w:rFonts w:ascii="Calibri" w:hAnsi="Calibri"/>
                <w:sz w:val="18"/>
                <w:szCs w:val="18"/>
              </w:rPr>
            </w:pPr>
            <w:r w:rsidRPr="00E443DE">
              <w:rPr>
                <w:rFonts w:ascii="Calibri" w:hAnsi="Calibri"/>
                <w:sz w:val="18"/>
                <w:szCs w:val="18"/>
              </w:rPr>
              <w:t>07</w:t>
            </w:r>
          </w:p>
        </w:tc>
        <w:tc>
          <w:tcPr>
            <w:tcW w:w="1080" w:type="dxa"/>
            <w:vAlign w:val="center"/>
          </w:tcPr>
          <w:p w14:paraId="6F6067C8" w14:textId="211B5301" w:rsidR="00D31F3A" w:rsidRPr="00E443DE" w:rsidRDefault="00D31F3A" w:rsidP="00C23414">
            <w:pPr>
              <w:keepNext/>
              <w:jc w:val="center"/>
              <w:rPr>
                <w:rFonts w:ascii="Calibri" w:hAnsi="Calibri"/>
                <w:sz w:val="18"/>
                <w:szCs w:val="18"/>
              </w:rPr>
            </w:pPr>
            <w:r w:rsidRPr="00E443DE">
              <w:rPr>
                <w:rFonts w:ascii="Calibri" w:hAnsi="Calibri"/>
                <w:sz w:val="18"/>
                <w:szCs w:val="18"/>
              </w:rPr>
              <w:t>08</w:t>
            </w:r>
          </w:p>
        </w:tc>
        <w:tc>
          <w:tcPr>
            <w:tcW w:w="1080" w:type="dxa"/>
            <w:vAlign w:val="center"/>
          </w:tcPr>
          <w:p w14:paraId="607A4DE7" w14:textId="304C2388" w:rsidR="00D31F3A" w:rsidRPr="00E443DE" w:rsidRDefault="00D31F3A" w:rsidP="00C23414">
            <w:pPr>
              <w:keepNext/>
              <w:jc w:val="center"/>
              <w:rPr>
                <w:rFonts w:ascii="Calibri" w:hAnsi="Calibri"/>
                <w:sz w:val="18"/>
                <w:szCs w:val="18"/>
              </w:rPr>
            </w:pPr>
            <w:r w:rsidRPr="00E443DE">
              <w:rPr>
                <w:rFonts w:ascii="Calibri" w:hAnsi="Calibri"/>
                <w:sz w:val="18"/>
                <w:szCs w:val="18"/>
              </w:rPr>
              <w:t>09</w:t>
            </w:r>
          </w:p>
        </w:tc>
        <w:tc>
          <w:tcPr>
            <w:tcW w:w="985" w:type="dxa"/>
            <w:vAlign w:val="center"/>
          </w:tcPr>
          <w:p w14:paraId="4F0B86A3" w14:textId="73FBEDE6" w:rsidR="00D31F3A" w:rsidRPr="00E443DE" w:rsidRDefault="00D31F3A" w:rsidP="00C23414">
            <w:pPr>
              <w:keepNext/>
              <w:jc w:val="center"/>
              <w:rPr>
                <w:rFonts w:ascii="Calibri" w:hAnsi="Calibri"/>
                <w:sz w:val="18"/>
                <w:szCs w:val="18"/>
              </w:rPr>
            </w:pPr>
            <w:r w:rsidRPr="00E443DE">
              <w:rPr>
                <w:rFonts w:ascii="Calibri" w:hAnsi="Calibri"/>
                <w:sz w:val="18"/>
                <w:szCs w:val="18"/>
              </w:rPr>
              <w:t>10</w:t>
            </w:r>
          </w:p>
        </w:tc>
      </w:tr>
      <w:tr w:rsidR="001E4168" w:rsidRPr="00E443DE" w14:paraId="220C56FF" w14:textId="77777777" w:rsidTr="006759F2">
        <w:trPr>
          <w:cantSplit/>
          <w:trHeight w:val="576"/>
        </w:trPr>
        <w:tc>
          <w:tcPr>
            <w:tcW w:w="966" w:type="dxa"/>
            <w:tcMar>
              <w:left w:w="43" w:type="dxa"/>
              <w:right w:w="43" w:type="dxa"/>
            </w:tcMar>
            <w:vAlign w:val="bottom"/>
          </w:tcPr>
          <w:p w14:paraId="0B1E1745" w14:textId="3E3B1633" w:rsidR="00D31F3A" w:rsidRPr="00E443DE" w:rsidRDefault="00D31F3A" w:rsidP="00C23414">
            <w:pPr>
              <w:keepNext/>
              <w:jc w:val="center"/>
              <w:rPr>
                <w:rFonts w:ascii="Calibri" w:hAnsi="Calibri"/>
                <w:b/>
                <w:sz w:val="18"/>
                <w:szCs w:val="18"/>
              </w:rPr>
            </w:pPr>
            <w:r w:rsidRPr="00E443DE">
              <w:rPr>
                <w:rFonts w:ascii="Calibri" w:hAnsi="Calibri"/>
                <w:sz w:val="18"/>
                <w:szCs w:val="18"/>
              </w:rPr>
              <w:t xml:space="preserve">SC System ID/Name </w:t>
            </w:r>
            <w:r w:rsidRPr="00E443DE">
              <w:t xml:space="preserve"> </w:t>
            </w:r>
            <w:r w:rsidRPr="00E443DE">
              <w:rPr>
                <w:rFonts w:ascii="Calibri" w:hAnsi="Calibri"/>
                <w:sz w:val="18"/>
                <w:szCs w:val="18"/>
              </w:rPr>
              <w:t xml:space="preserve">from </w:t>
            </w:r>
            <w:r w:rsidR="00A57B1D" w:rsidRPr="00E443DE">
              <w:rPr>
                <w:rFonts w:ascii="Calibri" w:hAnsi="Calibri"/>
                <w:sz w:val="18"/>
                <w:szCs w:val="18"/>
              </w:rPr>
              <w:t>LMCC</w:t>
            </w:r>
          </w:p>
        </w:tc>
        <w:tc>
          <w:tcPr>
            <w:tcW w:w="1369" w:type="dxa"/>
            <w:tcMar>
              <w:left w:w="43" w:type="dxa"/>
              <w:right w:w="43" w:type="dxa"/>
            </w:tcMar>
            <w:vAlign w:val="bottom"/>
          </w:tcPr>
          <w:p w14:paraId="1C6F7A99" w14:textId="77777777" w:rsidR="00D31F3A" w:rsidRPr="00E443DE" w:rsidRDefault="00D31F3A" w:rsidP="00C23414">
            <w:pPr>
              <w:keepNext/>
              <w:jc w:val="center"/>
              <w:rPr>
                <w:rFonts w:ascii="Calibri" w:hAnsi="Calibri"/>
                <w:sz w:val="18"/>
                <w:szCs w:val="18"/>
              </w:rPr>
            </w:pPr>
            <w:r w:rsidRPr="00E443DE">
              <w:rPr>
                <w:rFonts w:ascii="Calibri" w:hAnsi="Calibri"/>
                <w:sz w:val="18"/>
                <w:szCs w:val="18"/>
              </w:rPr>
              <w:t>SC System Description of Area Served</w:t>
            </w:r>
          </w:p>
        </w:tc>
        <w:tc>
          <w:tcPr>
            <w:tcW w:w="1080" w:type="dxa"/>
            <w:tcMar>
              <w:left w:w="43" w:type="dxa"/>
              <w:right w:w="43" w:type="dxa"/>
            </w:tcMar>
            <w:vAlign w:val="bottom"/>
          </w:tcPr>
          <w:p w14:paraId="7BBF12D3" w14:textId="77777777" w:rsidR="00D31F3A" w:rsidRPr="00E443DE" w:rsidRDefault="00D31F3A" w:rsidP="003B4240">
            <w:pPr>
              <w:keepNext/>
              <w:jc w:val="center"/>
              <w:rPr>
                <w:rFonts w:ascii="Calibri" w:hAnsi="Calibri"/>
                <w:sz w:val="18"/>
                <w:szCs w:val="18"/>
              </w:rPr>
            </w:pPr>
            <w:r w:rsidRPr="00E443DE">
              <w:rPr>
                <w:rFonts w:ascii="Calibri" w:hAnsi="Calibri"/>
                <w:sz w:val="18"/>
                <w:szCs w:val="18"/>
              </w:rPr>
              <w:t>Indoor Unit Name or Description of Area Served</w:t>
            </w:r>
          </w:p>
        </w:tc>
        <w:tc>
          <w:tcPr>
            <w:tcW w:w="1170" w:type="dxa"/>
            <w:vAlign w:val="bottom"/>
          </w:tcPr>
          <w:p w14:paraId="0267E7EB" w14:textId="4B087394" w:rsidR="00D31F3A" w:rsidRPr="00E443DE" w:rsidRDefault="00D31F3A" w:rsidP="00D31F3A">
            <w:pPr>
              <w:keepNext/>
              <w:jc w:val="center"/>
              <w:rPr>
                <w:rFonts w:ascii="Calibri" w:hAnsi="Calibri"/>
                <w:sz w:val="18"/>
                <w:szCs w:val="18"/>
              </w:rPr>
            </w:pPr>
            <w:r w:rsidRPr="00E443DE">
              <w:rPr>
                <w:rFonts w:ascii="Calibri" w:hAnsi="Calibri"/>
                <w:sz w:val="18"/>
                <w:szCs w:val="18"/>
              </w:rPr>
              <w:t>Installed Indoor Unit Type</w:t>
            </w:r>
          </w:p>
        </w:tc>
        <w:tc>
          <w:tcPr>
            <w:tcW w:w="990" w:type="dxa"/>
            <w:tcMar>
              <w:left w:w="43" w:type="dxa"/>
              <w:right w:w="43" w:type="dxa"/>
            </w:tcMar>
            <w:vAlign w:val="bottom"/>
          </w:tcPr>
          <w:p w14:paraId="6C422149" w14:textId="6E93E15F" w:rsidR="00D31F3A" w:rsidRPr="00E443DE" w:rsidRDefault="00D31F3A" w:rsidP="00DA245A">
            <w:pPr>
              <w:keepNext/>
              <w:jc w:val="center"/>
              <w:rPr>
                <w:rFonts w:ascii="Calibri" w:hAnsi="Calibri"/>
                <w:sz w:val="18"/>
                <w:szCs w:val="18"/>
              </w:rPr>
            </w:pPr>
            <w:r w:rsidRPr="00E443DE">
              <w:rPr>
                <w:rFonts w:ascii="Calibri" w:hAnsi="Calibri"/>
                <w:sz w:val="18"/>
                <w:szCs w:val="18"/>
              </w:rPr>
              <w:t>Outdoor Condenser or Package Unit Installed</w:t>
            </w:r>
            <w:r w:rsidR="00294D4D" w:rsidRPr="00E443DE">
              <w:rPr>
                <w:rFonts w:ascii="Calibri" w:hAnsi="Calibri"/>
                <w:sz w:val="18"/>
                <w:szCs w:val="18"/>
              </w:rPr>
              <w:t xml:space="preserve"> </w:t>
            </w:r>
            <w:r w:rsidRPr="00E443DE">
              <w:rPr>
                <w:rFonts w:ascii="Calibri" w:hAnsi="Calibri"/>
                <w:sz w:val="18"/>
                <w:szCs w:val="18"/>
              </w:rPr>
              <w:t>Manufacturer Name</w:t>
            </w:r>
          </w:p>
        </w:tc>
        <w:tc>
          <w:tcPr>
            <w:tcW w:w="990" w:type="dxa"/>
            <w:tcMar>
              <w:left w:w="43" w:type="dxa"/>
              <w:right w:w="43" w:type="dxa"/>
            </w:tcMar>
            <w:vAlign w:val="bottom"/>
          </w:tcPr>
          <w:p w14:paraId="4003D871" w14:textId="3B94BE2F" w:rsidR="00D31F3A" w:rsidRPr="00E443DE" w:rsidRDefault="00D31F3A" w:rsidP="00DA245A">
            <w:pPr>
              <w:keepNext/>
              <w:jc w:val="center"/>
              <w:rPr>
                <w:rFonts w:ascii="Calibri" w:hAnsi="Calibri"/>
                <w:sz w:val="18"/>
                <w:szCs w:val="18"/>
              </w:rPr>
            </w:pPr>
            <w:r w:rsidRPr="00E443DE">
              <w:rPr>
                <w:rFonts w:ascii="Calibri" w:hAnsi="Calibri"/>
                <w:sz w:val="18"/>
                <w:szCs w:val="18"/>
              </w:rPr>
              <w:t>Outdoor Condenser or Package Unit Installed</w:t>
            </w:r>
            <w:r w:rsidR="00294D4D" w:rsidRPr="00E443DE">
              <w:rPr>
                <w:rFonts w:ascii="Calibri" w:hAnsi="Calibri"/>
                <w:sz w:val="18"/>
                <w:szCs w:val="18"/>
              </w:rPr>
              <w:t xml:space="preserve"> </w:t>
            </w:r>
            <w:r w:rsidRPr="00E443DE">
              <w:rPr>
                <w:rFonts w:ascii="Calibri" w:hAnsi="Calibri"/>
                <w:sz w:val="18"/>
                <w:szCs w:val="18"/>
              </w:rPr>
              <w:t>Model Number</w:t>
            </w:r>
          </w:p>
        </w:tc>
        <w:tc>
          <w:tcPr>
            <w:tcW w:w="1080" w:type="dxa"/>
            <w:tcMar>
              <w:left w:w="43" w:type="dxa"/>
              <w:right w:w="43" w:type="dxa"/>
            </w:tcMar>
            <w:vAlign w:val="bottom"/>
          </w:tcPr>
          <w:p w14:paraId="6E9348AE" w14:textId="7E6BA1BA" w:rsidR="00D31F3A" w:rsidRPr="00E443DE" w:rsidRDefault="00C9124F" w:rsidP="00DA245A">
            <w:pPr>
              <w:keepNext/>
              <w:jc w:val="center"/>
              <w:rPr>
                <w:rFonts w:ascii="Calibri" w:hAnsi="Calibri"/>
                <w:sz w:val="18"/>
                <w:szCs w:val="18"/>
              </w:rPr>
            </w:pPr>
            <w:r w:rsidRPr="00E443DE">
              <w:rPr>
                <w:rFonts w:ascii="Calibri" w:hAnsi="Calibri"/>
                <w:sz w:val="18"/>
                <w:szCs w:val="18"/>
              </w:rPr>
              <w:t xml:space="preserve">Indoor </w:t>
            </w:r>
            <w:r w:rsidR="00D31F3A" w:rsidRPr="00E443DE">
              <w:rPr>
                <w:rFonts w:ascii="Calibri" w:hAnsi="Calibri"/>
                <w:sz w:val="18"/>
                <w:szCs w:val="18"/>
              </w:rPr>
              <w:t xml:space="preserve">Unit </w:t>
            </w:r>
            <w:r w:rsidR="00016AB0" w:rsidRPr="00E443DE">
              <w:rPr>
                <w:rFonts w:ascii="Calibri" w:hAnsi="Calibri"/>
                <w:sz w:val="18"/>
                <w:szCs w:val="18"/>
              </w:rPr>
              <w:t>-</w:t>
            </w:r>
            <w:r w:rsidR="00D31F3A" w:rsidRPr="00E443DE">
              <w:rPr>
                <w:rFonts w:ascii="Calibri" w:hAnsi="Calibri"/>
                <w:sz w:val="18"/>
                <w:szCs w:val="18"/>
              </w:rPr>
              <w:t>Installed Manufacturer Name</w:t>
            </w:r>
          </w:p>
        </w:tc>
        <w:tc>
          <w:tcPr>
            <w:tcW w:w="1080" w:type="dxa"/>
            <w:tcMar>
              <w:left w:w="43" w:type="dxa"/>
              <w:right w:w="43" w:type="dxa"/>
            </w:tcMar>
            <w:vAlign w:val="bottom"/>
          </w:tcPr>
          <w:p w14:paraId="23582F0D" w14:textId="022854C2" w:rsidR="00D31F3A" w:rsidRPr="00E443DE" w:rsidRDefault="00C9124F" w:rsidP="001F78D5">
            <w:pPr>
              <w:keepNext/>
              <w:jc w:val="center"/>
              <w:rPr>
                <w:rFonts w:ascii="Calibri" w:hAnsi="Calibri"/>
                <w:sz w:val="18"/>
                <w:szCs w:val="18"/>
              </w:rPr>
            </w:pPr>
            <w:r w:rsidRPr="00E443DE">
              <w:rPr>
                <w:rFonts w:ascii="Calibri" w:hAnsi="Calibri"/>
                <w:sz w:val="18"/>
                <w:szCs w:val="18"/>
              </w:rPr>
              <w:t xml:space="preserve">Indoor </w:t>
            </w:r>
            <w:r w:rsidR="00D31F3A" w:rsidRPr="00E443DE">
              <w:rPr>
                <w:rFonts w:ascii="Calibri" w:hAnsi="Calibri"/>
                <w:sz w:val="18"/>
                <w:szCs w:val="18"/>
              </w:rPr>
              <w:t>Unit - Installed Model Number</w:t>
            </w:r>
          </w:p>
        </w:tc>
        <w:tc>
          <w:tcPr>
            <w:tcW w:w="1080" w:type="dxa"/>
            <w:tcMar>
              <w:left w:w="43" w:type="dxa"/>
              <w:right w:w="43" w:type="dxa"/>
            </w:tcMar>
            <w:vAlign w:val="bottom"/>
          </w:tcPr>
          <w:p w14:paraId="0911D8AC" w14:textId="47BE4CC6" w:rsidR="00D31F3A" w:rsidRPr="00E443DE" w:rsidRDefault="00C9124F" w:rsidP="00C9124F">
            <w:pPr>
              <w:keepNext/>
              <w:jc w:val="center"/>
              <w:rPr>
                <w:rFonts w:ascii="Calibri" w:hAnsi="Calibri"/>
                <w:sz w:val="18"/>
                <w:szCs w:val="18"/>
              </w:rPr>
            </w:pPr>
            <w:r w:rsidRPr="00E443DE">
              <w:rPr>
                <w:rFonts w:ascii="Calibri" w:hAnsi="Calibri"/>
                <w:sz w:val="18"/>
                <w:szCs w:val="18"/>
              </w:rPr>
              <w:t xml:space="preserve">Installed </w:t>
            </w:r>
            <w:r w:rsidR="00D31F3A" w:rsidRPr="00E443DE">
              <w:rPr>
                <w:rFonts w:ascii="Calibri" w:hAnsi="Calibri"/>
                <w:sz w:val="18"/>
                <w:szCs w:val="18"/>
              </w:rPr>
              <w:t>Furnace Manufacturer Name</w:t>
            </w:r>
          </w:p>
        </w:tc>
        <w:tc>
          <w:tcPr>
            <w:tcW w:w="985" w:type="dxa"/>
            <w:tcMar>
              <w:left w:w="43" w:type="dxa"/>
              <w:right w:w="43" w:type="dxa"/>
            </w:tcMar>
            <w:vAlign w:val="bottom"/>
          </w:tcPr>
          <w:p w14:paraId="0CB1F4E3" w14:textId="2ADAD54E" w:rsidR="00D31F3A" w:rsidRPr="00E443DE" w:rsidRDefault="00C9124F" w:rsidP="00C9124F">
            <w:pPr>
              <w:keepNext/>
              <w:jc w:val="center"/>
              <w:rPr>
                <w:rFonts w:ascii="Calibri" w:hAnsi="Calibri"/>
                <w:sz w:val="18"/>
                <w:szCs w:val="18"/>
              </w:rPr>
            </w:pPr>
            <w:r w:rsidRPr="00E443DE">
              <w:rPr>
                <w:rFonts w:ascii="Calibri" w:hAnsi="Calibri"/>
                <w:sz w:val="18"/>
                <w:szCs w:val="18"/>
              </w:rPr>
              <w:t xml:space="preserve">Installed </w:t>
            </w:r>
            <w:r w:rsidR="00D31F3A" w:rsidRPr="00E443DE">
              <w:rPr>
                <w:rFonts w:ascii="Calibri" w:hAnsi="Calibri"/>
                <w:sz w:val="18"/>
                <w:szCs w:val="18"/>
              </w:rPr>
              <w:t>Furnace Model Number</w:t>
            </w:r>
          </w:p>
        </w:tc>
      </w:tr>
      <w:tr w:rsidR="001E4168" w:rsidRPr="00E443DE" w14:paraId="5522217B" w14:textId="77777777" w:rsidTr="00653798">
        <w:trPr>
          <w:cantSplit/>
          <w:trHeight w:val="144"/>
        </w:trPr>
        <w:tc>
          <w:tcPr>
            <w:tcW w:w="966" w:type="dxa"/>
            <w:tcBorders>
              <w:bottom w:val="single" w:sz="4" w:space="0" w:color="auto"/>
            </w:tcBorders>
            <w:tcMar>
              <w:left w:w="14" w:type="dxa"/>
              <w:right w:w="14" w:type="dxa"/>
            </w:tcMar>
          </w:tcPr>
          <w:p w14:paraId="65657B30" w14:textId="7BCF74DF" w:rsidR="00D31F3A" w:rsidRPr="00E443DE" w:rsidRDefault="00D31F3A" w:rsidP="00C23414">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-MCH-01&gt;&gt;</w:t>
            </w:r>
          </w:p>
          <w:p w14:paraId="1DEA4538" w14:textId="77777777" w:rsidR="00D31F3A" w:rsidRPr="00E443DE" w:rsidRDefault="00D31F3A" w:rsidP="00C23414">
            <w:pPr>
              <w:keepNext/>
              <w:rPr>
                <w:rFonts w:ascii="Calibri" w:hAnsi="Calibri"/>
                <w:sz w:val="12"/>
                <w:szCs w:val="12"/>
              </w:rPr>
            </w:pPr>
          </w:p>
          <w:p w14:paraId="7727C03A" w14:textId="77777777" w:rsidR="00D31F3A" w:rsidRPr="00E443DE" w:rsidRDefault="00D31F3A" w:rsidP="00D31F3A">
            <w:pPr>
              <w:keepNext/>
              <w:rPr>
                <w:rFonts w:ascii="Calibri" w:hAnsi="Calibri"/>
                <w:sz w:val="12"/>
                <w:szCs w:val="12"/>
              </w:rPr>
            </w:pPr>
            <w:r w:rsidRPr="00E443DE">
              <w:rPr>
                <w:rFonts w:ascii="Calibri" w:hAnsi="Calibri"/>
                <w:sz w:val="12"/>
                <w:szCs w:val="12"/>
              </w:rPr>
              <w:t>note: reference applicable values as follows:</w:t>
            </w:r>
          </w:p>
          <w:p w14:paraId="4B06728C" w14:textId="77777777" w:rsidR="00D31F3A" w:rsidRPr="00E443DE" w:rsidRDefault="00D31F3A" w:rsidP="00D31F3A">
            <w:pPr>
              <w:keepNext/>
              <w:rPr>
                <w:rFonts w:ascii="Calibri" w:hAnsi="Calibri"/>
                <w:sz w:val="12"/>
                <w:szCs w:val="12"/>
              </w:rPr>
            </w:pPr>
            <w:r w:rsidRPr="00E443DE">
              <w:rPr>
                <w:rFonts w:ascii="Calibri" w:hAnsi="Calibri"/>
                <w:sz w:val="12"/>
                <w:szCs w:val="12"/>
              </w:rPr>
              <w:t>**D01 on MCH-01a</w:t>
            </w:r>
          </w:p>
          <w:p w14:paraId="4E7246C2" w14:textId="516539E7" w:rsidR="00D31F3A" w:rsidRPr="00E443DE" w:rsidRDefault="00D31F3A" w:rsidP="00D31F3A">
            <w:pPr>
              <w:keepNext/>
              <w:rPr>
                <w:rFonts w:ascii="Calibri" w:hAnsi="Calibri"/>
                <w:sz w:val="12"/>
                <w:szCs w:val="12"/>
              </w:rPr>
            </w:pPr>
            <w:r w:rsidRPr="00E443DE">
              <w:rPr>
                <w:rFonts w:ascii="Calibri" w:hAnsi="Calibri"/>
                <w:sz w:val="12"/>
                <w:szCs w:val="12"/>
              </w:rPr>
              <w:t>**D01 on MCH-01d</w:t>
            </w:r>
          </w:p>
        </w:tc>
        <w:tc>
          <w:tcPr>
            <w:tcW w:w="1369" w:type="dxa"/>
            <w:tcBorders>
              <w:bottom w:val="single" w:sz="4" w:space="0" w:color="auto"/>
            </w:tcBorders>
            <w:tcMar>
              <w:left w:w="14" w:type="dxa"/>
              <w:right w:w="14" w:type="dxa"/>
            </w:tcMar>
          </w:tcPr>
          <w:p w14:paraId="0470344B" w14:textId="60C380C0" w:rsidR="00D31F3A" w:rsidRPr="00E443DE" w:rsidRDefault="00D31F3A" w:rsidP="00C23414">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-MCH-01&gt;&gt;</w:t>
            </w:r>
          </w:p>
          <w:p w14:paraId="6AB34DFB" w14:textId="77777777" w:rsidR="00D31F3A" w:rsidRPr="00E443DE" w:rsidRDefault="00D31F3A" w:rsidP="00C23414">
            <w:pPr>
              <w:keepNext/>
              <w:rPr>
                <w:rFonts w:ascii="Calibri" w:hAnsi="Calibri"/>
                <w:sz w:val="12"/>
                <w:szCs w:val="12"/>
              </w:rPr>
            </w:pPr>
          </w:p>
          <w:p w14:paraId="722CFF24" w14:textId="77777777" w:rsidR="00D31F3A" w:rsidRPr="00E443DE" w:rsidRDefault="00D31F3A" w:rsidP="00D31F3A">
            <w:pPr>
              <w:keepNext/>
              <w:rPr>
                <w:sz w:val="10"/>
                <w:szCs w:val="10"/>
              </w:rPr>
            </w:pPr>
          </w:p>
          <w:p w14:paraId="43450A01" w14:textId="77777777" w:rsidR="00D31F3A" w:rsidRPr="00E443DE" w:rsidRDefault="00D31F3A" w:rsidP="00D31F3A">
            <w:pPr>
              <w:keepNext/>
              <w:rPr>
                <w:rFonts w:ascii="Calibri" w:hAnsi="Calibri"/>
                <w:sz w:val="10"/>
                <w:szCs w:val="10"/>
              </w:rPr>
            </w:pPr>
            <w:r w:rsidRPr="00E443DE">
              <w:rPr>
                <w:rFonts w:ascii="Calibri" w:hAnsi="Calibri"/>
                <w:sz w:val="10"/>
                <w:szCs w:val="10"/>
              </w:rPr>
              <w:t>note: reference applicable values as follows:</w:t>
            </w:r>
          </w:p>
          <w:p w14:paraId="4A9DA101" w14:textId="77777777" w:rsidR="00D31F3A" w:rsidRPr="00E443DE" w:rsidRDefault="00D31F3A" w:rsidP="00D31F3A">
            <w:pPr>
              <w:keepNext/>
              <w:rPr>
                <w:rFonts w:ascii="Calibri" w:hAnsi="Calibri"/>
                <w:sz w:val="10"/>
                <w:szCs w:val="10"/>
              </w:rPr>
            </w:pPr>
            <w:r w:rsidRPr="00E443DE">
              <w:rPr>
                <w:rFonts w:ascii="Calibri" w:hAnsi="Calibri"/>
                <w:sz w:val="10"/>
                <w:szCs w:val="10"/>
              </w:rPr>
              <w:t>**D02 on MCH-01a</w:t>
            </w:r>
          </w:p>
          <w:p w14:paraId="1C3678A2" w14:textId="77777777" w:rsidR="00D31F3A" w:rsidRPr="00E443DE" w:rsidRDefault="00D31F3A" w:rsidP="00D31F3A">
            <w:pPr>
              <w:keepNext/>
              <w:rPr>
                <w:rFonts w:ascii="Calibri" w:hAnsi="Calibri"/>
                <w:sz w:val="10"/>
                <w:szCs w:val="10"/>
              </w:rPr>
            </w:pPr>
            <w:r w:rsidRPr="00E443DE">
              <w:rPr>
                <w:rFonts w:ascii="Calibri" w:hAnsi="Calibri"/>
                <w:sz w:val="10"/>
                <w:szCs w:val="10"/>
              </w:rPr>
              <w:t>**D02 on MCH-01d</w:t>
            </w:r>
          </w:p>
          <w:p w14:paraId="70BEAD73" w14:textId="77777777" w:rsidR="00D31F3A" w:rsidRPr="00E443DE" w:rsidRDefault="00D31F3A" w:rsidP="00D31F3A">
            <w:pPr>
              <w:keepNext/>
              <w:rPr>
                <w:rFonts w:ascii="Calibri" w:hAnsi="Calibri"/>
                <w:sz w:val="10"/>
                <w:szCs w:val="10"/>
              </w:rPr>
            </w:pPr>
          </w:p>
          <w:p w14:paraId="5E11035F" w14:textId="77777777" w:rsidR="00D31F3A" w:rsidRPr="00E443DE" w:rsidRDefault="00D31F3A" w:rsidP="00D31F3A">
            <w:pPr>
              <w:keepNext/>
              <w:rPr>
                <w:rFonts w:ascii="Calibri" w:hAnsi="Calibri"/>
                <w:b/>
                <w:sz w:val="10"/>
                <w:szCs w:val="10"/>
              </w:rPr>
            </w:pPr>
            <w:r w:rsidRPr="00E443DE">
              <w:rPr>
                <w:rFonts w:ascii="Calibri" w:hAnsi="Calibri"/>
                <w:b/>
                <w:sz w:val="10"/>
                <w:szCs w:val="10"/>
              </w:rPr>
              <w:t>note: the "Area Served" text in D02 on MCH-01a, and MCH-01d is required to be unique in each dwelling (unique within the scope of each MCH-01), thus D02 is a useful key for finding associated data in other tables on the MCH-01 for a specific system</w:t>
            </w:r>
          </w:p>
          <w:p w14:paraId="11115D51" w14:textId="0866CC2B" w:rsidR="00D31F3A" w:rsidRPr="00E443DE"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2AF146A0" w14:textId="472F3BC3" w:rsidR="00D31F3A" w:rsidRPr="00E443DE" w:rsidRDefault="00D31F3A" w:rsidP="00C23414">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-MCH-01&gt;&gt;</w:t>
            </w:r>
          </w:p>
          <w:p w14:paraId="520722BF" w14:textId="77777777" w:rsidR="00D31F3A" w:rsidRPr="00E443DE" w:rsidRDefault="00D31F3A" w:rsidP="00C23414">
            <w:pPr>
              <w:keepNext/>
              <w:rPr>
                <w:rFonts w:ascii="Calibri" w:hAnsi="Calibri"/>
                <w:sz w:val="12"/>
                <w:szCs w:val="12"/>
              </w:rPr>
            </w:pPr>
          </w:p>
          <w:p w14:paraId="783B3924" w14:textId="77777777" w:rsidR="00D31F3A" w:rsidRPr="00E443DE" w:rsidRDefault="00D31F3A" w:rsidP="00D31F3A">
            <w:pPr>
              <w:keepNext/>
              <w:rPr>
                <w:rFonts w:ascii="Calibri" w:hAnsi="Calibri"/>
                <w:sz w:val="12"/>
                <w:szCs w:val="12"/>
              </w:rPr>
            </w:pPr>
            <w:r w:rsidRPr="00E443DE">
              <w:rPr>
                <w:rFonts w:ascii="Calibri" w:hAnsi="Calibri"/>
                <w:sz w:val="12"/>
                <w:szCs w:val="12"/>
              </w:rPr>
              <w:t>note: reference applicable values as follows:</w:t>
            </w:r>
          </w:p>
          <w:p w14:paraId="130C2167" w14:textId="77777777" w:rsidR="00D31F3A" w:rsidRPr="00E443DE" w:rsidRDefault="00D31F3A" w:rsidP="00D31F3A">
            <w:pPr>
              <w:keepNext/>
              <w:rPr>
                <w:rFonts w:ascii="Calibri" w:hAnsi="Calibri"/>
                <w:sz w:val="12"/>
                <w:szCs w:val="12"/>
              </w:rPr>
            </w:pPr>
            <w:r w:rsidRPr="00E443DE">
              <w:rPr>
                <w:rFonts w:ascii="Calibri" w:hAnsi="Calibri"/>
                <w:sz w:val="12"/>
                <w:szCs w:val="12"/>
              </w:rPr>
              <w:t>**G03 on MCH-01a for split systems,</w:t>
            </w:r>
          </w:p>
          <w:p w14:paraId="536A21B1" w14:textId="77777777" w:rsidR="00D31F3A" w:rsidRPr="00E443DE" w:rsidRDefault="00D31F3A" w:rsidP="00D31F3A">
            <w:pPr>
              <w:keepNext/>
              <w:rPr>
                <w:rFonts w:ascii="Calibri" w:hAnsi="Calibri"/>
                <w:sz w:val="12"/>
                <w:szCs w:val="12"/>
              </w:rPr>
            </w:pPr>
            <w:r w:rsidRPr="00E443DE">
              <w:rPr>
                <w:rFonts w:ascii="Calibri" w:hAnsi="Calibri"/>
                <w:sz w:val="12"/>
                <w:szCs w:val="12"/>
              </w:rPr>
              <w:t>**H03 on MCH-01d for split systems,</w:t>
            </w:r>
          </w:p>
          <w:p w14:paraId="299B62C3" w14:textId="77777777" w:rsidR="00D31F3A" w:rsidRPr="00E443DE" w:rsidRDefault="00D31F3A" w:rsidP="00D31F3A">
            <w:pPr>
              <w:keepNext/>
              <w:rPr>
                <w:rFonts w:ascii="Calibri" w:hAnsi="Calibri"/>
                <w:sz w:val="12"/>
                <w:szCs w:val="12"/>
              </w:rPr>
            </w:pPr>
            <w:r w:rsidRPr="00E443DE">
              <w:rPr>
                <w:rFonts w:ascii="Calibri" w:hAnsi="Calibri"/>
                <w:sz w:val="12"/>
                <w:szCs w:val="12"/>
              </w:rPr>
              <w:t>**J03 on MCH-01a for packaged systems,</w:t>
            </w:r>
          </w:p>
          <w:p w14:paraId="6235A1EC" w14:textId="4928960D" w:rsidR="00D31F3A" w:rsidRPr="00E443DE" w:rsidRDefault="00D31F3A" w:rsidP="00D31F3A">
            <w:pPr>
              <w:keepNext/>
              <w:rPr>
                <w:rFonts w:ascii="Calibri" w:hAnsi="Calibri"/>
                <w:sz w:val="12"/>
                <w:szCs w:val="12"/>
              </w:rPr>
            </w:pPr>
            <w:r w:rsidRPr="00E443DE">
              <w:rPr>
                <w:rFonts w:ascii="Calibri" w:hAnsi="Calibri"/>
                <w:sz w:val="12"/>
                <w:szCs w:val="12"/>
              </w:rPr>
              <w:t>**either K03 or L03 on MCH-01d for packaged systems</w:t>
            </w:r>
          </w:p>
        </w:tc>
        <w:tc>
          <w:tcPr>
            <w:tcW w:w="1170" w:type="dxa"/>
            <w:tcBorders>
              <w:bottom w:val="single" w:sz="4" w:space="0" w:color="auto"/>
            </w:tcBorders>
            <w:tcMar>
              <w:left w:w="14" w:type="dxa"/>
              <w:right w:w="14" w:type="dxa"/>
            </w:tcMar>
          </w:tcPr>
          <w:p w14:paraId="5ABC34C5" w14:textId="7A1484E6" w:rsidR="00D31F3A" w:rsidRPr="00E443DE" w:rsidRDefault="00D31F3A" w:rsidP="00D31F3A">
            <w:pPr>
              <w:keepNext/>
              <w:rPr>
                <w:rFonts w:ascii="Calibri" w:hAnsi="Calibri"/>
                <w:sz w:val="12"/>
                <w:szCs w:val="12"/>
              </w:rPr>
            </w:pPr>
            <w:r w:rsidRPr="00E443DE">
              <w:rPr>
                <w:rFonts w:ascii="Calibri" w:hAnsi="Calibri"/>
                <w:sz w:val="12"/>
                <w:szCs w:val="12"/>
              </w:rPr>
              <w:t xml:space="preserve">&lt;&lt; auto filled text: referenced from </w:t>
            </w:r>
            <w:r w:rsidR="00A57B1D" w:rsidRPr="00E443DE">
              <w:rPr>
                <w:rFonts w:ascii="Calibri" w:hAnsi="Calibri"/>
                <w:sz w:val="12"/>
                <w:szCs w:val="12"/>
              </w:rPr>
              <w:t>LMCI</w:t>
            </w:r>
            <w:r w:rsidRPr="00E443DE">
              <w:rPr>
                <w:rFonts w:ascii="Calibri" w:hAnsi="Calibri"/>
                <w:sz w:val="12"/>
                <w:szCs w:val="12"/>
              </w:rPr>
              <w:t>-MCH-01 if a value is available in G04 on MCH-01a or H04 on MCH-01d, else value=n/a&gt;&gt;</w:t>
            </w:r>
          </w:p>
          <w:p w14:paraId="0A1A7B64" w14:textId="0A1DC64E" w:rsidR="00D31F3A" w:rsidRPr="00E443DE" w:rsidRDefault="00D31F3A" w:rsidP="00D31F3A">
            <w:pPr>
              <w:keepNext/>
              <w:rPr>
                <w:rFonts w:ascii="Calibri" w:hAnsi="Calibri"/>
                <w:sz w:val="12"/>
                <w:szCs w:val="12"/>
              </w:rPr>
            </w:pPr>
          </w:p>
        </w:tc>
        <w:tc>
          <w:tcPr>
            <w:tcW w:w="990" w:type="dxa"/>
            <w:tcBorders>
              <w:bottom w:val="single" w:sz="4" w:space="0" w:color="auto"/>
            </w:tcBorders>
            <w:tcMar>
              <w:left w:w="14" w:type="dxa"/>
              <w:right w:w="14" w:type="dxa"/>
            </w:tcMar>
          </w:tcPr>
          <w:p w14:paraId="0EA5D52A" w14:textId="3352AC29" w:rsidR="006A02F5" w:rsidRPr="00E443DE" w:rsidRDefault="006A02F5" w:rsidP="006A02F5">
            <w:pPr>
              <w:keepNext/>
              <w:rPr>
                <w:rFonts w:ascii="Calibri" w:hAnsi="Calibri"/>
                <w:sz w:val="12"/>
                <w:szCs w:val="12"/>
              </w:rPr>
            </w:pPr>
            <w:r w:rsidRPr="00E443DE">
              <w:rPr>
                <w:rFonts w:ascii="Calibri" w:hAnsi="Calibri"/>
                <w:sz w:val="12"/>
                <w:szCs w:val="12"/>
              </w:rPr>
              <w:t>&lt;&lt;user input alphanumeric text string max 50 characters&gt;&gt;</w:t>
            </w:r>
          </w:p>
          <w:p w14:paraId="05A37019" w14:textId="77777777" w:rsidR="006A02F5" w:rsidRPr="00E443DE" w:rsidRDefault="006A02F5" w:rsidP="006A02F5">
            <w:pPr>
              <w:keepNext/>
              <w:rPr>
                <w:rFonts w:ascii="Calibri" w:hAnsi="Calibri"/>
                <w:sz w:val="12"/>
                <w:szCs w:val="12"/>
              </w:rPr>
            </w:pPr>
          </w:p>
          <w:p w14:paraId="3E91CF19" w14:textId="76EF29E7" w:rsidR="00D31F3A" w:rsidRPr="00E443DE" w:rsidRDefault="00D31F3A" w:rsidP="006A02F5">
            <w:pPr>
              <w:keepNext/>
              <w:rPr>
                <w:rFonts w:ascii="Calibri" w:hAnsi="Calibri"/>
                <w:sz w:val="12"/>
                <w:szCs w:val="12"/>
              </w:rPr>
            </w:pPr>
          </w:p>
        </w:tc>
        <w:tc>
          <w:tcPr>
            <w:tcW w:w="990" w:type="dxa"/>
            <w:tcBorders>
              <w:bottom w:val="single" w:sz="4" w:space="0" w:color="auto"/>
            </w:tcBorders>
            <w:tcMar>
              <w:left w:w="14" w:type="dxa"/>
              <w:right w:w="14" w:type="dxa"/>
            </w:tcMar>
          </w:tcPr>
          <w:p w14:paraId="26B84D75" w14:textId="0A4EB03E" w:rsidR="006A02F5" w:rsidRPr="00E443DE" w:rsidRDefault="006A02F5" w:rsidP="00C23414">
            <w:pPr>
              <w:keepNext/>
              <w:rPr>
                <w:rFonts w:ascii="Calibri" w:hAnsi="Calibri"/>
                <w:sz w:val="12"/>
                <w:szCs w:val="12"/>
              </w:rPr>
            </w:pPr>
            <w:r w:rsidRPr="00E443DE">
              <w:rPr>
                <w:rFonts w:ascii="Calibri" w:hAnsi="Calibri"/>
                <w:sz w:val="12"/>
                <w:szCs w:val="12"/>
              </w:rPr>
              <w:t>&lt;&lt;user input alphanumeric text string max 50 characters&gt;&gt;</w:t>
            </w:r>
          </w:p>
          <w:p w14:paraId="1E06046F" w14:textId="77777777" w:rsidR="006A02F5" w:rsidRPr="00E443DE" w:rsidRDefault="006A02F5" w:rsidP="00C23414">
            <w:pPr>
              <w:keepNext/>
              <w:rPr>
                <w:rFonts w:ascii="Calibri" w:hAnsi="Calibri"/>
                <w:sz w:val="12"/>
                <w:szCs w:val="12"/>
              </w:rPr>
            </w:pPr>
          </w:p>
          <w:p w14:paraId="3D3015ED" w14:textId="77777777" w:rsidR="006A02F5" w:rsidRPr="00E443DE" w:rsidRDefault="006A02F5" w:rsidP="00C23414">
            <w:pPr>
              <w:keepNext/>
              <w:rPr>
                <w:rFonts w:ascii="Calibri" w:hAnsi="Calibri"/>
                <w:sz w:val="12"/>
                <w:szCs w:val="12"/>
              </w:rPr>
            </w:pPr>
          </w:p>
          <w:p w14:paraId="7AC2CF4A" w14:textId="502775C8" w:rsidR="00D31F3A" w:rsidRPr="00E443DE"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398E084F" w14:textId="1492D08B" w:rsidR="00DA245A" w:rsidRPr="00E443DE" w:rsidRDefault="00D31F3A" w:rsidP="00C23414">
            <w:pPr>
              <w:keepNext/>
              <w:rPr>
                <w:rFonts w:ascii="Calibri" w:hAnsi="Calibri"/>
                <w:sz w:val="12"/>
                <w:szCs w:val="12"/>
              </w:rPr>
            </w:pPr>
            <w:r w:rsidRPr="00E443DE">
              <w:rPr>
                <w:rFonts w:ascii="Calibri" w:hAnsi="Calibri"/>
                <w:sz w:val="12"/>
                <w:szCs w:val="12"/>
              </w:rPr>
              <w:t xml:space="preserve">&lt;&lt;If </w:t>
            </w:r>
            <w:r w:rsidR="00DA245A" w:rsidRPr="00E443DE">
              <w:rPr>
                <w:rFonts w:ascii="Calibri" w:hAnsi="Calibri"/>
                <w:sz w:val="12"/>
                <w:szCs w:val="12"/>
              </w:rPr>
              <w:t>B07=n/a, then value=n/a;</w:t>
            </w:r>
          </w:p>
          <w:p w14:paraId="5F57332B" w14:textId="6CD9B986" w:rsidR="001F78D5" w:rsidRPr="00E443DE" w:rsidRDefault="001F78D5" w:rsidP="00C23414">
            <w:pPr>
              <w:keepNext/>
              <w:rPr>
                <w:rFonts w:ascii="Calibri" w:hAnsi="Calibri"/>
                <w:sz w:val="12"/>
                <w:szCs w:val="12"/>
              </w:rPr>
            </w:pPr>
          </w:p>
          <w:p w14:paraId="77AF44DC" w14:textId="6B069098" w:rsidR="001F78D5" w:rsidRPr="00E443DE" w:rsidRDefault="001F78D5" w:rsidP="00C23414">
            <w:pPr>
              <w:keepNext/>
              <w:rPr>
                <w:rFonts w:ascii="Calibri" w:hAnsi="Calibri"/>
                <w:sz w:val="12"/>
                <w:szCs w:val="12"/>
              </w:rPr>
            </w:pPr>
            <w:r w:rsidRPr="00E443DE">
              <w:rPr>
                <w:rFonts w:ascii="Calibri" w:hAnsi="Calibri"/>
                <w:sz w:val="12"/>
                <w:szCs w:val="12"/>
              </w:rPr>
              <w:t>else user input alphanumeric text string max 50 characters&gt;&gt;</w:t>
            </w:r>
          </w:p>
          <w:p w14:paraId="0B005625" w14:textId="19F78C4B" w:rsidR="001F78D5" w:rsidRPr="00E443DE" w:rsidRDefault="001F78D5" w:rsidP="00C23414">
            <w:pPr>
              <w:keepNext/>
              <w:rPr>
                <w:rFonts w:ascii="Calibri" w:hAnsi="Calibri"/>
                <w:sz w:val="12"/>
                <w:szCs w:val="12"/>
              </w:rPr>
            </w:pPr>
          </w:p>
          <w:p w14:paraId="48CDEBBE" w14:textId="77777777" w:rsidR="001F78D5" w:rsidRPr="00E443DE" w:rsidRDefault="001F78D5" w:rsidP="00C23414">
            <w:pPr>
              <w:keepNext/>
              <w:rPr>
                <w:rFonts w:ascii="Calibri" w:hAnsi="Calibri"/>
                <w:sz w:val="12"/>
                <w:szCs w:val="12"/>
              </w:rPr>
            </w:pPr>
          </w:p>
          <w:p w14:paraId="21CCBEC0" w14:textId="32D6A28C" w:rsidR="00D31F3A" w:rsidRPr="00E443DE" w:rsidRDefault="00D31F3A" w:rsidP="00C23414">
            <w:pPr>
              <w:keepNext/>
              <w:rPr>
                <w:rFonts w:ascii="Calibri" w:hAnsi="Calibri"/>
                <w:sz w:val="12"/>
                <w:szCs w:val="12"/>
              </w:rPr>
            </w:pPr>
          </w:p>
          <w:p w14:paraId="693D98B9" w14:textId="77777777" w:rsidR="00D31F3A" w:rsidRPr="00E443DE" w:rsidRDefault="00D31F3A" w:rsidP="00C23414">
            <w:pPr>
              <w:keepNext/>
              <w:rPr>
                <w:rFonts w:ascii="Calibri" w:hAnsi="Calibri"/>
                <w:sz w:val="12"/>
                <w:szCs w:val="12"/>
              </w:rPr>
            </w:pPr>
          </w:p>
          <w:p w14:paraId="1E974897" w14:textId="34AAEEBF" w:rsidR="00D31F3A" w:rsidRPr="00E443DE"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65C5B9A8" w14:textId="77777777" w:rsidR="001F78D5" w:rsidRPr="00E443DE" w:rsidRDefault="00D31F3A" w:rsidP="00C23414">
            <w:pPr>
              <w:keepNext/>
              <w:rPr>
                <w:rFonts w:ascii="Calibri" w:hAnsi="Calibri"/>
                <w:sz w:val="12"/>
                <w:szCs w:val="12"/>
              </w:rPr>
            </w:pPr>
            <w:r w:rsidRPr="00E443DE">
              <w:rPr>
                <w:rFonts w:ascii="Calibri" w:hAnsi="Calibri"/>
                <w:sz w:val="12"/>
                <w:szCs w:val="12"/>
              </w:rPr>
              <w:t xml:space="preserve">&lt;&lt;If </w:t>
            </w:r>
            <w:r w:rsidR="001F78D5" w:rsidRPr="00E443DE">
              <w:rPr>
                <w:rFonts w:ascii="Calibri" w:hAnsi="Calibri"/>
                <w:sz w:val="12"/>
                <w:szCs w:val="12"/>
              </w:rPr>
              <w:t>B08=n/a, then value=n/a</w:t>
            </w:r>
          </w:p>
          <w:p w14:paraId="0C94101C" w14:textId="77777777" w:rsidR="001F78D5" w:rsidRPr="00E443DE" w:rsidRDefault="001F78D5" w:rsidP="00C23414">
            <w:pPr>
              <w:keepNext/>
              <w:rPr>
                <w:rFonts w:ascii="Calibri" w:hAnsi="Calibri"/>
                <w:sz w:val="12"/>
                <w:szCs w:val="12"/>
              </w:rPr>
            </w:pPr>
          </w:p>
          <w:p w14:paraId="3184B9DD" w14:textId="43C10C0C" w:rsidR="001F78D5" w:rsidRPr="00E443DE" w:rsidRDefault="001F78D5" w:rsidP="00C23414">
            <w:pPr>
              <w:keepNext/>
              <w:rPr>
                <w:rFonts w:ascii="Calibri" w:hAnsi="Calibri"/>
                <w:sz w:val="12"/>
                <w:szCs w:val="12"/>
              </w:rPr>
            </w:pPr>
            <w:r w:rsidRPr="00E443DE">
              <w:rPr>
                <w:rFonts w:ascii="Calibri" w:hAnsi="Calibri"/>
                <w:sz w:val="12"/>
                <w:szCs w:val="12"/>
              </w:rPr>
              <w:t>else user input alphanumeric text string max 50 characters&gt;&gt;</w:t>
            </w:r>
          </w:p>
          <w:p w14:paraId="0111E07C" w14:textId="77777777" w:rsidR="001F78D5" w:rsidRPr="00E443DE" w:rsidRDefault="001F78D5" w:rsidP="00C23414">
            <w:pPr>
              <w:keepNext/>
              <w:rPr>
                <w:rFonts w:ascii="Calibri" w:hAnsi="Calibri"/>
                <w:sz w:val="12"/>
                <w:szCs w:val="12"/>
              </w:rPr>
            </w:pPr>
          </w:p>
          <w:p w14:paraId="2C0094DA" w14:textId="1C95F2AD" w:rsidR="00D31F3A" w:rsidRPr="00E443DE" w:rsidRDefault="00D31F3A" w:rsidP="00C23414">
            <w:pPr>
              <w:keepNext/>
              <w:rPr>
                <w:rFonts w:ascii="Calibri" w:hAnsi="Calibri"/>
                <w:sz w:val="12"/>
                <w:szCs w:val="12"/>
              </w:rPr>
            </w:pPr>
          </w:p>
          <w:p w14:paraId="2D5B2E49" w14:textId="77777777" w:rsidR="00D31F3A" w:rsidRPr="00E443DE" w:rsidRDefault="00D31F3A" w:rsidP="00C23414">
            <w:pPr>
              <w:keepNext/>
              <w:rPr>
                <w:rFonts w:ascii="Calibri" w:hAnsi="Calibri"/>
                <w:sz w:val="12"/>
                <w:szCs w:val="12"/>
              </w:rPr>
            </w:pPr>
          </w:p>
          <w:p w14:paraId="2CC88254" w14:textId="7C0A7299" w:rsidR="00D31F3A" w:rsidRPr="00E443DE"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2F1A7485" w14:textId="37DB51DE" w:rsidR="001F78D5" w:rsidRPr="00E443DE" w:rsidRDefault="00D31F3A" w:rsidP="001F78D5">
            <w:pPr>
              <w:keepNext/>
              <w:rPr>
                <w:rFonts w:ascii="Calibri" w:hAnsi="Calibri"/>
                <w:sz w:val="12"/>
                <w:szCs w:val="12"/>
              </w:rPr>
            </w:pPr>
            <w:r w:rsidRPr="00E443DE">
              <w:rPr>
                <w:rFonts w:ascii="Calibri" w:hAnsi="Calibri"/>
                <w:sz w:val="12"/>
                <w:szCs w:val="12"/>
              </w:rPr>
              <w:t>&lt;&lt;</w:t>
            </w:r>
            <w:r w:rsidR="001F78D5" w:rsidRPr="00E443DE">
              <w:rPr>
                <w:rFonts w:ascii="Calibri" w:hAnsi="Calibri"/>
                <w:sz w:val="12"/>
                <w:szCs w:val="12"/>
              </w:rPr>
              <w:t xml:space="preserve"> if A0</w:t>
            </w:r>
            <w:r w:rsidR="00115611" w:rsidRPr="00E443DE">
              <w:rPr>
                <w:rFonts w:ascii="Calibri" w:hAnsi="Calibri"/>
                <w:sz w:val="12"/>
                <w:szCs w:val="12"/>
              </w:rPr>
              <w:t>9</w:t>
            </w:r>
            <w:r w:rsidR="001F78D5" w:rsidRPr="00E443DE">
              <w:rPr>
                <w:rFonts w:ascii="Calibri" w:hAnsi="Calibri"/>
                <w:sz w:val="12"/>
                <w:szCs w:val="12"/>
              </w:rPr>
              <w:t xml:space="preserve">≠[furnace air-handling unit], </w:t>
            </w:r>
          </w:p>
          <w:p w14:paraId="0FBBFED8" w14:textId="24F4DCDF" w:rsidR="001F78D5" w:rsidRPr="00E443DE" w:rsidRDefault="001F78D5" w:rsidP="001F78D5">
            <w:pPr>
              <w:keepNext/>
              <w:rPr>
                <w:rFonts w:ascii="Calibri" w:hAnsi="Calibri"/>
                <w:sz w:val="12"/>
                <w:szCs w:val="12"/>
              </w:rPr>
            </w:pPr>
            <w:r w:rsidRPr="00E443DE">
              <w:rPr>
                <w:rFonts w:ascii="Calibri" w:hAnsi="Calibri"/>
                <w:sz w:val="12"/>
                <w:szCs w:val="12"/>
              </w:rPr>
              <w:t>then value=n/a,</w:t>
            </w:r>
          </w:p>
          <w:p w14:paraId="291799A9" w14:textId="77777777" w:rsidR="001F78D5" w:rsidRPr="00E443DE" w:rsidRDefault="001F78D5" w:rsidP="00C23414">
            <w:pPr>
              <w:keepNext/>
              <w:rPr>
                <w:rFonts w:ascii="Calibri" w:hAnsi="Calibri"/>
                <w:sz w:val="12"/>
                <w:szCs w:val="12"/>
              </w:rPr>
            </w:pPr>
          </w:p>
          <w:p w14:paraId="7F1AE769" w14:textId="51EDC125" w:rsidR="001F78D5" w:rsidRPr="00E443DE" w:rsidRDefault="001F78D5" w:rsidP="00C23414">
            <w:pPr>
              <w:keepNext/>
              <w:rPr>
                <w:rFonts w:ascii="Calibri" w:hAnsi="Calibri"/>
                <w:sz w:val="12"/>
                <w:szCs w:val="12"/>
              </w:rPr>
            </w:pPr>
            <w:r w:rsidRPr="00E443DE">
              <w:rPr>
                <w:rFonts w:ascii="Calibri" w:hAnsi="Calibri"/>
                <w:sz w:val="12"/>
                <w:szCs w:val="12"/>
              </w:rPr>
              <w:t>else user input alphanumeric text string max 50 characters&gt;&gt;</w:t>
            </w:r>
          </w:p>
          <w:p w14:paraId="4AA46107" w14:textId="77777777" w:rsidR="001F78D5" w:rsidRPr="00E443DE" w:rsidRDefault="001F78D5" w:rsidP="00C23414">
            <w:pPr>
              <w:keepNext/>
              <w:rPr>
                <w:rFonts w:ascii="Calibri" w:hAnsi="Calibri"/>
                <w:sz w:val="8"/>
                <w:szCs w:val="8"/>
              </w:rPr>
            </w:pPr>
          </w:p>
          <w:p w14:paraId="233C9035" w14:textId="09112D9F" w:rsidR="00D31F3A" w:rsidRPr="00E443DE" w:rsidRDefault="00D31F3A" w:rsidP="003B4240">
            <w:pPr>
              <w:keepNext/>
              <w:rPr>
                <w:rFonts w:ascii="Calibri" w:hAnsi="Calibri"/>
                <w:sz w:val="12"/>
                <w:szCs w:val="12"/>
              </w:rPr>
            </w:pPr>
          </w:p>
        </w:tc>
        <w:tc>
          <w:tcPr>
            <w:tcW w:w="985" w:type="dxa"/>
            <w:tcBorders>
              <w:bottom w:val="single" w:sz="4" w:space="0" w:color="auto"/>
            </w:tcBorders>
            <w:tcMar>
              <w:left w:w="14" w:type="dxa"/>
              <w:right w:w="14" w:type="dxa"/>
            </w:tcMar>
          </w:tcPr>
          <w:p w14:paraId="46701768" w14:textId="730FF092" w:rsidR="001F78D5" w:rsidRPr="00E443DE" w:rsidRDefault="00D31F3A" w:rsidP="001F78D5">
            <w:pPr>
              <w:keepNext/>
              <w:rPr>
                <w:rFonts w:ascii="Calibri" w:hAnsi="Calibri"/>
                <w:sz w:val="12"/>
                <w:szCs w:val="12"/>
              </w:rPr>
            </w:pPr>
            <w:r w:rsidRPr="00E443DE">
              <w:rPr>
                <w:rFonts w:ascii="Calibri" w:hAnsi="Calibri"/>
                <w:sz w:val="12"/>
                <w:szCs w:val="12"/>
              </w:rPr>
              <w:t>&lt;&lt;</w:t>
            </w:r>
            <w:r w:rsidR="001F78D5" w:rsidRPr="00E443DE">
              <w:rPr>
                <w:rFonts w:ascii="Calibri" w:hAnsi="Calibri"/>
                <w:sz w:val="12"/>
                <w:szCs w:val="12"/>
              </w:rPr>
              <w:t xml:space="preserve"> if A0</w:t>
            </w:r>
            <w:r w:rsidR="00115611" w:rsidRPr="00E443DE">
              <w:rPr>
                <w:rFonts w:ascii="Calibri" w:hAnsi="Calibri"/>
                <w:sz w:val="12"/>
                <w:szCs w:val="12"/>
              </w:rPr>
              <w:t>9</w:t>
            </w:r>
            <w:r w:rsidR="001F78D5" w:rsidRPr="00E443DE">
              <w:rPr>
                <w:rFonts w:ascii="Calibri" w:hAnsi="Calibri"/>
                <w:sz w:val="12"/>
                <w:szCs w:val="12"/>
              </w:rPr>
              <w:t xml:space="preserve">≠[furnace air-handling unit], </w:t>
            </w:r>
          </w:p>
          <w:p w14:paraId="7D6B7D78" w14:textId="553ED551" w:rsidR="001F78D5" w:rsidRPr="00E443DE" w:rsidRDefault="001F78D5" w:rsidP="001F78D5">
            <w:pPr>
              <w:keepNext/>
              <w:rPr>
                <w:rFonts w:ascii="Calibri" w:hAnsi="Calibri"/>
                <w:sz w:val="12"/>
                <w:szCs w:val="12"/>
              </w:rPr>
            </w:pPr>
            <w:r w:rsidRPr="00E443DE">
              <w:rPr>
                <w:rFonts w:ascii="Calibri" w:hAnsi="Calibri"/>
                <w:sz w:val="12"/>
                <w:szCs w:val="12"/>
              </w:rPr>
              <w:t>then value=n/a,</w:t>
            </w:r>
          </w:p>
          <w:p w14:paraId="09DB140A" w14:textId="2CB60266" w:rsidR="001F78D5" w:rsidRPr="00E443DE" w:rsidRDefault="001F78D5" w:rsidP="003B4240">
            <w:pPr>
              <w:keepNext/>
              <w:rPr>
                <w:rFonts w:ascii="Calibri" w:hAnsi="Calibri"/>
                <w:sz w:val="12"/>
                <w:szCs w:val="12"/>
              </w:rPr>
            </w:pPr>
          </w:p>
          <w:p w14:paraId="5D86D613" w14:textId="191A2AB7" w:rsidR="001F78D5" w:rsidRPr="00E443DE" w:rsidRDefault="001F78D5" w:rsidP="003B4240">
            <w:pPr>
              <w:keepNext/>
              <w:rPr>
                <w:rFonts w:ascii="Calibri" w:hAnsi="Calibri"/>
                <w:sz w:val="12"/>
                <w:szCs w:val="12"/>
              </w:rPr>
            </w:pPr>
            <w:r w:rsidRPr="00E443DE">
              <w:rPr>
                <w:rFonts w:ascii="Calibri" w:hAnsi="Calibri"/>
                <w:sz w:val="12"/>
                <w:szCs w:val="12"/>
              </w:rPr>
              <w:t>else user input alphanumeric text string max 50 characters&gt;&gt;</w:t>
            </w:r>
          </w:p>
          <w:p w14:paraId="27FA7B0F" w14:textId="33E3EA29" w:rsidR="001F78D5" w:rsidRPr="00E443DE" w:rsidRDefault="001F78D5" w:rsidP="003B4240">
            <w:pPr>
              <w:keepNext/>
              <w:rPr>
                <w:rFonts w:ascii="Calibri" w:hAnsi="Calibri"/>
                <w:sz w:val="12"/>
                <w:szCs w:val="12"/>
              </w:rPr>
            </w:pPr>
          </w:p>
          <w:p w14:paraId="657503DD" w14:textId="391DACCF" w:rsidR="00D31F3A" w:rsidRPr="00E443DE" w:rsidRDefault="00D31F3A" w:rsidP="003B4240">
            <w:pPr>
              <w:keepNext/>
              <w:rPr>
                <w:rFonts w:ascii="Calibri" w:hAnsi="Calibri"/>
                <w:sz w:val="12"/>
                <w:szCs w:val="12"/>
              </w:rPr>
            </w:pPr>
          </w:p>
        </w:tc>
      </w:tr>
      <w:tr w:rsidR="001E4168" w:rsidRPr="00E443DE" w14:paraId="7B1B0D77" w14:textId="77777777" w:rsidTr="00653798">
        <w:trPr>
          <w:cantSplit/>
          <w:trHeight w:val="144"/>
        </w:trPr>
        <w:tc>
          <w:tcPr>
            <w:tcW w:w="966" w:type="dxa"/>
            <w:tcBorders>
              <w:bottom w:val="single" w:sz="4" w:space="0" w:color="auto"/>
            </w:tcBorders>
            <w:vAlign w:val="center"/>
          </w:tcPr>
          <w:p w14:paraId="196B509D" w14:textId="77777777" w:rsidR="00D31F3A" w:rsidRPr="00E443DE" w:rsidRDefault="00D31F3A" w:rsidP="0079167B">
            <w:pPr>
              <w:keepNext/>
              <w:rPr>
                <w:rFonts w:ascii="Calibri" w:hAnsi="Calibri"/>
                <w:sz w:val="18"/>
                <w:szCs w:val="18"/>
              </w:rPr>
            </w:pPr>
          </w:p>
        </w:tc>
        <w:tc>
          <w:tcPr>
            <w:tcW w:w="1369" w:type="dxa"/>
            <w:tcBorders>
              <w:bottom w:val="single" w:sz="4" w:space="0" w:color="auto"/>
            </w:tcBorders>
            <w:vAlign w:val="center"/>
          </w:tcPr>
          <w:p w14:paraId="45006436" w14:textId="77777777" w:rsidR="00D31F3A" w:rsidRPr="00E443DE" w:rsidRDefault="00D31F3A" w:rsidP="0079167B">
            <w:pPr>
              <w:keepNext/>
              <w:rPr>
                <w:rFonts w:ascii="Calibri" w:hAnsi="Calibri"/>
                <w:sz w:val="18"/>
                <w:szCs w:val="18"/>
              </w:rPr>
            </w:pPr>
          </w:p>
        </w:tc>
        <w:tc>
          <w:tcPr>
            <w:tcW w:w="1080" w:type="dxa"/>
            <w:tcBorders>
              <w:bottom w:val="single" w:sz="4" w:space="0" w:color="auto"/>
            </w:tcBorders>
            <w:vAlign w:val="center"/>
          </w:tcPr>
          <w:p w14:paraId="3B1148E7" w14:textId="77777777" w:rsidR="00D31F3A" w:rsidRPr="00E443DE" w:rsidRDefault="00D31F3A" w:rsidP="0079167B">
            <w:pPr>
              <w:keepNext/>
              <w:rPr>
                <w:rFonts w:ascii="Calibri" w:hAnsi="Calibri"/>
                <w:sz w:val="18"/>
                <w:szCs w:val="18"/>
              </w:rPr>
            </w:pPr>
          </w:p>
        </w:tc>
        <w:tc>
          <w:tcPr>
            <w:tcW w:w="1170" w:type="dxa"/>
            <w:tcBorders>
              <w:bottom w:val="single" w:sz="4" w:space="0" w:color="auto"/>
            </w:tcBorders>
          </w:tcPr>
          <w:p w14:paraId="4FB7030D" w14:textId="77777777" w:rsidR="00D31F3A" w:rsidRPr="00E443DE" w:rsidRDefault="00D31F3A" w:rsidP="0079167B">
            <w:pPr>
              <w:keepNext/>
              <w:rPr>
                <w:rFonts w:ascii="Calibri" w:hAnsi="Calibri"/>
                <w:sz w:val="18"/>
                <w:szCs w:val="18"/>
              </w:rPr>
            </w:pPr>
          </w:p>
        </w:tc>
        <w:tc>
          <w:tcPr>
            <w:tcW w:w="990" w:type="dxa"/>
            <w:tcBorders>
              <w:bottom w:val="single" w:sz="4" w:space="0" w:color="auto"/>
            </w:tcBorders>
            <w:vAlign w:val="center"/>
          </w:tcPr>
          <w:p w14:paraId="2126A53B" w14:textId="34FC5789" w:rsidR="00D31F3A" w:rsidRPr="00E443DE" w:rsidRDefault="00D31F3A" w:rsidP="0079167B">
            <w:pPr>
              <w:keepNext/>
              <w:rPr>
                <w:rFonts w:ascii="Calibri" w:hAnsi="Calibri"/>
                <w:sz w:val="18"/>
                <w:szCs w:val="18"/>
              </w:rPr>
            </w:pPr>
          </w:p>
        </w:tc>
        <w:tc>
          <w:tcPr>
            <w:tcW w:w="990" w:type="dxa"/>
            <w:tcBorders>
              <w:bottom w:val="single" w:sz="4" w:space="0" w:color="auto"/>
            </w:tcBorders>
            <w:vAlign w:val="center"/>
          </w:tcPr>
          <w:p w14:paraId="629D7DB5" w14:textId="77777777" w:rsidR="00D31F3A" w:rsidRPr="00E443DE" w:rsidRDefault="00D31F3A" w:rsidP="0079167B">
            <w:pPr>
              <w:keepNext/>
              <w:rPr>
                <w:rFonts w:ascii="Calibri" w:hAnsi="Calibri"/>
                <w:sz w:val="18"/>
                <w:szCs w:val="18"/>
              </w:rPr>
            </w:pPr>
          </w:p>
        </w:tc>
        <w:tc>
          <w:tcPr>
            <w:tcW w:w="1080" w:type="dxa"/>
            <w:tcBorders>
              <w:bottom w:val="single" w:sz="4" w:space="0" w:color="auto"/>
            </w:tcBorders>
            <w:vAlign w:val="center"/>
          </w:tcPr>
          <w:p w14:paraId="4EEC6836" w14:textId="77777777" w:rsidR="00D31F3A" w:rsidRPr="00E443DE" w:rsidRDefault="00D31F3A" w:rsidP="0079167B">
            <w:pPr>
              <w:keepNext/>
              <w:rPr>
                <w:rFonts w:ascii="Calibri" w:hAnsi="Calibri"/>
                <w:sz w:val="18"/>
                <w:szCs w:val="18"/>
              </w:rPr>
            </w:pPr>
          </w:p>
        </w:tc>
        <w:tc>
          <w:tcPr>
            <w:tcW w:w="1080" w:type="dxa"/>
            <w:tcBorders>
              <w:bottom w:val="single" w:sz="4" w:space="0" w:color="auto"/>
            </w:tcBorders>
            <w:vAlign w:val="center"/>
          </w:tcPr>
          <w:p w14:paraId="5E66C931" w14:textId="77777777" w:rsidR="00D31F3A" w:rsidRPr="00E443DE" w:rsidRDefault="00D31F3A" w:rsidP="0079167B">
            <w:pPr>
              <w:keepNext/>
              <w:rPr>
                <w:rFonts w:ascii="Calibri" w:hAnsi="Calibri"/>
                <w:sz w:val="18"/>
                <w:szCs w:val="18"/>
              </w:rPr>
            </w:pPr>
          </w:p>
        </w:tc>
        <w:tc>
          <w:tcPr>
            <w:tcW w:w="1080" w:type="dxa"/>
            <w:tcBorders>
              <w:bottom w:val="single" w:sz="4" w:space="0" w:color="auto"/>
            </w:tcBorders>
            <w:vAlign w:val="center"/>
          </w:tcPr>
          <w:p w14:paraId="28413405" w14:textId="77777777" w:rsidR="00D31F3A" w:rsidRPr="00E443DE" w:rsidRDefault="00D31F3A" w:rsidP="0079167B">
            <w:pPr>
              <w:keepNext/>
              <w:rPr>
                <w:rFonts w:ascii="Calibri" w:hAnsi="Calibri"/>
                <w:sz w:val="18"/>
                <w:szCs w:val="18"/>
              </w:rPr>
            </w:pPr>
          </w:p>
        </w:tc>
        <w:tc>
          <w:tcPr>
            <w:tcW w:w="985" w:type="dxa"/>
            <w:tcBorders>
              <w:bottom w:val="single" w:sz="4" w:space="0" w:color="auto"/>
            </w:tcBorders>
            <w:vAlign w:val="center"/>
          </w:tcPr>
          <w:p w14:paraId="687567C6" w14:textId="77777777" w:rsidR="00D31F3A" w:rsidRPr="00E443DE" w:rsidRDefault="00D31F3A" w:rsidP="0079167B">
            <w:pPr>
              <w:keepNext/>
              <w:rPr>
                <w:rFonts w:ascii="Calibri" w:hAnsi="Calibri"/>
                <w:sz w:val="18"/>
                <w:szCs w:val="18"/>
              </w:rPr>
            </w:pPr>
          </w:p>
        </w:tc>
      </w:tr>
    </w:tbl>
    <w:p w14:paraId="53CA3225" w14:textId="6C5EA129" w:rsidR="00AC2F1B" w:rsidRPr="00E443DE" w:rsidRDefault="00AC2F1B" w:rsidP="00FB0E35">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5910C2" w:rsidRPr="00E443DE" w14:paraId="7DC3DBBA" w14:textId="77777777" w:rsidTr="00D97E14">
        <w:trPr>
          <w:trHeight w:val="144"/>
        </w:trPr>
        <w:tc>
          <w:tcPr>
            <w:tcW w:w="10795" w:type="dxa"/>
            <w:gridSpan w:val="3"/>
            <w:tcBorders>
              <w:top w:val="single" w:sz="4" w:space="0" w:color="auto"/>
              <w:bottom w:val="single" w:sz="4" w:space="0" w:color="auto"/>
            </w:tcBorders>
            <w:vAlign w:val="center"/>
          </w:tcPr>
          <w:p w14:paraId="26EB5C77" w14:textId="7610591D" w:rsidR="005910C2" w:rsidRPr="00E443DE" w:rsidRDefault="00D5198E" w:rsidP="003B4240">
            <w:pPr>
              <w:keepNext/>
              <w:rPr>
                <w:rFonts w:ascii="Calibri" w:hAnsi="Calibri"/>
                <w:b/>
                <w:szCs w:val="18"/>
              </w:rPr>
            </w:pPr>
            <w:r w:rsidRPr="00E443DE">
              <w:rPr>
                <w:rFonts w:ascii="Calibri" w:hAnsi="Calibri"/>
                <w:b/>
                <w:szCs w:val="18"/>
              </w:rPr>
              <w:lastRenderedPageBreak/>
              <w:t>D</w:t>
            </w:r>
            <w:r w:rsidR="005910C2" w:rsidRPr="00E443DE">
              <w:rPr>
                <w:rFonts w:ascii="Calibri" w:hAnsi="Calibri"/>
                <w:b/>
                <w:szCs w:val="18"/>
              </w:rPr>
              <w:t>. Verified Cooling System SEER</w:t>
            </w:r>
            <w:r w:rsidR="00C722DF" w:rsidRPr="00E443DE">
              <w:rPr>
                <w:rFonts w:ascii="Calibri" w:hAnsi="Calibri"/>
                <w:b/>
                <w:szCs w:val="18"/>
              </w:rPr>
              <w:t>/</w:t>
            </w:r>
            <w:r w:rsidR="00126C0D" w:rsidRPr="00E443DE">
              <w:rPr>
                <w:rFonts w:ascii="Calibri" w:hAnsi="Calibri"/>
                <w:b/>
                <w:szCs w:val="18"/>
              </w:rPr>
              <w:t>SEER2</w:t>
            </w:r>
          </w:p>
          <w:p w14:paraId="7DC3DBB9" w14:textId="003B5C53" w:rsidR="009949F7" w:rsidRPr="00E443DE" w:rsidDel="004E3E8B" w:rsidRDefault="009949F7" w:rsidP="003B4240">
            <w:pPr>
              <w:keepNext/>
              <w:rPr>
                <w:rFonts w:ascii="Calibri" w:hAnsi="Calibri"/>
                <w:b/>
                <w:sz w:val="18"/>
                <w:szCs w:val="18"/>
              </w:rPr>
            </w:pPr>
            <w:r w:rsidRPr="00E443DE">
              <w:rPr>
                <w:rFonts w:ascii="Calibri" w:hAnsi="Calibri"/>
                <w:sz w:val="18"/>
                <w:szCs w:val="18"/>
              </w:rPr>
              <w:t xml:space="preserve">&lt;&lt;if </w:t>
            </w:r>
            <w:r w:rsidR="00D0737D" w:rsidRPr="00E443DE">
              <w:rPr>
                <w:rFonts w:ascii="Calibri" w:hAnsi="Calibri"/>
                <w:sz w:val="18"/>
                <w:szCs w:val="18"/>
              </w:rPr>
              <w:t>A0</w:t>
            </w:r>
            <w:r w:rsidR="00200DE6" w:rsidRPr="00E443DE">
              <w:rPr>
                <w:rFonts w:ascii="Calibri" w:hAnsi="Calibri"/>
                <w:sz w:val="18"/>
                <w:szCs w:val="18"/>
              </w:rPr>
              <w:t>4</w:t>
            </w:r>
            <w:r w:rsidR="00D0737D" w:rsidRPr="00E443DE">
              <w:rPr>
                <w:rFonts w:ascii="Calibri" w:hAnsi="Calibri"/>
                <w:sz w:val="18"/>
                <w:szCs w:val="18"/>
              </w:rPr>
              <w:t xml:space="preserve"> </w:t>
            </w:r>
            <w:r w:rsidRPr="00E443DE">
              <w:rPr>
                <w:rFonts w:ascii="Calibri" w:hAnsi="Calibri"/>
                <w:sz w:val="18"/>
                <w:szCs w:val="18"/>
              </w:rPr>
              <w:t>equal to "</w:t>
            </w:r>
            <w:r w:rsidR="00216F5E" w:rsidRPr="00E443DE">
              <w:rPr>
                <w:rFonts w:ascii="Calibri" w:hAnsi="Calibri"/>
                <w:sz w:val="18"/>
                <w:szCs w:val="18"/>
              </w:rPr>
              <w:t>No</w:t>
            </w:r>
            <w:r w:rsidRPr="00E443DE" w:rsidDel="00FD2A49">
              <w:rPr>
                <w:rFonts w:ascii="Calibri" w:hAnsi="Calibri"/>
                <w:sz w:val="18"/>
                <w:szCs w:val="18"/>
              </w:rPr>
              <w:t xml:space="preserve"> </w:t>
            </w:r>
            <w:r w:rsidRPr="00E443DE">
              <w:rPr>
                <w:rFonts w:ascii="Calibri" w:hAnsi="Calibri"/>
                <w:sz w:val="18"/>
                <w:szCs w:val="18"/>
              </w:rPr>
              <w:t xml:space="preserve">" then display the "section does not apply" message; else display Table </w:t>
            </w:r>
            <w:r w:rsidR="000916C4" w:rsidRPr="00E443DE">
              <w:rPr>
                <w:rFonts w:ascii="Calibri" w:hAnsi="Calibri"/>
                <w:sz w:val="18"/>
                <w:szCs w:val="18"/>
              </w:rPr>
              <w:t>D</w:t>
            </w:r>
            <w:r w:rsidRPr="00E443DE">
              <w:rPr>
                <w:rFonts w:ascii="Calibri" w:hAnsi="Calibri"/>
                <w:bCs/>
                <w:sz w:val="18"/>
                <w:szCs w:val="18"/>
              </w:rPr>
              <w:t>&gt;&gt;</w:t>
            </w:r>
          </w:p>
        </w:tc>
      </w:tr>
      <w:tr w:rsidR="001E0611" w:rsidRPr="00E443DE" w14:paraId="7DC3DBBE" w14:textId="77777777" w:rsidTr="00D97E14">
        <w:trPr>
          <w:trHeight w:val="144"/>
        </w:trPr>
        <w:tc>
          <w:tcPr>
            <w:tcW w:w="490" w:type="dxa"/>
            <w:tcBorders>
              <w:top w:val="single" w:sz="4" w:space="0" w:color="auto"/>
              <w:left w:val="single" w:sz="4" w:space="0" w:color="auto"/>
              <w:bottom w:val="single" w:sz="4" w:space="0" w:color="auto"/>
              <w:right w:val="single" w:sz="4" w:space="0" w:color="auto"/>
            </w:tcBorders>
          </w:tcPr>
          <w:p w14:paraId="7DC3DBBB" w14:textId="77777777" w:rsidR="001E0611" w:rsidRPr="00E443DE" w:rsidRDefault="001E0611"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7DC3DBBC" w14:textId="54A0269D" w:rsidR="001E0611" w:rsidRPr="00E443DE" w:rsidDel="004E3E8B" w:rsidRDefault="001E0611" w:rsidP="003B4240">
            <w:pPr>
              <w:pStyle w:val="Header"/>
              <w:keepNext/>
              <w:tabs>
                <w:tab w:val="clear" w:pos="4320"/>
                <w:tab w:val="clear" w:pos="8640"/>
              </w:tabs>
              <w:ind w:hanging="18"/>
              <w:rPr>
                <w:rFonts w:ascii="Calibri" w:hAnsi="Calibri"/>
                <w:sz w:val="18"/>
                <w:szCs w:val="18"/>
              </w:rPr>
            </w:pPr>
            <w:r w:rsidRPr="00E443DE">
              <w:rPr>
                <w:rFonts w:ascii="Calibri" w:hAnsi="Calibri"/>
                <w:sz w:val="18"/>
                <w:szCs w:val="18"/>
              </w:rPr>
              <w:t>Required minimum SEER</w:t>
            </w:r>
            <w:r w:rsidR="00E0244B" w:rsidRPr="00E443DE">
              <w:rPr>
                <w:rFonts w:ascii="Calibri" w:hAnsi="Calibri"/>
                <w:sz w:val="18"/>
                <w:szCs w:val="18"/>
              </w:rPr>
              <w:t>/SEER2</w:t>
            </w:r>
          </w:p>
        </w:tc>
        <w:tc>
          <w:tcPr>
            <w:tcW w:w="7267" w:type="dxa"/>
            <w:tcBorders>
              <w:top w:val="single" w:sz="4" w:space="0" w:color="auto"/>
              <w:left w:val="single" w:sz="4" w:space="0" w:color="auto"/>
              <w:bottom w:val="single" w:sz="4" w:space="0" w:color="auto"/>
              <w:right w:val="single" w:sz="4" w:space="0" w:color="auto"/>
            </w:tcBorders>
          </w:tcPr>
          <w:p w14:paraId="7DC3DBBD" w14:textId="00519DDE" w:rsidR="001E0611" w:rsidRPr="00E443DE" w:rsidRDefault="00730153" w:rsidP="003B4240">
            <w:pPr>
              <w:keepNext/>
              <w:rPr>
                <w:rFonts w:ascii="Calibri" w:hAnsi="Calibri"/>
                <w:sz w:val="18"/>
                <w:szCs w:val="18"/>
              </w:rPr>
            </w:pPr>
            <w:r w:rsidRPr="00E443DE">
              <w:rPr>
                <w:rFonts w:ascii="Calibri" w:hAnsi="Calibri"/>
                <w:sz w:val="18"/>
                <w:szCs w:val="18"/>
              </w:rPr>
              <w:t>&lt;&lt;auto</w:t>
            </w:r>
            <w:r w:rsidR="00AC5B1A" w:rsidRPr="00E443DE">
              <w:rPr>
                <w:rFonts w:ascii="Calibri" w:hAnsi="Calibri"/>
                <w:sz w:val="18"/>
                <w:szCs w:val="18"/>
              </w:rPr>
              <w:t xml:space="preserve"> </w:t>
            </w:r>
            <w:r w:rsidRPr="00E443DE">
              <w:rPr>
                <w:rFonts w:ascii="Calibri" w:hAnsi="Calibri"/>
                <w:sz w:val="18"/>
                <w:szCs w:val="18"/>
              </w:rPr>
              <w:t xml:space="preserve">filled from </w:t>
            </w:r>
            <w:r w:rsidR="00A57B1D" w:rsidRPr="00E443DE">
              <w:rPr>
                <w:rFonts w:ascii="Calibri" w:hAnsi="Calibri"/>
                <w:sz w:val="18"/>
                <w:szCs w:val="18"/>
              </w:rPr>
              <w:t>LMCI</w:t>
            </w:r>
            <w:r w:rsidR="00081BB1" w:rsidRPr="00E443DE">
              <w:rPr>
                <w:rFonts w:ascii="Calibri" w:hAnsi="Calibri"/>
                <w:sz w:val="18"/>
                <w:szCs w:val="18"/>
              </w:rPr>
              <w:t>-MCH-01</w:t>
            </w:r>
            <w:r w:rsidRPr="00E443DE">
              <w:rPr>
                <w:rFonts w:ascii="Calibri" w:hAnsi="Calibri"/>
                <w:sz w:val="18"/>
                <w:szCs w:val="18"/>
              </w:rPr>
              <w:t>&gt;&gt;</w:t>
            </w:r>
          </w:p>
        </w:tc>
      </w:tr>
      <w:tr w:rsidR="001E0611" w:rsidRPr="00E443DE" w14:paraId="7DC3DBC2" w14:textId="77777777" w:rsidTr="00326D79">
        <w:trPr>
          <w:trHeight w:val="144"/>
        </w:trPr>
        <w:tc>
          <w:tcPr>
            <w:tcW w:w="490" w:type="dxa"/>
            <w:tcBorders>
              <w:top w:val="single" w:sz="4" w:space="0" w:color="auto"/>
            </w:tcBorders>
            <w:vAlign w:val="center"/>
          </w:tcPr>
          <w:p w14:paraId="7DC3DBBF" w14:textId="77777777" w:rsidR="001E0611" w:rsidRPr="00E443DE" w:rsidRDefault="001E0611"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02</w:t>
            </w:r>
          </w:p>
        </w:tc>
        <w:tc>
          <w:tcPr>
            <w:tcW w:w="3038" w:type="dxa"/>
            <w:tcBorders>
              <w:top w:val="single" w:sz="4" w:space="0" w:color="auto"/>
            </w:tcBorders>
            <w:vAlign w:val="center"/>
          </w:tcPr>
          <w:p w14:paraId="7DC3DBC0" w14:textId="159DFF7F" w:rsidR="001E0611" w:rsidRPr="00E443DE" w:rsidRDefault="008C5737" w:rsidP="000F71C2">
            <w:pPr>
              <w:pStyle w:val="Header"/>
              <w:keepNext/>
              <w:tabs>
                <w:tab w:val="clear" w:pos="4320"/>
                <w:tab w:val="clear" w:pos="8640"/>
              </w:tabs>
              <w:ind w:hanging="18"/>
              <w:rPr>
                <w:rFonts w:ascii="Calibri" w:hAnsi="Calibri"/>
                <w:sz w:val="18"/>
                <w:szCs w:val="18"/>
              </w:rPr>
            </w:pPr>
            <w:r w:rsidRPr="00E443DE">
              <w:rPr>
                <w:rFonts w:ascii="Calibri" w:hAnsi="Calibri"/>
                <w:sz w:val="18"/>
                <w:szCs w:val="18"/>
              </w:rPr>
              <w:t xml:space="preserve">Installed </w:t>
            </w:r>
            <w:r w:rsidR="001E0611" w:rsidRPr="00E443DE">
              <w:rPr>
                <w:rFonts w:ascii="Calibri" w:hAnsi="Calibri"/>
                <w:sz w:val="18"/>
                <w:szCs w:val="18"/>
              </w:rPr>
              <w:t>SEER</w:t>
            </w:r>
            <w:r w:rsidR="00E0244B" w:rsidRPr="00E443DE">
              <w:rPr>
                <w:rFonts w:ascii="Calibri" w:hAnsi="Calibri"/>
                <w:sz w:val="18"/>
                <w:szCs w:val="18"/>
              </w:rPr>
              <w:t>/SEER2</w:t>
            </w:r>
          </w:p>
        </w:tc>
        <w:tc>
          <w:tcPr>
            <w:tcW w:w="7267" w:type="dxa"/>
            <w:tcBorders>
              <w:top w:val="single" w:sz="4" w:space="0" w:color="auto"/>
            </w:tcBorders>
          </w:tcPr>
          <w:p w14:paraId="7DC3DBC1" w14:textId="639EAE10" w:rsidR="001E0611" w:rsidRPr="00E443DE" w:rsidRDefault="001E0611" w:rsidP="000F71C2">
            <w:pPr>
              <w:pStyle w:val="Header"/>
              <w:keepNext/>
              <w:tabs>
                <w:tab w:val="clear" w:pos="4320"/>
                <w:tab w:val="clear" w:pos="8640"/>
              </w:tabs>
              <w:ind w:hanging="18"/>
              <w:rPr>
                <w:rFonts w:ascii="Calibri" w:hAnsi="Calibri"/>
                <w:sz w:val="18"/>
                <w:szCs w:val="18"/>
              </w:rPr>
            </w:pPr>
            <w:r w:rsidRPr="00E443DE">
              <w:rPr>
                <w:rFonts w:ascii="Calibri" w:hAnsi="Calibri"/>
                <w:sz w:val="18"/>
                <w:szCs w:val="18"/>
              </w:rPr>
              <w:t>&lt;&lt;user input, SEER</w:t>
            </w:r>
            <w:r w:rsidR="004967FB" w:rsidRPr="00E443DE">
              <w:rPr>
                <w:rFonts w:ascii="Calibri" w:hAnsi="Calibri"/>
                <w:sz w:val="18"/>
                <w:szCs w:val="18"/>
              </w:rPr>
              <w:t>/SEER2</w:t>
            </w:r>
            <w:r w:rsidRPr="00E443DE">
              <w:rPr>
                <w:rFonts w:ascii="Calibri" w:hAnsi="Calibri"/>
                <w:sz w:val="18"/>
                <w:szCs w:val="18"/>
              </w:rPr>
              <w:t xml:space="preserve"> listed </w:t>
            </w:r>
            <w:r w:rsidR="008A484F" w:rsidRPr="00E443DE">
              <w:rPr>
                <w:rFonts w:ascii="Calibri" w:hAnsi="Calibri"/>
                <w:sz w:val="18"/>
                <w:szCs w:val="18"/>
              </w:rPr>
              <w:t xml:space="preserve">in the </w:t>
            </w:r>
            <w:r w:rsidR="008A484F" w:rsidRPr="00E443DE">
              <w:rPr>
                <w:rFonts w:asciiTheme="minorHAnsi" w:hAnsiTheme="minorHAnsi"/>
                <w:sz w:val="18"/>
                <w:szCs w:val="18"/>
              </w:rPr>
              <w:t>Directory used to certify product performance</w:t>
            </w:r>
            <w:r w:rsidR="008A484F" w:rsidRPr="00E443DE">
              <w:rPr>
                <w:rFonts w:ascii="Calibri" w:hAnsi="Calibri"/>
                <w:sz w:val="18"/>
                <w:szCs w:val="18"/>
              </w:rPr>
              <w:t xml:space="preserve"> </w:t>
            </w:r>
            <w:r w:rsidRPr="00E443DE">
              <w:rPr>
                <w:rFonts w:ascii="Calibri" w:hAnsi="Calibri"/>
                <w:sz w:val="18"/>
                <w:szCs w:val="18"/>
              </w:rPr>
              <w:t>&gt;&gt;</w:t>
            </w:r>
          </w:p>
        </w:tc>
      </w:tr>
      <w:tr w:rsidR="00D52C9A" w:rsidRPr="00E443DE" w14:paraId="7DC3DBC6" w14:textId="77777777" w:rsidTr="00D97E14">
        <w:trPr>
          <w:trHeight w:val="144"/>
        </w:trPr>
        <w:tc>
          <w:tcPr>
            <w:tcW w:w="490" w:type="dxa"/>
            <w:vAlign w:val="center"/>
          </w:tcPr>
          <w:p w14:paraId="7DC3DBC3" w14:textId="77777777" w:rsidR="00D52C9A" w:rsidRPr="00E443DE" w:rsidRDefault="00D52C9A" w:rsidP="003B4240">
            <w:pPr>
              <w:keepNext/>
              <w:jc w:val="center"/>
              <w:rPr>
                <w:rFonts w:ascii="Calibri" w:hAnsi="Calibri"/>
                <w:sz w:val="18"/>
                <w:szCs w:val="18"/>
              </w:rPr>
            </w:pPr>
            <w:r w:rsidRPr="00E443DE">
              <w:rPr>
                <w:rFonts w:ascii="Calibri" w:hAnsi="Calibri"/>
                <w:sz w:val="18"/>
                <w:szCs w:val="18"/>
              </w:rPr>
              <w:t>0</w:t>
            </w:r>
            <w:r w:rsidR="006C3DB1" w:rsidRPr="00E443DE">
              <w:rPr>
                <w:rFonts w:ascii="Calibri" w:hAnsi="Calibri"/>
                <w:sz w:val="18"/>
                <w:szCs w:val="18"/>
              </w:rPr>
              <w:t>3</w:t>
            </w:r>
          </w:p>
        </w:tc>
        <w:tc>
          <w:tcPr>
            <w:tcW w:w="3038" w:type="dxa"/>
            <w:vAlign w:val="center"/>
          </w:tcPr>
          <w:p w14:paraId="7DC3DBC4" w14:textId="77777777" w:rsidR="00D52C9A" w:rsidRPr="00E443DE" w:rsidRDefault="00D52C9A" w:rsidP="003B4240">
            <w:pPr>
              <w:keepNext/>
              <w:rPr>
                <w:rFonts w:ascii="Calibri" w:hAnsi="Calibri"/>
                <w:sz w:val="18"/>
                <w:szCs w:val="18"/>
              </w:rPr>
            </w:pPr>
            <w:r w:rsidRPr="00E443DE">
              <w:rPr>
                <w:rFonts w:ascii="Calibri" w:hAnsi="Calibri"/>
                <w:sz w:val="18"/>
                <w:szCs w:val="18"/>
              </w:rPr>
              <w:t>Compliance Statement:</w:t>
            </w:r>
          </w:p>
        </w:tc>
        <w:tc>
          <w:tcPr>
            <w:tcW w:w="7267" w:type="dxa"/>
            <w:vAlign w:val="center"/>
          </w:tcPr>
          <w:p w14:paraId="7DC3DBC5" w14:textId="3BAA99DD" w:rsidR="00D52C9A" w:rsidRPr="00E443DE" w:rsidRDefault="00856538" w:rsidP="00155FC2">
            <w:pPr>
              <w:keepNext/>
              <w:rPr>
                <w:rFonts w:ascii="Calibri" w:hAnsi="Calibri"/>
                <w:sz w:val="18"/>
                <w:szCs w:val="18"/>
              </w:rPr>
            </w:pPr>
            <w:r w:rsidRPr="00E443DE">
              <w:rPr>
                <w:rFonts w:ascii="Calibri" w:hAnsi="Calibri"/>
                <w:sz w:val="18"/>
                <w:szCs w:val="18"/>
              </w:rPr>
              <w:t xml:space="preserve">&lt;&lt; calculated field: if </w:t>
            </w:r>
            <w:r w:rsidR="009A172C" w:rsidRPr="00E443DE">
              <w:rPr>
                <w:rFonts w:ascii="Calibri" w:hAnsi="Calibri"/>
                <w:sz w:val="18"/>
                <w:szCs w:val="18"/>
              </w:rPr>
              <w:t>D</w:t>
            </w:r>
            <w:r w:rsidRPr="00E443DE">
              <w:rPr>
                <w:rFonts w:ascii="Calibri" w:hAnsi="Calibri"/>
                <w:sz w:val="18"/>
                <w:szCs w:val="18"/>
              </w:rPr>
              <w:t>02</w:t>
            </w:r>
            <w:r w:rsidR="00D95EDD" w:rsidRPr="00E443DE">
              <w:rPr>
                <w:rFonts w:ascii="Calibri" w:hAnsi="Calibri"/>
                <w:sz w:val="18"/>
                <w:szCs w:val="18"/>
              </w:rPr>
              <w:t xml:space="preserve"> </w:t>
            </w:r>
            <w:r w:rsidR="00306C6D" w:rsidRPr="00E443DE">
              <w:rPr>
                <w:rFonts w:ascii="Calibri" w:hAnsi="Calibri" w:cs="Calibri"/>
                <w:sz w:val="18"/>
                <w:szCs w:val="18"/>
              </w:rPr>
              <w:t>≥</w:t>
            </w:r>
            <w:r w:rsidR="00306C6D" w:rsidRPr="00E443DE">
              <w:rPr>
                <w:rFonts w:ascii="Calibri" w:hAnsi="Calibri"/>
                <w:sz w:val="18"/>
                <w:szCs w:val="18"/>
              </w:rPr>
              <w:t xml:space="preserve"> </w:t>
            </w:r>
            <w:r w:rsidR="009A172C" w:rsidRPr="00E443DE">
              <w:rPr>
                <w:rFonts w:ascii="Calibri" w:hAnsi="Calibri"/>
                <w:sz w:val="18"/>
                <w:szCs w:val="18"/>
              </w:rPr>
              <w:t>D</w:t>
            </w:r>
            <w:r w:rsidRPr="00E443DE">
              <w:rPr>
                <w:rFonts w:ascii="Calibri" w:hAnsi="Calibri"/>
                <w:sz w:val="18"/>
                <w:szCs w:val="18"/>
              </w:rPr>
              <w:t>01 show</w:t>
            </w:r>
            <w:r w:rsidRPr="00E443DE">
              <w:rPr>
                <w:rFonts w:ascii="Calibri" w:hAnsi="Calibri"/>
                <w:sz w:val="8"/>
                <w:szCs w:val="8"/>
              </w:rPr>
              <w:t xml:space="preserve"> </w:t>
            </w:r>
            <w:r w:rsidRPr="00E443DE">
              <w:rPr>
                <w:rFonts w:ascii="Calibri" w:hAnsi="Calibri"/>
                <w:sz w:val="18"/>
                <w:szCs w:val="18"/>
              </w:rPr>
              <w:t>text</w:t>
            </w:r>
            <w:r w:rsidR="00306C6D" w:rsidRPr="00E443DE">
              <w:rPr>
                <w:rFonts w:ascii="Calibri" w:hAnsi="Calibri"/>
                <w:sz w:val="18"/>
                <w:szCs w:val="18"/>
              </w:rPr>
              <w:t xml:space="preserve"> </w:t>
            </w:r>
            <w:r w:rsidRPr="00E443DE">
              <w:rPr>
                <w:rFonts w:ascii="Calibri" w:hAnsi="Calibri"/>
                <w:sz w:val="18"/>
                <w:szCs w:val="18"/>
              </w:rPr>
              <w:t>“System Passes SEER</w:t>
            </w:r>
            <w:r w:rsidR="004967FB" w:rsidRPr="00E443DE">
              <w:rPr>
                <w:rFonts w:ascii="Calibri" w:hAnsi="Calibri"/>
                <w:sz w:val="18"/>
                <w:szCs w:val="18"/>
              </w:rPr>
              <w:t>/SEER2</w:t>
            </w:r>
            <w:r w:rsidRPr="00E443DE">
              <w:rPr>
                <w:rFonts w:ascii="Calibri" w:hAnsi="Calibri"/>
                <w:sz w:val="18"/>
                <w:szCs w:val="18"/>
              </w:rPr>
              <w:t xml:space="preserve"> Verification”; else, “System Fails” do not proceed&gt;&gt;</w:t>
            </w:r>
          </w:p>
        </w:tc>
      </w:tr>
      <w:tr w:rsidR="00724E2E" w:rsidRPr="00E443DE" w14:paraId="7DC3DBC8" w14:textId="77777777" w:rsidTr="00D97E14">
        <w:trPr>
          <w:trHeight w:val="144"/>
        </w:trPr>
        <w:tc>
          <w:tcPr>
            <w:tcW w:w="10795" w:type="dxa"/>
            <w:gridSpan w:val="3"/>
            <w:vAlign w:val="center"/>
          </w:tcPr>
          <w:p w14:paraId="7DC3DBC7" w14:textId="56220C97" w:rsidR="00724E2E" w:rsidRPr="00E443DE" w:rsidRDefault="00724E2E" w:rsidP="00442A22">
            <w:pPr>
              <w:rPr>
                <w:rFonts w:ascii="Calibri" w:hAnsi="Calibri"/>
                <w:sz w:val="18"/>
                <w:szCs w:val="18"/>
              </w:rPr>
            </w:pPr>
            <w:r w:rsidRPr="00E443DE">
              <w:rPr>
                <w:rFonts w:ascii="Calibri" w:hAnsi="Calibri"/>
                <w:sz w:val="18"/>
                <w:szCs w:val="18"/>
              </w:rPr>
              <w:t xml:space="preserve">Signature by responsible </w:t>
            </w:r>
            <w:r w:rsidR="00442A22" w:rsidRPr="00E443DE">
              <w:rPr>
                <w:rFonts w:ascii="Calibri" w:hAnsi="Calibri"/>
                <w:sz w:val="18"/>
                <w:szCs w:val="18"/>
              </w:rPr>
              <w:t xml:space="preserve">person on this compliance document </w:t>
            </w:r>
            <w:r w:rsidRPr="00E443DE">
              <w:rPr>
                <w:rFonts w:ascii="Calibri" w:hAnsi="Calibri"/>
                <w:sz w:val="18"/>
                <w:szCs w:val="18"/>
              </w:rPr>
              <w:t xml:space="preserve">certifies that the installed cooling equipment </w:t>
            </w:r>
            <w:r w:rsidR="00720A72" w:rsidRPr="00E443DE">
              <w:rPr>
                <w:rFonts w:ascii="Calibri" w:hAnsi="Calibri"/>
                <w:sz w:val="18"/>
                <w:szCs w:val="18"/>
              </w:rPr>
              <w:t xml:space="preserve">meets or exceeds the required value listed on the </w:t>
            </w:r>
            <w:r w:rsidR="00A57B1D" w:rsidRPr="00E443DE">
              <w:rPr>
                <w:rFonts w:ascii="Calibri" w:hAnsi="Calibri"/>
                <w:sz w:val="18"/>
                <w:szCs w:val="18"/>
              </w:rPr>
              <w:t>LMCC</w:t>
            </w:r>
            <w:r w:rsidRPr="00E443DE">
              <w:rPr>
                <w:rFonts w:ascii="Calibri" w:hAnsi="Calibri"/>
                <w:sz w:val="18"/>
                <w:szCs w:val="18"/>
              </w:rPr>
              <w:t>.</w:t>
            </w:r>
          </w:p>
        </w:tc>
      </w:tr>
    </w:tbl>
    <w:p w14:paraId="6409CA87" w14:textId="77777777" w:rsidR="00442A22" w:rsidRPr="00E443DE" w:rsidRDefault="00442A22"/>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5910C2" w:rsidRPr="00E443DE" w14:paraId="7DC3DBCD" w14:textId="77777777" w:rsidTr="00D97E14">
        <w:trPr>
          <w:trHeight w:val="144"/>
        </w:trPr>
        <w:tc>
          <w:tcPr>
            <w:tcW w:w="10795" w:type="dxa"/>
            <w:gridSpan w:val="3"/>
            <w:tcBorders>
              <w:top w:val="single" w:sz="4" w:space="0" w:color="auto"/>
            </w:tcBorders>
            <w:vAlign w:val="center"/>
          </w:tcPr>
          <w:p w14:paraId="5B881AC6" w14:textId="05C15F77" w:rsidR="005910C2" w:rsidRPr="00E443DE" w:rsidRDefault="00654FF3" w:rsidP="003B4240">
            <w:pPr>
              <w:keepNext/>
              <w:rPr>
                <w:rFonts w:ascii="Calibri" w:hAnsi="Calibri"/>
                <w:b/>
                <w:szCs w:val="18"/>
              </w:rPr>
            </w:pPr>
            <w:r w:rsidRPr="00E443DE">
              <w:br w:type="page"/>
            </w:r>
            <w:r w:rsidR="00D5198E" w:rsidRPr="00E443DE">
              <w:rPr>
                <w:rFonts w:asciiTheme="minorHAnsi" w:hAnsiTheme="minorHAnsi" w:cstheme="minorHAnsi"/>
              </w:rPr>
              <w:t>E</w:t>
            </w:r>
            <w:r w:rsidR="005910C2" w:rsidRPr="00E443DE">
              <w:rPr>
                <w:rFonts w:ascii="Calibri" w:hAnsi="Calibri"/>
                <w:b/>
                <w:szCs w:val="18"/>
              </w:rPr>
              <w:t>. Verified Cooling System EER</w:t>
            </w:r>
            <w:r w:rsidR="00126C0D" w:rsidRPr="00E443DE">
              <w:rPr>
                <w:rFonts w:ascii="Calibri" w:hAnsi="Calibri"/>
                <w:b/>
                <w:szCs w:val="18"/>
              </w:rPr>
              <w:t>/EER2</w:t>
            </w:r>
          </w:p>
          <w:p w14:paraId="7DC3DBCC" w14:textId="7349D4E2" w:rsidR="009949F7" w:rsidRPr="00E443DE" w:rsidDel="004E3E8B" w:rsidRDefault="009949F7" w:rsidP="003B4240">
            <w:pPr>
              <w:keepNext/>
              <w:rPr>
                <w:rFonts w:ascii="Calibri" w:hAnsi="Calibri"/>
                <w:b/>
                <w:sz w:val="18"/>
                <w:szCs w:val="18"/>
              </w:rPr>
            </w:pPr>
            <w:r w:rsidRPr="00E443DE">
              <w:rPr>
                <w:rFonts w:ascii="Calibri" w:hAnsi="Calibri"/>
                <w:sz w:val="18"/>
                <w:szCs w:val="18"/>
              </w:rPr>
              <w:t xml:space="preserve">&lt;&lt;if </w:t>
            </w:r>
            <w:r w:rsidR="00D0737D" w:rsidRPr="00E443DE">
              <w:rPr>
                <w:rFonts w:ascii="Calibri" w:hAnsi="Calibri"/>
                <w:sz w:val="18"/>
                <w:szCs w:val="18"/>
              </w:rPr>
              <w:t>A0</w:t>
            </w:r>
            <w:r w:rsidR="00200DE6" w:rsidRPr="00E443DE">
              <w:rPr>
                <w:rFonts w:ascii="Calibri" w:hAnsi="Calibri"/>
                <w:sz w:val="18"/>
                <w:szCs w:val="18"/>
              </w:rPr>
              <w:t>5</w:t>
            </w:r>
            <w:r w:rsidR="00D0737D" w:rsidRPr="00E443DE">
              <w:rPr>
                <w:rFonts w:ascii="Calibri" w:hAnsi="Calibri"/>
                <w:sz w:val="18"/>
                <w:szCs w:val="18"/>
              </w:rPr>
              <w:t xml:space="preserve"> </w:t>
            </w:r>
            <w:r w:rsidRPr="00E443DE">
              <w:rPr>
                <w:rFonts w:ascii="Calibri" w:hAnsi="Calibri"/>
                <w:sz w:val="18"/>
                <w:szCs w:val="18"/>
              </w:rPr>
              <w:t>equal to "</w:t>
            </w:r>
            <w:r w:rsidR="00AC4C87" w:rsidRPr="00E443DE">
              <w:rPr>
                <w:rFonts w:ascii="Calibri" w:hAnsi="Calibri"/>
                <w:sz w:val="18"/>
                <w:szCs w:val="18"/>
              </w:rPr>
              <w:t>No</w:t>
            </w:r>
            <w:r w:rsidRPr="00E443DE">
              <w:rPr>
                <w:rFonts w:ascii="Calibri" w:hAnsi="Calibri"/>
                <w:sz w:val="18"/>
                <w:szCs w:val="18"/>
              </w:rPr>
              <w:t xml:space="preserve">" then display the "section does not apply" message; else display Table </w:t>
            </w:r>
            <w:r w:rsidR="000916C4" w:rsidRPr="00E443DE">
              <w:rPr>
                <w:rFonts w:ascii="Calibri" w:hAnsi="Calibri"/>
                <w:sz w:val="18"/>
                <w:szCs w:val="18"/>
              </w:rPr>
              <w:t>E</w:t>
            </w:r>
            <w:r w:rsidRPr="00E443DE">
              <w:rPr>
                <w:rFonts w:ascii="Calibri" w:hAnsi="Calibri"/>
                <w:bCs/>
                <w:sz w:val="18"/>
                <w:szCs w:val="18"/>
              </w:rPr>
              <w:t>&gt;&gt;</w:t>
            </w:r>
          </w:p>
        </w:tc>
      </w:tr>
      <w:tr w:rsidR="001E0611" w:rsidRPr="00E443DE" w14:paraId="7DC3DBD1" w14:textId="77777777" w:rsidTr="00D97E14">
        <w:trPr>
          <w:trHeight w:val="144"/>
        </w:trPr>
        <w:tc>
          <w:tcPr>
            <w:tcW w:w="468" w:type="dxa"/>
            <w:tcBorders>
              <w:top w:val="single" w:sz="4" w:space="0" w:color="auto"/>
              <w:left w:val="single" w:sz="4" w:space="0" w:color="auto"/>
              <w:bottom w:val="single" w:sz="4" w:space="0" w:color="auto"/>
              <w:right w:val="single" w:sz="4" w:space="0" w:color="auto"/>
            </w:tcBorders>
          </w:tcPr>
          <w:p w14:paraId="7DC3DBCE" w14:textId="77777777" w:rsidR="001E0611" w:rsidRPr="00E443DE" w:rsidRDefault="001E0611"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7DC3DBCF" w14:textId="35B45BCA" w:rsidR="001E0611" w:rsidRPr="00E443DE" w:rsidDel="004E3E8B" w:rsidRDefault="001E0611" w:rsidP="003B4240">
            <w:pPr>
              <w:pStyle w:val="Header"/>
              <w:keepNext/>
              <w:tabs>
                <w:tab w:val="clear" w:pos="4320"/>
                <w:tab w:val="clear" w:pos="8640"/>
              </w:tabs>
              <w:ind w:hanging="18"/>
              <w:rPr>
                <w:rFonts w:ascii="Calibri" w:hAnsi="Calibri"/>
                <w:sz w:val="18"/>
                <w:szCs w:val="18"/>
              </w:rPr>
            </w:pPr>
            <w:r w:rsidRPr="00E443DE">
              <w:rPr>
                <w:rFonts w:ascii="Calibri" w:hAnsi="Calibri"/>
                <w:sz w:val="18"/>
                <w:szCs w:val="18"/>
              </w:rPr>
              <w:t>Required minimum EER</w:t>
            </w:r>
            <w:r w:rsidR="00E0244B" w:rsidRPr="00E443DE">
              <w:rPr>
                <w:rFonts w:ascii="Calibri" w:hAnsi="Calibri"/>
                <w:sz w:val="18"/>
                <w:szCs w:val="18"/>
              </w:rPr>
              <w:t>/EER2</w:t>
            </w:r>
          </w:p>
        </w:tc>
        <w:tc>
          <w:tcPr>
            <w:tcW w:w="7267" w:type="dxa"/>
            <w:tcBorders>
              <w:top w:val="single" w:sz="4" w:space="0" w:color="auto"/>
              <w:left w:val="single" w:sz="4" w:space="0" w:color="auto"/>
              <w:bottom w:val="single" w:sz="4" w:space="0" w:color="auto"/>
              <w:right w:val="single" w:sz="4" w:space="0" w:color="auto"/>
            </w:tcBorders>
          </w:tcPr>
          <w:p w14:paraId="7DC3DBD0" w14:textId="7278C6BA" w:rsidR="001E0611" w:rsidRPr="00E443DE" w:rsidRDefault="001E0611" w:rsidP="003B4240">
            <w:pPr>
              <w:keepNext/>
              <w:rPr>
                <w:rFonts w:ascii="Calibri" w:hAnsi="Calibri"/>
                <w:sz w:val="18"/>
                <w:szCs w:val="18"/>
              </w:rPr>
            </w:pPr>
            <w:r w:rsidRPr="00E443DE">
              <w:rPr>
                <w:rFonts w:ascii="Calibri" w:hAnsi="Calibri"/>
                <w:sz w:val="18"/>
                <w:szCs w:val="18"/>
              </w:rPr>
              <w:t>&lt;&lt;auto</w:t>
            </w:r>
            <w:r w:rsidR="00AC5B1A" w:rsidRPr="00E443DE">
              <w:rPr>
                <w:rFonts w:ascii="Calibri" w:hAnsi="Calibri"/>
                <w:sz w:val="18"/>
                <w:szCs w:val="18"/>
              </w:rPr>
              <w:t xml:space="preserve"> </w:t>
            </w:r>
            <w:r w:rsidRPr="00E443DE">
              <w:rPr>
                <w:rFonts w:ascii="Calibri" w:hAnsi="Calibri"/>
                <w:sz w:val="18"/>
                <w:szCs w:val="18"/>
              </w:rPr>
              <w:t xml:space="preserve">filled from </w:t>
            </w:r>
            <w:r w:rsidR="00A57B1D" w:rsidRPr="00E443DE">
              <w:rPr>
                <w:rFonts w:ascii="Calibri" w:hAnsi="Calibri"/>
                <w:sz w:val="18"/>
                <w:szCs w:val="18"/>
              </w:rPr>
              <w:t>LMCI</w:t>
            </w:r>
            <w:r w:rsidR="00081BB1" w:rsidRPr="00E443DE">
              <w:rPr>
                <w:rFonts w:ascii="Calibri" w:hAnsi="Calibri"/>
                <w:sz w:val="18"/>
                <w:szCs w:val="18"/>
              </w:rPr>
              <w:t>-MCH-01</w:t>
            </w:r>
            <w:r w:rsidRPr="00E443DE">
              <w:rPr>
                <w:rFonts w:ascii="Calibri" w:hAnsi="Calibri"/>
                <w:sz w:val="18"/>
                <w:szCs w:val="18"/>
              </w:rPr>
              <w:t>&gt;&gt;</w:t>
            </w:r>
          </w:p>
        </w:tc>
      </w:tr>
      <w:tr w:rsidR="001E0611" w:rsidRPr="00E443DE" w14:paraId="7DC3DBD5" w14:textId="77777777" w:rsidTr="00326D79">
        <w:trPr>
          <w:trHeight w:val="144"/>
        </w:trPr>
        <w:tc>
          <w:tcPr>
            <w:tcW w:w="468" w:type="dxa"/>
            <w:tcBorders>
              <w:top w:val="single" w:sz="4" w:space="0" w:color="auto"/>
            </w:tcBorders>
            <w:vAlign w:val="center"/>
          </w:tcPr>
          <w:p w14:paraId="7DC3DBD2" w14:textId="77777777" w:rsidR="001E0611" w:rsidRPr="00E443DE" w:rsidRDefault="001E0611"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02</w:t>
            </w:r>
          </w:p>
        </w:tc>
        <w:tc>
          <w:tcPr>
            <w:tcW w:w="3060" w:type="dxa"/>
            <w:tcBorders>
              <w:top w:val="single" w:sz="4" w:space="0" w:color="auto"/>
            </w:tcBorders>
            <w:vAlign w:val="center"/>
          </w:tcPr>
          <w:p w14:paraId="7DC3DBD3" w14:textId="68D4A5BF" w:rsidR="001E0611" w:rsidRPr="00E443DE" w:rsidRDefault="008C5737" w:rsidP="003B4240">
            <w:pPr>
              <w:pStyle w:val="Header"/>
              <w:keepNext/>
              <w:tabs>
                <w:tab w:val="clear" w:pos="4320"/>
                <w:tab w:val="clear" w:pos="8640"/>
              </w:tabs>
              <w:ind w:hanging="18"/>
              <w:rPr>
                <w:rFonts w:ascii="Calibri" w:hAnsi="Calibri"/>
                <w:sz w:val="18"/>
                <w:szCs w:val="18"/>
              </w:rPr>
            </w:pPr>
            <w:r w:rsidRPr="00E443DE">
              <w:rPr>
                <w:rFonts w:ascii="Calibri" w:hAnsi="Calibri"/>
                <w:sz w:val="18"/>
                <w:szCs w:val="18"/>
              </w:rPr>
              <w:t xml:space="preserve">Installed </w:t>
            </w:r>
            <w:r w:rsidR="001E0611" w:rsidRPr="00E443DE">
              <w:rPr>
                <w:rFonts w:ascii="Calibri" w:hAnsi="Calibri"/>
                <w:sz w:val="18"/>
                <w:szCs w:val="18"/>
              </w:rPr>
              <w:t>EER</w:t>
            </w:r>
            <w:r w:rsidR="00E0244B" w:rsidRPr="00E443DE">
              <w:rPr>
                <w:rFonts w:ascii="Calibri" w:hAnsi="Calibri"/>
                <w:sz w:val="18"/>
                <w:szCs w:val="18"/>
              </w:rPr>
              <w:t>/EER2</w:t>
            </w:r>
          </w:p>
        </w:tc>
        <w:tc>
          <w:tcPr>
            <w:tcW w:w="7267" w:type="dxa"/>
            <w:tcBorders>
              <w:top w:val="single" w:sz="4" w:space="0" w:color="auto"/>
            </w:tcBorders>
          </w:tcPr>
          <w:p w14:paraId="7DC3DBD4" w14:textId="2C7B2D20" w:rsidR="001E0611" w:rsidRPr="00E443DE" w:rsidRDefault="001E0611" w:rsidP="00442A22">
            <w:pPr>
              <w:pStyle w:val="Header"/>
              <w:keepNext/>
              <w:tabs>
                <w:tab w:val="clear" w:pos="4320"/>
                <w:tab w:val="clear" w:pos="8640"/>
              </w:tabs>
              <w:ind w:hanging="18"/>
              <w:rPr>
                <w:rFonts w:ascii="Calibri" w:hAnsi="Calibri"/>
                <w:sz w:val="18"/>
                <w:szCs w:val="18"/>
              </w:rPr>
            </w:pPr>
            <w:r w:rsidRPr="00E443DE">
              <w:rPr>
                <w:rFonts w:ascii="Calibri" w:hAnsi="Calibri"/>
                <w:sz w:val="18"/>
                <w:szCs w:val="18"/>
              </w:rPr>
              <w:t>&lt;&lt;user input, EER</w:t>
            </w:r>
            <w:r w:rsidR="004967FB" w:rsidRPr="00E443DE">
              <w:rPr>
                <w:rFonts w:ascii="Calibri" w:hAnsi="Calibri"/>
                <w:sz w:val="18"/>
                <w:szCs w:val="18"/>
              </w:rPr>
              <w:t>/EER2</w:t>
            </w:r>
            <w:r w:rsidRPr="00E443DE">
              <w:rPr>
                <w:rFonts w:ascii="Calibri" w:hAnsi="Calibri"/>
                <w:sz w:val="18"/>
                <w:szCs w:val="18"/>
              </w:rPr>
              <w:t xml:space="preserve"> listed </w:t>
            </w:r>
            <w:r w:rsidR="00720A72" w:rsidRPr="00E443DE">
              <w:rPr>
                <w:rFonts w:ascii="Calibri" w:hAnsi="Calibri"/>
                <w:sz w:val="18"/>
                <w:szCs w:val="18"/>
              </w:rPr>
              <w:t xml:space="preserve">in the </w:t>
            </w:r>
            <w:r w:rsidR="00720A72" w:rsidRPr="00E443DE">
              <w:rPr>
                <w:rFonts w:asciiTheme="minorHAnsi" w:hAnsiTheme="minorHAnsi"/>
                <w:sz w:val="18"/>
                <w:szCs w:val="18"/>
              </w:rPr>
              <w:t>Directory used to certify product performance</w:t>
            </w:r>
            <w:r w:rsidR="00720A72" w:rsidRPr="00E443DE">
              <w:rPr>
                <w:rFonts w:ascii="Calibri" w:hAnsi="Calibri"/>
                <w:sz w:val="18"/>
                <w:szCs w:val="18"/>
              </w:rPr>
              <w:t xml:space="preserve"> </w:t>
            </w:r>
            <w:r w:rsidRPr="00E443DE">
              <w:rPr>
                <w:rFonts w:ascii="Calibri" w:hAnsi="Calibri"/>
                <w:sz w:val="18"/>
                <w:szCs w:val="18"/>
              </w:rPr>
              <w:t>&gt;&gt;</w:t>
            </w:r>
          </w:p>
        </w:tc>
      </w:tr>
      <w:tr w:rsidR="00856538" w:rsidRPr="00E443DE" w14:paraId="7DC3DBD9" w14:textId="77777777" w:rsidTr="00D97E14">
        <w:trPr>
          <w:trHeight w:val="144"/>
        </w:trPr>
        <w:tc>
          <w:tcPr>
            <w:tcW w:w="468" w:type="dxa"/>
            <w:vAlign w:val="center"/>
          </w:tcPr>
          <w:p w14:paraId="7DC3DBD6" w14:textId="77777777" w:rsidR="00856538" w:rsidRPr="00E443DE" w:rsidRDefault="00856538"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w:t>
            </w:r>
            <w:r w:rsidR="006C3DB1" w:rsidRPr="00E443DE">
              <w:rPr>
                <w:rFonts w:ascii="Calibri" w:hAnsi="Calibri"/>
                <w:sz w:val="18"/>
                <w:szCs w:val="18"/>
              </w:rPr>
              <w:t>3</w:t>
            </w:r>
          </w:p>
        </w:tc>
        <w:tc>
          <w:tcPr>
            <w:tcW w:w="3060" w:type="dxa"/>
            <w:vAlign w:val="center"/>
          </w:tcPr>
          <w:p w14:paraId="7DC3DBD7" w14:textId="77777777" w:rsidR="00856538" w:rsidRPr="00E443DE" w:rsidRDefault="00856538" w:rsidP="003B4240">
            <w:pPr>
              <w:keepNext/>
              <w:rPr>
                <w:rFonts w:ascii="Calibri" w:hAnsi="Calibri"/>
                <w:sz w:val="18"/>
                <w:szCs w:val="18"/>
              </w:rPr>
            </w:pPr>
            <w:r w:rsidRPr="00E443DE">
              <w:rPr>
                <w:rFonts w:ascii="Calibri" w:hAnsi="Calibri"/>
                <w:sz w:val="18"/>
                <w:szCs w:val="18"/>
              </w:rPr>
              <w:t>Compliance Statement:</w:t>
            </w:r>
          </w:p>
        </w:tc>
        <w:tc>
          <w:tcPr>
            <w:tcW w:w="7267" w:type="dxa"/>
            <w:vAlign w:val="center"/>
          </w:tcPr>
          <w:p w14:paraId="7DC3DBD8" w14:textId="3F56F515" w:rsidR="00856538" w:rsidRPr="00E443DE" w:rsidRDefault="009A172C" w:rsidP="00306C6D">
            <w:pPr>
              <w:keepNext/>
              <w:rPr>
                <w:rFonts w:ascii="Calibri" w:hAnsi="Calibri"/>
                <w:sz w:val="18"/>
                <w:szCs w:val="18"/>
              </w:rPr>
            </w:pPr>
            <w:r w:rsidRPr="00E443DE">
              <w:rPr>
                <w:rFonts w:ascii="Calibri" w:hAnsi="Calibri"/>
                <w:sz w:val="18"/>
                <w:szCs w:val="18"/>
              </w:rPr>
              <w:t>&lt;&lt; calculated field: if “E02</w:t>
            </w:r>
            <w:r w:rsidR="00D95EDD" w:rsidRPr="00E443DE">
              <w:rPr>
                <w:rFonts w:ascii="Calibri" w:hAnsi="Calibri"/>
                <w:sz w:val="18"/>
                <w:szCs w:val="18"/>
              </w:rPr>
              <w:t xml:space="preserve"> </w:t>
            </w:r>
            <w:r w:rsidR="00306C6D" w:rsidRPr="00E443DE">
              <w:rPr>
                <w:rFonts w:ascii="Calibri" w:hAnsi="Calibri" w:cs="Calibri"/>
                <w:sz w:val="18"/>
                <w:szCs w:val="18"/>
              </w:rPr>
              <w:t>≥</w:t>
            </w:r>
            <w:r w:rsidR="00306C6D" w:rsidRPr="00E443DE">
              <w:rPr>
                <w:rFonts w:ascii="Calibri" w:hAnsi="Calibri"/>
                <w:sz w:val="18"/>
                <w:szCs w:val="18"/>
              </w:rPr>
              <w:t xml:space="preserve"> </w:t>
            </w:r>
            <w:r w:rsidRPr="00E443DE">
              <w:rPr>
                <w:rFonts w:ascii="Calibri" w:hAnsi="Calibri"/>
                <w:sz w:val="18"/>
                <w:szCs w:val="18"/>
              </w:rPr>
              <w:t>E01 show</w:t>
            </w:r>
            <w:r w:rsidRPr="00E443DE">
              <w:rPr>
                <w:rFonts w:ascii="Calibri" w:hAnsi="Calibri"/>
                <w:sz w:val="10"/>
                <w:szCs w:val="8"/>
              </w:rPr>
              <w:t xml:space="preserve"> </w:t>
            </w:r>
            <w:r w:rsidRPr="00E443DE">
              <w:rPr>
                <w:rFonts w:ascii="Calibri" w:hAnsi="Calibri"/>
                <w:sz w:val="18"/>
                <w:szCs w:val="18"/>
              </w:rPr>
              <w:t>text “System Passes EER</w:t>
            </w:r>
            <w:r w:rsidR="004967FB" w:rsidRPr="00E443DE">
              <w:rPr>
                <w:rFonts w:ascii="Calibri" w:hAnsi="Calibri"/>
                <w:sz w:val="18"/>
                <w:szCs w:val="18"/>
              </w:rPr>
              <w:t>/EER2</w:t>
            </w:r>
            <w:r w:rsidRPr="00E443DE">
              <w:rPr>
                <w:rFonts w:ascii="Calibri" w:hAnsi="Calibri"/>
                <w:sz w:val="18"/>
                <w:szCs w:val="18"/>
              </w:rPr>
              <w:t xml:space="preserve"> Verification”; else, “System Fails”, do  not proceed&gt;&gt;</w:t>
            </w:r>
          </w:p>
        </w:tc>
      </w:tr>
      <w:tr w:rsidR="00724E2E" w:rsidRPr="00E443DE" w14:paraId="7DC3DBDB" w14:textId="77777777" w:rsidTr="00D97E14">
        <w:trPr>
          <w:trHeight w:val="144"/>
        </w:trPr>
        <w:tc>
          <w:tcPr>
            <w:tcW w:w="10795" w:type="dxa"/>
            <w:gridSpan w:val="3"/>
            <w:vAlign w:val="center"/>
          </w:tcPr>
          <w:p w14:paraId="7DC3DBDA" w14:textId="1E6CCBAD" w:rsidR="00724E2E" w:rsidRPr="00E443DE" w:rsidRDefault="00724E2E" w:rsidP="00442A22">
            <w:pPr>
              <w:rPr>
                <w:rFonts w:ascii="Calibri" w:hAnsi="Calibri"/>
                <w:sz w:val="18"/>
                <w:szCs w:val="18"/>
              </w:rPr>
            </w:pPr>
            <w:r w:rsidRPr="00E443DE">
              <w:rPr>
                <w:rFonts w:ascii="Calibri" w:hAnsi="Calibri"/>
                <w:sz w:val="18"/>
                <w:szCs w:val="18"/>
              </w:rPr>
              <w:t xml:space="preserve">Signature by responsible </w:t>
            </w:r>
            <w:r w:rsidR="00442A22" w:rsidRPr="00E443DE">
              <w:rPr>
                <w:rFonts w:ascii="Calibri" w:hAnsi="Calibri"/>
                <w:sz w:val="18"/>
                <w:szCs w:val="18"/>
              </w:rPr>
              <w:t xml:space="preserve">person on this compliance document </w:t>
            </w:r>
            <w:r w:rsidRPr="00E443DE">
              <w:rPr>
                <w:rFonts w:ascii="Calibri" w:hAnsi="Calibri"/>
                <w:sz w:val="18"/>
                <w:szCs w:val="18"/>
              </w:rPr>
              <w:t xml:space="preserve">certifies that the installed cooling equipment </w:t>
            </w:r>
            <w:r w:rsidR="00720A72" w:rsidRPr="00E443DE">
              <w:rPr>
                <w:rFonts w:ascii="Calibri" w:hAnsi="Calibri"/>
                <w:sz w:val="18"/>
                <w:szCs w:val="18"/>
              </w:rPr>
              <w:t xml:space="preserve">meets or exceeds the required value listed on the </w:t>
            </w:r>
            <w:r w:rsidR="00A57B1D" w:rsidRPr="00E443DE">
              <w:rPr>
                <w:rFonts w:ascii="Calibri" w:hAnsi="Calibri"/>
                <w:sz w:val="18"/>
                <w:szCs w:val="18"/>
              </w:rPr>
              <w:t>LMCC</w:t>
            </w:r>
            <w:r w:rsidRPr="00E443DE">
              <w:rPr>
                <w:rFonts w:ascii="Calibri" w:hAnsi="Calibri"/>
                <w:sz w:val="18"/>
                <w:szCs w:val="18"/>
              </w:rPr>
              <w:t>.</w:t>
            </w:r>
          </w:p>
        </w:tc>
      </w:tr>
    </w:tbl>
    <w:p w14:paraId="15A6496E" w14:textId="77777777" w:rsidR="00BA0957" w:rsidRPr="00E443DE" w:rsidRDefault="00BA0957">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216F5E" w:rsidRPr="00E443DE" w:rsidDel="004E3E8B" w14:paraId="6DBBBC1B" w14:textId="77777777" w:rsidTr="00AC4C87">
        <w:trPr>
          <w:trHeight w:val="144"/>
        </w:trPr>
        <w:tc>
          <w:tcPr>
            <w:tcW w:w="10795" w:type="dxa"/>
            <w:gridSpan w:val="3"/>
            <w:tcBorders>
              <w:top w:val="single" w:sz="4" w:space="0" w:color="auto"/>
              <w:bottom w:val="single" w:sz="4" w:space="0" w:color="auto"/>
            </w:tcBorders>
            <w:vAlign w:val="center"/>
          </w:tcPr>
          <w:p w14:paraId="2B218870" w14:textId="7494BECC" w:rsidR="00216F5E" w:rsidRPr="00E443DE" w:rsidRDefault="00D5198E" w:rsidP="003B4240">
            <w:pPr>
              <w:keepNext/>
              <w:rPr>
                <w:rFonts w:ascii="Calibri" w:hAnsi="Calibri"/>
                <w:b/>
                <w:szCs w:val="18"/>
              </w:rPr>
            </w:pPr>
            <w:r w:rsidRPr="00E443DE">
              <w:rPr>
                <w:rFonts w:ascii="Calibri" w:hAnsi="Calibri"/>
                <w:b/>
                <w:szCs w:val="18"/>
              </w:rPr>
              <w:t>F</w:t>
            </w:r>
            <w:r w:rsidR="00216F5E" w:rsidRPr="00E443DE">
              <w:rPr>
                <w:rFonts w:ascii="Calibri" w:hAnsi="Calibri"/>
                <w:b/>
                <w:szCs w:val="18"/>
              </w:rPr>
              <w:t>. Verified Heat Pump Heating Output</w:t>
            </w:r>
          </w:p>
          <w:p w14:paraId="407BF03A" w14:textId="4ECE7A4C" w:rsidR="00216F5E" w:rsidRPr="00E443DE" w:rsidDel="004E3E8B" w:rsidRDefault="00216F5E" w:rsidP="00E77755">
            <w:pPr>
              <w:keepNext/>
              <w:rPr>
                <w:rFonts w:ascii="Calibri" w:hAnsi="Calibri"/>
                <w:b/>
                <w:sz w:val="18"/>
                <w:szCs w:val="18"/>
              </w:rPr>
            </w:pPr>
            <w:r w:rsidRPr="00E443DE">
              <w:rPr>
                <w:rFonts w:ascii="Calibri" w:hAnsi="Calibri"/>
                <w:sz w:val="18"/>
                <w:szCs w:val="18"/>
              </w:rPr>
              <w:t xml:space="preserve">&lt;&lt;if </w:t>
            </w:r>
            <w:r w:rsidR="00D0737D" w:rsidRPr="00E443DE">
              <w:rPr>
                <w:rFonts w:ascii="Calibri" w:hAnsi="Calibri"/>
                <w:sz w:val="18"/>
                <w:szCs w:val="18"/>
              </w:rPr>
              <w:t>A0</w:t>
            </w:r>
            <w:r w:rsidR="00200DE6" w:rsidRPr="00E443DE">
              <w:rPr>
                <w:rFonts w:ascii="Calibri" w:hAnsi="Calibri"/>
                <w:sz w:val="18"/>
                <w:szCs w:val="18"/>
              </w:rPr>
              <w:t>6</w:t>
            </w:r>
            <w:r w:rsidR="00D0737D" w:rsidRPr="00E443DE">
              <w:rPr>
                <w:rFonts w:ascii="Calibri" w:hAnsi="Calibri"/>
                <w:sz w:val="18"/>
                <w:szCs w:val="18"/>
              </w:rPr>
              <w:t xml:space="preserve"> </w:t>
            </w:r>
            <w:r w:rsidRPr="00E443DE">
              <w:rPr>
                <w:rFonts w:ascii="Calibri" w:hAnsi="Calibri"/>
                <w:sz w:val="18"/>
                <w:szCs w:val="18"/>
              </w:rPr>
              <w:t>equal to "</w:t>
            </w:r>
            <w:r w:rsidR="00AC4C87" w:rsidRPr="00E443DE">
              <w:rPr>
                <w:rFonts w:asciiTheme="minorHAnsi" w:hAnsiTheme="minorHAnsi"/>
                <w:sz w:val="18"/>
                <w:szCs w:val="18"/>
              </w:rPr>
              <w:t>No</w:t>
            </w:r>
            <w:r w:rsidR="00AC4C87" w:rsidRPr="00E443DE">
              <w:rPr>
                <w:rFonts w:ascii="Calibri" w:hAnsi="Calibri"/>
                <w:sz w:val="18"/>
                <w:szCs w:val="18"/>
              </w:rPr>
              <w:t xml:space="preserve"> </w:t>
            </w:r>
            <w:r w:rsidRPr="00E443DE">
              <w:rPr>
                <w:rFonts w:ascii="Calibri" w:hAnsi="Calibri"/>
                <w:sz w:val="18"/>
                <w:szCs w:val="18"/>
              </w:rPr>
              <w:t xml:space="preserve">" then display the "section does not apply" message; else display Table </w:t>
            </w:r>
            <w:r w:rsidR="000916C4" w:rsidRPr="00E443DE">
              <w:rPr>
                <w:rFonts w:ascii="Calibri" w:hAnsi="Calibri"/>
                <w:sz w:val="18"/>
                <w:szCs w:val="18"/>
              </w:rPr>
              <w:t>F</w:t>
            </w:r>
            <w:r w:rsidRPr="00E443DE">
              <w:rPr>
                <w:rFonts w:ascii="Calibri" w:hAnsi="Calibri"/>
                <w:bCs/>
                <w:sz w:val="18"/>
                <w:szCs w:val="18"/>
              </w:rPr>
              <w:t>&gt;&gt;</w:t>
            </w:r>
          </w:p>
        </w:tc>
      </w:tr>
      <w:tr w:rsidR="00216F5E" w:rsidRPr="00E443DE" w14:paraId="2F05EFC2" w14:textId="77777777" w:rsidTr="00AC4C87">
        <w:trPr>
          <w:trHeight w:val="144"/>
        </w:trPr>
        <w:tc>
          <w:tcPr>
            <w:tcW w:w="490" w:type="dxa"/>
            <w:tcBorders>
              <w:top w:val="single" w:sz="4" w:space="0" w:color="auto"/>
              <w:left w:val="single" w:sz="4" w:space="0" w:color="auto"/>
              <w:bottom w:val="single" w:sz="4" w:space="0" w:color="auto"/>
              <w:right w:val="single" w:sz="4" w:space="0" w:color="auto"/>
            </w:tcBorders>
          </w:tcPr>
          <w:p w14:paraId="562C4C3F" w14:textId="77777777" w:rsidR="00216F5E" w:rsidRPr="00E443DE" w:rsidRDefault="00216F5E"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7C75F136" w14:textId="17D5D083" w:rsidR="00216F5E" w:rsidRPr="00E443DE" w:rsidDel="004E3E8B" w:rsidRDefault="00216F5E" w:rsidP="003B4240">
            <w:pPr>
              <w:pStyle w:val="Header"/>
              <w:keepNext/>
              <w:tabs>
                <w:tab w:val="clear" w:pos="4320"/>
                <w:tab w:val="clear" w:pos="8640"/>
              </w:tabs>
              <w:ind w:hanging="18"/>
              <w:rPr>
                <w:rFonts w:ascii="Calibri" w:hAnsi="Calibri"/>
                <w:sz w:val="18"/>
                <w:szCs w:val="18"/>
              </w:rPr>
            </w:pPr>
            <w:r w:rsidRPr="00E443DE">
              <w:rPr>
                <w:rFonts w:ascii="Calibri" w:hAnsi="Calibri"/>
                <w:sz w:val="18"/>
                <w:szCs w:val="18"/>
              </w:rPr>
              <w:t>Required 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3B3AD23" w14:textId="62369644" w:rsidR="00216F5E" w:rsidRPr="00E443DE" w:rsidRDefault="00216F5E" w:rsidP="003B4240">
            <w:pPr>
              <w:keepNext/>
              <w:rPr>
                <w:rFonts w:ascii="Calibri" w:hAnsi="Calibri"/>
                <w:sz w:val="18"/>
                <w:szCs w:val="18"/>
              </w:rPr>
            </w:pPr>
            <w:r w:rsidRPr="00E443DE">
              <w:rPr>
                <w:rFonts w:ascii="Calibri" w:hAnsi="Calibri"/>
                <w:sz w:val="18"/>
                <w:szCs w:val="18"/>
              </w:rPr>
              <w:t xml:space="preserve">&lt;&lt;auto filled from </w:t>
            </w:r>
            <w:r w:rsidR="00A57B1D" w:rsidRPr="00E443DE">
              <w:rPr>
                <w:rFonts w:ascii="Calibri" w:hAnsi="Calibri"/>
                <w:sz w:val="18"/>
                <w:szCs w:val="18"/>
              </w:rPr>
              <w:t>LMCI</w:t>
            </w:r>
            <w:r w:rsidRPr="00E443DE">
              <w:rPr>
                <w:rFonts w:ascii="Calibri" w:hAnsi="Calibri"/>
                <w:sz w:val="18"/>
                <w:szCs w:val="18"/>
              </w:rPr>
              <w:t>-MCH-01&gt;&gt;</w:t>
            </w:r>
          </w:p>
        </w:tc>
      </w:tr>
      <w:tr w:rsidR="00216F5E" w:rsidRPr="00E443DE" w14:paraId="120A74C6" w14:textId="77777777" w:rsidTr="00AC4C87">
        <w:trPr>
          <w:trHeight w:val="144"/>
        </w:trPr>
        <w:tc>
          <w:tcPr>
            <w:tcW w:w="490" w:type="dxa"/>
            <w:tcBorders>
              <w:top w:val="single" w:sz="4" w:space="0" w:color="auto"/>
            </w:tcBorders>
            <w:vAlign w:val="center"/>
          </w:tcPr>
          <w:p w14:paraId="11CBA95D" w14:textId="77777777" w:rsidR="00216F5E" w:rsidRPr="00E443DE" w:rsidRDefault="00216F5E"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02</w:t>
            </w:r>
          </w:p>
        </w:tc>
        <w:tc>
          <w:tcPr>
            <w:tcW w:w="3645" w:type="dxa"/>
            <w:tcBorders>
              <w:top w:val="single" w:sz="4" w:space="0" w:color="auto"/>
            </w:tcBorders>
            <w:vAlign w:val="center"/>
          </w:tcPr>
          <w:p w14:paraId="4D2D1DFD" w14:textId="0FDE6ADF" w:rsidR="00216F5E" w:rsidRPr="00E443DE" w:rsidRDefault="00216F5E" w:rsidP="001A762B">
            <w:pPr>
              <w:pStyle w:val="Header"/>
              <w:keepNext/>
              <w:tabs>
                <w:tab w:val="clear" w:pos="4320"/>
                <w:tab w:val="clear" w:pos="8640"/>
              </w:tabs>
              <w:ind w:hanging="18"/>
              <w:rPr>
                <w:rFonts w:ascii="Calibri" w:hAnsi="Calibri"/>
                <w:sz w:val="18"/>
                <w:szCs w:val="18"/>
              </w:rPr>
            </w:pPr>
            <w:r w:rsidRPr="00E443DE">
              <w:rPr>
                <w:rFonts w:ascii="Calibri" w:hAnsi="Calibri"/>
                <w:sz w:val="18"/>
                <w:szCs w:val="18"/>
              </w:rPr>
              <w:t>Installed Heating BTU Output at 47 Degrees F</w:t>
            </w:r>
          </w:p>
        </w:tc>
        <w:tc>
          <w:tcPr>
            <w:tcW w:w="6660" w:type="dxa"/>
            <w:tcBorders>
              <w:top w:val="single" w:sz="4" w:space="0" w:color="auto"/>
            </w:tcBorders>
            <w:vAlign w:val="center"/>
          </w:tcPr>
          <w:p w14:paraId="56E45E82" w14:textId="24D09CC1" w:rsidR="00216F5E" w:rsidRPr="00E443DE" w:rsidRDefault="00216F5E" w:rsidP="00210CD1">
            <w:pPr>
              <w:pStyle w:val="Header"/>
              <w:keepNext/>
              <w:tabs>
                <w:tab w:val="clear" w:pos="4320"/>
                <w:tab w:val="clear" w:pos="8640"/>
              </w:tabs>
              <w:ind w:hanging="18"/>
              <w:rPr>
                <w:rFonts w:ascii="Calibri" w:hAnsi="Calibri"/>
                <w:sz w:val="18"/>
                <w:szCs w:val="18"/>
              </w:rPr>
            </w:pPr>
            <w:r w:rsidRPr="00E443DE">
              <w:rPr>
                <w:rFonts w:ascii="Calibri" w:hAnsi="Calibri"/>
                <w:sz w:val="18"/>
                <w:szCs w:val="18"/>
              </w:rPr>
              <w:t xml:space="preserve">&lt;&lt;user input, Btu output at 47 degrees F listed in the </w:t>
            </w:r>
            <w:r w:rsidRPr="00E443DE">
              <w:rPr>
                <w:rFonts w:asciiTheme="minorHAnsi" w:hAnsiTheme="minorHAnsi"/>
                <w:sz w:val="18"/>
                <w:szCs w:val="18"/>
              </w:rPr>
              <w:t>Directory used to certify product performance</w:t>
            </w:r>
            <w:r w:rsidRPr="00E443DE">
              <w:rPr>
                <w:rFonts w:ascii="Calibri" w:hAnsi="Calibri"/>
                <w:sz w:val="18"/>
                <w:szCs w:val="18"/>
              </w:rPr>
              <w:t xml:space="preserve"> &gt;&gt;</w:t>
            </w:r>
          </w:p>
        </w:tc>
      </w:tr>
      <w:tr w:rsidR="00216F5E" w:rsidRPr="00E443DE" w14:paraId="683FF394" w14:textId="77777777" w:rsidTr="00AC4C87">
        <w:trPr>
          <w:trHeight w:val="144"/>
        </w:trPr>
        <w:tc>
          <w:tcPr>
            <w:tcW w:w="490" w:type="dxa"/>
            <w:tcBorders>
              <w:top w:val="single" w:sz="4" w:space="0" w:color="auto"/>
            </w:tcBorders>
            <w:vAlign w:val="center"/>
          </w:tcPr>
          <w:p w14:paraId="362E97B6" w14:textId="77777777" w:rsidR="00216F5E" w:rsidRPr="00E443DE" w:rsidRDefault="00216F5E"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03</w:t>
            </w:r>
          </w:p>
        </w:tc>
        <w:tc>
          <w:tcPr>
            <w:tcW w:w="3645" w:type="dxa"/>
            <w:tcBorders>
              <w:top w:val="single" w:sz="4" w:space="0" w:color="auto"/>
            </w:tcBorders>
          </w:tcPr>
          <w:p w14:paraId="347EFB68" w14:textId="03FC2D6E" w:rsidR="00216F5E" w:rsidRPr="00E443DE" w:rsidRDefault="00216F5E" w:rsidP="003B4240">
            <w:pPr>
              <w:pStyle w:val="Header"/>
              <w:keepNext/>
              <w:tabs>
                <w:tab w:val="clear" w:pos="4320"/>
                <w:tab w:val="clear" w:pos="8640"/>
              </w:tabs>
              <w:ind w:hanging="18"/>
              <w:rPr>
                <w:rFonts w:ascii="Calibri" w:hAnsi="Calibri"/>
                <w:sz w:val="18"/>
                <w:szCs w:val="18"/>
              </w:rPr>
            </w:pPr>
            <w:r w:rsidRPr="00E443DE">
              <w:rPr>
                <w:rFonts w:ascii="Calibri" w:hAnsi="Calibri"/>
                <w:sz w:val="18"/>
                <w:szCs w:val="18"/>
              </w:rPr>
              <w:t>Required Heating Output at 17 Degrees F</w:t>
            </w:r>
          </w:p>
        </w:tc>
        <w:tc>
          <w:tcPr>
            <w:tcW w:w="6660" w:type="dxa"/>
            <w:tcBorders>
              <w:top w:val="single" w:sz="4" w:space="0" w:color="auto"/>
            </w:tcBorders>
          </w:tcPr>
          <w:p w14:paraId="067F99E7" w14:textId="632F94AE" w:rsidR="00216F5E" w:rsidRPr="00E443DE" w:rsidRDefault="00216F5E" w:rsidP="003B4240">
            <w:pPr>
              <w:pStyle w:val="Header"/>
              <w:keepNext/>
              <w:tabs>
                <w:tab w:val="clear" w:pos="4320"/>
                <w:tab w:val="clear" w:pos="8640"/>
              </w:tabs>
              <w:ind w:hanging="18"/>
              <w:rPr>
                <w:rFonts w:ascii="Calibri" w:hAnsi="Calibri"/>
                <w:sz w:val="18"/>
                <w:szCs w:val="18"/>
              </w:rPr>
            </w:pPr>
            <w:r w:rsidRPr="00E443DE">
              <w:rPr>
                <w:rFonts w:ascii="Calibri" w:hAnsi="Calibri"/>
                <w:sz w:val="18"/>
                <w:szCs w:val="18"/>
              </w:rPr>
              <w:t xml:space="preserve">&lt;&lt;auto filled from </w:t>
            </w:r>
            <w:r w:rsidR="00A57B1D" w:rsidRPr="00E443DE">
              <w:rPr>
                <w:rFonts w:ascii="Calibri" w:hAnsi="Calibri"/>
                <w:sz w:val="18"/>
                <w:szCs w:val="18"/>
              </w:rPr>
              <w:t>LMCI</w:t>
            </w:r>
            <w:r w:rsidRPr="00E443DE">
              <w:rPr>
                <w:rFonts w:ascii="Calibri" w:hAnsi="Calibri"/>
                <w:sz w:val="18"/>
                <w:szCs w:val="18"/>
              </w:rPr>
              <w:t>-MCH-01</w:t>
            </w:r>
            <w:r w:rsidR="001A762B" w:rsidRPr="00E443DE">
              <w:rPr>
                <w:rFonts w:ascii="Calibri" w:hAnsi="Calibri"/>
                <w:sz w:val="18"/>
                <w:szCs w:val="18"/>
              </w:rPr>
              <w:t xml:space="preserve"> if value is available, else value=n/a</w:t>
            </w:r>
            <w:r w:rsidRPr="00E443DE">
              <w:rPr>
                <w:rFonts w:ascii="Calibri" w:hAnsi="Calibri"/>
                <w:sz w:val="18"/>
                <w:szCs w:val="18"/>
              </w:rPr>
              <w:t>&gt;&gt;</w:t>
            </w:r>
          </w:p>
        </w:tc>
      </w:tr>
      <w:tr w:rsidR="00216F5E" w:rsidRPr="00E443DE" w14:paraId="77E8FAF7" w14:textId="77777777" w:rsidTr="00326D79">
        <w:trPr>
          <w:trHeight w:val="144"/>
        </w:trPr>
        <w:tc>
          <w:tcPr>
            <w:tcW w:w="490" w:type="dxa"/>
            <w:tcBorders>
              <w:top w:val="single" w:sz="4" w:space="0" w:color="auto"/>
            </w:tcBorders>
            <w:vAlign w:val="center"/>
          </w:tcPr>
          <w:p w14:paraId="78706B99" w14:textId="77777777" w:rsidR="00216F5E" w:rsidRPr="00E443DE" w:rsidRDefault="00216F5E" w:rsidP="003B4240">
            <w:pPr>
              <w:pStyle w:val="Header"/>
              <w:keepNext/>
              <w:tabs>
                <w:tab w:val="clear" w:pos="4320"/>
                <w:tab w:val="clear" w:pos="8640"/>
              </w:tabs>
              <w:jc w:val="center"/>
              <w:rPr>
                <w:rFonts w:ascii="Calibri" w:hAnsi="Calibri"/>
                <w:sz w:val="18"/>
                <w:szCs w:val="18"/>
              </w:rPr>
            </w:pPr>
            <w:r w:rsidRPr="00E443DE">
              <w:rPr>
                <w:rFonts w:ascii="Calibri" w:hAnsi="Calibri"/>
                <w:sz w:val="18"/>
                <w:szCs w:val="18"/>
              </w:rPr>
              <w:t>04</w:t>
            </w:r>
          </w:p>
        </w:tc>
        <w:tc>
          <w:tcPr>
            <w:tcW w:w="3645" w:type="dxa"/>
            <w:tcBorders>
              <w:top w:val="single" w:sz="4" w:space="0" w:color="auto"/>
            </w:tcBorders>
            <w:vAlign w:val="center"/>
          </w:tcPr>
          <w:p w14:paraId="0BDCCFEF" w14:textId="7B3E16C9" w:rsidR="00216F5E" w:rsidRPr="00E443DE" w:rsidRDefault="00216F5E" w:rsidP="00567771">
            <w:pPr>
              <w:pStyle w:val="Header"/>
              <w:keepNext/>
              <w:tabs>
                <w:tab w:val="clear" w:pos="4320"/>
                <w:tab w:val="clear" w:pos="8640"/>
              </w:tabs>
              <w:ind w:hanging="18"/>
              <w:rPr>
                <w:rFonts w:ascii="Calibri" w:hAnsi="Calibri"/>
                <w:sz w:val="18"/>
                <w:szCs w:val="18"/>
              </w:rPr>
            </w:pPr>
            <w:r w:rsidRPr="00E443DE">
              <w:rPr>
                <w:rFonts w:ascii="Calibri" w:hAnsi="Calibri"/>
                <w:sz w:val="18"/>
                <w:szCs w:val="18"/>
              </w:rPr>
              <w:t>Installed Heating Output at 17 Degrees F</w:t>
            </w:r>
          </w:p>
        </w:tc>
        <w:tc>
          <w:tcPr>
            <w:tcW w:w="6660" w:type="dxa"/>
            <w:tcBorders>
              <w:top w:val="single" w:sz="4" w:space="0" w:color="auto"/>
            </w:tcBorders>
          </w:tcPr>
          <w:p w14:paraId="3121C756" w14:textId="764181FA" w:rsidR="00216F5E" w:rsidRPr="00E443DE" w:rsidRDefault="00216F5E" w:rsidP="001A762B">
            <w:pPr>
              <w:pStyle w:val="Header"/>
              <w:keepNext/>
              <w:tabs>
                <w:tab w:val="clear" w:pos="4320"/>
                <w:tab w:val="clear" w:pos="8640"/>
              </w:tabs>
              <w:ind w:hanging="18"/>
              <w:rPr>
                <w:rFonts w:ascii="Calibri" w:hAnsi="Calibri"/>
                <w:sz w:val="18"/>
                <w:szCs w:val="18"/>
              </w:rPr>
            </w:pPr>
            <w:r w:rsidRPr="00E443DE">
              <w:rPr>
                <w:rFonts w:ascii="Calibri" w:hAnsi="Calibri"/>
                <w:sz w:val="18"/>
                <w:szCs w:val="18"/>
              </w:rPr>
              <w:t xml:space="preserve">&lt;&lt;user input, Btu output at 17 degrees F listed in the </w:t>
            </w:r>
            <w:r w:rsidRPr="00E443DE">
              <w:rPr>
                <w:rFonts w:asciiTheme="minorHAnsi" w:hAnsiTheme="minorHAnsi"/>
                <w:sz w:val="18"/>
                <w:szCs w:val="18"/>
              </w:rPr>
              <w:t>Directory used to certify product performance</w:t>
            </w:r>
            <w:r w:rsidR="00F7262C" w:rsidRPr="00E443DE">
              <w:rPr>
                <w:rFonts w:asciiTheme="minorHAnsi" w:hAnsiTheme="minorHAnsi"/>
                <w:sz w:val="18"/>
                <w:szCs w:val="18"/>
              </w:rPr>
              <w:t>; allow N/A entry if</w:t>
            </w:r>
            <w:r w:rsidRPr="00E443DE">
              <w:rPr>
                <w:rFonts w:ascii="Calibri" w:hAnsi="Calibri"/>
                <w:sz w:val="18"/>
                <w:szCs w:val="18"/>
              </w:rPr>
              <w:t xml:space="preserve"> </w:t>
            </w:r>
            <w:r w:rsidR="005E0D15" w:rsidRPr="00E443DE">
              <w:rPr>
                <w:rFonts w:ascii="Calibri" w:hAnsi="Calibri"/>
                <w:sz w:val="18"/>
                <w:szCs w:val="18"/>
              </w:rPr>
              <w:t>heat pump system output is not rated at 17 degrees F in any directory</w:t>
            </w:r>
            <w:r w:rsidRPr="00E443DE">
              <w:rPr>
                <w:rFonts w:ascii="Calibri" w:hAnsi="Calibri"/>
                <w:sz w:val="18"/>
                <w:szCs w:val="18"/>
              </w:rPr>
              <w:t>&gt;&gt;</w:t>
            </w:r>
          </w:p>
        </w:tc>
      </w:tr>
      <w:tr w:rsidR="00216F5E" w:rsidRPr="00E443DE" w14:paraId="33478B29" w14:textId="77777777" w:rsidTr="00AC4C87">
        <w:trPr>
          <w:trHeight w:val="144"/>
        </w:trPr>
        <w:tc>
          <w:tcPr>
            <w:tcW w:w="490" w:type="dxa"/>
            <w:vAlign w:val="center"/>
          </w:tcPr>
          <w:p w14:paraId="3FF0D5EF" w14:textId="77777777" w:rsidR="00216F5E" w:rsidRPr="00E443DE" w:rsidRDefault="00216F5E" w:rsidP="003B4240">
            <w:pPr>
              <w:keepNext/>
              <w:jc w:val="center"/>
              <w:rPr>
                <w:rFonts w:ascii="Calibri" w:hAnsi="Calibri"/>
                <w:sz w:val="18"/>
                <w:szCs w:val="18"/>
              </w:rPr>
            </w:pPr>
            <w:r w:rsidRPr="00E443DE">
              <w:rPr>
                <w:rFonts w:ascii="Calibri" w:hAnsi="Calibri"/>
                <w:sz w:val="18"/>
                <w:szCs w:val="18"/>
              </w:rPr>
              <w:t>05</w:t>
            </w:r>
          </w:p>
        </w:tc>
        <w:tc>
          <w:tcPr>
            <w:tcW w:w="3645" w:type="dxa"/>
            <w:vAlign w:val="center"/>
          </w:tcPr>
          <w:p w14:paraId="154C0393" w14:textId="77777777" w:rsidR="00216F5E" w:rsidRPr="00E443DE" w:rsidRDefault="00216F5E" w:rsidP="003B4240">
            <w:pPr>
              <w:keepNext/>
              <w:rPr>
                <w:rFonts w:ascii="Calibri" w:hAnsi="Calibri"/>
                <w:sz w:val="18"/>
                <w:szCs w:val="18"/>
              </w:rPr>
            </w:pPr>
            <w:r w:rsidRPr="00E443DE">
              <w:rPr>
                <w:rFonts w:ascii="Calibri" w:hAnsi="Calibri"/>
                <w:sz w:val="18"/>
                <w:szCs w:val="18"/>
              </w:rPr>
              <w:t>Compliance Statement:</w:t>
            </w:r>
          </w:p>
        </w:tc>
        <w:tc>
          <w:tcPr>
            <w:tcW w:w="6660" w:type="dxa"/>
            <w:vAlign w:val="center"/>
          </w:tcPr>
          <w:p w14:paraId="2031D866" w14:textId="34172CEC" w:rsidR="00216F5E" w:rsidRPr="00E443DE" w:rsidRDefault="00216F5E" w:rsidP="00155FC2">
            <w:pPr>
              <w:keepNext/>
              <w:rPr>
                <w:rFonts w:ascii="Calibri" w:hAnsi="Calibri"/>
                <w:sz w:val="18"/>
                <w:szCs w:val="18"/>
              </w:rPr>
            </w:pPr>
            <w:r w:rsidRPr="00E443DE">
              <w:rPr>
                <w:rFonts w:ascii="Calibri" w:hAnsi="Calibri"/>
                <w:sz w:val="18"/>
                <w:szCs w:val="18"/>
              </w:rPr>
              <w:t xml:space="preserve">&lt;&lt; calculated field: if </w:t>
            </w:r>
            <w:r w:rsidR="001D6EF0" w:rsidRPr="00E443DE">
              <w:rPr>
                <w:rFonts w:ascii="Calibri" w:hAnsi="Calibri"/>
                <w:sz w:val="18"/>
                <w:szCs w:val="18"/>
              </w:rPr>
              <w:t>F</w:t>
            </w:r>
            <w:r w:rsidRPr="00E443DE">
              <w:rPr>
                <w:rFonts w:ascii="Calibri" w:hAnsi="Calibri"/>
                <w:sz w:val="18"/>
                <w:szCs w:val="18"/>
              </w:rPr>
              <w:t>02</w:t>
            </w:r>
            <w:r w:rsidR="00193838" w:rsidRPr="00E443DE">
              <w:rPr>
                <w:rFonts w:ascii="Calibri" w:hAnsi="Calibri"/>
                <w:sz w:val="18"/>
                <w:szCs w:val="18"/>
              </w:rPr>
              <w:t xml:space="preserve"> </w:t>
            </w:r>
            <w:r w:rsidR="004967FB" w:rsidRPr="00E443DE">
              <w:rPr>
                <w:rFonts w:ascii="Calibri" w:hAnsi="Calibri" w:cs="Calibri"/>
                <w:sz w:val="18"/>
                <w:szCs w:val="18"/>
              </w:rPr>
              <w:t xml:space="preserve">≥ </w:t>
            </w:r>
            <w:r w:rsidR="001D6EF0" w:rsidRPr="00E443DE">
              <w:rPr>
                <w:rFonts w:ascii="Calibri" w:hAnsi="Calibri"/>
                <w:sz w:val="18"/>
                <w:szCs w:val="18"/>
              </w:rPr>
              <w:t>F</w:t>
            </w:r>
            <w:r w:rsidRPr="00E443DE">
              <w:rPr>
                <w:rFonts w:ascii="Calibri" w:hAnsi="Calibri"/>
                <w:sz w:val="18"/>
                <w:szCs w:val="18"/>
              </w:rPr>
              <w:t>01</w:t>
            </w:r>
            <w:r w:rsidR="00193838" w:rsidRPr="00E443DE">
              <w:rPr>
                <w:rFonts w:ascii="Calibri" w:hAnsi="Calibri"/>
                <w:sz w:val="18"/>
                <w:szCs w:val="18"/>
              </w:rPr>
              <w:t>,</w:t>
            </w:r>
            <w:r w:rsidRPr="00E443DE">
              <w:rPr>
                <w:rFonts w:ascii="Calibri" w:hAnsi="Calibri"/>
                <w:sz w:val="18"/>
                <w:szCs w:val="18"/>
              </w:rPr>
              <w:t xml:space="preserve"> and</w:t>
            </w:r>
            <w:r w:rsidR="001D6EF0" w:rsidRPr="00E443DE">
              <w:rPr>
                <w:rFonts w:ascii="Calibri" w:hAnsi="Calibri"/>
                <w:sz w:val="18"/>
                <w:szCs w:val="18"/>
              </w:rPr>
              <w:t xml:space="preserve"> if</w:t>
            </w:r>
            <w:r w:rsidR="004967FB" w:rsidRPr="00E443DE">
              <w:rPr>
                <w:rFonts w:ascii="Calibri" w:hAnsi="Calibri"/>
                <w:sz w:val="18"/>
                <w:szCs w:val="18"/>
              </w:rPr>
              <w:t xml:space="preserve"> </w:t>
            </w:r>
            <w:r w:rsidR="001D6EF0" w:rsidRPr="00E443DE">
              <w:rPr>
                <w:rFonts w:ascii="Calibri" w:hAnsi="Calibri"/>
                <w:sz w:val="18"/>
                <w:szCs w:val="18"/>
              </w:rPr>
              <w:t>F04</w:t>
            </w:r>
            <w:r w:rsidR="00193838" w:rsidRPr="00E443DE">
              <w:rPr>
                <w:rFonts w:ascii="Calibri" w:hAnsi="Calibri"/>
                <w:sz w:val="18"/>
                <w:szCs w:val="18"/>
              </w:rPr>
              <w:t xml:space="preserve"> </w:t>
            </w:r>
            <w:r w:rsidR="004967FB" w:rsidRPr="00E443DE">
              <w:rPr>
                <w:rFonts w:ascii="Calibri" w:hAnsi="Calibri" w:cs="Calibri"/>
                <w:sz w:val="18"/>
                <w:szCs w:val="18"/>
              </w:rPr>
              <w:t>≥</w:t>
            </w:r>
            <w:r w:rsidR="00193838" w:rsidRPr="00E443DE">
              <w:rPr>
                <w:rFonts w:ascii="Calibri" w:hAnsi="Calibri"/>
                <w:sz w:val="18"/>
                <w:szCs w:val="18"/>
              </w:rPr>
              <w:t xml:space="preserve"> </w:t>
            </w:r>
            <w:r w:rsidR="001D6EF0" w:rsidRPr="00E443DE">
              <w:rPr>
                <w:rFonts w:ascii="Calibri" w:hAnsi="Calibri"/>
                <w:sz w:val="18"/>
                <w:szCs w:val="18"/>
              </w:rPr>
              <w:t>F03</w:t>
            </w:r>
            <w:r w:rsidR="000E5F2D" w:rsidRPr="00E443DE">
              <w:rPr>
                <w:rFonts w:ascii="Calibri" w:hAnsi="Calibri"/>
                <w:sz w:val="18"/>
                <w:szCs w:val="18"/>
              </w:rPr>
              <w:t xml:space="preserve"> or </w:t>
            </w:r>
            <w:r w:rsidR="007445F2" w:rsidRPr="00E443DE">
              <w:rPr>
                <w:rFonts w:ascii="Calibri" w:hAnsi="Calibri"/>
                <w:sz w:val="18"/>
                <w:szCs w:val="18"/>
              </w:rPr>
              <w:t>F04 = NA, then</w:t>
            </w:r>
            <w:r w:rsidR="001D6EF0" w:rsidRPr="00E443DE">
              <w:rPr>
                <w:rFonts w:ascii="Calibri" w:hAnsi="Calibri"/>
                <w:sz w:val="18"/>
                <w:szCs w:val="18"/>
              </w:rPr>
              <w:t xml:space="preserve"> show text</w:t>
            </w:r>
            <w:r w:rsidR="00665A11" w:rsidRPr="00E443DE">
              <w:rPr>
                <w:rFonts w:ascii="Calibri" w:hAnsi="Calibri"/>
                <w:sz w:val="18"/>
                <w:szCs w:val="18"/>
              </w:rPr>
              <w:t xml:space="preserve"> </w:t>
            </w:r>
            <w:r w:rsidRPr="00E443DE">
              <w:rPr>
                <w:rFonts w:ascii="Calibri" w:hAnsi="Calibri"/>
                <w:sz w:val="18"/>
                <w:szCs w:val="18"/>
              </w:rPr>
              <w:t xml:space="preserve">“System Passes </w:t>
            </w:r>
            <w:r w:rsidRPr="00E443DE">
              <w:rPr>
                <w:rFonts w:asciiTheme="minorHAnsi" w:hAnsiTheme="minorHAnsi"/>
                <w:sz w:val="18"/>
                <w:szCs w:val="18"/>
              </w:rPr>
              <w:t>Heat Pump Heating Output Performance Compliance Verification</w:t>
            </w:r>
            <w:r w:rsidRPr="00E443DE">
              <w:rPr>
                <w:rFonts w:ascii="Calibri" w:hAnsi="Calibri"/>
                <w:sz w:val="18"/>
                <w:szCs w:val="18"/>
              </w:rPr>
              <w:t>”; else</w:t>
            </w:r>
            <w:r w:rsidR="00665A11" w:rsidRPr="00E443DE">
              <w:rPr>
                <w:rFonts w:ascii="Calibri" w:hAnsi="Calibri"/>
                <w:sz w:val="18"/>
                <w:szCs w:val="18"/>
              </w:rPr>
              <w:t xml:space="preserve"> </w:t>
            </w:r>
            <w:r w:rsidRPr="00E443DE">
              <w:rPr>
                <w:rFonts w:ascii="Calibri" w:hAnsi="Calibri"/>
                <w:sz w:val="18"/>
                <w:szCs w:val="18"/>
              </w:rPr>
              <w:t>“System Fails”, do  not proceed&gt;&gt;</w:t>
            </w:r>
          </w:p>
        </w:tc>
      </w:tr>
      <w:tr w:rsidR="00216F5E" w:rsidRPr="00E443DE" w14:paraId="0A805EA4" w14:textId="77777777" w:rsidTr="00AC4C87">
        <w:trPr>
          <w:trHeight w:val="144"/>
        </w:trPr>
        <w:tc>
          <w:tcPr>
            <w:tcW w:w="10795" w:type="dxa"/>
            <w:gridSpan w:val="3"/>
            <w:vAlign w:val="center"/>
          </w:tcPr>
          <w:p w14:paraId="5AB27005" w14:textId="3367B938" w:rsidR="00216F5E" w:rsidRPr="00E443DE" w:rsidRDefault="00216F5E" w:rsidP="00BB1DDE">
            <w:pPr>
              <w:rPr>
                <w:rFonts w:ascii="Calibri" w:hAnsi="Calibri"/>
                <w:sz w:val="18"/>
                <w:szCs w:val="18"/>
              </w:rPr>
            </w:pPr>
            <w:r w:rsidRPr="00E443DE">
              <w:rPr>
                <w:rFonts w:ascii="Calibri" w:hAnsi="Calibri"/>
                <w:sz w:val="18"/>
                <w:szCs w:val="18"/>
              </w:rPr>
              <w:t xml:space="preserve">Signature by responsible </w:t>
            </w:r>
            <w:r w:rsidR="00BA2D1E" w:rsidRPr="00E443DE">
              <w:rPr>
                <w:rFonts w:ascii="Calibri" w:hAnsi="Calibri"/>
                <w:sz w:val="18"/>
                <w:szCs w:val="18"/>
              </w:rPr>
              <w:t xml:space="preserve">person </w:t>
            </w:r>
            <w:r w:rsidR="00BB1DDE" w:rsidRPr="00E443DE">
              <w:rPr>
                <w:rFonts w:ascii="Calibri" w:hAnsi="Calibri"/>
                <w:sz w:val="18"/>
                <w:szCs w:val="18"/>
              </w:rPr>
              <w:t xml:space="preserve">on this compliance document </w:t>
            </w:r>
            <w:r w:rsidRPr="00E443DE">
              <w:rPr>
                <w:rFonts w:ascii="Calibri" w:hAnsi="Calibri"/>
                <w:sz w:val="18"/>
                <w:szCs w:val="18"/>
              </w:rPr>
              <w:t xml:space="preserve">certifies that the installed heat pump equipment meets or exceeds the required value listed on the </w:t>
            </w:r>
            <w:r w:rsidR="00A57B1D" w:rsidRPr="00E443DE">
              <w:rPr>
                <w:rFonts w:ascii="Calibri" w:hAnsi="Calibri"/>
                <w:sz w:val="18"/>
                <w:szCs w:val="18"/>
              </w:rPr>
              <w:t>LMCC</w:t>
            </w:r>
            <w:r w:rsidRPr="00E443DE">
              <w:rPr>
                <w:rFonts w:ascii="Calibri" w:hAnsi="Calibri"/>
                <w:sz w:val="18"/>
                <w:szCs w:val="18"/>
              </w:rPr>
              <w:t>.</w:t>
            </w:r>
          </w:p>
        </w:tc>
      </w:tr>
    </w:tbl>
    <w:p w14:paraId="16642B97" w14:textId="1FA9D7BD" w:rsidR="001A165E" w:rsidRPr="00E443DE" w:rsidRDefault="001A165E">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FC0396" w:rsidRPr="00E443DE" w14:paraId="4542C208" w14:textId="77777777" w:rsidTr="00FC0396">
        <w:trPr>
          <w:trHeight w:val="144"/>
        </w:trPr>
        <w:tc>
          <w:tcPr>
            <w:tcW w:w="10795" w:type="dxa"/>
            <w:gridSpan w:val="3"/>
            <w:tcBorders>
              <w:top w:val="single" w:sz="4" w:space="0" w:color="auto"/>
              <w:bottom w:val="single" w:sz="4" w:space="0" w:color="auto"/>
            </w:tcBorders>
            <w:vAlign w:val="center"/>
          </w:tcPr>
          <w:p w14:paraId="046F661C" w14:textId="66F067D5" w:rsidR="00FC0396" w:rsidRPr="00E443DE" w:rsidRDefault="00FC0396" w:rsidP="00FC0396">
            <w:pPr>
              <w:keepNext/>
              <w:rPr>
                <w:rFonts w:ascii="Calibri" w:hAnsi="Calibri"/>
                <w:b/>
                <w:szCs w:val="18"/>
              </w:rPr>
            </w:pPr>
            <w:r w:rsidRPr="00E443DE">
              <w:rPr>
                <w:rFonts w:ascii="Calibri" w:hAnsi="Calibri"/>
                <w:b/>
                <w:szCs w:val="18"/>
              </w:rPr>
              <w:t>G. Verified Heat Pump HSPF</w:t>
            </w:r>
            <w:r w:rsidR="00126C0D" w:rsidRPr="00E443DE">
              <w:rPr>
                <w:rFonts w:ascii="Calibri" w:hAnsi="Calibri"/>
                <w:b/>
                <w:szCs w:val="18"/>
              </w:rPr>
              <w:t>/HSPF2</w:t>
            </w:r>
          </w:p>
          <w:p w14:paraId="40ACEE67" w14:textId="2D39634D" w:rsidR="00FC0396" w:rsidRPr="00E443DE" w:rsidDel="004E3E8B" w:rsidRDefault="00FC0396" w:rsidP="00A76DC6">
            <w:pPr>
              <w:keepNext/>
              <w:rPr>
                <w:rFonts w:ascii="Calibri" w:hAnsi="Calibri"/>
                <w:b/>
                <w:sz w:val="18"/>
                <w:szCs w:val="18"/>
              </w:rPr>
            </w:pPr>
            <w:r w:rsidRPr="00E443DE">
              <w:rPr>
                <w:rFonts w:ascii="Calibri" w:hAnsi="Calibri"/>
                <w:sz w:val="18"/>
                <w:szCs w:val="18"/>
              </w:rPr>
              <w:t>&lt;&lt;if A0</w:t>
            </w:r>
            <w:r w:rsidR="00200DE6" w:rsidRPr="00E443DE">
              <w:rPr>
                <w:rFonts w:ascii="Calibri" w:hAnsi="Calibri"/>
                <w:sz w:val="18"/>
                <w:szCs w:val="18"/>
              </w:rPr>
              <w:t>7</w:t>
            </w:r>
            <w:r w:rsidRPr="00E443DE">
              <w:rPr>
                <w:rFonts w:ascii="Calibri" w:hAnsi="Calibri"/>
                <w:sz w:val="18"/>
                <w:szCs w:val="18"/>
              </w:rPr>
              <w:t xml:space="preserve"> equal to "No</w:t>
            </w:r>
            <w:r w:rsidRPr="00E443DE" w:rsidDel="00FD2A49">
              <w:rPr>
                <w:rFonts w:ascii="Calibri" w:hAnsi="Calibri"/>
                <w:sz w:val="18"/>
                <w:szCs w:val="18"/>
              </w:rPr>
              <w:t xml:space="preserve"> </w:t>
            </w:r>
            <w:r w:rsidRPr="00E443DE">
              <w:rPr>
                <w:rFonts w:ascii="Calibri" w:hAnsi="Calibri"/>
                <w:sz w:val="18"/>
                <w:szCs w:val="18"/>
              </w:rPr>
              <w:t xml:space="preserve">" then display the "section does not apply" message; else display Table </w:t>
            </w:r>
            <w:r w:rsidR="00A76DC6" w:rsidRPr="00E443DE">
              <w:rPr>
                <w:rFonts w:ascii="Calibri" w:hAnsi="Calibri"/>
                <w:sz w:val="18"/>
                <w:szCs w:val="18"/>
              </w:rPr>
              <w:t>G</w:t>
            </w:r>
            <w:r w:rsidRPr="00E443DE">
              <w:rPr>
                <w:rFonts w:ascii="Calibri" w:hAnsi="Calibri"/>
                <w:bCs/>
                <w:sz w:val="18"/>
                <w:szCs w:val="18"/>
              </w:rPr>
              <w:t>&gt;&gt;</w:t>
            </w:r>
          </w:p>
        </w:tc>
      </w:tr>
      <w:tr w:rsidR="00FC0396" w:rsidRPr="00E443DE" w14:paraId="3545224F" w14:textId="77777777" w:rsidTr="00FC0396">
        <w:trPr>
          <w:trHeight w:val="144"/>
        </w:trPr>
        <w:tc>
          <w:tcPr>
            <w:tcW w:w="490" w:type="dxa"/>
            <w:tcBorders>
              <w:top w:val="single" w:sz="4" w:space="0" w:color="auto"/>
              <w:left w:val="single" w:sz="4" w:space="0" w:color="auto"/>
              <w:bottom w:val="single" w:sz="4" w:space="0" w:color="auto"/>
              <w:right w:val="single" w:sz="4" w:space="0" w:color="auto"/>
            </w:tcBorders>
          </w:tcPr>
          <w:p w14:paraId="2D1A73DD" w14:textId="77777777" w:rsidR="00FC0396" w:rsidRPr="00E443DE" w:rsidRDefault="00FC0396" w:rsidP="00FC0396">
            <w:pPr>
              <w:pStyle w:val="Header"/>
              <w:keepNext/>
              <w:tabs>
                <w:tab w:val="clear" w:pos="4320"/>
                <w:tab w:val="clear" w:pos="8640"/>
              </w:tabs>
              <w:jc w:val="center"/>
              <w:rPr>
                <w:rFonts w:ascii="Calibri" w:hAnsi="Calibri"/>
                <w:sz w:val="18"/>
                <w:szCs w:val="18"/>
              </w:rPr>
            </w:pPr>
            <w:r w:rsidRPr="00E443DE">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6ADBBFA5" w14:textId="43DD80C7" w:rsidR="00FC0396" w:rsidRPr="00E443DE" w:rsidDel="004E3E8B" w:rsidRDefault="00FC0396" w:rsidP="00FC0396">
            <w:pPr>
              <w:pStyle w:val="Header"/>
              <w:keepNext/>
              <w:tabs>
                <w:tab w:val="clear" w:pos="4320"/>
                <w:tab w:val="clear" w:pos="8640"/>
              </w:tabs>
              <w:ind w:hanging="18"/>
              <w:rPr>
                <w:rFonts w:ascii="Calibri" w:hAnsi="Calibri"/>
                <w:sz w:val="18"/>
                <w:szCs w:val="18"/>
              </w:rPr>
            </w:pPr>
            <w:r w:rsidRPr="00E443DE">
              <w:rPr>
                <w:rFonts w:ascii="Calibri" w:hAnsi="Calibri"/>
                <w:sz w:val="18"/>
                <w:szCs w:val="18"/>
              </w:rPr>
              <w:t>Required minimum HSPF</w:t>
            </w:r>
            <w:r w:rsidR="00B6077F" w:rsidRPr="00E443DE">
              <w:rPr>
                <w:rFonts w:ascii="Calibri" w:hAnsi="Calibri"/>
                <w:sz w:val="18"/>
                <w:szCs w:val="18"/>
              </w:rPr>
              <w:t>/HSPF2</w:t>
            </w:r>
          </w:p>
        </w:tc>
        <w:tc>
          <w:tcPr>
            <w:tcW w:w="7267" w:type="dxa"/>
            <w:tcBorders>
              <w:top w:val="single" w:sz="4" w:space="0" w:color="auto"/>
              <w:left w:val="single" w:sz="4" w:space="0" w:color="auto"/>
              <w:bottom w:val="single" w:sz="4" w:space="0" w:color="auto"/>
              <w:right w:val="single" w:sz="4" w:space="0" w:color="auto"/>
            </w:tcBorders>
          </w:tcPr>
          <w:p w14:paraId="0B541F65" w14:textId="0DA33F2B" w:rsidR="00FC0396" w:rsidRPr="00E443DE" w:rsidRDefault="00FC0396" w:rsidP="00FC0396">
            <w:pPr>
              <w:keepNext/>
              <w:rPr>
                <w:rFonts w:ascii="Calibri" w:hAnsi="Calibri"/>
                <w:sz w:val="18"/>
                <w:szCs w:val="18"/>
              </w:rPr>
            </w:pPr>
            <w:r w:rsidRPr="00E443DE">
              <w:rPr>
                <w:rFonts w:ascii="Calibri" w:hAnsi="Calibri"/>
                <w:sz w:val="18"/>
                <w:szCs w:val="18"/>
              </w:rPr>
              <w:t xml:space="preserve">&lt;&lt;auto filled from </w:t>
            </w:r>
            <w:r w:rsidR="00A57B1D" w:rsidRPr="00E443DE">
              <w:rPr>
                <w:rFonts w:ascii="Calibri" w:hAnsi="Calibri"/>
                <w:sz w:val="18"/>
                <w:szCs w:val="18"/>
              </w:rPr>
              <w:t>LMCI</w:t>
            </w:r>
            <w:r w:rsidRPr="00E443DE">
              <w:rPr>
                <w:rFonts w:ascii="Calibri" w:hAnsi="Calibri"/>
                <w:sz w:val="18"/>
                <w:szCs w:val="18"/>
              </w:rPr>
              <w:t>-MCH-01&gt;&gt;</w:t>
            </w:r>
          </w:p>
        </w:tc>
      </w:tr>
      <w:tr w:rsidR="00FC0396" w:rsidRPr="00E443DE" w14:paraId="5664CAD2" w14:textId="77777777" w:rsidTr="00FC0396">
        <w:trPr>
          <w:trHeight w:val="144"/>
        </w:trPr>
        <w:tc>
          <w:tcPr>
            <w:tcW w:w="490" w:type="dxa"/>
            <w:tcBorders>
              <w:top w:val="single" w:sz="4" w:space="0" w:color="auto"/>
            </w:tcBorders>
            <w:vAlign w:val="center"/>
          </w:tcPr>
          <w:p w14:paraId="38420884" w14:textId="77777777" w:rsidR="00FC0396" w:rsidRPr="00E443DE" w:rsidRDefault="00FC0396" w:rsidP="00FC0396">
            <w:pPr>
              <w:pStyle w:val="Header"/>
              <w:keepNext/>
              <w:tabs>
                <w:tab w:val="clear" w:pos="4320"/>
                <w:tab w:val="clear" w:pos="8640"/>
              </w:tabs>
              <w:jc w:val="center"/>
              <w:rPr>
                <w:rFonts w:ascii="Calibri" w:hAnsi="Calibri"/>
                <w:sz w:val="18"/>
                <w:szCs w:val="18"/>
              </w:rPr>
            </w:pPr>
            <w:r w:rsidRPr="00E443DE">
              <w:rPr>
                <w:rFonts w:ascii="Calibri" w:hAnsi="Calibri"/>
                <w:sz w:val="18"/>
                <w:szCs w:val="18"/>
              </w:rPr>
              <w:t>02</w:t>
            </w:r>
          </w:p>
        </w:tc>
        <w:tc>
          <w:tcPr>
            <w:tcW w:w="3038" w:type="dxa"/>
            <w:tcBorders>
              <w:top w:val="single" w:sz="4" w:space="0" w:color="auto"/>
            </w:tcBorders>
            <w:vAlign w:val="center"/>
          </w:tcPr>
          <w:p w14:paraId="584D854C" w14:textId="6540F402" w:rsidR="00FC0396" w:rsidRPr="00E443DE" w:rsidRDefault="00FC0396" w:rsidP="00FC0396">
            <w:pPr>
              <w:pStyle w:val="Header"/>
              <w:keepNext/>
              <w:tabs>
                <w:tab w:val="clear" w:pos="4320"/>
                <w:tab w:val="clear" w:pos="8640"/>
              </w:tabs>
              <w:ind w:hanging="18"/>
              <w:rPr>
                <w:rFonts w:ascii="Calibri" w:hAnsi="Calibri"/>
                <w:sz w:val="18"/>
                <w:szCs w:val="18"/>
              </w:rPr>
            </w:pPr>
            <w:r w:rsidRPr="00E443DE">
              <w:rPr>
                <w:rFonts w:ascii="Calibri" w:hAnsi="Calibri"/>
                <w:sz w:val="18"/>
                <w:szCs w:val="18"/>
              </w:rPr>
              <w:t>Installed HSPF</w:t>
            </w:r>
            <w:r w:rsidR="00B6077F" w:rsidRPr="00E443DE">
              <w:rPr>
                <w:rFonts w:ascii="Calibri" w:hAnsi="Calibri"/>
                <w:sz w:val="18"/>
                <w:szCs w:val="18"/>
              </w:rPr>
              <w:t>/HSPF2</w:t>
            </w:r>
          </w:p>
        </w:tc>
        <w:tc>
          <w:tcPr>
            <w:tcW w:w="7267" w:type="dxa"/>
            <w:tcBorders>
              <w:top w:val="single" w:sz="4" w:space="0" w:color="auto"/>
            </w:tcBorders>
          </w:tcPr>
          <w:p w14:paraId="30FF8A2E" w14:textId="4ABAFEF5" w:rsidR="00FC0396" w:rsidRPr="00E443DE" w:rsidRDefault="00FC0396" w:rsidP="00FC0396">
            <w:pPr>
              <w:pStyle w:val="Header"/>
              <w:keepNext/>
              <w:tabs>
                <w:tab w:val="clear" w:pos="4320"/>
                <w:tab w:val="clear" w:pos="8640"/>
              </w:tabs>
              <w:ind w:hanging="18"/>
              <w:rPr>
                <w:rFonts w:ascii="Calibri" w:hAnsi="Calibri"/>
                <w:sz w:val="18"/>
                <w:szCs w:val="18"/>
              </w:rPr>
            </w:pPr>
            <w:r w:rsidRPr="00E443DE">
              <w:rPr>
                <w:rFonts w:ascii="Calibri" w:hAnsi="Calibri"/>
                <w:sz w:val="18"/>
                <w:szCs w:val="18"/>
              </w:rPr>
              <w:t xml:space="preserve">&lt;&lt;user input, </w:t>
            </w:r>
            <w:r w:rsidR="00BE2FEC" w:rsidRPr="00E443DE">
              <w:rPr>
                <w:rFonts w:ascii="Calibri" w:hAnsi="Calibri"/>
                <w:sz w:val="18"/>
                <w:szCs w:val="18"/>
              </w:rPr>
              <w:t>HSPF</w:t>
            </w:r>
            <w:r w:rsidR="00EA6F4A" w:rsidRPr="00E443DE">
              <w:rPr>
                <w:rFonts w:ascii="Calibri" w:hAnsi="Calibri"/>
                <w:sz w:val="18"/>
                <w:szCs w:val="18"/>
              </w:rPr>
              <w:t>/HSPF2</w:t>
            </w:r>
            <w:r w:rsidR="00BE2FEC" w:rsidRPr="00E443DE">
              <w:rPr>
                <w:rFonts w:ascii="Calibri" w:hAnsi="Calibri"/>
                <w:sz w:val="18"/>
                <w:szCs w:val="18"/>
              </w:rPr>
              <w:t xml:space="preserve"> </w:t>
            </w:r>
            <w:r w:rsidRPr="00E443DE">
              <w:rPr>
                <w:rFonts w:ascii="Calibri" w:hAnsi="Calibri"/>
                <w:sz w:val="18"/>
                <w:szCs w:val="18"/>
              </w:rPr>
              <w:t xml:space="preserve">listed in the </w:t>
            </w:r>
            <w:r w:rsidRPr="00E443DE">
              <w:rPr>
                <w:rFonts w:asciiTheme="minorHAnsi" w:hAnsiTheme="minorHAnsi"/>
                <w:sz w:val="18"/>
                <w:szCs w:val="18"/>
              </w:rPr>
              <w:t>Directory used to certify product performance</w:t>
            </w:r>
            <w:r w:rsidRPr="00E443DE">
              <w:rPr>
                <w:rFonts w:ascii="Calibri" w:hAnsi="Calibri"/>
                <w:sz w:val="18"/>
                <w:szCs w:val="18"/>
              </w:rPr>
              <w:t xml:space="preserve"> &gt;&gt;</w:t>
            </w:r>
          </w:p>
        </w:tc>
      </w:tr>
      <w:tr w:rsidR="00FC0396" w:rsidRPr="00E443DE" w14:paraId="4CF743AD" w14:textId="77777777" w:rsidTr="00FC0396">
        <w:trPr>
          <w:trHeight w:val="144"/>
        </w:trPr>
        <w:tc>
          <w:tcPr>
            <w:tcW w:w="490" w:type="dxa"/>
            <w:vAlign w:val="center"/>
          </w:tcPr>
          <w:p w14:paraId="73C5B865" w14:textId="77777777" w:rsidR="00FC0396" w:rsidRPr="00E443DE" w:rsidRDefault="00FC0396" w:rsidP="00FC0396">
            <w:pPr>
              <w:keepNext/>
              <w:jc w:val="center"/>
              <w:rPr>
                <w:rFonts w:ascii="Calibri" w:hAnsi="Calibri"/>
                <w:sz w:val="18"/>
                <w:szCs w:val="18"/>
              </w:rPr>
            </w:pPr>
            <w:r w:rsidRPr="00E443DE">
              <w:rPr>
                <w:rFonts w:ascii="Calibri" w:hAnsi="Calibri"/>
                <w:sz w:val="18"/>
                <w:szCs w:val="18"/>
              </w:rPr>
              <w:t>03</w:t>
            </w:r>
          </w:p>
        </w:tc>
        <w:tc>
          <w:tcPr>
            <w:tcW w:w="3038" w:type="dxa"/>
            <w:vAlign w:val="center"/>
          </w:tcPr>
          <w:p w14:paraId="0340004B" w14:textId="77777777" w:rsidR="00FC0396" w:rsidRPr="00E443DE" w:rsidRDefault="00FC0396" w:rsidP="00FC0396">
            <w:pPr>
              <w:keepNext/>
              <w:rPr>
                <w:rFonts w:ascii="Calibri" w:hAnsi="Calibri"/>
                <w:sz w:val="18"/>
                <w:szCs w:val="18"/>
              </w:rPr>
            </w:pPr>
            <w:r w:rsidRPr="00E443DE">
              <w:rPr>
                <w:rFonts w:ascii="Calibri" w:hAnsi="Calibri"/>
                <w:sz w:val="18"/>
                <w:szCs w:val="18"/>
              </w:rPr>
              <w:t>Compliance Statement:</w:t>
            </w:r>
          </w:p>
        </w:tc>
        <w:tc>
          <w:tcPr>
            <w:tcW w:w="7267" w:type="dxa"/>
            <w:vAlign w:val="center"/>
          </w:tcPr>
          <w:p w14:paraId="4957EBA0" w14:textId="0D0B5A8F" w:rsidR="00FC0396" w:rsidRPr="00E443DE" w:rsidRDefault="00FC0396" w:rsidP="00A76DC6">
            <w:pPr>
              <w:keepNext/>
              <w:rPr>
                <w:rFonts w:ascii="Calibri" w:hAnsi="Calibri"/>
                <w:sz w:val="18"/>
                <w:szCs w:val="18"/>
              </w:rPr>
            </w:pPr>
            <w:r w:rsidRPr="00E443DE">
              <w:rPr>
                <w:rFonts w:ascii="Calibri" w:hAnsi="Calibri"/>
                <w:sz w:val="18"/>
                <w:szCs w:val="18"/>
              </w:rPr>
              <w:t xml:space="preserve">&lt;&lt; calculated field: if </w:t>
            </w:r>
            <w:r w:rsidR="00A76DC6" w:rsidRPr="00E443DE">
              <w:rPr>
                <w:rFonts w:ascii="Calibri" w:hAnsi="Calibri"/>
                <w:sz w:val="18"/>
                <w:szCs w:val="18"/>
              </w:rPr>
              <w:t>G</w:t>
            </w:r>
            <w:r w:rsidRPr="00E443DE">
              <w:rPr>
                <w:rFonts w:ascii="Calibri" w:hAnsi="Calibri"/>
                <w:sz w:val="18"/>
                <w:szCs w:val="18"/>
              </w:rPr>
              <w:t xml:space="preserve">02 </w:t>
            </w:r>
            <w:r w:rsidRPr="00E443DE">
              <w:rPr>
                <w:rFonts w:ascii="Calibri" w:hAnsi="Calibri" w:cs="Calibri"/>
                <w:sz w:val="18"/>
                <w:szCs w:val="18"/>
              </w:rPr>
              <w:t>≥</w:t>
            </w:r>
            <w:r w:rsidRPr="00E443DE">
              <w:rPr>
                <w:rFonts w:ascii="Calibri" w:hAnsi="Calibri"/>
                <w:sz w:val="18"/>
                <w:szCs w:val="18"/>
              </w:rPr>
              <w:t xml:space="preserve"> </w:t>
            </w:r>
            <w:r w:rsidR="00A76DC6" w:rsidRPr="00E443DE">
              <w:rPr>
                <w:rFonts w:ascii="Calibri" w:hAnsi="Calibri"/>
                <w:sz w:val="18"/>
                <w:szCs w:val="18"/>
              </w:rPr>
              <w:t>G</w:t>
            </w:r>
            <w:r w:rsidRPr="00E443DE">
              <w:rPr>
                <w:rFonts w:ascii="Calibri" w:hAnsi="Calibri"/>
                <w:sz w:val="18"/>
                <w:szCs w:val="18"/>
              </w:rPr>
              <w:t>01 show</w:t>
            </w:r>
            <w:r w:rsidRPr="00E443DE">
              <w:rPr>
                <w:rFonts w:ascii="Calibri" w:hAnsi="Calibri"/>
                <w:sz w:val="8"/>
                <w:szCs w:val="8"/>
              </w:rPr>
              <w:t xml:space="preserve"> </w:t>
            </w:r>
            <w:r w:rsidRPr="00E443DE">
              <w:rPr>
                <w:rFonts w:ascii="Calibri" w:hAnsi="Calibri"/>
                <w:sz w:val="18"/>
                <w:szCs w:val="18"/>
              </w:rPr>
              <w:t xml:space="preserve">text “System Passes </w:t>
            </w:r>
            <w:r w:rsidR="00A76DC6" w:rsidRPr="00E443DE">
              <w:rPr>
                <w:rFonts w:ascii="Calibri" w:hAnsi="Calibri"/>
                <w:sz w:val="18"/>
                <w:szCs w:val="18"/>
              </w:rPr>
              <w:t>HSPF</w:t>
            </w:r>
            <w:r w:rsidR="00EA6F4A" w:rsidRPr="00E443DE">
              <w:rPr>
                <w:rFonts w:ascii="Calibri" w:hAnsi="Calibri"/>
                <w:sz w:val="18"/>
                <w:szCs w:val="18"/>
              </w:rPr>
              <w:t>/HSPF2</w:t>
            </w:r>
            <w:r w:rsidRPr="00E443DE">
              <w:rPr>
                <w:rFonts w:ascii="Calibri" w:hAnsi="Calibri"/>
                <w:sz w:val="18"/>
                <w:szCs w:val="18"/>
              </w:rPr>
              <w:t xml:space="preserve"> Verification”; else, “System Fails” do not proceed&gt;&gt;</w:t>
            </w:r>
          </w:p>
        </w:tc>
      </w:tr>
      <w:tr w:rsidR="00FC0396" w:rsidRPr="00E443DE" w14:paraId="309DA1B9" w14:textId="77777777" w:rsidTr="00FC0396">
        <w:trPr>
          <w:trHeight w:val="144"/>
        </w:trPr>
        <w:tc>
          <w:tcPr>
            <w:tcW w:w="10795" w:type="dxa"/>
            <w:gridSpan w:val="3"/>
            <w:vAlign w:val="center"/>
          </w:tcPr>
          <w:p w14:paraId="44EC1991" w14:textId="02D3C889" w:rsidR="00FC0396" w:rsidRPr="00E443DE" w:rsidRDefault="00FC0396" w:rsidP="00E65B5A">
            <w:pPr>
              <w:rPr>
                <w:rFonts w:ascii="Calibri" w:hAnsi="Calibri"/>
                <w:sz w:val="18"/>
                <w:szCs w:val="18"/>
              </w:rPr>
            </w:pPr>
            <w:r w:rsidRPr="00E443DE">
              <w:rPr>
                <w:rFonts w:ascii="Calibri" w:hAnsi="Calibri"/>
                <w:sz w:val="18"/>
                <w:szCs w:val="18"/>
              </w:rPr>
              <w:t xml:space="preserve">Signature by responsible person on this compliance document certifies that the installed </w:t>
            </w:r>
            <w:r w:rsidR="00E65B5A" w:rsidRPr="00E443DE">
              <w:rPr>
                <w:rFonts w:ascii="Calibri" w:hAnsi="Calibri"/>
                <w:sz w:val="18"/>
                <w:szCs w:val="18"/>
              </w:rPr>
              <w:t>heat pump</w:t>
            </w:r>
            <w:r w:rsidRPr="00E443DE">
              <w:rPr>
                <w:rFonts w:ascii="Calibri" w:hAnsi="Calibri"/>
                <w:sz w:val="18"/>
                <w:szCs w:val="18"/>
              </w:rPr>
              <w:t xml:space="preserve"> equipment meets or exceeds the required value listed on the </w:t>
            </w:r>
            <w:r w:rsidR="00A57B1D" w:rsidRPr="00E443DE">
              <w:rPr>
                <w:rFonts w:ascii="Calibri" w:hAnsi="Calibri"/>
                <w:sz w:val="18"/>
                <w:szCs w:val="18"/>
              </w:rPr>
              <w:t>LMCC</w:t>
            </w:r>
            <w:r w:rsidRPr="00E443DE">
              <w:rPr>
                <w:rFonts w:ascii="Calibri" w:hAnsi="Calibri"/>
                <w:sz w:val="18"/>
                <w:szCs w:val="18"/>
              </w:rPr>
              <w:t>.</w:t>
            </w:r>
          </w:p>
        </w:tc>
      </w:tr>
    </w:tbl>
    <w:p w14:paraId="543FC30B" w14:textId="77777777" w:rsidR="00FC0396" w:rsidRPr="00E443DE" w:rsidRDefault="00FC0396">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10327"/>
      </w:tblGrid>
      <w:tr w:rsidR="005910C2" w:rsidRPr="00E443DE" w14:paraId="7DC3DBE0" w14:textId="77777777" w:rsidTr="00326D79">
        <w:trPr>
          <w:trHeight w:val="144"/>
        </w:trPr>
        <w:tc>
          <w:tcPr>
            <w:tcW w:w="10795" w:type="dxa"/>
            <w:gridSpan w:val="2"/>
            <w:tcBorders>
              <w:top w:val="single" w:sz="4" w:space="0" w:color="auto"/>
              <w:bottom w:val="single" w:sz="4" w:space="0" w:color="000000"/>
            </w:tcBorders>
            <w:vAlign w:val="center"/>
          </w:tcPr>
          <w:p w14:paraId="3F7B73B0" w14:textId="250F6740" w:rsidR="000F6214" w:rsidRPr="00E443DE" w:rsidRDefault="00E77755" w:rsidP="003B4240">
            <w:pPr>
              <w:keepNext/>
              <w:rPr>
                <w:rFonts w:ascii="Calibri" w:hAnsi="Calibri"/>
                <w:b/>
                <w:sz w:val="18"/>
                <w:szCs w:val="18"/>
              </w:rPr>
            </w:pPr>
            <w:r w:rsidRPr="00E443DE">
              <w:rPr>
                <w:rFonts w:ascii="Calibri" w:hAnsi="Calibri"/>
                <w:b/>
                <w:szCs w:val="18"/>
              </w:rPr>
              <w:t>H</w:t>
            </w:r>
            <w:r w:rsidR="005910C2" w:rsidRPr="00E443DE">
              <w:rPr>
                <w:rFonts w:ascii="Calibri" w:hAnsi="Calibri"/>
                <w:b/>
                <w:szCs w:val="18"/>
              </w:rPr>
              <w:t xml:space="preserve">. Verified </w:t>
            </w:r>
            <w:r w:rsidR="00E66421" w:rsidRPr="00E443DE">
              <w:rPr>
                <w:rFonts w:ascii="Calibri" w:hAnsi="Calibri"/>
                <w:b/>
                <w:szCs w:val="18"/>
              </w:rPr>
              <w:t>Space Conditioning</w:t>
            </w:r>
            <w:r w:rsidR="005910C2" w:rsidRPr="00E443DE">
              <w:rPr>
                <w:rFonts w:ascii="Calibri" w:hAnsi="Calibri"/>
                <w:b/>
                <w:szCs w:val="18"/>
              </w:rPr>
              <w:t xml:space="preserve"> System Air Handler</w:t>
            </w:r>
            <w:r w:rsidR="00F00381" w:rsidRPr="00E443DE">
              <w:rPr>
                <w:rFonts w:ascii="Calibri" w:hAnsi="Calibri"/>
                <w:b/>
                <w:szCs w:val="18"/>
              </w:rPr>
              <w:t xml:space="preserve">, </w:t>
            </w:r>
            <w:r w:rsidR="005910C2" w:rsidRPr="00E443DE">
              <w:rPr>
                <w:rFonts w:ascii="Calibri" w:hAnsi="Calibri"/>
                <w:b/>
                <w:szCs w:val="18"/>
              </w:rPr>
              <w:t>Furnace</w:t>
            </w:r>
            <w:r w:rsidR="00F00381" w:rsidRPr="00E443DE">
              <w:rPr>
                <w:rFonts w:ascii="Calibri" w:hAnsi="Calibri"/>
                <w:b/>
                <w:szCs w:val="18"/>
              </w:rPr>
              <w:t xml:space="preserve"> or Fan Coil</w:t>
            </w:r>
          </w:p>
          <w:p w14:paraId="7DC3DBDF" w14:textId="3064B35B" w:rsidR="00F80E7D" w:rsidRPr="00E443DE" w:rsidDel="004E3E8B" w:rsidRDefault="00F80E7D" w:rsidP="00E77755">
            <w:pPr>
              <w:keepNext/>
              <w:rPr>
                <w:rFonts w:ascii="Calibri" w:hAnsi="Calibri"/>
                <w:b/>
                <w:sz w:val="18"/>
                <w:szCs w:val="18"/>
              </w:rPr>
            </w:pPr>
            <w:r w:rsidRPr="00E443DE">
              <w:rPr>
                <w:rFonts w:ascii="Calibri" w:hAnsi="Calibri"/>
                <w:sz w:val="18"/>
                <w:szCs w:val="18"/>
              </w:rPr>
              <w:t>&lt;&lt;if A</w:t>
            </w:r>
            <w:r w:rsidR="00200DE6" w:rsidRPr="00E443DE">
              <w:rPr>
                <w:rFonts w:ascii="Calibri" w:hAnsi="Calibri"/>
                <w:sz w:val="18"/>
                <w:szCs w:val="18"/>
              </w:rPr>
              <w:t>10</w:t>
            </w:r>
            <w:r w:rsidRPr="00E443DE">
              <w:rPr>
                <w:rFonts w:ascii="Calibri" w:hAnsi="Calibri"/>
                <w:sz w:val="18"/>
                <w:szCs w:val="18"/>
              </w:rPr>
              <w:t xml:space="preserve"> equal to "No" then display the "section does not apply" message; else display Table </w:t>
            </w:r>
            <w:r w:rsidR="00E77755" w:rsidRPr="00E443DE">
              <w:rPr>
                <w:rFonts w:ascii="Calibri" w:hAnsi="Calibri"/>
                <w:sz w:val="18"/>
                <w:szCs w:val="18"/>
              </w:rPr>
              <w:t>H</w:t>
            </w:r>
            <w:r w:rsidRPr="00E443DE">
              <w:rPr>
                <w:rFonts w:ascii="Calibri" w:hAnsi="Calibri"/>
                <w:bCs/>
                <w:sz w:val="18"/>
                <w:szCs w:val="18"/>
              </w:rPr>
              <w:t>&gt;&gt;</w:t>
            </w:r>
          </w:p>
        </w:tc>
      </w:tr>
      <w:tr w:rsidR="005910C2" w:rsidRPr="00E443DE" w14:paraId="7DC3DBE3" w14:textId="77777777" w:rsidTr="00D97E14">
        <w:trPr>
          <w:trHeight w:val="144"/>
        </w:trPr>
        <w:tc>
          <w:tcPr>
            <w:tcW w:w="468" w:type="dxa"/>
            <w:vAlign w:val="center"/>
          </w:tcPr>
          <w:p w14:paraId="7DC3DBE1" w14:textId="77777777" w:rsidR="005910C2" w:rsidRPr="00E443DE" w:rsidRDefault="005910C2" w:rsidP="00F0444A">
            <w:pPr>
              <w:pStyle w:val="Header"/>
              <w:tabs>
                <w:tab w:val="clear" w:pos="4320"/>
                <w:tab w:val="clear" w:pos="8640"/>
              </w:tabs>
              <w:jc w:val="center"/>
              <w:rPr>
                <w:rFonts w:ascii="Calibri" w:hAnsi="Calibri"/>
                <w:sz w:val="18"/>
                <w:szCs w:val="18"/>
              </w:rPr>
            </w:pPr>
            <w:r w:rsidRPr="00E443DE">
              <w:rPr>
                <w:rFonts w:ascii="Calibri" w:hAnsi="Calibri"/>
                <w:sz w:val="18"/>
                <w:szCs w:val="18"/>
              </w:rPr>
              <w:t>01</w:t>
            </w:r>
          </w:p>
        </w:tc>
        <w:tc>
          <w:tcPr>
            <w:tcW w:w="10327" w:type="dxa"/>
            <w:vAlign w:val="center"/>
          </w:tcPr>
          <w:p w14:paraId="7DC3DBE2" w14:textId="3102CE78" w:rsidR="005910C2" w:rsidRPr="00E443DE" w:rsidRDefault="005910C2" w:rsidP="00155FC2">
            <w:pPr>
              <w:rPr>
                <w:rFonts w:ascii="Calibri" w:hAnsi="Calibri"/>
                <w:sz w:val="18"/>
                <w:szCs w:val="18"/>
              </w:rPr>
            </w:pPr>
            <w:r w:rsidRPr="00E443DE">
              <w:rPr>
                <w:rFonts w:ascii="Calibri" w:hAnsi="Calibri"/>
                <w:sz w:val="18"/>
                <w:szCs w:val="18"/>
              </w:rPr>
              <w:t>If a specific air handler</w:t>
            </w:r>
            <w:r w:rsidR="00F853B6" w:rsidRPr="00E443DE">
              <w:rPr>
                <w:rFonts w:ascii="Calibri" w:hAnsi="Calibri"/>
                <w:sz w:val="18"/>
                <w:szCs w:val="18"/>
              </w:rPr>
              <w:t>,</w:t>
            </w:r>
            <w:r w:rsidRPr="00E443DE">
              <w:rPr>
                <w:rFonts w:ascii="Calibri" w:hAnsi="Calibri"/>
                <w:sz w:val="18"/>
                <w:szCs w:val="18"/>
              </w:rPr>
              <w:t xml:space="preserve"> furnace</w:t>
            </w:r>
            <w:r w:rsidR="00AE5EAC" w:rsidRPr="00E443DE">
              <w:rPr>
                <w:rFonts w:ascii="Calibri" w:hAnsi="Calibri"/>
                <w:sz w:val="18"/>
                <w:szCs w:val="18"/>
              </w:rPr>
              <w:t xml:space="preserve"> or fan coil</w:t>
            </w:r>
            <w:r w:rsidRPr="00E443DE">
              <w:rPr>
                <w:rFonts w:ascii="Calibri" w:hAnsi="Calibri"/>
                <w:sz w:val="18"/>
                <w:szCs w:val="18"/>
              </w:rPr>
              <w:t xml:space="preserve"> is required by the </w:t>
            </w:r>
            <w:r w:rsidR="001A43D6" w:rsidRPr="00E443DE">
              <w:rPr>
                <w:rFonts w:ascii="Calibri" w:hAnsi="Calibri"/>
                <w:sz w:val="18"/>
                <w:szCs w:val="18"/>
              </w:rPr>
              <w:t>directory used to certify product performance</w:t>
            </w:r>
            <w:r w:rsidRPr="00E443DE">
              <w:rPr>
                <w:rFonts w:ascii="Calibri" w:hAnsi="Calibri"/>
                <w:sz w:val="18"/>
                <w:szCs w:val="18"/>
              </w:rPr>
              <w:t xml:space="preserve">, the responsible </w:t>
            </w:r>
            <w:r w:rsidR="00BA2D1E" w:rsidRPr="00E443DE">
              <w:rPr>
                <w:rFonts w:ascii="Calibri" w:hAnsi="Calibri"/>
                <w:sz w:val="18"/>
                <w:szCs w:val="18"/>
              </w:rPr>
              <w:t xml:space="preserve">person </w:t>
            </w:r>
            <w:r w:rsidRPr="00E443DE">
              <w:rPr>
                <w:rFonts w:ascii="Calibri" w:hAnsi="Calibri"/>
                <w:sz w:val="18"/>
                <w:szCs w:val="18"/>
              </w:rPr>
              <w:t xml:space="preserve">certifies by signing </w:t>
            </w:r>
            <w:r w:rsidR="00D0737D" w:rsidRPr="00E443DE">
              <w:rPr>
                <w:rFonts w:ascii="Calibri" w:hAnsi="Calibri"/>
                <w:sz w:val="18"/>
                <w:szCs w:val="18"/>
              </w:rPr>
              <w:t xml:space="preserve">this compliance document </w:t>
            </w:r>
            <w:r w:rsidRPr="00E443DE">
              <w:rPr>
                <w:rFonts w:ascii="Calibri" w:hAnsi="Calibri"/>
                <w:sz w:val="18"/>
                <w:szCs w:val="18"/>
              </w:rPr>
              <w:t xml:space="preserve">that the installed air handler/furnace matches the equipment </w:t>
            </w:r>
            <w:r w:rsidR="00155FC2" w:rsidRPr="00E443DE">
              <w:rPr>
                <w:rFonts w:ascii="Calibri" w:hAnsi="Calibri"/>
                <w:sz w:val="18"/>
                <w:szCs w:val="18"/>
              </w:rPr>
              <w:t>specified by the Directory of Certified Product Performance</w:t>
            </w:r>
            <w:r w:rsidRPr="00E443DE">
              <w:rPr>
                <w:rFonts w:ascii="Calibri" w:hAnsi="Calibri"/>
                <w:sz w:val="18"/>
                <w:szCs w:val="18"/>
              </w:rPr>
              <w:t>.</w:t>
            </w:r>
          </w:p>
        </w:tc>
      </w:tr>
    </w:tbl>
    <w:p w14:paraId="13C29419" w14:textId="36DEE9DC" w:rsidR="00B560CD" w:rsidRPr="00E443DE" w:rsidRDefault="00B560CD">
      <w:pPr>
        <w:rPr>
          <w:rFonts w:ascii="Calibri" w:hAnsi="Calibri"/>
          <w:b/>
          <w:bCs/>
          <w:szCs w:val="18"/>
        </w:rPr>
      </w:pPr>
    </w:p>
    <w:tbl>
      <w:tblPr>
        <w:tblW w:w="10795"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5910C2" w:rsidRPr="00E443DE" w14:paraId="7DC3DBE8" w14:textId="77777777" w:rsidTr="00326D79">
        <w:trPr>
          <w:trHeight w:val="144"/>
        </w:trPr>
        <w:tc>
          <w:tcPr>
            <w:tcW w:w="10795" w:type="dxa"/>
            <w:gridSpan w:val="2"/>
            <w:vAlign w:val="center"/>
          </w:tcPr>
          <w:p w14:paraId="5090514A" w14:textId="4F2E8F42" w:rsidR="005910C2" w:rsidRPr="00E443DE" w:rsidRDefault="00E77755" w:rsidP="003B4240">
            <w:pPr>
              <w:keepNext/>
              <w:rPr>
                <w:rFonts w:ascii="Calibri" w:hAnsi="Calibri"/>
                <w:b/>
                <w:sz w:val="18"/>
                <w:szCs w:val="18"/>
              </w:rPr>
            </w:pPr>
            <w:r w:rsidRPr="00E443DE">
              <w:rPr>
                <w:rFonts w:ascii="Calibri" w:hAnsi="Calibri"/>
                <w:b/>
                <w:szCs w:val="18"/>
              </w:rPr>
              <w:t>I</w:t>
            </w:r>
            <w:r w:rsidR="005910C2" w:rsidRPr="00E443DE">
              <w:rPr>
                <w:rFonts w:ascii="Calibri" w:hAnsi="Calibri"/>
                <w:b/>
                <w:szCs w:val="18"/>
              </w:rPr>
              <w:t xml:space="preserve">. Verified </w:t>
            </w:r>
            <w:r w:rsidR="00E66421" w:rsidRPr="00E443DE">
              <w:rPr>
                <w:rFonts w:ascii="Calibri" w:hAnsi="Calibri"/>
                <w:b/>
                <w:szCs w:val="18"/>
              </w:rPr>
              <w:t>Space Conditioning</w:t>
            </w:r>
            <w:r w:rsidR="005910C2" w:rsidRPr="00E443DE">
              <w:rPr>
                <w:rFonts w:ascii="Calibri" w:hAnsi="Calibri"/>
                <w:b/>
                <w:szCs w:val="18"/>
              </w:rPr>
              <w:t xml:space="preserve"> System Time Delay Relay</w:t>
            </w:r>
          </w:p>
          <w:p w14:paraId="7DC3DBE7" w14:textId="22416E18" w:rsidR="00F80E7D" w:rsidRPr="00E443DE" w:rsidDel="004E3E8B" w:rsidRDefault="00F80E7D" w:rsidP="00680F4D">
            <w:pPr>
              <w:keepNext/>
              <w:rPr>
                <w:rFonts w:ascii="Calibri" w:hAnsi="Calibri"/>
                <w:b/>
                <w:sz w:val="18"/>
                <w:szCs w:val="18"/>
              </w:rPr>
            </w:pPr>
            <w:r w:rsidRPr="00E443DE">
              <w:rPr>
                <w:rFonts w:ascii="Calibri" w:hAnsi="Calibri"/>
                <w:sz w:val="18"/>
                <w:szCs w:val="18"/>
              </w:rPr>
              <w:t>&lt;&lt;if A</w:t>
            </w:r>
            <w:r w:rsidR="00877610" w:rsidRPr="00E443DE">
              <w:rPr>
                <w:rFonts w:ascii="Calibri" w:hAnsi="Calibri"/>
                <w:sz w:val="18"/>
                <w:szCs w:val="18"/>
              </w:rPr>
              <w:t>1</w:t>
            </w:r>
            <w:r w:rsidR="00200DE6" w:rsidRPr="00E443DE">
              <w:rPr>
                <w:rFonts w:ascii="Calibri" w:hAnsi="Calibri"/>
                <w:sz w:val="18"/>
                <w:szCs w:val="18"/>
              </w:rPr>
              <w:t>1</w:t>
            </w:r>
            <w:r w:rsidRPr="00E443DE">
              <w:rPr>
                <w:rFonts w:ascii="Calibri" w:hAnsi="Calibri"/>
                <w:sz w:val="18"/>
                <w:szCs w:val="18"/>
              </w:rPr>
              <w:t xml:space="preserve"> equal to "No" then display the "section does not apply" message; else display Table </w:t>
            </w:r>
            <w:r w:rsidR="00E77755" w:rsidRPr="00E443DE">
              <w:rPr>
                <w:rFonts w:ascii="Calibri" w:hAnsi="Calibri"/>
                <w:sz w:val="18"/>
                <w:szCs w:val="18"/>
              </w:rPr>
              <w:t>I</w:t>
            </w:r>
            <w:r w:rsidRPr="00E443DE">
              <w:rPr>
                <w:rFonts w:ascii="Calibri" w:hAnsi="Calibri"/>
                <w:bCs/>
                <w:sz w:val="18"/>
                <w:szCs w:val="18"/>
              </w:rPr>
              <w:t>&gt;&gt;</w:t>
            </w:r>
          </w:p>
        </w:tc>
      </w:tr>
      <w:tr w:rsidR="005910C2" w:rsidRPr="00E443DE" w14:paraId="7DC3DBEB" w14:textId="77777777" w:rsidTr="00326D79">
        <w:trPr>
          <w:trHeight w:val="144"/>
        </w:trPr>
        <w:tc>
          <w:tcPr>
            <w:tcW w:w="468" w:type="dxa"/>
            <w:vAlign w:val="center"/>
          </w:tcPr>
          <w:p w14:paraId="7DC3DBE9" w14:textId="77777777" w:rsidR="005910C2" w:rsidRPr="00E443DE" w:rsidRDefault="005910C2" w:rsidP="00F0444A">
            <w:pPr>
              <w:pStyle w:val="Header"/>
              <w:tabs>
                <w:tab w:val="clear" w:pos="4320"/>
                <w:tab w:val="clear" w:pos="8640"/>
              </w:tabs>
              <w:jc w:val="center"/>
              <w:rPr>
                <w:rFonts w:ascii="Calibri" w:hAnsi="Calibri"/>
                <w:sz w:val="18"/>
                <w:szCs w:val="18"/>
              </w:rPr>
            </w:pPr>
            <w:r w:rsidRPr="00E443DE">
              <w:rPr>
                <w:rFonts w:ascii="Calibri" w:hAnsi="Calibri"/>
                <w:sz w:val="18"/>
                <w:szCs w:val="18"/>
              </w:rPr>
              <w:t>01</w:t>
            </w:r>
          </w:p>
        </w:tc>
        <w:tc>
          <w:tcPr>
            <w:tcW w:w="10327" w:type="dxa"/>
            <w:vAlign w:val="center"/>
          </w:tcPr>
          <w:p w14:paraId="7DC3DBEA" w14:textId="204A1228" w:rsidR="005910C2" w:rsidRPr="00E443DE" w:rsidRDefault="005910C2" w:rsidP="00BA2D1E">
            <w:pPr>
              <w:rPr>
                <w:rFonts w:ascii="Calibri" w:hAnsi="Calibri"/>
                <w:sz w:val="18"/>
                <w:szCs w:val="18"/>
              </w:rPr>
            </w:pPr>
            <w:r w:rsidRPr="00E443DE">
              <w:rPr>
                <w:rFonts w:ascii="Calibri" w:hAnsi="Calibri"/>
                <w:sz w:val="18"/>
                <w:szCs w:val="18"/>
              </w:rPr>
              <w:t xml:space="preserve">If a Time Delay Relay is </w:t>
            </w:r>
            <w:r w:rsidR="00155FC2" w:rsidRPr="00E443DE">
              <w:rPr>
                <w:rFonts w:ascii="Calibri" w:hAnsi="Calibri"/>
                <w:sz w:val="18"/>
                <w:szCs w:val="18"/>
              </w:rPr>
              <w:t>specified by the Directory of Certified Product Performance</w:t>
            </w:r>
            <w:r w:rsidRPr="00E443DE">
              <w:rPr>
                <w:rFonts w:ascii="Calibri" w:hAnsi="Calibri"/>
                <w:sz w:val="18"/>
                <w:szCs w:val="18"/>
              </w:rPr>
              <w:t xml:space="preserve">, the responsible </w:t>
            </w:r>
            <w:r w:rsidR="00BA2D1E" w:rsidRPr="00E443DE">
              <w:rPr>
                <w:rFonts w:ascii="Calibri" w:hAnsi="Calibri"/>
                <w:sz w:val="18"/>
                <w:szCs w:val="18"/>
              </w:rPr>
              <w:t xml:space="preserve">person </w:t>
            </w:r>
            <w:r w:rsidRPr="00E443DE">
              <w:rPr>
                <w:rFonts w:ascii="Calibri" w:hAnsi="Calibri"/>
                <w:sz w:val="18"/>
                <w:szCs w:val="18"/>
              </w:rPr>
              <w:t xml:space="preserve">certifies by signing </w:t>
            </w:r>
            <w:r w:rsidR="00BA2D1E" w:rsidRPr="00E443DE">
              <w:rPr>
                <w:rFonts w:ascii="Calibri" w:hAnsi="Calibri"/>
                <w:sz w:val="18"/>
                <w:szCs w:val="18"/>
              </w:rPr>
              <w:t xml:space="preserve">this compliance document </w:t>
            </w:r>
            <w:r w:rsidRPr="00E443DE">
              <w:rPr>
                <w:rFonts w:ascii="Calibri" w:hAnsi="Calibri"/>
                <w:sz w:val="18"/>
                <w:szCs w:val="18"/>
              </w:rPr>
              <w:t>that the Time Delay Relay is installed and has been tested to operate correctly according to the protocols of RA3.4.3.</w:t>
            </w:r>
          </w:p>
        </w:tc>
      </w:tr>
    </w:tbl>
    <w:p w14:paraId="7DC3DBEC" w14:textId="77777777" w:rsidR="005910C2" w:rsidRPr="00E443DE" w:rsidRDefault="005910C2">
      <w:pPr>
        <w:rPr>
          <w:rFonts w:asciiTheme="minorHAnsi" w:hAnsiTheme="minorHAnsi" w:cs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28"/>
      </w:tblGrid>
      <w:tr w:rsidR="005910C2" w:rsidRPr="00E443DE" w14:paraId="7DC3DBF0" w14:textId="77777777" w:rsidTr="00326D79">
        <w:trPr>
          <w:trHeight w:val="144"/>
        </w:trPr>
        <w:tc>
          <w:tcPr>
            <w:tcW w:w="10795" w:type="dxa"/>
            <w:gridSpan w:val="2"/>
            <w:tcBorders>
              <w:top w:val="single" w:sz="4" w:space="0" w:color="auto"/>
              <w:bottom w:val="single" w:sz="4" w:space="0" w:color="000000"/>
            </w:tcBorders>
            <w:vAlign w:val="center"/>
          </w:tcPr>
          <w:p w14:paraId="2705A928" w14:textId="54A73EC7" w:rsidR="005910C2" w:rsidRPr="00E443DE" w:rsidRDefault="00E77755" w:rsidP="003B4240">
            <w:pPr>
              <w:keepNext/>
              <w:rPr>
                <w:rFonts w:ascii="Calibri" w:hAnsi="Calibri"/>
                <w:b/>
                <w:sz w:val="18"/>
                <w:szCs w:val="18"/>
              </w:rPr>
            </w:pPr>
            <w:r w:rsidRPr="00E443DE">
              <w:rPr>
                <w:rFonts w:ascii="Calibri" w:hAnsi="Calibri"/>
                <w:b/>
                <w:szCs w:val="18"/>
              </w:rPr>
              <w:t>J</w:t>
            </w:r>
            <w:r w:rsidR="005910C2" w:rsidRPr="00E443DE">
              <w:rPr>
                <w:rFonts w:ascii="Calibri" w:hAnsi="Calibri"/>
                <w:b/>
                <w:szCs w:val="18"/>
              </w:rPr>
              <w:t xml:space="preserve">. Verified </w:t>
            </w:r>
            <w:r w:rsidR="00E66421" w:rsidRPr="00E443DE">
              <w:rPr>
                <w:rFonts w:ascii="Calibri" w:hAnsi="Calibri"/>
                <w:b/>
                <w:szCs w:val="18"/>
              </w:rPr>
              <w:t>Space Conditioning</w:t>
            </w:r>
            <w:r w:rsidR="005910C2" w:rsidRPr="00E443DE">
              <w:rPr>
                <w:rFonts w:ascii="Calibri" w:hAnsi="Calibri"/>
                <w:b/>
                <w:szCs w:val="18"/>
              </w:rPr>
              <w:t xml:space="preserve"> System TXV</w:t>
            </w:r>
          </w:p>
          <w:p w14:paraId="7DC3DBEF" w14:textId="432965DC" w:rsidR="00F80E7D" w:rsidRPr="00E443DE" w:rsidDel="004E3E8B" w:rsidRDefault="00F80E7D" w:rsidP="00680F4D">
            <w:pPr>
              <w:keepNext/>
              <w:rPr>
                <w:rFonts w:ascii="Calibri" w:hAnsi="Calibri"/>
                <w:b/>
                <w:sz w:val="18"/>
                <w:szCs w:val="18"/>
              </w:rPr>
            </w:pPr>
            <w:r w:rsidRPr="00E443DE">
              <w:rPr>
                <w:rFonts w:ascii="Calibri" w:hAnsi="Calibri"/>
                <w:sz w:val="18"/>
                <w:szCs w:val="18"/>
              </w:rPr>
              <w:t>&lt;&lt;if A</w:t>
            </w:r>
            <w:r w:rsidR="000916C4" w:rsidRPr="00E443DE">
              <w:rPr>
                <w:rFonts w:ascii="Calibri" w:hAnsi="Calibri"/>
                <w:sz w:val="18"/>
                <w:szCs w:val="18"/>
              </w:rPr>
              <w:t>1</w:t>
            </w:r>
            <w:r w:rsidR="00200DE6" w:rsidRPr="00E443DE">
              <w:rPr>
                <w:rFonts w:ascii="Calibri" w:hAnsi="Calibri"/>
                <w:sz w:val="18"/>
                <w:szCs w:val="18"/>
              </w:rPr>
              <w:t>2</w:t>
            </w:r>
            <w:r w:rsidRPr="00E443DE">
              <w:rPr>
                <w:rFonts w:ascii="Calibri" w:hAnsi="Calibri"/>
                <w:sz w:val="18"/>
                <w:szCs w:val="18"/>
              </w:rPr>
              <w:t xml:space="preserve"> equal to "No" then display the "section does not apply" message; else display Table </w:t>
            </w:r>
            <w:r w:rsidR="00E77755" w:rsidRPr="00E443DE">
              <w:rPr>
                <w:rFonts w:ascii="Calibri" w:hAnsi="Calibri"/>
                <w:sz w:val="18"/>
                <w:szCs w:val="18"/>
              </w:rPr>
              <w:t>J</w:t>
            </w:r>
            <w:r w:rsidRPr="00E443DE">
              <w:rPr>
                <w:rFonts w:ascii="Calibri" w:hAnsi="Calibri"/>
                <w:bCs/>
                <w:sz w:val="18"/>
                <w:szCs w:val="18"/>
              </w:rPr>
              <w:t>&gt;&gt;</w:t>
            </w:r>
          </w:p>
        </w:tc>
      </w:tr>
      <w:tr w:rsidR="005910C2" w:rsidRPr="00637BB7" w14:paraId="7DC3DBF3" w14:textId="77777777" w:rsidTr="00D97E14">
        <w:trPr>
          <w:trHeight w:val="144"/>
        </w:trPr>
        <w:tc>
          <w:tcPr>
            <w:tcW w:w="466" w:type="dxa"/>
            <w:vAlign w:val="center"/>
          </w:tcPr>
          <w:p w14:paraId="7DC3DBF1" w14:textId="77777777" w:rsidR="005910C2" w:rsidRPr="00E443DE" w:rsidRDefault="005910C2" w:rsidP="00F0444A">
            <w:pPr>
              <w:pStyle w:val="Header"/>
              <w:tabs>
                <w:tab w:val="clear" w:pos="4320"/>
                <w:tab w:val="clear" w:pos="8640"/>
              </w:tabs>
              <w:jc w:val="center"/>
              <w:rPr>
                <w:rFonts w:ascii="Calibri" w:hAnsi="Calibri"/>
                <w:sz w:val="18"/>
                <w:szCs w:val="18"/>
              </w:rPr>
            </w:pPr>
            <w:r w:rsidRPr="00E443DE">
              <w:rPr>
                <w:rFonts w:ascii="Calibri" w:hAnsi="Calibri"/>
                <w:sz w:val="18"/>
                <w:szCs w:val="18"/>
              </w:rPr>
              <w:t>01</w:t>
            </w:r>
          </w:p>
        </w:tc>
        <w:tc>
          <w:tcPr>
            <w:tcW w:w="10329" w:type="dxa"/>
            <w:vAlign w:val="center"/>
          </w:tcPr>
          <w:p w14:paraId="7DC3DBF2" w14:textId="4E63A665" w:rsidR="005910C2" w:rsidRPr="00237478" w:rsidRDefault="005910C2" w:rsidP="00155FC2">
            <w:pPr>
              <w:rPr>
                <w:rFonts w:ascii="Calibri" w:hAnsi="Calibri"/>
                <w:sz w:val="18"/>
                <w:szCs w:val="18"/>
              </w:rPr>
            </w:pPr>
            <w:r w:rsidRPr="00E443DE">
              <w:rPr>
                <w:rFonts w:ascii="Calibri" w:hAnsi="Calibri"/>
                <w:sz w:val="18"/>
                <w:szCs w:val="18"/>
              </w:rPr>
              <w:t xml:space="preserve">If a TXV is </w:t>
            </w:r>
            <w:r w:rsidR="00155FC2" w:rsidRPr="00E443DE">
              <w:rPr>
                <w:rFonts w:ascii="Calibri" w:hAnsi="Calibri"/>
                <w:sz w:val="18"/>
                <w:szCs w:val="18"/>
              </w:rPr>
              <w:t>specified by the Directory of Certified Product Performance</w:t>
            </w:r>
            <w:r w:rsidRPr="00E443DE">
              <w:rPr>
                <w:rFonts w:ascii="Calibri" w:hAnsi="Calibri"/>
                <w:sz w:val="18"/>
                <w:szCs w:val="18"/>
              </w:rPr>
              <w:t xml:space="preserve">, the responsible </w:t>
            </w:r>
            <w:r w:rsidR="00BA2D1E" w:rsidRPr="00E443DE">
              <w:rPr>
                <w:rFonts w:ascii="Calibri" w:hAnsi="Calibri"/>
                <w:sz w:val="18"/>
                <w:szCs w:val="18"/>
              </w:rPr>
              <w:t xml:space="preserve">person </w:t>
            </w:r>
            <w:r w:rsidRPr="00E443DE">
              <w:rPr>
                <w:rFonts w:ascii="Calibri" w:hAnsi="Calibri"/>
                <w:sz w:val="18"/>
                <w:szCs w:val="18"/>
              </w:rPr>
              <w:t xml:space="preserve">certifies by signing </w:t>
            </w:r>
            <w:r w:rsidR="00BA2D1E" w:rsidRPr="00E443DE">
              <w:rPr>
                <w:rFonts w:ascii="Calibri" w:hAnsi="Calibri"/>
                <w:sz w:val="18"/>
                <w:szCs w:val="18"/>
              </w:rPr>
              <w:t xml:space="preserve">this compliance document </w:t>
            </w:r>
            <w:r w:rsidRPr="00E443DE">
              <w:rPr>
                <w:rFonts w:ascii="Calibri" w:hAnsi="Calibri"/>
                <w:sz w:val="18"/>
                <w:szCs w:val="18"/>
              </w:rPr>
              <w:t xml:space="preserve">that the TXV is properly installed and has been visually verified, including proper placement of </w:t>
            </w:r>
            <w:r w:rsidR="00BA2D1E" w:rsidRPr="00E443DE">
              <w:rPr>
                <w:rFonts w:ascii="Calibri" w:hAnsi="Calibri"/>
                <w:sz w:val="18"/>
                <w:szCs w:val="18"/>
              </w:rPr>
              <w:t xml:space="preserve">the </w:t>
            </w:r>
            <w:r w:rsidRPr="00E443DE">
              <w:rPr>
                <w:rFonts w:ascii="Calibri" w:hAnsi="Calibri"/>
                <w:sz w:val="18"/>
                <w:szCs w:val="18"/>
              </w:rPr>
              <w:t>sensing bulb.</w:t>
            </w:r>
          </w:p>
        </w:tc>
      </w:tr>
    </w:tbl>
    <w:p w14:paraId="7DC3DBF4" w14:textId="4D438D14" w:rsidR="005910C2" w:rsidRDefault="005910C2" w:rsidP="00F0444A">
      <w:pPr>
        <w:rPr>
          <w:rFonts w:ascii="Calibri" w:hAnsi="Calibri"/>
          <w:b/>
          <w:bCs/>
          <w:sz w:val="18"/>
          <w:szCs w:val="18"/>
        </w:rPr>
      </w:pPr>
    </w:p>
    <w:sectPr w:rsidR="005910C2" w:rsidSect="0077056E">
      <w:headerReference w:type="defaul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823FB" w14:textId="77777777" w:rsidR="009B45A6" w:rsidRDefault="009B45A6">
      <w:r>
        <w:separator/>
      </w:r>
    </w:p>
  </w:endnote>
  <w:endnote w:type="continuationSeparator" w:id="0">
    <w:p w14:paraId="6C3EC9FC" w14:textId="77777777" w:rsidR="009B45A6" w:rsidRDefault="009B45A6">
      <w:r>
        <w:continuationSeparator/>
      </w:r>
    </w:p>
  </w:endnote>
  <w:endnote w:type="continuationNotice" w:id="1">
    <w:p w14:paraId="53E70360" w14:textId="77777777" w:rsidR="009B45A6" w:rsidRDefault="009B45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77777777" w:rsidR="007D5541" w:rsidRPr="00850428" w:rsidRDefault="007D5541" w:rsidP="00850428">
    <w:pPr>
      <w:pStyle w:val="Footer"/>
    </w:pPr>
    <w:r w:rsidRPr="00850428">
      <w:t xml:space="preserve">Registration Number:                                                           Registration Date/Time:                                           HERS Provider:                       </w:t>
    </w:r>
  </w:p>
  <w:p w14:paraId="7DC3DC0D" w14:textId="79013C90" w:rsidR="007D5541" w:rsidRPr="00850428" w:rsidRDefault="007D5541" w:rsidP="00850428">
    <w:pPr>
      <w:pStyle w:val="Footer"/>
    </w:pPr>
    <w:r w:rsidRPr="00850428">
      <w:t>CA Building Energy Efficiency Standards - 20</w:t>
    </w:r>
    <w:r w:rsidR="00424EAA">
      <w:t>22</w:t>
    </w:r>
    <w:r w:rsidRPr="00850428">
      <w:t xml:space="preserve"> </w:t>
    </w:r>
    <w:r w:rsidR="00A57B1D" w:rsidRPr="00A57B1D">
      <w:t>Low-</w:t>
    </w:r>
    <w:r w:rsidR="00E443DE">
      <w:t>R</w:t>
    </w:r>
    <w:r w:rsidR="00A57B1D" w:rsidRPr="00A57B1D">
      <w:t>ise Multifamily</w:t>
    </w:r>
    <w:r w:rsidRPr="00850428">
      <w:t xml:space="preserve"> Compliance</w:t>
    </w:r>
    <w:r w:rsidRPr="00850428">
      <w:tab/>
    </w:r>
    <w:r>
      <w:t>January 20</w:t>
    </w:r>
    <w:r w:rsidR="00424EA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5990081F" w:rsidR="007D5541" w:rsidRPr="00850428" w:rsidRDefault="007D5541" w:rsidP="00850428">
    <w:pPr>
      <w:pStyle w:val="Footer"/>
    </w:pPr>
    <w:r w:rsidRPr="00850428">
      <w:t>CA Building Energy Efficiency Standards - 20</w:t>
    </w:r>
    <w:r w:rsidR="00424EAA">
      <w:t>22</w:t>
    </w:r>
    <w:r w:rsidRPr="00850428">
      <w:t xml:space="preserve"> </w:t>
    </w:r>
    <w:r w:rsidR="00A57B1D" w:rsidRPr="00A57B1D">
      <w:t>Low-</w:t>
    </w:r>
    <w:r w:rsidR="00E443DE">
      <w:t>R</w:t>
    </w:r>
    <w:r w:rsidR="00A57B1D" w:rsidRPr="00A57B1D">
      <w:t>ise Multifamily</w:t>
    </w:r>
    <w:r w:rsidRPr="00850428">
      <w:t xml:space="preserve"> Compliance</w:t>
    </w:r>
    <w:r w:rsidRPr="00850428">
      <w:tab/>
    </w:r>
    <w:r>
      <w:t>January 20</w:t>
    </w:r>
    <w:r w:rsidR="00424EAA">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3E140" w14:textId="77777777" w:rsidR="009B45A6" w:rsidRDefault="009B45A6">
      <w:r>
        <w:separator/>
      </w:r>
    </w:p>
  </w:footnote>
  <w:footnote w:type="continuationSeparator" w:id="0">
    <w:p w14:paraId="3CE1CA61" w14:textId="77777777" w:rsidR="009B45A6" w:rsidRDefault="009B45A6">
      <w:r>
        <w:continuationSeparator/>
      </w:r>
    </w:p>
  </w:footnote>
  <w:footnote w:type="continuationNotice" w:id="1">
    <w:p w14:paraId="3A100296" w14:textId="77777777" w:rsidR="009B45A6" w:rsidRDefault="009B45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7D5541" w:rsidRDefault="00D53163">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761C6" w14:textId="77777777" w:rsidR="00E443DE" w:rsidRPr="00472270" w:rsidRDefault="00E443DE" w:rsidP="00E443DE">
    <w:pPr>
      <w:pStyle w:val="Header"/>
      <w:ind w:left="360"/>
      <w:jc w:val="center"/>
      <w:rPr>
        <w:rFonts w:asciiTheme="minorHAnsi" w:hAnsiTheme="minorHAnsi" w:cstheme="minorHAnsi"/>
        <w:b/>
        <w:sz w:val="28"/>
        <w:szCs w:val="28"/>
      </w:rPr>
    </w:pPr>
    <w:r w:rsidRPr="00472270">
      <w:rPr>
        <w:rFonts w:asciiTheme="minorHAnsi" w:hAnsiTheme="minorHAnsi" w:cstheme="minorHAnsi"/>
        <w:noProof/>
        <w:sz w:val="28"/>
        <w:szCs w:val="28"/>
      </w:rPr>
      <w:drawing>
        <wp:anchor distT="0" distB="0" distL="114300" distR="114300" simplePos="0" relativeHeight="251660295" behindDoc="0" locked="0" layoutInCell="1" allowOverlap="1" wp14:anchorId="38DED110" wp14:editId="570733C5">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2380" cy="566420"/>
                  </a:xfrm>
                  <a:prstGeom prst="rect">
                    <a:avLst/>
                  </a:prstGeom>
                  <a:noFill/>
                </pic:spPr>
              </pic:pic>
            </a:graphicData>
          </a:graphic>
          <wp14:sizeRelH relativeFrom="page">
            <wp14:pctWidth>0</wp14:pctWidth>
          </wp14:sizeRelH>
          <wp14:sizeRelV relativeFrom="page">
            <wp14:pctHeight>0</wp14:pctHeight>
          </wp14:sizeRelV>
        </wp:anchor>
      </w:drawing>
    </w:r>
    <w:r w:rsidRPr="00472270">
      <w:rPr>
        <w:rFonts w:asciiTheme="minorHAnsi" w:hAnsiTheme="minorHAnsi" w:cstheme="minorHAnsi"/>
        <w:b/>
        <w:sz w:val="28"/>
        <w:szCs w:val="28"/>
      </w:rPr>
      <w:t>RATED SPACE CONDITIONING SYSTEM EQUIPMENT VERIFICATION</w:t>
    </w:r>
  </w:p>
  <w:p w14:paraId="54CEA027" w14:textId="77777777" w:rsidR="00E443DE" w:rsidRPr="00472270" w:rsidRDefault="00E443DE" w:rsidP="00E443DE">
    <w:pPr>
      <w:pStyle w:val="Header"/>
      <w:ind w:left="360"/>
      <w:rPr>
        <w:rFonts w:asciiTheme="minorHAnsi" w:hAnsiTheme="minorHAnsi" w:cstheme="minorHAnsi"/>
        <w:sz w:val="28"/>
        <w:szCs w:val="28"/>
      </w:rPr>
    </w:pPr>
    <w:r w:rsidRPr="00472270">
      <w:rPr>
        <w:rFonts w:asciiTheme="minorHAnsi" w:hAnsiTheme="minorHAnsi" w:cstheme="minorHAnsi"/>
        <w:sz w:val="28"/>
        <w:szCs w:val="28"/>
      </w:rPr>
      <w:ptab w:relativeTo="margin" w:alignment="center" w:leader="none"/>
    </w:r>
    <w:r w:rsidRPr="00472270">
      <w:rPr>
        <w:rFonts w:asciiTheme="minorHAnsi" w:hAnsiTheme="minorHAnsi" w:cstheme="minorHAnsi"/>
        <w:sz w:val="28"/>
        <w:szCs w:val="28"/>
      </w:rPr>
      <w:ptab w:relativeTo="margin" w:alignment="right" w:leader="none"/>
    </w:r>
    <w:r w:rsidRPr="00472270">
      <w:rPr>
        <w:rFonts w:asciiTheme="minorHAnsi" w:hAnsiTheme="minorHAnsi" w:cstheme="minorHAnsi"/>
        <w:sz w:val="28"/>
        <w:szCs w:val="28"/>
      </w:rPr>
      <w:t>CEC-</w:t>
    </w:r>
    <w:r>
      <w:rPr>
        <w:rFonts w:asciiTheme="minorHAnsi" w:hAnsiTheme="minorHAnsi" w:cstheme="minorHAnsi"/>
        <w:sz w:val="28"/>
        <w:szCs w:val="28"/>
      </w:rPr>
      <w:t>LMCI</w:t>
    </w:r>
    <w:r w:rsidRPr="00472270">
      <w:rPr>
        <w:rFonts w:asciiTheme="minorHAnsi" w:hAnsiTheme="minorHAnsi" w:cstheme="minorHAnsi"/>
        <w:sz w:val="28"/>
        <w:szCs w:val="28"/>
      </w:rPr>
      <w:t>-</w:t>
    </w:r>
    <w:r>
      <w:rPr>
        <w:rFonts w:asciiTheme="minorHAnsi" w:hAnsiTheme="minorHAnsi" w:cstheme="minorHAnsi"/>
        <w:sz w:val="28"/>
        <w:szCs w:val="28"/>
      </w:rPr>
      <w:t>MCH</w:t>
    </w:r>
    <w:r w:rsidRPr="00472270">
      <w:rPr>
        <w:rFonts w:asciiTheme="minorHAnsi" w:hAnsiTheme="minorHAnsi" w:cstheme="minorHAnsi"/>
        <w:sz w:val="28"/>
        <w:szCs w:val="28"/>
      </w:rPr>
      <w:t>-</w:t>
    </w:r>
    <w:r>
      <w:rPr>
        <w:rFonts w:asciiTheme="minorHAnsi" w:hAnsiTheme="minorHAnsi" w:cstheme="minorHAnsi"/>
        <w:sz w:val="28"/>
        <w:szCs w:val="28"/>
      </w:rPr>
      <w:t>26</w:t>
    </w:r>
    <w:r w:rsidRPr="00472270">
      <w:rPr>
        <w:rFonts w:asciiTheme="minorHAnsi" w:hAnsiTheme="minorHAnsi" w:cstheme="minorHAnsi"/>
        <w:sz w:val="28"/>
        <w:szCs w:val="28"/>
      </w:rPr>
      <w:t>-</w:t>
    </w:r>
    <w:r>
      <w:rPr>
        <w:rFonts w:asciiTheme="minorHAnsi" w:hAnsiTheme="minorHAnsi" w:cstheme="minorHAnsi"/>
        <w:sz w:val="28"/>
        <w:szCs w:val="28"/>
      </w:rPr>
      <w:t>H</w:t>
    </w:r>
  </w:p>
  <w:p w14:paraId="15E2CCFD" w14:textId="77777777" w:rsidR="00E443DE" w:rsidRPr="00350D82" w:rsidRDefault="00E443DE" w:rsidP="00E443DE">
    <w:pPr>
      <w:ind w:left="360"/>
      <w:rPr>
        <w:rFonts w:asciiTheme="minorHAnsi" w:hAnsiTheme="minorHAnsi" w:cstheme="minorHAnsi"/>
        <w:b/>
        <w:bCs/>
        <w:i/>
        <w:iCs/>
        <w:sz w:val="28"/>
        <w:szCs w:val="28"/>
      </w:rPr>
    </w:pPr>
    <w:r w:rsidRPr="00472270">
      <w:rPr>
        <w:rFonts w:asciiTheme="minorHAnsi" w:hAnsiTheme="minorHAnsi" w:cstheme="minorHAnsi"/>
        <w:sz w:val="28"/>
        <w:szCs w:val="28"/>
      </w:rPr>
      <w:ptab w:relativeTo="margin" w:alignment="center" w:leader="none"/>
    </w:r>
    <w:r w:rsidRPr="00472270">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7D5541" w:rsidRDefault="00D53163">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7D5541" w:rsidRDefault="00D53163">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2" w14:textId="77777777" w:rsidTr="003753E8">
      <w:trPr>
        <w:cantSplit/>
        <w:trHeight w:val="288"/>
      </w:trPr>
      <w:tc>
        <w:tcPr>
          <w:tcW w:w="3896" w:type="pct"/>
          <w:tcBorders>
            <w:right w:val="nil"/>
          </w:tcBorders>
          <w:vAlign w:val="center"/>
        </w:tcPr>
        <w:p w14:paraId="7DC3DC10" w14:textId="34415092" w:rsidR="007D5541" w:rsidRPr="00F73F08" w:rsidRDefault="007D5541"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4A8797BB" w:rsidR="007D5541" w:rsidRPr="00F73F08" w:rsidRDefault="00A57B1D" w:rsidP="0052278E">
          <w:pPr>
            <w:pStyle w:val="Style18"/>
            <w:rPr>
              <w:sz w:val="20"/>
            </w:rPr>
          </w:pPr>
          <w:r>
            <w:rPr>
              <w:sz w:val="20"/>
            </w:rPr>
            <w:t>LMCI</w:t>
          </w:r>
          <w:r w:rsidR="007D5541" w:rsidRPr="00F73F08">
            <w:rPr>
              <w:sz w:val="20"/>
            </w:rPr>
            <w:t>-MCH-26-H</w:t>
          </w:r>
        </w:p>
      </w:tc>
    </w:tr>
    <w:tr w:rsidR="007D5541" w:rsidRPr="00850428" w14:paraId="7DC3DC15" w14:textId="77777777" w:rsidTr="00F7356F">
      <w:trPr>
        <w:cantSplit/>
        <w:trHeight w:val="288"/>
      </w:trPr>
      <w:tc>
        <w:tcPr>
          <w:tcW w:w="4223" w:type="pct"/>
          <w:gridSpan w:val="2"/>
          <w:tcBorders>
            <w:right w:val="nil"/>
          </w:tcBorders>
        </w:tcPr>
        <w:p w14:paraId="7DC3DC13"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4" w14:textId="53E65797"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53163">
            <w:rPr>
              <w:rFonts w:ascii="Calibri" w:hAnsi="Calibri"/>
              <w:bCs/>
              <w:noProof/>
            </w:rPr>
            <w:t>3</w:t>
          </w:r>
          <w:r>
            <w:rPr>
              <w:rFonts w:ascii="Calibri" w:hAnsi="Calibri"/>
              <w:bCs/>
              <w:noProof/>
            </w:rPr>
            <w:fldChar w:fldCharType="end"/>
          </w:r>
          <w:r w:rsidRPr="00850428">
            <w:rPr>
              <w:rFonts w:ascii="Calibri" w:hAnsi="Calibri"/>
              <w:bCs/>
            </w:rPr>
            <w:t>)</w:t>
          </w:r>
        </w:p>
      </w:tc>
    </w:tr>
  </w:tbl>
  <w:p w14:paraId="7DC3DC16" w14:textId="48BCCA34" w:rsidR="007D5541" w:rsidRPr="00850428" w:rsidRDefault="00D53163"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7D5541" w:rsidRDefault="00D53163">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B" w14:textId="77777777" w:rsidTr="003753E8">
      <w:trPr>
        <w:cantSplit/>
        <w:trHeight w:val="288"/>
      </w:trPr>
      <w:tc>
        <w:tcPr>
          <w:tcW w:w="3896" w:type="pct"/>
          <w:tcBorders>
            <w:right w:val="nil"/>
          </w:tcBorders>
          <w:vAlign w:val="center"/>
        </w:tcPr>
        <w:p w14:paraId="7DC3DC19" w14:textId="77777777" w:rsidR="007D5541" w:rsidRPr="00F73F08" w:rsidRDefault="007D5541"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7A983F01" w:rsidR="007D5541" w:rsidRPr="00F73F08" w:rsidRDefault="00A57B1D" w:rsidP="0052278E">
          <w:pPr>
            <w:pStyle w:val="Style18"/>
            <w:rPr>
              <w:sz w:val="20"/>
            </w:rPr>
          </w:pPr>
          <w:r>
            <w:rPr>
              <w:sz w:val="20"/>
            </w:rPr>
            <w:t>LMCI</w:t>
          </w:r>
          <w:r w:rsidR="007D5541" w:rsidRPr="00F73F08">
            <w:rPr>
              <w:sz w:val="20"/>
            </w:rPr>
            <w:t>-MCH-26-H</w:t>
          </w:r>
        </w:p>
      </w:tc>
    </w:tr>
    <w:tr w:rsidR="007D5541" w:rsidRPr="00850428" w14:paraId="7DC3DC1E" w14:textId="77777777" w:rsidTr="00F7356F">
      <w:trPr>
        <w:cantSplit/>
        <w:trHeight w:val="288"/>
      </w:trPr>
      <w:tc>
        <w:tcPr>
          <w:tcW w:w="4223" w:type="pct"/>
          <w:gridSpan w:val="2"/>
          <w:tcBorders>
            <w:right w:val="nil"/>
          </w:tcBorders>
        </w:tcPr>
        <w:p w14:paraId="7DC3DC1C"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D" w14:textId="44E26301"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4</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53163">
            <w:rPr>
              <w:rFonts w:ascii="Calibri" w:hAnsi="Calibri"/>
              <w:bCs/>
              <w:noProof/>
            </w:rPr>
            <w:t>4</w:t>
          </w:r>
          <w:r>
            <w:rPr>
              <w:rFonts w:ascii="Calibri" w:hAnsi="Calibri"/>
              <w:bCs/>
              <w:noProof/>
            </w:rPr>
            <w:fldChar w:fldCharType="end"/>
          </w:r>
          <w:r w:rsidRPr="00850428">
            <w:rPr>
              <w:rFonts w:ascii="Calibri" w:hAnsi="Calibri"/>
              <w:bCs/>
            </w:rPr>
            <w:t>)</w:t>
          </w:r>
        </w:p>
      </w:tc>
    </w:tr>
  </w:tbl>
  <w:p w14:paraId="7DC3DC1F" w14:textId="77777777" w:rsidR="007D5541" w:rsidRPr="00850428" w:rsidRDefault="007D5541"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2E40B67"/>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0F83FB7"/>
    <w:multiLevelType w:val="hybridMultilevel"/>
    <w:tmpl w:val="273CB4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EB4D8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5533C5"/>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1"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CB47A7A"/>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3"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A125B78"/>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B3090A"/>
    <w:multiLevelType w:val="hybridMultilevel"/>
    <w:tmpl w:val="F28EC9F6"/>
    <w:lvl w:ilvl="0" w:tplc="824075B2">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160E2"/>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F545ACA"/>
    <w:multiLevelType w:val="hybridMultilevel"/>
    <w:tmpl w:val="92963000"/>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AE13EC"/>
    <w:multiLevelType w:val="hybridMultilevel"/>
    <w:tmpl w:val="E226611C"/>
    <w:lvl w:ilvl="0" w:tplc="26DAECB8">
      <w:start w:val="1"/>
      <w:numFmt w:val="upperLetter"/>
      <w:lvlText w:val="%1."/>
      <w:lvlJc w:val="left"/>
      <w:pPr>
        <w:ind w:left="360" w:hanging="360"/>
      </w:pPr>
      <w:rPr>
        <w:rFonts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63C5477B"/>
    <w:multiLevelType w:val="hybridMultilevel"/>
    <w:tmpl w:val="C84A5B08"/>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3" w15:restartNumberingAfterBreak="0">
    <w:nsid w:val="7113471A"/>
    <w:multiLevelType w:val="hybridMultilevel"/>
    <w:tmpl w:val="E51CE664"/>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4" w15:restartNumberingAfterBreak="0">
    <w:nsid w:val="76B95B8F"/>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B6D48CB"/>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CA3576F"/>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313912">
    <w:abstractNumId w:val="1"/>
  </w:num>
  <w:num w:numId="2" w16cid:durableId="2065137584">
    <w:abstractNumId w:val="0"/>
  </w:num>
  <w:num w:numId="3" w16cid:durableId="455098062">
    <w:abstractNumId w:val="1"/>
  </w:num>
  <w:num w:numId="4" w16cid:durableId="2052463301">
    <w:abstractNumId w:val="0"/>
  </w:num>
  <w:num w:numId="5" w16cid:durableId="1763524081">
    <w:abstractNumId w:val="1"/>
  </w:num>
  <w:num w:numId="6" w16cid:durableId="1741631007">
    <w:abstractNumId w:val="0"/>
  </w:num>
  <w:num w:numId="7" w16cid:durableId="368458623">
    <w:abstractNumId w:val="1"/>
  </w:num>
  <w:num w:numId="8" w16cid:durableId="1227692588">
    <w:abstractNumId w:val="0"/>
  </w:num>
  <w:num w:numId="9" w16cid:durableId="1465200835">
    <w:abstractNumId w:val="1"/>
  </w:num>
  <w:num w:numId="10" w16cid:durableId="1119648649">
    <w:abstractNumId w:val="0"/>
  </w:num>
  <w:num w:numId="11" w16cid:durableId="970599127">
    <w:abstractNumId w:val="1"/>
  </w:num>
  <w:num w:numId="12" w16cid:durableId="1568105495">
    <w:abstractNumId w:val="0"/>
  </w:num>
  <w:num w:numId="13" w16cid:durableId="926233744">
    <w:abstractNumId w:val="1"/>
  </w:num>
  <w:num w:numId="14" w16cid:durableId="104203929">
    <w:abstractNumId w:val="0"/>
  </w:num>
  <w:num w:numId="15" w16cid:durableId="545024563">
    <w:abstractNumId w:val="1"/>
  </w:num>
  <w:num w:numId="16" w16cid:durableId="1227763505">
    <w:abstractNumId w:val="0"/>
  </w:num>
  <w:num w:numId="17" w16cid:durableId="911961223">
    <w:abstractNumId w:val="8"/>
  </w:num>
  <w:num w:numId="18" w16cid:durableId="1940021976">
    <w:abstractNumId w:val="3"/>
  </w:num>
  <w:num w:numId="19" w16cid:durableId="1269121721">
    <w:abstractNumId w:val="15"/>
  </w:num>
  <w:num w:numId="20" w16cid:durableId="2105685885">
    <w:abstractNumId w:val="1"/>
  </w:num>
  <w:num w:numId="21" w16cid:durableId="1728528789">
    <w:abstractNumId w:val="0"/>
  </w:num>
  <w:num w:numId="22" w16cid:durableId="1512986223">
    <w:abstractNumId w:val="26"/>
  </w:num>
  <w:num w:numId="23" w16cid:durableId="1334987575">
    <w:abstractNumId w:val="21"/>
  </w:num>
  <w:num w:numId="24" w16cid:durableId="7444980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2039551">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22316375">
    <w:abstractNumId w:val="27"/>
  </w:num>
  <w:num w:numId="27" w16cid:durableId="621302137">
    <w:abstractNumId w:val="2"/>
  </w:num>
  <w:num w:numId="28" w16cid:durableId="1847935758">
    <w:abstractNumId w:val="14"/>
  </w:num>
  <w:num w:numId="29" w16cid:durableId="1614825992">
    <w:abstractNumId w:val="19"/>
  </w:num>
  <w:num w:numId="30" w16cid:durableId="893657469">
    <w:abstractNumId w:val="23"/>
  </w:num>
  <w:num w:numId="31" w16cid:durableId="501749492">
    <w:abstractNumId w:val="22"/>
  </w:num>
  <w:num w:numId="32" w16cid:durableId="390154555">
    <w:abstractNumId w:val="6"/>
  </w:num>
  <w:num w:numId="33" w16cid:durableId="820511439">
    <w:abstractNumId w:val="12"/>
  </w:num>
  <w:num w:numId="34" w16cid:durableId="2101020118">
    <w:abstractNumId w:val="7"/>
  </w:num>
  <w:num w:numId="35" w16cid:durableId="2097165432">
    <w:abstractNumId w:val="16"/>
  </w:num>
  <w:num w:numId="36" w16cid:durableId="216556914">
    <w:abstractNumId w:val="11"/>
  </w:num>
  <w:num w:numId="37" w16cid:durableId="1358845222">
    <w:abstractNumId w:val="20"/>
  </w:num>
  <w:num w:numId="38" w16cid:durableId="142621006">
    <w:abstractNumId w:val="18"/>
  </w:num>
  <w:num w:numId="39" w16cid:durableId="1503278043">
    <w:abstractNumId w:val="25"/>
  </w:num>
  <w:num w:numId="40" w16cid:durableId="39213516">
    <w:abstractNumId w:val="17"/>
  </w:num>
  <w:num w:numId="41" w16cid:durableId="396976874">
    <w:abstractNumId w:val="5"/>
  </w:num>
  <w:num w:numId="42" w16cid:durableId="1561407742">
    <w:abstractNumId w:val="24"/>
  </w:num>
  <w:num w:numId="43" w16cid:durableId="123686145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16cid:durableId="1818572674">
    <w:abstractNumId w:val="7"/>
    <w:lvlOverride w:ilvl="0">
      <w:startOverride w:val="1"/>
    </w:lvlOverride>
    <w:lvlOverride w:ilvl="1"/>
    <w:lvlOverride w:ilvl="2"/>
    <w:lvlOverride w:ilvl="3"/>
    <w:lvlOverride w:ilvl="4"/>
    <w:lvlOverride w:ilvl="5"/>
    <w:lvlOverride w:ilvl="6"/>
    <w:lvlOverride w:ilvl="7"/>
    <w:lvlOverride w:ilvl="8"/>
  </w:num>
  <w:num w:numId="45" w16cid:durableId="1706058595">
    <w:abstractNumId w:val="28"/>
  </w:num>
  <w:num w:numId="46" w16cid:durableId="338898405">
    <w:abstractNumId w:val="9"/>
  </w:num>
  <w:num w:numId="47" w16cid:durableId="1877814394">
    <w:abstractNumId w:val="16"/>
    <w:lvlOverride w:ilvl="0">
      <w:startOverride w:val="1"/>
    </w:lvlOverride>
    <w:lvlOverride w:ilvl="1"/>
    <w:lvlOverride w:ilvl="2"/>
    <w:lvlOverride w:ilvl="3"/>
    <w:lvlOverride w:ilvl="4"/>
    <w:lvlOverride w:ilvl="5"/>
    <w:lvlOverride w:ilvl="6"/>
    <w:lvlOverride w:ilvl="7"/>
    <w:lvlOverride w:ilvl="8"/>
  </w:num>
  <w:num w:numId="48" w16cid:durableId="16451551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4863136">
    <w:abstractNumId w:val="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2C3C"/>
    <w:rsid w:val="00003076"/>
    <w:rsid w:val="000035D1"/>
    <w:rsid w:val="000036FF"/>
    <w:rsid w:val="000053B5"/>
    <w:rsid w:val="00006B3D"/>
    <w:rsid w:val="00011F10"/>
    <w:rsid w:val="0001218A"/>
    <w:rsid w:val="00016AB0"/>
    <w:rsid w:val="000204C0"/>
    <w:rsid w:val="00023AA4"/>
    <w:rsid w:val="000249C9"/>
    <w:rsid w:val="00026750"/>
    <w:rsid w:val="00027C74"/>
    <w:rsid w:val="00033FA6"/>
    <w:rsid w:val="000345FE"/>
    <w:rsid w:val="0003484F"/>
    <w:rsid w:val="00035A79"/>
    <w:rsid w:val="000365D9"/>
    <w:rsid w:val="00037926"/>
    <w:rsid w:val="00040159"/>
    <w:rsid w:val="00040D83"/>
    <w:rsid w:val="0004217E"/>
    <w:rsid w:val="00043EE9"/>
    <w:rsid w:val="00044D65"/>
    <w:rsid w:val="000470D7"/>
    <w:rsid w:val="000471F6"/>
    <w:rsid w:val="000513AB"/>
    <w:rsid w:val="00051F14"/>
    <w:rsid w:val="00053A0E"/>
    <w:rsid w:val="0006016B"/>
    <w:rsid w:val="0006038E"/>
    <w:rsid w:val="00061598"/>
    <w:rsid w:val="00062796"/>
    <w:rsid w:val="000631C6"/>
    <w:rsid w:val="0006407D"/>
    <w:rsid w:val="000644B7"/>
    <w:rsid w:val="0006526B"/>
    <w:rsid w:val="0006641F"/>
    <w:rsid w:val="000765E0"/>
    <w:rsid w:val="00076CCB"/>
    <w:rsid w:val="00076F08"/>
    <w:rsid w:val="00080A37"/>
    <w:rsid w:val="00080EEE"/>
    <w:rsid w:val="00081BB1"/>
    <w:rsid w:val="000861F1"/>
    <w:rsid w:val="00086A66"/>
    <w:rsid w:val="00087DC0"/>
    <w:rsid w:val="000916C4"/>
    <w:rsid w:val="00091D81"/>
    <w:rsid w:val="00094EF2"/>
    <w:rsid w:val="0009518C"/>
    <w:rsid w:val="00095779"/>
    <w:rsid w:val="00096901"/>
    <w:rsid w:val="000A0C20"/>
    <w:rsid w:val="000A0D18"/>
    <w:rsid w:val="000A105B"/>
    <w:rsid w:val="000A1F02"/>
    <w:rsid w:val="000A35C7"/>
    <w:rsid w:val="000A4A99"/>
    <w:rsid w:val="000A5591"/>
    <w:rsid w:val="000B2FD4"/>
    <w:rsid w:val="000B4491"/>
    <w:rsid w:val="000B7569"/>
    <w:rsid w:val="000B7F1D"/>
    <w:rsid w:val="000C03E1"/>
    <w:rsid w:val="000C1A4A"/>
    <w:rsid w:val="000C38AC"/>
    <w:rsid w:val="000C4C97"/>
    <w:rsid w:val="000C6426"/>
    <w:rsid w:val="000C6B8F"/>
    <w:rsid w:val="000C7320"/>
    <w:rsid w:val="000D14DA"/>
    <w:rsid w:val="000D23EA"/>
    <w:rsid w:val="000D25DB"/>
    <w:rsid w:val="000D4112"/>
    <w:rsid w:val="000D4C1A"/>
    <w:rsid w:val="000D533D"/>
    <w:rsid w:val="000D68B4"/>
    <w:rsid w:val="000D7842"/>
    <w:rsid w:val="000D7DA8"/>
    <w:rsid w:val="000E0BE1"/>
    <w:rsid w:val="000E3450"/>
    <w:rsid w:val="000E48D9"/>
    <w:rsid w:val="000E527A"/>
    <w:rsid w:val="000E53E9"/>
    <w:rsid w:val="000E5F2D"/>
    <w:rsid w:val="000E7ABD"/>
    <w:rsid w:val="000F070F"/>
    <w:rsid w:val="000F0BA7"/>
    <w:rsid w:val="000F2512"/>
    <w:rsid w:val="000F2B3D"/>
    <w:rsid w:val="000F404F"/>
    <w:rsid w:val="000F6214"/>
    <w:rsid w:val="000F67E7"/>
    <w:rsid w:val="000F71C2"/>
    <w:rsid w:val="000F754C"/>
    <w:rsid w:val="00110835"/>
    <w:rsid w:val="00110E01"/>
    <w:rsid w:val="0011156B"/>
    <w:rsid w:val="00112CBB"/>
    <w:rsid w:val="001131A2"/>
    <w:rsid w:val="00113AE4"/>
    <w:rsid w:val="00115611"/>
    <w:rsid w:val="00121FC9"/>
    <w:rsid w:val="00122141"/>
    <w:rsid w:val="001230A2"/>
    <w:rsid w:val="0012363D"/>
    <w:rsid w:val="00126C0D"/>
    <w:rsid w:val="00126F26"/>
    <w:rsid w:val="001305CE"/>
    <w:rsid w:val="001315EE"/>
    <w:rsid w:val="00132487"/>
    <w:rsid w:val="00134279"/>
    <w:rsid w:val="00135763"/>
    <w:rsid w:val="00135825"/>
    <w:rsid w:val="00137AA4"/>
    <w:rsid w:val="00140168"/>
    <w:rsid w:val="00142FD3"/>
    <w:rsid w:val="00145AC3"/>
    <w:rsid w:val="0014709C"/>
    <w:rsid w:val="001507B5"/>
    <w:rsid w:val="00151E04"/>
    <w:rsid w:val="001558EF"/>
    <w:rsid w:val="00155ACD"/>
    <w:rsid w:val="00155FC2"/>
    <w:rsid w:val="00156750"/>
    <w:rsid w:val="001577AB"/>
    <w:rsid w:val="001615D7"/>
    <w:rsid w:val="00162081"/>
    <w:rsid w:val="00163575"/>
    <w:rsid w:val="00167637"/>
    <w:rsid w:val="00171597"/>
    <w:rsid w:val="0017354E"/>
    <w:rsid w:val="001739FA"/>
    <w:rsid w:val="001747A6"/>
    <w:rsid w:val="00174BD1"/>
    <w:rsid w:val="00175824"/>
    <w:rsid w:val="00175ACB"/>
    <w:rsid w:val="00175D42"/>
    <w:rsid w:val="00176E1A"/>
    <w:rsid w:val="00176F02"/>
    <w:rsid w:val="0017787C"/>
    <w:rsid w:val="00181190"/>
    <w:rsid w:val="001848E2"/>
    <w:rsid w:val="00186697"/>
    <w:rsid w:val="0019002C"/>
    <w:rsid w:val="001919EB"/>
    <w:rsid w:val="00193838"/>
    <w:rsid w:val="00194989"/>
    <w:rsid w:val="0019624F"/>
    <w:rsid w:val="001A165E"/>
    <w:rsid w:val="001A22C4"/>
    <w:rsid w:val="001A43D6"/>
    <w:rsid w:val="001A4D5E"/>
    <w:rsid w:val="001A5583"/>
    <w:rsid w:val="001A762B"/>
    <w:rsid w:val="001B5BA4"/>
    <w:rsid w:val="001C0940"/>
    <w:rsid w:val="001C2D6E"/>
    <w:rsid w:val="001C6CA1"/>
    <w:rsid w:val="001D1125"/>
    <w:rsid w:val="001D156D"/>
    <w:rsid w:val="001D4A7F"/>
    <w:rsid w:val="001D5B74"/>
    <w:rsid w:val="001D6EF0"/>
    <w:rsid w:val="001D7D2B"/>
    <w:rsid w:val="001E0611"/>
    <w:rsid w:val="001E3C52"/>
    <w:rsid w:val="001E4168"/>
    <w:rsid w:val="001E5FD8"/>
    <w:rsid w:val="001F01B8"/>
    <w:rsid w:val="001F0E8D"/>
    <w:rsid w:val="001F20EE"/>
    <w:rsid w:val="001F2BD0"/>
    <w:rsid w:val="001F389A"/>
    <w:rsid w:val="001F4598"/>
    <w:rsid w:val="001F7063"/>
    <w:rsid w:val="001F78D5"/>
    <w:rsid w:val="00200089"/>
    <w:rsid w:val="00200DE6"/>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F6D"/>
    <w:rsid w:val="0022368B"/>
    <w:rsid w:val="002241A5"/>
    <w:rsid w:val="00226B61"/>
    <w:rsid w:val="00230B81"/>
    <w:rsid w:val="002326D8"/>
    <w:rsid w:val="00234167"/>
    <w:rsid w:val="00235185"/>
    <w:rsid w:val="00235236"/>
    <w:rsid w:val="00237478"/>
    <w:rsid w:val="002420D2"/>
    <w:rsid w:val="00243047"/>
    <w:rsid w:val="00243E16"/>
    <w:rsid w:val="00245AF0"/>
    <w:rsid w:val="00247658"/>
    <w:rsid w:val="00247BCC"/>
    <w:rsid w:val="00247C7A"/>
    <w:rsid w:val="00251B09"/>
    <w:rsid w:val="00252E16"/>
    <w:rsid w:val="002532A8"/>
    <w:rsid w:val="002562A4"/>
    <w:rsid w:val="00257871"/>
    <w:rsid w:val="002611FF"/>
    <w:rsid w:val="002615BC"/>
    <w:rsid w:val="00262721"/>
    <w:rsid w:val="002641C7"/>
    <w:rsid w:val="002663BF"/>
    <w:rsid w:val="00270011"/>
    <w:rsid w:val="002710BB"/>
    <w:rsid w:val="002719D2"/>
    <w:rsid w:val="00271DE1"/>
    <w:rsid w:val="00271E1D"/>
    <w:rsid w:val="0027317A"/>
    <w:rsid w:val="00274618"/>
    <w:rsid w:val="00275695"/>
    <w:rsid w:val="00277212"/>
    <w:rsid w:val="00281DC9"/>
    <w:rsid w:val="00283D96"/>
    <w:rsid w:val="00283EAF"/>
    <w:rsid w:val="0028466E"/>
    <w:rsid w:val="00284AFC"/>
    <w:rsid w:val="00284C8F"/>
    <w:rsid w:val="00285A7C"/>
    <w:rsid w:val="00285F9A"/>
    <w:rsid w:val="00287573"/>
    <w:rsid w:val="00287CD0"/>
    <w:rsid w:val="00290576"/>
    <w:rsid w:val="00291F4F"/>
    <w:rsid w:val="00291F72"/>
    <w:rsid w:val="00294D4D"/>
    <w:rsid w:val="00295ED5"/>
    <w:rsid w:val="002A1004"/>
    <w:rsid w:val="002A199B"/>
    <w:rsid w:val="002A3F41"/>
    <w:rsid w:val="002A4664"/>
    <w:rsid w:val="002A5079"/>
    <w:rsid w:val="002A62BF"/>
    <w:rsid w:val="002A6A1F"/>
    <w:rsid w:val="002B10BD"/>
    <w:rsid w:val="002B10F9"/>
    <w:rsid w:val="002B2393"/>
    <w:rsid w:val="002B3606"/>
    <w:rsid w:val="002B3AE7"/>
    <w:rsid w:val="002B4170"/>
    <w:rsid w:val="002B4F6F"/>
    <w:rsid w:val="002B678A"/>
    <w:rsid w:val="002C131A"/>
    <w:rsid w:val="002C164D"/>
    <w:rsid w:val="002C3331"/>
    <w:rsid w:val="002C586B"/>
    <w:rsid w:val="002C74C4"/>
    <w:rsid w:val="002C7D44"/>
    <w:rsid w:val="002D1475"/>
    <w:rsid w:val="002D3BA6"/>
    <w:rsid w:val="002D4BB8"/>
    <w:rsid w:val="002D5D44"/>
    <w:rsid w:val="002D680A"/>
    <w:rsid w:val="002D7DB8"/>
    <w:rsid w:val="002E0193"/>
    <w:rsid w:val="002E3676"/>
    <w:rsid w:val="002E5196"/>
    <w:rsid w:val="002E54C7"/>
    <w:rsid w:val="002E5A2A"/>
    <w:rsid w:val="002E5A4A"/>
    <w:rsid w:val="002E6394"/>
    <w:rsid w:val="002E77B2"/>
    <w:rsid w:val="002E7941"/>
    <w:rsid w:val="002F02BE"/>
    <w:rsid w:val="002F1E8A"/>
    <w:rsid w:val="002F2A62"/>
    <w:rsid w:val="002F3CE4"/>
    <w:rsid w:val="002F40A7"/>
    <w:rsid w:val="002F6775"/>
    <w:rsid w:val="002F777B"/>
    <w:rsid w:val="003051D0"/>
    <w:rsid w:val="00306026"/>
    <w:rsid w:val="00306C6D"/>
    <w:rsid w:val="00313ED0"/>
    <w:rsid w:val="00314D52"/>
    <w:rsid w:val="00314EC3"/>
    <w:rsid w:val="0031619B"/>
    <w:rsid w:val="00316FD0"/>
    <w:rsid w:val="0032018D"/>
    <w:rsid w:val="00320F01"/>
    <w:rsid w:val="003217F1"/>
    <w:rsid w:val="003231AE"/>
    <w:rsid w:val="003247CA"/>
    <w:rsid w:val="00324C2C"/>
    <w:rsid w:val="00325ACD"/>
    <w:rsid w:val="00326B4B"/>
    <w:rsid w:val="00326D79"/>
    <w:rsid w:val="00327049"/>
    <w:rsid w:val="0033243B"/>
    <w:rsid w:val="003346F5"/>
    <w:rsid w:val="00334DB7"/>
    <w:rsid w:val="00336182"/>
    <w:rsid w:val="00337397"/>
    <w:rsid w:val="003377E5"/>
    <w:rsid w:val="00340520"/>
    <w:rsid w:val="00340CE9"/>
    <w:rsid w:val="0034339D"/>
    <w:rsid w:val="00345CE6"/>
    <w:rsid w:val="003500C8"/>
    <w:rsid w:val="00350A8C"/>
    <w:rsid w:val="003512DF"/>
    <w:rsid w:val="003514E7"/>
    <w:rsid w:val="003539EB"/>
    <w:rsid w:val="00353C3B"/>
    <w:rsid w:val="003545A9"/>
    <w:rsid w:val="0035603C"/>
    <w:rsid w:val="00357343"/>
    <w:rsid w:val="00363895"/>
    <w:rsid w:val="00365F5B"/>
    <w:rsid w:val="00370F0D"/>
    <w:rsid w:val="00371157"/>
    <w:rsid w:val="00372334"/>
    <w:rsid w:val="00372700"/>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6B84"/>
    <w:rsid w:val="003A12CC"/>
    <w:rsid w:val="003A3FF6"/>
    <w:rsid w:val="003A4B29"/>
    <w:rsid w:val="003A785B"/>
    <w:rsid w:val="003A7FBE"/>
    <w:rsid w:val="003B24D9"/>
    <w:rsid w:val="003B30A3"/>
    <w:rsid w:val="003B3641"/>
    <w:rsid w:val="003B4240"/>
    <w:rsid w:val="003B5B3C"/>
    <w:rsid w:val="003C7B7A"/>
    <w:rsid w:val="003D1445"/>
    <w:rsid w:val="003D186A"/>
    <w:rsid w:val="003D349A"/>
    <w:rsid w:val="003D5183"/>
    <w:rsid w:val="003D5350"/>
    <w:rsid w:val="003D5803"/>
    <w:rsid w:val="003E1E09"/>
    <w:rsid w:val="003E22AB"/>
    <w:rsid w:val="003E7F4E"/>
    <w:rsid w:val="003F064C"/>
    <w:rsid w:val="003F0D68"/>
    <w:rsid w:val="003F1BED"/>
    <w:rsid w:val="003F1C6F"/>
    <w:rsid w:val="003F2ED5"/>
    <w:rsid w:val="003F49BD"/>
    <w:rsid w:val="003F4C2F"/>
    <w:rsid w:val="003F598E"/>
    <w:rsid w:val="003F6A76"/>
    <w:rsid w:val="00405B3C"/>
    <w:rsid w:val="00406E7B"/>
    <w:rsid w:val="004072E7"/>
    <w:rsid w:val="0041054C"/>
    <w:rsid w:val="00410ECA"/>
    <w:rsid w:val="00411923"/>
    <w:rsid w:val="00411E6B"/>
    <w:rsid w:val="00415ADC"/>
    <w:rsid w:val="00415DB2"/>
    <w:rsid w:val="00415FD0"/>
    <w:rsid w:val="004163E6"/>
    <w:rsid w:val="004246D4"/>
    <w:rsid w:val="004247C9"/>
    <w:rsid w:val="00424EAA"/>
    <w:rsid w:val="0042627F"/>
    <w:rsid w:val="00430CEA"/>
    <w:rsid w:val="00432098"/>
    <w:rsid w:val="00432B7A"/>
    <w:rsid w:val="0043390E"/>
    <w:rsid w:val="0043422C"/>
    <w:rsid w:val="00435279"/>
    <w:rsid w:val="004354CB"/>
    <w:rsid w:val="00436779"/>
    <w:rsid w:val="00437007"/>
    <w:rsid w:val="00440841"/>
    <w:rsid w:val="00442A22"/>
    <w:rsid w:val="00442DE2"/>
    <w:rsid w:val="00444D0A"/>
    <w:rsid w:val="0044528F"/>
    <w:rsid w:val="004464F2"/>
    <w:rsid w:val="004507D3"/>
    <w:rsid w:val="00450DD2"/>
    <w:rsid w:val="0045105B"/>
    <w:rsid w:val="004510F5"/>
    <w:rsid w:val="00452472"/>
    <w:rsid w:val="00454C3D"/>
    <w:rsid w:val="00461483"/>
    <w:rsid w:val="00462AC1"/>
    <w:rsid w:val="0046705B"/>
    <w:rsid w:val="00467098"/>
    <w:rsid w:val="00470951"/>
    <w:rsid w:val="0047232D"/>
    <w:rsid w:val="00472A6F"/>
    <w:rsid w:val="004737C4"/>
    <w:rsid w:val="00474509"/>
    <w:rsid w:val="00474A7A"/>
    <w:rsid w:val="00475987"/>
    <w:rsid w:val="004763BA"/>
    <w:rsid w:val="00477D56"/>
    <w:rsid w:val="0048031E"/>
    <w:rsid w:val="004809EE"/>
    <w:rsid w:val="00481723"/>
    <w:rsid w:val="00484886"/>
    <w:rsid w:val="004860C3"/>
    <w:rsid w:val="00486F0B"/>
    <w:rsid w:val="0049343E"/>
    <w:rsid w:val="00493FF2"/>
    <w:rsid w:val="004944D6"/>
    <w:rsid w:val="004948E2"/>
    <w:rsid w:val="004967FB"/>
    <w:rsid w:val="004A1BEB"/>
    <w:rsid w:val="004A264A"/>
    <w:rsid w:val="004A289B"/>
    <w:rsid w:val="004A5A9E"/>
    <w:rsid w:val="004A5C7F"/>
    <w:rsid w:val="004A6A89"/>
    <w:rsid w:val="004A6E7F"/>
    <w:rsid w:val="004A7BC9"/>
    <w:rsid w:val="004B0F27"/>
    <w:rsid w:val="004B1012"/>
    <w:rsid w:val="004B4582"/>
    <w:rsid w:val="004B463D"/>
    <w:rsid w:val="004B668A"/>
    <w:rsid w:val="004B7BD2"/>
    <w:rsid w:val="004C23D9"/>
    <w:rsid w:val="004C2C61"/>
    <w:rsid w:val="004C5269"/>
    <w:rsid w:val="004C59CB"/>
    <w:rsid w:val="004D1B0D"/>
    <w:rsid w:val="004D1CE3"/>
    <w:rsid w:val="004D2397"/>
    <w:rsid w:val="004D287C"/>
    <w:rsid w:val="004D3B79"/>
    <w:rsid w:val="004D6116"/>
    <w:rsid w:val="004D7AA5"/>
    <w:rsid w:val="004E112A"/>
    <w:rsid w:val="004E230B"/>
    <w:rsid w:val="004E3E8B"/>
    <w:rsid w:val="004E52B7"/>
    <w:rsid w:val="004E606D"/>
    <w:rsid w:val="004F0A7F"/>
    <w:rsid w:val="004F3AC1"/>
    <w:rsid w:val="004F40C1"/>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06BE"/>
    <w:rsid w:val="00541293"/>
    <w:rsid w:val="00541E22"/>
    <w:rsid w:val="005437EB"/>
    <w:rsid w:val="00543EA4"/>
    <w:rsid w:val="00545FC7"/>
    <w:rsid w:val="00551599"/>
    <w:rsid w:val="00551D3B"/>
    <w:rsid w:val="00552A3E"/>
    <w:rsid w:val="00552DE8"/>
    <w:rsid w:val="005539DF"/>
    <w:rsid w:val="00555884"/>
    <w:rsid w:val="00560787"/>
    <w:rsid w:val="00560898"/>
    <w:rsid w:val="00560C7A"/>
    <w:rsid w:val="00560F73"/>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2306"/>
    <w:rsid w:val="005A2987"/>
    <w:rsid w:val="005A4414"/>
    <w:rsid w:val="005A50AB"/>
    <w:rsid w:val="005A5328"/>
    <w:rsid w:val="005B4DF1"/>
    <w:rsid w:val="005C0F5F"/>
    <w:rsid w:val="005C2154"/>
    <w:rsid w:val="005C3754"/>
    <w:rsid w:val="005C4233"/>
    <w:rsid w:val="005C5038"/>
    <w:rsid w:val="005C5642"/>
    <w:rsid w:val="005C5D98"/>
    <w:rsid w:val="005C73C7"/>
    <w:rsid w:val="005D2752"/>
    <w:rsid w:val="005D30D4"/>
    <w:rsid w:val="005D55BB"/>
    <w:rsid w:val="005E0D15"/>
    <w:rsid w:val="005E23CD"/>
    <w:rsid w:val="005E2724"/>
    <w:rsid w:val="005E31A4"/>
    <w:rsid w:val="005E3E55"/>
    <w:rsid w:val="005E68FF"/>
    <w:rsid w:val="005F178B"/>
    <w:rsid w:val="005F26D8"/>
    <w:rsid w:val="005F47B7"/>
    <w:rsid w:val="005F4CDC"/>
    <w:rsid w:val="005F607C"/>
    <w:rsid w:val="006016EB"/>
    <w:rsid w:val="006019F9"/>
    <w:rsid w:val="00601C19"/>
    <w:rsid w:val="00602884"/>
    <w:rsid w:val="006035F8"/>
    <w:rsid w:val="006039AD"/>
    <w:rsid w:val="00605944"/>
    <w:rsid w:val="00611910"/>
    <w:rsid w:val="00613F4A"/>
    <w:rsid w:val="00614268"/>
    <w:rsid w:val="006154DE"/>
    <w:rsid w:val="00616C4D"/>
    <w:rsid w:val="00617B42"/>
    <w:rsid w:val="006200D7"/>
    <w:rsid w:val="00621F3B"/>
    <w:rsid w:val="006227B1"/>
    <w:rsid w:val="00622990"/>
    <w:rsid w:val="00623D67"/>
    <w:rsid w:val="006258AA"/>
    <w:rsid w:val="0062771C"/>
    <w:rsid w:val="00631046"/>
    <w:rsid w:val="00631115"/>
    <w:rsid w:val="00631DC1"/>
    <w:rsid w:val="00632F51"/>
    <w:rsid w:val="00632F73"/>
    <w:rsid w:val="00635962"/>
    <w:rsid w:val="00637954"/>
    <w:rsid w:val="00637BB7"/>
    <w:rsid w:val="006411CF"/>
    <w:rsid w:val="00641C71"/>
    <w:rsid w:val="0064300C"/>
    <w:rsid w:val="006445E9"/>
    <w:rsid w:val="00646443"/>
    <w:rsid w:val="00646CAC"/>
    <w:rsid w:val="00650CD9"/>
    <w:rsid w:val="00651FA0"/>
    <w:rsid w:val="00652160"/>
    <w:rsid w:val="00653798"/>
    <w:rsid w:val="00653A64"/>
    <w:rsid w:val="00653ECA"/>
    <w:rsid w:val="00654F37"/>
    <w:rsid w:val="00654FF3"/>
    <w:rsid w:val="00661DA2"/>
    <w:rsid w:val="00663AF7"/>
    <w:rsid w:val="00665A11"/>
    <w:rsid w:val="00666DAA"/>
    <w:rsid w:val="00667362"/>
    <w:rsid w:val="00674FED"/>
    <w:rsid w:val="006759F2"/>
    <w:rsid w:val="00680F4D"/>
    <w:rsid w:val="0068226F"/>
    <w:rsid w:val="00682CBA"/>
    <w:rsid w:val="00683961"/>
    <w:rsid w:val="00685D72"/>
    <w:rsid w:val="00686B8B"/>
    <w:rsid w:val="00690B1E"/>
    <w:rsid w:val="00692ECE"/>
    <w:rsid w:val="00692EDF"/>
    <w:rsid w:val="006930E5"/>
    <w:rsid w:val="006947E2"/>
    <w:rsid w:val="0069600B"/>
    <w:rsid w:val="00697E29"/>
    <w:rsid w:val="006A02F5"/>
    <w:rsid w:val="006A156C"/>
    <w:rsid w:val="006A57F1"/>
    <w:rsid w:val="006A722E"/>
    <w:rsid w:val="006B05B7"/>
    <w:rsid w:val="006B2FEB"/>
    <w:rsid w:val="006B2FF9"/>
    <w:rsid w:val="006B4081"/>
    <w:rsid w:val="006C0044"/>
    <w:rsid w:val="006C0E98"/>
    <w:rsid w:val="006C1B1B"/>
    <w:rsid w:val="006C24EA"/>
    <w:rsid w:val="006C3DB1"/>
    <w:rsid w:val="006C7335"/>
    <w:rsid w:val="006C7406"/>
    <w:rsid w:val="006D21DC"/>
    <w:rsid w:val="006D3BEB"/>
    <w:rsid w:val="006D4D01"/>
    <w:rsid w:val="006D5208"/>
    <w:rsid w:val="006D5510"/>
    <w:rsid w:val="006D607E"/>
    <w:rsid w:val="006D7492"/>
    <w:rsid w:val="006E1FC1"/>
    <w:rsid w:val="006E5C68"/>
    <w:rsid w:val="006E663B"/>
    <w:rsid w:val="006E672D"/>
    <w:rsid w:val="006F0558"/>
    <w:rsid w:val="006F0652"/>
    <w:rsid w:val="006F133F"/>
    <w:rsid w:val="006F2C70"/>
    <w:rsid w:val="006F4598"/>
    <w:rsid w:val="006F5A10"/>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C6F"/>
    <w:rsid w:val="007411EB"/>
    <w:rsid w:val="00743217"/>
    <w:rsid w:val="0074424A"/>
    <w:rsid w:val="007445F2"/>
    <w:rsid w:val="00751673"/>
    <w:rsid w:val="007522E9"/>
    <w:rsid w:val="00753CFA"/>
    <w:rsid w:val="007544D0"/>
    <w:rsid w:val="007551EC"/>
    <w:rsid w:val="00755484"/>
    <w:rsid w:val="00755DEC"/>
    <w:rsid w:val="00757087"/>
    <w:rsid w:val="0076105D"/>
    <w:rsid w:val="007635A5"/>
    <w:rsid w:val="00763D9B"/>
    <w:rsid w:val="0076441C"/>
    <w:rsid w:val="00765F67"/>
    <w:rsid w:val="00765FA4"/>
    <w:rsid w:val="00766F71"/>
    <w:rsid w:val="0077056E"/>
    <w:rsid w:val="007755D6"/>
    <w:rsid w:val="007756F6"/>
    <w:rsid w:val="00776799"/>
    <w:rsid w:val="00776DFD"/>
    <w:rsid w:val="007770C5"/>
    <w:rsid w:val="00777B2F"/>
    <w:rsid w:val="007838A9"/>
    <w:rsid w:val="00785B34"/>
    <w:rsid w:val="00791482"/>
    <w:rsid w:val="0079167B"/>
    <w:rsid w:val="00793E1C"/>
    <w:rsid w:val="00795EB8"/>
    <w:rsid w:val="00797224"/>
    <w:rsid w:val="00797290"/>
    <w:rsid w:val="00797860"/>
    <w:rsid w:val="007A190C"/>
    <w:rsid w:val="007A3919"/>
    <w:rsid w:val="007A430B"/>
    <w:rsid w:val="007A4603"/>
    <w:rsid w:val="007A575A"/>
    <w:rsid w:val="007B02EB"/>
    <w:rsid w:val="007B1C41"/>
    <w:rsid w:val="007B3B33"/>
    <w:rsid w:val="007B4BEA"/>
    <w:rsid w:val="007B645E"/>
    <w:rsid w:val="007C12FC"/>
    <w:rsid w:val="007C24A3"/>
    <w:rsid w:val="007C4CF0"/>
    <w:rsid w:val="007C7495"/>
    <w:rsid w:val="007C785B"/>
    <w:rsid w:val="007D060B"/>
    <w:rsid w:val="007D0D8F"/>
    <w:rsid w:val="007D19B2"/>
    <w:rsid w:val="007D29D1"/>
    <w:rsid w:val="007D2DD3"/>
    <w:rsid w:val="007D5541"/>
    <w:rsid w:val="007D726A"/>
    <w:rsid w:val="007E0875"/>
    <w:rsid w:val="007E0F60"/>
    <w:rsid w:val="007E1885"/>
    <w:rsid w:val="007E26E9"/>
    <w:rsid w:val="007E32B3"/>
    <w:rsid w:val="007E4941"/>
    <w:rsid w:val="007E5033"/>
    <w:rsid w:val="007E57B6"/>
    <w:rsid w:val="007E64EC"/>
    <w:rsid w:val="007F0CE0"/>
    <w:rsid w:val="007F1924"/>
    <w:rsid w:val="007F24BC"/>
    <w:rsid w:val="007F286D"/>
    <w:rsid w:val="007F3E17"/>
    <w:rsid w:val="007F57DC"/>
    <w:rsid w:val="007F6A58"/>
    <w:rsid w:val="00801172"/>
    <w:rsid w:val="00803B17"/>
    <w:rsid w:val="00804C36"/>
    <w:rsid w:val="00807045"/>
    <w:rsid w:val="0080704F"/>
    <w:rsid w:val="0081107A"/>
    <w:rsid w:val="0081244D"/>
    <w:rsid w:val="00815AA1"/>
    <w:rsid w:val="0081628C"/>
    <w:rsid w:val="00821F42"/>
    <w:rsid w:val="00822308"/>
    <w:rsid w:val="00822E89"/>
    <w:rsid w:val="0082365E"/>
    <w:rsid w:val="0082448D"/>
    <w:rsid w:val="0082487D"/>
    <w:rsid w:val="00827AE2"/>
    <w:rsid w:val="0083293B"/>
    <w:rsid w:val="008350A4"/>
    <w:rsid w:val="008353B6"/>
    <w:rsid w:val="00837096"/>
    <w:rsid w:val="00841186"/>
    <w:rsid w:val="00843AA7"/>
    <w:rsid w:val="008453AC"/>
    <w:rsid w:val="00845731"/>
    <w:rsid w:val="00845782"/>
    <w:rsid w:val="008459F6"/>
    <w:rsid w:val="008464DF"/>
    <w:rsid w:val="00847E91"/>
    <w:rsid w:val="00847EF3"/>
    <w:rsid w:val="00850428"/>
    <w:rsid w:val="0085268F"/>
    <w:rsid w:val="00853177"/>
    <w:rsid w:val="008540F3"/>
    <w:rsid w:val="00855DBD"/>
    <w:rsid w:val="00856066"/>
    <w:rsid w:val="00856538"/>
    <w:rsid w:val="00856A25"/>
    <w:rsid w:val="00857939"/>
    <w:rsid w:val="00860E60"/>
    <w:rsid w:val="00861BF8"/>
    <w:rsid w:val="00861F5E"/>
    <w:rsid w:val="00861F8E"/>
    <w:rsid w:val="008627BE"/>
    <w:rsid w:val="00865861"/>
    <w:rsid w:val="00865B66"/>
    <w:rsid w:val="0086649F"/>
    <w:rsid w:val="00867665"/>
    <w:rsid w:val="00871BAE"/>
    <w:rsid w:val="00872117"/>
    <w:rsid w:val="0087263A"/>
    <w:rsid w:val="008733B7"/>
    <w:rsid w:val="00873A16"/>
    <w:rsid w:val="0087433A"/>
    <w:rsid w:val="00877610"/>
    <w:rsid w:val="0088496C"/>
    <w:rsid w:val="00885BDB"/>
    <w:rsid w:val="00886660"/>
    <w:rsid w:val="00890417"/>
    <w:rsid w:val="00890DB2"/>
    <w:rsid w:val="00894E3E"/>
    <w:rsid w:val="008970A1"/>
    <w:rsid w:val="008A138E"/>
    <w:rsid w:val="008A13C2"/>
    <w:rsid w:val="008A40F8"/>
    <w:rsid w:val="008A481C"/>
    <w:rsid w:val="008A484F"/>
    <w:rsid w:val="008A5B91"/>
    <w:rsid w:val="008A7891"/>
    <w:rsid w:val="008A7F5C"/>
    <w:rsid w:val="008B05CC"/>
    <w:rsid w:val="008B1437"/>
    <w:rsid w:val="008B1F34"/>
    <w:rsid w:val="008B2546"/>
    <w:rsid w:val="008B61C3"/>
    <w:rsid w:val="008B631F"/>
    <w:rsid w:val="008C10F1"/>
    <w:rsid w:val="008C23D7"/>
    <w:rsid w:val="008C5737"/>
    <w:rsid w:val="008C627E"/>
    <w:rsid w:val="008D03BC"/>
    <w:rsid w:val="008D0B8D"/>
    <w:rsid w:val="008D3666"/>
    <w:rsid w:val="008D3743"/>
    <w:rsid w:val="008D3813"/>
    <w:rsid w:val="008D67C7"/>
    <w:rsid w:val="008E41F8"/>
    <w:rsid w:val="008E429B"/>
    <w:rsid w:val="008E4542"/>
    <w:rsid w:val="008F1900"/>
    <w:rsid w:val="008F227F"/>
    <w:rsid w:val="008F49E7"/>
    <w:rsid w:val="008F5EB4"/>
    <w:rsid w:val="009008FB"/>
    <w:rsid w:val="00900C86"/>
    <w:rsid w:val="0090298A"/>
    <w:rsid w:val="00902EBA"/>
    <w:rsid w:val="00905295"/>
    <w:rsid w:val="0090543B"/>
    <w:rsid w:val="00910674"/>
    <w:rsid w:val="009119ED"/>
    <w:rsid w:val="00911CB9"/>
    <w:rsid w:val="00915296"/>
    <w:rsid w:val="00915B4E"/>
    <w:rsid w:val="00915BCF"/>
    <w:rsid w:val="009170D3"/>
    <w:rsid w:val="00921467"/>
    <w:rsid w:val="009224BC"/>
    <w:rsid w:val="00926A29"/>
    <w:rsid w:val="00937267"/>
    <w:rsid w:val="009379DB"/>
    <w:rsid w:val="00941530"/>
    <w:rsid w:val="00941E17"/>
    <w:rsid w:val="0094235F"/>
    <w:rsid w:val="009437C6"/>
    <w:rsid w:val="00945561"/>
    <w:rsid w:val="00945A11"/>
    <w:rsid w:val="00946688"/>
    <w:rsid w:val="009471CD"/>
    <w:rsid w:val="00955A9A"/>
    <w:rsid w:val="009564C7"/>
    <w:rsid w:val="00956B61"/>
    <w:rsid w:val="009605E1"/>
    <w:rsid w:val="009615EB"/>
    <w:rsid w:val="00963F89"/>
    <w:rsid w:val="0096520A"/>
    <w:rsid w:val="00967916"/>
    <w:rsid w:val="00967AE4"/>
    <w:rsid w:val="00972766"/>
    <w:rsid w:val="009727B8"/>
    <w:rsid w:val="00974AAE"/>
    <w:rsid w:val="0097558E"/>
    <w:rsid w:val="009764A9"/>
    <w:rsid w:val="00976637"/>
    <w:rsid w:val="009770F0"/>
    <w:rsid w:val="00977366"/>
    <w:rsid w:val="00980FB6"/>
    <w:rsid w:val="0098115B"/>
    <w:rsid w:val="00982535"/>
    <w:rsid w:val="00992035"/>
    <w:rsid w:val="00992EF8"/>
    <w:rsid w:val="009949F7"/>
    <w:rsid w:val="00994AF2"/>
    <w:rsid w:val="00997405"/>
    <w:rsid w:val="009A059F"/>
    <w:rsid w:val="009A102D"/>
    <w:rsid w:val="009A105D"/>
    <w:rsid w:val="009A172C"/>
    <w:rsid w:val="009A1F14"/>
    <w:rsid w:val="009A3318"/>
    <w:rsid w:val="009A5D4D"/>
    <w:rsid w:val="009A698F"/>
    <w:rsid w:val="009A6F10"/>
    <w:rsid w:val="009B0BCA"/>
    <w:rsid w:val="009B2DDD"/>
    <w:rsid w:val="009B45A6"/>
    <w:rsid w:val="009B5B9D"/>
    <w:rsid w:val="009B77EA"/>
    <w:rsid w:val="009C0792"/>
    <w:rsid w:val="009C1359"/>
    <w:rsid w:val="009C1F4E"/>
    <w:rsid w:val="009C273F"/>
    <w:rsid w:val="009C4B49"/>
    <w:rsid w:val="009C4F9A"/>
    <w:rsid w:val="009C60BD"/>
    <w:rsid w:val="009C6665"/>
    <w:rsid w:val="009D0F10"/>
    <w:rsid w:val="009D24DE"/>
    <w:rsid w:val="009D273E"/>
    <w:rsid w:val="009D4B18"/>
    <w:rsid w:val="009D721C"/>
    <w:rsid w:val="009E2E57"/>
    <w:rsid w:val="009E3761"/>
    <w:rsid w:val="009E3BB5"/>
    <w:rsid w:val="009E5F54"/>
    <w:rsid w:val="009E6B59"/>
    <w:rsid w:val="009E746D"/>
    <w:rsid w:val="009F2090"/>
    <w:rsid w:val="009F62E0"/>
    <w:rsid w:val="00A0027A"/>
    <w:rsid w:val="00A00AE7"/>
    <w:rsid w:val="00A02090"/>
    <w:rsid w:val="00A05C96"/>
    <w:rsid w:val="00A05D8F"/>
    <w:rsid w:val="00A06270"/>
    <w:rsid w:val="00A07D19"/>
    <w:rsid w:val="00A12015"/>
    <w:rsid w:val="00A16546"/>
    <w:rsid w:val="00A20B0E"/>
    <w:rsid w:val="00A2246B"/>
    <w:rsid w:val="00A24BE2"/>
    <w:rsid w:val="00A24F9F"/>
    <w:rsid w:val="00A305B5"/>
    <w:rsid w:val="00A305CF"/>
    <w:rsid w:val="00A31019"/>
    <w:rsid w:val="00A321CE"/>
    <w:rsid w:val="00A33842"/>
    <w:rsid w:val="00A33A50"/>
    <w:rsid w:val="00A3438B"/>
    <w:rsid w:val="00A37F69"/>
    <w:rsid w:val="00A4261D"/>
    <w:rsid w:val="00A42C60"/>
    <w:rsid w:val="00A44A18"/>
    <w:rsid w:val="00A45151"/>
    <w:rsid w:val="00A46AEC"/>
    <w:rsid w:val="00A51675"/>
    <w:rsid w:val="00A51851"/>
    <w:rsid w:val="00A526D0"/>
    <w:rsid w:val="00A52931"/>
    <w:rsid w:val="00A53105"/>
    <w:rsid w:val="00A5369B"/>
    <w:rsid w:val="00A53C83"/>
    <w:rsid w:val="00A53EF5"/>
    <w:rsid w:val="00A55365"/>
    <w:rsid w:val="00A55444"/>
    <w:rsid w:val="00A57B1D"/>
    <w:rsid w:val="00A614D8"/>
    <w:rsid w:val="00A61C7E"/>
    <w:rsid w:val="00A61DD8"/>
    <w:rsid w:val="00A64B4E"/>
    <w:rsid w:val="00A64D47"/>
    <w:rsid w:val="00A65AC4"/>
    <w:rsid w:val="00A677BB"/>
    <w:rsid w:val="00A678D1"/>
    <w:rsid w:val="00A702F0"/>
    <w:rsid w:val="00A70722"/>
    <w:rsid w:val="00A7083E"/>
    <w:rsid w:val="00A71EAA"/>
    <w:rsid w:val="00A742B3"/>
    <w:rsid w:val="00A75B9B"/>
    <w:rsid w:val="00A76DC6"/>
    <w:rsid w:val="00A81137"/>
    <w:rsid w:val="00A872BB"/>
    <w:rsid w:val="00A87572"/>
    <w:rsid w:val="00A919BE"/>
    <w:rsid w:val="00A9767D"/>
    <w:rsid w:val="00AA01C1"/>
    <w:rsid w:val="00AA18EC"/>
    <w:rsid w:val="00AA767E"/>
    <w:rsid w:val="00AA7FF0"/>
    <w:rsid w:val="00AB1578"/>
    <w:rsid w:val="00AB1C73"/>
    <w:rsid w:val="00AB1E9B"/>
    <w:rsid w:val="00AB4166"/>
    <w:rsid w:val="00AB6CF0"/>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695E"/>
    <w:rsid w:val="00AE7FEF"/>
    <w:rsid w:val="00AF17B1"/>
    <w:rsid w:val="00AF1B71"/>
    <w:rsid w:val="00AF23FC"/>
    <w:rsid w:val="00AF4004"/>
    <w:rsid w:val="00B00AFA"/>
    <w:rsid w:val="00B012A4"/>
    <w:rsid w:val="00B02E79"/>
    <w:rsid w:val="00B03610"/>
    <w:rsid w:val="00B04CDA"/>
    <w:rsid w:val="00B06E14"/>
    <w:rsid w:val="00B100F8"/>
    <w:rsid w:val="00B1011A"/>
    <w:rsid w:val="00B13097"/>
    <w:rsid w:val="00B17F24"/>
    <w:rsid w:val="00B23304"/>
    <w:rsid w:val="00B273D8"/>
    <w:rsid w:val="00B27A2A"/>
    <w:rsid w:val="00B33471"/>
    <w:rsid w:val="00B34290"/>
    <w:rsid w:val="00B35C45"/>
    <w:rsid w:val="00B401EA"/>
    <w:rsid w:val="00B40D88"/>
    <w:rsid w:val="00B41187"/>
    <w:rsid w:val="00B4146E"/>
    <w:rsid w:val="00B41BCD"/>
    <w:rsid w:val="00B4216F"/>
    <w:rsid w:val="00B429F3"/>
    <w:rsid w:val="00B4313D"/>
    <w:rsid w:val="00B44207"/>
    <w:rsid w:val="00B446FE"/>
    <w:rsid w:val="00B45643"/>
    <w:rsid w:val="00B47B99"/>
    <w:rsid w:val="00B51352"/>
    <w:rsid w:val="00B551E0"/>
    <w:rsid w:val="00B55A98"/>
    <w:rsid w:val="00B55F60"/>
    <w:rsid w:val="00B560CD"/>
    <w:rsid w:val="00B56E62"/>
    <w:rsid w:val="00B6077F"/>
    <w:rsid w:val="00B6238C"/>
    <w:rsid w:val="00B63AAA"/>
    <w:rsid w:val="00B6647D"/>
    <w:rsid w:val="00B70752"/>
    <w:rsid w:val="00B7077A"/>
    <w:rsid w:val="00B73739"/>
    <w:rsid w:val="00B778B9"/>
    <w:rsid w:val="00B82CAC"/>
    <w:rsid w:val="00B82F48"/>
    <w:rsid w:val="00B83238"/>
    <w:rsid w:val="00B85109"/>
    <w:rsid w:val="00B865A2"/>
    <w:rsid w:val="00B867D6"/>
    <w:rsid w:val="00B867E5"/>
    <w:rsid w:val="00B87BA8"/>
    <w:rsid w:val="00B9151F"/>
    <w:rsid w:val="00B935C2"/>
    <w:rsid w:val="00B96993"/>
    <w:rsid w:val="00BA0957"/>
    <w:rsid w:val="00BA1AF3"/>
    <w:rsid w:val="00BA1E75"/>
    <w:rsid w:val="00BA20A3"/>
    <w:rsid w:val="00BA23B2"/>
    <w:rsid w:val="00BA2927"/>
    <w:rsid w:val="00BA2D1E"/>
    <w:rsid w:val="00BA3419"/>
    <w:rsid w:val="00BA587A"/>
    <w:rsid w:val="00BA6FA0"/>
    <w:rsid w:val="00BB10FF"/>
    <w:rsid w:val="00BB1DDE"/>
    <w:rsid w:val="00BB3A54"/>
    <w:rsid w:val="00BB4A4C"/>
    <w:rsid w:val="00BC00C3"/>
    <w:rsid w:val="00BC2767"/>
    <w:rsid w:val="00BC54BA"/>
    <w:rsid w:val="00BC648E"/>
    <w:rsid w:val="00BC6655"/>
    <w:rsid w:val="00BC67CB"/>
    <w:rsid w:val="00BC6940"/>
    <w:rsid w:val="00BC6F83"/>
    <w:rsid w:val="00BD0722"/>
    <w:rsid w:val="00BD0AA3"/>
    <w:rsid w:val="00BD457C"/>
    <w:rsid w:val="00BD6041"/>
    <w:rsid w:val="00BD618E"/>
    <w:rsid w:val="00BD71C5"/>
    <w:rsid w:val="00BD7DA4"/>
    <w:rsid w:val="00BE2FEC"/>
    <w:rsid w:val="00BE7F99"/>
    <w:rsid w:val="00BF2635"/>
    <w:rsid w:val="00BF30B8"/>
    <w:rsid w:val="00BF33BF"/>
    <w:rsid w:val="00BF530C"/>
    <w:rsid w:val="00BF5BF5"/>
    <w:rsid w:val="00C00A89"/>
    <w:rsid w:val="00C00B9B"/>
    <w:rsid w:val="00C01314"/>
    <w:rsid w:val="00C01944"/>
    <w:rsid w:val="00C03055"/>
    <w:rsid w:val="00C036BE"/>
    <w:rsid w:val="00C04EA8"/>
    <w:rsid w:val="00C06085"/>
    <w:rsid w:val="00C060F0"/>
    <w:rsid w:val="00C0646D"/>
    <w:rsid w:val="00C06AE0"/>
    <w:rsid w:val="00C072DB"/>
    <w:rsid w:val="00C107D2"/>
    <w:rsid w:val="00C10855"/>
    <w:rsid w:val="00C11733"/>
    <w:rsid w:val="00C13757"/>
    <w:rsid w:val="00C14210"/>
    <w:rsid w:val="00C15BA6"/>
    <w:rsid w:val="00C1732C"/>
    <w:rsid w:val="00C173DB"/>
    <w:rsid w:val="00C17830"/>
    <w:rsid w:val="00C17C60"/>
    <w:rsid w:val="00C22A83"/>
    <w:rsid w:val="00C23414"/>
    <w:rsid w:val="00C2344D"/>
    <w:rsid w:val="00C2497D"/>
    <w:rsid w:val="00C30CE1"/>
    <w:rsid w:val="00C30FB6"/>
    <w:rsid w:val="00C30FDD"/>
    <w:rsid w:val="00C32EC6"/>
    <w:rsid w:val="00C344DB"/>
    <w:rsid w:val="00C34EE9"/>
    <w:rsid w:val="00C35471"/>
    <w:rsid w:val="00C357D9"/>
    <w:rsid w:val="00C367B7"/>
    <w:rsid w:val="00C36879"/>
    <w:rsid w:val="00C36A25"/>
    <w:rsid w:val="00C4009A"/>
    <w:rsid w:val="00C41A5F"/>
    <w:rsid w:val="00C43704"/>
    <w:rsid w:val="00C44A10"/>
    <w:rsid w:val="00C47513"/>
    <w:rsid w:val="00C477A7"/>
    <w:rsid w:val="00C50E08"/>
    <w:rsid w:val="00C51617"/>
    <w:rsid w:val="00C52BEB"/>
    <w:rsid w:val="00C53B22"/>
    <w:rsid w:val="00C53DAE"/>
    <w:rsid w:val="00C551D9"/>
    <w:rsid w:val="00C5702B"/>
    <w:rsid w:val="00C60365"/>
    <w:rsid w:val="00C6068F"/>
    <w:rsid w:val="00C60DA7"/>
    <w:rsid w:val="00C65399"/>
    <w:rsid w:val="00C65957"/>
    <w:rsid w:val="00C67305"/>
    <w:rsid w:val="00C71EA2"/>
    <w:rsid w:val="00C722DF"/>
    <w:rsid w:val="00C73E32"/>
    <w:rsid w:val="00C769E4"/>
    <w:rsid w:val="00C77D58"/>
    <w:rsid w:val="00C77F22"/>
    <w:rsid w:val="00C812BF"/>
    <w:rsid w:val="00C81E29"/>
    <w:rsid w:val="00C835BA"/>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CA8"/>
    <w:rsid w:val="00CC6E96"/>
    <w:rsid w:val="00CD1271"/>
    <w:rsid w:val="00CD394A"/>
    <w:rsid w:val="00CD3EBD"/>
    <w:rsid w:val="00CD3FB9"/>
    <w:rsid w:val="00CD466B"/>
    <w:rsid w:val="00CD7D13"/>
    <w:rsid w:val="00CE20DA"/>
    <w:rsid w:val="00CE2183"/>
    <w:rsid w:val="00CE2184"/>
    <w:rsid w:val="00CE2409"/>
    <w:rsid w:val="00CE2B0C"/>
    <w:rsid w:val="00CE33A8"/>
    <w:rsid w:val="00CE4AF0"/>
    <w:rsid w:val="00CE5565"/>
    <w:rsid w:val="00CE6EA5"/>
    <w:rsid w:val="00CF068E"/>
    <w:rsid w:val="00CF1C9B"/>
    <w:rsid w:val="00CF275A"/>
    <w:rsid w:val="00CF3F12"/>
    <w:rsid w:val="00CF6791"/>
    <w:rsid w:val="00D01766"/>
    <w:rsid w:val="00D04639"/>
    <w:rsid w:val="00D04CF0"/>
    <w:rsid w:val="00D05A28"/>
    <w:rsid w:val="00D06E4B"/>
    <w:rsid w:val="00D0737D"/>
    <w:rsid w:val="00D07D21"/>
    <w:rsid w:val="00D15B53"/>
    <w:rsid w:val="00D15CA9"/>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6B86"/>
    <w:rsid w:val="00D473B6"/>
    <w:rsid w:val="00D47F2D"/>
    <w:rsid w:val="00D50B07"/>
    <w:rsid w:val="00D515AA"/>
    <w:rsid w:val="00D5198E"/>
    <w:rsid w:val="00D52C9A"/>
    <w:rsid w:val="00D53163"/>
    <w:rsid w:val="00D536F4"/>
    <w:rsid w:val="00D53733"/>
    <w:rsid w:val="00D56AA6"/>
    <w:rsid w:val="00D56CD8"/>
    <w:rsid w:val="00D61060"/>
    <w:rsid w:val="00D62DB5"/>
    <w:rsid w:val="00D648F3"/>
    <w:rsid w:val="00D67071"/>
    <w:rsid w:val="00D7346C"/>
    <w:rsid w:val="00D74039"/>
    <w:rsid w:val="00D7587C"/>
    <w:rsid w:val="00D77E2E"/>
    <w:rsid w:val="00D81ED4"/>
    <w:rsid w:val="00D82516"/>
    <w:rsid w:val="00D83CD6"/>
    <w:rsid w:val="00D84532"/>
    <w:rsid w:val="00D86A71"/>
    <w:rsid w:val="00D87559"/>
    <w:rsid w:val="00D91482"/>
    <w:rsid w:val="00D916A4"/>
    <w:rsid w:val="00D95EDD"/>
    <w:rsid w:val="00D96366"/>
    <w:rsid w:val="00D97E14"/>
    <w:rsid w:val="00DA23E0"/>
    <w:rsid w:val="00DA245A"/>
    <w:rsid w:val="00DA3D14"/>
    <w:rsid w:val="00DA41D8"/>
    <w:rsid w:val="00DA65B2"/>
    <w:rsid w:val="00DA6F22"/>
    <w:rsid w:val="00DA7914"/>
    <w:rsid w:val="00DB0B4E"/>
    <w:rsid w:val="00DB17CA"/>
    <w:rsid w:val="00DB44FE"/>
    <w:rsid w:val="00DB49D1"/>
    <w:rsid w:val="00DB4DC9"/>
    <w:rsid w:val="00DB5125"/>
    <w:rsid w:val="00DB7066"/>
    <w:rsid w:val="00DC0505"/>
    <w:rsid w:val="00DC0895"/>
    <w:rsid w:val="00DC20F2"/>
    <w:rsid w:val="00DC242D"/>
    <w:rsid w:val="00DC4682"/>
    <w:rsid w:val="00DC57EC"/>
    <w:rsid w:val="00DC7484"/>
    <w:rsid w:val="00DC7624"/>
    <w:rsid w:val="00DD0543"/>
    <w:rsid w:val="00DD0944"/>
    <w:rsid w:val="00DD2B0C"/>
    <w:rsid w:val="00DE01EE"/>
    <w:rsid w:val="00DE0768"/>
    <w:rsid w:val="00DE0AD3"/>
    <w:rsid w:val="00DE1876"/>
    <w:rsid w:val="00DE1DF2"/>
    <w:rsid w:val="00DE3F3B"/>
    <w:rsid w:val="00DE4647"/>
    <w:rsid w:val="00DE7399"/>
    <w:rsid w:val="00DF0F1C"/>
    <w:rsid w:val="00DF1740"/>
    <w:rsid w:val="00DF4DEC"/>
    <w:rsid w:val="00DF6ADD"/>
    <w:rsid w:val="00E0012E"/>
    <w:rsid w:val="00E00E2C"/>
    <w:rsid w:val="00E00F00"/>
    <w:rsid w:val="00E01779"/>
    <w:rsid w:val="00E02431"/>
    <w:rsid w:val="00E0244B"/>
    <w:rsid w:val="00E03A7C"/>
    <w:rsid w:val="00E03F76"/>
    <w:rsid w:val="00E05909"/>
    <w:rsid w:val="00E074BC"/>
    <w:rsid w:val="00E10547"/>
    <w:rsid w:val="00E12FCC"/>
    <w:rsid w:val="00E13210"/>
    <w:rsid w:val="00E14119"/>
    <w:rsid w:val="00E1414A"/>
    <w:rsid w:val="00E15104"/>
    <w:rsid w:val="00E16FA1"/>
    <w:rsid w:val="00E20C25"/>
    <w:rsid w:val="00E224A4"/>
    <w:rsid w:val="00E23A7C"/>
    <w:rsid w:val="00E25F01"/>
    <w:rsid w:val="00E26BEB"/>
    <w:rsid w:val="00E30E1B"/>
    <w:rsid w:val="00E31720"/>
    <w:rsid w:val="00E32371"/>
    <w:rsid w:val="00E336A6"/>
    <w:rsid w:val="00E35145"/>
    <w:rsid w:val="00E36AEC"/>
    <w:rsid w:val="00E40256"/>
    <w:rsid w:val="00E419F7"/>
    <w:rsid w:val="00E443DE"/>
    <w:rsid w:val="00E47FB6"/>
    <w:rsid w:val="00E50056"/>
    <w:rsid w:val="00E510FF"/>
    <w:rsid w:val="00E5209A"/>
    <w:rsid w:val="00E521BA"/>
    <w:rsid w:val="00E54127"/>
    <w:rsid w:val="00E570A4"/>
    <w:rsid w:val="00E61ADA"/>
    <w:rsid w:val="00E65B5A"/>
    <w:rsid w:val="00E66421"/>
    <w:rsid w:val="00E70C42"/>
    <w:rsid w:val="00E719F4"/>
    <w:rsid w:val="00E71C64"/>
    <w:rsid w:val="00E72366"/>
    <w:rsid w:val="00E756C6"/>
    <w:rsid w:val="00E76912"/>
    <w:rsid w:val="00E77755"/>
    <w:rsid w:val="00E779B8"/>
    <w:rsid w:val="00E8042C"/>
    <w:rsid w:val="00E82374"/>
    <w:rsid w:val="00E829EB"/>
    <w:rsid w:val="00E83A78"/>
    <w:rsid w:val="00E846C4"/>
    <w:rsid w:val="00E860FF"/>
    <w:rsid w:val="00E87DC9"/>
    <w:rsid w:val="00E87E46"/>
    <w:rsid w:val="00E94A27"/>
    <w:rsid w:val="00E94CA6"/>
    <w:rsid w:val="00E94F0D"/>
    <w:rsid w:val="00E9540C"/>
    <w:rsid w:val="00E95A9B"/>
    <w:rsid w:val="00E95AEF"/>
    <w:rsid w:val="00E96134"/>
    <w:rsid w:val="00E97085"/>
    <w:rsid w:val="00E97B67"/>
    <w:rsid w:val="00EA43E8"/>
    <w:rsid w:val="00EA5E25"/>
    <w:rsid w:val="00EA6F4A"/>
    <w:rsid w:val="00EB1719"/>
    <w:rsid w:val="00EB19D1"/>
    <w:rsid w:val="00EB42BF"/>
    <w:rsid w:val="00EB4A46"/>
    <w:rsid w:val="00EB6A58"/>
    <w:rsid w:val="00EC32BF"/>
    <w:rsid w:val="00EC3682"/>
    <w:rsid w:val="00EC70A7"/>
    <w:rsid w:val="00ED05EF"/>
    <w:rsid w:val="00ED0EBB"/>
    <w:rsid w:val="00ED1B89"/>
    <w:rsid w:val="00ED4615"/>
    <w:rsid w:val="00ED5FB9"/>
    <w:rsid w:val="00ED6059"/>
    <w:rsid w:val="00EE19D8"/>
    <w:rsid w:val="00EE2126"/>
    <w:rsid w:val="00EE2A79"/>
    <w:rsid w:val="00EE35D0"/>
    <w:rsid w:val="00EE42C0"/>
    <w:rsid w:val="00EE4A98"/>
    <w:rsid w:val="00EE54C4"/>
    <w:rsid w:val="00EE7347"/>
    <w:rsid w:val="00EE77ED"/>
    <w:rsid w:val="00EF00B4"/>
    <w:rsid w:val="00EF1000"/>
    <w:rsid w:val="00EF1254"/>
    <w:rsid w:val="00EF3706"/>
    <w:rsid w:val="00EF3B34"/>
    <w:rsid w:val="00EF5651"/>
    <w:rsid w:val="00EF63E6"/>
    <w:rsid w:val="00F00381"/>
    <w:rsid w:val="00F00493"/>
    <w:rsid w:val="00F00B7C"/>
    <w:rsid w:val="00F03C64"/>
    <w:rsid w:val="00F03D6B"/>
    <w:rsid w:val="00F0444A"/>
    <w:rsid w:val="00F06641"/>
    <w:rsid w:val="00F06A10"/>
    <w:rsid w:val="00F13E77"/>
    <w:rsid w:val="00F20CC3"/>
    <w:rsid w:val="00F230AF"/>
    <w:rsid w:val="00F23B4A"/>
    <w:rsid w:val="00F2499C"/>
    <w:rsid w:val="00F25D56"/>
    <w:rsid w:val="00F30075"/>
    <w:rsid w:val="00F32F78"/>
    <w:rsid w:val="00F3312B"/>
    <w:rsid w:val="00F44E01"/>
    <w:rsid w:val="00F45CAA"/>
    <w:rsid w:val="00F46B7E"/>
    <w:rsid w:val="00F47994"/>
    <w:rsid w:val="00F5022A"/>
    <w:rsid w:val="00F5057E"/>
    <w:rsid w:val="00F512AC"/>
    <w:rsid w:val="00F53F9A"/>
    <w:rsid w:val="00F55ABC"/>
    <w:rsid w:val="00F5614E"/>
    <w:rsid w:val="00F57015"/>
    <w:rsid w:val="00F60828"/>
    <w:rsid w:val="00F60DF6"/>
    <w:rsid w:val="00F62369"/>
    <w:rsid w:val="00F6376C"/>
    <w:rsid w:val="00F63954"/>
    <w:rsid w:val="00F642A8"/>
    <w:rsid w:val="00F6464A"/>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06D6"/>
    <w:rsid w:val="00F961D2"/>
    <w:rsid w:val="00FA0302"/>
    <w:rsid w:val="00FA0BEE"/>
    <w:rsid w:val="00FA1346"/>
    <w:rsid w:val="00FA2F41"/>
    <w:rsid w:val="00FA3A0E"/>
    <w:rsid w:val="00FA6534"/>
    <w:rsid w:val="00FB0833"/>
    <w:rsid w:val="00FB0A85"/>
    <w:rsid w:val="00FB0E35"/>
    <w:rsid w:val="00FB135D"/>
    <w:rsid w:val="00FB2FA7"/>
    <w:rsid w:val="00FB3189"/>
    <w:rsid w:val="00FB3217"/>
    <w:rsid w:val="00FB4A94"/>
    <w:rsid w:val="00FB5443"/>
    <w:rsid w:val="00FB5E99"/>
    <w:rsid w:val="00FC0300"/>
    <w:rsid w:val="00FC0396"/>
    <w:rsid w:val="00FC11D7"/>
    <w:rsid w:val="00FC25BE"/>
    <w:rsid w:val="00FC2A0E"/>
    <w:rsid w:val="00FC2BD7"/>
    <w:rsid w:val="00FC459B"/>
    <w:rsid w:val="00FC7BCE"/>
    <w:rsid w:val="00FD1218"/>
    <w:rsid w:val="00FD2A49"/>
    <w:rsid w:val="00FD3283"/>
    <w:rsid w:val="00FD3686"/>
    <w:rsid w:val="00FD380D"/>
    <w:rsid w:val="00FD3F8A"/>
    <w:rsid w:val="00FD73F0"/>
    <w:rsid w:val="00FE0D84"/>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15:docId w15:val="{FC327E7D-D9D7-4970-BCCA-B0CD80D8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3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UnresolvedMention">
    <w:name w:val="Unresolved Mention"/>
    <w:basedOn w:val="DefaultParagraphFont"/>
    <w:uiPriority w:val="99"/>
    <w:unhideWhenUsed/>
    <w:rsid w:val="009E3761"/>
    <w:rPr>
      <w:color w:val="605E5C"/>
      <w:shd w:val="clear" w:color="auto" w:fill="E1DFDD"/>
    </w:rPr>
  </w:style>
  <w:style w:type="character" w:styleId="Mention">
    <w:name w:val="Mention"/>
    <w:basedOn w:val="DefaultParagraphFont"/>
    <w:uiPriority w:val="99"/>
    <w:unhideWhenUsed/>
    <w:rsid w:val="009E3761"/>
    <w:rPr>
      <w:color w:val="2B579A"/>
      <w:shd w:val="clear" w:color="auto" w:fill="E1DFDD"/>
    </w:rPr>
  </w:style>
  <w:style w:type="table" w:customStyle="1" w:styleId="TableGrid1">
    <w:name w:val="Table Grid1"/>
    <w:basedOn w:val="TableNormal"/>
    <w:uiPriority w:val="39"/>
    <w:rsid w:val="00E443DE"/>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www.ahridirectory.org" TargetMode="External"/><Relationship Id="rId7" Type="http://schemas.openxmlformats.org/officeDocument/2006/relationships/styles" Target="styles.xml"/><Relationship Id="rId12" Type="http://schemas.openxmlformats.org/officeDocument/2006/relationships/hyperlink" Target="http://www.ahridirectory.org" TargetMode="Externa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9EBE66-17BB-469A-8AD1-3B4AC34FFDF4}">
  <ds:schemaRefs>
    <ds:schemaRef ds:uri="http://schemas.openxmlformats.org/officeDocument/2006/bibliography"/>
  </ds:schemaRefs>
</ds:datastoreItem>
</file>

<file path=customXml/itemProps2.xml><?xml version="1.0" encoding="utf-8"?>
<ds:datastoreItem xmlns:ds="http://schemas.openxmlformats.org/officeDocument/2006/customXml" ds:itemID="{EBD41258-7414-4ECC-9CFF-65618691A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CF18F6-AB1B-434A-9146-1E7E07018C38}">
  <ds:schemaRefs>
    <ds:schemaRef ds:uri="http://schemas.openxmlformats.org/officeDocument/2006/bibliography"/>
  </ds:schemaRefs>
</ds:datastoreItem>
</file>

<file path=customXml/itemProps4.xml><?xml version="1.0" encoding="utf-8"?>
<ds:datastoreItem xmlns:ds="http://schemas.openxmlformats.org/officeDocument/2006/customXml" ds:itemID="{1F7308ED-7C09-421F-82F4-8F2C1FF5A7DC}">
  <ds:schemaRefs>
    <ds:schemaRef ds:uri="http://www.w3.org/XML/1998/namespace"/>
    <ds:schemaRef ds:uri="http://schemas.microsoft.com/office/2006/metadata/properties"/>
    <ds:schemaRef ds:uri="785685f2-c2e1-4352-89aa-3faca8eaba52"/>
    <ds:schemaRef ds:uri="http://purl.org/dc/dcmitype/"/>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5067c814-4b34-462c-a21d-c185ff6548d2"/>
  </ds:schemaRefs>
</ds:datastoreItem>
</file>

<file path=customXml/itemProps5.xml><?xml version="1.0" encoding="utf-8"?>
<ds:datastoreItem xmlns:ds="http://schemas.openxmlformats.org/officeDocument/2006/customXml" ds:itemID="{DA447EC8-3BDE-4267-BAAC-F22928E8C7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5343</Words>
  <Characters>29217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34492</CharactersWithSpaces>
  <SharedDoc>false</SharedDoc>
  <HLinks>
    <vt:vector size="12" baseType="variant">
      <vt:variant>
        <vt:i4>5439495</vt:i4>
      </vt:variant>
      <vt:variant>
        <vt:i4>3</vt:i4>
      </vt:variant>
      <vt:variant>
        <vt:i4>0</vt:i4>
      </vt:variant>
      <vt:variant>
        <vt:i4>5</vt:i4>
      </vt:variant>
      <vt:variant>
        <vt:lpwstr>http://www.ahridirectory.org/</vt:lpwstr>
      </vt:variant>
      <vt:variant>
        <vt:lpwstr/>
      </vt:variant>
      <vt:variant>
        <vt:i4>5439495</vt:i4>
      </vt:variant>
      <vt:variant>
        <vt:i4>0</vt:i4>
      </vt:variant>
      <vt:variant>
        <vt:i4>0</vt:i4>
      </vt:variant>
      <vt:variant>
        <vt:i4>5</vt:i4>
      </vt:variant>
      <vt:variant>
        <vt:lpwstr>http://www.ahridirectory.org/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Alhabibi, Haider@Energy</cp:lastModifiedBy>
  <cp:revision>10</cp:revision>
  <cp:lastPrinted>2019-05-01T15:04:00Z</cp:lastPrinted>
  <dcterms:created xsi:type="dcterms:W3CDTF">2022-07-28T22:40:00Z</dcterms:created>
  <dcterms:modified xsi:type="dcterms:W3CDTF">2022-11-04T21:54:00Z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