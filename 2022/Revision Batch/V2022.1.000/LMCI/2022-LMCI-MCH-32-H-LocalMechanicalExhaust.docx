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EC702" w14:textId="2E09EC76" w:rsidR="00B90BB1" w:rsidRPr="008406E0" w:rsidRDefault="00B90BB1" w:rsidP="00B90BB1">
      <w:pPr>
        <w:spacing w:line="256" w:lineRule="auto"/>
        <w:rPr>
          <w:rFonts w:ascii="Calibri" w:eastAsia="Calibri" w:hAnsi="Calibri"/>
          <w:sz w:val="24"/>
          <w:szCs w:val="24"/>
        </w:rPr>
      </w:pPr>
      <w:r w:rsidRPr="008406E0">
        <w:rPr>
          <w:rFonts w:ascii="Calibri" w:eastAsia="Calibri" w:hAnsi="Calibri"/>
          <w:b/>
          <w:bCs/>
          <w:sz w:val="24"/>
          <w:szCs w:val="24"/>
        </w:rPr>
        <w:t xml:space="preserve">CERTIFICATE OF </w:t>
      </w:r>
      <w:r w:rsidRPr="008406E0">
        <w:rPr>
          <w:rFonts w:ascii="Calibri" w:eastAsia="Calibri" w:hAnsi="Calibri" w:cs="Calibri"/>
          <w:b/>
          <w:bCs/>
          <w:sz w:val="24"/>
          <w:szCs w:val="24"/>
        </w:rPr>
        <w:t>INSTALLATION</w:t>
      </w:r>
      <w:r w:rsidRPr="008406E0">
        <w:rPr>
          <w:rFonts w:eastAsia="Times New Roman"/>
        </w:rPr>
        <w:br/>
      </w:r>
      <w:r w:rsidRPr="008406E0">
        <w:rPr>
          <w:rFonts w:ascii="Calibri" w:eastAsia="Calibri" w:hAnsi="Calibri"/>
          <w:b/>
          <w:bCs/>
          <w:sz w:val="24"/>
          <w:szCs w:val="24"/>
        </w:rPr>
        <w:t>Note:</w:t>
      </w:r>
      <w:r w:rsidRPr="008406E0">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B90BB1" w:rsidRPr="00B90BB1" w14:paraId="61C78850"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77757FA6" w14:textId="77777777" w:rsidR="00B90BB1" w:rsidRPr="00B90BB1" w:rsidRDefault="00B90BB1" w:rsidP="00B90BB1">
            <w:pPr>
              <w:rPr>
                <w:rFonts w:ascii="Calibri" w:hAnsi="Calibri" w:cs="Calibri"/>
                <w:sz w:val="24"/>
                <w:szCs w:val="24"/>
              </w:rPr>
            </w:pPr>
            <w:r w:rsidRPr="00B90BB1">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71AF0108" w14:textId="77777777" w:rsidR="00B90BB1" w:rsidRPr="00B90BB1" w:rsidRDefault="00B90BB1" w:rsidP="00B90BB1">
            <w:pPr>
              <w:rPr>
                <w:rFonts w:ascii="Calibri" w:hAnsi="Calibri" w:cs="Calibri"/>
                <w:sz w:val="24"/>
                <w:szCs w:val="24"/>
              </w:rPr>
            </w:pPr>
            <w:r w:rsidRPr="00B90BB1">
              <w:rPr>
                <w:rFonts w:ascii="Calibri" w:hAnsi="Calibri" w:cs="Calibri"/>
                <w:sz w:val="24"/>
                <w:szCs w:val="24"/>
              </w:rPr>
              <w:t>Enforcement Agency:</w:t>
            </w:r>
          </w:p>
        </w:tc>
      </w:tr>
      <w:tr w:rsidR="00B90BB1" w:rsidRPr="00B90BB1" w14:paraId="5602C0F3"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3EC5615E" w14:textId="77777777" w:rsidR="00B90BB1" w:rsidRPr="00B90BB1" w:rsidRDefault="00B90BB1" w:rsidP="00B90BB1">
            <w:pPr>
              <w:rPr>
                <w:rFonts w:ascii="Calibri" w:hAnsi="Calibri" w:cs="Calibri"/>
                <w:sz w:val="24"/>
                <w:szCs w:val="24"/>
                <w:vertAlign w:val="superscript"/>
              </w:rPr>
            </w:pPr>
            <w:r w:rsidRPr="00B90BB1">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35353A1A" w14:textId="77777777" w:rsidR="00B90BB1" w:rsidRPr="00B90BB1" w:rsidRDefault="00B90BB1" w:rsidP="00B90BB1">
            <w:pPr>
              <w:rPr>
                <w:rFonts w:ascii="Calibri" w:hAnsi="Calibri" w:cs="Calibri"/>
                <w:sz w:val="24"/>
                <w:szCs w:val="24"/>
                <w:vertAlign w:val="superscript"/>
              </w:rPr>
            </w:pPr>
            <w:r w:rsidRPr="00B90BB1">
              <w:rPr>
                <w:rFonts w:ascii="Calibri" w:hAnsi="Calibri" w:cs="Calibri"/>
                <w:sz w:val="24"/>
                <w:szCs w:val="24"/>
              </w:rPr>
              <w:t>Permit Number:</w:t>
            </w:r>
          </w:p>
        </w:tc>
      </w:tr>
      <w:tr w:rsidR="00B90BB1" w:rsidRPr="00B90BB1" w14:paraId="53EB0DD2"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42B10B62" w14:textId="77777777" w:rsidR="00B90BB1" w:rsidRPr="00B90BB1" w:rsidRDefault="00B90BB1" w:rsidP="00B90BB1">
            <w:pPr>
              <w:rPr>
                <w:rFonts w:ascii="Calibri" w:hAnsi="Calibri" w:cs="Calibri"/>
                <w:sz w:val="24"/>
                <w:szCs w:val="24"/>
              </w:rPr>
            </w:pPr>
            <w:r w:rsidRPr="00B90BB1">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1D0E9807" w14:textId="77777777" w:rsidR="00B90BB1" w:rsidRPr="00B90BB1" w:rsidRDefault="00B90BB1" w:rsidP="00B90BB1">
            <w:pPr>
              <w:rPr>
                <w:rFonts w:ascii="Calibri" w:hAnsi="Calibri"/>
                <w:sz w:val="24"/>
                <w:szCs w:val="24"/>
              </w:rPr>
            </w:pPr>
            <w:r w:rsidRPr="00B90BB1">
              <w:rPr>
                <w:rFonts w:ascii="Calibri" w:eastAsia="Calibri" w:hAnsi="Calibri" w:cs="Calibri"/>
                <w:color w:val="000000" w:themeColor="text1"/>
                <w:sz w:val="24"/>
                <w:szCs w:val="24"/>
              </w:rPr>
              <w:t>Permit Application Date</w:t>
            </w:r>
            <w:r w:rsidRPr="00B90BB1">
              <w:rPr>
                <w:rFonts w:ascii="Calibri" w:hAnsi="Calibri"/>
                <w:sz w:val="24"/>
                <w:szCs w:val="24"/>
              </w:rPr>
              <w:t>:</w:t>
            </w:r>
          </w:p>
        </w:tc>
      </w:tr>
    </w:tbl>
    <w:p w14:paraId="22F4394D" w14:textId="7B7E23DA" w:rsidR="00B90BB1" w:rsidRPr="008406E0" w:rsidRDefault="00B90BB1"/>
    <w:tbl>
      <w:tblPr>
        <w:tblStyle w:val="TableGrid"/>
        <w:tblW w:w="0" w:type="auto"/>
        <w:tblLook w:val="04A0" w:firstRow="1" w:lastRow="0" w:firstColumn="1" w:lastColumn="0" w:noHBand="0" w:noVBand="1"/>
      </w:tblPr>
      <w:tblGrid>
        <w:gridCol w:w="10790"/>
      </w:tblGrid>
      <w:tr w:rsidR="0096325C" w:rsidRPr="008406E0" w14:paraId="2EB1AD10" w14:textId="77777777" w:rsidTr="00B90BB1">
        <w:tc>
          <w:tcPr>
            <w:tcW w:w="10790" w:type="dxa"/>
          </w:tcPr>
          <w:p w14:paraId="30224B5B" w14:textId="1B583BA0" w:rsidR="0096325C" w:rsidRPr="008406E0"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8406E0">
              <w:rPr>
                <w:rFonts w:asciiTheme="minorHAnsi" w:hAnsiTheme="minorHAnsi" w:cs="font78"/>
                <w:sz w:val="18"/>
                <w:szCs w:val="18"/>
              </w:rPr>
              <w:t>Title 24, Part 6, Section 1</w:t>
            </w:r>
            <w:r w:rsidR="00013A16" w:rsidRPr="008406E0">
              <w:rPr>
                <w:rFonts w:asciiTheme="minorHAnsi" w:hAnsiTheme="minorHAnsi" w:cs="font78"/>
                <w:sz w:val="18"/>
                <w:szCs w:val="18"/>
              </w:rPr>
              <w:t>60.2(b)2</w:t>
            </w:r>
            <w:r w:rsidRPr="008406E0">
              <w:rPr>
                <w:rFonts w:asciiTheme="minorHAnsi" w:hAnsiTheme="minorHAnsi" w:cs="font78"/>
                <w:sz w:val="18"/>
                <w:szCs w:val="18"/>
              </w:rPr>
              <w:t xml:space="preserve"> </w:t>
            </w:r>
            <w:r w:rsidRPr="008406E0">
              <w:rPr>
                <w:rFonts w:asciiTheme="minorHAnsi" w:hAnsiTheme="minorHAnsi" w:cs="font78"/>
                <w:b/>
                <w:bCs/>
                <w:sz w:val="18"/>
                <w:szCs w:val="18"/>
              </w:rPr>
              <w:t xml:space="preserve">Ventilation </w:t>
            </w:r>
            <w:r w:rsidR="00013A16" w:rsidRPr="008406E0">
              <w:rPr>
                <w:rFonts w:asciiTheme="minorHAnsi" w:hAnsiTheme="minorHAnsi" w:cs="font78"/>
                <w:b/>
                <w:bCs/>
                <w:sz w:val="18"/>
                <w:szCs w:val="18"/>
              </w:rPr>
              <w:t>and</w:t>
            </w:r>
            <w:r w:rsidRPr="008406E0">
              <w:rPr>
                <w:rFonts w:asciiTheme="minorHAnsi" w:hAnsiTheme="minorHAnsi" w:cs="font78"/>
                <w:b/>
                <w:bCs/>
                <w:sz w:val="18"/>
                <w:szCs w:val="18"/>
              </w:rPr>
              <w:t xml:space="preserve"> Indoor Air Quality</w:t>
            </w:r>
            <w:r w:rsidR="00013A16" w:rsidRPr="008406E0">
              <w:rPr>
                <w:rFonts w:asciiTheme="minorHAnsi" w:hAnsiTheme="minorHAnsi" w:cs="font78"/>
                <w:b/>
                <w:bCs/>
                <w:sz w:val="18"/>
                <w:szCs w:val="18"/>
              </w:rPr>
              <w:t xml:space="preserve"> for Attached Dwelling Units</w:t>
            </w:r>
            <w:r w:rsidRPr="008406E0">
              <w:rPr>
                <w:rFonts w:asciiTheme="minorHAnsi" w:hAnsiTheme="minorHAnsi" w:cs="font78"/>
                <w:b/>
                <w:bCs/>
                <w:sz w:val="18"/>
                <w:szCs w:val="18"/>
              </w:rPr>
              <w:t xml:space="preserve">. </w:t>
            </w:r>
            <w:r w:rsidRPr="008406E0">
              <w:rPr>
                <w:rFonts w:asciiTheme="minorHAnsi" w:hAnsiTheme="minorHAnsi" w:cs="font78"/>
                <w:sz w:val="18"/>
                <w:szCs w:val="18"/>
              </w:rPr>
              <w:t>All dwelling units shall meet the</w:t>
            </w:r>
            <w:r w:rsidR="00352853" w:rsidRPr="008406E0">
              <w:rPr>
                <w:rFonts w:asciiTheme="minorHAnsi" w:hAnsiTheme="minorHAnsi" w:cs="font78"/>
                <w:sz w:val="18"/>
                <w:szCs w:val="18"/>
              </w:rPr>
              <w:t xml:space="preserve"> </w:t>
            </w:r>
            <w:r w:rsidRPr="008406E0">
              <w:rPr>
                <w:rFonts w:asciiTheme="minorHAnsi" w:hAnsiTheme="minorHAnsi" w:cs="font78"/>
                <w:sz w:val="18"/>
                <w:szCs w:val="18"/>
              </w:rPr>
              <w:t>requirements of</w:t>
            </w:r>
            <w:r w:rsidR="00581613" w:rsidRPr="008406E0">
              <w:rPr>
                <w:rFonts w:asciiTheme="minorHAnsi" w:hAnsiTheme="minorHAnsi" w:cs="font78"/>
                <w:sz w:val="18"/>
                <w:szCs w:val="18"/>
              </w:rPr>
              <w:t xml:space="preserve"> </w:t>
            </w:r>
            <w:r w:rsidR="007047D5" w:rsidRPr="008406E0">
              <w:rPr>
                <w:rFonts w:asciiTheme="minorHAnsi" w:hAnsiTheme="minorHAnsi" w:cs="font78"/>
                <w:sz w:val="18"/>
                <w:szCs w:val="18"/>
              </w:rPr>
              <w:t>A</w:t>
            </w:r>
            <w:r w:rsidR="00DA53B6" w:rsidRPr="008406E0">
              <w:rPr>
                <w:rFonts w:asciiTheme="minorHAnsi" w:hAnsiTheme="minorHAnsi" w:cs="font78"/>
                <w:sz w:val="18"/>
                <w:szCs w:val="18"/>
              </w:rPr>
              <w:t xml:space="preserve">SHRAE Standard 62.2, Ventilation and Acceptable </w:t>
            </w:r>
            <w:r w:rsidR="0061363C" w:rsidRPr="008406E0">
              <w:rPr>
                <w:rFonts w:asciiTheme="minorHAnsi" w:hAnsiTheme="minorHAnsi" w:cs="font78"/>
                <w:sz w:val="18"/>
                <w:szCs w:val="18"/>
              </w:rPr>
              <w:t xml:space="preserve">Indoor Air Quality in Residential Buildings, subject to the amendments specified in Section </w:t>
            </w:r>
            <w:r w:rsidR="00CB48CF" w:rsidRPr="008406E0">
              <w:rPr>
                <w:rFonts w:asciiTheme="minorHAnsi" w:hAnsiTheme="minorHAnsi" w:cs="font78"/>
                <w:sz w:val="18"/>
                <w:szCs w:val="18"/>
              </w:rPr>
              <w:t>1</w:t>
            </w:r>
            <w:r w:rsidR="00212747" w:rsidRPr="008406E0">
              <w:rPr>
                <w:rFonts w:asciiTheme="minorHAnsi" w:hAnsiTheme="minorHAnsi" w:cs="font78"/>
                <w:sz w:val="18"/>
                <w:szCs w:val="18"/>
              </w:rPr>
              <w:t>60.2(b)2A</w:t>
            </w:r>
            <w:r w:rsidR="00CB48CF" w:rsidRPr="008406E0">
              <w:rPr>
                <w:rFonts w:asciiTheme="minorHAnsi" w:hAnsiTheme="minorHAnsi" w:cs="font78"/>
                <w:sz w:val="18"/>
                <w:szCs w:val="18"/>
              </w:rPr>
              <w:t>.</w:t>
            </w:r>
          </w:p>
        </w:tc>
      </w:tr>
    </w:tbl>
    <w:p w14:paraId="714911D5" w14:textId="77777777" w:rsidR="0096325C" w:rsidRPr="008406E0"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8406E0" w14:paraId="5BB56945" w14:textId="77777777" w:rsidTr="007F1C24">
        <w:tc>
          <w:tcPr>
            <w:tcW w:w="10790" w:type="dxa"/>
            <w:gridSpan w:val="3"/>
          </w:tcPr>
          <w:p w14:paraId="7DFFDC5A" w14:textId="77777777" w:rsidR="00310D9A" w:rsidRPr="008406E0" w:rsidRDefault="00310D9A" w:rsidP="007F1C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8406E0">
              <w:rPr>
                <w:rFonts w:asciiTheme="minorHAnsi" w:hAnsiTheme="minorHAnsi"/>
                <w:b/>
                <w:szCs w:val="18"/>
              </w:rPr>
              <w:t>A. Local Mechanical Exhaust - General Information</w:t>
            </w:r>
          </w:p>
        </w:tc>
      </w:tr>
      <w:tr w:rsidR="00310D9A" w:rsidRPr="008406E0" w14:paraId="3D87B151" w14:textId="77777777" w:rsidTr="007F1C24">
        <w:trPr>
          <w:trHeight w:val="158"/>
        </w:trPr>
        <w:tc>
          <w:tcPr>
            <w:tcW w:w="626" w:type="dxa"/>
            <w:vAlign w:val="center"/>
          </w:tcPr>
          <w:p w14:paraId="59947094" w14:textId="77777777" w:rsidR="00310D9A" w:rsidRPr="008406E0" w:rsidRDefault="00310D9A" w:rsidP="007F1C24">
            <w:pPr>
              <w:jc w:val="center"/>
              <w:rPr>
                <w:rFonts w:asciiTheme="minorHAnsi" w:hAnsiTheme="minorHAnsi" w:cstheme="minorHAnsi"/>
                <w:sz w:val="18"/>
                <w:szCs w:val="18"/>
              </w:rPr>
            </w:pPr>
            <w:r w:rsidRPr="008406E0">
              <w:rPr>
                <w:rFonts w:asciiTheme="minorHAnsi" w:hAnsiTheme="minorHAnsi" w:cstheme="minorHAnsi"/>
                <w:sz w:val="18"/>
                <w:szCs w:val="18"/>
              </w:rPr>
              <w:t>01</w:t>
            </w:r>
          </w:p>
        </w:tc>
        <w:tc>
          <w:tcPr>
            <w:tcW w:w="4602" w:type="dxa"/>
            <w:vAlign w:val="center"/>
          </w:tcPr>
          <w:p w14:paraId="2EAFC8EA" w14:textId="77777777" w:rsidR="00310D9A" w:rsidRPr="008406E0" w:rsidRDefault="00310D9A" w:rsidP="007F1C24">
            <w:pPr>
              <w:rPr>
                <w:rFonts w:asciiTheme="minorHAnsi" w:hAnsiTheme="minorHAnsi" w:cstheme="minorHAnsi"/>
                <w:sz w:val="18"/>
                <w:szCs w:val="18"/>
              </w:rPr>
            </w:pPr>
            <w:r w:rsidRPr="008406E0">
              <w:rPr>
                <w:rFonts w:asciiTheme="minorHAnsi" w:hAnsiTheme="minorHAnsi" w:cstheme="minorHAnsi"/>
                <w:sz w:val="18"/>
                <w:szCs w:val="18"/>
              </w:rPr>
              <w:t>Dwelling Unit Name</w:t>
            </w:r>
          </w:p>
        </w:tc>
        <w:tc>
          <w:tcPr>
            <w:tcW w:w="5562" w:type="dxa"/>
          </w:tcPr>
          <w:p w14:paraId="28BB891C" w14:textId="466E71F6" w:rsidR="00310D9A" w:rsidRPr="008406E0" w:rsidRDefault="00310D9A" w:rsidP="007F1C24">
            <w:pPr>
              <w:rPr>
                <w:rFonts w:asciiTheme="minorHAnsi" w:hAnsiTheme="minorHAnsi" w:cstheme="minorHAnsi"/>
                <w:sz w:val="18"/>
                <w:szCs w:val="18"/>
              </w:rPr>
            </w:pPr>
          </w:p>
        </w:tc>
      </w:tr>
      <w:tr w:rsidR="00310D9A" w:rsidRPr="008406E0" w14:paraId="776A4A0F" w14:textId="77777777" w:rsidTr="007F1C24">
        <w:trPr>
          <w:trHeight w:val="158"/>
        </w:trPr>
        <w:tc>
          <w:tcPr>
            <w:tcW w:w="626" w:type="dxa"/>
            <w:vAlign w:val="center"/>
          </w:tcPr>
          <w:p w14:paraId="19AA4878" w14:textId="77777777" w:rsidR="00310D9A" w:rsidRPr="008406E0" w:rsidRDefault="00310D9A" w:rsidP="007F1C24">
            <w:pPr>
              <w:jc w:val="center"/>
              <w:rPr>
                <w:rFonts w:asciiTheme="minorHAnsi" w:hAnsiTheme="minorHAnsi" w:cstheme="minorHAnsi"/>
                <w:sz w:val="18"/>
                <w:szCs w:val="18"/>
              </w:rPr>
            </w:pPr>
            <w:r w:rsidRPr="008406E0">
              <w:rPr>
                <w:rFonts w:asciiTheme="minorHAnsi" w:hAnsiTheme="minorHAnsi" w:cstheme="minorHAnsi"/>
                <w:sz w:val="18"/>
                <w:szCs w:val="18"/>
              </w:rPr>
              <w:t>02</w:t>
            </w:r>
          </w:p>
        </w:tc>
        <w:tc>
          <w:tcPr>
            <w:tcW w:w="4602" w:type="dxa"/>
            <w:vAlign w:val="center"/>
          </w:tcPr>
          <w:p w14:paraId="34AAE77B" w14:textId="77777777" w:rsidR="00310D9A" w:rsidRPr="008406E0" w:rsidRDefault="00310D9A" w:rsidP="007F1C24">
            <w:pPr>
              <w:rPr>
                <w:rFonts w:asciiTheme="minorHAnsi" w:hAnsiTheme="minorHAnsi" w:cstheme="minorHAnsi"/>
                <w:sz w:val="18"/>
                <w:szCs w:val="18"/>
              </w:rPr>
            </w:pPr>
            <w:r w:rsidRPr="008406E0">
              <w:rPr>
                <w:rFonts w:asciiTheme="minorHAnsi" w:hAnsiTheme="minorHAnsi" w:cstheme="minorHAnsi"/>
                <w:sz w:val="18"/>
                <w:szCs w:val="18"/>
              </w:rPr>
              <w:t>Building Type</w:t>
            </w:r>
          </w:p>
        </w:tc>
        <w:tc>
          <w:tcPr>
            <w:tcW w:w="5562" w:type="dxa"/>
          </w:tcPr>
          <w:p w14:paraId="1B7F22E4" w14:textId="199E4249" w:rsidR="00310D9A" w:rsidRPr="008406E0" w:rsidRDefault="00310D9A" w:rsidP="007F1C24">
            <w:pPr>
              <w:rPr>
                <w:rFonts w:asciiTheme="minorHAnsi" w:hAnsiTheme="minorHAnsi" w:cstheme="minorHAnsi"/>
                <w:sz w:val="18"/>
                <w:szCs w:val="18"/>
              </w:rPr>
            </w:pPr>
          </w:p>
        </w:tc>
      </w:tr>
      <w:tr w:rsidR="00310D9A" w:rsidRPr="008406E0" w14:paraId="6CA174B8" w14:textId="77777777" w:rsidTr="007F1C24">
        <w:trPr>
          <w:trHeight w:val="158"/>
        </w:trPr>
        <w:tc>
          <w:tcPr>
            <w:tcW w:w="626" w:type="dxa"/>
            <w:vAlign w:val="center"/>
          </w:tcPr>
          <w:p w14:paraId="43A81B5C" w14:textId="77777777" w:rsidR="00310D9A" w:rsidRPr="008406E0" w:rsidRDefault="00310D9A" w:rsidP="007F1C24">
            <w:pPr>
              <w:jc w:val="center"/>
              <w:rPr>
                <w:rFonts w:asciiTheme="minorHAnsi" w:hAnsiTheme="minorHAnsi" w:cstheme="minorHAnsi"/>
                <w:sz w:val="18"/>
                <w:szCs w:val="18"/>
              </w:rPr>
            </w:pPr>
            <w:r w:rsidRPr="008406E0">
              <w:rPr>
                <w:rFonts w:asciiTheme="minorHAnsi" w:hAnsiTheme="minorHAnsi" w:cstheme="minorHAnsi"/>
                <w:sz w:val="18"/>
                <w:szCs w:val="18"/>
              </w:rPr>
              <w:t>03</w:t>
            </w:r>
          </w:p>
        </w:tc>
        <w:tc>
          <w:tcPr>
            <w:tcW w:w="4602" w:type="dxa"/>
            <w:vAlign w:val="center"/>
          </w:tcPr>
          <w:p w14:paraId="232E6048" w14:textId="77777777" w:rsidR="00310D9A" w:rsidRPr="008406E0" w:rsidRDefault="00310D9A" w:rsidP="007F1C24">
            <w:pPr>
              <w:rPr>
                <w:rFonts w:asciiTheme="minorHAnsi" w:hAnsiTheme="minorHAnsi" w:cstheme="minorHAnsi"/>
                <w:sz w:val="18"/>
                <w:szCs w:val="18"/>
              </w:rPr>
            </w:pPr>
            <w:r w:rsidRPr="008406E0">
              <w:rPr>
                <w:rFonts w:asciiTheme="minorHAnsi" w:hAnsiTheme="minorHAnsi" w:cstheme="minorHAnsi"/>
                <w:sz w:val="18"/>
                <w:szCs w:val="18"/>
              </w:rPr>
              <w:t>Total Kitchen Floor Area</w:t>
            </w:r>
          </w:p>
        </w:tc>
        <w:tc>
          <w:tcPr>
            <w:tcW w:w="5562" w:type="dxa"/>
          </w:tcPr>
          <w:p w14:paraId="4530650D" w14:textId="38C50DE8" w:rsidR="00310D9A" w:rsidRPr="008406E0" w:rsidRDefault="00310D9A" w:rsidP="007F1C24">
            <w:pPr>
              <w:rPr>
                <w:rFonts w:asciiTheme="minorHAnsi" w:hAnsiTheme="minorHAnsi" w:cstheme="minorHAnsi"/>
                <w:sz w:val="18"/>
                <w:szCs w:val="18"/>
              </w:rPr>
            </w:pPr>
          </w:p>
        </w:tc>
      </w:tr>
      <w:tr w:rsidR="00310D9A" w:rsidRPr="008406E0" w14:paraId="358D7BB8" w14:textId="77777777" w:rsidTr="007F1C24">
        <w:trPr>
          <w:trHeight w:val="158"/>
        </w:trPr>
        <w:tc>
          <w:tcPr>
            <w:tcW w:w="626" w:type="dxa"/>
            <w:vAlign w:val="center"/>
          </w:tcPr>
          <w:p w14:paraId="09079E40" w14:textId="77777777" w:rsidR="00310D9A" w:rsidRPr="008406E0" w:rsidRDefault="00310D9A" w:rsidP="007F1C24">
            <w:pPr>
              <w:jc w:val="center"/>
              <w:rPr>
                <w:rFonts w:asciiTheme="minorHAnsi" w:hAnsiTheme="minorHAnsi" w:cstheme="minorHAnsi"/>
                <w:sz w:val="18"/>
                <w:szCs w:val="18"/>
              </w:rPr>
            </w:pPr>
            <w:r w:rsidRPr="008406E0">
              <w:rPr>
                <w:rFonts w:asciiTheme="minorHAnsi" w:hAnsiTheme="minorHAnsi" w:cstheme="minorHAnsi"/>
                <w:sz w:val="18"/>
                <w:szCs w:val="18"/>
              </w:rPr>
              <w:t>04</w:t>
            </w:r>
          </w:p>
        </w:tc>
        <w:tc>
          <w:tcPr>
            <w:tcW w:w="4602" w:type="dxa"/>
            <w:vAlign w:val="center"/>
          </w:tcPr>
          <w:p w14:paraId="044EA3D8" w14:textId="77777777" w:rsidR="00310D9A" w:rsidRPr="008406E0" w:rsidRDefault="00310D9A" w:rsidP="007F1C24">
            <w:pPr>
              <w:rPr>
                <w:rFonts w:asciiTheme="minorHAnsi" w:hAnsiTheme="minorHAnsi" w:cstheme="minorHAnsi"/>
                <w:sz w:val="18"/>
                <w:szCs w:val="18"/>
              </w:rPr>
            </w:pPr>
            <w:r w:rsidRPr="008406E0">
              <w:rPr>
                <w:rFonts w:asciiTheme="minorHAnsi" w:hAnsiTheme="minorHAnsi" w:cstheme="minorHAnsi"/>
                <w:sz w:val="18"/>
                <w:szCs w:val="18"/>
              </w:rPr>
              <w:t>Kitchen Average Ceiling Height</w:t>
            </w:r>
          </w:p>
        </w:tc>
        <w:tc>
          <w:tcPr>
            <w:tcW w:w="5562" w:type="dxa"/>
          </w:tcPr>
          <w:p w14:paraId="57F0377C" w14:textId="174795A0" w:rsidR="00310D9A" w:rsidRPr="008406E0" w:rsidRDefault="00310D9A" w:rsidP="007F1C24">
            <w:pPr>
              <w:rPr>
                <w:rFonts w:asciiTheme="minorHAnsi" w:hAnsiTheme="minorHAnsi" w:cstheme="minorHAnsi"/>
                <w:sz w:val="18"/>
                <w:szCs w:val="18"/>
              </w:rPr>
            </w:pPr>
          </w:p>
        </w:tc>
      </w:tr>
      <w:tr w:rsidR="00310D9A" w:rsidRPr="008406E0" w14:paraId="5DCA4FD7" w14:textId="77777777" w:rsidTr="007F1C24">
        <w:trPr>
          <w:trHeight w:val="158"/>
        </w:trPr>
        <w:tc>
          <w:tcPr>
            <w:tcW w:w="626" w:type="dxa"/>
            <w:vAlign w:val="center"/>
          </w:tcPr>
          <w:p w14:paraId="0FD01C5C" w14:textId="77777777" w:rsidR="00310D9A" w:rsidRPr="008406E0" w:rsidRDefault="00310D9A" w:rsidP="007F1C24">
            <w:pPr>
              <w:jc w:val="center"/>
              <w:rPr>
                <w:rFonts w:asciiTheme="minorHAnsi" w:hAnsiTheme="minorHAnsi" w:cstheme="minorHAnsi"/>
                <w:sz w:val="18"/>
                <w:szCs w:val="18"/>
              </w:rPr>
            </w:pPr>
            <w:r w:rsidRPr="008406E0">
              <w:rPr>
                <w:rFonts w:asciiTheme="minorHAnsi" w:hAnsiTheme="minorHAnsi" w:cstheme="minorHAnsi"/>
                <w:sz w:val="18"/>
                <w:szCs w:val="18"/>
              </w:rPr>
              <w:t>05</w:t>
            </w:r>
          </w:p>
        </w:tc>
        <w:tc>
          <w:tcPr>
            <w:tcW w:w="4602" w:type="dxa"/>
            <w:vAlign w:val="center"/>
          </w:tcPr>
          <w:p w14:paraId="3DDCB915" w14:textId="77777777" w:rsidR="00310D9A" w:rsidRPr="008406E0" w:rsidRDefault="00310D9A" w:rsidP="007F1C24">
            <w:pPr>
              <w:rPr>
                <w:rFonts w:asciiTheme="minorHAnsi" w:hAnsiTheme="minorHAnsi" w:cstheme="minorHAnsi"/>
                <w:sz w:val="18"/>
                <w:szCs w:val="18"/>
              </w:rPr>
            </w:pPr>
            <w:r w:rsidRPr="008406E0">
              <w:rPr>
                <w:rFonts w:asciiTheme="minorHAnsi" w:hAnsiTheme="minorHAnsi" w:cstheme="minorHAnsi"/>
                <w:sz w:val="18"/>
                <w:szCs w:val="18"/>
              </w:rPr>
              <w:t>Kitchen Total Conditioned Volume</w:t>
            </w:r>
          </w:p>
        </w:tc>
        <w:tc>
          <w:tcPr>
            <w:tcW w:w="5562" w:type="dxa"/>
          </w:tcPr>
          <w:p w14:paraId="57B5354B" w14:textId="3D66D549" w:rsidR="00310D9A" w:rsidRPr="008406E0" w:rsidRDefault="00310D9A" w:rsidP="007F1C24">
            <w:pPr>
              <w:rPr>
                <w:rFonts w:asciiTheme="minorHAnsi" w:hAnsiTheme="minorHAnsi" w:cstheme="minorHAnsi"/>
                <w:sz w:val="18"/>
                <w:szCs w:val="18"/>
              </w:rPr>
            </w:pPr>
          </w:p>
        </w:tc>
      </w:tr>
      <w:tr w:rsidR="00310D9A" w:rsidRPr="008406E0" w14:paraId="609A8811" w14:textId="77777777" w:rsidTr="007F1C24">
        <w:trPr>
          <w:trHeight w:val="158"/>
        </w:trPr>
        <w:tc>
          <w:tcPr>
            <w:tcW w:w="626" w:type="dxa"/>
            <w:vAlign w:val="center"/>
          </w:tcPr>
          <w:p w14:paraId="3565E3E4" w14:textId="77777777" w:rsidR="00310D9A" w:rsidRPr="008406E0" w:rsidRDefault="00310D9A" w:rsidP="007F1C24">
            <w:pPr>
              <w:jc w:val="center"/>
              <w:rPr>
                <w:rFonts w:asciiTheme="minorHAnsi" w:hAnsiTheme="minorHAnsi" w:cstheme="minorHAnsi"/>
                <w:sz w:val="18"/>
                <w:szCs w:val="18"/>
              </w:rPr>
            </w:pPr>
            <w:r w:rsidRPr="008406E0">
              <w:rPr>
                <w:rFonts w:asciiTheme="minorHAnsi" w:hAnsiTheme="minorHAnsi" w:cstheme="minorHAnsi"/>
                <w:sz w:val="18"/>
                <w:szCs w:val="18"/>
              </w:rPr>
              <w:t>06</w:t>
            </w:r>
          </w:p>
        </w:tc>
        <w:tc>
          <w:tcPr>
            <w:tcW w:w="4602" w:type="dxa"/>
            <w:vAlign w:val="center"/>
          </w:tcPr>
          <w:p w14:paraId="20E4742D" w14:textId="77777777" w:rsidR="00310D9A" w:rsidRPr="008406E0" w:rsidRDefault="00310D9A" w:rsidP="007F1C24">
            <w:pPr>
              <w:rPr>
                <w:rFonts w:asciiTheme="minorHAnsi" w:hAnsiTheme="minorHAnsi" w:cstheme="minorHAnsi"/>
                <w:sz w:val="18"/>
                <w:szCs w:val="18"/>
              </w:rPr>
            </w:pPr>
            <w:r w:rsidRPr="008406E0">
              <w:rPr>
                <w:rFonts w:asciiTheme="minorHAnsi" w:hAnsiTheme="minorHAnsi" w:cstheme="minorHAnsi"/>
                <w:sz w:val="18"/>
                <w:szCs w:val="18"/>
              </w:rPr>
              <w:t>Kitchen Type</w:t>
            </w:r>
          </w:p>
        </w:tc>
        <w:tc>
          <w:tcPr>
            <w:tcW w:w="5562" w:type="dxa"/>
          </w:tcPr>
          <w:p w14:paraId="7749ADB9" w14:textId="73BBDFFD" w:rsidR="00310D9A" w:rsidRPr="008406E0" w:rsidRDefault="00310D9A" w:rsidP="007F1C24">
            <w:pPr>
              <w:rPr>
                <w:rFonts w:asciiTheme="minorHAnsi" w:hAnsiTheme="minorHAnsi" w:cstheme="minorHAnsi"/>
                <w:sz w:val="18"/>
                <w:szCs w:val="18"/>
              </w:rPr>
            </w:pPr>
          </w:p>
        </w:tc>
      </w:tr>
      <w:tr w:rsidR="0032610E" w:rsidRPr="008406E0" w14:paraId="0942259D" w14:textId="77777777" w:rsidTr="007F1C24">
        <w:trPr>
          <w:trHeight w:val="158"/>
        </w:trPr>
        <w:tc>
          <w:tcPr>
            <w:tcW w:w="626" w:type="dxa"/>
            <w:vAlign w:val="center"/>
          </w:tcPr>
          <w:p w14:paraId="0A5CF0FC" w14:textId="01DB38B8" w:rsidR="0032610E" w:rsidRPr="008406E0" w:rsidRDefault="0032610E" w:rsidP="007F1C24">
            <w:pPr>
              <w:jc w:val="center"/>
              <w:rPr>
                <w:rFonts w:asciiTheme="minorHAnsi" w:hAnsiTheme="minorHAnsi" w:cstheme="minorHAnsi"/>
                <w:sz w:val="18"/>
                <w:szCs w:val="18"/>
              </w:rPr>
            </w:pPr>
            <w:r w:rsidRPr="008406E0">
              <w:rPr>
                <w:rFonts w:asciiTheme="minorHAnsi" w:hAnsiTheme="minorHAnsi" w:cstheme="minorHAnsi"/>
                <w:sz w:val="18"/>
                <w:szCs w:val="18"/>
              </w:rPr>
              <w:t>07</w:t>
            </w:r>
          </w:p>
        </w:tc>
        <w:tc>
          <w:tcPr>
            <w:tcW w:w="4602" w:type="dxa"/>
            <w:vAlign w:val="center"/>
          </w:tcPr>
          <w:p w14:paraId="2A9599FD" w14:textId="49708382" w:rsidR="0032610E" w:rsidRPr="008406E0" w:rsidRDefault="006F2BA0" w:rsidP="007F1C24">
            <w:pPr>
              <w:rPr>
                <w:rFonts w:asciiTheme="minorHAnsi" w:hAnsiTheme="minorHAnsi" w:cstheme="minorHAnsi"/>
                <w:sz w:val="18"/>
                <w:szCs w:val="18"/>
              </w:rPr>
            </w:pPr>
            <w:r w:rsidRPr="008406E0">
              <w:rPr>
                <w:rFonts w:asciiTheme="minorHAnsi" w:hAnsiTheme="minorHAnsi" w:cstheme="minorHAnsi"/>
                <w:sz w:val="18"/>
                <w:szCs w:val="18"/>
              </w:rPr>
              <w:t xml:space="preserve">Dwelling Unit </w:t>
            </w:r>
            <w:r w:rsidR="007B18F9" w:rsidRPr="008406E0">
              <w:rPr>
                <w:rFonts w:asciiTheme="minorHAnsi" w:hAnsiTheme="minorHAnsi" w:cstheme="minorHAnsi"/>
                <w:sz w:val="18"/>
                <w:szCs w:val="18"/>
              </w:rPr>
              <w:t xml:space="preserve">Total Floor Area </w:t>
            </w:r>
          </w:p>
        </w:tc>
        <w:tc>
          <w:tcPr>
            <w:tcW w:w="5562" w:type="dxa"/>
          </w:tcPr>
          <w:p w14:paraId="4841395B" w14:textId="77777777" w:rsidR="0032610E" w:rsidRPr="008406E0" w:rsidRDefault="0032610E" w:rsidP="007F1C24">
            <w:pPr>
              <w:rPr>
                <w:rFonts w:asciiTheme="minorHAnsi" w:hAnsiTheme="minorHAnsi" w:cstheme="minorHAnsi"/>
                <w:sz w:val="18"/>
                <w:szCs w:val="18"/>
              </w:rPr>
            </w:pPr>
          </w:p>
        </w:tc>
      </w:tr>
      <w:tr w:rsidR="00215A75" w:rsidRPr="008406E0" w14:paraId="6062493F" w14:textId="77777777" w:rsidTr="007F1C24">
        <w:trPr>
          <w:trHeight w:val="158"/>
        </w:trPr>
        <w:tc>
          <w:tcPr>
            <w:tcW w:w="626" w:type="dxa"/>
            <w:vAlign w:val="center"/>
          </w:tcPr>
          <w:p w14:paraId="0B8700F3" w14:textId="576B9C25" w:rsidR="00215A75" w:rsidRPr="008406E0" w:rsidRDefault="00215A75" w:rsidP="007F1C24">
            <w:pPr>
              <w:jc w:val="center"/>
              <w:rPr>
                <w:rFonts w:asciiTheme="minorHAnsi" w:hAnsiTheme="minorHAnsi" w:cstheme="minorHAnsi"/>
                <w:sz w:val="18"/>
                <w:szCs w:val="18"/>
              </w:rPr>
            </w:pPr>
            <w:r w:rsidRPr="008406E0">
              <w:rPr>
                <w:rFonts w:asciiTheme="minorHAnsi" w:hAnsiTheme="minorHAnsi" w:cstheme="minorHAnsi"/>
                <w:sz w:val="18"/>
                <w:szCs w:val="18"/>
              </w:rPr>
              <w:t>08</w:t>
            </w:r>
          </w:p>
        </w:tc>
        <w:tc>
          <w:tcPr>
            <w:tcW w:w="4602" w:type="dxa"/>
            <w:vAlign w:val="center"/>
          </w:tcPr>
          <w:p w14:paraId="553C331B" w14:textId="38FEFB16" w:rsidR="00215A75" w:rsidRPr="008406E0" w:rsidRDefault="00215A75" w:rsidP="007F1C24">
            <w:pPr>
              <w:rPr>
                <w:rFonts w:asciiTheme="minorHAnsi" w:hAnsiTheme="minorHAnsi" w:cstheme="minorHAnsi"/>
                <w:sz w:val="18"/>
                <w:szCs w:val="18"/>
              </w:rPr>
            </w:pPr>
            <w:r w:rsidRPr="008406E0">
              <w:rPr>
                <w:rFonts w:asciiTheme="minorHAnsi" w:hAnsiTheme="minorHAnsi"/>
                <w:sz w:val="18"/>
                <w:szCs w:val="18"/>
              </w:rPr>
              <w:t>Kitchen Range (Cooking Stove) Fuel Type</w:t>
            </w:r>
          </w:p>
        </w:tc>
        <w:tc>
          <w:tcPr>
            <w:tcW w:w="5562" w:type="dxa"/>
          </w:tcPr>
          <w:p w14:paraId="018181EE" w14:textId="77777777" w:rsidR="00215A75" w:rsidRPr="008406E0" w:rsidRDefault="00215A75" w:rsidP="007F1C24">
            <w:pPr>
              <w:rPr>
                <w:rFonts w:asciiTheme="minorHAnsi" w:hAnsiTheme="minorHAnsi" w:cstheme="minorHAnsi"/>
                <w:sz w:val="18"/>
                <w:szCs w:val="18"/>
              </w:rPr>
            </w:pPr>
          </w:p>
        </w:tc>
      </w:tr>
    </w:tbl>
    <w:p w14:paraId="1EAE0E19" w14:textId="77777777" w:rsidR="00841A90" w:rsidRPr="008406E0" w:rsidRDefault="00841A90"/>
    <w:tbl>
      <w:tblPr>
        <w:tblW w:w="10795" w:type="dxa"/>
        <w:jc w:val="center"/>
        <w:tblLook w:val="04A0" w:firstRow="1" w:lastRow="0" w:firstColumn="1" w:lastColumn="0" w:noHBand="0" w:noVBand="1"/>
      </w:tblPr>
      <w:tblGrid>
        <w:gridCol w:w="1887"/>
        <w:gridCol w:w="67"/>
        <w:gridCol w:w="599"/>
        <w:gridCol w:w="663"/>
        <w:gridCol w:w="630"/>
        <w:gridCol w:w="630"/>
        <w:gridCol w:w="630"/>
        <w:gridCol w:w="649"/>
        <w:gridCol w:w="720"/>
        <w:gridCol w:w="720"/>
        <w:gridCol w:w="270"/>
        <w:gridCol w:w="450"/>
        <w:gridCol w:w="720"/>
        <w:gridCol w:w="720"/>
        <w:gridCol w:w="720"/>
        <w:gridCol w:w="720"/>
      </w:tblGrid>
      <w:tr w:rsidR="00841A90" w:rsidRPr="008406E0" w14:paraId="0B512724" w14:textId="77777777" w:rsidTr="00A00C86">
        <w:trPr>
          <w:trHeight w:val="270"/>
          <w:jc w:val="center"/>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19BBB6C3" w14:textId="1DEBCFCD" w:rsidR="00A97C62" w:rsidRPr="008406E0" w:rsidRDefault="00A97C62" w:rsidP="00A97C62">
            <w:pPr>
              <w:rPr>
                <w:rFonts w:ascii="Calibri" w:eastAsia="Times New Roman" w:hAnsi="Calibri" w:cs="Calibri"/>
                <w:b/>
                <w:bCs/>
                <w:color w:val="000000"/>
              </w:rPr>
            </w:pPr>
            <w:bookmarkStart w:id="0" w:name="_Hlk92657642"/>
            <w:r w:rsidRPr="008406E0">
              <w:rPr>
                <w:rFonts w:ascii="Calibri" w:eastAsia="Times New Roman" w:hAnsi="Calibri" w:cs="Calibri"/>
                <w:b/>
                <w:bCs/>
                <w:color w:val="000000"/>
              </w:rPr>
              <w:t>B. Local Mechanical Exhaust System</w:t>
            </w:r>
            <w:r w:rsidR="002C3D8E" w:rsidRPr="008406E0">
              <w:rPr>
                <w:rFonts w:ascii="Calibri" w:eastAsia="Times New Roman" w:hAnsi="Calibri" w:cs="Calibri"/>
                <w:b/>
                <w:bCs/>
                <w:color w:val="000000"/>
              </w:rPr>
              <w:t xml:space="preserve"> (</w:t>
            </w:r>
            <w:r w:rsidR="002C3D8E" w:rsidRPr="008406E0">
              <w:rPr>
                <w:rFonts w:ascii="Calibri" w:eastAsia="Times New Roman" w:hAnsi="Calibri" w:cs="Calibri"/>
                <w:b/>
                <w:bCs/>
                <w:i/>
                <w:iCs/>
                <w:color w:val="000000"/>
              </w:rPr>
              <w:t>Section 1</w:t>
            </w:r>
            <w:r w:rsidR="003A7EDB" w:rsidRPr="008406E0">
              <w:rPr>
                <w:rFonts w:ascii="Calibri" w:eastAsia="Times New Roman" w:hAnsi="Calibri" w:cs="Calibri"/>
                <w:b/>
                <w:bCs/>
                <w:i/>
                <w:iCs/>
                <w:color w:val="000000"/>
              </w:rPr>
              <w:t>60.2(b)2</w:t>
            </w:r>
            <w:r w:rsidR="009B189B" w:rsidRPr="008406E0">
              <w:rPr>
                <w:rFonts w:ascii="Calibri" w:eastAsia="Times New Roman" w:hAnsi="Calibri" w:cs="Calibri"/>
                <w:b/>
                <w:bCs/>
                <w:i/>
                <w:iCs/>
                <w:color w:val="000000"/>
              </w:rPr>
              <w:t>A</w:t>
            </w:r>
            <w:r w:rsidR="00C2186F" w:rsidRPr="008406E0">
              <w:rPr>
                <w:rFonts w:ascii="Calibri" w:eastAsia="Times New Roman" w:hAnsi="Calibri" w:cs="Calibri"/>
                <w:b/>
                <w:bCs/>
                <w:i/>
                <w:iCs/>
                <w:color w:val="000000"/>
              </w:rPr>
              <w:t>vi</w:t>
            </w:r>
            <w:r w:rsidR="00C565E0" w:rsidRPr="008406E0">
              <w:rPr>
                <w:rFonts w:ascii="Calibri" w:eastAsia="Times New Roman" w:hAnsi="Calibri" w:cs="Calibri"/>
                <w:b/>
                <w:bCs/>
                <w:color w:val="000000"/>
              </w:rPr>
              <w:t>)</w:t>
            </w:r>
            <w:r w:rsidRPr="008406E0">
              <w:rPr>
                <w:rFonts w:ascii="Calibri" w:eastAsia="Times New Roman" w:hAnsi="Calibri" w:cs="Calibri"/>
                <w:b/>
                <w:bCs/>
                <w:color w:val="000000"/>
              </w:rPr>
              <w:t xml:space="preserve"> – Fan Selection and Duct Design Criteria for Compliance</w:t>
            </w:r>
          </w:p>
        </w:tc>
      </w:tr>
      <w:tr w:rsidR="00841A90" w:rsidRPr="008406E0" w14:paraId="3AFB7EF6" w14:textId="77777777" w:rsidTr="00A00C86">
        <w:trPr>
          <w:trHeight w:val="1335"/>
          <w:jc w:val="center"/>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hideMark/>
          </w:tcPr>
          <w:p w14:paraId="495388B2" w14:textId="300029B7" w:rsidR="00841A90" w:rsidRPr="008406E0" w:rsidRDefault="00A97C62" w:rsidP="00F31F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sz w:val="18"/>
                <w:szCs w:val="18"/>
              </w:rPr>
            </w:pPr>
            <w:r w:rsidRPr="008406E0">
              <w:rPr>
                <w:rFonts w:asciiTheme="minorHAnsi" w:hAnsiTheme="minorHAnsi" w:cs="font78"/>
                <w:sz w:val="18"/>
                <w:szCs w:val="18"/>
              </w:rPr>
              <w:t>Local mechanical exhaust fans shall be installed in each kitchen and bathroom</w:t>
            </w:r>
            <w:r w:rsidR="00D33792" w:rsidRPr="008406E0">
              <w:rPr>
                <w:rFonts w:asciiTheme="minorHAnsi" w:hAnsiTheme="minorHAnsi" w:cs="font78"/>
                <w:sz w:val="18"/>
                <w:szCs w:val="18"/>
              </w:rPr>
              <w:t xml:space="preserve"> in accordance with Section 1</w:t>
            </w:r>
            <w:r w:rsidR="00544D58" w:rsidRPr="008406E0">
              <w:rPr>
                <w:rFonts w:asciiTheme="minorHAnsi" w:hAnsiTheme="minorHAnsi" w:cs="font78"/>
                <w:sz w:val="18"/>
                <w:szCs w:val="18"/>
              </w:rPr>
              <w:t>60.2(b)2</w:t>
            </w:r>
            <w:r w:rsidR="009B189B" w:rsidRPr="008406E0">
              <w:rPr>
                <w:rFonts w:asciiTheme="minorHAnsi" w:hAnsiTheme="minorHAnsi" w:cs="font78"/>
                <w:sz w:val="18"/>
                <w:szCs w:val="18"/>
              </w:rPr>
              <w:t>A</w:t>
            </w:r>
            <w:r w:rsidR="00544D58" w:rsidRPr="008406E0">
              <w:rPr>
                <w:rFonts w:asciiTheme="minorHAnsi" w:hAnsiTheme="minorHAnsi" w:cs="font78"/>
                <w:sz w:val="18"/>
                <w:szCs w:val="18"/>
              </w:rPr>
              <w:t>vi</w:t>
            </w:r>
            <w:r w:rsidRPr="008406E0">
              <w:rPr>
                <w:rFonts w:asciiTheme="minorHAnsi" w:hAnsiTheme="minorHAnsi" w:cs="font78"/>
                <w:sz w:val="18"/>
                <w:szCs w:val="18"/>
              </w:rPr>
              <w:t xml:space="preserve">. </w:t>
            </w:r>
            <w:r w:rsidR="00B04CF1" w:rsidRPr="008406E0">
              <w:rPr>
                <w:rFonts w:asciiTheme="minorHAnsi" w:hAnsiTheme="minorHAnsi" w:cs="font78"/>
                <w:sz w:val="18"/>
                <w:szCs w:val="18"/>
              </w:rPr>
              <w:t>Systems</w:t>
            </w:r>
            <w:r w:rsidR="005459E9" w:rsidRPr="008406E0">
              <w:rPr>
                <w:rFonts w:asciiTheme="minorHAnsi" w:hAnsiTheme="minorHAnsi" w:cs="font78"/>
                <w:sz w:val="18"/>
                <w:szCs w:val="18"/>
              </w:rPr>
              <w:t xml:space="preserve"> shall be rated for airflow in accordance with ASHRAE 62.2 section 7.1. </w:t>
            </w:r>
            <w:r w:rsidRPr="008406E0">
              <w:rPr>
                <w:rFonts w:asciiTheme="minorHAnsi" w:hAnsiTheme="minorHAnsi" w:cs="font78"/>
                <w:sz w:val="18"/>
                <w:szCs w:val="18"/>
              </w:rPr>
              <w:t>Delivered local ventilation rates:</w:t>
            </w:r>
          </w:p>
          <w:p w14:paraId="161DDEB7" w14:textId="6244C921" w:rsidR="00841A90" w:rsidRPr="008406E0"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i/>
                <w:iCs/>
                <w:sz w:val="18"/>
                <w:szCs w:val="18"/>
              </w:rPr>
            </w:pPr>
            <w:r w:rsidRPr="008406E0">
              <w:rPr>
                <w:rFonts w:asciiTheme="minorHAnsi" w:hAnsiTheme="minorHAnsi" w:cs="font78"/>
                <w:i/>
                <w:iCs/>
                <w:sz w:val="18"/>
                <w:szCs w:val="18"/>
              </w:rPr>
              <w:t>All local ventilation rates have been measured using a flow hood, flow grid, or other airflow measuring device</w:t>
            </w:r>
            <w:r w:rsidR="00F03F35" w:rsidRPr="008406E0">
              <w:rPr>
                <w:rFonts w:asciiTheme="minorHAnsi" w:hAnsiTheme="minorHAnsi" w:cs="font78"/>
                <w:i/>
                <w:iCs/>
                <w:sz w:val="18"/>
                <w:szCs w:val="18"/>
              </w:rPr>
              <w:t xml:space="preserve"> </w:t>
            </w:r>
            <w:r w:rsidRPr="008406E0">
              <w:rPr>
                <w:rFonts w:asciiTheme="minorHAnsi" w:hAnsiTheme="minorHAnsi" w:cs="font78"/>
                <w:i/>
                <w:iCs/>
                <w:sz w:val="18"/>
                <w:szCs w:val="18"/>
              </w:rPr>
              <w:t xml:space="preserve">and meet the requirements of Tables </w:t>
            </w:r>
            <w:r w:rsidR="00573574" w:rsidRPr="008406E0">
              <w:rPr>
                <w:rFonts w:asciiTheme="minorHAnsi" w:hAnsiTheme="minorHAnsi" w:cs="font78"/>
                <w:i/>
                <w:iCs/>
                <w:sz w:val="18"/>
                <w:szCs w:val="18"/>
              </w:rPr>
              <w:t>1</w:t>
            </w:r>
            <w:r w:rsidR="00544D58" w:rsidRPr="008406E0">
              <w:rPr>
                <w:rFonts w:asciiTheme="minorHAnsi" w:hAnsiTheme="minorHAnsi" w:cs="font78"/>
                <w:i/>
                <w:iCs/>
                <w:sz w:val="18"/>
                <w:szCs w:val="18"/>
              </w:rPr>
              <w:t>60.2</w:t>
            </w:r>
            <w:r w:rsidR="00573574" w:rsidRPr="008406E0">
              <w:rPr>
                <w:rFonts w:asciiTheme="minorHAnsi" w:hAnsiTheme="minorHAnsi" w:cs="font78"/>
                <w:i/>
                <w:iCs/>
                <w:sz w:val="18"/>
                <w:szCs w:val="18"/>
              </w:rPr>
              <w:t>-E</w:t>
            </w:r>
            <w:r w:rsidR="00A543DA" w:rsidRPr="008406E0">
              <w:rPr>
                <w:rFonts w:asciiTheme="minorHAnsi" w:hAnsiTheme="minorHAnsi" w:cs="font78"/>
                <w:i/>
                <w:iCs/>
                <w:sz w:val="18"/>
                <w:szCs w:val="18"/>
              </w:rPr>
              <w:t>,</w:t>
            </w:r>
            <w:r w:rsidRPr="008406E0">
              <w:rPr>
                <w:rFonts w:asciiTheme="minorHAnsi" w:hAnsiTheme="minorHAnsi" w:cs="font78"/>
                <w:i/>
                <w:iCs/>
                <w:sz w:val="18"/>
                <w:szCs w:val="18"/>
              </w:rPr>
              <w:t xml:space="preserve"> </w:t>
            </w:r>
            <w:r w:rsidR="00202F46" w:rsidRPr="008406E0">
              <w:rPr>
                <w:rFonts w:asciiTheme="minorHAnsi" w:hAnsiTheme="minorHAnsi" w:cs="font78"/>
                <w:i/>
                <w:iCs/>
                <w:sz w:val="18"/>
                <w:szCs w:val="18"/>
              </w:rPr>
              <w:t>1</w:t>
            </w:r>
            <w:r w:rsidR="00D457F9" w:rsidRPr="008406E0">
              <w:rPr>
                <w:rFonts w:asciiTheme="minorHAnsi" w:hAnsiTheme="minorHAnsi" w:cs="font78"/>
                <w:i/>
                <w:iCs/>
                <w:sz w:val="18"/>
                <w:szCs w:val="18"/>
              </w:rPr>
              <w:t>60.2</w:t>
            </w:r>
            <w:r w:rsidR="00202F46" w:rsidRPr="008406E0">
              <w:rPr>
                <w:rFonts w:asciiTheme="minorHAnsi" w:hAnsiTheme="minorHAnsi" w:cs="font78"/>
                <w:i/>
                <w:iCs/>
                <w:sz w:val="18"/>
                <w:szCs w:val="18"/>
              </w:rPr>
              <w:t>-F</w:t>
            </w:r>
            <w:r w:rsidR="002F321D" w:rsidRPr="008406E0">
              <w:rPr>
                <w:rFonts w:asciiTheme="minorHAnsi" w:hAnsiTheme="minorHAnsi" w:cs="font78"/>
                <w:i/>
                <w:iCs/>
                <w:sz w:val="18"/>
                <w:szCs w:val="18"/>
              </w:rPr>
              <w:t>, or 1</w:t>
            </w:r>
            <w:r w:rsidR="00D457F9" w:rsidRPr="008406E0">
              <w:rPr>
                <w:rFonts w:asciiTheme="minorHAnsi" w:hAnsiTheme="minorHAnsi" w:cs="font78"/>
                <w:i/>
                <w:iCs/>
                <w:sz w:val="18"/>
                <w:szCs w:val="18"/>
              </w:rPr>
              <w:t>60.2</w:t>
            </w:r>
            <w:r w:rsidR="002F321D" w:rsidRPr="008406E0">
              <w:rPr>
                <w:rFonts w:asciiTheme="minorHAnsi" w:hAnsiTheme="minorHAnsi" w:cs="font78"/>
                <w:i/>
                <w:iCs/>
                <w:sz w:val="18"/>
                <w:szCs w:val="18"/>
              </w:rPr>
              <w:t>-</w:t>
            </w:r>
            <w:proofErr w:type="gramStart"/>
            <w:r w:rsidR="002F321D" w:rsidRPr="008406E0">
              <w:rPr>
                <w:rFonts w:asciiTheme="minorHAnsi" w:hAnsiTheme="minorHAnsi" w:cs="font78"/>
                <w:i/>
                <w:iCs/>
                <w:sz w:val="18"/>
                <w:szCs w:val="18"/>
              </w:rPr>
              <w:t>G</w:t>
            </w:r>
            <w:r w:rsidRPr="008406E0">
              <w:rPr>
                <w:rFonts w:asciiTheme="minorHAnsi" w:hAnsiTheme="minorHAnsi" w:cs="font78"/>
                <w:i/>
                <w:iCs/>
                <w:sz w:val="18"/>
                <w:szCs w:val="18"/>
              </w:rPr>
              <w:t>;</w:t>
            </w:r>
            <w:proofErr w:type="gramEnd"/>
            <w:r w:rsidRPr="008406E0">
              <w:rPr>
                <w:rFonts w:asciiTheme="minorHAnsi" w:hAnsiTheme="minorHAnsi" w:cs="font78"/>
                <w:i/>
                <w:iCs/>
                <w:sz w:val="18"/>
                <w:szCs w:val="18"/>
              </w:rPr>
              <w:t xml:space="preserve"> OR</w:t>
            </w:r>
          </w:p>
          <w:p w14:paraId="48323F0B" w14:textId="22156941" w:rsidR="00A97C62" w:rsidRPr="008406E0"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sz w:val="18"/>
                <w:szCs w:val="18"/>
              </w:rPr>
            </w:pPr>
            <w:r w:rsidRPr="008406E0">
              <w:rPr>
                <w:rFonts w:asciiTheme="minorHAnsi" w:hAnsiTheme="minorHAnsi" w:cs="font78"/>
                <w:i/>
                <w:iCs/>
                <w:sz w:val="18"/>
                <w:szCs w:val="18"/>
              </w:rPr>
              <w:t xml:space="preserve">The airflow rating at a pressure of 0.25 in. w.c. of a certified fan is assumed because the local ventilation system duct sizing meets the prescriptive requirements </w:t>
            </w:r>
            <w:proofErr w:type="gramStart"/>
            <w:r w:rsidRPr="008406E0">
              <w:rPr>
                <w:rFonts w:asciiTheme="minorHAnsi" w:hAnsiTheme="minorHAnsi" w:cs="font78"/>
                <w:i/>
                <w:iCs/>
                <w:sz w:val="18"/>
                <w:szCs w:val="18"/>
              </w:rPr>
              <w:t xml:space="preserve">of  </w:t>
            </w:r>
            <w:r w:rsidR="00006F3C" w:rsidRPr="008406E0">
              <w:rPr>
                <w:rFonts w:asciiTheme="minorHAnsi" w:hAnsiTheme="minorHAnsi" w:cs="font78"/>
                <w:i/>
                <w:iCs/>
                <w:sz w:val="18"/>
                <w:szCs w:val="18"/>
              </w:rPr>
              <w:t>Table</w:t>
            </w:r>
            <w:proofErr w:type="gramEnd"/>
            <w:r w:rsidR="00006F3C" w:rsidRPr="008406E0">
              <w:rPr>
                <w:rFonts w:asciiTheme="minorHAnsi" w:hAnsiTheme="minorHAnsi" w:cs="font78"/>
                <w:i/>
                <w:iCs/>
                <w:sz w:val="18"/>
                <w:szCs w:val="18"/>
              </w:rPr>
              <w:t xml:space="preserve"> </w:t>
            </w:r>
            <w:r w:rsidR="008821E1" w:rsidRPr="008406E0">
              <w:rPr>
                <w:rFonts w:asciiTheme="minorHAnsi" w:hAnsiTheme="minorHAnsi" w:cs="font78"/>
                <w:i/>
                <w:iCs/>
                <w:sz w:val="18"/>
                <w:szCs w:val="18"/>
              </w:rPr>
              <w:t>1</w:t>
            </w:r>
            <w:r w:rsidR="00D457F9" w:rsidRPr="008406E0">
              <w:rPr>
                <w:rFonts w:asciiTheme="minorHAnsi" w:hAnsiTheme="minorHAnsi" w:cs="font78"/>
                <w:i/>
                <w:iCs/>
                <w:sz w:val="18"/>
                <w:szCs w:val="18"/>
              </w:rPr>
              <w:t>60.2</w:t>
            </w:r>
            <w:r w:rsidR="008821E1" w:rsidRPr="008406E0">
              <w:rPr>
                <w:rFonts w:asciiTheme="minorHAnsi" w:hAnsiTheme="minorHAnsi" w:cs="font78"/>
                <w:i/>
                <w:iCs/>
                <w:sz w:val="18"/>
                <w:szCs w:val="18"/>
              </w:rPr>
              <w:t>-H</w:t>
            </w:r>
            <w:r w:rsidR="00025D31" w:rsidRPr="008406E0">
              <w:rPr>
                <w:rFonts w:asciiTheme="minorHAnsi" w:hAnsiTheme="minorHAnsi" w:cs="font78"/>
                <w:i/>
                <w:iCs/>
                <w:sz w:val="18"/>
                <w:szCs w:val="18"/>
              </w:rPr>
              <w:t xml:space="preserve">. </w:t>
            </w:r>
          </w:p>
        </w:tc>
      </w:tr>
      <w:tr w:rsidR="00841A90" w:rsidRPr="008406E0" w14:paraId="575A9380" w14:textId="77777777" w:rsidTr="00A00C86">
        <w:trPr>
          <w:trHeight w:val="52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5F4CFCE5" w14:textId="2FE73B4E" w:rsidR="00A97C62" w:rsidRPr="008406E0" w:rsidRDefault="00A97C62" w:rsidP="00A97C62">
            <w:pPr>
              <w:rPr>
                <w:rFonts w:ascii="Calibri" w:eastAsia="Times New Roman" w:hAnsi="Calibri" w:cs="Calibri"/>
                <w:b/>
                <w:bCs/>
                <w:sz w:val="18"/>
                <w:szCs w:val="18"/>
              </w:rPr>
            </w:pPr>
            <w:r w:rsidRPr="008406E0">
              <w:rPr>
                <w:rFonts w:ascii="Calibri" w:eastAsia="Times New Roman" w:hAnsi="Calibri" w:cs="Calibri"/>
                <w:b/>
                <w:bCs/>
                <w:sz w:val="18"/>
                <w:szCs w:val="18"/>
              </w:rPr>
              <w:t xml:space="preserve">Table </w:t>
            </w:r>
            <w:r w:rsidR="00DC035D" w:rsidRPr="008406E0">
              <w:rPr>
                <w:rFonts w:ascii="Calibri" w:eastAsia="Times New Roman" w:hAnsi="Calibri" w:cs="Calibri"/>
                <w:b/>
                <w:bCs/>
                <w:sz w:val="18"/>
                <w:szCs w:val="18"/>
              </w:rPr>
              <w:t>1</w:t>
            </w:r>
            <w:r w:rsidR="00D457F9" w:rsidRPr="008406E0">
              <w:rPr>
                <w:rFonts w:ascii="Calibri" w:eastAsia="Times New Roman" w:hAnsi="Calibri" w:cs="Calibri"/>
                <w:b/>
                <w:bCs/>
                <w:sz w:val="18"/>
                <w:szCs w:val="18"/>
              </w:rPr>
              <w:t>60.2</w:t>
            </w:r>
            <w:r w:rsidR="00DC035D" w:rsidRPr="008406E0">
              <w:rPr>
                <w:rFonts w:ascii="Calibri" w:eastAsia="Times New Roman" w:hAnsi="Calibri" w:cs="Calibri"/>
                <w:b/>
                <w:bCs/>
                <w:sz w:val="18"/>
                <w:szCs w:val="18"/>
              </w:rPr>
              <w:t>-E</w:t>
            </w:r>
            <w:r w:rsidRPr="008406E0">
              <w:rPr>
                <w:rFonts w:ascii="Calibri" w:eastAsia="Times New Roman" w:hAnsi="Calibri" w:cs="Calibri"/>
                <w:b/>
                <w:bCs/>
                <w:sz w:val="18"/>
                <w:szCs w:val="18"/>
              </w:rPr>
              <w:t xml:space="preserve">  </w:t>
            </w:r>
            <w:r w:rsidRPr="008406E0">
              <w:rPr>
                <w:rFonts w:ascii="Calibri" w:eastAsia="Times New Roman" w:hAnsi="Calibri" w:cs="Calibri"/>
                <w:b/>
                <w:bCs/>
                <w:sz w:val="18"/>
                <w:szCs w:val="18"/>
              </w:rPr>
              <w:br/>
              <w:t>Demand-Controlled Local Ventilation Exhaust Airflow Rates</w:t>
            </w:r>
            <w:r w:rsidR="00EC7D71" w:rsidRPr="008406E0">
              <w:rPr>
                <w:rFonts w:ascii="Calibri" w:eastAsia="Times New Roman" w:hAnsi="Calibri" w:cs="Calibri"/>
                <w:b/>
                <w:bCs/>
                <w:sz w:val="18"/>
                <w:szCs w:val="18"/>
              </w:rPr>
              <w:t xml:space="preserve"> and Capture Efficiency</w:t>
            </w:r>
          </w:p>
        </w:tc>
      </w:tr>
      <w:tr w:rsidR="00841A90" w:rsidRPr="008406E0" w14:paraId="05CEA8C0" w14:textId="77777777" w:rsidTr="00A00C86">
        <w:trPr>
          <w:trHeight w:val="359"/>
          <w:jc w:val="center"/>
        </w:trPr>
        <w:tc>
          <w:tcPr>
            <w:tcW w:w="1904" w:type="dxa"/>
            <w:tcBorders>
              <w:top w:val="single" w:sz="4" w:space="0" w:color="auto"/>
              <w:left w:val="single" w:sz="4" w:space="0" w:color="auto"/>
              <w:bottom w:val="single" w:sz="4" w:space="0" w:color="auto"/>
              <w:right w:val="single" w:sz="4" w:space="0" w:color="000000"/>
            </w:tcBorders>
            <w:shd w:val="clear" w:color="auto" w:fill="auto"/>
            <w:hideMark/>
          </w:tcPr>
          <w:p w14:paraId="2C469A98" w14:textId="77777777" w:rsidR="00A97C62" w:rsidRPr="008406E0" w:rsidRDefault="00A97C62" w:rsidP="00A97C62">
            <w:pPr>
              <w:rPr>
                <w:rFonts w:ascii="Calibri" w:eastAsia="Times New Roman" w:hAnsi="Calibri" w:cs="Calibri"/>
                <w:b/>
                <w:bCs/>
                <w:sz w:val="18"/>
                <w:szCs w:val="18"/>
              </w:rPr>
            </w:pPr>
            <w:r w:rsidRPr="008406E0">
              <w:rPr>
                <w:rFonts w:ascii="Calibri" w:eastAsia="Times New Roman" w:hAnsi="Calibri" w:cs="Calibri"/>
                <w:b/>
                <w:bCs/>
                <w:sz w:val="18"/>
                <w:szCs w:val="18"/>
              </w:rPr>
              <w:t>Application</w:t>
            </w:r>
          </w:p>
        </w:tc>
        <w:tc>
          <w:tcPr>
            <w:tcW w:w="8891" w:type="dxa"/>
            <w:gridSpan w:val="15"/>
            <w:tcBorders>
              <w:top w:val="single" w:sz="4" w:space="0" w:color="auto"/>
              <w:left w:val="nil"/>
              <w:bottom w:val="single" w:sz="4" w:space="0" w:color="auto"/>
              <w:right w:val="single" w:sz="4" w:space="0" w:color="000000"/>
            </w:tcBorders>
            <w:shd w:val="clear" w:color="auto" w:fill="auto"/>
            <w:hideMark/>
          </w:tcPr>
          <w:p w14:paraId="2BA576E3" w14:textId="77777777" w:rsidR="00A97C62" w:rsidRPr="008406E0" w:rsidRDefault="00A97C62" w:rsidP="00A97C62">
            <w:pPr>
              <w:ind w:firstLineChars="100" w:firstLine="181"/>
              <w:rPr>
                <w:rFonts w:ascii="Calibri" w:eastAsia="Times New Roman" w:hAnsi="Calibri" w:cs="Calibri"/>
                <w:b/>
                <w:bCs/>
                <w:sz w:val="18"/>
                <w:szCs w:val="18"/>
              </w:rPr>
            </w:pPr>
            <w:r w:rsidRPr="008406E0">
              <w:rPr>
                <w:rFonts w:ascii="Calibri" w:eastAsia="Times New Roman" w:hAnsi="Calibri" w:cs="Calibri"/>
                <w:b/>
                <w:bCs/>
                <w:sz w:val="18"/>
                <w:szCs w:val="18"/>
              </w:rPr>
              <w:t>Airflow</w:t>
            </w:r>
          </w:p>
        </w:tc>
      </w:tr>
      <w:tr w:rsidR="00DD214B" w:rsidRPr="008406E0" w14:paraId="4AA3D912" w14:textId="77777777" w:rsidTr="00A00C86">
        <w:trPr>
          <w:trHeight w:val="255"/>
          <w:jc w:val="center"/>
        </w:trPr>
        <w:tc>
          <w:tcPr>
            <w:tcW w:w="1904" w:type="dxa"/>
            <w:tcBorders>
              <w:top w:val="single" w:sz="4" w:space="0" w:color="auto"/>
              <w:left w:val="single" w:sz="4" w:space="0" w:color="auto"/>
              <w:bottom w:val="single" w:sz="4" w:space="0" w:color="000000"/>
              <w:right w:val="single" w:sz="4" w:space="0" w:color="000000"/>
            </w:tcBorders>
            <w:shd w:val="clear" w:color="auto" w:fill="auto"/>
            <w:vAlign w:val="center"/>
            <w:hideMark/>
          </w:tcPr>
          <w:p w14:paraId="642C8FC3" w14:textId="128679BF" w:rsidR="00DD214B" w:rsidRPr="008406E0" w:rsidRDefault="00DD214B" w:rsidP="00F0772D">
            <w:pPr>
              <w:ind w:right="254"/>
              <w:rPr>
                <w:rFonts w:ascii="Calibri" w:eastAsia="Times New Roman" w:hAnsi="Calibri" w:cs="Calibri"/>
                <w:sz w:val="18"/>
                <w:szCs w:val="18"/>
              </w:rPr>
            </w:pPr>
            <w:r w:rsidRPr="008406E0">
              <w:rPr>
                <w:rFonts w:ascii="Calibri" w:eastAsia="Times New Roman" w:hAnsi="Calibri" w:cs="Calibri"/>
                <w:sz w:val="18"/>
                <w:szCs w:val="18"/>
              </w:rPr>
              <w:t xml:space="preserve">Enclosed Kitchen or </w:t>
            </w:r>
            <w:proofErr w:type="spellStart"/>
            <w:r w:rsidRPr="008406E0">
              <w:rPr>
                <w:rFonts w:ascii="Calibri" w:eastAsia="Times New Roman" w:hAnsi="Calibri" w:cs="Calibri"/>
                <w:sz w:val="18"/>
                <w:szCs w:val="18"/>
              </w:rPr>
              <w:t>Nonenclosed</w:t>
            </w:r>
            <w:proofErr w:type="spellEnd"/>
            <w:r w:rsidRPr="008406E0">
              <w:rPr>
                <w:rFonts w:ascii="Calibri" w:eastAsia="Times New Roman" w:hAnsi="Calibri" w:cs="Calibri"/>
                <w:sz w:val="18"/>
                <w:szCs w:val="18"/>
              </w:rPr>
              <w:t xml:space="preserve"> Kitchen</w:t>
            </w:r>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hideMark/>
          </w:tcPr>
          <w:p w14:paraId="75D01433" w14:textId="6C266C97" w:rsidR="00DD214B" w:rsidRPr="008406E0" w:rsidRDefault="00DD214B" w:rsidP="00C935B8">
            <w:pPr>
              <w:rPr>
                <w:rFonts w:ascii="Calibri" w:eastAsia="Times New Roman" w:hAnsi="Calibri" w:cs="Calibri"/>
                <w:sz w:val="18"/>
                <w:szCs w:val="18"/>
              </w:rPr>
            </w:pPr>
            <w:r w:rsidRPr="008406E0">
              <w:rPr>
                <w:rFonts w:ascii="Calibri" w:eastAsia="Times New Roman" w:hAnsi="Calibri" w:cs="Calibri"/>
                <w:sz w:val="18"/>
                <w:szCs w:val="18"/>
              </w:rPr>
              <w:t>Vented range hood, including appliance-range hood combinations shall meet either the capture efficiency (CE) or the airflow rate specified in Table 1</w:t>
            </w:r>
            <w:r w:rsidR="000956C7" w:rsidRPr="008406E0">
              <w:rPr>
                <w:rFonts w:ascii="Calibri" w:eastAsia="Times New Roman" w:hAnsi="Calibri" w:cs="Calibri"/>
                <w:sz w:val="18"/>
                <w:szCs w:val="18"/>
              </w:rPr>
              <w:t>60.2</w:t>
            </w:r>
            <w:r w:rsidRPr="008406E0">
              <w:rPr>
                <w:rFonts w:ascii="Calibri" w:eastAsia="Times New Roman" w:hAnsi="Calibri" w:cs="Calibri"/>
                <w:sz w:val="18"/>
                <w:szCs w:val="18"/>
              </w:rPr>
              <w:t>-G as applicable.</w:t>
            </w:r>
          </w:p>
        </w:tc>
      </w:tr>
      <w:tr w:rsidR="00DD214B" w:rsidRPr="008406E0" w14:paraId="6BCE67DE" w14:textId="77777777" w:rsidTr="00A00C86">
        <w:trPr>
          <w:trHeight w:val="495"/>
          <w:jc w:val="center"/>
        </w:trPr>
        <w:tc>
          <w:tcPr>
            <w:tcW w:w="1904" w:type="dxa"/>
            <w:tcBorders>
              <w:top w:val="single" w:sz="4" w:space="0" w:color="auto"/>
              <w:left w:val="single" w:sz="4" w:space="0" w:color="auto"/>
              <w:bottom w:val="single" w:sz="4" w:space="0" w:color="000000"/>
              <w:right w:val="single" w:sz="4" w:space="0" w:color="000000"/>
            </w:tcBorders>
            <w:shd w:val="clear" w:color="auto" w:fill="auto"/>
            <w:vAlign w:val="center"/>
            <w:hideMark/>
          </w:tcPr>
          <w:p w14:paraId="71E2CD6A" w14:textId="4C5BCA68" w:rsidR="00DD214B" w:rsidRPr="008406E0" w:rsidRDefault="00DD214B" w:rsidP="00A00C86">
            <w:pPr>
              <w:ind w:right="254"/>
              <w:rPr>
                <w:rFonts w:ascii="Calibri" w:eastAsia="Times New Roman" w:hAnsi="Calibri" w:cs="Calibri"/>
                <w:sz w:val="18"/>
                <w:szCs w:val="18"/>
              </w:rPr>
            </w:pPr>
            <w:r w:rsidRPr="008406E0">
              <w:rPr>
                <w:rFonts w:ascii="Calibri" w:eastAsia="Times New Roman" w:hAnsi="Calibri" w:cs="Calibri"/>
                <w:sz w:val="18"/>
                <w:szCs w:val="18"/>
              </w:rPr>
              <w:t>Enclosed Kitchen</w:t>
            </w:r>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14:paraId="0D114D47" w14:textId="2D162103" w:rsidR="00DD214B" w:rsidRPr="008406E0" w:rsidRDefault="00005C34" w:rsidP="00A00C86">
            <w:pPr>
              <w:rPr>
                <w:rFonts w:ascii="Calibri" w:eastAsia="Times New Roman" w:hAnsi="Calibri" w:cs="Calibri"/>
                <w:sz w:val="18"/>
                <w:szCs w:val="18"/>
              </w:rPr>
            </w:pPr>
            <w:r w:rsidRPr="008406E0">
              <w:rPr>
                <w:rFonts w:ascii="Calibri" w:eastAsia="Times New Roman" w:hAnsi="Calibri" w:cs="Calibri"/>
                <w:sz w:val="18"/>
                <w:szCs w:val="18"/>
              </w:rPr>
              <w:t>Other kitchen exhaust fans, including downdraft: 300 cfm or a capacity of 5 ACH</w:t>
            </w:r>
          </w:p>
        </w:tc>
      </w:tr>
      <w:tr w:rsidR="00DD214B" w:rsidRPr="008406E0" w14:paraId="68CA4530" w14:textId="77777777" w:rsidTr="00A00C86">
        <w:trPr>
          <w:trHeight w:val="480"/>
          <w:jc w:val="center"/>
        </w:trPr>
        <w:tc>
          <w:tcPr>
            <w:tcW w:w="1904" w:type="dxa"/>
            <w:tcBorders>
              <w:top w:val="single" w:sz="4" w:space="0" w:color="auto"/>
              <w:left w:val="single" w:sz="4" w:space="0" w:color="auto"/>
              <w:bottom w:val="single" w:sz="4" w:space="0" w:color="auto"/>
              <w:right w:val="single" w:sz="4" w:space="0" w:color="000000"/>
            </w:tcBorders>
            <w:shd w:val="clear" w:color="auto" w:fill="auto"/>
            <w:vAlign w:val="center"/>
          </w:tcPr>
          <w:p w14:paraId="2EC7B18E" w14:textId="2B39DF86" w:rsidR="00DD214B" w:rsidRPr="008406E0" w:rsidRDefault="00DD214B" w:rsidP="00A00C86">
            <w:pPr>
              <w:ind w:right="254"/>
              <w:rPr>
                <w:rFonts w:ascii="Calibri" w:eastAsia="Times New Roman" w:hAnsi="Calibri" w:cs="Calibri"/>
                <w:sz w:val="18"/>
                <w:szCs w:val="18"/>
              </w:rPr>
            </w:pPr>
            <w:proofErr w:type="spellStart"/>
            <w:r w:rsidRPr="008406E0">
              <w:rPr>
                <w:rFonts w:ascii="Calibri" w:eastAsia="Times New Roman" w:hAnsi="Calibri" w:cs="Calibri"/>
                <w:sz w:val="18"/>
                <w:szCs w:val="18"/>
              </w:rPr>
              <w:t>Nonenclosed</w:t>
            </w:r>
            <w:proofErr w:type="spellEnd"/>
            <w:r w:rsidRPr="008406E0">
              <w:rPr>
                <w:rFonts w:ascii="Calibri" w:eastAsia="Times New Roman" w:hAnsi="Calibri" w:cs="Calibri"/>
                <w:sz w:val="18"/>
                <w:szCs w:val="18"/>
              </w:rPr>
              <w:t xml:space="preserve"> Kitchen</w:t>
            </w:r>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tcPr>
          <w:p w14:paraId="3A625100" w14:textId="5EEEFBCA" w:rsidR="00DD214B" w:rsidRPr="008406E0" w:rsidRDefault="00DD214B" w:rsidP="00A00C86">
            <w:pPr>
              <w:rPr>
                <w:rFonts w:ascii="Calibri" w:eastAsia="Times New Roman" w:hAnsi="Calibri" w:cs="Calibri"/>
                <w:sz w:val="18"/>
                <w:szCs w:val="18"/>
              </w:rPr>
            </w:pPr>
            <w:r w:rsidRPr="008406E0">
              <w:rPr>
                <w:rFonts w:ascii="Calibri" w:eastAsia="Times New Roman" w:hAnsi="Calibri" w:cs="Calibri"/>
                <w:sz w:val="18"/>
                <w:szCs w:val="18"/>
              </w:rPr>
              <w:t>Other kitchen exhaust fans, including downdraft: 300 cfm</w:t>
            </w:r>
          </w:p>
        </w:tc>
      </w:tr>
      <w:tr w:rsidR="00DD214B" w:rsidRPr="008406E0" w14:paraId="06E5FA4B" w14:textId="77777777" w:rsidTr="00A00C86">
        <w:trPr>
          <w:trHeight w:val="480"/>
          <w:jc w:val="center"/>
        </w:trPr>
        <w:tc>
          <w:tcPr>
            <w:tcW w:w="1904"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B55949D" w14:textId="77777777" w:rsidR="00DD214B" w:rsidRPr="008406E0" w:rsidRDefault="00DD214B" w:rsidP="00A00C86">
            <w:pPr>
              <w:ind w:right="254"/>
              <w:rPr>
                <w:rFonts w:ascii="Calibri" w:eastAsia="Times New Roman" w:hAnsi="Calibri" w:cs="Calibri"/>
                <w:sz w:val="18"/>
                <w:szCs w:val="18"/>
              </w:rPr>
            </w:pPr>
            <w:r w:rsidRPr="008406E0">
              <w:rPr>
                <w:rFonts w:ascii="Calibri" w:eastAsia="Times New Roman" w:hAnsi="Calibri" w:cs="Calibri"/>
                <w:sz w:val="18"/>
                <w:szCs w:val="18"/>
              </w:rPr>
              <w:t>Bathroom</w:t>
            </w:r>
          </w:p>
        </w:tc>
        <w:tc>
          <w:tcPr>
            <w:tcW w:w="8891" w:type="dxa"/>
            <w:gridSpan w:val="15"/>
            <w:tcBorders>
              <w:top w:val="single" w:sz="4" w:space="0" w:color="auto"/>
              <w:left w:val="single" w:sz="4" w:space="0" w:color="auto"/>
              <w:bottom w:val="single" w:sz="4" w:space="0" w:color="auto"/>
              <w:right w:val="single" w:sz="4" w:space="0" w:color="000000"/>
            </w:tcBorders>
            <w:shd w:val="clear" w:color="auto" w:fill="auto"/>
            <w:vAlign w:val="center"/>
            <w:hideMark/>
          </w:tcPr>
          <w:p w14:paraId="30D217C0" w14:textId="57408A30" w:rsidR="00DD214B" w:rsidRPr="008406E0" w:rsidRDefault="00DD214B" w:rsidP="00A00C86">
            <w:pPr>
              <w:rPr>
                <w:rFonts w:ascii="Calibri" w:eastAsia="Times New Roman" w:hAnsi="Calibri" w:cs="Calibri"/>
                <w:sz w:val="18"/>
                <w:szCs w:val="18"/>
              </w:rPr>
            </w:pPr>
            <w:r w:rsidRPr="008406E0">
              <w:rPr>
                <w:rFonts w:ascii="Calibri" w:eastAsia="Times New Roman" w:hAnsi="Calibri" w:cs="Calibri"/>
                <w:sz w:val="18"/>
                <w:szCs w:val="18"/>
              </w:rPr>
              <w:t>50 cfm</w:t>
            </w:r>
          </w:p>
        </w:tc>
      </w:tr>
      <w:tr w:rsidR="00841A90" w:rsidRPr="008406E0" w14:paraId="6DB80695" w14:textId="77777777" w:rsidTr="00A00C86">
        <w:trPr>
          <w:trHeight w:val="61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3FBFC50C" w14:textId="1BFE6383" w:rsidR="00A97C62" w:rsidRPr="008406E0" w:rsidRDefault="00A97C62" w:rsidP="00A97C62">
            <w:pPr>
              <w:rPr>
                <w:rFonts w:ascii="Calibri" w:eastAsia="Times New Roman" w:hAnsi="Calibri" w:cs="Calibri"/>
                <w:b/>
                <w:bCs/>
                <w:sz w:val="18"/>
                <w:szCs w:val="18"/>
              </w:rPr>
            </w:pPr>
            <w:r w:rsidRPr="008406E0">
              <w:rPr>
                <w:rFonts w:ascii="Calibri" w:eastAsia="Times New Roman" w:hAnsi="Calibri" w:cs="Calibri"/>
                <w:b/>
                <w:bCs/>
                <w:sz w:val="18"/>
                <w:szCs w:val="18"/>
              </w:rPr>
              <w:t xml:space="preserve">Table </w:t>
            </w:r>
            <w:r w:rsidR="00FA6053" w:rsidRPr="008406E0">
              <w:rPr>
                <w:rFonts w:ascii="Calibri" w:eastAsia="Times New Roman" w:hAnsi="Calibri" w:cs="Calibri"/>
                <w:b/>
                <w:bCs/>
                <w:sz w:val="18"/>
                <w:szCs w:val="18"/>
              </w:rPr>
              <w:t>1</w:t>
            </w:r>
            <w:r w:rsidR="000956C7" w:rsidRPr="008406E0">
              <w:rPr>
                <w:rFonts w:ascii="Calibri" w:eastAsia="Times New Roman" w:hAnsi="Calibri" w:cs="Calibri"/>
                <w:b/>
                <w:bCs/>
                <w:sz w:val="18"/>
                <w:szCs w:val="18"/>
              </w:rPr>
              <w:t>60.2</w:t>
            </w:r>
            <w:r w:rsidR="00260A1A" w:rsidRPr="008406E0">
              <w:rPr>
                <w:rFonts w:ascii="Calibri" w:eastAsia="Times New Roman" w:hAnsi="Calibri" w:cs="Calibri"/>
                <w:b/>
                <w:bCs/>
                <w:sz w:val="18"/>
                <w:szCs w:val="18"/>
              </w:rPr>
              <w:t>-F</w:t>
            </w:r>
            <w:r w:rsidRPr="008406E0">
              <w:rPr>
                <w:rFonts w:ascii="Calibri" w:eastAsia="Times New Roman" w:hAnsi="Calibri" w:cs="Calibri"/>
                <w:b/>
                <w:bCs/>
                <w:sz w:val="18"/>
                <w:szCs w:val="18"/>
              </w:rPr>
              <w:br/>
              <w:t>Continuous Local Ventilation Exhaust Airflow Rates</w:t>
            </w:r>
          </w:p>
        </w:tc>
      </w:tr>
      <w:tr w:rsidR="00CD5D7A" w:rsidRPr="008406E0" w14:paraId="6BC9D4B7" w14:textId="77777777" w:rsidTr="00A00C86">
        <w:trPr>
          <w:trHeight w:val="530"/>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28F374C8" w14:textId="10EC5EFB" w:rsidR="00CD5D7A" w:rsidRPr="008406E0" w:rsidRDefault="006F361C" w:rsidP="00A97C62">
            <w:pPr>
              <w:rPr>
                <w:rFonts w:ascii="Calibri" w:eastAsia="Times New Roman" w:hAnsi="Calibri" w:cs="Calibri"/>
                <w:b/>
                <w:bCs/>
                <w:sz w:val="18"/>
                <w:szCs w:val="18"/>
              </w:rPr>
            </w:pPr>
            <w:r w:rsidRPr="008406E0">
              <w:rPr>
                <w:rFonts w:ascii="Calibri" w:eastAsia="Times New Roman" w:hAnsi="Calibri" w:cs="Calibri"/>
                <w:b/>
                <w:bCs/>
                <w:sz w:val="18"/>
                <w:szCs w:val="18"/>
              </w:rPr>
              <w:t>Application</w:t>
            </w: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7B043749" w14:textId="643B35CD" w:rsidR="00CD5D7A" w:rsidRPr="008406E0" w:rsidRDefault="000E2262" w:rsidP="00A97C62">
            <w:pPr>
              <w:rPr>
                <w:rFonts w:ascii="Calibri" w:eastAsia="Times New Roman" w:hAnsi="Calibri" w:cs="Calibri"/>
                <w:b/>
                <w:bCs/>
                <w:sz w:val="18"/>
                <w:szCs w:val="18"/>
              </w:rPr>
            </w:pPr>
            <w:r w:rsidRPr="008406E0">
              <w:rPr>
                <w:rFonts w:ascii="Calibri" w:eastAsia="Times New Roman" w:hAnsi="Calibri" w:cs="Calibri"/>
                <w:b/>
                <w:bCs/>
                <w:sz w:val="18"/>
                <w:szCs w:val="18"/>
              </w:rPr>
              <w:t>Airflow</w:t>
            </w:r>
          </w:p>
        </w:tc>
      </w:tr>
      <w:tr w:rsidR="00CD5D7A" w:rsidRPr="008406E0" w14:paraId="781FE578" w14:textId="77777777" w:rsidTr="00A00C86">
        <w:trPr>
          <w:trHeight w:val="359"/>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0842CB04" w14:textId="77777777" w:rsidR="000E2262" w:rsidRPr="008406E0" w:rsidRDefault="000E2262" w:rsidP="000E2262">
            <w:pPr>
              <w:pStyle w:val="Default"/>
              <w:rPr>
                <w:sz w:val="18"/>
                <w:szCs w:val="18"/>
              </w:rPr>
            </w:pPr>
            <w:r w:rsidRPr="008406E0">
              <w:rPr>
                <w:sz w:val="18"/>
                <w:szCs w:val="18"/>
              </w:rPr>
              <w:t xml:space="preserve">Enclosed kitchen </w:t>
            </w:r>
          </w:p>
          <w:p w14:paraId="39A5B63D" w14:textId="77777777" w:rsidR="00CD5D7A" w:rsidRPr="008406E0" w:rsidRDefault="00CD5D7A" w:rsidP="00A97C62">
            <w:pPr>
              <w:rPr>
                <w:rFonts w:ascii="Calibri" w:eastAsia="Times New Roman" w:hAnsi="Calibri" w:cs="Calibri"/>
                <w:b/>
                <w:bCs/>
                <w:sz w:val="18"/>
                <w:szCs w:val="18"/>
              </w:rPr>
            </w:pP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6AD9B227" w14:textId="77777777" w:rsidR="005C706F" w:rsidRPr="008406E0" w:rsidRDefault="005C706F" w:rsidP="005C706F">
            <w:pPr>
              <w:pStyle w:val="Default"/>
              <w:rPr>
                <w:sz w:val="18"/>
                <w:szCs w:val="18"/>
              </w:rPr>
            </w:pPr>
            <w:r w:rsidRPr="008406E0">
              <w:rPr>
                <w:sz w:val="18"/>
                <w:szCs w:val="18"/>
              </w:rPr>
              <w:t xml:space="preserve">5 ach, based on kitchen volume </w:t>
            </w:r>
          </w:p>
          <w:p w14:paraId="1C25FB21" w14:textId="0919B0F1" w:rsidR="00CD5D7A" w:rsidRPr="008406E0" w:rsidRDefault="00CD5D7A" w:rsidP="00A97C62">
            <w:pPr>
              <w:rPr>
                <w:rFonts w:ascii="Calibri" w:eastAsia="Times New Roman" w:hAnsi="Calibri" w:cs="Calibri"/>
                <w:b/>
                <w:bCs/>
                <w:sz w:val="18"/>
                <w:szCs w:val="18"/>
              </w:rPr>
            </w:pPr>
          </w:p>
        </w:tc>
      </w:tr>
      <w:tr w:rsidR="00CD5D7A" w:rsidRPr="008406E0" w14:paraId="074FB7BF" w14:textId="77777777" w:rsidTr="00A00C86">
        <w:trPr>
          <w:trHeight w:val="368"/>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6CA24C49" w14:textId="77777777" w:rsidR="000E2262" w:rsidRPr="008406E0" w:rsidRDefault="000E2262" w:rsidP="000E2262">
            <w:pPr>
              <w:pStyle w:val="Default"/>
              <w:rPr>
                <w:sz w:val="18"/>
                <w:szCs w:val="18"/>
              </w:rPr>
            </w:pPr>
            <w:r w:rsidRPr="008406E0">
              <w:rPr>
                <w:sz w:val="18"/>
                <w:szCs w:val="18"/>
              </w:rPr>
              <w:t xml:space="preserve">Bathroom </w:t>
            </w:r>
          </w:p>
          <w:p w14:paraId="73379146" w14:textId="77777777" w:rsidR="00CD5D7A" w:rsidRPr="008406E0" w:rsidRDefault="00CD5D7A" w:rsidP="00A97C62">
            <w:pPr>
              <w:rPr>
                <w:rFonts w:ascii="Calibri" w:eastAsia="Times New Roman" w:hAnsi="Calibri" w:cs="Calibri"/>
                <w:b/>
                <w:bCs/>
                <w:sz w:val="18"/>
                <w:szCs w:val="18"/>
              </w:rPr>
            </w:pPr>
          </w:p>
        </w:tc>
        <w:tc>
          <w:tcPr>
            <w:tcW w:w="6930"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018BF2C0" w14:textId="58D80336" w:rsidR="005C706F" w:rsidRPr="008406E0" w:rsidRDefault="005C706F" w:rsidP="005C706F">
            <w:pPr>
              <w:pStyle w:val="Default"/>
              <w:rPr>
                <w:sz w:val="18"/>
                <w:szCs w:val="18"/>
              </w:rPr>
            </w:pPr>
            <w:r w:rsidRPr="008406E0">
              <w:rPr>
                <w:sz w:val="18"/>
                <w:szCs w:val="18"/>
              </w:rPr>
              <w:t>20 cfm</w:t>
            </w:r>
          </w:p>
          <w:p w14:paraId="2D288A55" w14:textId="070F5B8B" w:rsidR="00CD5D7A" w:rsidRPr="008406E0" w:rsidRDefault="00CD5D7A" w:rsidP="00A97C62">
            <w:pPr>
              <w:rPr>
                <w:rFonts w:ascii="Calibri" w:eastAsia="Times New Roman" w:hAnsi="Calibri" w:cs="Calibri"/>
                <w:b/>
                <w:bCs/>
                <w:sz w:val="18"/>
                <w:szCs w:val="18"/>
              </w:rPr>
            </w:pPr>
          </w:p>
        </w:tc>
      </w:tr>
      <w:tr w:rsidR="00841A90" w:rsidRPr="008406E0" w14:paraId="129C3F00" w14:textId="77777777" w:rsidTr="00A00C86">
        <w:trPr>
          <w:trHeight w:val="61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6FB4E84A" w14:textId="68B2202F" w:rsidR="0017687A" w:rsidRPr="008406E0" w:rsidRDefault="0017687A" w:rsidP="0017687A">
            <w:pPr>
              <w:rPr>
                <w:rFonts w:ascii="Calibri" w:eastAsia="Times New Roman" w:hAnsi="Calibri" w:cs="Calibri"/>
                <w:b/>
                <w:bCs/>
                <w:sz w:val="18"/>
                <w:szCs w:val="18"/>
              </w:rPr>
            </w:pPr>
            <w:r w:rsidRPr="008406E0">
              <w:rPr>
                <w:rFonts w:ascii="Calibri" w:eastAsia="Times New Roman" w:hAnsi="Calibri" w:cs="Calibri"/>
                <w:b/>
                <w:bCs/>
                <w:sz w:val="18"/>
                <w:szCs w:val="18"/>
              </w:rPr>
              <w:t>Table 1</w:t>
            </w:r>
            <w:r w:rsidR="000956C7" w:rsidRPr="008406E0">
              <w:rPr>
                <w:rFonts w:ascii="Calibri" w:eastAsia="Times New Roman" w:hAnsi="Calibri" w:cs="Calibri"/>
                <w:b/>
                <w:bCs/>
                <w:sz w:val="18"/>
                <w:szCs w:val="18"/>
              </w:rPr>
              <w:t>60.2</w:t>
            </w:r>
            <w:r w:rsidRPr="008406E0">
              <w:rPr>
                <w:rFonts w:ascii="Calibri" w:eastAsia="Times New Roman" w:hAnsi="Calibri" w:cs="Calibri"/>
                <w:b/>
                <w:bCs/>
                <w:sz w:val="18"/>
                <w:szCs w:val="18"/>
              </w:rPr>
              <w:t xml:space="preserve">-G </w:t>
            </w:r>
          </w:p>
          <w:p w14:paraId="538C41CD" w14:textId="39438E3F" w:rsidR="00A97C62" w:rsidRPr="008406E0" w:rsidRDefault="0017687A" w:rsidP="0017687A">
            <w:pPr>
              <w:rPr>
                <w:rFonts w:ascii="Calibri" w:eastAsia="Times New Roman" w:hAnsi="Calibri" w:cs="Calibri"/>
                <w:b/>
                <w:bCs/>
                <w:sz w:val="18"/>
                <w:szCs w:val="18"/>
              </w:rPr>
            </w:pPr>
            <w:r w:rsidRPr="008406E0">
              <w:rPr>
                <w:rFonts w:ascii="Calibri" w:eastAsia="Times New Roman" w:hAnsi="Calibri" w:cs="Calibri"/>
                <w:b/>
                <w:bCs/>
                <w:sz w:val="18"/>
                <w:szCs w:val="18"/>
              </w:rPr>
              <w:t>Kitchen Range Hood Airflow Rates (cfm) and ASTM E3087 Capture Efficiency (CE) Ratings According to Dwelling Unit Floor Area and Kitchen Range Fuel Type</w:t>
            </w:r>
          </w:p>
        </w:tc>
      </w:tr>
      <w:tr w:rsidR="00E07024" w:rsidRPr="008406E0" w14:paraId="149F8E60" w14:textId="77777777" w:rsidTr="00A00C86">
        <w:trPr>
          <w:trHeight w:val="467"/>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429E1058" w14:textId="77777777" w:rsidR="001831AF" w:rsidRPr="008406E0" w:rsidRDefault="001831AF" w:rsidP="001831AF">
            <w:pPr>
              <w:pStyle w:val="Default"/>
              <w:jc w:val="center"/>
              <w:rPr>
                <w:sz w:val="18"/>
                <w:szCs w:val="18"/>
              </w:rPr>
            </w:pPr>
            <w:r w:rsidRPr="008406E0">
              <w:rPr>
                <w:b/>
                <w:bCs/>
                <w:sz w:val="18"/>
                <w:szCs w:val="18"/>
              </w:rPr>
              <w:t>Dwelling Unit Floor Area (ft</w:t>
            </w:r>
            <w:r w:rsidRPr="008406E0">
              <w:rPr>
                <w:b/>
                <w:bCs/>
                <w:sz w:val="18"/>
                <w:szCs w:val="18"/>
                <w:vertAlign w:val="superscript"/>
              </w:rPr>
              <w:t>2</w:t>
            </w:r>
            <w:r w:rsidRPr="008406E0">
              <w:rPr>
                <w:b/>
                <w:bCs/>
                <w:sz w:val="18"/>
                <w:szCs w:val="18"/>
              </w:rPr>
              <w:t xml:space="preserve">) </w:t>
            </w:r>
          </w:p>
          <w:p w14:paraId="0A2D46C1" w14:textId="77777777" w:rsidR="00E07024" w:rsidRPr="008406E0" w:rsidRDefault="00E07024" w:rsidP="00C736C5">
            <w:pPr>
              <w:jc w:val="center"/>
              <w:rPr>
                <w:rFonts w:ascii="Calibri" w:eastAsia="Times New Roman" w:hAnsi="Calibri" w:cs="Calibri"/>
                <w:b/>
                <w:bCs/>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2D141B24" w14:textId="77777777" w:rsidR="001831AF" w:rsidRPr="008406E0" w:rsidRDefault="001831AF" w:rsidP="001831AF">
            <w:pPr>
              <w:pStyle w:val="Default"/>
              <w:jc w:val="center"/>
              <w:rPr>
                <w:sz w:val="18"/>
                <w:szCs w:val="18"/>
              </w:rPr>
            </w:pPr>
            <w:r w:rsidRPr="008406E0">
              <w:rPr>
                <w:b/>
                <w:bCs/>
                <w:sz w:val="18"/>
                <w:szCs w:val="18"/>
              </w:rPr>
              <w:t xml:space="preserve">Hood Over Electric Range </w:t>
            </w:r>
          </w:p>
          <w:p w14:paraId="413F51B9" w14:textId="77777777" w:rsidR="00E07024" w:rsidRPr="008406E0" w:rsidRDefault="00E07024" w:rsidP="00C736C5">
            <w:pPr>
              <w:jc w:val="center"/>
              <w:rPr>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E2D9425" w14:textId="77777777" w:rsidR="001831AF" w:rsidRPr="008406E0" w:rsidRDefault="001831AF" w:rsidP="001831AF">
            <w:pPr>
              <w:pStyle w:val="Default"/>
              <w:jc w:val="center"/>
              <w:rPr>
                <w:sz w:val="18"/>
                <w:szCs w:val="18"/>
              </w:rPr>
            </w:pPr>
            <w:r w:rsidRPr="008406E0">
              <w:rPr>
                <w:b/>
                <w:bCs/>
                <w:sz w:val="18"/>
                <w:szCs w:val="18"/>
              </w:rPr>
              <w:t xml:space="preserve">Hood Over Natural Gas Range </w:t>
            </w:r>
          </w:p>
          <w:p w14:paraId="1B187725" w14:textId="5B1B4BFF" w:rsidR="00E07024" w:rsidRPr="008406E0" w:rsidRDefault="00E07024" w:rsidP="00C736C5">
            <w:pPr>
              <w:jc w:val="center"/>
              <w:rPr>
                <w:rFonts w:ascii="Calibri" w:eastAsia="Times New Roman" w:hAnsi="Calibri" w:cs="Calibri"/>
                <w:b/>
                <w:bCs/>
                <w:sz w:val="18"/>
                <w:szCs w:val="18"/>
              </w:rPr>
            </w:pPr>
          </w:p>
        </w:tc>
      </w:tr>
      <w:tr w:rsidR="000B0CCF" w:rsidRPr="008406E0" w14:paraId="09C28EF9" w14:textId="77777777" w:rsidTr="00A00C86">
        <w:trPr>
          <w:trHeight w:val="467"/>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7953D990" w14:textId="77777777" w:rsidR="00D33C6E" w:rsidRPr="008406E0" w:rsidRDefault="00D33C6E" w:rsidP="00D33C6E">
            <w:pPr>
              <w:pStyle w:val="Default"/>
              <w:jc w:val="center"/>
              <w:rPr>
                <w:sz w:val="18"/>
                <w:szCs w:val="18"/>
              </w:rPr>
            </w:pPr>
            <w:r w:rsidRPr="008406E0">
              <w:rPr>
                <w:sz w:val="18"/>
                <w:szCs w:val="18"/>
              </w:rPr>
              <w:lastRenderedPageBreak/>
              <w:t xml:space="preserve">&gt;1500 </w:t>
            </w:r>
          </w:p>
          <w:p w14:paraId="13A6C316" w14:textId="77777777" w:rsidR="000B0CCF" w:rsidRPr="008406E0" w:rsidRDefault="000B0CCF" w:rsidP="00C736C5">
            <w:pPr>
              <w:jc w:val="center"/>
              <w:rPr>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29BF20A" w14:textId="77777777" w:rsidR="00A23733" w:rsidRPr="008406E0" w:rsidRDefault="00A23733" w:rsidP="00A23733">
            <w:pPr>
              <w:pStyle w:val="Default"/>
              <w:jc w:val="center"/>
              <w:rPr>
                <w:sz w:val="18"/>
                <w:szCs w:val="18"/>
              </w:rPr>
            </w:pPr>
            <w:r w:rsidRPr="008406E0">
              <w:rPr>
                <w:sz w:val="18"/>
                <w:szCs w:val="18"/>
              </w:rPr>
              <w:t xml:space="preserve">50% CE or 110 cfm </w:t>
            </w:r>
          </w:p>
          <w:p w14:paraId="7F96DC16" w14:textId="77777777" w:rsidR="000B0CCF" w:rsidRPr="008406E0" w:rsidRDefault="000B0CCF" w:rsidP="00C736C5">
            <w:pPr>
              <w:jc w:val="center"/>
              <w:rPr>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9862191" w14:textId="303C7F59" w:rsidR="000B0CCF" w:rsidRPr="008406E0" w:rsidRDefault="00BE2B81" w:rsidP="00C736C5">
            <w:pPr>
              <w:jc w:val="center"/>
              <w:rPr>
                <w:rFonts w:ascii="Calibri" w:hAnsi="Calibri" w:cs="Calibri"/>
                <w:color w:val="000000"/>
                <w:sz w:val="18"/>
                <w:szCs w:val="18"/>
              </w:rPr>
            </w:pPr>
            <w:r w:rsidRPr="008406E0">
              <w:rPr>
                <w:rFonts w:ascii="Calibri" w:hAnsi="Calibri" w:cs="Calibri"/>
                <w:color w:val="000000"/>
                <w:sz w:val="18"/>
                <w:szCs w:val="18"/>
              </w:rPr>
              <w:t>70% CE or 180 cfm</w:t>
            </w:r>
          </w:p>
        </w:tc>
      </w:tr>
      <w:tr w:rsidR="000B0CCF" w:rsidRPr="008406E0" w14:paraId="7777C090" w14:textId="77777777" w:rsidTr="00A00C86">
        <w:trPr>
          <w:trHeight w:val="467"/>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2E5628A7" w14:textId="13AB26FF" w:rsidR="00D33C6E" w:rsidRPr="008406E0" w:rsidRDefault="00636352" w:rsidP="00D33C6E">
            <w:pPr>
              <w:pStyle w:val="Default"/>
              <w:jc w:val="center"/>
              <w:rPr>
                <w:sz w:val="18"/>
                <w:szCs w:val="18"/>
              </w:rPr>
            </w:pPr>
            <w:r w:rsidRPr="008406E0">
              <w:rPr>
                <w:sz w:val="18"/>
                <w:szCs w:val="18"/>
              </w:rPr>
              <w:t>&gt;</w:t>
            </w:r>
            <w:r w:rsidR="00A00C86" w:rsidRPr="008406E0">
              <w:rPr>
                <w:sz w:val="18"/>
                <w:szCs w:val="18"/>
              </w:rPr>
              <w:t>1000 - 1500</w:t>
            </w:r>
            <w:r w:rsidR="00D33C6E" w:rsidRPr="008406E0">
              <w:rPr>
                <w:sz w:val="18"/>
                <w:szCs w:val="18"/>
              </w:rPr>
              <w:t xml:space="preserve"> </w:t>
            </w:r>
          </w:p>
          <w:p w14:paraId="0081875A" w14:textId="77777777" w:rsidR="000B0CCF" w:rsidRPr="008406E0" w:rsidRDefault="000B0CCF" w:rsidP="00C736C5">
            <w:pPr>
              <w:jc w:val="center"/>
              <w:rPr>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6988C04C" w14:textId="77777777" w:rsidR="00A23733" w:rsidRPr="008406E0" w:rsidRDefault="00A23733" w:rsidP="00A23733">
            <w:pPr>
              <w:pStyle w:val="Default"/>
              <w:jc w:val="center"/>
              <w:rPr>
                <w:sz w:val="18"/>
                <w:szCs w:val="18"/>
              </w:rPr>
            </w:pPr>
            <w:r w:rsidRPr="008406E0">
              <w:rPr>
                <w:sz w:val="18"/>
                <w:szCs w:val="18"/>
              </w:rPr>
              <w:t xml:space="preserve">50% CE or 110 cfm </w:t>
            </w:r>
          </w:p>
          <w:p w14:paraId="04324870" w14:textId="77777777" w:rsidR="000B0CCF" w:rsidRPr="008406E0" w:rsidRDefault="000B0CCF" w:rsidP="00C736C5">
            <w:pPr>
              <w:jc w:val="center"/>
              <w:rPr>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1811A1C5" w14:textId="6E649D58" w:rsidR="000B0CCF" w:rsidRPr="008406E0" w:rsidRDefault="00BE2B81" w:rsidP="00C736C5">
            <w:pPr>
              <w:jc w:val="center"/>
              <w:rPr>
                <w:rFonts w:ascii="Calibri" w:hAnsi="Calibri" w:cs="Calibri"/>
                <w:color w:val="000000"/>
                <w:sz w:val="18"/>
                <w:szCs w:val="18"/>
              </w:rPr>
            </w:pPr>
            <w:r w:rsidRPr="008406E0">
              <w:rPr>
                <w:rFonts w:ascii="Calibri" w:hAnsi="Calibri" w:cs="Calibri"/>
                <w:color w:val="000000"/>
                <w:sz w:val="18"/>
                <w:szCs w:val="18"/>
              </w:rPr>
              <w:t>80% CE or 250 cfm</w:t>
            </w:r>
          </w:p>
        </w:tc>
      </w:tr>
      <w:tr w:rsidR="000B0CCF" w:rsidRPr="008406E0" w14:paraId="5DC9481B" w14:textId="77777777" w:rsidTr="00A00C86">
        <w:trPr>
          <w:trHeight w:val="467"/>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0D2F78AA" w14:textId="77777777" w:rsidR="00A23733" w:rsidRPr="008406E0" w:rsidRDefault="00A23733" w:rsidP="00A23733">
            <w:pPr>
              <w:pStyle w:val="Default"/>
              <w:jc w:val="center"/>
              <w:rPr>
                <w:sz w:val="18"/>
                <w:szCs w:val="18"/>
              </w:rPr>
            </w:pPr>
            <w:r w:rsidRPr="008406E0">
              <w:rPr>
                <w:sz w:val="18"/>
                <w:szCs w:val="18"/>
              </w:rPr>
              <w:t xml:space="preserve">750 - 1000 </w:t>
            </w:r>
          </w:p>
          <w:p w14:paraId="0F62017E" w14:textId="77777777" w:rsidR="000B0CCF" w:rsidRPr="008406E0" w:rsidRDefault="000B0CCF" w:rsidP="00C736C5">
            <w:pPr>
              <w:jc w:val="center"/>
              <w:rPr>
                <w:rFonts w:ascii="Calibri" w:hAnsi="Calibri" w:cs="Calibri"/>
                <w:color w:val="000000"/>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7ED6D3F7" w14:textId="77777777" w:rsidR="00642A5F" w:rsidRPr="008406E0" w:rsidRDefault="00642A5F" w:rsidP="00642A5F">
            <w:pPr>
              <w:pStyle w:val="Default"/>
              <w:jc w:val="center"/>
              <w:rPr>
                <w:sz w:val="18"/>
                <w:szCs w:val="18"/>
              </w:rPr>
            </w:pPr>
            <w:r w:rsidRPr="008406E0">
              <w:rPr>
                <w:sz w:val="18"/>
                <w:szCs w:val="18"/>
              </w:rPr>
              <w:t xml:space="preserve">55% CE or 130 cfm </w:t>
            </w:r>
          </w:p>
          <w:p w14:paraId="3DDFF193" w14:textId="77777777" w:rsidR="000B0CCF" w:rsidRPr="008406E0" w:rsidRDefault="000B0CCF" w:rsidP="00C736C5">
            <w:pPr>
              <w:jc w:val="center"/>
              <w:rPr>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44EABC37" w14:textId="77777777" w:rsidR="00BE2B81" w:rsidRPr="008406E0" w:rsidRDefault="00BE2B81" w:rsidP="00BE2B81">
            <w:pPr>
              <w:pStyle w:val="Default"/>
              <w:jc w:val="center"/>
              <w:rPr>
                <w:sz w:val="18"/>
                <w:szCs w:val="18"/>
              </w:rPr>
            </w:pPr>
            <w:r w:rsidRPr="008406E0">
              <w:rPr>
                <w:sz w:val="18"/>
                <w:szCs w:val="18"/>
              </w:rPr>
              <w:t xml:space="preserve">85% CE or 280 cfm </w:t>
            </w:r>
          </w:p>
          <w:p w14:paraId="53437416" w14:textId="77777777" w:rsidR="000B0CCF" w:rsidRPr="008406E0" w:rsidRDefault="000B0CCF" w:rsidP="00C736C5">
            <w:pPr>
              <w:jc w:val="center"/>
              <w:rPr>
                <w:rFonts w:ascii="Calibri" w:hAnsi="Calibri" w:cs="Calibri"/>
                <w:color w:val="000000"/>
                <w:sz w:val="18"/>
                <w:szCs w:val="18"/>
              </w:rPr>
            </w:pPr>
          </w:p>
        </w:tc>
      </w:tr>
      <w:tr w:rsidR="000B0CCF" w:rsidRPr="008406E0" w14:paraId="10DDECA2" w14:textId="77777777" w:rsidTr="00A00C86">
        <w:trPr>
          <w:trHeight w:val="467"/>
          <w:jc w:val="center"/>
        </w:trPr>
        <w:tc>
          <w:tcPr>
            <w:tcW w:w="3865" w:type="dxa"/>
            <w:gridSpan w:val="5"/>
            <w:tcBorders>
              <w:top w:val="single" w:sz="4" w:space="0" w:color="auto"/>
              <w:left w:val="single" w:sz="4" w:space="0" w:color="auto"/>
              <w:bottom w:val="single" w:sz="4" w:space="0" w:color="auto"/>
              <w:right w:val="single" w:sz="4" w:space="0" w:color="000000"/>
            </w:tcBorders>
            <w:vAlign w:val="center"/>
          </w:tcPr>
          <w:p w14:paraId="63601A8D" w14:textId="77777777" w:rsidR="00A23733" w:rsidRPr="008406E0" w:rsidRDefault="00A23733" w:rsidP="00A23733">
            <w:pPr>
              <w:pStyle w:val="Default"/>
              <w:jc w:val="center"/>
              <w:rPr>
                <w:sz w:val="18"/>
                <w:szCs w:val="18"/>
              </w:rPr>
            </w:pPr>
            <w:r w:rsidRPr="008406E0">
              <w:rPr>
                <w:sz w:val="18"/>
                <w:szCs w:val="18"/>
              </w:rPr>
              <w:t xml:space="preserve">&lt;750 </w:t>
            </w:r>
          </w:p>
          <w:p w14:paraId="1CC9D4DC" w14:textId="77777777" w:rsidR="000B0CCF" w:rsidRPr="008406E0" w:rsidRDefault="000B0CCF" w:rsidP="00C736C5">
            <w:pPr>
              <w:jc w:val="center"/>
              <w:rPr>
                <w:rFonts w:ascii="Calibri" w:eastAsia="Times New Roman" w:hAnsi="Calibri" w:cs="Calibri"/>
                <w:b/>
                <w:bCs/>
                <w:sz w:val="18"/>
                <w:szCs w:val="18"/>
              </w:rPr>
            </w:pPr>
          </w:p>
        </w:tc>
        <w:tc>
          <w:tcPr>
            <w:tcW w:w="3600" w:type="dxa"/>
            <w:gridSpan w:val="6"/>
            <w:tcBorders>
              <w:top w:val="single" w:sz="4" w:space="0" w:color="auto"/>
              <w:left w:val="single" w:sz="4" w:space="0" w:color="auto"/>
              <w:bottom w:val="single" w:sz="4" w:space="0" w:color="auto"/>
              <w:right w:val="single" w:sz="4" w:space="0" w:color="auto"/>
            </w:tcBorders>
            <w:vAlign w:val="center"/>
          </w:tcPr>
          <w:p w14:paraId="550545E1" w14:textId="77777777" w:rsidR="00642A5F" w:rsidRPr="008406E0" w:rsidRDefault="00642A5F" w:rsidP="00642A5F">
            <w:pPr>
              <w:pStyle w:val="Default"/>
              <w:jc w:val="center"/>
              <w:rPr>
                <w:sz w:val="18"/>
                <w:szCs w:val="18"/>
              </w:rPr>
            </w:pPr>
            <w:r w:rsidRPr="008406E0">
              <w:rPr>
                <w:sz w:val="18"/>
                <w:szCs w:val="18"/>
              </w:rPr>
              <w:t xml:space="preserve">65% CE or 160 cfm </w:t>
            </w:r>
          </w:p>
          <w:p w14:paraId="05F7CBB9" w14:textId="77777777" w:rsidR="000B0CCF" w:rsidRPr="008406E0" w:rsidRDefault="000B0CCF" w:rsidP="00C736C5">
            <w:pPr>
              <w:jc w:val="center"/>
              <w:rPr>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4914AAB" w14:textId="77777777" w:rsidR="00C736C5" w:rsidRPr="008406E0" w:rsidRDefault="00C736C5" w:rsidP="00C736C5">
            <w:pPr>
              <w:pStyle w:val="Default"/>
              <w:jc w:val="center"/>
              <w:rPr>
                <w:sz w:val="18"/>
                <w:szCs w:val="18"/>
              </w:rPr>
            </w:pPr>
            <w:r w:rsidRPr="008406E0">
              <w:rPr>
                <w:sz w:val="18"/>
                <w:szCs w:val="18"/>
              </w:rPr>
              <w:t xml:space="preserve">85% CE or 280 cfm </w:t>
            </w:r>
          </w:p>
          <w:p w14:paraId="0E4F3CD8" w14:textId="77777777" w:rsidR="000B0CCF" w:rsidRPr="008406E0" w:rsidRDefault="000B0CCF" w:rsidP="00C736C5">
            <w:pPr>
              <w:jc w:val="center"/>
              <w:rPr>
                <w:rFonts w:ascii="Calibri" w:eastAsia="Times New Roman" w:hAnsi="Calibri" w:cs="Calibri"/>
                <w:b/>
                <w:bCs/>
                <w:sz w:val="18"/>
                <w:szCs w:val="18"/>
              </w:rPr>
            </w:pPr>
          </w:p>
        </w:tc>
      </w:tr>
      <w:tr w:rsidR="003938ED" w:rsidRPr="008406E0" w14:paraId="04118281" w14:textId="77777777" w:rsidTr="00A00C86">
        <w:trPr>
          <w:trHeight w:val="61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tcPr>
          <w:p w14:paraId="3D8CA49A" w14:textId="7C2FA5FE" w:rsidR="003938ED" w:rsidRPr="008406E0" w:rsidRDefault="003938ED" w:rsidP="003938ED">
            <w:pPr>
              <w:rPr>
                <w:rFonts w:ascii="Calibri" w:eastAsia="Times New Roman" w:hAnsi="Calibri" w:cs="Calibri"/>
                <w:b/>
                <w:bCs/>
                <w:sz w:val="18"/>
                <w:szCs w:val="18"/>
              </w:rPr>
            </w:pPr>
            <w:r w:rsidRPr="008406E0">
              <w:rPr>
                <w:rFonts w:ascii="Calibri" w:eastAsia="Times New Roman" w:hAnsi="Calibri" w:cs="Calibri"/>
                <w:b/>
                <w:bCs/>
                <w:sz w:val="18"/>
                <w:szCs w:val="18"/>
              </w:rPr>
              <w:t xml:space="preserve">Table </w:t>
            </w:r>
            <w:r w:rsidR="00887256" w:rsidRPr="008406E0">
              <w:rPr>
                <w:rFonts w:ascii="Calibri" w:eastAsia="Times New Roman" w:hAnsi="Calibri" w:cs="Calibri"/>
                <w:b/>
                <w:bCs/>
                <w:sz w:val="18"/>
                <w:szCs w:val="18"/>
              </w:rPr>
              <w:t>1</w:t>
            </w:r>
            <w:r w:rsidR="008359C1" w:rsidRPr="008406E0">
              <w:rPr>
                <w:rFonts w:ascii="Calibri" w:eastAsia="Times New Roman" w:hAnsi="Calibri" w:cs="Calibri"/>
                <w:b/>
                <w:bCs/>
                <w:sz w:val="18"/>
                <w:szCs w:val="18"/>
              </w:rPr>
              <w:t>60.2</w:t>
            </w:r>
            <w:r w:rsidRPr="008406E0">
              <w:rPr>
                <w:rFonts w:ascii="Calibri" w:eastAsia="Times New Roman" w:hAnsi="Calibri" w:cs="Calibri"/>
                <w:b/>
                <w:bCs/>
                <w:sz w:val="18"/>
                <w:szCs w:val="18"/>
              </w:rPr>
              <w:t>-H</w:t>
            </w:r>
          </w:p>
          <w:p w14:paraId="7A9D6AA7" w14:textId="3FB22939" w:rsidR="003938ED" w:rsidRPr="008406E0" w:rsidRDefault="00D34D15" w:rsidP="003938ED">
            <w:pPr>
              <w:rPr>
                <w:rFonts w:ascii="Calibri" w:eastAsia="Times New Roman" w:hAnsi="Calibri" w:cs="Calibri"/>
                <w:b/>
                <w:bCs/>
                <w:sz w:val="18"/>
                <w:szCs w:val="18"/>
              </w:rPr>
            </w:pPr>
            <w:r w:rsidRPr="008406E0">
              <w:rPr>
                <w:rFonts w:ascii="Calibri" w:eastAsia="Times New Roman" w:hAnsi="Calibri" w:cs="Calibri"/>
                <w:b/>
                <w:bCs/>
                <w:sz w:val="18"/>
                <w:szCs w:val="18"/>
              </w:rPr>
              <w:t>Prescriptive Ventilation System Duct Sizing</w:t>
            </w:r>
          </w:p>
        </w:tc>
      </w:tr>
      <w:tr w:rsidR="00A00C86" w:rsidRPr="008406E0" w14:paraId="5DE49007" w14:textId="77777777" w:rsidTr="00A00C86">
        <w:trPr>
          <w:trHeight w:val="660"/>
          <w:jc w:val="center"/>
        </w:trPr>
        <w:tc>
          <w:tcPr>
            <w:tcW w:w="1973"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16C31595" w14:textId="05D9AE13"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Fan Airflow Rating, CFM at minimum static pressure of</w:t>
            </w:r>
            <w:r w:rsidRPr="008406E0">
              <w:rPr>
                <w:rFonts w:ascii="Calibri" w:eastAsia="Times New Roman" w:hAnsi="Calibri" w:cs="Calibri"/>
                <w:sz w:val="18"/>
                <w:szCs w:val="18"/>
              </w:rPr>
              <w:br/>
              <w:t xml:space="preserve">0.25 in. </w:t>
            </w:r>
            <w:r w:rsidR="004735D0" w:rsidRPr="008406E0">
              <w:rPr>
                <w:rFonts w:ascii="Calibri" w:eastAsia="Times New Roman" w:hAnsi="Calibri" w:cs="Calibri"/>
                <w:sz w:val="18"/>
                <w:szCs w:val="18"/>
              </w:rPr>
              <w:t>water</w:t>
            </w:r>
          </w:p>
        </w:tc>
        <w:tc>
          <w:tcPr>
            <w:tcW w:w="599" w:type="dxa"/>
            <w:tcBorders>
              <w:top w:val="nil"/>
              <w:left w:val="nil"/>
              <w:bottom w:val="single" w:sz="4" w:space="0" w:color="auto"/>
              <w:right w:val="single" w:sz="4" w:space="0" w:color="auto"/>
            </w:tcBorders>
            <w:shd w:val="clear" w:color="auto" w:fill="auto"/>
            <w:vAlign w:val="center"/>
            <w:hideMark/>
          </w:tcPr>
          <w:p w14:paraId="6972BAAB" w14:textId="498D74B5" w:rsidR="00841A90" w:rsidRPr="008406E0" w:rsidRDefault="00A97C62" w:rsidP="00841A90">
            <w:pPr>
              <w:jc w:val="right"/>
              <w:rPr>
                <w:rFonts w:ascii="Calibri" w:eastAsia="Times New Roman" w:hAnsi="Calibri" w:cs="Calibri"/>
                <w:sz w:val="18"/>
                <w:szCs w:val="18"/>
              </w:rPr>
            </w:pPr>
            <w:r w:rsidRPr="008406E0">
              <w:rPr>
                <w:rFonts w:ascii="Calibri" w:eastAsia="Times New Roman" w:hAnsi="Calibri" w:cs="Calibri"/>
                <w:sz w:val="18"/>
                <w:szCs w:val="18"/>
              </w:rPr>
              <w:t xml:space="preserve">≤50 </w:t>
            </w:r>
          </w:p>
          <w:p w14:paraId="551FA468" w14:textId="7C1FC26D" w:rsidR="00A97C62" w:rsidRPr="008406E0" w:rsidRDefault="00A97C62" w:rsidP="00841A90">
            <w:pPr>
              <w:jc w:val="right"/>
              <w:rPr>
                <w:rFonts w:ascii="Calibri" w:eastAsia="Times New Roman" w:hAnsi="Calibri" w:cs="Calibri"/>
                <w:sz w:val="18"/>
                <w:szCs w:val="18"/>
              </w:rPr>
            </w:pPr>
            <w:r w:rsidRPr="008406E0">
              <w:rPr>
                <w:rFonts w:ascii="Calibri" w:eastAsia="Times New Roman" w:hAnsi="Calibri" w:cs="Calibri"/>
                <w:sz w:val="18"/>
                <w:szCs w:val="18"/>
              </w:rPr>
              <w:t>(25)</w:t>
            </w:r>
          </w:p>
        </w:tc>
        <w:tc>
          <w:tcPr>
            <w:tcW w:w="663" w:type="dxa"/>
            <w:tcBorders>
              <w:top w:val="nil"/>
              <w:left w:val="nil"/>
              <w:bottom w:val="single" w:sz="4" w:space="0" w:color="auto"/>
              <w:right w:val="single" w:sz="4" w:space="0" w:color="auto"/>
            </w:tcBorders>
            <w:shd w:val="clear" w:color="auto" w:fill="auto"/>
            <w:vAlign w:val="center"/>
            <w:hideMark/>
          </w:tcPr>
          <w:p w14:paraId="39F31B39" w14:textId="02A5268E"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≤80 (40)</w:t>
            </w:r>
          </w:p>
        </w:tc>
        <w:tc>
          <w:tcPr>
            <w:tcW w:w="630" w:type="dxa"/>
            <w:tcBorders>
              <w:top w:val="nil"/>
              <w:left w:val="nil"/>
              <w:bottom w:val="single" w:sz="4" w:space="0" w:color="auto"/>
              <w:right w:val="single" w:sz="4" w:space="0" w:color="auto"/>
            </w:tcBorders>
            <w:shd w:val="clear" w:color="auto" w:fill="auto"/>
            <w:vAlign w:val="center"/>
            <w:hideMark/>
          </w:tcPr>
          <w:p w14:paraId="3E6833B2" w14:textId="7B9FF8F0"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≤100 (50)</w:t>
            </w:r>
          </w:p>
        </w:tc>
        <w:tc>
          <w:tcPr>
            <w:tcW w:w="630" w:type="dxa"/>
            <w:tcBorders>
              <w:top w:val="nil"/>
              <w:left w:val="nil"/>
              <w:bottom w:val="single" w:sz="4" w:space="0" w:color="auto"/>
              <w:right w:val="single" w:sz="4" w:space="0" w:color="auto"/>
            </w:tcBorders>
            <w:shd w:val="clear" w:color="auto" w:fill="auto"/>
            <w:vAlign w:val="center"/>
            <w:hideMark/>
          </w:tcPr>
          <w:p w14:paraId="3E941346" w14:textId="2768A479"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≤125 (60)</w:t>
            </w:r>
          </w:p>
        </w:tc>
        <w:tc>
          <w:tcPr>
            <w:tcW w:w="630" w:type="dxa"/>
            <w:tcBorders>
              <w:top w:val="nil"/>
              <w:left w:val="nil"/>
              <w:bottom w:val="single" w:sz="4" w:space="0" w:color="auto"/>
              <w:right w:val="single" w:sz="4" w:space="0" w:color="auto"/>
            </w:tcBorders>
            <w:shd w:val="clear" w:color="auto" w:fill="auto"/>
            <w:vAlign w:val="center"/>
            <w:hideMark/>
          </w:tcPr>
          <w:p w14:paraId="51B43594" w14:textId="449690C4"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≤150 (70)</w:t>
            </w:r>
          </w:p>
        </w:tc>
        <w:tc>
          <w:tcPr>
            <w:tcW w:w="630" w:type="dxa"/>
            <w:tcBorders>
              <w:top w:val="nil"/>
              <w:left w:val="nil"/>
              <w:bottom w:val="single" w:sz="4" w:space="0" w:color="auto"/>
              <w:right w:val="single" w:sz="4" w:space="0" w:color="auto"/>
            </w:tcBorders>
            <w:shd w:val="clear" w:color="auto" w:fill="auto"/>
            <w:vAlign w:val="center"/>
            <w:hideMark/>
          </w:tcPr>
          <w:p w14:paraId="5B900C01" w14:textId="73DDF0F8" w:rsidR="0046078E" w:rsidRPr="008406E0" w:rsidRDefault="0046078E" w:rsidP="0046078E">
            <w:pPr>
              <w:autoSpaceDE w:val="0"/>
              <w:autoSpaceDN w:val="0"/>
              <w:adjustRightInd w:val="0"/>
              <w:rPr>
                <w:rFonts w:ascii="TimesNewRomanPSMT" w:eastAsia="SymbolMT" w:hAnsi="TimesNewRomanPSMT" w:cs="TimesNewRomanPSMT"/>
                <w:sz w:val="18"/>
                <w:szCs w:val="18"/>
              </w:rPr>
            </w:pPr>
            <w:r w:rsidRPr="008406E0">
              <w:rPr>
                <w:rFonts w:ascii="Calibri" w:eastAsia="Times New Roman" w:hAnsi="Calibri" w:cs="Calibri"/>
                <w:sz w:val="18"/>
                <w:szCs w:val="18"/>
              </w:rPr>
              <w:t>≤</w:t>
            </w:r>
            <w:r w:rsidRPr="008406E0">
              <w:rPr>
                <w:rFonts w:ascii="TimesNewRomanPSMT" w:eastAsia="SymbolMT" w:hAnsi="TimesNewRomanPSMT" w:cs="TimesNewRomanPSMT"/>
                <w:sz w:val="18"/>
                <w:szCs w:val="18"/>
              </w:rPr>
              <w:t>175</w:t>
            </w:r>
          </w:p>
          <w:p w14:paraId="09783DBE" w14:textId="4029668B" w:rsidR="00A97C62" w:rsidRPr="008406E0" w:rsidRDefault="0046078E" w:rsidP="0046078E">
            <w:pPr>
              <w:rPr>
                <w:rFonts w:ascii="Calibri" w:eastAsia="Times New Roman" w:hAnsi="Calibri" w:cs="Calibri"/>
                <w:color w:val="000000"/>
                <w:sz w:val="18"/>
                <w:szCs w:val="18"/>
              </w:rPr>
            </w:pPr>
            <w:r w:rsidRPr="008406E0">
              <w:rPr>
                <w:rFonts w:ascii="TimesNewRomanPSMT" w:eastAsia="SymbolMT" w:hAnsi="TimesNewRomanPSMT" w:cs="TimesNewRomanPSMT"/>
                <w:sz w:val="18"/>
                <w:szCs w:val="18"/>
              </w:rPr>
              <w:t>(85)</w:t>
            </w:r>
          </w:p>
        </w:tc>
        <w:tc>
          <w:tcPr>
            <w:tcW w:w="720" w:type="dxa"/>
            <w:tcBorders>
              <w:top w:val="nil"/>
              <w:left w:val="nil"/>
              <w:bottom w:val="single" w:sz="4" w:space="0" w:color="auto"/>
              <w:right w:val="single" w:sz="4" w:space="0" w:color="auto"/>
            </w:tcBorders>
            <w:shd w:val="clear" w:color="auto" w:fill="auto"/>
            <w:vAlign w:val="center"/>
            <w:hideMark/>
          </w:tcPr>
          <w:p w14:paraId="64E566BB" w14:textId="6E8EFCA7"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≤200 (95)</w:t>
            </w:r>
          </w:p>
        </w:tc>
        <w:tc>
          <w:tcPr>
            <w:tcW w:w="720" w:type="dxa"/>
            <w:tcBorders>
              <w:top w:val="nil"/>
              <w:left w:val="nil"/>
              <w:bottom w:val="single" w:sz="4" w:space="0" w:color="auto"/>
              <w:right w:val="single" w:sz="4" w:space="0" w:color="auto"/>
            </w:tcBorders>
            <w:shd w:val="clear" w:color="auto" w:fill="auto"/>
            <w:vAlign w:val="center"/>
            <w:hideMark/>
          </w:tcPr>
          <w:p w14:paraId="4FA3036D" w14:textId="17151660"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≤250 (120)</w:t>
            </w:r>
          </w:p>
        </w:tc>
        <w:tc>
          <w:tcPr>
            <w:tcW w:w="720" w:type="dxa"/>
            <w:gridSpan w:val="2"/>
            <w:tcBorders>
              <w:top w:val="nil"/>
              <w:left w:val="nil"/>
              <w:bottom w:val="single" w:sz="4" w:space="0" w:color="auto"/>
              <w:right w:val="single" w:sz="4" w:space="0" w:color="auto"/>
            </w:tcBorders>
            <w:shd w:val="clear" w:color="auto" w:fill="auto"/>
            <w:vAlign w:val="center"/>
            <w:hideMark/>
          </w:tcPr>
          <w:p w14:paraId="3BC7513A" w14:textId="51361B69"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≤350 (165)</w:t>
            </w:r>
          </w:p>
        </w:tc>
        <w:tc>
          <w:tcPr>
            <w:tcW w:w="720" w:type="dxa"/>
            <w:tcBorders>
              <w:top w:val="nil"/>
              <w:left w:val="nil"/>
              <w:bottom w:val="single" w:sz="4" w:space="0" w:color="auto"/>
              <w:right w:val="single" w:sz="4" w:space="0" w:color="auto"/>
            </w:tcBorders>
            <w:shd w:val="clear" w:color="auto" w:fill="auto"/>
            <w:vAlign w:val="center"/>
            <w:hideMark/>
          </w:tcPr>
          <w:p w14:paraId="6883F5BC" w14:textId="1C3D3445"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≤400 (190)</w:t>
            </w:r>
          </w:p>
        </w:tc>
        <w:tc>
          <w:tcPr>
            <w:tcW w:w="720" w:type="dxa"/>
            <w:tcBorders>
              <w:top w:val="nil"/>
              <w:left w:val="nil"/>
              <w:bottom w:val="single" w:sz="4" w:space="0" w:color="auto"/>
              <w:right w:val="single" w:sz="4" w:space="0" w:color="auto"/>
            </w:tcBorders>
            <w:shd w:val="clear" w:color="auto" w:fill="auto"/>
            <w:vAlign w:val="center"/>
            <w:hideMark/>
          </w:tcPr>
          <w:p w14:paraId="29771B12" w14:textId="71E0597B"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≤450 (210)</w:t>
            </w:r>
          </w:p>
        </w:tc>
        <w:tc>
          <w:tcPr>
            <w:tcW w:w="720" w:type="dxa"/>
            <w:tcBorders>
              <w:top w:val="nil"/>
              <w:left w:val="nil"/>
              <w:bottom w:val="single" w:sz="4" w:space="0" w:color="auto"/>
              <w:right w:val="single" w:sz="4" w:space="0" w:color="auto"/>
            </w:tcBorders>
            <w:shd w:val="clear" w:color="auto" w:fill="auto"/>
            <w:vAlign w:val="center"/>
            <w:hideMark/>
          </w:tcPr>
          <w:p w14:paraId="595638FC" w14:textId="62A43B1B" w:rsidR="00A97C62"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≤700 (330)</w:t>
            </w:r>
          </w:p>
        </w:tc>
        <w:tc>
          <w:tcPr>
            <w:tcW w:w="720" w:type="dxa"/>
            <w:tcBorders>
              <w:top w:val="nil"/>
              <w:left w:val="nil"/>
              <w:bottom w:val="single" w:sz="4" w:space="0" w:color="auto"/>
              <w:right w:val="single" w:sz="4" w:space="0" w:color="auto"/>
            </w:tcBorders>
            <w:shd w:val="clear" w:color="auto" w:fill="auto"/>
            <w:vAlign w:val="center"/>
            <w:hideMark/>
          </w:tcPr>
          <w:p w14:paraId="7CC2D3C7" w14:textId="4882FB29" w:rsidR="00841A90" w:rsidRPr="008406E0" w:rsidRDefault="00A97C62" w:rsidP="00A97C62">
            <w:pPr>
              <w:rPr>
                <w:rFonts w:ascii="Calibri" w:eastAsia="Times New Roman" w:hAnsi="Calibri" w:cs="Calibri"/>
                <w:sz w:val="18"/>
                <w:szCs w:val="18"/>
              </w:rPr>
            </w:pPr>
            <w:r w:rsidRPr="008406E0">
              <w:rPr>
                <w:rFonts w:ascii="Calibri" w:eastAsia="Times New Roman" w:hAnsi="Calibri" w:cs="Calibri"/>
                <w:sz w:val="18"/>
                <w:szCs w:val="18"/>
              </w:rPr>
              <w:t>≤800</w:t>
            </w:r>
          </w:p>
          <w:p w14:paraId="5BD50545" w14:textId="6BA9D39B" w:rsidR="00A97C62" w:rsidRPr="008406E0" w:rsidRDefault="00841A90" w:rsidP="00A97C62">
            <w:pPr>
              <w:rPr>
                <w:rFonts w:ascii="Calibri" w:eastAsia="Times New Roman" w:hAnsi="Calibri" w:cs="Calibri"/>
                <w:sz w:val="18"/>
                <w:szCs w:val="18"/>
              </w:rPr>
            </w:pPr>
            <w:r w:rsidRPr="008406E0">
              <w:rPr>
                <w:rFonts w:ascii="Calibri" w:eastAsia="Times New Roman" w:hAnsi="Calibri" w:cs="Calibri"/>
                <w:sz w:val="18"/>
                <w:szCs w:val="18"/>
              </w:rPr>
              <w:t>(</w:t>
            </w:r>
            <w:r w:rsidR="00A97C62" w:rsidRPr="008406E0">
              <w:rPr>
                <w:rFonts w:ascii="Calibri" w:eastAsia="Times New Roman" w:hAnsi="Calibri" w:cs="Calibri"/>
                <w:sz w:val="18"/>
                <w:szCs w:val="18"/>
              </w:rPr>
              <w:t>380)</w:t>
            </w:r>
          </w:p>
        </w:tc>
      </w:tr>
      <w:tr w:rsidR="00CD17A2" w:rsidRPr="008406E0" w14:paraId="6AFDD3BF" w14:textId="77777777" w:rsidTr="00A00C86">
        <w:trPr>
          <w:trHeight w:val="360"/>
          <w:jc w:val="center"/>
        </w:trPr>
        <w:tc>
          <w:tcPr>
            <w:tcW w:w="1973"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F5FFF6C" w14:textId="77777777" w:rsidR="00A97C62" w:rsidRPr="008406E0" w:rsidRDefault="00A97C62" w:rsidP="00A97C62">
            <w:pPr>
              <w:rPr>
                <w:rFonts w:ascii="Calibri" w:eastAsia="Times New Roman" w:hAnsi="Calibri" w:cs="Calibri"/>
                <w:b/>
                <w:bCs/>
                <w:sz w:val="18"/>
                <w:szCs w:val="18"/>
              </w:rPr>
            </w:pPr>
            <w:r w:rsidRPr="008406E0">
              <w:rPr>
                <w:rFonts w:ascii="Calibri" w:eastAsia="Times New Roman" w:hAnsi="Calibri" w:cs="Calibri"/>
                <w:b/>
                <w:bCs/>
                <w:sz w:val="18"/>
                <w:szCs w:val="18"/>
              </w:rPr>
              <w:t>Duct Type</w:t>
            </w:r>
          </w:p>
        </w:tc>
        <w:tc>
          <w:tcPr>
            <w:tcW w:w="8822" w:type="dxa"/>
            <w:gridSpan w:val="14"/>
            <w:tcBorders>
              <w:top w:val="single" w:sz="4" w:space="0" w:color="auto"/>
              <w:left w:val="nil"/>
              <w:bottom w:val="single" w:sz="4" w:space="0" w:color="auto"/>
              <w:right w:val="single" w:sz="4" w:space="0" w:color="auto"/>
            </w:tcBorders>
            <w:shd w:val="clear" w:color="auto" w:fill="auto"/>
            <w:hideMark/>
          </w:tcPr>
          <w:p w14:paraId="20D6C986" w14:textId="77777777" w:rsidR="00A97C62" w:rsidRPr="008406E0" w:rsidRDefault="00A97C62" w:rsidP="00A97C62">
            <w:pPr>
              <w:rPr>
                <w:rFonts w:ascii="Calibri" w:eastAsia="Times New Roman" w:hAnsi="Calibri" w:cs="Calibri"/>
                <w:color w:val="000000"/>
                <w:sz w:val="18"/>
                <w:szCs w:val="18"/>
              </w:rPr>
            </w:pPr>
            <w:r w:rsidRPr="008406E0">
              <w:rPr>
                <w:rFonts w:ascii="Calibri" w:eastAsia="Times New Roman" w:hAnsi="Calibri" w:cs="Calibri"/>
                <w:b/>
                <w:bCs/>
                <w:sz w:val="18"/>
                <w:szCs w:val="18"/>
              </w:rPr>
              <w:t xml:space="preserve">Minimum Duct Diameter, in. (mm) </w:t>
            </w:r>
            <w:proofErr w:type="spellStart"/>
            <w:proofErr w:type="gramStart"/>
            <w:r w:rsidRPr="008406E0">
              <w:rPr>
                <w:rFonts w:ascii="Calibri" w:eastAsia="Times New Roman" w:hAnsi="Calibri" w:cs="Calibri"/>
                <w:b/>
                <w:bCs/>
                <w:sz w:val="18"/>
                <w:szCs w:val="18"/>
                <w:vertAlign w:val="superscript"/>
              </w:rPr>
              <w:t>a,b</w:t>
            </w:r>
            <w:proofErr w:type="spellEnd"/>
            <w:proofErr w:type="gramEnd"/>
          </w:p>
        </w:tc>
      </w:tr>
      <w:tr w:rsidR="00CD5D7A" w:rsidRPr="008406E0" w14:paraId="3CBE38E0" w14:textId="77777777" w:rsidTr="00A00C86">
        <w:trPr>
          <w:trHeight w:val="300"/>
          <w:jc w:val="center"/>
        </w:trPr>
        <w:tc>
          <w:tcPr>
            <w:tcW w:w="1973" w:type="dxa"/>
            <w:gridSpan w:val="2"/>
            <w:tcBorders>
              <w:top w:val="single" w:sz="4" w:space="0" w:color="auto"/>
              <w:left w:val="single" w:sz="4" w:space="0" w:color="auto"/>
              <w:bottom w:val="single" w:sz="4" w:space="0" w:color="000000"/>
              <w:right w:val="nil"/>
            </w:tcBorders>
            <w:shd w:val="clear" w:color="auto" w:fill="auto"/>
            <w:hideMark/>
          </w:tcPr>
          <w:p w14:paraId="26B13DD3" w14:textId="77777777" w:rsidR="00A97C62" w:rsidRPr="008406E0" w:rsidRDefault="00A97C62" w:rsidP="00A97C62">
            <w:pPr>
              <w:rPr>
                <w:rFonts w:asciiTheme="minorHAnsi" w:eastAsia="Times New Roman" w:hAnsiTheme="minorHAnsi" w:cstheme="minorHAnsi"/>
                <w:sz w:val="18"/>
                <w:szCs w:val="18"/>
              </w:rPr>
            </w:pPr>
            <w:r w:rsidRPr="008406E0">
              <w:rPr>
                <w:rFonts w:asciiTheme="minorHAnsi" w:eastAsia="Times New Roman" w:hAnsiTheme="minorHAnsi" w:cstheme="minorHAnsi"/>
                <w:sz w:val="18"/>
                <w:szCs w:val="18"/>
              </w:rPr>
              <w:t>Rigid duct</w:t>
            </w:r>
          </w:p>
        </w:tc>
        <w:tc>
          <w:tcPr>
            <w:tcW w:w="5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9D511" w14:textId="2EAC2BCE" w:rsidR="00841A90" w:rsidRPr="008406E0" w:rsidRDefault="00A97C62" w:rsidP="00C736C5">
            <w:pPr>
              <w:rPr>
                <w:rFonts w:asciiTheme="minorHAnsi" w:eastAsia="Times New Roman" w:hAnsiTheme="minorHAnsi" w:cstheme="minorHAnsi"/>
                <w:sz w:val="18"/>
                <w:szCs w:val="18"/>
              </w:rPr>
            </w:pPr>
            <w:r w:rsidRPr="008406E0">
              <w:rPr>
                <w:rFonts w:asciiTheme="minorHAnsi" w:eastAsia="Times New Roman" w:hAnsiTheme="minorHAnsi" w:cstheme="minorHAnsi"/>
                <w:sz w:val="18"/>
                <w:szCs w:val="18"/>
              </w:rPr>
              <w:t>4</w:t>
            </w:r>
            <w:r w:rsidR="001147D5" w:rsidRPr="008406E0">
              <w:rPr>
                <w:rFonts w:asciiTheme="minorHAnsi" w:eastAsia="Times New Roman" w:hAnsiTheme="minorHAnsi" w:cstheme="minorHAnsi"/>
                <w:sz w:val="18"/>
                <w:szCs w:val="18"/>
                <w:vertAlign w:val="superscript"/>
              </w:rPr>
              <w:t>e</w:t>
            </w:r>
            <w:r w:rsidRPr="008406E0">
              <w:rPr>
                <w:rFonts w:asciiTheme="minorHAnsi" w:eastAsia="Times New Roman" w:hAnsiTheme="minorHAnsi" w:cstheme="minorHAnsi"/>
                <w:sz w:val="18"/>
                <w:szCs w:val="18"/>
              </w:rPr>
              <w:t xml:space="preserve"> </w:t>
            </w:r>
            <w:r w:rsidR="00236ABC" w:rsidRPr="008406E0">
              <w:rPr>
                <w:rFonts w:asciiTheme="minorHAnsi" w:eastAsia="Times New Roman" w:hAnsiTheme="minorHAnsi" w:cstheme="minorHAnsi"/>
                <w:sz w:val="18"/>
                <w:szCs w:val="18"/>
              </w:rPr>
              <w:t xml:space="preserve"> </w:t>
            </w:r>
          </w:p>
          <w:p w14:paraId="789D8FCE" w14:textId="22CDDCBC" w:rsidR="00A97C62" w:rsidRPr="008406E0" w:rsidRDefault="00841A90" w:rsidP="00C736C5">
            <w:pPr>
              <w:rPr>
                <w:rFonts w:asciiTheme="minorHAnsi" w:eastAsia="Times New Roman" w:hAnsiTheme="minorHAnsi" w:cstheme="minorHAnsi"/>
                <w:sz w:val="18"/>
                <w:szCs w:val="18"/>
              </w:rPr>
            </w:pPr>
            <w:r w:rsidRPr="008406E0">
              <w:rPr>
                <w:rFonts w:asciiTheme="minorHAnsi" w:eastAsia="Times New Roman" w:hAnsiTheme="minorHAnsi" w:cstheme="minorHAnsi"/>
                <w:color w:val="000000"/>
                <w:sz w:val="18"/>
                <w:szCs w:val="18"/>
              </w:rPr>
              <w:t>(100)</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FA2CEF7" w14:textId="7CC246B5"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5</w:t>
            </w:r>
            <w:r w:rsidR="00841A90" w:rsidRPr="008406E0">
              <w:rPr>
                <w:rFonts w:asciiTheme="minorHAnsi" w:eastAsia="Times New Roman" w:hAnsiTheme="minorHAnsi" w:cstheme="minorHAnsi"/>
                <w:color w:val="000000"/>
                <w:sz w:val="18"/>
                <w:szCs w:val="18"/>
              </w:rPr>
              <w:t xml:space="preserve"> (125)</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33EAC0C2" w14:textId="092C985D"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5</w:t>
            </w:r>
            <w:r w:rsidR="00841A90" w:rsidRPr="008406E0">
              <w:rPr>
                <w:rFonts w:asciiTheme="minorHAnsi" w:eastAsia="Times New Roman" w:hAnsiTheme="minorHAnsi" w:cstheme="minorHAnsi"/>
                <w:color w:val="000000"/>
                <w:sz w:val="18"/>
                <w:szCs w:val="18"/>
              </w:rPr>
              <w:t xml:space="preserve"> (125) </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4FF1A2F3" w14:textId="744FDED3"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6</w:t>
            </w:r>
            <w:r w:rsidR="00841A90" w:rsidRPr="008406E0">
              <w:rPr>
                <w:rFonts w:asciiTheme="minorHAnsi" w:eastAsia="Times New Roman" w:hAnsiTheme="minorHAnsi" w:cstheme="minorHAnsi"/>
                <w:color w:val="000000"/>
                <w:sz w:val="18"/>
                <w:szCs w:val="18"/>
              </w:rPr>
              <w:t xml:space="preserve"> (150)</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04052144" w14:textId="6B7925D7"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6</w:t>
            </w:r>
            <w:r w:rsidR="00841A90" w:rsidRPr="008406E0">
              <w:rPr>
                <w:rFonts w:asciiTheme="minorHAnsi" w:eastAsia="Times New Roman" w:hAnsiTheme="minorHAnsi" w:cstheme="minorHAnsi"/>
                <w:color w:val="000000"/>
                <w:sz w:val="18"/>
                <w:szCs w:val="18"/>
              </w:rPr>
              <w:t xml:space="preserve"> (150)</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53D9F123" w14:textId="30C5C695"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7</w:t>
            </w:r>
            <w:r w:rsidR="00841A90" w:rsidRPr="008406E0">
              <w:rPr>
                <w:rFonts w:asciiTheme="minorHAnsi" w:eastAsia="Times New Roman" w:hAnsiTheme="minorHAnsi" w:cstheme="minorHAnsi"/>
                <w:color w:val="000000"/>
                <w:sz w:val="18"/>
                <w:szCs w:val="18"/>
              </w:rPr>
              <w:t xml:space="preserve"> (180)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B04B7D6" w14:textId="6CDECC13"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7</w:t>
            </w:r>
            <w:r w:rsidR="00841A90" w:rsidRPr="008406E0">
              <w:rPr>
                <w:rFonts w:asciiTheme="minorHAnsi" w:eastAsia="Times New Roman" w:hAnsiTheme="minorHAnsi" w:cstheme="minorHAnsi"/>
                <w:color w:val="000000"/>
                <w:sz w:val="18"/>
                <w:szCs w:val="18"/>
              </w:rPr>
              <w:t xml:space="preserve"> (180)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F0D6AB4" w14:textId="49AE5479"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8</w:t>
            </w:r>
            <w:r w:rsidR="00841A90" w:rsidRPr="008406E0">
              <w:rPr>
                <w:rFonts w:asciiTheme="minorHAnsi" w:eastAsia="Times New Roman" w:hAnsiTheme="minorHAnsi" w:cstheme="minorHAnsi"/>
                <w:color w:val="000000"/>
                <w:sz w:val="18"/>
                <w:szCs w:val="18"/>
              </w:rPr>
              <w:t xml:space="preserve"> (205)</w:t>
            </w:r>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C34CD7" w14:textId="656D835A"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9</w:t>
            </w:r>
            <w:r w:rsidR="00841A90" w:rsidRPr="008406E0">
              <w:rPr>
                <w:rFonts w:asciiTheme="minorHAnsi" w:eastAsia="Times New Roman" w:hAnsiTheme="minorHAnsi" w:cstheme="minorHAnsi"/>
                <w:color w:val="000000"/>
                <w:sz w:val="18"/>
                <w:szCs w:val="18"/>
              </w:rPr>
              <w:t xml:space="preserve"> (230)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F679897" w14:textId="65D45A37"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10</w:t>
            </w:r>
            <w:r w:rsidR="00841A90" w:rsidRPr="008406E0">
              <w:rPr>
                <w:rFonts w:asciiTheme="minorHAnsi" w:eastAsia="Times New Roman" w:hAnsiTheme="minorHAnsi" w:cstheme="minorHAnsi"/>
                <w:color w:val="000000"/>
                <w:sz w:val="18"/>
                <w:szCs w:val="18"/>
              </w:rPr>
              <w:t xml:space="preserve"> (255)</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455B371" w14:textId="00235619"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10</w:t>
            </w:r>
            <w:r w:rsidR="00841A90" w:rsidRPr="008406E0">
              <w:rPr>
                <w:rFonts w:asciiTheme="minorHAnsi" w:eastAsia="Times New Roman" w:hAnsiTheme="minorHAnsi" w:cstheme="minorHAnsi"/>
                <w:color w:val="000000"/>
                <w:sz w:val="18"/>
                <w:szCs w:val="18"/>
              </w:rPr>
              <w:t xml:space="preserve"> (255)</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6D1E70A" w14:textId="507271FA" w:rsidR="00A97C62" w:rsidRPr="008406E0" w:rsidRDefault="00A97C62" w:rsidP="00A97C62">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12</w:t>
            </w:r>
            <w:r w:rsidR="00841A90" w:rsidRPr="008406E0">
              <w:rPr>
                <w:rFonts w:asciiTheme="minorHAnsi" w:eastAsia="Times New Roman" w:hAnsiTheme="minorHAnsi" w:cstheme="minorHAnsi"/>
                <w:color w:val="000000"/>
                <w:sz w:val="18"/>
                <w:szCs w:val="18"/>
              </w:rPr>
              <w:t xml:space="preserve"> (305)</w:t>
            </w:r>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0F74608F" w14:textId="77777777" w:rsidR="00A97C62" w:rsidRPr="008406E0" w:rsidRDefault="00A97C62" w:rsidP="00A97C62">
            <w:pPr>
              <w:rPr>
                <w:rFonts w:asciiTheme="minorHAnsi" w:eastAsia="Times New Roman" w:hAnsiTheme="minorHAnsi" w:cstheme="minorHAnsi"/>
                <w:sz w:val="18"/>
                <w:szCs w:val="18"/>
                <w:vertAlign w:val="superscript"/>
              </w:rPr>
            </w:pPr>
            <w:r w:rsidRPr="008406E0">
              <w:rPr>
                <w:rFonts w:asciiTheme="minorHAnsi" w:eastAsia="Times New Roman" w:hAnsiTheme="minorHAnsi" w:cstheme="minorHAnsi"/>
                <w:sz w:val="18"/>
                <w:szCs w:val="18"/>
              </w:rPr>
              <w:t xml:space="preserve">12 </w:t>
            </w:r>
            <w:r w:rsidRPr="008406E0">
              <w:rPr>
                <w:rFonts w:asciiTheme="minorHAnsi" w:eastAsia="Times New Roman" w:hAnsiTheme="minorHAnsi" w:cstheme="minorHAnsi"/>
                <w:sz w:val="18"/>
                <w:szCs w:val="18"/>
                <w:vertAlign w:val="superscript"/>
              </w:rPr>
              <w:t>d</w:t>
            </w:r>
            <w:r w:rsidR="00841A90" w:rsidRPr="008406E0">
              <w:rPr>
                <w:rFonts w:asciiTheme="minorHAnsi" w:eastAsia="Times New Roman" w:hAnsiTheme="minorHAnsi" w:cstheme="minorHAnsi"/>
                <w:sz w:val="18"/>
                <w:szCs w:val="18"/>
                <w:vertAlign w:val="superscript"/>
              </w:rPr>
              <w:t xml:space="preserve">   </w:t>
            </w:r>
          </w:p>
          <w:p w14:paraId="6D996789" w14:textId="13CD4936" w:rsidR="00841A90" w:rsidRPr="008406E0" w:rsidRDefault="00841A90" w:rsidP="00A97C62">
            <w:pPr>
              <w:rPr>
                <w:rFonts w:asciiTheme="minorHAnsi" w:eastAsia="Times New Roman" w:hAnsiTheme="minorHAnsi" w:cstheme="minorHAnsi"/>
                <w:sz w:val="18"/>
                <w:szCs w:val="18"/>
              </w:rPr>
            </w:pPr>
            <w:r w:rsidRPr="008406E0">
              <w:rPr>
                <w:rFonts w:asciiTheme="minorHAnsi" w:eastAsia="Times New Roman" w:hAnsiTheme="minorHAnsi" w:cstheme="minorHAnsi"/>
                <w:color w:val="000000"/>
                <w:sz w:val="18"/>
                <w:szCs w:val="18"/>
              </w:rPr>
              <w:t>(305)</w:t>
            </w:r>
          </w:p>
        </w:tc>
      </w:tr>
      <w:tr w:rsidR="00C736C5" w:rsidRPr="008406E0" w14:paraId="6ACE3EF7" w14:textId="77777777" w:rsidTr="00A00C86">
        <w:trPr>
          <w:trHeight w:val="300"/>
          <w:jc w:val="center"/>
        </w:trPr>
        <w:tc>
          <w:tcPr>
            <w:tcW w:w="1973" w:type="dxa"/>
            <w:gridSpan w:val="2"/>
            <w:tcBorders>
              <w:top w:val="single" w:sz="4" w:space="0" w:color="auto"/>
              <w:left w:val="single" w:sz="4" w:space="0" w:color="auto"/>
              <w:bottom w:val="single" w:sz="4" w:space="0" w:color="000000"/>
              <w:right w:val="nil"/>
            </w:tcBorders>
            <w:shd w:val="clear" w:color="auto" w:fill="auto"/>
            <w:vAlign w:val="center"/>
            <w:hideMark/>
          </w:tcPr>
          <w:p w14:paraId="79D32BDC" w14:textId="77777777" w:rsidR="00841A90" w:rsidRPr="008406E0" w:rsidRDefault="00841A90" w:rsidP="00841A90">
            <w:pPr>
              <w:rPr>
                <w:rFonts w:asciiTheme="minorHAnsi" w:eastAsia="Times New Roman" w:hAnsiTheme="minorHAnsi" w:cstheme="minorHAnsi"/>
                <w:sz w:val="18"/>
                <w:szCs w:val="18"/>
              </w:rPr>
            </w:pPr>
            <w:r w:rsidRPr="008406E0">
              <w:rPr>
                <w:rFonts w:asciiTheme="minorHAnsi" w:eastAsia="Times New Roman" w:hAnsiTheme="minorHAnsi" w:cstheme="minorHAnsi"/>
                <w:sz w:val="18"/>
                <w:szCs w:val="18"/>
              </w:rPr>
              <w:t xml:space="preserve">Flex duct </w:t>
            </w:r>
            <w:r w:rsidRPr="008406E0">
              <w:rPr>
                <w:rFonts w:asciiTheme="minorHAnsi" w:eastAsia="Times New Roman" w:hAnsiTheme="minorHAnsi" w:cstheme="minorHAnsi"/>
                <w:sz w:val="18"/>
                <w:szCs w:val="18"/>
                <w:vertAlign w:val="superscript"/>
              </w:rPr>
              <w:t>c</w:t>
            </w:r>
          </w:p>
        </w:tc>
        <w:tc>
          <w:tcPr>
            <w:tcW w:w="599" w:type="dxa"/>
            <w:tcBorders>
              <w:top w:val="single" w:sz="4" w:space="0" w:color="auto"/>
              <w:left w:val="single" w:sz="4" w:space="0" w:color="auto"/>
              <w:bottom w:val="single" w:sz="4" w:space="0" w:color="auto"/>
              <w:right w:val="single" w:sz="4" w:space="0" w:color="auto"/>
            </w:tcBorders>
            <w:shd w:val="clear" w:color="auto" w:fill="auto"/>
            <w:noWrap/>
            <w:hideMark/>
          </w:tcPr>
          <w:p w14:paraId="2E669341" w14:textId="77777777" w:rsidR="00841A90" w:rsidRPr="008406E0" w:rsidRDefault="00841A90" w:rsidP="003E5DDB">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 xml:space="preserve">4 </w:t>
            </w:r>
          </w:p>
          <w:p w14:paraId="354691CE" w14:textId="322AC8D0" w:rsidR="00841A90" w:rsidRPr="008406E0" w:rsidRDefault="00841A90" w:rsidP="00841A90">
            <w:pPr>
              <w:jc w:val="right"/>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(100)</w:t>
            </w:r>
          </w:p>
        </w:tc>
        <w:tc>
          <w:tcPr>
            <w:tcW w:w="663" w:type="dxa"/>
            <w:tcBorders>
              <w:top w:val="single" w:sz="4" w:space="0" w:color="auto"/>
              <w:left w:val="nil"/>
              <w:bottom w:val="single" w:sz="4" w:space="0" w:color="auto"/>
              <w:right w:val="single" w:sz="4" w:space="0" w:color="auto"/>
            </w:tcBorders>
            <w:shd w:val="clear" w:color="auto" w:fill="auto"/>
            <w:noWrap/>
            <w:hideMark/>
          </w:tcPr>
          <w:p w14:paraId="6F54617A" w14:textId="31CB7596"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5 (125)</w:t>
            </w:r>
          </w:p>
        </w:tc>
        <w:tc>
          <w:tcPr>
            <w:tcW w:w="630" w:type="dxa"/>
            <w:tcBorders>
              <w:top w:val="single" w:sz="4" w:space="0" w:color="auto"/>
              <w:left w:val="nil"/>
              <w:bottom w:val="single" w:sz="4" w:space="0" w:color="auto"/>
              <w:right w:val="single" w:sz="4" w:space="0" w:color="auto"/>
            </w:tcBorders>
            <w:shd w:val="clear" w:color="auto" w:fill="auto"/>
            <w:noWrap/>
            <w:hideMark/>
          </w:tcPr>
          <w:p w14:paraId="132C76C4" w14:textId="4B00067F" w:rsidR="00841A90" w:rsidRPr="008406E0" w:rsidRDefault="00C23508"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6</w:t>
            </w:r>
            <w:r w:rsidR="00841A90" w:rsidRPr="008406E0">
              <w:rPr>
                <w:rFonts w:asciiTheme="minorHAnsi" w:eastAsia="Times New Roman" w:hAnsiTheme="minorHAnsi" w:cstheme="minorHAnsi"/>
                <w:color w:val="000000"/>
                <w:sz w:val="18"/>
                <w:szCs w:val="18"/>
              </w:rPr>
              <w:t xml:space="preserve"> (150)</w:t>
            </w:r>
          </w:p>
        </w:tc>
        <w:tc>
          <w:tcPr>
            <w:tcW w:w="630" w:type="dxa"/>
            <w:tcBorders>
              <w:top w:val="single" w:sz="4" w:space="0" w:color="auto"/>
              <w:left w:val="nil"/>
              <w:bottom w:val="single" w:sz="4" w:space="0" w:color="auto"/>
              <w:right w:val="single" w:sz="4" w:space="0" w:color="auto"/>
            </w:tcBorders>
            <w:shd w:val="clear" w:color="auto" w:fill="auto"/>
            <w:noWrap/>
            <w:hideMark/>
          </w:tcPr>
          <w:p w14:paraId="2BD4F0FB" w14:textId="7BE46A77"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6 (150)</w:t>
            </w:r>
          </w:p>
        </w:tc>
        <w:tc>
          <w:tcPr>
            <w:tcW w:w="630" w:type="dxa"/>
            <w:tcBorders>
              <w:top w:val="single" w:sz="4" w:space="0" w:color="auto"/>
              <w:left w:val="nil"/>
              <w:bottom w:val="single" w:sz="4" w:space="0" w:color="auto"/>
              <w:right w:val="single" w:sz="4" w:space="0" w:color="auto"/>
            </w:tcBorders>
            <w:shd w:val="clear" w:color="auto" w:fill="auto"/>
            <w:noWrap/>
            <w:hideMark/>
          </w:tcPr>
          <w:p w14:paraId="232D945E" w14:textId="77026440"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7 (150)</w:t>
            </w:r>
          </w:p>
        </w:tc>
        <w:tc>
          <w:tcPr>
            <w:tcW w:w="630" w:type="dxa"/>
            <w:tcBorders>
              <w:top w:val="single" w:sz="4" w:space="0" w:color="auto"/>
              <w:left w:val="nil"/>
              <w:bottom w:val="single" w:sz="4" w:space="0" w:color="auto"/>
              <w:right w:val="single" w:sz="4" w:space="0" w:color="auto"/>
            </w:tcBorders>
            <w:shd w:val="clear" w:color="auto" w:fill="auto"/>
            <w:noWrap/>
            <w:hideMark/>
          </w:tcPr>
          <w:p w14:paraId="26A1A30E" w14:textId="247FF738"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7 (180)</w:t>
            </w:r>
          </w:p>
        </w:tc>
        <w:tc>
          <w:tcPr>
            <w:tcW w:w="720" w:type="dxa"/>
            <w:tcBorders>
              <w:top w:val="single" w:sz="4" w:space="0" w:color="auto"/>
              <w:left w:val="nil"/>
              <w:bottom w:val="single" w:sz="4" w:space="0" w:color="auto"/>
              <w:right w:val="single" w:sz="4" w:space="0" w:color="auto"/>
            </w:tcBorders>
            <w:shd w:val="clear" w:color="auto" w:fill="auto"/>
            <w:noWrap/>
            <w:hideMark/>
          </w:tcPr>
          <w:p w14:paraId="21F91FD0" w14:textId="4591FF1C"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8 (205)</w:t>
            </w:r>
          </w:p>
        </w:tc>
        <w:tc>
          <w:tcPr>
            <w:tcW w:w="720" w:type="dxa"/>
            <w:tcBorders>
              <w:top w:val="single" w:sz="4" w:space="0" w:color="auto"/>
              <w:left w:val="nil"/>
              <w:bottom w:val="single" w:sz="4" w:space="0" w:color="auto"/>
              <w:right w:val="single" w:sz="4" w:space="0" w:color="auto"/>
            </w:tcBorders>
            <w:shd w:val="clear" w:color="auto" w:fill="auto"/>
            <w:noWrap/>
            <w:hideMark/>
          </w:tcPr>
          <w:p w14:paraId="6D462C3A" w14:textId="2D41F604"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8 (205)</w:t>
            </w:r>
          </w:p>
        </w:tc>
        <w:tc>
          <w:tcPr>
            <w:tcW w:w="720" w:type="dxa"/>
            <w:gridSpan w:val="2"/>
            <w:tcBorders>
              <w:top w:val="single" w:sz="4" w:space="0" w:color="auto"/>
              <w:left w:val="nil"/>
              <w:bottom w:val="single" w:sz="4" w:space="0" w:color="auto"/>
              <w:right w:val="single" w:sz="4" w:space="0" w:color="auto"/>
            </w:tcBorders>
            <w:shd w:val="clear" w:color="auto" w:fill="auto"/>
            <w:noWrap/>
            <w:hideMark/>
          </w:tcPr>
          <w:p w14:paraId="381B99B8" w14:textId="6303667C"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9 (230)</w:t>
            </w:r>
          </w:p>
        </w:tc>
        <w:tc>
          <w:tcPr>
            <w:tcW w:w="720" w:type="dxa"/>
            <w:tcBorders>
              <w:top w:val="single" w:sz="4" w:space="0" w:color="auto"/>
              <w:left w:val="nil"/>
              <w:bottom w:val="single" w:sz="4" w:space="0" w:color="auto"/>
              <w:right w:val="single" w:sz="4" w:space="0" w:color="auto"/>
            </w:tcBorders>
            <w:shd w:val="clear" w:color="auto" w:fill="auto"/>
            <w:noWrap/>
            <w:hideMark/>
          </w:tcPr>
          <w:p w14:paraId="15E4EA02" w14:textId="5B05E3A4"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10 (255)</w:t>
            </w:r>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09F2111E" w14:textId="00910826"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 xml:space="preserve">NP </w:t>
            </w:r>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26875CD4" w14:textId="3E200287"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 xml:space="preserve">NP </w:t>
            </w:r>
          </w:p>
        </w:tc>
        <w:tc>
          <w:tcPr>
            <w:tcW w:w="720" w:type="dxa"/>
            <w:tcBorders>
              <w:top w:val="single" w:sz="4" w:space="0" w:color="auto"/>
              <w:left w:val="single" w:sz="4" w:space="0" w:color="auto"/>
              <w:bottom w:val="single" w:sz="4" w:space="0" w:color="000000"/>
              <w:right w:val="single" w:sz="4" w:space="0" w:color="auto"/>
            </w:tcBorders>
            <w:shd w:val="clear" w:color="auto" w:fill="auto"/>
            <w:noWrap/>
            <w:hideMark/>
          </w:tcPr>
          <w:p w14:paraId="3200FBF2" w14:textId="5A51C02E" w:rsidR="00841A90" w:rsidRPr="008406E0" w:rsidRDefault="00841A90" w:rsidP="00841A90">
            <w:pPr>
              <w:rPr>
                <w:rFonts w:asciiTheme="minorHAnsi" w:eastAsia="Times New Roman" w:hAnsiTheme="minorHAnsi" w:cstheme="minorHAnsi"/>
                <w:color w:val="000000"/>
                <w:sz w:val="18"/>
                <w:szCs w:val="18"/>
              </w:rPr>
            </w:pPr>
            <w:r w:rsidRPr="008406E0">
              <w:rPr>
                <w:rFonts w:asciiTheme="minorHAnsi" w:eastAsia="Times New Roman" w:hAnsiTheme="minorHAnsi" w:cstheme="minorHAnsi"/>
                <w:color w:val="000000"/>
                <w:sz w:val="18"/>
                <w:szCs w:val="18"/>
              </w:rPr>
              <w:t>NP</w:t>
            </w:r>
          </w:p>
        </w:tc>
      </w:tr>
      <w:tr w:rsidR="00841A90" w:rsidRPr="008406E0" w14:paraId="0484CD10" w14:textId="77777777" w:rsidTr="00A00C86">
        <w:trPr>
          <w:trHeight w:val="971"/>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47056F01" w14:textId="52634175" w:rsidR="003C47F9" w:rsidRPr="008406E0" w:rsidRDefault="00250048" w:rsidP="003C47F9">
            <w:pPr>
              <w:rPr>
                <w:rFonts w:asciiTheme="minorHAnsi" w:hAnsiTheme="minorHAnsi" w:cstheme="minorHAnsi"/>
                <w:sz w:val="18"/>
                <w:szCs w:val="18"/>
              </w:rPr>
            </w:pPr>
            <w:r w:rsidRPr="008406E0">
              <w:rPr>
                <w:rFonts w:asciiTheme="minorHAnsi" w:hAnsiTheme="minorHAnsi" w:cstheme="minorHAnsi"/>
                <w:sz w:val="18"/>
                <w:szCs w:val="18"/>
              </w:rPr>
              <w:t xml:space="preserve">a. </w:t>
            </w:r>
            <w:r w:rsidR="003C47F9" w:rsidRPr="008406E0">
              <w:rPr>
                <w:rFonts w:asciiTheme="minorHAnsi" w:hAnsiTheme="minorHAnsi" w:cstheme="minorHAnsi"/>
                <w:sz w:val="18"/>
                <w:szCs w:val="18"/>
              </w:rPr>
              <w:t>For noncircular ducts, calculate the diameter as four times the cross-sectional area divided by the perimeter.</w:t>
            </w:r>
          </w:p>
          <w:p w14:paraId="3680633D" w14:textId="77777777" w:rsidR="003C47F9" w:rsidRPr="008406E0" w:rsidRDefault="003C47F9" w:rsidP="003C47F9">
            <w:pPr>
              <w:rPr>
                <w:rFonts w:asciiTheme="minorHAnsi" w:hAnsiTheme="minorHAnsi" w:cstheme="minorHAnsi"/>
                <w:sz w:val="18"/>
                <w:szCs w:val="18"/>
              </w:rPr>
            </w:pPr>
            <w:r w:rsidRPr="008406E0">
              <w:rPr>
                <w:rFonts w:asciiTheme="minorHAnsi" w:hAnsiTheme="minorHAnsi" w:cstheme="minorHAnsi"/>
                <w:sz w:val="18"/>
                <w:szCs w:val="18"/>
              </w:rPr>
              <w:t>b. NP = application of the prescriptive table is not permitted for this scenario.</w:t>
            </w:r>
          </w:p>
          <w:p w14:paraId="766BE7E2" w14:textId="77777777" w:rsidR="003C47F9" w:rsidRPr="008406E0" w:rsidRDefault="003C47F9" w:rsidP="003C47F9">
            <w:pPr>
              <w:rPr>
                <w:rFonts w:asciiTheme="minorHAnsi" w:hAnsiTheme="minorHAnsi" w:cstheme="minorHAnsi"/>
                <w:sz w:val="18"/>
                <w:szCs w:val="18"/>
              </w:rPr>
            </w:pPr>
            <w:r w:rsidRPr="008406E0">
              <w:rPr>
                <w:rFonts w:asciiTheme="minorHAnsi" w:hAnsiTheme="minorHAnsi" w:cstheme="minorHAnsi"/>
                <w:sz w:val="18"/>
                <w:szCs w:val="18"/>
              </w:rPr>
              <w:t>c. Use of this table for verification of flex duct systems requires flex duct to be fully extended and any flex duct elbows to have a minimum bend radius to duct diameter ratio of 1.0.</w:t>
            </w:r>
          </w:p>
          <w:p w14:paraId="24ABC94E" w14:textId="77777777" w:rsidR="003C47F9" w:rsidRPr="008406E0" w:rsidRDefault="003C47F9" w:rsidP="003C47F9">
            <w:pPr>
              <w:rPr>
                <w:rFonts w:asciiTheme="minorHAnsi" w:hAnsiTheme="minorHAnsi" w:cstheme="minorHAnsi"/>
                <w:sz w:val="18"/>
                <w:szCs w:val="18"/>
              </w:rPr>
            </w:pPr>
            <w:r w:rsidRPr="008406E0">
              <w:rPr>
                <w:rFonts w:asciiTheme="minorHAnsi" w:hAnsiTheme="minorHAnsi" w:cstheme="minorHAnsi"/>
                <w:sz w:val="18"/>
                <w:szCs w:val="18"/>
              </w:rPr>
              <w:t>d. For this scenario, use of elbows is not permitted.</w:t>
            </w:r>
          </w:p>
          <w:p w14:paraId="6D568715" w14:textId="77777777" w:rsidR="003C47F9" w:rsidRPr="008406E0" w:rsidRDefault="003C47F9" w:rsidP="003C47F9">
            <w:pPr>
              <w:rPr>
                <w:rFonts w:asciiTheme="minorHAnsi" w:hAnsiTheme="minorHAnsi" w:cstheme="minorHAnsi"/>
                <w:sz w:val="18"/>
                <w:szCs w:val="18"/>
              </w:rPr>
            </w:pPr>
            <w:r w:rsidRPr="008406E0">
              <w:rPr>
                <w:rFonts w:asciiTheme="minorHAnsi" w:hAnsiTheme="minorHAnsi" w:cstheme="minorHAnsi"/>
                <w:sz w:val="18"/>
                <w:szCs w:val="18"/>
              </w:rPr>
              <w:t>e. For this scenario, 4 in. (100 mm) oval duct shall be permitted, provided the minor axis of the oval is greater than or equal to 3 in. (75 mm)</w:t>
            </w:r>
          </w:p>
          <w:p w14:paraId="08140EB4" w14:textId="2B8910FD" w:rsidR="00A97C62" w:rsidRPr="008406E0" w:rsidRDefault="003C47F9" w:rsidP="003C47F9">
            <w:pPr>
              <w:rPr>
                <w:rFonts w:asciiTheme="minorHAnsi" w:eastAsia="Times New Roman" w:hAnsiTheme="minorHAnsi" w:cstheme="minorHAnsi"/>
                <w:color w:val="000000"/>
                <w:sz w:val="18"/>
                <w:szCs w:val="18"/>
              </w:rPr>
            </w:pPr>
            <w:r w:rsidRPr="008406E0">
              <w:rPr>
                <w:rFonts w:asciiTheme="minorHAnsi" w:hAnsiTheme="minorHAnsi" w:cstheme="minorHAnsi"/>
                <w:sz w:val="18"/>
                <w:szCs w:val="18"/>
              </w:rPr>
              <w:t>f. When a vented range hood utilizes a capture efficiency rating to demonstrate compliance with 150.0(o)1Giiib, a static pressure greater than or equal to 0.25 in. of water at the rating point shall not be required, and the airflow listed in the approved directory corresponding to the compliant capture efficiency rating point shall be applied to Table 150.0-H for determining compliance.</w:t>
            </w:r>
          </w:p>
        </w:tc>
      </w:tr>
      <w:bookmarkEnd w:id="0"/>
    </w:tbl>
    <w:p w14:paraId="63020A31" w14:textId="77777777" w:rsidR="00264BE7" w:rsidRPr="008406E0" w:rsidRDefault="00264BE7" w:rsidP="00192313">
      <w:pPr>
        <w:rPr>
          <w:rFonts w:asciiTheme="minorHAnsi" w:hAnsiTheme="minorHAnsi"/>
          <w:sz w:val="18"/>
          <w:szCs w:val="18"/>
        </w:rPr>
      </w:pPr>
    </w:p>
    <w:tbl>
      <w:tblPr>
        <w:tblStyle w:val="TableGrid"/>
        <w:tblW w:w="5000" w:type="pct"/>
        <w:tblLayout w:type="fixed"/>
        <w:tblLook w:val="04A0" w:firstRow="1" w:lastRow="0" w:firstColumn="1" w:lastColumn="0" w:noHBand="0" w:noVBand="1"/>
      </w:tblPr>
      <w:tblGrid>
        <w:gridCol w:w="772"/>
        <w:gridCol w:w="763"/>
        <w:gridCol w:w="772"/>
        <w:gridCol w:w="772"/>
        <w:gridCol w:w="772"/>
        <w:gridCol w:w="773"/>
        <w:gridCol w:w="773"/>
        <w:gridCol w:w="773"/>
        <w:gridCol w:w="773"/>
        <w:gridCol w:w="773"/>
        <w:gridCol w:w="773"/>
        <w:gridCol w:w="773"/>
        <w:gridCol w:w="773"/>
        <w:gridCol w:w="755"/>
      </w:tblGrid>
      <w:tr w:rsidR="00DC388F" w:rsidRPr="008406E0" w14:paraId="5E757358" w14:textId="7218F27B" w:rsidTr="00DC388F">
        <w:trPr>
          <w:cantSplit/>
          <w:trHeight w:val="305"/>
        </w:trPr>
        <w:tc>
          <w:tcPr>
            <w:tcW w:w="5000" w:type="pct"/>
            <w:gridSpan w:val="14"/>
          </w:tcPr>
          <w:p w14:paraId="421B5D3B" w14:textId="3D7B9531" w:rsidR="00DC388F" w:rsidRPr="008406E0" w:rsidRDefault="00DC388F" w:rsidP="00307737">
            <w:pPr>
              <w:rPr>
                <w:rFonts w:asciiTheme="minorHAnsi" w:hAnsiTheme="minorHAnsi"/>
                <w:b/>
                <w:szCs w:val="18"/>
              </w:rPr>
            </w:pPr>
            <w:r w:rsidRPr="008406E0">
              <w:rPr>
                <w:rFonts w:asciiTheme="minorHAnsi" w:hAnsiTheme="minorHAnsi"/>
                <w:b/>
                <w:szCs w:val="18"/>
              </w:rPr>
              <w:t>C. Kitchen Exhaust Systems</w:t>
            </w:r>
          </w:p>
        </w:tc>
      </w:tr>
      <w:tr w:rsidR="000F50A0" w:rsidRPr="008406E0" w14:paraId="435100F2" w14:textId="12D0E5B0" w:rsidTr="003E5DDB">
        <w:trPr>
          <w:cantSplit/>
          <w:trHeight w:val="305"/>
        </w:trPr>
        <w:tc>
          <w:tcPr>
            <w:tcW w:w="358" w:type="pct"/>
            <w:textDirection w:val="btLr"/>
            <w:vAlign w:val="center"/>
          </w:tcPr>
          <w:p w14:paraId="5AD6D1EE"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01</w:t>
            </w:r>
          </w:p>
        </w:tc>
        <w:tc>
          <w:tcPr>
            <w:tcW w:w="354" w:type="pct"/>
            <w:textDirection w:val="btLr"/>
            <w:vAlign w:val="center"/>
          </w:tcPr>
          <w:p w14:paraId="7E4084ED"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02</w:t>
            </w:r>
          </w:p>
        </w:tc>
        <w:tc>
          <w:tcPr>
            <w:tcW w:w="358" w:type="pct"/>
            <w:textDirection w:val="btLr"/>
            <w:vAlign w:val="center"/>
          </w:tcPr>
          <w:p w14:paraId="0C3886C4"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03</w:t>
            </w:r>
          </w:p>
        </w:tc>
        <w:tc>
          <w:tcPr>
            <w:tcW w:w="358" w:type="pct"/>
            <w:textDirection w:val="btLr"/>
            <w:vAlign w:val="center"/>
          </w:tcPr>
          <w:p w14:paraId="6F96BAAF"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04</w:t>
            </w:r>
          </w:p>
        </w:tc>
        <w:tc>
          <w:tcPr>
            <w:tcW w:w="358" w:type="pct"/>
            <w:textDirection w:val="btLr"/>
            <w:vAlign w:val="center"/>
          </w:tcPr>
          <w:p w14:paraId="0484AF3C"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05</w:t>
            </w:r>
          </w:p>
        </w:tc>
        <w:tc>
          <w:tcPr>
            <w:tcW w:w="358" w:type="pct"/>
            <w:textDirection w:val="btLr"/>
            <w:vAlign w:val="center"/>
          </w:tcPr>
          <w:p w14:paraId="71433463"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06</w:t>
            </w:r>
          </w:p>
        </w:tc>
        <w:tc>
          <w:tcPr>
            <w:tcW w:w="358" w:type="pct"/>
            <w:textDirection w:val="btLr"/>
            <w:vAlign w:val="center"/>
          </w:tcPr>
          <w:p w14:paraId="3A3D9E85"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07</w:t>
            </w:r>
          </w:p>
        </w:tc>
        <w:tc>
          <w:tcPr>
            <w:tcW w:w="358" w:type="pct"/>
            <w:textDirection w:val="btLr"/>
            <w:vAlign w:val="center"/>
          </w:tcPr>
          <w:p w14:paraId="68F72529"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08</w:t>
            </w:r>
          </w:p>
        </w:tc>
        <w:tc>
          <w:tcPr>
            <w:tcW w:w="358" w:type="pct"/>
            <w:textDirection w:val="btLr"/>
            <w:vAlign w:val="center"/>
          </w:tcPr>
          <w:p w14:paraId="55AA6937" w14:textId="45E204D1"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09a</w:t>
            </w:r>
          </w:p>
        </w:tc>
        <w:tc>
          <w:tcPr>
            <w:tcW w:w="358" w:type="pct"/>
            <w:textDirection w:val="btLr"/>
            <w:vAlign w:val="center"/>
          </w:tcPr>
          <w:p w14:paraId="6C5995B8" w14:textId="7A6D7EE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09</w:t>
            </w:r>
          </w:p>
        </w:tc>
        <w:tc>
          <w:tcPr>
            <w:tcW w:w="358" w:type="pct"/>
            <w:textDirection w:val="btLr"/>
          </w:tcPr>
          <w:p w14:paraId="4E6D61ED" w14:textId="6A1D2E4B"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10a</w:t>
            </w:r>
          </w:p>
        </w:tc>
        <w:tc>
          <w:tcPr>
            <w:tcW w:w="358" w:type="pct"/>
            <w:textDirection w:val="btLr"/>
            <w:vAlign w:val="center"/>
          </w:tcPr>
          <w:p w14:paraId="43D1AF67" w14:textId="2388B3FB"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10</w:t>
            </w:r>
          </w:p>
        </w:tc>
        <w:tc>
          <w:tcPr>
            <w:tcW w:w="358" w:type="pct"/>
            <w:textDirection w:val="btLr"/>
            <w:vAlign w:val="center"/>
          </w:tcPr>
          <w:p w14:paraId="5E42CA1F" w14:textId="77777777"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11</w:t>
            </w:r>
          </w:p>
        </w:tc>
        <w:tc>
          <w:tcPr>
            <w:tcW w:w="349" w:type="pct"/>
            <w:textDirection w:val="btLr"/>
            <w:vAlign w:val="center"/>
          </w:tcPr>
          <w:p w14:paraId="730850A0" w14:textId="641A726A" w:rsidR="000F50A0" w:rsidRPr="008406E0" w:rsidRDefault="000F50A0" w:rsidP="000F50A0">
            <w:pPr>
              <w:jc w:val="center"/>
              <w:rPr>
                <w:rFonts w:asciiTheme="minorHAnsi" w:hAnsiTheme="minorHAnsi"/>
                <w:sz w:val="18"/>
                <w:szCs w:val="18"/>
              </w:rPr>
            </w:pPr>
            <w:r w:rsidRPr="008406E0">
              <w:rPr>
                <w:rFonts w:asciiTheme="minorHAnsi" w:hAnsiTheme="minorHAnsi"/>
                <w:sz w:val="18"/>
                <w:szCs w:val="18"/>
              </w:rPr>
              <w:t>12</w:t>
            </w:r>
          </w:p>
        </w:tc>
      </w:tr>
      <w:tr w:rsidR="000F50A0" w:rsidRPr="008406E0" w14:paraId="4150BE81" w14:textId="7FC15297" w:rsidTr="003E5DDB">
        <w:trPr>
          <w:cantSplit/>
          <w:trHeight w:val="1655"/>
        </w:trPr>
        <w:tc>
          <w:tcPr>
            <w:tcW w:w="358" w:type="pct"/>
            <w:textDirection w:val="btLr"/>
            <w:vAlign w:val="center"/>
          </w:tcPr>
          <w:p w14:paraId="159E1D28" w14:textId="77777777"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System Name</w:t>
            </w:r>
          </w:p>
        </w:tc>
        <w:tc>
          <w:tcPr>
            <w:tcW w:w="354" w:type="pct"/>
            <w:textDirection w:val="btLr"/>
            <w:vAlign w:val="center"/>
          </w:tcPr>
          <w:p w14:paraId="6DD147D1" w14:textId="77777777"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Manufacturer Name</w:t>
            </w:r>
          </w:p>
        </w:tc>
        <w:tc>
          <w:tcPr>
            <w:tcW w:w="358" w:type="pct"/>
            <w:textDirection w:val="btLr"/>
            <w:vAlign w:val="center"/>
          </w:tcPr>
          <w:p w14:paraId="10BD1749" w14:textId="77777777"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System Type</w:t>
            </w:r>
          </w:p>
        </w:tc>
        <w:tc>
          <w:tcPr>
            <w:tcW w:w="358" w:type="pct"/>
            <w:textDirection w:val="btLr"/>
            <w:vAlign w:val="center"/>
          </w:tcPr>
          <w:p w14:paraId="413316D3" w14:textId="69EC80FD"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HVI or AHAM Directory Listed Model Number</w:t>
            </w:r>
          </w:p>
        </w:tc>
        <w:tc>
          <w:tcPr>
            <w:tcW w:w="358" w:type="pct"/>
            <w:textDirection w:val="btLr"/>
            <w:vAlign w:val="center"/>
          </w:tcPr>
          <w:p w14:paraId="5FFF652E" w14:textId="6C837B01"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HVI or AHAM Directory Listed Rated Airflow</w:t>
            </w:r>
          </w:p>
        </w:tc>
        <w:tc>
          <w:tcPr>
            <w:tcW w:w="358" w:type="pct"/>
            <w:textDirection w:val="btLr"/>
            <w:vAlign w:val="center"/>
          </w:tcPr>
          <w:p w14:paraId="63D98F51" w14:textId="41B3A6D0"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HVI or AHAM Directory Listed Sound Rating</w:t>
            </w:r>
          </w:p>
        </w:tc>
        <w:tc>
          <w:tcPr>
            <w:tcW w:w="358" w:type="pct"/>
            <w:textDirection w:val="btLr"/>
            <w:vAlign w:val="center"/>
          </w:tcPr>
          <w:p w14:paraId="2C5C0F10" w14:textId="77777777"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Minimum Airflow (defaults to rated airflow)</w:t>
            </w:r>
          </w:p>
        </w:tc>
        <w:tc>
          <w:tcPr>
            <w:tcW w:w="358" w:type="pct"/>
            <w:textDirection w:val="btLr"/>
            <w:vAlign w:val="center"/>
          </w:tcPr>
          <w:p w14:paraId="62BA9D38" w14:textId="77777777"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Operation Schedule</w:t>
            </w:r>
          </w:p>
        </w:tc>
        <w:tc>
          <w:tcPr>
            <w:tcW w:w="358" w:type="pct"/>
            <w:textDirection w:val="btLr"/>
          </w:tcPr>
          <w:p w14:paraId="601E0A60" w14:textId="15AA56E1"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Method of Compliance</w:t>
            </w:r>
          </w:p>
        </w:tc>
        <w:tc>
          <w:tcPr>
            <w:tcW w:w="358" w:type="pct"/>
            <w:textDirection w:val="btLr"/>
            <w:vAlign w:val="center"/>
          </w:tcPr>
          <w:p w14:paraId="2C2E6754" w14:textId="52DF71A3"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 xml:space="preserve">Required Minimum Ventilation Rate </w:t>
            </w:r>
          </w:p>
        </w:tc>
        <w:tc>
          <w:tcPr>
            <w:tcW w:w="358" w:type="pct"/>
            <w:textDirection w:val="btLr"/>
          </w:tcPr>
          <w:p w14:paraId="53912039" w14:textId="7C85E5A9"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Exception to Maximum Sound Rating</w:t>
            </w:r>
          </w:p>
        </w:tc>
        <w:tc>
          <w:tcPr>
            <w:tcW w:w="358" w:type="pct"/>
            <w:textDirection w:val="btLr"/>
            <w:vAlign w:val="center"/>
          </w:tcPr>
          <w:p w14:paraId="0B3ED045" w14:textId="3AEDE5AE"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Maximum Sound Rating</w:t>
            </w:r>
          </w:p>
        </w:tc>
        <w:tc>
          <w:tcPr>
            <w:tcW w:w="358" w:type="pct"/>
            <w:textDirection w:val="btLr"/>
            <w:vAlign w:val="center"/>
          </w:tcPr>
          <w:p w14:paraId="03C896E0" w14:textId="3D90453B"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Compliance Statement for Airflow</w:t>
            </w:r>
          </w:p>
        </w:tc>
        <w:tc>
          <w:tcPr>
            <w:tcW w:w="349" w:type="pct"/>
            <w:textDirection w:val="btLr"/>
          </w:tcPr>
          <w:p w14:paraId="368A5A46" w14:textId="5174EEEF" w:rsidR="000F50A0" w:rsidRPr="008406E0" w:rsidRDefault="000F50A0" w:rsidP="000F50A0">
            <w:pPr>
              <w:ind w:left="113" w:right="113"/>
              <w:jc w:val="center"/>
              <w:rPr>
                <w:rFonts w:asciiTheme="minorHAnsi" w:hAnsiTheme="minorHAnsi"/>
                <w:sz w:val="18"/>
                <w:szCs w:val="18"/>
              </w:rPr>
            </w:pPr>
            <w:r w:rsidRPr="008406E0">
              <w:rPr>
                <w:rFonts w:asciiTheme="minorHAnsi" w:hAnsiTheme="minorHAnsi"/>
                <w:sz w:val="18"/>
                <w:szCs w:val="18"/>
              </w:rPr>
              <w:t>Compliance Statement for Sound</w:t>
            </w:r>
          </w:p>
        </w:tc>
      </w:tr>
      <w:tr w:rsidR="00AF22C1" w:rsidRPr="008406E0" w14:paraId="10C13F8B" w14:textId="07624785" w:rsidTr="003E5DDB">
        <w:tc>
          <w:tcPr>
            <w:tcW w:w="358" w:type="pct"/>
          </w:tcPr>
          <w:p w14:paraId="51A93E5E" w14:textId="5A12CD17" w:rsidR="00AF22C1" w:rsidRPr="008406E0" w:rsidRDefault="00AF22C1" w:rsidP="00307737">
            <w:pPr>
              <w:rPr>
                <w:rFonts w:asciiTheme="minorHAnsi" w:hAnsiTheme="minorHAnsi"/>
                <w:sz w:val="18"/>
                <w:szCs w:val="18"/>
              </w:rPr>
            </w:pPr>
          </w:p>
        </w:tc>
        <w:tc>
          <w:tcPr>
            <w:tcW w:w="354" w:type="pct"/>
          </w:tcPr>
          <w:p w14:paraId="64CA7E61" w14:textId="4658DC93" w:rsidR="00AF22C1" w:rsidRPr="008406E0" w:rsidRDefault="00AF22C1" w:rsidP="00307737">
            <w:pPr>
              <w:rPr>
                <w:rFonts w:asciiTheme="minorHAnsi" w:hAnsiTheme="minorHAnsi"/>
                <w:sz w:val="18"/>
                <w:szCs w:val="18"/>
              </w:rPr>
            </w:pPr>
          </w:p>
        </w:tc>
        <w:tc>
          <w:tcPr>
            <w:tcW w:w="358" w:type="pct"/>
          </w:tcPr>
          <w:p w14:paraId="475F2E19" w14:textId="78B4ACDF" w:rsidR="00AF22C1" w:rsidRPr="008406E0" w:rsidRDefault="00AF22C1" w:rsidP="00307737">
            <w:pPr>
              <w:rPr>
                <w:rFonts w:asciiTheme="minorHAnsi" w:hAnsiTheme="minorHAnsi"/>
                <w:sz w:val="18"/>
                <w:szCs w:val="18"/>
              </w:rPr>
            </w:pPr>
          </w:p>
        </w:tc>
        <w:tc>
          <w:tcPr>
            <w:tcW w:w="358" w:type="pct"/>
          </w:tcPr>
          <w:p w14:paraId="29784D46" w14:textId="604CADCE" w:rsidR="00AF22C1" w:rsidRPr="008406E0" w:rsidRDefault="00AF22C1" w:rsidP="00307737">
            <w:pPr>
              <w:rPr>
                <w:rFonts w:asciiTheme="minorHAnsi" w:hAnsiTheme="minorHAnsi"/>
                <w:sz w:val="18"/>
                <w:szCs w:val="18"/>
              </w:rPr>
            </w:pPr>
          </w:p>
        </w:tc>
        <w:tc>
          <w:tcPr>
            <w:tcW w:w="358" w:type="pct"/>
          </w:tcPr>
          <w:p w14:paraId="07394841" w14:textId="64BF35BC" w:rsidR="00AF22C1" w:rsidRPr="008406E0" w:rsidRDefault="00AF22C1" w:rsidP="00307737">
            <w:pPr>
              <w:rPr>
                <w:rFonts w:asciiTheme="minorHAnsi" w:hAnsiTheme="minorHAnsi"/>
                <w:sz w:val="18"/>
                <w:szCs w:val="18"/>
              </w:rPr>
            </w:pPr>
          </w:p>
        </w:tc>
        <w:tc>
          <w:tcPr>
            <w:tcW w:w="358" w:type="pct"/>
          </w:tcPr>
          <w:p w14:paraId="3B95A694" w14:textId="4A94F859" w:rsidR="00AF22C1" w:rsidRPr="008406E0" w:rsidRDefault="00AF22C1" w:rsidP="00307737">
            <w:pPr>
              <w:rPr>
                <w:rFonts w:asciiTheme="minorHAnsi" w:hAnsiTheme="minorHAnsi"/>
                <w:sz w:val="18"/>
                <w:szCs w:val="18"/>
              </w:rPr>
            </w:pPr>
          </w:p>
        </w:tc>
        <w:tc>
          <w:tcPr>
            <w:tcW w:w="358" w:type="pct"/>
          </w:tcPr>
          <w:p w14:paraId="44FB2F40" w14:textId="45641450" w:rsidR="00AF22C1" w:rsidRPr="008406E0" w:rsidRDefault="00AF22C1" w:rsidP="00307737">
            <w:pPr>
              <w:rPr>
                <w:rFonts w:asciiTheme="minorHAnsi" w:hAnsiTheme="minorHAnsi"/>
                <w:sz w:val="18"/>
                <w:szCs w:val="18"/>
              </w:rPr>
            </w:pPr>
          </w:p>
        </w:tc>
        <w:tc>
          <w:tcPr>
            <w:tcW w:w="358" w:type="pct"/>
          </w:tcPr>
          <w:p w14:paraId="7350959F" w14:textId="45C23507" w:rsidR="00AF22C1" w:rsidRPr="008406E0" w:rsidRDefault="00AF22C1" w:rsidP="00307737">
            <w:pPr>
              <w:rPr>
                <w:rFonts w:asciiTheme="minorHAnsi" w:hAnsiTheme="minorHAnsi"/>
                <w:sz w:val="18"/>
                <w:szCs w:val="18"/>
              </w:rPr>
            </w:pPr>
          </w:p>
        </w:tc>
        <w:tc>
          <w:tcPr>
            <w:tcW w:w="358" w:type="pct"/>
          </w:tcPr>
          <w:p w14:paraId="6CD55255" w14:textId="77777777" w:rsidR="00AF22C1" w:rsidRPr="008406E0" w:rsidRDefault="00AF22C1" w:rsidP="00307737">
            <w:pPr>
              <w:rPr>
                <w:rFonts w:asciiTheme="minorHAnsi" w:hAnsiTheme="minorHAnsi"/>
                <w:sz w:val="18"/>
                <w:szCs w:val="18"/>
              </w:rPr>
            </w:pPr>
          </w:p>
        </w:tc>
        <w:tc>
          <w:tcPr>
            <w:tcW w:w="358" w:type="pct"/>
          </w:tcPr>
          <w:p w14:paraId="1A5278A8" w14:textId="6ADAF426" w:rsidR="00AF22C1" w:rsidRPr="008406E0" w:rsidRDefault="00AF22C1" w:rsidP="00307737">
            <w:pPr>
              <w:rPr>
                <w:rFonts w:asciiTheme="minorHAnsi" w:hAnsiTheme="minorHAnsi"/>
                <w:sz w:val="18"/>
                <w:szCs w:val="18"/>
              </w:rPr>
            </w:pPr>
          </w:p>
        </w:tc>
        <w:tc>
          <w:tcPr>
            <w:tcW w:w="358" w:type="pct"/>
          </w:tcPr>
          <w:p w14:paraId="7D3D8379" w14:textId="77777777" w:rsidR="00AF22C1" w:rsidRPr="008406E0" w:rsidRDefault="00AF22C1" w:rsidP="00307737">
            <w:pPr>
              <w:rPr>
                <w:rFonts w:asciiTheme="minorHAnsi" w:hAnsiTheme="minorHAnsi"/>
                <w:sz w:val="18"/>
                <w:szCs w:val="18"/>
              </w:rPr>
            </w:pPr>
          </w:p>
        </w:tc>
        <w:tc>
          <w:tcPr>
            <w:tcW w:w="358" w:type="pct"/>
          </w:tcPr>
          <w:p w14:paraId="5DBC844C" w14:textId="17D90FBD" w:rsidR="00AF22C1" w:rsidRPr="008406E0" w:rsidRDefault="00AF22C1" w:rsidP="00307737">
            <w:pPr>
              <w:rPr>
                <w:rFonts w:asciiTheme="minorHAnsi" w:hAnsiTheme="minorHAnsi"/>
                <w:sz w:val="18"/>
                <w:szCs w:val="18"/>
              </w:rPr>
            </w:pPr>
          </w:p>
        </w:tc>
        <w:tc>
          <w:tcPr>
            <w:tcW w:w="358" w:type="pct"/>
          </w:tcPr>
          <w:p w14:paraId="30323252" w14:textId="28C162AE" w:rsidR="00AF22C1" w:rsidRPr="008406E0" w:rsidRDefault="00AF22C1" w:rsidP="00307737">
            <w:pPr>
              <w:rPr>
                <w:rFonts w:asciiTheme="minorHAnsi" w:hAnsiTheme="minorHAnsi"/>
                <w:sz w:val="18"/>
                <w:szCs w:val="18"/>
              </w:rPr>
            </w:pPr>
          </w:p>
        </w:tc>
        <w:tc>
          <w:tcPr>
            <w:tcW w:w="349" w:type="pct"/>
          </w:tcPr>
          <w:p w14:paraId="605E5C3B" w14:textId="77777777" w:rsidR="00AF22C1" w:rsidRPr="008406E0" w:rsidRDefault="00AF22C1" w:rsidP="00307737">
            <w:pPr>
              <w:rPr>
                <w:rFonts w:asciiTheme="minorHAnsi" w:hAnsiTheme="minorHAnsi"/>
                <w:sz w:val="18"/>
                <w:szCs w:val="18"/>
              </w:rPr>
            </w:pPr>
          </w:p>
        </w:tc>
      </w:tr>
      <w:tr w:rsidR="00AF22C1" w:rsidRPr="008406E0" w14:paraId="3D3CD316" w14:textId="5373B6C1" w:rsidTr="003E5DDB">
        <w:tc>
          <w:tcPr>
            <w:tcW w:w="358" w:type="pct"/>
          </w:tcPr>
          <w:p w14:paraId="60AF8379" w14:textId="77777777" w:rsidR="00AF22C1" w:rsidRPr="008406E0" w:rsidRDefault="00AF22C1" w:rsidP="00307737">
            <w:pPr>
              <w:rPr>
                <w:rFonts w:asciiTheme="minorHAnsi" w:hAnsiTheme="minorHAnsi"/>
                <w:sz w:val="18"/>
                <w:szCs w:val="18"/>
              </w:rPr>
            </w:pPr>
          </w:p>
        </w:tc>
        <w:tc>
          <w:tcPr>
            <w:tcW w:w="354" w:type="pct"/>
          </w:tcPr>
          <w:p w14:paraId="485399D7" w14:textId="77777777" w:rsidR="00AF22C1" w:rsidRPr="008406E0" w:rsidRDefault="00AF22C1" w:rsidP="00307737">
            <w:pPr>
              <w:rPr>
                <w:rFonts w:asciiTheme="minorHAnsi" w:hAnsiTheme="minorHAnsi"/>
                <w:sz w:val="18"/>
                <w:szCs w:val="18"/>
              </w:rPr>
            </w:pPr>
          </w:p>
        </w:tc>
        <w:tc>
          <w:tcPr>
            <w:tcW w:w="358" w:type="pct"/>
          </w:tcPr>
          <w:p w14:paraId="4A41A1A0" w14:textId="77777777" w:rsidR="00AF22C1" w:rsidRPr="008406E0" w:rsidRDefault="00AF22C1" w:rsidP="00307737">
            <w:pPr>
              <w:rPr>
                <w:rFonts w:asciiTheme="minorHAnsi" w:hAnsiTheme="minorHAnsi"/>
                <w:sz w:val="18"/>
                <w:szCs w:val="18"/>
              </w:rPr>
            </w:pPr>
          </w:p>
        </w:tc>
        <w:tc>
          <w:tcPr>
            <w:tcW w:w="358" w:type="pct"/>
          </w:tcPr>
          <w:p w14:paraId="52E24CC4" w14:textId="77777777" w:rsidR="00AF22C1" w:rsidRPr="008406E0" w:rsidRDefault="00AF22C1" w:rsidP="00307737">
            <w:pPr>
              <w:rPr>
                <w:rFonts w:asciiTheme="minorHAnsi" w:hAnsiTheme="minorHAnsi"/>
                <w:sz w:val="18"/>
                <w:szCs w:val="18"/>
              </w:rPr>
            </w:pPr>
          </w:p>
        </w:tc>
        <w:tc>
          <w:tcPr>
            <w:tcW w:w="358" w:type="pct"/>
          </w:tcPr>
          <w:p w14:paraId="4EA7ECA5" w14:textId="77777777" w:rsidR="00AF22C1" w:rsidRPr="008406E0" w:rsidRDefault="00AF22C1" w:rsidP="00307737">
            <w:pPr>
              <w:rPr>
                <w:rFonts w:asciiTheme="minorHAnsi" w:hAnsiTheme="minorHAnsi"/>
                <w:sz w:val="18"/>
                <w:szCs w:val="18"/>
              </w:rPr>
            </w:pPr>
          </w:p>
        </w:tc>
        <w:tc>
          <w:tcPr>
            <w:tcW w:w="358" w:type="pct"/>
          </w:tcPr>
          <w:p w14:paraId="1B2E4FEF" w14:textId="77777777" w:rsidR="00AF22C1" w:rsidRPr="008406E0" w:rsidRDefault="00AF22C1" w:rsidP="00307737">
            <w:pPr>
              <w:rPr>
                <w:rFonts w:asciiTheme="minorHAnsi" w:hAnsiTheme="minorHAnsi"/>
                <w:sz w:val="18"/>
                <w:szCs w:val="18"/>
              </w:rPr>
            </w:pPr>
          </w:p>
        </w:tc>
        <w:tc>
          <w:tcPr>
            <w:tcW w:w="358" w:type="pct"/>
          </w:tcPr>
          <w:p w14:paraId="5ABD3D11" w14:textId="77777777" w:rsidR="00AF22C1" w:rsidRPr="008406E0" w:rsidRDefault="00AF22C1" w:rsidP="00307737">
            <w:pPr>
              <w:rPr>
                <w:rFonts w:asciiTheme="minorHAnsi" w:hAnsiTheme="minorHAnsi"/>
                <w:sz w:val="18"/>
                <w:szCs w:val="18"/>
              </w:rPr>
            </w:pPr>
          </w:p>
        </w:tc>
        <w:tc>
          <w:tcPr>
            <w:tcW w:w="358" w:type="pct"/>
          </w:tcPr>
          <w:p w14:paraId="28DCACB0" w14:textId="77777777" w:rsidR="00AF22C1" w:rsidRPr="008406E0" w:rsidRDefault="00AF22C1" w:rsidP="00307737">
            <w:pPr>
              <w:rPr>
                <w:rFonts w:asciiTheme="minorHAnsi" w:hAnsiTheme="minorHAnsi"/>
                <w:sz w:val="18"/>
                <w:szCs w:val="18"/>
              </w:rPr>
            </w:pPr>
          </w:p>
        </w:tc>
        <w:tc>
          <w:tcPr>
            <w:tcW w:w="358" w:type="pct"/>
          </w:tcPr>
          <w:p w14:paraId="7170258B" w14:textId="77777777" w:rsidR="00AF22C1" w:rsidRPr="008406E0" w:rsidRDefault="00AF22C1" w:rsidP="00307737">
            <w:pPr>
              <w:rPr>
                <w:rFonts w:asciiTheme="minorHAnsi" w:hAnsiTheme="minorHAnsi"/>
                <w:sz w:val="18"/>
                <w:szCs w:val="18"/>
              </w:rPr>
            </w:pPr>
          </w:p>
        </w:tc>
        <w:tc>
          <w:tcPr>
            <w:tcW w:w="358" w:type="pct"/>
          </w:tcPr>
          <w:p w14:paraId="34D9AAEA" w14:textId="5823D35B" w:rsidR="00AF22C1" w:rsidRPr="008406E0" w:rsidRDefault="00AF22C1" w:rsidP="00307737">
            <w:pPr>
              <w:rPr>
                <w:rFonts w:asciiTheme="minorHAnsi" w:hAnsiTheme="minorHAnsi"/>
                <w:sz w:val="18"/>
                <w:szCs w:val="18"/>
              </w:rPr>
            </w:pPr>
          </w:p>
        </w:tc>
        <w:tc>
          <w:tcPr>
            <w:tcW w:w="358" w:type="pct"/>
          </w:tcPr>
          <w:p w14:paraId="2BD56232" w14:textId="77777777" w:rsidR="00AF22C1" w:rsidRPr="008406E0" w:rsidRDefault="00AF22C1" w:rsidP="00307737">
            <w:pPr>
              <w:rPr>
                <w:rFonts w:asciiTheme="minorHAnsi" w:hAnsiTheme="minorHAnsi"/>
                <w:sz w:val="18"/>
                <w:szCs w:val="18"/>
              </w:rPr>
            </w:pPr>
          </w:p>
        </w:tc>
        <w:tc>
          <w:tcPr>
            <w:tcW w:w="358" w:type="pct"/>
          </w:tcPr>
          <w:p w14:paraId="1D7E97B8" w14:textId="12002D45" w:rsidR="00AF22C1" w:rsidRPr="008406E0" w:rsidRDefault="00AF22C1" w:rsidP="00307737">
            <w:pPr>
              <w:rPr>
                <w:rFonts w:asciiTheme="minorHAnsi" w:hAnsiTheme="minorHAnsi"/>
                <w:sz w:val="18"/>
                <w:szCs w:val="18"/>
              </w:rPr>
            </w:pPr>
          </w:p>
        </w:tc>
        <w:tc>
          <w:tcPr>
            <w:tcW w:w="358" w:type="pct"/>
          </w:tcPr>
          <w:p w14:paraId="1C8F36FA" w14:textId="77777777" w:rsidR="00AF22C1" w:rsidRPr="008406E0" w:rsidRDefault="00AF22C1" w:rsidP="00307737">
            <w:pPr>
              <w:rPr>
                <w:rFonts w:asciiTheme="minorHAnsi" w:hAnsiTheme="minorHAnsi"/>
                <w:sz w:val="18"/>
                <w:szCs w:val="18"/>
              </w:rPr>
            </w:pPr>
          </w:p>
        </w:tc>
        <w:tc>
          <w:tcPr>
            <w:tcW w:w="349" w:type="pct"/>
          </w:tcPr>
          <w:p w14:paraId="1936E0E2" w14:textId="77777777" w:rsidR="00AF22C1" w:rsidRPr="008406E0" w:rsidRDefault="00AF22C1" w:rsidP="00307737">
            <w:pPr>
              <w:rPr>
                <w:rFonts w:asciiTheme="minorHAnsi" w:hAnsiTheme="minorHAnsi"/>
                <w:sz w:val="18"/>
                <w:szCs w:val="18"/>
              </w:rPr>
            </w:pPr>
          </w:p>
        </w:tc>
      </w:tr>
    </w:tbl>
    <w:p w14:paraId="79C253EB" w14:textId="77777777" w:rsidR="000C26E6" w:rsidRPr="008406E0" w:rsidRDefault="000C26E6"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DC59D7" w:rsidRPr="008406E0" w14:paraId="60524E0E" w14:textId="77777777" w:rsidTr="00307737">
        <w:tc>
          <w:tcPr>
            <w:tcW w:w="10790" w:type="dxa"/>
            <w:gridSpan w:val="3"/>
          </w:tcPr>
          <w:p w14:paraId="480E1BEE" w14:textId="31B9562E" w:rsidR="00DC59D7" w:rsidRPr="008406E0" w:rsidRDefault="00DC59D7" w:rsidP="00307737">
            <w:pPr>
              <w:rPr>
                <w:rFonts w:asciiTheme="minorHAnsi" w:hAnsiTheme="minorHAnsi"/>
                <w:sz w:val="18"/>
                <w:szCs w:val="18"/>
              </w:rPr>
            </w:pPr>
            <w:bookmarkStart w:id="1" w:name="_Hlk93562902"/>
            <w:r w:rsidRPr="008406E0">
              <w:rPr>
                <w:rFonts w:asciiTheme="minorHAnsi" w:hAnsiTheme="minorHAnsi"/>
                <w:b/>
                <w:szCs w:val="18"/>
              </w:rPr>
              <w:t>D. Continuous Kitchen Exhaust</w:t>
            </w:r>
          </w:p>
        </w:tc>
      </w:tr>
      <w:tr w:rsidR="00DC59D7" w:rsidRPr="008406E0" w14:paraId="72E02FF3" w14:textId="77777777" w:rsidTr="00307737">
        <w:tc>
          <w:tcPr>
            <w:tcW w:w="715" w:type="dxa"/>
            <w:vAlign w:val="center"/>
          </w:tcPr>
          <w:p w14:paraId="50894BB2" w14:textId="77777777" w:rsidR="00DC59D7" w:rsidRPr="008406E0" w:rsidRDefault="00DC59D7" w:rsidP="00307737">
            <w:pPr>
              <w:jc w:val="center"/>
              <w:rPr>
                <w:rFonts w:asciiTheme="minorHAnsi" w:hAnsiTheme="minorHAnsi"/>
                <w:sz w:val="18"/>
                <w:szCs w:val="18"/>
              </w:rPr>
            </w:pPr>
            <w:r w:rsidRPr="008406E0">
              <w:rPr>
                <w:rFonts w:asciiTheme="minorHAnsi" w:hAnsiTheme="minorHAnsi"/>
                <w:sz w:val="18"/>
                <w:szCs w:val="18"/>
              </w:rPr>
              <w:t>01</w:t>
            </w:r>
          </w:p>
        </w:tc>
        <w:tc>
          <w:tcPr>
            <w:tcW w:w="4500" w:type="dxa"/>
            <w:vAlign w:val="center"/>
          </w:tcPr>
          <w:p w14:paraId="3E29D8FC" w14:textId="77777777" w:rsidR="00DC59D7" w:rsidRPr="008406E0" w:rsidRDefault="00DC59D7" w:rsidP="00307737">
            <w:pPr>
              <w:rPr>
                <w:rFonts w:asciiTheme="minorHAnsi" w:hAnsiTheme="minorHAnsi"/>
                <w:sz w:val="18"/>
                <w:szCs w:val="18"/>
              </w:rPr>
            </w:pPr>
            <w:r w:rsidRPr="008406E0">
              <w:rPr>
                <w:rFonts w:asciiTheme="minorHAnsi" w:hAnsiTheme="minorHAnsi"/>
                <w:sz w:val="18"/>
                <w:szCs w:val="18"/>
              </w:rPr>
              <w:t>Total Continuous Ventilation Airflow</w:t>
            </w:r>
          </w:p>
        </w:tc>
        <w:tc>
          <w:tcPr>
            <w:tcW w:w="5575" w:type="dxa"/>
          </w:tcPr>
          <w:p w14:paraId="5E1F53D6" w14:textId="28865D6A" w:rsidR="00DC59D7" w:rsidRPr="008406E0" w:rsidRDefault="00DC59D7" w:rsidP="00307737">
            <w:pPr>
              <w:rPr>
                <w:rFonts w:asciiTheme="minorHAnsi" w:hAnsiTheme="minorHAnsi"/>
                <w:sz w:val="18"/>
                <w:szCs w:val="18"/>
              </w:rPr>
            </w:pPr>
          </w:p>
        </w:tc>
      </w:tr>
      <w:tr w:rsidR="00DC59D7" w:rsidRPr="008406E0" w14:paraId="5B41B3F3" w14:textId="77777777" w:rsidTr="00307737">
        <w:tc>
          <w:tcPr>
            <w:tcW w:w="715" w:type="dxa"/>
            <w:vAlign w:val="center"/>
          </w:tcPr>
          <w:p w14:paraId="1D9C7D1C" w14:textId="77777777" w:rsidR="00DC59D7" w:rsidRPr="008406E0" w:rsidRDefault="00DC59D7" w:rsidP="00307737">
            <w:pPr>
              <w:jc w:val="center"/>
              <w:rPr>
                <w:rFonts w:asciiTheme="minorHAnsi" w:hAnsiTheme="minorHAnsi"/>
                <w:sz w:val="18"/>
                <w:szCs w:val="18"/>
              </w:rPr>
            </w:pPr>
            <w:r w:rsidRPr="008406E0">
              <w:rPr>
                <w:rFonts w:asciiTheme="minorHAnsi" w:hAnsiTheme="minorHAnsi"/>
                <w:sz w:val="18"/>
                <w:szCs w:val="18"/>
              </w:rPr>
              <w:t>02</w:t>
            </w:r>
          </w:p>
        </w:tc>
        <w:tc>
          <w:tcPr>
            <w:tcW w:w="4500" w:type="dxa"/>
            <w:vAlign w:val="center"/>
          </w:tcPr>
          <w:p w14:paraId="17784A28" w14:textId="77777777" w:rsidR="00DC59D7" w:rsidRPr="008406E0" w:rsidRDefault="00DC59D7" w:rsidP="00307737">
            <w:pPr>
              <w:rPr>
                <w:rFonts w:asciiTheme="minorHAnsi" w:hAnsiTheme="minorHAnsi"/>
                <w:sz w:val="18"/>
                <w:szCs w:val="18"/>
              </w:rPr>
            </w:pPr>
            <w:r w:rsidRPr="008406E0">
              <w:rPr>
                <w:rFonts w:asciiTheme="minorHAnsi" w:hAnsiTheme="minorHAnsi"/>
                <w:sz w:val="18"/>
                <w:szCs w:val="18"/>
              </w:rPr>
              <w:t>Required Minimum Continuous Ventilation Airflow</w:t>
            </w:r>
          </w:p>
        </w:tc>
        <w:tc>
          <w:tcPr>
            <w:tcW w:w="5575" w:type="dxa"/>
          </w:tcPr>
          <w:p w14:paraId="1DE7A8C1" w14:textId="43B2F322" w:rsidR="00DC59D7" w:rsidRPr="008406E0" w:rsidRDefault="00DC59D7" w:rsidP="00307737">
            <w:pPr>
              <w:rPr>
                <w:rFonts w:asciiTheme="minorHAnsi" w:hAnsiTheme="minorHAnsi"/>
                <w:sz w:val="18"/>
                <w:szCs w:val="18"/>
              </w:rPr>
            </w:pPr>
          </w:p>
        </w:tc>
      </w:tr>
      <w:tr w:rsidR="00DC59D7" w:rsidRPr="008406E0" w14:paraId="57E10AB9" w14:textId="77777777" w:rsidTr="00307737">
        <w:tc>
          <w:tcPr>
            <w:tcW w:w="715" w:type="dxa"/>
            <w:vAlign w:val="center"/>
          </w:tcPr>
          <w:p w14:paraId="02A16831" w14:textId="77777777" w:rsidR="00DC59D7" w:rsidRPr="008406E0" w:rsidRDefault="00DC59D7" w:rsidP="00307737">
            <w:pPr>
              <w:jc w:val="center"/>
              <w:rPr>
                <w:rFonts w:asciiTheme="minorHAnsi" w:hAnsiTheme="minorHAnsi"/>
                <w:sz w:val="18"/>
                <w:szCs w:val="18"/>
              </w:rPr>
            </w:pPr>
            <w:r w:rsidRPr="008406E0">
              <w:rPr>
                <w:rFonts w:asciiTheme="minorHAnsi" w:hAnsiTheme="minorHAnsi"/>
                <w:sz w:val="18"/>
                <w:szCs w:val="18"/>
              </w:rPr>
              <w:t>03</w:t>
            </w:r>
          </w:p>
        </w:tc>
        <w:tc>
          <w:tcPr>
            <w:tcW w:w="4500" w:type="dxa"/>
            <w:vAlign w:val="center"/>
          </w:tcPr>
          <w:p w14:paraId="0526DD65" w14:textId="77777777" w:rsidR="00DC59D7" w:rsidRPr="008406E0" w:rsidRDefault="00DC59D7" w:rsidP="00307737">
            <w:pPr>
              <w:rPr>
                <w:rFonts w:asciiTheme="minorHAnsi" w:hAnsiTheme="minorHAnsi"/>
                <w:sz w:val="18"/>
                <w:szCs w:val="18"/>
              </w:rPr>
            </w:pPr>
            <w:r w:rsidRPr="008406E0">
              <w:rPr>
                <w:rFonts w:asciiTheme="minorHAnsi" w:hAnsiTheme="minorHAnsi"/>
                <w:sz w:val="18"/>
                <w:szCs w:val="18"/>
              </w:rPr>
              <w:t>Compliance Statement</w:t>
            </w:r>
          </w:p>
        </w:tc>
        <w:tc>
          <w:tcPr>
            <w:tcW w:w="5575" w:type="dxa"/>
          </w:tcPr>
          <w:p w14:paraId="7D343BA4" w14:textId="773AE259" w:rsidR="00DC59D7" w:rsidRPr="008406E0" w:rsidRDefault="00DC59D7" w:rsidP="00307737">
            <w:pPr>
              <w:rPr>
                <w:rFonts w:asciiTheme="minorHAnsi" w:hAnsiTheme="minorHAnsi"/>
                <w:sz w:val="18"/>
                <w:szCs w:val="18"/>
              </w:rPr>
            </w:pPr>
          </w:p>
        </w:tc>
      </w:tr>
      <w:bookmarkEnd w:id="1"/>
    </w:tbl>
    <w:p w14:paraId="36B29052" w14:textId="1E1F8D1D" w:rsidR="00310D9A" w:rsidRPr="008406E0" w:rsidRDefault="00310D9A"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5575"/>
      </w:tblGrid>
      <w:tr w:rsidR="0076122A" w:rsidRPr="008406E0" w14:paraId="0097C85B" w14:textId="77777777" w:rsidTr="00855975">
        <w:tc>
          <w:tcPr>
            <w:tcW w:w="10790" w:type="dxa"/>
            <w:gridSpan w:val="3"/>
          </w:tcPr>
          <w:p w14:paraId="03183DDB" w14:textId="611766C9" w:rsidR="0076122A" w:rsidRPr="008406E0" w:rsidRDefault="009D125C" w:rsidP="00855975">
            <w:pPr>
              <w:rPr>
                <w:rFonts w:asciiTheme="minorHAnsi" w:hAnsiTheme="minorHAnsi"/>
                <w:b/>
                <w:szCs w:val="18"/>
              </w:rPr>
            </w:pPr>
            <w:r w:rsidRPr="008406E0">
              <w:rPr>
                <w:rFonts w:asciiTheme="minorHAnsi" w:hAnsiTheme="minorHAnsi"/>
                <w:b/>
                <w:szCs w:val="18"/>
              </w:rPr>
              <w:t>D2</w:t>
            </w:r>
            <w:r w:rsidR="0076122A" w:rsidRPr="008406E0">
              <w:rPr>
                <w:rFonts w:asciiTheme="minorHAnsi" w:hAnsiTheme="minorHAnsi"/>
                <w:b/>
                <w:szCs w:val="18"/>
              </w:rPr>
              <w:t xml:space="preserve">. Kitchen Range Hood Capture Efficiency </w:t>
            </w:r>
            <w:r w:rsidR="00F5181A" w:rsidRPr="008406E0">
              <w:rPr>
                <w:rFonts w:asciiTheme="minorHAnsi" w:hAnsiTheme="minorHAnsi"/>
                <w:b/>
                <w:szCs w:val="18"/>
              </w:rPr>
              <w:t xml:space="preserve">Option </w:t>
            </w:r>
          </w:p>
          <w:p w14:paraId="42EFB24B" w14:textId="4AF6E42D" w:rsidR="00582241" w:rsidRPr="008406E0" w:rsidRDefault="00582241" w:rsidP="00855975">
            <w:pPr>
              <w:rPr>
                <w:rFonts w:asciiTheme="minorHAnsi" w:hAnsiTheme="minorHAnsi"/>
                <w:bCs/>
                <w:i/>
                <w:iCs/>
                <w:sz w:val="16"/>
                <w:szCs w:val="16"/>
              </w:rPr>
            </w:pPr>
          </w:p>
        </w:tc>
      </w:tr>
      <w:tr w:rsidR="00B663AB" w:rsidRPr="008406E0" w14:paraId="056E8192" w14:textId="77777777" w:rsidTr="003C4A15">
        <w:tc>
          <w:tcPr>
            <w:tcW w:w="542" w:type="dxa"/>
            <w:vAlign w:val="center"/>
          </w:tcPr>
          <w:p w14:paraId="59EE0E1E" w14:textId="77777777" w:rsidR="00B663AB" w:rsidRPr="008406E0" w:rsidRDefault="00B663AB" w:rsidP="00855975">
            <w:pPr>
              <w:jc w:val="center"/>
              <w:rPr>
                <w:rFonts w:asciiTheme="minorHAnsi" w:hAnsiTheme="minorHAnsi"/>
                <w:sz w:val="18"/>
                <w:szCs w:val="18"/>
              </w:rPr>
            </w:pPr>
            <w:r w:rsidRPr="008406E0">
              <w:rPr>
                <w:rFonts w:asciiTheme="minorHAnsi" w:hAnsiTheme="minorHAnsi"/>
                <w:sz w:val="18"/>
                <w:szCs w:val="18"/>
              </w:rPr>
              <w:t>01</w:t>
            </w:r>
          </w:p>
        </w:tc>
        <w:tc>
          <w:tcPr>
            <w:tcW w:w="4673" w:type="dxa"/>
            <w:vAlign w:val="center"/>
          </w:tcPr>
          <w:p w14:paraId="1CA0848C" w14:textId="391E44F9" w:rsidR="00B663AB" w:rsidRPr="008406E0" w:rsidRDefault="00B663AB" w:rsidP="00855975">
            <w:pPr>
              <w:rPr>
                <w:rFonts w:asciiTheme="minorHAnsi" w:hAnsiTheme="minorHAnsi"/>
                <w:sz w:val="18"/>
                <w:szCs w:val="18"/>
              </w:rPr>
            </w:pPr>
            <w:r w:rsidRPr="008406E0">
              <w:rPr>
                <w:rFonts w:asciiTheme="minorHAnsi" w:hAnsiTheme="minorHAnsi"/>
                <w:sz w:val="18"/>
                <w:szCs w:val="18"/>
              </w:rPr>
              <w:t>Manufacturer Name</w:t>
            </w:r>
          </w:p>
        </w:tc>
        <w:tc>
          <w:tcPr>
            <w:tcW w:w="5575" w:type="dxa"/>
          </w:tcPr>
          <w:p w14:paraId="6D5232A9" w14:textId="77777777" w:rsidR="00B663AB" w:rsidRPr="008406E0" w:rsidRDefault="00B663AB" w:rsidP="00855975">
            <w:pPr>
              <w:rPr>
                <w:rFonts w:asciiTheme="minorHAnsi" w:hAnsiTheme="minorHAnsi"/>
                <w:sz w:val="18"/>
                <w:szCs w:val="18"/>
              </w:rPr>
            </w:pPr>
          </w:p>
        </w:tc>
      </w:tr>
      <w:tr w:rsidR="00B663AB" w:rsidRPr="008406E0" w14:paraId="19994579" w14:textId="77777777" w:rsidTr="003C4A15">
        <w:tc>
          <w:tcPr>
            <w:tcW w:w="542" w:type="dxa"/>
            <w:vAlign w:val="center"/>
          </w:tcPr>
          <w:p w14:paraId="7B6D8165" w14:textId="77777777" w:rsidR="00B663AB" w:rsidRPr="008406E0" w:rsidRDefault="00B663AB" w:rsidP="00855975">
            <w:pPr>
              <w:jc w:val="center"/>
              <w:rPr>
                <w:rFonts w:asciiTheme="minorHAnsi" w:hAnsiTheme="minorHAnsi"/>
                <w:sz w:val="18"/>
                <w:szCs w:val="18"/>
              </w:rPr>
            </w:pPr>
            <w:r w:rsidRPr="008406E0">
              <w:rPr>
                <w:rFonts w:asciiTheme="minorHAnsi" w:hAnsiTheme="minorHAnsi"/>
                <w:sz w:val="18"/>
                <w:szCs w:val="18"/>
              </w:rPr>
              <w:t>02</w:t>
            </w:r>
          </w:p>
        </w:tc>
        <w:tc>
          <w:tcPr>
            <w:tcW w:w="4673" w:type="dxa"/>
            <w:vAlign w:val="center"/>
          </w:tcPr>
          <w:p w14:paraId="330A0B36" w14:textId="1A8F02E9" w:rsidR="00B663AB" w:rsidRPr="008406E0" w:rsidRDefault="00B663AB" w:rsidP="00855975">
            <w:pPr>
              <w:rPr>
                <w:rFonts w:asciiTheme="minorHAnsi" w:hAnsiTheme="minorHAnsi"/>
                <w:sz w:val="18"/>
                <w:szCs w:val="18"/>
              </w:rPr>
            </w:pPr>
            <w:r w:rsidRPr="008406E0">
              <w:rPr>
                <w:rFonts w:asciiTheme="minorHAnsi" w:hAnsiTheme="minorHAnsi"/>
                <w:sz w:val="18"/>
                <w:szCs w:val="18"/>
              </w:rPr>
              <w:t>CEC-Approved Directory Listed Model Number</w:t>
            </w:r>
          </w:p>
        </w:tc>
        <w:tc>
          <w:tcPr>
            <w:tcW w:w="5575" w:type="dxa"/>
          </w:tcPr>
          <w:p w14:paraId="3B03BDE8" w14:textId="77777777" w:rsidR="00B663AB" w:rsidRPr="008406E0" w:rsidRDefault="00B663AB" w:rsidP="00855975">
            <w:pPr>
              <w:rPr>
                <w:rFonts w:asciiTheme="minorHAnsi" w:hAnsiTheme="minorHAnsi"/>
                <w:sz w:val="18"/>
                <w:szCs w:val="18"/>
              </w:rPr>
            </w:pPr>
          </w:p>
        </w:tc>
      </w:tr>
      <w:tr w:rsidR="00B663AB" w:rsidRPr="008406E0" w14:paraId="1DC5D0C4" w14:textId="77777777" w:rsidTr="003C4A15">
        <w:tc>
          <w:tcPr>
            <w:tcW w:w="542" w:type="dxa"/>
            <w:vAlign w:val="center"/>
          </w:tcPr>
          <w:p w14:paraId="280B04C8" w14:textId="77777777" w:rsidR="00B663AB" w:rsidRPr="008406E0" w:rsidRDefault="00B663AB" w:rsidP="00855975">
            <w:pPr>
              <w:jc w:val="center"/>
              <w:rPr>
                <w:rFonts w:asciiTheme="minorHAnsi" w:hAnsiTheme="minorHAnsi"/>
                <w:sz w:val="18"/>
                <w:szCs w:val="18"/>
              </w:rPr>
            </w:pPr>
            <w:r w:rsidRPr="008406E0">
              <w:rPr>
                <w:rFonts w:asciiTheme="minorHAnsi" w:hAnsiTheme="minorHAnsi"/>
                <w:sz w:val="18"/>
                <w:szCs w:val="18"/>
              </w:rPr>
              <w:t>03</w:t>
            </w:r>
          </w:p>
        </w:tc>
        <w:tc>
          <w:tcPr>
            <w:tcW w:w="4673" w:type="dxa"/>
            <w:vAlign w:val="center"/>
          </w:tcPr>
          <w:p w14:paraId="49C32D9E" w14:textId="4ACDA1C9" w:rsidR="00B663AB" w:rsidRPr="008406E0" w:rsidRDefault="00B663AB" w:rsidP="00855975">
            <w:pPr>
              <w:rPr>
                <w:rFonts w:asciiTheme="minorHAnsi" w:hAnsiTheme="minorHAnsi"/>
                <w:sz w:val="18"/>
                <w:szCs w:val="18"/>
              </w:rPr>
            </w:pPr>
            <w:r w:rsidRPr="008406E0">
              <w:rPr>
                <w:rFonts w:asciiTheme="minorHAnsi" w:hAnsiTheme="minorHAnsi"/>
                <w:sz w:val="18"/>
                <w:szCs w:val="18"/>
              </w:rPr>
              <w:t>CEC-Approved Directory Listed Rated Capture Efficiency</w:t>
            </w:r>
          </w:p>
        </w:tc>
        <w:tc>
          <w:tcPr>
            <w:tcW w:w="5575" w:type="dxa"/>
          </w:tcPr>
          <w:p w14:paraId="7BA255E3" w14:textId="77777777" w:rsidR="00B663AB" w:rsidRPr="008406E0" w:rsidRDefault="00B663AB" w:rsidP="00855975">
            <w:pPr>
              <w:rPr>
                <w:rFonts w:asciiTheme="minorHAnsi" w:hAnsiTheme="minorHAnsi"/>
                <w:sz w:val="18"/>
                <w:szCs w:val="18"/>
              </w:rPr>
            </w:pPr>
          </w:p>
        </w:tc>
      </w:tr>
      <w:tr w:rsidR="00B663AB" w:rsidRPr="008406E0" w14:paraId="60023D6A" w14:textId="77777777" w:rsidTr="003C4A15">
        <w:tc>
          <w:tcPr>
            <w:tcW w:w="542" w:type="dxa"/>
            <w:vAlign w:val="center"/>
          </w:tcPr>
          <w:p w14:paraId="48E6A6E0" w14:textId="14B4993C" w:rsidR="00B663AB" w:rsidRPr="008406E0" w:rsidRDefault="00B663AB" w:rsidP="00855975">
            <w:pPr>
              <w:jc w:val="center"/>
              <w:rPr>
                <w:rFonts w:asciiTheme="minorHAnsi" w:hAnsiTheme="minorHAnsi"/>
                <w:sz w:val="18"/>
                <w:szCs w:val="18"/>
              </w:rPr>
            </w:pPr>
            <w:r w:rsidRPr="008406E0">
              <w:rPr>
                <w:rFonts w:asciiTheme="minorHAnsi" w:hAnsiTheme="minorHAnsi"/>
                <w:sz w:val="18"/>
                <w:szCs w:val="18"/>
              </w:rPr>
              <w:t>04</w:t>
            </w:r>
          </w:p>
        </w:tc>
        <w:tc>
          <w:tcPr>
            <w:tcW w:w="4673" w:type="dxa"/>
            <w:vAlign w:val="center"/>
          </w:tcPr>
          <w:p w14:paraId="539CB7A4" w14:textId="5D8A3CEB" w:rsidR="00B663AB" w:rsidRPr="008406E0" w:rsidRDefault="00B663AB" w:rsidP="00855975">
            <w:pPr>
              <w:rPr>
                <w:rFonts w:asciiTheme="minorHAnsi" w:hAnsiTheme="minorHAnsi"/>
                <w:sz w:val="18"/>
                <w:szCs w:val="18"/>
              </w:rPr>
            </w:pPr>
            <w:r w:rsidRPr="008406E0">
              <w:rPr>
                <w:rFonts w:asciiTheme="minorHAnsi" w:hAnsiTheme="minorHAnsi"/>
                <w:sz w:val="18"/>
                <w:szCs w:val="18"/>
              </w:rPr>
              <w:t>Required Minimum Capture Efficiency (</w:t>
            </w:r>
            <w:r w:rsidRPr="008406E0">
              <w:rPr>
                <w:rFonts w:asciiTheme="minorHAnsi" w:hAnsiTheme="minorHAnsi"/>
                <w:i/>
                <w:iCs/>
                <w:sz w:val="18"/>
                <w:szCs w:val="18"/>
              </w:rPr>
              <w:t>Table 1</w:t>
            </w:r>
            <w:r w:rsidR="00F428D8" w:rsidRPr="008406E0">
              <w:rPr>
                <w:rFonts w:asciiTheme="minorHAnsi" w:hAnsiTheme="minorHAnsi"/>
                <w:i/>
                <w:iCs/>
                <w:sz w:val="18"/>
                <w:szCs w:val="18"/>
              </w:rPr>
              <w:t>60.2</w:t>
            </w:r>
            <w:r w:rsidRPr="008406E0">
              <w:rPr>
                <w:rFonts w:asciiTheme="minorHAnsi" w:hAnsiTheme="minorHAnsi"/>
                <w:i/>
                <w:iCs/>
                <w:sz w:val="18"/>
                <w:szCs w:val="18"/>
              </w:rPr>
              <w:t>-G</w:t>
            </w:r>
            <w:r w:rsidRPr="008406E0">
              <w:rPr>
                <w:rFonts w:asciiTheme="minorHAnsi" w:hAnsiTheme="minorHAnsi"/>
                <w:sz w:val="18"/>
                <w:szCs w:val="18"/>
              </w:rPr>
              <w:t>)</w:t>
            </w:r>
          </w:p>
        </w:tc>
        <w:tc>
          <w:tcPr>
            <w:tcW w:w="5575" w:type="dxa"/>
          </w:tcPr>
          <w:p w14:paraId="67E1E45A" w14:textId="77777777" w:rsidR="00B663AB" w:rsidRPr="008406E0" w:rsidRDefault="00B663AB" w:rsidP="00855975">
            <w:pPr>
              <w:rPr>
                <w:rFonts w:asciiTheme="minorHAnsi" w:hAnsiTheme="minorHAnsi"/>
                <w:sz w:val="18"/>
                <w:szCs w:val="18"/>
              </w:rPr>
            </w:pPr>
          </w:p>
        </w:tc>
      </w:tr>
      <w:tr w:rsidR="00B663AB" w:rsidRPr="008406E0" w14:paraId="4D61CE42" w14:textId="77777777" w:rsidTr="003C4A15">
        <w:tc>
          <w:tcPr>
            <w:tcW w:w="542" w:type="dxa"/>
            <w:vAlign w:val="center"/>
          </w:tcPr>
          <w:p w14:paraId="50FAFADA" w14:textId="4C513EB1" w:rsidR="00B663AB" w:rsidRPr="008406E0" w:rsidRDefault="00B663AB" w:rsidP="00855975">
            <w:pPr>
              <w:jc w:val="center"/>
              <w:rPr>
                <w:rFonts w:asciiTheme="minorHAnsi" w:hAnsiTheme="minorHAnsi"/>
                <w:sz w:val="18"/>
                <w:szCs w:val="18"/>
              </w:rPr>
            </w:pPr>
            <w:r w:rsidRPr="008406E0">
              <w:rPr>
                <w:rFonts w:asciiTheme="minorHAnsi" w:hAnsiTheme="minorHAnsi"/>
                <w:sz w:val="18"/>
                <w:szCs w:val="18"/>
              </w:rPr>
              <w:t>05</w:t>
            </w:r>
          </w:p>
        </w:tc>
        <w:tc>
          <w:tcPr>
            <w:tcW w:w="4673" w:type="dxa"/>
            <w:vAlign w:val="center"/>
          </w:tcPr>
          <w:p w14:paraId="477653E3" w14:textId="30E24037" w:rsidR="00B663AB" w:rsidRPr="008406E0" w:rsidRDefault="00B663AB" w:rsidP="00855975">
            <w:pPr>
              <w:rPr>
                <w:rFonts w:asciiTheme="minorHAnsi" w:hAnsiTheme="minorHAnsi"/>
                <w:sz w:val="18"/>
                <w:szCs w:val="18"/>
              </w:rPr>
            </w:pPr>
            <w:r w:rsidRPr="008406E0">
              <w:rPr>
                <w:rFonts w:asciiTheme="minorHAnsi" w:hAnsiTheme="minorHAnsi"/>
                <w:sz w:val="18"/>
                <w:szCs w:val="18"/>
              </w:rPr>
              <w:t>Compliance Statement</w:t>
            </w:r>
          </w:p>
        </w:tc>
        <w:tc>
          <w:tcPr>
            <w:tcW w:w="5575" w:type="dxa"/>
          </w:tcPr>
          <w:p w14:paraId="552A2888" w14:textId="77777777" w:rsidR="00B663AB" w:rsidRPr="008406E0" w:rsidRDefault="00B663AB" w:rsidP="00855975">
            <w:pPr>
              <w:rPr>
                <w:rFonts w:asciiTheme="minorHAnsi" w:hAnsiTheme="minorHAns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DC59D7" w:rsidRPr="008406E0" w14:paraId="74F2E1D5" w14:textId="77777777" w:rsidTr="00307737">
        <w:trPr>
          <w:cantSplit/>
          <w:trHeight w:val="288"/>
        </w:trPr>
        <w:tc>
          <w:tcPr>
            <w:tcW w:w="10790" w:type="dxa"/>
            <w:gridSpan w:val="2"/>
            <w:vAlign w:val="center"/>
            <w:hideMark/>
          </w:tcPr>
          <w:p w14:paraId="25101498" w14:textId="780CFE36" w:rsidR="00DC59D7" w:rsidRPr="008406E0" w:rsidRDefault="00DC59D7" w:rsidP="00307737">
            <w:pPr>
              <w:keepNext/>
              <w:rPr>
                <w:rFonts w:asciiTheme="minorHAnsi" w:hAnsiTheme="minorHAnsi"/>
                <w:b/>
                <w:bCs/>
                <w:sz w:val="18"/>
                <w:szCs w:val="18"/>
              </w:rPr>
            </w:pPr>
            <w:r w:rsidRPr="008406E0">
              <w:rPr>
                <w:rFonts w:asciiTheme="minorHAnsi" w:hAnsiTheme="minorHAnsi"/>
                <w:b/>
                <w:bCs/>
                <w:szCs w:val="18"/>
              </w:rPr>
              <w:lastRenderedPageBreak/>
              <w:t>E. Other Requirements</w:t>
            </w:r>
          </w:p>
        </w:tc>
      </w:tr>
      <w:tr w:rsidR="00DC59D7" w:rsidRPr="008406E0" w14:paraId="2703AF6E" w14:textId="77777777" w:rsidTr="00307737">
        <w:trPr>
          <w:cantSplit/>
          <w:trHeight w:val="288"/>
        </w:trPr>
        <w:tc>
          <w:tcPr>
            <w:tcW w:w="10790" w:type="dxa"/>
            <w:gridSpan w:val="2"/>
            <w:vAlign w:val="center"/>
          </w:tcPr>
          <w:p w14:paraId="24CEA7AF" w14:textId="052459B9" w:rsidR="00DC59D7" w:rsidRPr="008406E0" w:rsidRDefault="00DC59D7" w:rsidP="00307737">
            <w:pPr>
              <w:keepNext/>
              <w:rPr>
                <w:rFonts w:asciiTheme="minorHAnsi" w:hAnsiTheme="minorHAnsi"/>
                <w:b/>
                <w:bCs/>
                <w:szCs w:val="18"/>
              </w:rPr>
            </w:pPr>
            <w:r w:rsidRPr="008406E0">
              <w:rPr>
                <w:rFonts w:asciiTheme="minorHAnsi" w:hAnsiTheme="minorHAnsi"/>
                <w:i/>
                <w:sz w:val="18"/>
                <w:szCs w:val="18"/>
              </w:rPr>
              <w:t xml:space="preserve">The items listed below correspond to the information given in </w:t>
            </w:r>
            <w:r w:rsidR="005942EE" w:rsidRPr="008406E0">
              <w:rPr>
                <w:rFonts w:asciiTheme="minorHAnsi" w:hAnsiTheme="minorHAnsi"/>
                <w:i/>
                <w:sz w:val="18"/>
                <w:szCs w:val="18"/>
              </w:rPr>
              <w:t>Section1</w:t>
            </w:r>
            <w:r w:rsidR="00C503A1" w:rsidRPr="008406E0">
              <w:rPr>
                <w:rFonts w:asciiTheme="minorHAnsi" w:hAnsiTheme="minorHAnsi"/>
                <w:i/>
                <w:sz w:val="18"/>
                <w:szCs w:val="18"/>
              </w:rPr>
              <w:t>60.2</w:t>
            </w:r>
            <w:r w:rsidR="005D0B05" w:rsidRPr="008406E0">
              <w:rPr>
                <w:rFonts w:asciiTheme="minorHAnsi" w:hAnsiTheme="minorHAnsi"/>
                <w:i/>
                <w:sz w:val="18"/>
                <w:szCs w:val="18"/>
              </w:rPr>
              <w:t>(b)2</w:t>
            </w:r>
            <w:r w:rsidR="009B189B" w:rsidRPr="008406E0">
              <w:rPr>
                <w:rFonts w:asciiTheme="minorHAnsi" w:hAnsiTheme="minorHAnsi"/>
                <w:i/>
                <w:sz w:val="18"/>
                <w:szCs w:val="18"/>
              </w:rPr>
              <w:t>A</w:t>
            </w:r>
            <w:r w:rsidR="005D0B05" w:rsidRPr="008406E0">
              <w:rPr>
                <w:rFonts w:asciiTheme="minorHAnsi" w:hAnsiTheme="minorHAnsi"/>
                <w:i/>
                <w:sz w:val="18"/>
                <w:szCs w:val="18"/>
              </w:rPr>
              <w:t>vi</w:t>
            </w:r>
            <w:r w:rsidRPr="008406E0">
              <w:rPr>
                <w:rFonts w:asciiTheme="minorHAnsi" w:hAnsiTheme="minorHAnsi"/>
                <w:i/>
                <w:sz w:val="18"/>
                <w:szCs w:val="18"/>
              </w:rPr>
              <w:t>.  Refer also to Chapter 4.6 of the Residential Compliance Manual for information describing these requirements in more detail.  The signature of the Responsible Person in the declaration statement below certifies that the building complies with these requirements if applicable.</w:t>
            </w:r>
          </w:p>
        </w:tc>
      </w:tr>
      <w:tr w:rsidR="00DC59D7" w:rsidRPr="008406E0" w14:paraId="01D0CFDA" w14:textId="77777777" w:rsidTr="00307737">
        <w:trPr>
          <w:cantSplit/>
          <w:trHeight w:val="158"/>
        </w:trPr>
        <w:tc>
          <w:tcPr>
            <w:tcW w:w="707" w:type="dxa"/>
            <w:vAlign w:val="center"/>
          </w:tcPr>
          <w:p w14:paraId="536DD40B" w14:textId="77777777" w:rsidR="00DC59D7" w:rsidRPr="008406E0" w:rsidRDefault="00DC59D7" w:rsidP="00307737">
            <w:pPr>
              <w:keepNext/>
              <w:jc w:val="center"/>
              <w:rPr>
                <w:rFonts w:asciiTheme="minorHAnsi" w:hAnsiTheme="minorHAnsi"/>
                <w:sz w:val="18"/>
                <w:szCs w:val="18"/>
              </w:rPr>
            </w:pPr>
            <w:r w:rsidRPr="008406E0">
              <w:rPr>
                <w:rFonts w:asciiTheme="minorHAnsi" w:hAnsiTheme="minorHAnsi"/>
                <w:sz w:val="18"/>
                <w:szCs w:val="18"/>
              </w:rPr>
              <w:t>01</w:t>
            </w:r>
          </w:p>
        </w:tc>
        <w:tc>
          <w:tcPr>
            <w:tcW w:w="10083" w:type="dxa"/>
            <w:vAlign w:val="center"/>
          </w:tcPr>
          <w:p w14:paraId="376C95F8" w14:textId="77777777" w:rsidR="00DC59D7" w:rsidRPr="008406E0" w:rsidRDefault="00DC59D7" w:rsidP="00307737">
            <w:pPr>
              <w:keepNext/>
              <w:rPr>
                <w:rFonts w:asciiTheme="minorHAnsi" w:hAnsiTheme="minorHAnsi"/>
                <w:sz w:val="18"/>
                <w:szCs w:val="18"/>
              </w:rPr>
            </w:pPr>
            <w:r w:rsidRPr="008406E0">
              <w:rPr>
                <w:rFonts w:asciiTheme="minorHAnsi" w:hAnsiTheme="minorHAnsi"/>
                <w:sz w:val="18"/>
                <w:szCs w:val="18"/>
              </w:rPr>
              <w:t>Demand control exhaust systems shall be provided with at least one of the following:</w:t>
            </w:r>
          </w:p>
          <w:p w14:paraId="5BC21B1E" w14:textId="77777777" w:rsidR="00DC59D7" w:rsidRPr="008406E0" w:rsidRDefault="00DC59D7" w:rsidP="00307737">
            <w:pPr>
              <w:pStyle w:val="ListParagraph"/>
              <w:keepNext/>
              <w:numPr>
                <w:ilvl w:val="0"/>
                <w:numId w:val="26"/>
              </w:numPr>
              <w:rPr>
                <w:rFonts w:asciiTheme="minorHAnsi" w:hAnsiTheme="minorHAnsi"/>
                <w:sz w:val="18"/>
                <w:szCs w:val="18"/>
              </w:rPr>
            </w:pPr>
            <w:r w:rsidRPr="008406E0">
              <w:rPr>
                <w:rFonts w:asciiTheme="minorHAnsi" w:hAnsiTheme="minorHAnsi"/>
                <w:sz w:val="18"/>
                <w:szCs w:val="18"/>
              </w:rPr>
              <w:t>A readily accessible occupant-controlled on-off control.</w:t>
            </w:r>
          </w:p>
          <w:p w14:paraId="40972770" w14:textId="77777777" w:rsidR="00DC59D7" w:rsidRPr="008406E0" w:rsidRDefault="00DC59D7" w:rsidP="00307737">
            <w:pPr>
              <w:pStyle w:val="ListParagraph"/>
              <w:keepNext/>
              <w:numPr>
                <w:ilvl w:val="0"/>
                <w:numId w:val="26"/>
              </w:numPr>
              <w:rPr>
                <w:rFonts w:asciiTheme="minorHAnsi" w:hAnsiTheme="minorHAnsi"/>
                <w:sz w:val="18"/>
                <w:szCs w:val="18"/>
              </w:rPr>
            </w:pPr>
            <w:r w:rsidRPr="008406E0">
              <w:rPr>
                <w:rFonts w:asciiTheme="minorHAnsi" w:hAnsiTheme="minorHAnsi"/>
                <w:sz w:val="18"/>
                <w:szCs w:val="18"/>
              </w:rPr>
              <w:t>An automatic control that does not impede occupant on control.</w:t>
            </w:r>
          </w:p>
        </w:tc>
      </w:tr>
      <w:tr w:rsidR="00DC59D7" w:rsidRPr="008406E0" w14:paraId="20558487" w14:textId="77777777" w:rsidTr="00307737">
        <w:trPr>
          <w:cantSplit/>
          <w:trHeight w:val="158"/>
        </w:trPr>
        <w:tc>
          <w:tcPr>
            <w:tcW w:w="707" w:type="dxa"/>
            <w:vAlign w:val="center"/>
          </w:tcPr>
          <w:p w14:paraId="42C2A1B5" w14:textId="77777777" w:rsidR="00DC59D7" w:rsidRPr="008406E0" w:rsidRDefault="00DC59D7" w:rsidP="00307737">
            <w:pPr>
              <w:keepNext/>
              <w:jc w:val="center"/>
              <w:rPr>
                <w:rFonts w:asciiTheme="minorHAnsi" w:hAnsiTheme="minorHAnsi"/>
                <w:sz w:val="18"/>
                <w:szCs w:val="18"/>
              </w:rPr>
            </w:pPr>
            <w:r w:rsidRPr="008406E0">
              <w:rPr>
                <w:rFonts w:asciiTheme="minorHAnsi" w:hAnsiTheme="minorHAnsi"/>
                <w:sz w:val="18"/>
                <w:szCs w:val="18"/>
              </w:rPr>
              <w:t>02</w:t>
            </w:r>
          </w:p>
        </w:tc>
        <w:tc>
          <w:tcPr>
            <w:tcW w:w="10083" w:type="dxa"/>
            <w:vAlign w:val="center"/>
          </w:tcPr>
          <w:p w14:paraId="3FC2697C" w14:textId="77777777" w:rsidR="00DC59D7" w:rsidRPr="008406E0" w:rsidRDefault="00DC59D7" w:rsidP="00307737">
            <w:pPr>
              <w:keepNext/>
              <w:rPr>
                <w:rFonts w:asciiTheme="minorHAnsi" w:hAnsiTheme="minorHAnsi"/>
                <w:sz w:val="18"/>
                <w:szCs w:val="18"/>
              </w:rPr>
            </w:pPr>
            <w:proofErr w:type="spellStart"/>
            <w:r w:rsidRPr="008406E0">
              <w:rPr>
                <w:rFonts w:asciiTheme="minorHAnsi" w:hAnsiTheme="minorHAnsi"/>
                <w:sz w:val="18"/>
                <w:szCs w:val="18"/>
              </w:rPr>
              <w:t>Nonenclosed</w:t>
            </w:r>
            <w:proofErr w:type="spellEnd"/>
            <w:r w:rsidRPr="008406E0">
              <w:rPr>
                <w:rFonts w:asciiTheme="minorHAnsi" w:hAnsiTheme="minorHAnsi"/>
                <w:sz w:val="18"/>
                <w:szCs w:val="18"/>
              </w:rPr>
              <w:t xml:space="preserve"> kitchens shall be provided with a demand-controlled mechanical exhaust system.</w:t>
            </w:r>
          </w:p>
        </w:tc>
      </w:tr>
      <w:tr w:rsidR="00DC59D7" w:rsidRPr="008406E0" w14:paraId="375F3D78" w14:textId="77777777" w:rsidTr="00307737">
        <w:trPr>
          <w:cantSplit/>
          <w:trHeight w:val="158"/>
        </w:trPr>
        <w:tc>
          <w:tcPr>
            <w:tcW w:w="707" w:type="dxa"/>
            <w:vAlign w:val="center"/>
          </w:tcPr>
          <w:p w14:paraId="0BC9F7A7" w14:textId="77777777" w:rsidR="00DC59D7" w:rsidRPr="008406E0" w:rsidRDefault="00DC59D7" w:rsidP="00307737">
            <w:pPr>
              <w:keepNext/>
              <w:jc w:val="center"/>
              <w:rPr>
                <w:rFonts w:asciiTheme="minorHAnsi" w:hAnsiTheme="minorHAnsi"/>
                <w:sz w:val="18"/>
                <w:szCs w:val="18"/>
              </w:rPr>
            </w:pPr>
            <w:r w:rsidRPr="008406E0">
              <w:rPr>
                <w:rFonts w:asciiTheme="minorHAnsi" w:hAnsiTheme="minorHAnsi"/>
                <w:sz w:val="18"/>
                <w:szCs w:val="18"/>
              </w:rPr>
              <w:t>03</w:t>
            </w:r>
          </w:p>
        </w:tc>
        <w:tc>
          <w:tcPr>
            <w:tcW w:w="10083" w:type="dxa"/>
            <w:vAlign w:val="center"/>
          </w:tcPr>
          <w:p w14:paraId="5E2E7584" w14:textId="77777777" w:rsidR="00DC59D7" w:rsidRPr="008406E0" w:rsidRDefault="00DC59D7" w:rsidP="00307737">
            <w:pPr>
              <w:keepNext/>
              <w:ind w:left="-11"/>
              <w:rPr>
                <w:rFonts w:asciiTheme="minorHAnsi" w:hAnsiTheme="minorHAnsi"/>
                <w:sz w:val="18"/>
                <w:szCs w:val="18"/>
              </w:rPr>
            </w:pPr>
            <w:r w:rsidRPr="008406E0">
              <w:rPr>
                <w:rFonts w:asciiTheme="minorHAnsi" w:hAnsiTheme="minorHAnsi"/>
                <w:sz w:val="18"/>
                <w:szCs w:val="18"/>
              </w:rPr>
              <w:t>Each continuous mechanical exhaust system shall be provided with a readily accessible manual on-off control. (Multifamily dwellings are exempt from readily accessible requirement.)</w:t>
            </w:r>
          </w:p>
        </w:tc>
      </w:tr>
      <w:tr w:rsidR="00DC59D7" w:rsidRPr="008406E0" w14:paraId="05A809C1" w14:textId="77777777" w:rsidTr="00307737">
        <w:trPr>
          <w:cantSplit/>
          <w:trHeight w:val="158"/>
        </w:trPr>
        <w:tc>
          <w:tcPr>
            <w:tcW w:w="707" w:type="dxa"/>
            <w:vAlign w:val="center"/>
          </w:tcPr>
          <w:p w14:paraId="5BC5E960" w14:textId="77777777" w:rsidR="00DC59D7" w:rsidRPr="008406E0" w:rsidRDefault="00DC59D7" w:rsidP="00307737">
            <w:pPr>
              <w:keepNext/>
              <w:jc w:val="center"/>
              <w:rPr>
                <w:rFonts w:asciiTheme="minorHAnsi" w:hAnsiTheme="minorHAnsi"/>
                <w:sz w:val="18"/>
                <w:szCs w:val="18"/>
              </w:rPr>
            </w:pPr>
            <w:r w:rsidRPr="008406E0">
              <w:rPr>
                <w:rFonts w:asciiTheme="minorHAnsi" w:hAnsiTheme="minorHAnsi"/>
                <w:sz w:val="18"/>
                <w:szCs w:val="18"/>
              </w:rPr>
              <w:t>04</w:t>
            </w:r>
          </w:p>
        </w:tc>
        <w:tc>
          <w:tcPr>
            <w:tcW w:w="10083" w:type="dxa"/>
            <w:vAlign w:val="center"/>
          </w:tcPr>
          <w:p w14:paraId="5296FE56" w14:textId="77777777" w:rsidR="00DC59D7" w:rsidRPr="008406E0" w:rsidRDefault="00DC59D7" w:rsidP="00307737">
            <w:pPr>
              <w:keepNext/>
              <w:ind w:left="273" w:hanging="273"/>
              <w:rPr>
                <w:rFonts w:asciiTheme="minorHAnsi" w:hAnsiTheme="minorHAnsi"/>
                <w:sz w:val="18"/>
                <w:szCs w:val="18"/>
              </w:rPr>
            </w:pPr>
            <w:r w:rsidRPr="008406E0">
              <w:rPr>
                <w:rFonts w:asciiTheme="minorHAnsi" w:hAnsiTheme="minorHAnsi"/>
                <w:sz w:val="18"/>
                <w:szCs w:val="18"/>
              </w:rPr>
              <w:t>Continuous mechanical exhaust systems shall be designed to operate during all occupiable hours.</w:t>
            </w:r>
          </w:p>
        </w:tc>
      </w:tr>
      <w:tr w:rsidR="00DC59D7" w:rsidRPr="008406E0" w14:paraId="60B4950E" w14:textId="77777777" w:rsidTr="00307737">
        <w:trPr>
          <w:cantSplit/>
          <w:trHeight w:val="158"/>
        </w:trPr>
        <w:tc>
          <w:tcPr>
            <w:tcW w:w="707" w:type="dxa"/>
            <w:vAlign w:val="center"/>
          </w:tcPr>
          <w:p w14:paraId="1A8AE2CB" w14:textId="77777777" w:rsidR="00DC59D7" w:rsidRPr="008406E0" w:rsidRDefault="00DC59D7" w:rsidP="00307737">
            <w:pPr>
              <w:keepNext/>
              <w:jc w:val="center"/>
              <w:rPr>
                <w:rFonts w:asciiTheme="minorHAnsi" w:hAnsiTheme="minorHAnsi"/>
                <w:sz w:val="18"/>
                <w:szCs w:val="18"/>
              </w:rPr>
            </w:pPr>
            <w:r w:rsidRPr="008406E0">
              <w:rPr>
                <w:rFonts w:asciiTheme="minorHAnsi" w:hAnsiTheme="minorHAnsi"/>
                <w:sz w:val="18"/>
                <w:szCs w:val="18"/>
              </w:rPr>
              <w:t>05</w:t>
            </w:r>
          </w:p>
        </w:tc>
        <w:tc>
          <w:tcPr>
            <w:tcW w:w="10083" w:type="dxa"/>
            <w:vAlign w:val="center"/>
          </w:tcPr>
          <w:p w14:paraId="5D2B49A1" w14:textId="77777777" w:rsidR="00DC59D7" w:rsidRPr="008406E0" w:rsidRDefault="00DC59D7" w:rsidP="00307737">
            <w:pPr>
              <w:autoSpaceDE w:val="0"/>
              <w:autoSpaceDN w:val="0"/>
              <w:adjustRightInd w:val="0"/>
              <w:rPr>
                <w:rFonts w:asciiTheme="minorHAnsi" w:hAnsiTheme="minorHAnsi"/>
                <w:sz w:val="18"/>
                <w:szCs w:val="18"/>
              </w:rPr>
            </w:pPr>
            <w:r w:rsidRPr="008406E0">
              <w:rPr>
                <w:rFonts w:asciiTheme="minorHAnsi" w:hAnsiTheme="minorHAnsi"/>
                <w:sz w:val="18"/>
                <w:szCs w:val="18"/>
              </w:rPr>
              <w:t>Exhaust fans in separate dwelling units shall not share a common exhaust duct. Exhaust inlets from more than one dwelling unit may be served by a single exhaust fan downstream of all the exhaust inlets if the fan is designated and intended to run continuously or if each inlet is equipped with a back-draft damper to prevent cross-contamination when the fan is not running.</w:t>
            </w:r>
          </w:p>
        </w:tc>
      </w:tr>
      <w:tr w:rsidR="00DC59D7" w:rsidRPr="008406E0" w14:paraId="14FD7E1F" w14:textId="77777777" w:rsidTr="00307737">
        <w:trPr>
          <w:cantSplit/>
          <w:trHeight w:val="158"/>
        </w:trPr>
        <w:tc>
          <w:tcPr>
            <w:tcW w:w="10790" w:type="dxa"/>
            <w:gridSpan w:val="2"/>
            <w:vAlign w:val="center"/>
            <w:hideMark/>
          </w:tcPr>
          <w:p w14:paraId="0AC725B0" w14:textId="77777777" w:rsidR="00DC59D7" w:rsidRPr="008406E0" w:rsidRDefault="00DC59D7" w:rsidP="00307737">
            <w:pPr>
              <w:keepNext/>
              <w:rPr>
                <w:rFonts w:asciiTheme="minorHAnsi" w:hAnsiTheme="minorHAnsi"/>
                <w:b/>
                <w:bCs/>
                <w:sz w:val="18"/>
                <w:szCs w:val="18"/>
              </w:rPr>
            </w:pPr>
            <w:r w:rsidRPr="008406E0">
              <w:rPr>
                <w:rFonts w:asciiTheme="minorHAnsi" w:hAnsiTheme="minorHAnsi"/>
                <w:b/>
                <w:sz w:val="18"/>
                <w:szCs w:val="18"/>
              </w:rPr>
              <w:t xml:space="preserve">The responsible person’s signature on this compliance document affirms that all applicable requirements in this table have been met.  </w:t>
            </w:r>
          </w:p>
        </w:tc>
      </w:tr>
    </w:tbl>
    <w:p w14:paraId="03F0D29B" w14:textId="541251AA" w:rsidR="00310D9A" w:rsidRPr="008406E0" w:rsidRDefault="00310D9A" w:rsidP="00192313">
      <w:pPr>
        <w:rPr>
          <w:rFonts w:asciiTheme="minorHAnsi" w:hAnsiTheme="minorHAnsi"/>
          <w:sz w:val="18"/>
          <w:szCs w:val="18"/>
        </w:rPr>
      </w:pPr>
    </w:p>
    <w:p w14:paraId="5DD3C5D7" w14:textId="77777777" w:rsidR="00310D9A" w:rsidRPr="008406E0" w:rsidRDefault="00310D9A">
      <w:pPr>
        <w:rPr>
          <w:rFonts w:asciiTheme="minorHAnsi" w:hAnsiTheme="minorHAnsi"/>
          <w:sz w:val="18"/>
          <w:szCs w:val="18"/>
        </w:rPr>
      </w:pPr>
      <w:r w:rsidRPr="008406E0">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D11B9E" w:rsidRPr="00D11B9E" w14:paraId="641333E6"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73A38ADD" w14:textId="77777777" w:rsidR="00D11B9E" w:rsidRPr="00D11B9E" w:rsidRDefault="00D11B9E" w:rsidP="00D11B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eastAsia="Times New Roman" w:cs="Arial"/>
                <w:b/>
              </w:rPr>
            </w:pPr>
            <w:r w:rsidRPr="00D11B9E">
              <w:rPr>
                <w:rFonts w:ascii="Calibri" w:eastAsia="Times New Roman" w:hAnsi="Calibri" w:cs="Arial"/>
                <w:b/>
                <w:caps/>
              </w:rPr>
              <w:lastRenderedPageBreak/>
              <w:t>Documentation Author's Declaration Statement</w:t>
            </w:r>
          </w:p>
        </w:tc>
      </w:tr>
      <w:tr w:rsidR="00D11B9E" w:rsidRPr="00D11B9E" w14:paraId="4F9EDA42"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4FBAE2E2" w14:textId="77777777" w:rsidR="00D11B9E" w:rsidRPr="00D11B9E" w:rsidRDefault="00D11B9E" w:rsidP="00D11B9E">
            <w:pPr>
              <w:keepNext/>
              <w:numPr>
                <w:ilvl w:val="0"/>
                <w:numId w:val="33"/>
              </w:numPr>
              <w:ind w:left="360" w:hanging="270"/>
              <w:rPr>
                <w:rFonts w:ascii="Calibri" w:eastAsia="Times New Roman" w:hAnsi="Calibri"/>
              </w:rPr>
            </w:pPr>
            <w:r w:rsidRPr="00D11B9E">
              <w:rPr>
                <w:rFonts w:ascii="Calibri" w:eastAsia="Times New Roman" w:hAnsi="Calibri"/>
              </w:rPr>
              <w:t>I certify that this Certificate of Installation documentation is accurate and complete.</w:t>
            </w:r>
          </w:p>
        </w:tc>
      </w:tr>
      <w:tr w:rsidR="00D11B9E" w:rsidRPr="00D11B9E" w14:paraId="3C0563D1"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C27EDDF" w14:textId="77777777" w:rsidR="00D11B9E" w:rsidRPr="00D11B9E" w:rsidRDefault="00D11B9E" w:rsidP="00D11B9E">
            <w:pPr>
              <w:keepNext/>
              <w:rPr>
                <w:rFonts w:ascii="Calibri" w:eastAsia="Times New Roman" w:hAnsi="Calibri"/>
              </w:rPr>
            </w:pPr>
            <w:r w:rsidRPr="00D11B9E">
              <w:rPr>
                <w:rFonts w:ascii="Calibri" w:eastAsia="Times New Roman"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2DD39F6" w14:textId="77777777" w:rsidR="00D11B9E" w:rsidRPr="00D11B9E" w:rsidRDefault="00D11B9E" w:rsidP="00D11B9E">
            <w:pPr>
              <w:keepNext/>
              <w:rPr>
                <w:rFonts w:ascii="Calibri" w:eastAsia="Times New Roman" w:hAnsi="Calibri"/>
              </w:rPr>
            </w:pPr>
            <w:r w:rsidRPr="00D11B9E">
              <w:rPr>
                <w:rFonts w:ascii="Calibri" w:eastAsia="Times New Roman" w:hAnsi="Calibri"/>
              </w:rPr>
              <w:t>Documentation Author Signature:</w:t>
            </w:r>
          </w:p>
        </w:tc>
      </w:tr>
      <w:tr w:rsidR="00D11B9E" w:rsidRPr="00D11B9E" w14:paraId="791DA9EC"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5D30D69" w14:textId="77777777" w:rsidR="00D11B9E" w:rsidRPr="00D11B9E" w:rsidRDefault="00D11B9E" w:rsidP="00D11B9E">
            <w:pPr>
              <w:keepNext/>
              <w:rPr>
                <w:rFonts w:ascii="Calibri" w:eastAsia="Times New Roman" w:hAnsi="Calibri"/>
              </w:rPr>
            </w:pPr>
            <w:r w:rsidRPr="00D11B9E">
              <w:rPr>
                <w:rFonts w:ascii="Calibri" w:eastAsia="Times New Roman"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7CB64FBB" w14:textId="77777777" w:rsidR="00D11B9E" w:rsidRPr="00D11B9E" w:rsidRDefault="00D11B9E" w:rsidP="00D11B9E">
            <w:pPr>
              <w:keepNext/>
              <w:rPr>
                <w:rFonts w:ascii="Calibri" w:eastAsia="Times New Roman" w:hAnsi="Calibri"/>
              </w:rPr>
            </w:pPr>
            <w:r w:rsidRPr="00D11B9E">
              <w:rPr>
                <w:rFonts w:ascii="Calibri" w:eastAsia="Times New Roman" w:hAnsi="Calibri"/>
              </w:rPr>
              <w:t>Date Signed:</w:t>
            </w:r>
          </w:p>
        </w:tc>
      </w:tr>
      <w:tr w:rsidR="00D11B9E" w:rsidRPr="00D11B9E" w14:paraId="0ABD7800"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20CBFA5" w14:textId="77777777" w:rsidR="00D11B9E" w:rsidRPr="00D11B9E" w:rsidRDefault="00D11B9E" w:rsidP="00D11B9E">
            <w:pPr>
              <w:keepNext/>
              <w:rPr>
                <w:rFonts w:ascii="Calibri" w:eastAsia="Times New Roman" w:hAnsi="Calibri"/>
              </w:rPr>
            </w:pPr>
            <w:r w:rsidRPr="00D11B9E">
              <w:rPr>
                <w:rFonts w:ascii="Calibri" w:eastAsia="Times New Roman"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3E20C8A0" w14:textId="77777777" w:rsidR="00D11B9E" w:rsidRPr="00D11B9E" w:rsidRDefault="00D11B9E" w:rsidP="00D11B9E">
            <w:pPr>
              <w:keepNext/>
              <w:rPr>
                <w:rFonts w:ascii="Calibri" w:eastAsia="Times New Roman" w:hAnsi="Calibri"/>
              </w:rPr>
            </w:pPr>
            <w:r w:rsidRPr="00D11B9E">
              <w:rPr>
                <w:rFonts w:ascii="Calibri" w:eastAsia="Times New Roman" w:hAnsi="Calibri"/>
              </w:rPr>
              <w:t>CEA/HERS Certification Identification (If applicable):</w:t>
            </w:r>
          </w:p>
        </w:tc>
      </w:tr>
      <w:tr w:rsidR="00D11B9E" w:rsidRPr="00D11B9E" w14:paraId="64F3011C"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1B14243" w14:textId="77777777" w:rsidR="00D11B9E" w:rsidRPr="00D11B9E" w:rsidRDefault="00D11B9E" w:rsidP="00D11B9E">
            <w:pPr>
              <w:keepNext/>
              <w:rPr>
                <w:rFonts w:ascii="Calibri" w:eastAsia="Times New Roman" w:hAnsi="Calibri"/>
              </w:rPr>
            </w:pPr>
            <w:r w:rsidRPr="00D11B9E">
              <w:rPr>
                <w:rFonts w:ascii="Calibri" w:eastAsia="Times New Roman"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2847C8E7" w14:textId="77777777" w:rsidR="00D11B9E" w:rsidRPr="00D11B9E" w:rsidRDefault="00D11B9E" w:rsidP="00D11B9E">
            <w:pPr>
              <w:keepNext/>
              <w:rPr>
                <w:rFonts w:ascii="Calibri" w:eastAsia="Times New Roman" w:hAnsi="Calibri"/>
              </w:rPr>
            </w:pPr>
            <w:r w:rsidRPr="00D11B9E">
              <w:rPr>
                <w:rFonts w:ascii="Calibri" w:eastAsia="Times New Roman" w:hAnsi="Calibri"/>
              </w:rPr>
              <w:t>Phone:</w:t>
            </w:r>
          </w:p>
        </w:tc>
      </w:tr>
      <w:tr w:rsidR="00D11B9E" w:rsidRPr="00D11B9E" w14:paraId="646988E9" w14:textId="77777777" w:rsidTr="00894C94">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97E7C0B" w14:textId="77777777" w:rsidR="00D11B9E" w:rsidRPr="00D11B9E" w:rsidRDefault="00D11B9E" w:rsidP="00D11B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eastAsia="Times New Roman" w:hAnsi="Calibri"/>
              </w:rPr>
            </w:pPr>
            <w:r w:rsidRPr="00D11B9E">
              <w:rPr>
                <w:rFonts w:ascii="Calibri" w:eastAsia="Times New Roman" w:hAnsi="Calibri" w:cs="Arial"/>
                <w:b/>
                <w:caps/>
              </w:rPr>
              <w:t xml:space="preserve">Responsible Person's Declaration statement  </w:t>
            </w:r>
          </w:p>
        </w:tc>
      </w:tr>
      <w:tr w:rsidR="00D11B9E" w:rsidRPr="00D11B9E" w14:paraId="73A743E4" w14:textId="77777777" w:rsidTr="00894C94">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B64775" w14:textId="77777777" w:rsidR="00D11B9E" w:rsidRPr="00D11B9E" w:rsidRDefault="00D11B9E" w:rsidP="005C7290">
            <w:pPr>
              <w:keepNext/>
              <w:rPr>
                <w:rFonts w:ascii="Calibri" w:eastAsia="Times New Roman" w:hAnsi="Calibri"/>
              </w:rPr>
            </w:pPr>
            <w:r w:rsidRPr="00D11B9E">
              <w:rPr>
                <w:rFonts w:ascii="Calibri" w:eastAsia="Times New Roman" w:hAnsi="Calibri"/>
              </w:rPr>
              <w:t>I certify the following under penalty of perjury, under the laws of the State of California:</w:t>
            </w:r>
          </w:p>
          <w:p w14:paraId="4EE03429" w14:textId="77777777" w:rsidR="00D11B9E" w:rsidRPr="00D11B9E" w:rsidRDefault="00D11B9E" w:rsidP="00D11B9E">
            <w:pPr>
              <w:numPr>
                <w:ilvl w:val="0"/>
                <w:numId w:val="34"/>
              </w:numPr>
              <w:ind w:left="865" w:hanging="360"/>
              <w:contextualSpacing/>
              <w:rPr>
                <w:rFonts w:ascii="Calibri" w:eastAsia="Times New Roman" w:hAnsi="Calibri"/>
                <w:caps/>
              </w:rPr>
            </w:pPr>
            <w:r w:rsidRPr="00D11B9E">
              <w:rPr>
                <w:rFonts w:ascii="Calibri" w:eastAsia="Times New Roman" w:hAnsi="Calibri"/>
              </w:rPr>
              <w:t xml:space="preserve">The information provided on this certificate of installation is true and correct. </w:t>
            </w:r>
          </w:p>
          <w:p w14:paraId="0A3DEEE0" w14:textId="77777777" w:rsidR="00D11B9E" w:rsidRPr="00D11B9E" w:rsidRDefault="00D11B9E" w:rsidP="00D11B9E">
            <w:pPr>
              <w:numPr>
                <w:ilvl w:val="0"/>
                <w:numId w:val="34"/>
              </w:numPr>
              <w:ind w:left="865" w:hanging="360"/>
              <w:contextualSpacing/>
              <w:rPr>
                <w:rFonts w:ascii="Calibri" w:eastAsia="Times New Roman" w:hAnsi="Calibri" w:cs="Calibri"/>
                <w:caps/>
              </w:rPr>
            </w:pPr>
            <w:r w:rsidRPr="00D11B9E">
              <w:rPr>
                <w:rFonts w:ascii="Calibri" w:eastAsia="Times New Roman"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501C306" w14:textId="77777777" w:rsidR="00D11B9E" w:rsidRPr="00D11B9E" w:rsidRDefault="00D11B9E" w:rsidP="00D11B9E">
            <w:pPr>
              <w:numPr>
                <w:ilvl w:val="0"/>
                <w:numId w:val="34"/>
              </w:numPr>
              <w:ind w:left="865" w:hanging="360"/>
              <w:contextualSpacing/>
              <w:rPr>
                <w:rFonts w:ascii="Calibri" w:eastAsia="Times New Roman" w:hAnsi="Calibri" w:cs="Calibri"/>
                <w:caps/>
              </w:rPr>
            </w:pPr>
            <w:r w:rsidRPr="00D11B9E">
              <w:rPr>
                <w:rFonts w:ascii="Calibri" w:eastAsia="Times New Roman" w:hAnsi="Calibri" w:cs="Calibri"/>
              </w:rPr>
              <w:t xml:space="preserve">The constructed or installed features, materials, </w:t>
            </w:r>
            <w:proofErr w:type="gramStart"/>
            <w:r w:rsidRPr="00D11B9E">
              <w:rPr>
                <w:rFonts w:ascii="Calibri" w:eastAsia="Times New Roman" w:hAnsi="Calibri" w:cs="Calibri"/>
              </w:rPr>
              <w:t>components</w:t>
            </w:r>
            <w:proofErr w:type="gramEnd"/>
            <w:r w:rsidRPr="00D11B9E">
              <w:rPr>
                <w:rFonts w:ascii="Calibri" w:eastAsia="Times New Roman"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FA360C6" w14:textId="77777777" w:rsidR="00D11B9E" w:rsidRPr="00D11B9E" w:rsidRDefault="00D11B9E" w:rsidP="00D11B9E">
            <w:pPr>
              <w:numPr>
                <w:ilvl w:val="0"/>
                <w:numId w:val="34"/>
              </w:numPr>
              <w:ind w:left="865" w:hanging="360"/>
              <w:contextualSpacing/>
              <w:rPr>
                <w:rFonts w:ascii="Calibri" w:eastAsia="Times New Roman" w:hAnsi="Calibri" w:cs="Calibri"/>
                <w:caps/>
              </w:rPr>
            </w:pPr>
            <w:r w:rsidRPr="00D11B9E">
              <w:rPr>
                <w:rFonts w:ascii="Calibri" w:eastAsia="Times New Roman"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9C44A1F" w14:textId="77777777" w:rsidR="00D11B9E" w:rsidRPr="00D11B9E" w:rsidRDefault="00D11B9E" w:rsidP="00D11B9E">
            <w:pPr>
              <w:numPr>
                <w:ilvl w:val="0"/>
                <w:numId w:val="34"/>
              </w:numPr>
              <w:ind w:left="865" w:hanging="360"/>
              <w:contextualSpacing/>
              <w:rPr>
                <w:rFonts w:ascii="Calibri" w:eastAsia="Times New Roman" w:hAnsi="Calibri"/>
                <w:caps/>
              </w:rPr>
            </w:pPr>
            <w:r w:rsidRPr="00D11B9E">
              <w:rPr>
                <w:rFonts w:ascii="Calibri" w:eastAsia="Times New Roman"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A5C57F5" w14:textId="77777777" w:rsidR="00D11B9E" w:rsidRPr="00D11B9E" w:rsidRDefault="00D11B9E" w:rsidP="00D11B9E">
            <w:pPr>
              <w:numPr>
                <w:ilvl w:val="0"/>
                <w:numId w:val="34"/>
              </w:numPr>
              <w:ind w:left="865" w:hanging="360"/>
              <w:contextualSpacing/>
              <w:rPr>
                <w:rFonts w:ascii="Calibri" w:eastAsia="Times New Roman" w:hAnsi="Calibri"/>
                <w:b/>
              </w:rPr>
            </w:pPr>
            <w:r w:rsidRPr="00D11B9E">
              <w:rPr>
                <w:rFonts w:ascii="Calibri" w:eastAsia="Times New Roman"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11B9E" w:rsidRPr="00D11B9E" w14:paraId="186D47DB"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E485A0" w14:textId="77777777" w:rsidR="00D11B9E" w:rsidRPr="00D11B9E" w:rsidRDefault="00D11B9E" w:rsidP="00D11B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E73872" w14:textId="77777777" w:rsidR="00D11B9E" w:rsidRPr="00D11B9E" w:rsidRDefault="00D11B9E" w:rsidP="00D11B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Responsible Builder/Installer Signature:</w:t>
            </w:r>
          </w:p>
        </w:tc>
      </w:tr>
      <w:tr w:rsidR="00D11B9E" w:rsidRPr="00D11B9E" w14:paraId="10EFE97F"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6A5940"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Company Name</w:t>
            </w:r>
            <w:proofErr w:type="gramStart"/>
            <w:r w:rsidRPr="00D11B9E">
              <w:rPr>
                <w:rFonts w:ascii="Calibri" w:eastAsia="Times New Roman" w:hAnsi="Calibri"/>
              </w:rPr>
              <w:t>:  (</w:t>
            </w:r>
            <w:proofErr w:type="gramEnd"/>
            <w:r w:rsidRPr="00D11B9E">
              <w:rPr>
                <w:rFonts w:ascii="Calibri" w:eastAsia="Times New Roman"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EECB0A"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Position With Company (Title):</w:t>
            </w:r>
          </w:p>
        </w:tc>
      </w:tr>
      <w:tr w:rsidR="00D11B9E" w:rsidRPr="00D11B9E" w14:paraId="01CECED5"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DD5CB7"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3ABF6E"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CSLB License:</w:t>
            </w:r>
          </w:p>
        </w:tc>
      </w:tr>
      <w:tr w:rsidR="00D11B9E" w:rsidRPr="00D11B9E" w14:paraId="220CA7EB"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E17C32"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667A8F"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789C31"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Date Signed:</w:t>
            </w:r>
          </w:p>
        </w:tc>
      </w:tr>
      <w:tr w:rsidR="00D11B9E" w:rsidRPr="00D11B9E" w14:paraId="2F050E6C"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92AAFA"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B61309" w14:textId="77777777" w:rsidR="00D11B9E" w:rsidRPr="00D11B9E" w:rsidRDefault="00D11B9E" w:rsidP="00D11B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eastAsia="Times New Roman" w:hAnsi="Calibri"/>
              </w:rPr>
            </w:pPr>
            <w:r w:rsidRPr="00D11B9E">
              <w:rPr>
                <w:rFonts w:ascii="Calibri" w:eastAsia="Times New Roman" w:hAnsi="Calibri"/>
              </w:rPr>
              <w:t xml:space="preserve">Name of TPQCP (if applicable): </w:t>
            </w:r>
          </w:p>
        </w:tc>
      </w:tr>
    </w:tbl>
    <w:p w14:paraId="60994A69" w14:textId="776E5CF1" w:rsidR="00192313" w:rsidRPr="008406E0" w:rsidRDefault="00192313" w:rsidP="00192313">
      <w:pPr>
        <w:rPr>
          <w:rFonts w:asciiTheme="minorHAnsi" w:hAnsiTheme="minorHAnsi"/>
          <w:sz w:val="18"/>
          <w:szCs w:val="18"/>
        </w:rPr>
      </w:pPr>
    </w:p>
    <w:p w14:paraId="74AB4502" w14:textId="5FF07D50" w:rsidR="00192313" w:rsidRPr="008406E0" w:rsidRDefault="00192313" w:rsidP="00192313">
      <w:pPr>
        <w:rPr>
          <w:rFonts w:asciiTheme="minorHAnsi" w:hAnsiTheme="minorHAnsi"/>
          <w:sz w:val="18"/>
          <w:szCs w:val="18"/>
        </w:rPr>
      </w:pPr>
    </w:p>
    <w:p w14:paraId="7423E38F" w14:textId="28045854" w:rsidR="0079128F" w:rsidRPr="008406E0" w:rsidRDefault="0079128F">
      <w:pPr>
        <w:rPr>
          <w:rFonts w:asciiTheme="minorHAnsi" w:hAnsiTheme="minorHAnsi"/>
          <w:sz w:val="16"/>
          <w:szCs w:val="16"/>
        </w:rPr>
      </w:pPr>
    </w:p>
    <w:p w14:paraId="7FD0869C" w14:textId="77777777" w:rsidR="00C64DBF" w:rsidRPr="008406E0" w:rsidRDefault="00C64DBF" w:rsidP="00C64DBF">
      <w:pPr>
        <w:ind w:hanging="677"/>
        <w:rPr>
          <w:rFonts w:asciiTheme="minorHAnsi" w:hAnsiTheme="minorHAnsi"/>
        </w:rPr>
      </w:pPr>
    </w:p>
    <w:p w14:paraId="7DC90E59" w14:textId="77777777" w:rsidR="00B71555" w:rsidRPr="008406E0" w:rsidRDefault="00B71555" w:rsidP="00B71555">
      <w:pPr>
        <w:contextualSpacing/>
        <w:rPr>
          <w:rFonts w:asciiTheme="minorHAnsi" w:hAnsiTheme="minorHAnsi"/>
          <w:sz w:val="18"/>
          <w:szCs w:val="18"/>
        </w:rPr>
      </w:pPr>
    </w:p>
    <w:p w14:paraId="253859F4" w14:textId="77777777" w:rsidR="00D65FA1" w:rsidRPr="008406E0" w:rsidRDefault="00D65FA1" w:rsidP="00B71555">
      <w:pPr>
        <w:rPr>
          <w:rFonts w:asciiTheme="minorHAnsi" w:hAnsiTheme="minorHAnsi"/>
          <w:sz w:val="18"/>
          <w:szCs w:val="18"/>
        </w:rPr>
        <w:sectPr w:rsidR="00D65FA1" w:rsidRPr="008406E0"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3EBE4C84" w:rsidR="00636F83" w:rsidRPr="008406E0" w:rsidRDefault="007455EF" w:rsidP="000A6716">
      <w:pPr>
        <w:jc w:val="center"/>
        <w:rPr>
          <w:rFonts w:asciiTheme="minorHAnsi" w:hAnsiTheme="minorHAnsi"/>
          <w:b/>
          <w:sz w:val="28"/>
          <w:szCs w:val="18"/>
        </w:rPr>
      </w:pPr>
      <w:r w:rsidRPr="008406E0">
        <w:rPr>
          <w:rFonts w:asciiTheme="minorHAnsi" w:hAnsiTheme="minorHAnsi"/>
          <w:b/>
          <w:szCs w:val="18"/>
        </w:rPr>
        <w:lastRenderedPageBreak/>
        <w:t>LMCI</w:t>
      </w:r>
      <w:r w:rsidR="000A6716" w:rsidRPr="008406E0">
        <w:rPr>
          <w:rFonts w:asciiTheme="minorHAnsi" w:hAnsiTheme="minorHAnsi"/>
          <w:b/>
          <w:szCs w:val="18"/>
        </w:rPr>
        <w:t>-MCH-</w:t>
      </w:r>
      <w:r w:rsidR="00FD4671" w:rsidRPr="008406E0">
        <w:rPr>
          <w:rFonts w:asciiTheme="minorHAnsi" w:hAnsiTheme="minorHAnsi"/>
          <w:b/>
          <w:szCs w:val="18"/>
        </w:rPr>
        <w:t>32</w:t>
      </w:r>
      <w:r w:rsidR="000A6716" w:rsidRPr="008406E0">
        <w:rPr>
          <w:rFonts w:asciiTheme="minorHAnsi" w:hAnsiTheme="minorHAnsi"/>
          <w:b/>
          <w:szCs w:val="18"/>
        </w:rPr>
        <w:t>-H User Instructions</w:t>
      </w:r>
    </w:p>
    <w:p w14:paraId="0A46346E" w14:textId="77777777" w:rsidR="00636F83" w:rsidRPr="008406E0" w:rsidRDefault="00636F83" w:rsidP="00636F83">
      <w:pPr>
        <w:rPr>
          <w:rFonts w:asciiTheme="minorHAnsi" w:eastAsia="Cambria" w:hAnsiTheme="minorHAnsi"/>
          <w:b/>
          <w:sz w:val="18"/>
          <w:szCs w:val="18"/>
        </w:rPr>
      </w:pPr>
    </w:p>
    <w:p w14:paraId="46048A7A" w14:textId="0F0B2075" w:rsidR="00C64AD0" w:rsidRPr="008406E0" w:rsidRDefault="00636F83" w:rsidP="00636F83">
      <w:pPr>
        <w:rPr>
          <w:rFonts w:asciiTheme="minorHAnsi" w:hAnsiTheme="minorHAnsi"/>
          <w:sz w:val="18"/>
          <w:szCs w:val="18"/>
        </w:rPr>
      </w:pPr>
      <w:r w:rsidRPr="008406E0">
        <w:rPr>
          <w:rFonts w:asciiTheme="minorHAnsi" w:eastAsia="Cambria" w:hAnsiTheme="minorHAnsi"/>
          <w:b/>
          <w:sz w:val="18"/>
          <w:szCs w:val="18"/>
        </w:rPr>
        <w:t xml:space="preserve">Section A. </w:t>
      </w:r>
      <w:r w:rsidR="001C2576" w:rsidRPr="008406E0">
        <w:rPr>
          <w:rFonts w:asciiTheme="minorHAnsi" w:eastAsia="Cambria" w:hAnsiTheme="minorHAnsi"/>
          <w:b/>
          <w:sz w:val="18"/>
          <w:szCs w:val="18"/>
        </w:rPr>
        <w:t xml:space="preserve">Local Mechanical Exhaust - </w:t>
      </w:r>
      <w:r w:rsidRPr="008406E0">
        <w:rPr>
          <w:rFonts w:asciiTheme="minorHAnsi" w:eastAsia="Cambria" w:hAnsiTheme="minorHAnsi"/>
          <w:b/>
          <w:sz w:val="18"/>
          <w:szCs w:val="18"/>
        </w:rPr>
        <w:t>General Information</w:t>
      </w:r>
    </w:p>
    <w:p w14:paraId="69FD58F0" w14:textId="396ADED4" w:rsidR="00C64AD0" w:rsidRPr="008406E0" w:rsidRDefault="00C64AD0" w:rsidP="00F26A73">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Dwelling Unit Name: This field is filled out automatically and referenced from the MCH-01</w:t>
      </w:r>
    </w:p>
    <w:p w14:paraId="53F346E0" w14:textId="258A2BE3" w:rsidR="00C64AD0" w:rsidRPr="008406E0" w:rsidRDefault="00C64AD0" w:rsidP="00F26A73">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 xml:space="preserve">Building Type: This field is filled out automatically and referenced from the </w:t>
      </w:r>
      <w:r w:rsidR="007455EF" w:rsidRPr="008406E0">
        <w:rPr>
          <w:rFonts w:asciiTheme="minorHAnsi" w:eastAsia="Cambria" w:hAnsiTheme="minorHAnsi"/>
          <w:sz w:val="18"/>
          <w:szCs w:val="18"/>
        </w:rPr>
        <w:t>LMCC</w:t>
      </w:r>
      <w:r w:rsidRPr="008406E0">
        <w:rPr>
          <w:rFonts w:asciiTheme="minorHAnsi" w:eastAsia="Cambria" w:hAnsiTheme="minorHAnsi"/>
          <w:sz w:val="18"/>
          <w:szCs w:val="18"/>
        </w:rPr>
        <w:t>.</w:t>
      </w:r>
    </w:p>
    <w:p w14:paraId="710D412A" w14:textId="76A6D4C9" w:rsidR="00C64AD0" w:rsidRPr="008406E0" w:rsidRDefault="00C64AD0" w:rsidP="005E2135">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Total Kitchen Floor</w:t>
      </w:r>
      <w:r w:rsidR="001C2576" w:rsidRPr="008406E0">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Pr="008406E0" w:rsidRDefault="001C2576" w:rsidP="00F26A73">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Pr="008406E0" w:rsidRDefault="001C2576" w:rsidP="00F26A73">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Kitchen Total Conditioned Volume: This field is filled out automatically and calculated based on the kitchen area and ceiling height.</w:t>
      </w:r>
    </w:p>
    <w:p w14:paraId="54072D09" w14:textId="290AB0B4" w:rsidR="001C2576" w:rsidRPr="008406E0" w:rsidRDefault="001C2576" w:rsidP="00F26A73">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Kitchen Type: Enter the type of kitchen (enclosed or non-enclosed).</w:t>
      </w:r>
    </w:p>
    <w:p w14:paraId="1A29A63C" w14:textId="3EB5B902" w:rsidR="0063033A" w:rsidRPr="008406E0" w:rsidRDefault="0063033A" w:rsidP="00F26A73">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 xml:space="preserve">Dwelling Unit Total Floor Area: This field is filled out automatically and referenced from the </w:t>
      </w:r>
      <w:r w:rsidR="00F331DF" w:rsidRPr="008406E0">
        <w:rPr>
          <w:rFonts w:asciiTheme="minorHAnsi" w:eastAsia="Cambria" w:hAnsiTheme="minorHAnsi"/>
          <w:sz w:val="18"/>
          <w:szCs w:val="18"/>
        </w:rPr>
        <w:t>MCH-01.</w:t>
      </w:r>
    </w:p>
    <w:p w14:paraId="610ACD58" w14:textId="77777777" w:rsidR="00347C98" w:rsidRPr="008406E0" w:rsidRDefault="00347C98" w:rsidP="00347C98">
      <w:pPr>
        <w:pStyle w:val="ListParagraph"/>
        <w:numPr>
          <w:ilvl w:val="0"/>
          <w:numId w:val="21"/>
        </w:numPr>
        <w:rPr>
          <w:rFonts w:asciiTheme="minorHAnsi" w:eastAsia="Cambria" w:hAnsiTheme="minorHAnsi"/>
          <w:sz w:val="18"/>
          <w:szCs w:val="18"/>
        </w:rPr>
      </w:pPr>
      <w:r w:rsidRPr="008406E0">
        <w:rPr>
          <w:rFonts w:asciiTheme="minorHAnsi" w:eastAsia="Cambria" w:hAnsiTheme="minorHAnsi"/>
          <w:sz w:val="18"/>
          <w:szCs w:val="18"/>
        </w:rPr>
        <w:t>Kitchen Range Fuel Type: Select the fuel type of the kitchen range.</w:t>
      </w:r>
    </w:p>
    <w:p w14:paraId="5C876169" w14:textId="77777777" w:rsidR="007430F8" w:rsidRPr="008406E0" w:rsidRDefault="007430F8" w:rsidP="003E5DDB">
      <w:pPr>
        <w:ind w:left="360"/>
        <w:rPr>
          <w:rFonts w:asciiTheme="minorHAnsi" w:eastAsia="Cambria" w:hAnsiTheme="minorHAnsi"/>
          <w:sz w:val="18"/>
          <w:szCs w:val="18"/>
        </w:rPr>
      </w:pPr>
    </w:p>
    <w:p w14:paraId="5193E146" w14:textId="77777777" w:rsidR="00417094" w:rsidRPr="008406E0" w:rsidRDefault="00417094" w:rsidP="00417094">
      <w:pPr>
        <w:rPr>
          <w:rFonts w:asciiTheme="minorHAnsi" w:hAnsiTheme="minorHAnsi"/>
          <w:b/>
          <w:sz w:val="18"/>
          <w:szCs w:val="18"/>
        </w:rPr>
      </w:pPr>
      <w:r w:rsidRPr="008406E0">
        <w:rPr>
          <w:rFonts w:asciiTheme="minorHAnsi" w:eastAsia="Cambria" w:hAnsiTheme="minorHAnsi"/>
          <w:b/>
          <w:sz w:val="18"/>
          <w:szCs w:val="18"/>
        </w:rPr>
        <w:t>Section C. Kitchen Exhaust System</w:t>
      </w:r>
    </w:p>
    <w:p w14:paraId="17AEE0CE" w14:textId="75A9973B" w:rsidR="005E2135" w:rsidRPr="008406E0" w:rsidRDefault="005E2135"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System Name: Enter a unique name for the kitchen exhaust system</w:t>
      </w:r>
    </w:p>
    <w:p w14:paraId="1C343C9D" w14:textId="7A5B328A"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Manufacturer Name: Enter manufacturer name for the kitchen exhaust system.</w:t>
      </w:r>
    </w:p>
    <w:p w14:paraId="07622041" w14:textId="1653BB09"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System Type:</w:t>
      </w:r>
      <w:r w:rsidR="00767718" w:rsidRPr="008406E0">
        <w:rPr>
          <w:rFonts w:asciiTheme="minorHAnsi" w:eastAsia="Cambria" w:hAnsiTheme="minorHAnsi"/>
          <w:sz w:val="18"/>
          <w:szCs w:val="18"/>
        </w:rPr>
        <w:t xml:space="preserve"> Select the type of kitchen exhaust system. Options are vented range hood, downdraft, and other.</w:t>
      </w:r>
    </w:p>
    <w:p w14:paraId="08A7F10F" w14:textId="5F3382ED"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 xml:space="preserve">HVI </w:t>
      </w:r>
      <w:r w:rsidR="00D06692" w:rsidRPr="008406E0">
        <w:rPr>
          <w:rFonts w:asciiTheme="minorHAnsi" w:eastAsia="Cambria" w:hAnsiTheme="minorHAnsi"/>
          <w:sz w:val="18"/>
          <w:szCs w:val="18"/>
        </w:rPr>
        <w:t xml:space="preserve">or AHAM </w:t>
      </w:r>
      <w:r w:rsidRPr="008406E0">
        <w:rPr>
          <w:rFonts w:asciiTheme="minorHAnsi" w:eastAsia="Cambria" w:hAnsiTheme="minorHAnsi"/>
          <w:sz w:val="18"/>
          <w:szCs w:val="18"/>
        </w:rPr>
        <w:t>Directory Listed Model Number:</w:t>
      </w:r>
      <w:r w:rsidR="00767718" w:rsidRPr="008406E0">
        <w:rPr>
          <w:rFonts w:asciiTheme="minorHAnsi" w:eastAsia="Cambria" w:hAnsiTheme="minorHAnsi"/>
          <w:sz w:val="18"/>
          <w:szCs w:val="18"/>
        </w:rPr>
        <w:t xml:space="preserve"> Enter the kitchen exhaust system model number matching the installed equipment and HVI </w:t>
      </w:r>
      <w:r w:rsidR="00D06692" w:rsidRPr="008406E0">
        <w:rPr>
          <w:rFonts w:asciiTheme="minorHAnsi" w:eastAsia="Cambria" w:hAnsiTheme="minorHAnsi"/>
          <w:sz w:val="18"/>
          <w:szCs w:val="18"/>
        </w:rPr>
        <w:t xml:space="preserve">or AHAM </w:t>
      </w:r>
      <w:r w:rsidR="00767718" w:rsidRPr="008406E0">
        <w:rPr>
          <w:rFonts w:asciiTheme="minorHAnsi" w:eastAsia="Cambria" w:hAnsiTheme="minorHAnsi"/>
          <w:sz w:val="18"/>
          <w:szCs w:val="18"/>
        </w:rPr>
        <w:t>directory.</w:t>
      </w:r>
    </w:p>
    <w:p w14:paraId="739CA583" w14:textId="7D51511A"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HVI</w:t>
      </w:r>
      <w:r w:rsidR="00D06692" w:rsidRPr="008406E0">
        <w:rPr>
          <w:rFonts w:asciiTheme="minorHAnsi" w:eastAsia="Cambria" w:hAnsiTheme="minorHAnsi"/>
          <w:sz w:val="18"/>
          <w:szCs w:val="18"/>
        </w:rPr>
        <w:t xml:space="preserve"> or AHAM</w:t>
      </w:r>
      <w:r w:rsidRPr="008406E0">
        <w:rPr>
          <w:rFonts w:asciiTheme="minorHAnsi" w:eastAsia="Cambria" w:hAnsiTheme="minorHAnsi"/>
          <w:sz w:val="18"/>
          <w:szCs w:val="18"/>
        </w:rPr>
        <w:t xml:space="preserve"> Directory Listed Rated Airflow:</w:t>
      </w:r>
      <w:r w:rsidR="00767718" w:rsidRPr="008406E0">
        <w:rPr>
          <w:rFonts w:asciiTheme="minorHAnsi" w:eastAsia="Cambria" w:hAnsiTheme="minorHAnsi"/>
          <w:sz w:val="18"/>
          <w:szCs w:val="18"/>
        </w:rPr>
        <w:t xml:space="preserve"> Enter the rated airflow listed in the HVI </w:t>
      </w:r>
      <w:r w:rsidR="00D06692" w:rsidRPr="008406E0">
        <w:rPr>
          <w:rFonts w:asciiTheme="minorHAnsi" w:eastAsia="Cambria" w:hAnsiTheme="minorHAnsi"/>
          <w:sz w:val="18"/>
          <w:szCs w:val="18"/>
        </w:rPr>
        <w:t xml:space="preserve">or AHAM </w:t>
      </w:r>
      <w:r w:rsidR="00767718" w:rsidRPr="008406E0">
        <w:rPr>
          <w:rFonts w:asciiTheme="minorHAnsi" w:eastAsia="Cambria" w:hAnsiTheme="minorHAnsi"/>
          <w:sz w:val="18"/>
          <w:szCs w:val="18"/>
        </w:rPr>
        <w:t>directory for the above model number.</w:t>
      </w:r>
    </w:p>
    <w:p w14:paraId="5D366340" w14:textId="69B3EFAA"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HVI</w:t>
      </w:r>
      <w:r w:rsidR="00D06692" w:rsidRPr="008406E0">
        <w:rPr>
          <w:rFonts w:asciiTheme="minorHAnsi" w:eastAsia="Cambria" w:hAnsiTheme="minorHAnsi"/>
          <w:sz w:val="18"/>
          <w:szCs w:val="18"/>
        </w:rPr>
        <w:t xml:space="preserve"> or AHAM</w:t>
      </w:r>
      <w:r w:rsidRPr="008406E0">
        <w:rPr>
          <w:rFonts w:asciiTheme="minorHAnsi" w:eastAsia="Cambria" w:hAnsiTheme="minorHAnsi"/>
          <w:sz w:val="18"/>
          <w:szCs w:val="18"/>
        </w:rPr>
        <w:t xml:space="preserve"> Directory Listed Sound Rating:</w:t>
      </w:r>
      <w:r w:rsidR="00767718" w:rsidRPr="008406E0">
        <w:rPr>
          <w:rFonts w:asciiTheme="minorHAnsi" w:eastAsia="Cambria" w:hAnsiTheme="minorHAnsi"/>
          <w:sz w:val="18"/>
          <w:szCs w:val="18"/>
        </w:rPr>
        <w:t xml:space="preserve"> Enter the sound rating listed in the HVI </w:t>
      </w:r>
      <w:r w:rsidR="00D06692" w:rsidRPr="008406E0">
        <w:rPr>
          <w:rFonts w:asciiTheme="minorHAnsi" w:eastAsia="Cambria" w:hAnsiTheme="minorHAnsi"/>
          <w:sz w:val="18"/>
          <w:szCs w:val="18"/>
        </w:rPr>
        <w:t xml:space="preserve">or AHAM </w:t>
      </w:r>
      <w:r w:rsidR="00767718" w:rsidRPr="008406E0">
        <w:rPr>
          <w:rFonts w:asciiTheme="minorHAnsi" w:eastAsia="Cambria" w:hAnsiTheme="minorHAnsi"/>
          <w:sz w:val="18"/>
          <w:szCs w:val="18"/>
        </w:rPr>
        <w:t>directory for the above model number.</w:t>
      </w:r>
    </w:p>
    <w:p w14:paraId="69497FA4" w14:textId="04FAF85A"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Minimum Airflow (</w:t>
      </w:r>
      <w:r w:rsidR="005E2135" w:rsidRPr="008406E0">
        <w:rPr>
          <w:rFonts w:asciiTheme="minorHAnsi" w:eastAsia="Cambria" w:hAnsiTheme="minorHAnsi"/>
          <w:sz w:val="18"/>
          <w:szCs w:val="18"/>
        </w:rPr>
        <w:t>defaults to</w:t>
      </w:r>
      <w:r w:rsidRPr="008406E0">
        <w:rPr>
          <w:rFonts w:asciiTheme="minorHAnsi" w:eastAsia="Cambria" w:hAnsiTheme="minorHAnsi"/>
          <w:sz w:val="18"/>
          <w:szCs w:val="18"/>
        </w:rPr>
        <w:t xml:space="preserve"> rated airflow):</w:t>
      </w:r>
      <w:r w:rsidR="00767718" w:rsidRPr="008406E0">
        <w:rPr>
          <w:rFonts w:asciiTheme="minorHAnsi" w:eastAsia="Cambria" w:hAnsiTheme="minorHAnsi"/>
          <w:sz w:val="18"/>
          <w:szCs w:val="18"/>
        </w:rPr>
        <w:t xml:space="preserve"> Defaults to rated airflow from HVI directory, but editable if exhaust system minimum airflow rate is</w:t>
      </w:r>
      <w:r w:rsidR="005E2135" w:rsidRPr="008406E0">
        <w:rPr>
          <w:rFonts w:asciiTheme="minorHAnsi" w:eastAsia="Cambria" w:hAnsiTheme="minorHAnsi"/>
          <w:sz w:val="18"/>
          <w:szCs w:val="18"/>
        </w:rPr>
        <w:t xml:space="preserve"> less</w:t>
      </w:r>
      <w:r w:rsidR="00767718" w:rsidRPr="008406E0">
        <w:rPr>
          <w:rFonts w:asciiTheme="minorHAnsi" w:eastAsia="Cambria" w:hAnsiTheme="minorHAnsi"/>
          <w:sz w:val="18"/>
          <w:szCs w:val="18"/>
        </w:rPr>
        <w:t xml:space="preserve"> than HVI listed value.</w:t>
      </w:r>
    </w:p>
    <w:p w14:paraId="2EF5E674" w14:textId="46DC2C60"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Operation Schedule:</w:t>
      </w:r>
      <w:r w:rsidR="00767718" w:rsidRPr="008406E0">
        <w:rPr>
          <w:rFonts w:asciiTheme="minorHAnsi" w:eastAsia="Cambria" w:hAnsiTheme="minorHAnsi"/>
          <w:sz w:val="18"/>
          <w:szCs w:val="18"/>
        </w:rPr>
        <w:t xml:space="preserve"> Select the kitchen exhaust system operation schedule. Options are demand control and continuous.</w:t>
      </w:r>
    </w:p>
    <w:p w14:paraId="079F308D" w14:textId="1A025A66" w:rsidR="00B663AB" w:rsidRPr="008406E0" w:rsidRDefault="00B663AB" w:rsidP="003E5DDB">
      <w:pPr>
        <w:ind w:left="360"/>
        <w:rPr>
          <w:rFonts w:asciiTheme="minorHAnsi" w:eastAsia="Cambria" w:hAnsiTheme="minorHAnsi"/>
          <w:sz w:val="18"/>
          <w:szCs w:val="18"/>
        </w:rPr>
      </w:pPr>
      <w:r w:rsidRPr="008406E0">
        <w:rPr>
          <w:rFonts w:asciiTheme="minorHAnsi" w:eastAsia="Cambria" w:hAnsiTheme="minorHAnsi"/>
          <w:sz w:val="18"/>
          <w:szCs w:val="18"/>
        </w:rPr>
        <w:t>9a.</w:t>
      </w:r>
      <w:r w:rsidRPr="008406E0">
        <w:rPr>
          <w:rFonts w:asciiTheme="minorHAnsi" w:eastAsia="Cambria" w:hAnsiTheme="minorHAnsi"/>
          <w:sz w:val="18"/>
          <w:szCs w:val="18"/>
        </w:rPr>
        <w:tab/>
      </w:r>
      <w:r w:rsidR="006305C4" w:rsidRPr="008406E0">
        <w:rPr>
          <w:rFonts w:asciiTheme="minorHAnsi" w:eastAsia="Cambria" w:hAnsiTheme="minorHAnsi"/>
          <w:sz w:val="18"/>
          <w:szCs w:val="18"/>
        </w:rPr>
        <w:t xml:space="preserve">Method of Compliance: Select the method of compliance. Options are airflow </w:t>
      </w:r>
      <w:r w:rsidR="00E87CC6" w:rsidRPr="008406E0">
        <w:rPr>
          <w:rFonts w:asciiTheme="minorHAnsi" w:eastAsia="Cambria" w:hAnsiTheme="minorHAnsi"/>
          <w:sz w:val="18"/>
          <w:szCs w:val="18"/>
        </w:rPr>
        <w:t>and capture efficiency.</w:t>
      </w:r>
    </w:p>
    <w:p w14:paraId="3C8A331B" w14:textId="59E15DF7"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Required Minimum Ventilation Rate</w:t>
      </w:r>
      <w:r w:rsidR="00D26D15" w:rsidRPr="008406E0">
        <w:rPr>
          <w:rFonts w:asciiTheme="minorHAnsi" w:eastAsia="Cambria" w:hAnsiTheme="minorHAnsi"/>
          <w:sz w:val="18"/>
          <w:szCs w:val="18"/>
        </w:rPr>
        <w:t xml:space="preserve"> (if demand controlled)</w:t>
      </w:r>
      <w:r w:rsidRPr="008406E0">
        <w:rPr>
          <w:rFonts w:asciiTheme="minorHAnsi" w:eastAsia="Cambria" w:hAnsiTheme="minorHAnsi"/>
          <w:sz w:val="18"/>
          <w:szCs w:val="18"/>
        </w:rPr>
        <w:t>:</w:t>
      </w:r>
      <w:r w:rsidR="00767718" w:rsidRPr="008406E0">
        <w:rPr>
          <w:rFonts w:asciiTheme="minorHAnsi" w:eastAsia="Cambria" w:hAnsiTheme="minorHAnsi"/>
          <w:sz w:val="18"/>
          <w:szCs w:val="18"/>
        </w:rPr>
        <w:t xml:space="preserve"> This field is filled out automatically and is calculated based on the system operation schedule and type, and kitchen type</w:t>
      </w:r>
      <w:r w:rsidR="00D26D15" w:rsidRPr="008406E0">
        <w:rPr>
          <w:rFonts w:asciiTheme="minorHAnsi" w:eastAsia="Cambria" w:hAnsiTheme="minorHAnsi"/>
          <w:sz w:val="18"/>
          <w:szCs w:val="18"/>
        </w:rPr>
        <w:t xml:space="preserve"> and volume</w:t>
      </w:r>
      <w:r w:rsidR="00967F75" w:rsidRPr="008406E0">
        <w:rPr>
          <w:rFonts w:asciiTheme="minorHAnsi" w:eastAsia="Cambria" w:hAnsiTheme="minorHAnsi"/>
          <w:sz w:val="18"/>
          <w:szCs w:val="18"/>
        </w:rPr>
        <w:t xml:space="preserve">, and Table </w:t>
      </w:r>
      <w:r w:rsidR="00B94615" w:rsidRPr="008406E0">
        <w:rPr>
          <w:rFonts w:asciiTheme="minorHAnsi" w:eastAsia="Cambria" w:hAnsiTheme="minorHAnsi"/>
          <w:sz w:val="18"/>
          <w:szCs w:val="18"/>
        </w:rPr>
        <w:t>1</w:t>
      </w:r>
      <w:r w:rsidR="002777EF" w:rsidRPr="008406E0">
        <w:rPr>
          <w:rFonts w:asciiTheme="minorHAnsi" w:eastAsia="Cambria" w:hAnsiTheme="minorHAnsi"/>
          <w:sz w:val="18"/>
          <w:szCs w:val="18"/>
        </w:rPr>
        <w:t>60.2</w:t>
      </w:r>
      <w:r w:rsidR="00B94615" w:rsidRPr="008406E0">
        <w:rPr>
          <w:rFonts w:asciiTheme="minorHAnsi" w:eastAsia="Cambria" w:hAnsiTheme="minorHAnsi"/>
          <w:sz w:val="18"/>
          <w:szCs w:val="18"/>
        </w:rPr>
        <w:t>-E and Table 1</w:t>
      </w:r>
      <w:r w:rsidR="002777EF" w:rsidRPr="008406E0">
        <w:rPr>
          <w:rFonts w:asciiTheme="minorHAnsi" w:eastAsia="Cambria" w:hAnsiTheme="minorHAnsi"/>
          <w:sz w:val="18"/>
          <w:szCs w:val="18"/>
        </w:rPr>
        <w:t>60.2</w:t>
      </w:r>
      <w:r w:rsidR="00B94615" w:rsidRPr="008406E0">
        <w:rPr>
          <w:rFonts w:asciiTheme="minorHAnsi" w:eastAsia="Cambria" w:hAnsiTheme="minorHAnsi"/>
          <w:sz w:val="18"/>
          <w:szCs w:val="18"/>
        </w:rPr>
        <w:t>-G</w:t>
      </w:r>
      <w:r w:rsidR="00D26D15" w:rsidRPr="008406E0">
        <w:rPr>
          <w:rFonts w:asciiTheme="minorHAnsi" w:eastAsia="Cambria" w:hAnsiTheme="minorHAnsi"/>
          <w:sz w:val="18"/>
          <w:szCs w:val="18"/>
        </w:rPr>
        <w:t>. This field is only used for demand control exhaust systems. Continuous exhaust required minimum ventilation rate is determined in Section D.</w:t>
      </w:r>
    </w:p>
    <w:p w14:paraId="0AA83AFE" w14:textId="77777777" w:rsidR="00ED198D" w:rsidRPr="008406E0" w:rsidRDefault="00ED198D" w:rsidP="00ED198D">
      <w:pPr>
        <w:ind w:left="360"/>
        <w:rPr>
          <w:rFonts w:ascii="Calibri" w:eastAsia="Calibri" w:hAnsi="Calibri" w:cs="Calibri"/>
          <w:sz w:val="18"/>
          <w:szCs w:val="18"/>
        </w:rPr>
      </w:pPr>
      <w:r w:rsidRPr="008406E0">
        <w:rPr>
          <w:rFonts w:ascii="Calibri" w:eastAsia="Calibri" w:hAnsi="Calibri" w:cs="Calibri"/>
          <w:sz w:val="18"/>
          <w:szCs w:val="18"/>
        </w:rPr>
        <w:t>10a.</w:t>
      </w:r>
      <w:r w:rsidRPr="008406E0">
        <w:tab/>
      </w:r>
      <w:r w:rsidRPr="008406E0">
        <w:rPr>
          <w:rFonts w:ascii="Calibri" w:eastAsia="Calibri" w:hAnsi="Calibri" w:cs="Calibri"/>
          <w:sz w:val="18"/>
          <w:szCs w:val="18"/>
        </w:rPr>
        <w:t xml:space="preserve">Exception to Maximum Sound Rating: User select: No Exception or Remote mounted fan with min. 4-ft of duct between fan and intake </w:t>
      </w:r>
      <w:r w:rsidRPr="008406E0">
        <w:tab/>
      </w:r>
      <w:r w:rsidRPr="008406E0">
        <w:rPr>
          <w:rFonts w:ascii="Calibri" w:eastAsia="Calibri" w:hAnsi="Calibri" w:cs="Calibri"/>
          <w:sz w:val="18"/>
          <w:szCs w:val="18"/>
        </w:rPr>
        <w:t>grille.</w:t>
      </w:r>
    </w:p>
    <w:p w14:paraId="51865AF9" w14:textId="4069CD6C" w:rsidR="00417094" w:rsidRPr="008406E0" w:rsidRDefault="00417094" w:rsidP="00F26A73">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Maximum Sound Rating:</w:t>
      </w:r>
      <w:r w:rsidR="00767718" w:rsidRPr="008406E0">
        <w:rPr>
          <w:rFonts w:asciiTheme="minorHAnsi" w:eastAsia="Cambria" w:hAnsiTheme="minorHAnsi"/>
          <w:sz w:val="18"/>
          <w:szCs w:val="18"/>
        </w:rPr>
        <w:t xml:space="preserve"> This field is filled out automatically and is calculated based the system operation schedule</w:t>
      </w:r>
      <w:r w:rsidR="00D326F9" w:rsidRPr="008406E0">
        <w:rPr>
          <w:rFonts w:asciiTheme="minorHAnsi" w:eastAsia="Cambria" w:hAnsiTheme="minorHAnsi"/>
          <w:sz w:val="18"/>
          <w:szCs w:val="18"/>
        </w:rPr>
        <w:t xml:space="preserve"> and minimum airflow</w:t>
      </w:r>
      <w:r w:rsidR="00767718" w:rsidRPr="008406E0">
        <w:rPr>
          <w:rFonts w:asciiTheme="minorHAnsi" w:eastAsia="Cambria" w:hAnsiTheme="minorHAnsi"/>
          <w:sz w:val="18"/>
          <w:szCs w:val="18"/>
        </w:rPr>
        <w:t>.</w:t>
      </w:r>
    </w:p>
    <w:p w14:paraId="41803170" w14:textId="09E486FD" w:rsidR="003F3983" w:rsidRPr="008406E0" w:rsidRDefault="00417094" w:rsidP="00A706D5">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Compliance Statement</w:t>
      </w:r>
      <w:r w:rsidR="00DD32A1" w:rsidRPr="008406E0">
        <w:rPr>
          <w:rFonts w:asciiTheme="minorHAnsi" w:eastAsia="Cambria" w:hAnsiTheme="minorHAnsi"/>
          <w:sz w:val="18"/>
          <w:szCs w:val="18"/>
        </w:rPr>
        <w:t xml:space="preserve"> for Airflow</w:t>
      </w:r>
      <w:r w:rsidRPr="008406E0">
        <w:rPr>
          <w:rFonts w:asciiTheme="minorHAnsi" w:eastAsia="Cambria" w:hAnsiTheme="minorHAnsi"/>
          <w:sz w:val="18"/>
          <w:szCs w:val="18"/>
        </w:rPr>
        <w:t>:</w:t>
      </w:r>
      <w:r w:rsidR="00767718" w:rsidRPr="008406E0">
        <w:rPr>
          <w:rFonts w:asciiTheme="minorHAnsi" w:eastAsia="Cambria" w:hAnsiTheme="minorHAnsi"/>
          <w:sz w:val="18"/>
          <w:szCs w:val="18"/>
        </w:rPr>
        <w:t xml:space="preserve"> This field is filled out automatically based on the installed system listed airflow rate</w:t>
      </w:r>
      <w:r w:rsidR="00D326F9" w:rsidRPr="008406E0">
        <w:rPr>
          <w:rFonts w:asciiTheme="minorHAnsi" w:eastAsia="Cambria" w:hAnsiTheme="minorHAnsi"/>
          <w:sz w:val="18"/>
          <w:szCs w:val="18"/>
        </w:rPr>
        <w:t xml:space="preserve"> and </w:t>
      </w:r>
      <w:r w:rsidR="00767718" w:rsidRPr="008406E0">
        <w:rPr>
          <w:rFonts w:asciiTheme="minorHAnsi" w:eastAsia="Cambria" w:hAnsiTheme="minorHAnsi"/>
          <w:sz w:val="18"/>
          <w:szCs w:val="18"/>
        </w:rPr>
        <w:t>minimum required ventilation rate</w:t>
      </w:r>
      <w:r w:rsidR="006C7081" w:rsidRPr="008406E0">
        <w:rPr>
          <w:rFonts w:asciiTheme="minorHAnsi" w:eastAsia="Cambria" w:hAnsiTheme="minorHAnsi"/>
          <w:sz w:val="18"/>
          <w:szCs w:val="18"/>
        </w:rPr>
        <w:t>.</w:t>
      </w:r>
      <w:r w:rsidR="00D326F9" w:rsidRPr="008406E0">
        <w:rPr>
          <w:rFonts w:asciiTheme="minorHAnsi" w:eastAsia="Cambria" w:hAnsiTheme="minorHAnsi"/>
          <w:sz w:val="18"/>
          <w:szCs w:val="18"/>
        </w:rPr>
        <w:t xml:space="preserve"> </w:t>
      </w:r>
      <w:r w:rsidR="0086795B" w:rsidRPr="008406E0">
        <w:rPr>
          <w:rFonts w:asciiTheme="minorHAnsi" w:eastAsia="Cambria" w:hAnsiTheme="minorHAnsi"/>
          <w:sz w:val="18"/>
          <w:szCs w:val="18"/>
        </w:rPr>
        <w:t>T</w:t>
      </w:r>
      <w:r w:rsidR="00D326F9" w:rsidRPr="008406E0">
        <w:rPr>
          <w:rFonts w:asciiTheme="minorHAnsi" w:eastAsia="Cambria" w:hAnsiTheme="minorHAnsi"/>
          <w:sz w:val="18"/>
          <w:szCs w:val="18"/>
        </w:rPr>
        <w:t xml:space="preserve">his field only determines compliance </w:t>
      </w:r>
      <w:r w:rsidR="007857EC" w:rsidRPr="008406E0">
        <w:rPr>
          <w:rFonts w:asciiTheme="minorHAnsi" w:eastAsia="Cambria" w:hAnsiTheme="minorHAnsi"/>
          <w:sz w:val="18"/>
          <w:szCs w:val="18"/>
        </w:rPr>
        <w:t>using airflow ratings for demand</w:t>
      </w:r>
      <w:r w:rsidR="00CC363E" w:rsidRPr="008406E0">
        <w:rPr>
          <w:rFonts w:asciiTheme="minorHAnsi" w:eastAsia="Cambria" w:hAnsiTheme="minorHAnsi"/>
          <w:sz w:val="18"/>
          <w:szCs w:val="18"/>
        </w:rPr>
        <w:t>-</w:t>
      </w:r>
      <w:r w:rsidR="007857EC" w:rsidRPr="008406E0">
        <w:rPr>
          <w:rFonts w:asciiTheme="minorHAnsi" w:eastAsia="Cambria" w:hAnsiTheme="minorHAnsi"/>
          <w:sz w:val="18"/>
          <w:szCs w:val="18"/>
        </w:rPr>
        <w:t>controlled kitchen exhaust systems</w:t>
      </w:r>
      <w:r w:rsidR="00DD32A1" w:rsidRPr="008406E0">
        <w:rPr>
          <w:rFonts w:asciiTheme="minorHAnsi" w:eastAsia="Cambria" w:hAnsiTheme="minorHAnsi"/>
          <w:sz w:val="18"/>
          <w:szCs w:val="18"/>
        </w:rPr>
        <w:t>.</w:t>
      </w:r>
      <w:r w:rsidR="0086795B" w:rsidRPr="008406E0">
        <w:rPr>
          <w:rFonts w:asciiTheme="minorHAnsi" w:eastAsia="Cambria" w:hAnsiTheme="minorHAnsi"/>
          <w:sz w:val="18"/>
          <w:szCs w:val="18"/>
        </w:rPr>
        <w:t xml:space="preserve"> </w:t>
      </w:r>
      <w:r w:rsidR="00D326F9" w:rsidRPr="008406E0">
        <w:rPr>
          <w:rFonts w:asciiTheme="minorHAnsi" w:eastAsia="Cambria" w:hAnsiTheme="minorHAnsi"/>
          <w:sz w:val="18"/>
          <w:szCs w:val="18"/>
        </w:rPr>
        <w:t>Continuous system ventilation rate compliance is determined in Section D.</w:t>
      </w:r>
      <w:r w:rsidR="001017F1" w:rsidRPr="008406E0">
        <w:rPr>
          <w:rFonts w:asciiTheme="minorHAnsi" w:eastAsia="Cambria" w:hAnsiTheme="minorHAnsi"/>
          <w:sz w:val="18"/>
          <w:szCs w:val="18"/>
        </w:rPr>
        <w:t xml:space="preserve"> </w:t>
      </w:r>
      <w:r w:rsidR="0068624E" w:rsidRPr="008406E0">
        <w:rPr>
          <w:rFonts w:asciiTheme="minorHAnsi" w:eastAsia="Cambria" w:hAnsiTheme="minorHAnsi"/>
          <w:sz w:val="18"/>
          <w:szCs w:val="18"/>
        </w:rPr>
        <w:t>Vented</w:t>
      </w:r>
      <w:r w:rsidR="001017F1" w:rsidRPr="008406E0">
        <w:rPr>
          <w:rFonts w:asciiTheme="minorHAnsi" w:eastAsia="Cambria" w:hAnsiTheme="minorHAnsi"/>
          <w:sz w:val="18"/>
          <w:szCs w:val="18"/>
        </w:rPr>
        <w:t xml:space="preserve"> range hoods</w:t>
      </w:r>
      <w:r w:rsidR="0068624E" w:rsidRPr="008406E0">
        <w:rPr>
          <w:rFonts w:asciiTheme="minorHAnsi" w:eastAsia="Cambria" w:hAnsiTheme="minorHAnsi"/>
          <w:sz w:val="18"/>
          <w:szCs w:val="18"/>
        </w:rPr>
        <w:t xml:space="preserve"> </w:t>
      </w:r>
      <w:r w:rsidR="008828CA" w:rsidRPr="008406E0">
        <w:rPr>
          <w:rFonts w:asciiTheme="minorHAnsi" w:eastAsia="Cambria" w:hAnsiTheme="minorHAnsi"/>
          <w:sz w:val="18"/>
          <w:szCs w:val="18"/>
        </w:rPr>
        <w:t>utilizing the capture efficiency rating for compliance is determined in Sec</w:t>
      </w:r>
      <w:r w:rsidR="00665587" w:rsidRPr="008406E0">
        <w:rPr>
          <w:rFonts w:asciiTheme="minorHAnsi" w:eastAsia="Cambria" w:hAnsiTheme="minorHAnsi"/>
          <w:sz w:val="18"/>
          <w:szCs w:val="18"/>
        </w:rPr>
        <w:t xml:space="preserve">tion E. </w:t>
      </w:r>
    </w:p>
    <w:p w14:paraId="487827F3" w14:textId="6B206683" w:rsidR="00A706D5" w:rsidRPr="008406E0" w:rsidRDefault="00DE3079" w:rsidP="00837D80">
      <w:pPr>
        <w:pStyle w:val="ListParagraph"/>
        <w:numPr>
          <w:ilvl w:val="0"/>
          <w:numId w:val="22"/>
        </w:numPr>
        <w:rPr>
          <w:rFonts w:asciiTheme="minorHAnsi" w:eastAsia="Cambria" w:hAnsiTheme="minorHAnsi"/>
          <w:sz w:val="18"/>
          <w:szCs w:val="18"/>
        </w:rPr>
      </w:pPr>
      <w:r w:rsidRPr="008406E0">
        <w:rPr>
          <w:rFonts w:asciiTheme="minorHAnsi" w:eastAsia="Cambria" w:hAnsiTheme="minorHAnsi"/>
          <w:sz w:val="18"/>
          <w:szCs w:val="18"/>
        </w:rPr>
        <w:t>Compliance Statement for Sound. This field is filled out automatically based on the installed system</w:t>
      </w:r>
      <w:r w:rsidR="005E3F2A" w:rsidRPr="008406E0">
        <w:rPr>
          <w:rFonts w:asciiTheme="minorHAnsi" w:eastAsia="Cambria" w:hAnsiTheme="minorHAnsi"/>
          <w:sz w:val="18"/>
          <w:szCs w:val="18"/>
        </w:rPr>
        <w:t xml:space="preserve"> listed sound rating and m</w:t>
      </w:r>
      <w:r w:rsidR="009C579E" w:rsidRPr="008406E0">
        <w:rPr>
          <w:rFonts w:asciiTheme="minorHAnsi" w:eastAsia="Cambria" w:hAnsiTheme="minorHAnsi"/>
          <w:sz w:val="18"/>
          <w:szCs w:val="18"/>
        </w:rPr>
        <w:t>aximum sound rating</w:t>
      </w:r>
      <w:r w:rsidR="009A411E" w:rsidRPr="008406E0">
        <w:rPr>
          <w:rFonts w:asciiTheme="minorHAnsi" w:eastAsia="Cambria" w:hAnsiTheme="minorHAnsi"/>
          <w:sz w:val="18"/>
          <w:szCs w:val="18"/>
        </w:rPr>
        <w:t xml:space="preserve"> allowed. </w:t>
      </w:r>
    </w:p>
    <w:p w14:paraId="42B696E7" w14:textId="77777777" w:rsidR="00D326F9" w:rsidRPr="008406E0" w:rsidRDefault="00D326F9" w:rsidP="00186891">
      <w:pPr>
        <w:rPr>
          <w:rFonts w:asciiTheme="minorHAnsi" w:eastAsia="Cambria" w:hAnsiTheme="minorHAnsi"/>
          <w:sz w:val="18"/>
          <w:szCs w:val="18"/>
        </w:rPr>
      </w:pPr>
    </w:p>
    <w:p w14:paraId="6AF35430" w14:textId="08E00511" w:rsidR="00D326F9" w:rsidRPr="008406E0" w:rsidRDefault="00D326F9" w:rsidP="00D326F9">
      <w:pPr>
        <w:rPr>
          <w:rFonts w:asciiTheme="minorHAnsi" w:hAnsiTheme="minorHAnsi"/>
          <w:b/>
          <w:sz w:val="18"/>
          <w:szCs w:val="18"/>
        </w:rPr>
      </w:pPr>
      <w:r w:rsidRPr="008406E0">
        <w:rPr>
          <w:rFonts w:asciiTheme="minorHAnsi" w:eastAsia="Cambria" w:hAnsiTheme="minorHAnsi"/>
          <w:b/>
          <w:sz w:val="18"/>
          <w:szCs w:val="18"/>
        </w:rPr>
        <w:t>Section D. Continuous Kitchen Exhaust</w:t>
      </w:r>
    </w:p>
    <w:p w14:paraId="2F83712F" w14:textId="1F1B3D74" w:rsidR="00D326F9" w:rsidRPr="008406E0" w:rsidRDefault="00D326F9" w:rsidP="00186891">
      <w:pPr>
        <w:pStyle w:val="ListParagraph"/>
        <w:numPr>
          <w:ilvl w:val="0"/>
          <w:numId w:val="27"/>
        </w:numPr>
        <w:rPr>
          <w:rFonts w:asciiTheme="minorHAnsi" w:eastAsia="Cambria" w:hAnsiTheme="minorHAnsi"/>
          <w:sz w:val="18"/>
          <w:szCs w:val="18"/>
        </w:rPr>
      </w:pPr>
      <w:r w:rsidRPr="008406E0">
        <w:rPr>
          <w:rFonts w:asciiTheme="minorHAnsi" w:eastAsia="Cambria" w:hAnsiTheme="minorHAnsi"/>
          <w:sz w:val="18"/>
          <w:szCs w:val="18"/>
        </w:rPr>
        <w:t>Total Continuous Ventilation Airflow: This field is filled out automatically and is equal to the sum of the listed airflow for all continuously operated kitchen exhaust systems.</w:t>
      </w:r>
    </w:p>
    <w:p w14:paraId="17F5066E" w14:textId="537A1CA3" w:rsidR="00D326F9" w:rsidRPr="008406E0" w:rsidRDefault="00D326F9" w:rsidP="00186891">
      <w:pPr>
        <w:pStyle w:val="ListParagraph"/>
        <w:numPr>
          <w:ilvl w:val="0"/>
          <w:numId w:val="27"/>
        </w:numPr>
        <w:rPr>
          <w:rFonts w:asciiTheme="minorHAnsi" w:eastAsia="Cambria" w:hAnsiTheme="minorHAnsi"/>
          <w:sz w:val="18"/>
          <w:szCs w:val="18"/>
        </w:rPr>
      </w:pPr>
      <w:r w:rsidRPr="008406E0">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1B5C0D08" w:rsidR="00417094" w:rsidRPr="008406E0" w:rsidRDefault="00D326F9" w:rsidP="00186891">
      <w:pPr>
        <w:pStyle w:val="ListParagraph"/>
        <w:numPr>
          <w:ilvl w:val="0"/>
          <w:numId w:val="27"/>
        </w:numPr>
        <w:rPr>
          <w:rFonts w:asciiTheme="minorHAnsi" w:eastAsia="Cambria" w:hAnsiTheme="minorHAnsi"/>
          <w:sz w:val="18"/>
          <w:szCs w:val="18"/>
        </w:rPr>
      </w:pPr>
      <w:r w:rsidRPr="008406E0">
        <w:rPr>
          <w:rFonts w:asciiTheme="minorHAnsi" w:eastAsia="Cambria" w:hAnsiTheme="minorHAnsi"/>
          <w:sz w:val="18"/>
          <w:szCs w:val="18"/>
        </w:rPr>
        <w:t>Compliance Statement: This field is filled</w:t>
      </w:r>
      <w:r w:rsidR="00327A9C" w:rsidRPr="008406E0">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97A27A4" w14:textId="77777777" w:rsidR="00BF3503" w:rsidRPr="008406E0" w:rsidRDefault="00BF3503">
      <w:pPr>
        <w:rPr>
          <w:rFonts w:asciiTheme="minorHAnsi" w:eastAsia="Cambria" w:hAnsiTheme="minorHAnsi"/>
          <w:sz w:val="18"/>
          <w:szCs w:val="18"/>
        </w:rPr>
      </w:pPr>
    </w:p>
    <w:p w14:paraId="7BEFADDC" w14:textId="73113EB0" w:rsidR="00346563" w:rsidRPr="008406E0" w:rsidRDefault="00346563" w:rsidP="00346563">
      <w:pPr>
        <w:rPr>
          <w:rFonts w:asciiTheme="minorHAnsi" w:eastAsia="Cambria" w:hAnsiTheme="minorHAnsi"/>
          <w:b/>
          <w:sz w:val="18"/>
          <w:szCs w:val="18"/>
        </w:rPr>
      </w:pPr>
      <w:r w:rsidRPr="008406E0">
        <w:rPr>
          <w:rFonts w:asciiTheme="minorHAnsi" w:eastAsia="Cambria" w:hAnsiTheme="minorHAnsi"/>
          <w:b/>
          <w:sz w:val="18"/>
          <w:szCs w:val="18"/>
        </w:rPr>
        <w:t xml:space="preserve">Section </w:t>
      </w:r>
      <w:r w:rsidR="002262B5" w:rsidRPr="008406E0">
        <w:rPr>
          <w:rFonts w:asciiTheme="minorHAnsi" w:eastAsia="Cambria" w:hAnsiTheme="minorHAnsi"/>
          <w:b/>
          <w:sz w:val="18"/>
          <w:szCs w:val="18"/>
        </w:rPr>
        <w:t>D2</w:t>
      </w:r>
      <w:r w:rsidRPr="008406E0">
        <w:rPr>
          <w:rFonts w:asciiTheme="minorHAnsi" w:eastAsia="Cambria" w:hAnsiTheme="minorHAnsi"/>
          <w:b/>
          <w:sz w:val="18"/>
          <w:szCs w:val="18"/>
        </w:rPr>
        <w:t>. Kitchen Range Hood Capture Efficiency Option</w:t>
      </w:r>
    </w:p>
    <w:p w14:paraId="0322F71B" w14:textId="4A8E1276" w:rsidR="008A1212" w:rsidRPr="008406E0" w:rsidRDefault="000A606E" w:rsidP="003E5DDB">
      <w:pPr>
        <w:ind w:left="720"/>
        <w:rPr>
          <w:rFonts w:asciiTheme="minorHAnsi" w:eastAsia="Cambria" w:hAnsiTheme="minorHAnsi"/>
          <w:b/>
          <w:sz w:val="18"/>
          <w:szCs w:val="18"/>
        </w:rPr>
      </w:pPr>
      <w:r w:rsidRPr="008406E0">
        <w:rPr>
          <w:rFonts w:asciiTheme="minorHAnsi" w:eastAsia="Cambria" w:hAnsiTheme="minorHAnsi"/>
          <w:b/>
          <w:sz w:val="18"/>
          <w:szCs w:val="18"/>
        </w:rPr>
        <w:t xml:space="preserve">Note: This table is </w:t>
      </w:r>
      <w:r w:rsidR="00281BAF" w:rsidRPr="008406E0">
        <w:rPr>
          <w:rFonts w:asciiTheme="minorHAnsi" w:eastAsia="Cambria" w:hAnsiTheme="minorHAnsi"/>
          <w:b/>
          <w:sz w:val="18"/>
          <w:szCs w:val="18"/>
        </w:rPr>
        <w:t>used only</w:t>
      </w:r>
      <w:r w:rsidRPr="008406E0">
        <w:rPr>
          <w:rFonts w:asciiTheme="minorHAnsi" w:eastAsia="Cambria" w:hAnsiTheme="minorHAnsi"/>
          <w:b/>
          <w:sz w:val="18"/>
          <w:szCs w:val="18"/>
        </w:rPr>
        <w:t xml:space="preserve"> </w:t>
      </w:r>
      <w:r w:rsidR="00D124E9" w:rsidRPr="008406E0">
        <w:rPr>
          <w:rFonts w:asciiTheme="minorHAnsi" w:eastAsia="Cambria" w:hAnsiTheme="minorHAnsi"/>
          <w:b/>
          <w:sz w:val="18"/>
          <w:szCs w:val="18"/>
        </w:rPr>
        <w:t xml:space="preserve">when complying </w:t>
      </w:r>
      <w:r w:rsidR="00121697" w:rsidRPr="008406E0">
        <w:rPr>
          <w:rFonts w:asciiTheme="minorHAnsi" w:eastAsia="Cambria" w:hAnsiTheme="minorHAnsi"/>
          <w:b/>
          <w:sz w:val="18"/>
          <w:szCs w:val="18"/>
        </w:rPr>
        <w:t>with</w:t>
      </w:r>
      <w:r w:rsidR="00F06243" w:rsidRPr="008406E0">
        <w:rPr>
          <w:rFonts w:asciiTheme="minorHAnsi" w:eastAsia="Cambria" w:hAnsiTheme="minorHAnsi"/>
          <w:b/>
          <w:sz w:val="18"/>
          <w:szCs w:val="18"/>
        </w:rPr>
        <w:t xml:space="preserve"> local exhaust requirements</w:t>
      </w:r>
      <w:r w:rsidR="00A118E0" w:rsidRPr="008406E0">
        <w:rPr>
          <w:rFonts w:asciiTheme="minorHAnsi" w:eastAsia="Cambria" w:hAnsiTheme="minorHAnsi"/>
          <w:b/>
          <w:sz w:val="18"/>
          <w:szCs w:val="18"/>
        </w:rPr>
        <w:t xml:space="preserve"> by </w:t>
      </w:r>
      <w:r w:rsidR="00281BAF" w:rsidRPr="008406E0">
        <w:rPr>
          <w:rFonts w:asciiTheme="minorHAnsi" w:eastAsia="Cambria" w:hAnsiTheme="minorHAnsi"/>
          <w:b/>
          <w:sz w:val="18"/>
          <w:szCs w:val="18"/>
        </w:rPr>
        <w:t>utilizing</w:t>
      </w:r>
      <w:r w:rsidR="00A118E0" w:rsidRPr="008406E0">
        <w:rPr>
          <w:rFonts w:asciiTheme="minorHAnsi" w:eastAsia="Cambria" w:hAnsiTheme="minorHAnsi"/>
          <w:b/>
          <w:sz w:val="18"/>
          <w:szCs w:val="18"/>
        </w:rPr>
        <w:t xml:space="preserve"> the capture efficiency</w:t>
      </w:r>
      <w:r w:rsidR="00281BAF" w:rsidRPr="008406E0">
        <w:rPr>
          <w:rFonts w:asciiTheme="minorHAnsi" w:eastAsia="Cambria" w:hAnsiTheme="minorHAnsi"/>
          <w:b/>
          <w:sz w:val="18"/>
          <w:szCs w:val="18"/>
        </w:rPr>
        <w:t xml:space="preserve"> rating instead o</w:t>
      </w:r>
      <w:r w:rsidR="00642C06" w:rsidRPr="008406E0">
        <w:rPr>
          <w:rFonts w:asciiTheme="minorHAnsi" w:eastAsia="Cambria" w:hAnsiTheme="minorHAnsi"/>
          <w:b/>
          <w:sz w:val="18"/>
          <w:szCs w:val="18"/>
        </w:rPr>
        <w:t>f the airflow rating.</w:t>
      </w:r>
    </w:p>
    <w:p w14:paraId="3F236ED5" w14:textId="6ED74DF1" w:rsidR="00346563" w:rsidRPr="008406E0" w:rsidRDefault="000918F9" w:rsidP="00945883">
      <w:pPr>
        <w:pStyle w:val="ListParagraph"/>
        <w:numPr>
          <w:ilvl w:val="0"/>
          <w:numId w:val="32"/>
        </w:numPr>
        <w:rPr>
          <w:rFonts w:asciiTheme="minorHAnsi" w:eastAsia="Cambria" w:hAnsiTheme="minorHAnsi"/>
          <w:sz w:val="18"/>
          <w:szCs w:val="18"/>
        </w:rPr>
      </w:pPr>
      <w:r w:rsidRPr="008406E0">
        <w:rPr>
          <w:rFonts w:asciiTheme="minorHAnsi" w:eastAsia="Cambria" w:hAnsiTheme="minorHAnsi"/>
          <w:sz w:val="18"/>
          <w:szCs w:val="18"/>
        </w:rPr>
        <w:t>Manufacturer Name: Enter manufacturer name for the kitchen range hood.</w:t>
      </w:r>
    </w:p>
    <w:p w14:paraId="54D61062" w14:textId="67897C47" w:rsidR="00945883" w:rsidRPr="008406E0" w:rsidRDefault="00945883" w:rsidP="00945883">
      <w:pPr>
        <w:pStyle w:val="ListParagraph"/>
        <w:numPr>
          <w:ilvl w:val="0"/>
          <w:numId w:val="32"/>
        </w:numPr>
        <w:rPr>
          <w:rFonts w:asciiTheme="minorHAnsi" w:eastAsia="Cambria" w:hAnsiTheme="minorHAnsi"/>
          <w:sz w:val="18"/>
          <w:szCs w:val="18"/>
        </w:rPr>
      </w:pPr>
      <w:r w:rsidRPr="008406E0">
        <w:rPr>
          <w:rFonts w:asciiTheme="minorHAnsi" w:eastAsia="Cambria" w:hAnsiTheme="minorHAnsi"/>
          <w:sz w:val="18"/>
          <w:szCs w:val="18"/>
        </w:rPr>
        <w:t xml:space="preserve">CEC-Approved Directory Listed Model Number: </w:t>
      </w:r>
      <w:r w:rsidR="00C650C4" w:rsidRPr="008406E0">
        <w:rPr>
          <w:rFonts w:asciiTheme="minorHAnsi" w:eastAsia="Cambria" w:hAnsiTheme="minorHAnsi"/>
          <w:sz w:val="18"/>
          <w:szCs w:val="18"/>
        </w:rPr>
        <w:t xml:space="preserve">Enter the kitchen range hood </w:t>
      </w:r>
      <w:r w:rsidR="00860EB8" w:rsidRPr="008406E0">
        <w:rPr>
          <w:rFonts w:asciiTheme="minorHAnsi" w:eastAsia="Cambria" w:hAnsiTheme="minorHAnsi"/>
          <w:sz w:val="18"/>
          <w:szCs w:val="18"/>
        </w:rPr>
        <w:t>model number matching the installed equipment and</w:t>
      </w:r>
      <w:r w:rsidR="004A2B7A" w:rsidRPr="008406E0">
        <w:rPr>
          <w:rFonts w:asciiTheme="minorHAnsi" w:eastAsia="Cambria" w:hAnsiTheme="minorHAnsi"/>
          <w:sz w:val="18"/>
          <w:szCs w:val="18"/>
        </w:rPr>
        <w:t xml:space="preserve"> a</w:t>
      </w:r>
      <w:r w:rsidR="00150463" w:rsidRPr="008406E0">
        <w:rPr>
          <w:rFonts w:asciiTheme="minorHAnsi" w:eastAsia="Cambria" w:hAnsiTheme="minorHAnsi"/>
          <w:sz w:val="18"/>
          <w:szCs w:val="18"/>
        </w:rPr>
        <w:t xml:space="preserve"> </w:t>
      </w:r>
      <w:r w:rsidR="00860EB8" w:rsidRPr="008406E0">
        <w:rPr>
          <w:rFonts w:asciiTheme="minorHAnsi" w:eastAsia="Cambria" w:hAnsiTheme="minorHAnsi"/>
          <w:sz w:val="18"/>
          <w:szCs w:val="18"/>
        </w:rPr>
        <w:t>CEC-</w:t>
      </w:r>
      <w:r w:rsidR="002A3EF5" w:rsidRPr="008406E0">
        <w:rPr>
          <w:rFonts w:asciiTheme="minorHAnsi" w:eastAsia="Cambria" w:hAnsiTheme="minorHAnsi"/>
          <w:sz w:val="18"/>
          <w:szCs w:val="18"/>
        </w:rPr>
        <w:t>a</w:t>
      </w:r>
      <w:r w:rsidR="00860EB8" w:rsidRPr="008406E0">
        <w:rPr>
          <w:rFonts w:asciiTheme="minorHAnsi" w:eastAsia="Cambria" w:hAnsiTheme="minorHAnsi"/>
          <w:sz w:val="18"/>
          <w:szCs w:val="18"/>
        </w:rPr>
        <w:t xml:space="preserve">pproved </w:t>
      </w:r>
      <w:r w:rsidR="002A3EF5" w:rsidRPr="008406E0">
        <w:rPr>
          <w:rFonts w:asciiTheme="minorHAnsi" w:eastAsia="Cambria" w:hAnsiTheme="minorHAnsi"/>
          <w:sz w:val="18"/>
          <w:szCs w:val="18"/>
        </w:rPr>
        <w:t>d</w:t>
      </w:r>
      <w:r w:rsidR="00860EB8" w:rsidRPr="008406E0">
        <w:rPr>
          <w:rFonts w:asciiTheme="minorHAnsi" w:eastAsia="Cambria" w:hAnsiTheme="minorHAnsi"/>
          <w:sz w:val="18"/>
          <w:szCs w:val="18"/>
        </w:rPr>
        <w:t>irectory</w:t>
      </w:r>
      <w:r w:rsidR="004A2B7A" w:rsidRPr="008406E0">
        <w:rPr>
          <w:rFonts w:asciiTheme="minorHAnsi" w:eastAsia="Cambria" w:hAnsiTheme="minorHAnsi"/>
          <w:sz w:val="18"/>
          <w:szCs w:val="18"/>
        </w:rPr>
        <w:t xml:space="preserve"> listing.</w:t>
      </w:r>
    </w:p>
    <w:p w14:paraId="01037338" w14:textId="4097DA31" w:rsidR="004A2B7A" w:rsidRPr="008406E0" w:rsidRDefault="00A72DEF" w:rsidP="00945883">
      <w:pPr>
        <w:pStyle w:val="ListParagraph"/>
        <w:numPr>
          <w:ilvl w:val="0"/>
          <w:numId w:val="32"/>
        </w:numPr>
        <w:rPr>
          <w:rFonts w:asciiTheme="minorHAnsi" w:eastAsia="Cambria" w:hAnsiTheme="minorHAnsi"/>
          <w:sz w:val="18"/>
          <w:szCs w:val="18"/>
        </w:rPr>
      </w:pPr>
      <w:r w:rsidRPr="008406E0">
        <w:rPr>
          <w:rFonts w:asciiTheme="minorHAnsi" w:eastAsia="Cambria" w:hAnsiTheme="minorHAnsi"/>
          <w:sz w:val="18"/>
          <w:szCs w:val="18"/>
        </w:rPr>
        <w:t xml:space="preserve">CEC-Approved Directory Listed </w:t>
      </w:r>
      <w:r w:rsidR="006351FE" w:rsidRPr="008406E0">
        <w:rPr>
          <w:rFonts w:asciiTheme="minorHAnsi" w:eastAsia="Cambria" w:hAnsiTheme="minorHAnsi"/>
          <w:sz w:val="18"/>
          <w:szCs w:val="18"/>
        </w:rPr>
        <w:t xml:space="preserve">Rated Capture Efficiency: </w:t>
      </w:r>
      <w:r w:rsidR="002A3EF5" w:rsidRPr="008406E0">
        <w:rPr>
          <w:rFonts w:asciiTheme="minorHAnsi" w:eastAsia="Cambria" w:hAnsiTheme="minorHAnsi"/>
          <w:sz w:val="18"/>
          <w:szCs w:val="18"/>
        </w:rPr>
        <w:t xml:space="preserve">Enter the rated capture efficiency in the CEC-approved </w:t>
      </w:r>
      <w:r w:rsidR="00B678BD" w:rsidRPr="008406E0">
        <w:rPr>
          <w:rFonts w:asciiTheme="minorHAnsi" w:eastAsia="Cambria" w:hAnsiTheme="minorHAnsi"/>
          <w:sz w:val="18"/>
          <w:szCs w:val="18"/>
        </w:rPr>
        <w:t>director</w:t>
      </w:r>
      <w:r w:rsidR="00D458A9" w:rsidRPr="008406E0">
        <w:rPr>
          <w:rFonts w:asciiTheme="minorHAnsi" w:eastAsia="Cambria" w:hAnsiTheme="minorHAnsi"/>
          <w:sz w:val="18"/>
          <w:szCs w:val="18"/>
        </w:rPr>
        <w:t>y for the above model number.</w:t>
      </w:r>
    </w:p>
    <w:p w14:paraId="1C9A60F2" w14:textId="599ADD43" w:rsidR="00552686" w:rsidRPr="008406E0" w:rsidRDefault="00F05878" w:rsidP="00945883">
      <w:pPr>
        <w:pStyle w:val="ListParagraph"/>
        <w:numPr>
          <w:ilvl w:val="0"/>
          <w:numId w:val="32"/>
        </w:numPr>
        <w:rPr>
          <w:rFonts w:asciiTheme="minorHAnsi" w:eastAsia="Cambria" w:hAnsiTheme="minorHAnsi"/>
          <w:sz w:val="18"/>
          <w:szCs w:val="18"/>
        </w:rPr>
      </w:pPr>
      <w:r w:rsidRPr="008406E0">
        <w:rPr>
          <w:rFonts w:asciiTheme="minorHAnsi" w:eastAsia="Cambria" w:hAnsiTheme="minorHAnsi"/>
          <w:sz w:val="18"/>
          <w:szCs w:val="18"/>
        </w:rPr>
        <w:t xml:space="preserve">Required Minimum Capture Efficiency: </w:t>
      </w:r>
      <w:r w:rsidR="005609F7" w:rsidRPr="008406E0">
        <w:rPr>
          <w:rFonts w:asciiTheme="minorHAnsi" w:eastAsia="Cambria" w:hAnsiTheme="minorHAnsi"/>
          <w:sz w:val="18"/>
          <w:szCs w:val="18"/>
        </w:rPr>
        <w:t>This field is filled out automatically</w:t>
      </w:r>
      <w:r w:rsidR="00755F4F" w:rsidRPr="008406E0">
        <w:rPr>
          <w:rFonts w:asciiTheme="minorHAnsi" w:eastAsia="Cambria" w:hAnsiTheme="minorHAnsi"/>
          <w:sz w:val="18"/>
          <w:szCs w:val="18"/>
        </w:rPr>
        <w:t xml:space="preserve"> and is</w:t>
      </w:r>
      <w:r w:rsidR="00D53AE1" w:rsidRPr="008406E0">
        <w:rPr>
          <w:rFonts w:asciiTheme="minorHAnsi" w:eastAsia="Cambria" w:hAnsiTheme="minorHAnsi"/>
          <w:sz w:val="18"/>
          <w:szCs w:val="18"/>
        </w:rPr>
        <w:t xml:space="preserve"> determined by the dwelling unit square footage</w:t>
      </w:r>
      <w:r w:rsidR="00755F4F" w:rsidRPr="008406E0">
        <w:rPr>
          <w:rFonts w:asciiTheme="minorHAnsi" w:eastAsia="Cambria" w:hAnsiTheme="minorHAnsi"/>
          <w:sz w:val="18"/>
          <w:szCs w:val="18"/>
        </w:rPr>
        <w:t>,</w:t>
      </w:r>
      <w:r w:rsidR="006B7744" w:rsidRPr="008406E0">
        <w:rPr>
          <w:rFonts w:asciiTheme="minorHAnsi" w:eastAsia="Cambria" w:hAnsiTheme="minorHAnsi"/>
          <w:sz w:val="18"/>
          <w:szCs w:val="18"/>
        </w:rPr>
        <w:t xml:space="preserve"> kitchen range</w:t>
      </w:r>
      <w:r w:rsidR="00A07F8B" w:rsidRPr="008406E0">
        <w:rPr>
          <w:rFonts w:asciiTheme="minorHAnsi" w:eastAsia="Cambria" w:hAnsiTheme="minorHAnsi"/>
          <w:sz w:val="18"/>
          <w:szCs w:val="18"/>
        </w:rPr>
        <w:t xml:space="preserve"> fuel type</w:t>
      </w:r>
      <w:r w:rsidR="00270B7F" w:rsidRPr="008406E0">
        <w:rPr>
          <w:rFonts w:asciiTheme="minorHAnsi" w:eastAsia="Cambria" w:hAnsiTheme="minorHAnsi"/>
          <w:sz w:val="18"/>
          <w:szCs w:val="18"/>
        </w:rPr>
        <w:t>, and Table 1</w:t>
      </w:r>
      <w:r w:rsidR="005B3ED1" w:rsidRPr="008406E0">
        <w:rPr>
          <w:rFonts w:asciiTheme="minorHAnsi" w:eastAsia="Cambria" w:hAnsiTheme="minorHAnsi"/>
          <w:sz w:val="18"/>
          <w:szCs w:val="18"/>
        </w:rPr>
        <w:t>60.2</w:t>
      </w:r>
      <w:r w:rsidR="00270B7F" w:rsidRPr="008406E0">
        <w:rPr>
          <w:rFonts w:asciiTheme="minorHAnsi" w:eastAsia="Cambria" w:hAnsiTheme="minorHAnsi"/>
          <w:sz w:val="18"/>
          <w:szCs w:val="18"/>
        </w:rPr>
        <w:t>-G.</w:t>
      </w:r>
    </w:p>
    <w:p w14:paraId="41758890" w14:textId="4461859D" w:rsidR="00A537E5" w:rsidRPr="008406E0" w:rsidRDefault="002A0B80" w:rsidP="003E5DDB">
      <w:pPr>
        <w:pStyle w:val="ListParagraph"/>
        <w:numPr>
          <w:ilvl w:val="0"/>
          <w:numId w:val="32"/>
        </w:numPr>
        <w:rPr>
          <w:rFonts w:asciiTheme="minorHAnsi" w:eastAsia="Cambria" w:hAnsiTheme="minorHAnsi"/>
          <w:sz w:val="18"/>
          <w:szCs w:val="18"/>
        </w:rPr>
      </w:pPr>
      <w:r w:rsidRPr="008406E0">
        <w:rPr>
          <w:rFonts w:asciiTheme="minorHAnsi" w:eastAsia="Cambria" w:hAnsiTheme="minorHAnsi"/>
          <w:sz w:val="18"/>
          <w:szCs w:val="18"/>
        </w:rPr>
        <w:t>Compliance Statement. This field is filled out automatically based on the installed system listed capture efficiency</w:t>
      </w:r>
      <w:r w:rsidR="00391793" w:rsidRPr="008406E0">
        <w:rPr>
          <w:rFonts w:asciiTheme="minorHAnsi" w:eastAsia="Cambria" w:hAnsiTheme="minorHAnsi"/>
          <w:sz w:val="18"/>
          <w:szCs w:val="18"/>
        </w:rPr>
        <w:t xml:space="preserve"> rating</w:t>
      </w:r>
      <w:r w:rsidR="00C65604" w:rsidRPr="008406E0">
        <w:rPr>
          <w:rFonts w:asciiTheme="minorHAnsi" w:eastAsia="Cambria" w:hAnsiTheme="minorHAnsi"/>
          <w:sz w:val="18"/>
          <w:szCs w:val="18"/>
        </w:rPr>
        <w:t xml:space="preserve"> and</w:t>
      </w:r>
      <w:r w:rsidR="00AF6282" w:rsidRPr="008406E0">
        <w:rPr>
          <w:rFonts w:asciiTheme="minorHAnsi" w:eastAsia="Cambria" w:hAnsiTheme="minorHAnsi"/>
          <w:sz w:val="18"/>
          <w:szCs w:val="18"/>
        </w:rPr>
        <w:t xml:space="preserve"> required minimum </w:t>
      </w:r>
      <w:r w:rsidR="00C40943" w:rsidRPr="008406E0">
        <w:rPr>
          <w:rFonts w:asciiTheme="minorHAnsi" w:eastAsia="Cambria" w:hAnsiTheme="minorHAnsi"/>
          <w:sz w:val="18"/>
          <w:szCs w:val="18"/>
        </w:rPr>
        <w:t>capture efficiency</w:t>
      </w:r>
      <w:r w:rsidR="004E5CA4" w:rsidRPr="008406E0">
        <w:rPr>
          <w:rFonts w:asciiTheme="minorHAnsi" w:eastAsia="Cambria" w:hAnsiTheme="minorHAnsi"/>
          <w:sz w:val="18"/>
          <w:szCs w:val="18"/>
        </w:rPr>
        <w:t>.</w:t>
      </w:r>
    </w:p>
    <w:p w14:paraId="05CE3A34" w14:textId="77777777" w:rsidR="00346563" w:rsidRPr="008406E0" w:rsidRDefault="00346563">
      <w:pPr>
        <w:rPr>
          <w:rFonts w:asciiTheme="minorHAnsi" w:eastAsia="Cambria" w:hAnsiTheme="minorHAnsi"/>
          <w:b/>
          <w:sz w:val="18"/>
          <w:szCs w:val="18"/>
        </w:rPr>
      </w:pPr>
    </w:p>
    <w:p w14:paraId="0FFD1922" w14:textId="246EF8DC" w:rsidR="00BF3503" w:rsidRPr="008406E0" w:rsidRDefault="00BF3503">
      <w:pPr>
        <w:rPr>
          <w:rFonts w:asciiTheme="minorHAnsi" w:eastAsia="Cambria" w:hAnsiTheme="minorHAnsi"/>
          <w:b/>
          <w:sz w:val="18"/>
          <w:szCs w:val="18"/>
        </w:rPr>
      </w:pPr>
      <w:r w:rsidRPr="008406E0">
        <w:rPr>
          <w:rFonts w:asciiTheme="minorHAnsi" w:eastAsia="Cambria" w:hAnsiTheme="minorHAnsi"/>
          <w:b/>
          <w:sz w:val="18"/>
          <w:szCs w:val="18"/>
        </w:rPr>
        <w:t xml:space="preserve">Section </w:t>
      </w:r>
      <w:r w:rsidR="00E01E27" w:rsidRPr="008406E0">
        <w:rPr>
          <w:rFonts w:asciiTheme="minorHAnsi" w:eastAsia="Cambria" w:hAnsiTheme="minorHAnsi"/>
          <w:b/>
          <w:sz w:val="18"/>
          <w:szCs w:val="18"/>
        </w:rPr>
        <w:t>E</w:t>
      </w:r>
      <w:r w:rsidRPr="008406E0">
        <w:rPr>
          <w:rFonts w:asciiTheme="minorHAnsi" w:eastAsia="Cambria" w:hAnsiTheme="minorHAnsi"/>
          <w:b/>
          <w:sz w:val="18"/>
          <w:szCs w:val="18"/>
        </w:rPr>
        <w:t>. Other Requirements</w:t>
      </w:r>
    </w:p>
    <w:p w14:paraId="4FA59164" w14:textId="77777777" w:rsidR="00BF3503" w:rsidRPr="008406E0" w:rsidRDefault="00BF3503" w:rsidP="00BF3503">
      <w:pPr>
        <w:numPr>
          <w:ilvl w:val="0"/>
          <w:numId w:val="23"/>
        </w:numPr>
        <w:rPr>
          <w:rFonts w:asciiTheme="minorHAnsi" w:hAnsiTheme="minorHAnsi"/>
        </w:rPr>
      </w:pPr>
      <w:r w:rsidRPr="008406E0">
        <w:rPr>
          <w:rFonts w:asciiTheme="minorHAnsi" w:hAnsiTheme="minorHAnsi"/>
        </w:rPr>
        <w:t>This field must be a true statement (or not applicable) for the system to comply.</w:t>
      </w:r>
    </w:p>
    <w:p w14:paraId="72C5CC76" w14:textId="77777777" w:rsidR="00BF3503" w:rsidRPr="008406E0" w:rsidRDefault="00BF3503" w:rsidP="00BF3503">
      <w:pPr>
        <w:numPr>
          <w:ilvl w:val="0"/>
          <w:numId w:val="23"/>
        </w:numPr>
        <w:rPr>
          <w:rFonts w:asciiTheme="minorHAnsi" w:hAnsiTheme="minorHAnsi"/>
        </w:rPr>
      </w:pPr>
      <w:r w:rsidRPr="008406E0">
        <w:rPr>
          <w:rFonts w:asciiTheme="minorHAnsi" w:hAnsiTheme="minorHAnsi"/>
        </w:rPr>
        <w:t>This field must be a true statement (or not applicable) for the system to comply.</w:t>
      </w:r>
    </w:p>
    <w:p w14:paraId="06CBD2A8" w14:textId="77777777" w:rsidR="00BF3503" w:rsidRPr="008406E0" w:rsidRDefault="00BF3503" w:rsidP="00BF3503">
      <w:pPr>
        <w:numPr>
          <w:ilvl w:val="0"/>
          <w:numId w:val="23"/>
        </w:numPr>
        <w:rPr>
          <w:rFonts w:asciiTheme="minorHAnsi" w:hAnsiTheme="minorHAnsi"/>
        </w:rPr>
      </w:pPr>
      <w:r w:rsidRPr="008406E0">
        <w:rPr>
          <w:rFonts w:asciiTheme="minorHAnsi" w:hAnsiTheme="minorHAnsi"/>
        </w:rPr>
        <w:lastRenderedPageBreak/>
        <w:t>This field must be a true statement (or not applicable) for the system to comply.</w:t>
      </w:r>
    </w:p>
    <w:p w14:paraId="16DC5438" w14:textId="77777777" w:rsidR="00BF3503" w:rsidRPr="008406E0" w:rsidRDefault="00BF3503" w:rsidP="00BF3503">
      <w:pPr>
        <w:numPr>
          <w:ilvl w:val="0"/>
          <w:numId w:val="23"/>
        </w:numPr>
        <w:rPr>
          <w:rFonts w:asciiTheme="minorHAnsi" w:hAnsiTheme="minorHAnsi"/>
        </w:rPr>
      </w:pPr>
      <w:r w:rsidRPr="008406E0">
        <w:rPr>
          <w:rFonts w:asciiTheme="minorHAnsi" w:hAnsiTheme="minorHAnsi"/>
        </w:rPr>
        <w:t>This field must be a true statement (or not applicable) for the system to comply.</w:t>
      </w:r>
    </w:p>
    <w:p w14:paraId="01332CE6" w14:textId="77777777" w:rsidR="00BF3503" w:rsidRPr="008406E0" w:rsidRDefault="00BF3503" w:rsidP="00BF3503">
      <w:pPr>
        <w:numPr>
          <w:ilvl w:val="0"/>
          <w:numId w:val="23"/>
        </w:numPr>
        <w:rPr>
          <w:rFonts w:asciiTheme="minorHAnsi" w:hAnsiTheme="minorHAnsi"/>
        </w:rPr>
      </w:pPr>
      <w:r w:rsidRPr="008406E0">
        <w:rPr>
          <w:rFonts w:asciiTheme="minorHAnsi" w:hAnsiTheme="minorHAnsi"/>
        </w:rPr>
        <w:t>This field must be a true statement (or not applicable) for the system to comply.</w:t>
      </w:r>
    </w:p>
    <w:p w14:paraId="79787043" w14:textId="77777777" w:rsidR="001C2576" w:rsidRPr="008406E0" w:rsidRDefault="001C2576" w:rsidP="00636F83">
      <w:pPr>
        <w:rPr>
          <w:rFonts w:asciiTheme="minorHAnsi" w:hAnsiTheme="minorHAnsi"/>
          <w:b/>
          <w:sz w:val="18"/>
          <w:szCs w:val="18"/>
        </w:rPr>
      </w:pPr>
    </w:p>
    <w:p w14:paraId="5F193DDA" w14:textId="77777777" w:rsidR="00636F83" w:rsidRPr="008406E0" w:rsidRDefault="00636F83" w:rsidP="00636F83">
      <w:pPr>
        <w:rPr>
          <w:rFonts w:asciiTheme="minorHAnsi" w:eastAsia="Cambria" w:hAnsiTheme="minorHAnsi"/>
          <w:b/>
          <w:sz w:val="18"/>
          <w:szCs w:val="18"/>
        </w:rPr>
      </w:pPr>
    </w:p>
    <w:p w14:paraId="4A3B9003" w14:textId="77777777" w:rsidR="00023A98" w:rsidRPr="008406E0" w:rsidRDefault="00023A98" w:rsidP="00D65FA1">
      <w:pPr>
        <w:numPr>
          <w:ilvl w:val="0"/>
          <w:numId w:val="9"/>
        </w:numPr>
        <w:contextualSpacing/>
        <w:rPr>
          <w:rFonts w:asciiTheme="minorHAnsi" w:eastAsia="Cambria" w:hAnsiTheme="minorHAnsi"/>
          <w:sz w:val="18"/>
          <w:szCs w:val="18"/>
        </w:rPr>
        <w:sectPr w:rsidR="00023A98" w:rsidRPr="008406E0"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rsidRPr="008406E0" w14:paraId="1AF0E1AB" w14:textId="77777777" w:rsidTr="0096325C">
        <w:tc>
          <w:tcPr>
            <w:tcW w:w="11016" w:type="dxa"/>
          </w:tcPr>
          <w:p w14:paraId="6A10A0AC" w14:textId="70FCBEA0" w:rsidR="0096325C" w:rsidRPr="008406E0" w:rsidRDefault="00325FC0" w:rsidP="00052480">
            <w:pPr>
              <w:rPr>
                <w:rFonts w:asciiTheme="minorHAnsi" w:hAnsiTheme="minorHAnsi"/>
                <w:sz w:val="18"/>
                <w:szCs w:val="18"/>
              </w:rPr>
            </w:pPr>
            <w:r w:rsidRPr="008406E0">
              <w:rPr>
                <w:rFonts w:asciiTheme="minorHAnsi" w:hAnsiTheme="minorHAnsi"/>
                <w:sz w:val="18"/>
                <w:szCs w:val="18"/>
              </w:rPr>
              <w:lastRenderedPageBreak/>
              <w:t>&lt;&lt;Static Text - see the top&gt;&gt;</w:t>
            </w:r>
          </w:p>
        </w:tc>
      </w:tr>
    </w:tbl>
    <w:p w14:paraId="260E2847" w14:textId="77777777" w:rsidR="0096325C" w:rsidRPr="008406E0"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8406E0" w14:paraId="17323F75" w14:textId="77777777" w:rsidTr="00F26A73">
        <w:tc>
          <w:tcPr>
            <w:tcW w:w="10790" w:type="dxa"/>
            <w:gridSpan w:val="3"/>
          </w:tcPr>
          <w:p w14:paraId="082BE664" w14:textId="73EB3BC2" w:rsidR="00192313" w:rsidRPr="008406E0"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8406E0">
              <w:rPr>
                <w:rFonts w:asciiTheme="minorHAnsi" w:hAnsiTheme="minorHAnsi"/>
                <w:b/>
                <w:szCs w:val="18"/>
              </w:rPr>
              <w:t xml:space="preserve">A. </w:t>
            </w:r>
            <w:r w:rsidR="00B4489D" w:rsidRPr="008406E0">
              <w:rPr>
                <w:rFonts w:asciiTheme="minorHAnsi" w:hAnsiTheme="minorHAnsi"/>
                <w:b/>
                <w:szCs w:val="18"/>
              </w:rPr>
              <w:t>Local Mechanical Exhaust</w:t>
            </w:r>
            <w:r w:rsidR="00E842BD" w:rsidRPr="008406E0">
              <w:rPr>
                <w:rFonts w:asciiTheme="minorHAnsi" w:hAnsiTheme="minorHAnsi"/>
                <w:b/>
                <w:szCs w:val="18"/>
              </w:rPr>
              <w:t xml:space="preserve"> </w:t>
            </w:r>
            <w:r w:rsidRPr="008406E0">
              <w:rPr>
                <w:rFonts w:asciiTheme="minorHAnsi" w:hAnsiTheme="minorHAnsi"/>
                <w:b/>
                <w:szCs w:val="18"/>
              </w:rPr>
              <w:t>- General Information</w:t>
            </w:r>
          </w:p>
        </w:tc>
      </w:tr>
      <w:tr w:rsidR="005D17AE" w:rsidRPr="008406E0" w14:paraId="49CC07DE" w14:textId="77777777" w:rsidTr="003D3B50">
        <w:trPr>
          <w:trHeight w:val="158"/>
        </w:trPr>
        <w:tc>
          <w:tcPr>
            <w:tcW w:w="626" w:type="dxa"/>
            <w:vAlign w:val="center"/>
          </w:tcPr>
          <w:p w14:paraId="7DB916A9" w14:textId="77777777" w:rsidR="005D17AE" w:rsidRPr="008406E0" w:rsidRDefault="005D17AE" w:rsidP="005D17AE">
            <w:pPr>
              <w:jc w:val="center"/>
              <w:rPr>
                <w:rFonts w:asciiTheme="minorHAnsi" w:hAnsiTheme="minorHAnsi" w:cstheme="minorHAnsi"/>
                <w:sz w:val="18"/>
                <w:szCs w:val="18"/>
              </w:rPr>
            </w:pPr>
            <w:r w:rsidRPr="008406E0">
              <w:rPr>
                <w:rFonts w:asciiTheme="minorHAnsi" w:hAnsiTheme="minorHAnsi" w:cstheme="minorHAnsi"/>
                <w:sz w:val="18"/>
                <w:szCs w:val="18"/>
              </w:rPr>
              <w:t>01</w:t>
            </w:r>
          </w:p>
        </w:tc>
        <w:tc>
          <w:tcPr>
            <w:tcW w:w="4499" w:type="dxa"/>
            <w:vAlign w:val="center"/>
          </w:tcPr>
          <w:p w14:paraId="40A74336" w14:textId="77777777" w:rsidR="005D17AE" w:rsidRPr="008406E0" w:rsidRDefault="005D17AE" w:rsidP="005D17AE">
            <w:pPr>
              <w:rPr>
                <w:rFonts w:asciiTheme="minorHAnsi" w:hAnsiTheme="minorHAnsi" w:cstheme="minorHAnsi"/>
                <w:sz w:val="18"/>
                <w:szCs w:val="18"/>
              </w:rPr>
            </w:pPr>
            <w:r w:rsidRPr="008406E0">
              <w:rPr>
                <w:rFonts w:asciiTheme="minorHAnsi" w:hAnsiTheme="minorHAnsi" w:cstheme="minorHAnsi"/>
                <w:sz w:val="18"/>
                <w:szCs w:val="18"/>
              </w:rPr>
              <w:t>Dwelling Unit Name</w:t>
            </w:r>
          </w:p>
        </w:tc>
        <w:tc>
          <w:tcPr>
            <w:tcW w:w="5665" w:type="dxa"/>
          </w:tcPr>
          <w:p w14:paraId="6BCA4528" w14:textId="2B29F59D" w:rsidR="005D17AE" w:rsidRPr="008406E0" w:rsidRDefault="005D17AE" w:rsidP="00604BA7">
            <w:pPr>
              <w:rPr>
                <w:rFonts w:asciiTheme="minorHAnsi" w:hAnsiTheme="minorHAnsi" w:cstheme="minorHAnsi"/>
                <w:sz w:val="18"/>
                <w:szCs w:val="18"/>
              </w:rPr>
            </w:pPr>
            <w:r w:rsidRPr="008406E0">
              <w:rPr>
                <w:rFonts w:asciiTheme="minorHAnsi" w:hAnsiTheme="minorHAnsi"/>
                <w:sz w:val="18"/>
                <w:szCs w:val="18"/>
              </w:rPr>
              <w:t xml:space="preserve">&lt;&lt;Calculated field, referenced data from </w:t>
            </w:r>
            <w:r w:rsidRPr="008406E0">
              <w:rPr>
                <w:rFonts w:asciiTheme="minorHAnsi" w:hAnsiTheme="minorHAnsi" w:cstheme="minorHAnsi"/>
                <w:sz w:val="18"/>
                <w:szCs w:val="18"/>
              </w:rPr>
              <w:t>MCH-01, “Dwelling Unit Name” (A</w:t>
            </w:r>
            <w:proofErr w:type="gramStart"/>
            <w:r w:rsidRPr="008406E0">
              <w:rPr>
                <w:rFonts w:asciiTheme="minorHAnsi" w:hAnsiTheme="minorHAnsi" w:cstheme="minorHAnsi"/>
                <w:sz w:val="18"/>
                <w:szCs w:val="18"/>
              </w:rPr>
              <w:t>01)</w:t>
            </w:r>
            <w:r w:rsidR="007455EF" w:rsidRPr="008406E0">
              <w:rPr>
                <w:rFonts w:asciiTheme="minorHAnsi" w:hAnsiTheme="minorHAnsi"/>
                <w:sz w:val="18"/>
                <w:szCs w:val="18"/>
              </w:rPr>
              <w:t>LMCC</w:t>
            </w:r>
            <w:proofErr w:type="gramEnd"/>
            <w:r w:rsidRPr="008406E0">
              <w:rPr>
                <w:rFonts w:asciiTheme="minorHAnsi" w:hAnsiTheme="minorHAnsi"/>
                <w:sz w:val="18"/>
                <w:szCs w:val="18"/>
              </w:rPr>
              <w:t>.&gt;&gt;</w:t>
            </w:r>
          </w:p>
        </w:tc>
      </w:tr>
      <w:tr w:rsidR="00192313" w:rsidRPr="008406E0" w14:paraId="3E6215D8" w14:textId="77777777" w:rsidTr="003D3B50">
        <w:trPr>
          <w:trHeight w:val="158"/>
        </w:trPr>
        <w:tc>
          <w:tcPr>
            <w:tcW w:w="626" w:type="dxa"/>
            <w:vAlign w:val="center"/>
          </w:tcPr>
          <w:p w14:paraId="33569EB3" w14:textId="77777777" w:rsidR="00192313" w:rsidRPr="008406E0" w:rsidRDefault="00192313" w:rsidP="00192313">
            <w:pPr>
              <w:jc w:val="center"/>
              <w:rPr>
                <w:rFonts w:asciiTheme="minorHAnsi" w:hAnsiTheme="minorHAnsi" w:cstheme="minorHAnsi"/>
                <w:sz w:val="18"/>
                <w:szCs w:val="18"/>
              </w:rPr>
            </w:pPr>
            <w:r w:rsidRPr="008406E0">
              <w:rPr>
                <w:rFonts w:asciiTheme="minorHAnsi" w:hAnsiTheme="minorHAnsi" w:cstheme="minorHAnsi"/>
                <w:sz w:val="18"/>
                <w:szCs w:val="18"/>
              </w:rPr>
              <w:t>02</w:t>
            </w:r>
          </w:p>
        </w:tc>
        <w:tc>
          <w:tcPr>
            <w:tcW w:w="4499" w:type="dxa"/>
            <w:vAlign w:val="center"/>
          </w:tcPr>
          <w:p w14:paraId="1D1304B5" w14:textId="77777777" w:rsidR="00192313" w:rsidRPr="008406E0" w:rsidRDefault="00192313" w:rsidP="00192313">
            <w:pPr>
              <w:rPr>
                <w:rFonts w:asciiTheme="minorHAnsi" w:hAnsiTheme="minorHAnsi" w:cstheme="minorHAnsi"/>
                <w:sz w:val="18"/>
                <w:szCs w:val="18"/>
              </w:rPr>
            </w:pPr>
            <w:r w:rsidRPr="008406E0">
              <w:rPr>
                <w:rFonts w:asciiTheme="minorHAnsi" w:hAnsiTheme="minorHAnsi" w:cstheme="minorHAnsi"/>
                <w:sz w:val="18"/>
                <w:szCs w:val="18"/>
              </w:rPr>
              <w:t>Building Type</w:t>
            </w:r>
          </w:p>
        </w:tc>
        <w:tc>
          <w:tcPr>
            <w:tcW w:w="5665" w:type="dxa"/>
          </w:tcPr>
          <w:p w14:paraId="7DA858C2" w14:textId="44FEABEA" w:rsidR="00192313" w:rsidRPr="008406E0" w:rsidRDefault="00C56E30" w:rsidP="00E63C76">
            <w:pPr>
              <w:rPr>
                <w:rFonts w:asciiTheme="minorHAnsi" w:hAnsiTheme="minorHAnsi" w:cstheme="minorHAnsi"/>
                <w:sz w:val="18"/>
                <w:szCs w:val="18"/>
              </w:rPr>
            </w:pPr>
            <w:r w:rsidRPr="008406E0">
              <w:rPr>
                <w:rFonts w:asciiTheme="minorHAnsi" w:hAnsiTheme="minorHAnsi" w:cstheme="minorHAnsi"/>
                <w:sz w:val="18"/>
                <w:szCs w:val="18"/>
              </w:rPr>
              <w:t>&lt;&lt;</w:t>
            </w:r>
            <w:r w:rsidR="009062EA" w:rsidRPr="008406E0">
              <w:rPr>
                <w:rFonts w:asciiTheme="minorHAnsi" w:hAnsiTheme="minorHAnsi" w:cstheme="minorHAnsi"/>
                <w:sz w:val="18"/>
                <w:szCs w:val="18"/>
              </w:rPr>
              <w:t xml:space="preserve"> </w:t>
            </w:r>
            <w:del w:id="2" w:author="Alhabibi, Haider@Energy" w:date="2022-07-13T19:54:00Z">
              <w:r w:rsidR="009062EA" w:rsidRPr="008406E0" w:rsidDel="009065BB">
                <w:rPr>
                  <w:rFonts w:asciiTheme="minorHAnsi" w:hAnsiTheme="minorHAnsi" w:cstheme="minorHAnsi"/>
                  <w:sz w:val="18"/>
                  <w:szCs w:val="18"/>
                </w:rPr>
                <w:delText xml:space="preserve">calculated field, referenced data from </w:delText>
              </w:r>
              <w:r w:rsidR="007455EF" w:rsidRPr="008406E0" w:rsidDel="009065BB">
                <w:rPr>
                  <w:rFonts w:asciiTheme="minorHAnsi" w:hAnsiTheme="minorHAnsi" w:cstheme="minorHAnsi"/>
                  <w:sz w:val="18"/>
                  <w:szCs w:val="18"/>
                </w:rPr>
                <w:delText>LMCC</w:delText>
              </w:r>
              <w:r w:rsidR="009062EA" w:rsidRPr="008406E0" w:rsidDel="009065BB">
                <w:rPr>
                  <w:rFonts w:asciiTheme="minorHAnsi" w:hAnsiTheme="minorHAnsi" w:cstheme="minorHAnsi"/>
                  <w:sz w:val="18"/>
                  <w:szCs w:val="18"/>
                </w:rPr>
                <w:delText xml:space="preserve">, </w:delText>
              </w:r>
              <w:r w:rsidR="009062EA" w:rsidRPr="008406E0" w:rsidDel="006455B3">
                <w:rPr>
                  <w:rFonts w:asciiTheme="minorHAnsi" w:hAnsiTheme="minorHAnsi" w:cstheme="minorHAnsi"/>
                  <w:sz w:val="18"/>
                  <w:szCs w:val="18"/>
                </w:rPr>
                <w:delText>a</w:delText>
              </w:r>
            </w:del>
            <w:del w:id="3" w:author="Alhabibi, Haider@Energy" w:date="2022-07-18T08:44:00Z">
              <w:r w:rsidR="009062EA" w:rsidRPr="008406E0" w:rsidDel="0006607C">
                <w:rPr>
                  <w:rFonts w:asciiTheme="minorHAnsi" w:hAnsiTheme="minorHAnsi" w:cstheme="minorHAnsi"/>
                  <w:sz w:val="18"/>
                  <w:szCs w:val="18"/>
                </w:rPr>
                <w:delText xml:space="preserve">llowed </w:delText>
              </w:r>
            </w:del>
            <w:ins w:id="4" w:author="Alhabibi, Haider@Energy" w:date="2022-07-18T08:45:00Z">
              <w:r w:rsidR="00861FBB" w:rsidRPr="008406E0">
                <w:rPr>
                  <w:rFonts w:asciiTheme="minorHAnsi" w:hAnsiTheme="minorHAnsi" w:cstheme="minorHAnsi"/>
                  <w:sz w:val="18"/>
                  <w:szCs w:val="18"/>
                </w:rPr>
                <w:t xml:space="preserve">Default </w:t>
              </w:r>
            </w:ins>
            <w:r w:rsidR="009062EA" w:rsidRPr="008406E0">
              <w:rPr>
                <w:rFonts w:asciiTheme="minorHAnsi" w:hAnsiTheme="minorHAnsi" w:cstheme="minorHAnsi"/>
                <w:sz w:val="18"/>
                <w:szCs w:val="18"/>
              </w:rPr>
              <w:t>value</w:t>
            </w:r>
            <w:del w:id="5" w:author="Alhabibi, Haider@Energy" w:date="2022-07-18T08:45:00Z">
              <w:r w:rsidR="009062EA" w:rsidRPr="008406E0" w:rsidDel="00377499">
                <w:rPr>
                  <w:rFonts w:asciiTheme="minorHAnsi" w:hAnsiTheme="minorHAnsi" w:cstheme="minorHAnsi"/>
                  <w:sz w:val="18"/>
                  <w:szCs w:val="18"/>
                </w:rPr>
                <w:delText>s</w:delText>
              </w:r>
            </w:del>
            <w:r w:rsidR="009062EA" w:rsidRPr="008406E0">
              <w:rPr>
                <w:rFonts w:asciiTheme="minorHAnsi" w:hAnsiTheme="minorHAnsi" w:cstheme="minorHAnsi"/>
                <w:sz w:val="18"/>
                <w:szCs w:val="18"/>
              </w:rPr>
              <w:t xml:space="preserve"> = multifamily</w:t>
            </w:r>
            <w:ins w:id="6" w:author="Alhabibi, Haider@Energy" w:date="2022-07-13T19:35:00Z">
              <w:r w:rsidR="00060ECD" w:rsidRPr="008406E0" w:rsidDel="00060ECD">
                <w:rPr>
                  <w:rFonts w:asciiTheme="minorHAnsi" w:hAnsiTheme="minorHAnsi" w:cstheme="minorHAnsi"/>
                  <w:sz w:val="18"/>
                  <w:szCs w:val="18"/>
                </w:rPr>
                <w:t xml:space="preserve"> </w:t>
              </w:r>
            </w:ins>
            <w:del w:id="7" w:author="Alhabibi, Haider@Energy" w:date="2022-07-13T19:35:00Z">
              <w:r w:rsidR="009062EA" w:rsidRPr="008406E0" w:rsidDel="00060ECD">
                <w:rPr>
                  <w:rFonts w:asciiTheme="minorHAnsi" w:hAnsiTheme="minorHAnsi" w:cstheme="minorHAnsi"/>
                  <w:sz w:val="18"/>
                  <w:szCs w:val="18"/>
                </w:rPr>
                <w:delText>,</w:delText>
              </w:r>
              <w:r w:rsidR="00F52A83" w:rsidRPr="008406E0" w:rsidDel="00060ECD">
                <w:rPr>
                  <w:rFonts w:asciiTheme="minorHAnsi" w:hAnsiTheme="minorHAnsi" w:cstheme="minorHAnsi"/>
                  <w:sz w:val="18"/>
                  <w:szCs w:val="18"/>
                </w:rPr>
                <w:delText xml:space="preserve"> </w:delText>
              </w:r>
              <w:r w:rsidR="009062EA" w:rsidRPr="008406E0" w:rsidDel="00060ECD">
                <w:rPr>
                  <w:rFonts w:asciiTheme="minorHAnsi" w:hAnsiTheme="minorHAnsi" w:cstheme="minorHAnsi"/>
                  <w:sz w:val="18"/>
                  <w:szCs w:val="18"/>
                </w:rPr>
                <w:delText>single family detached</w:delText>
              </w:r>
              <w:r w:rsidR="00E842BD" w:rsidRPr="008406E0" w:rsidDel="00060ECD">
                <w:rPr>
                  <w:rFonts w:asciiTheme="minorHAnsi" w:hAnsiTheme="minorHAnsi" w:cstheme="minorHAnsi"/>
                  <w:sz w:val="18"/>
                  <w:szCs w:val="18"/>
                </w:rPr>
                <w:delText xml:space="preserve">, or </w:delText>
              </w:r>
              <w:r w:rsidR="009062EA" w:rsidRPr="008406E0" w:rsidDel="00060ECD">
                <w:rPr>
                  <w:rFonts w:asciiTheme="minorHAnsi" w:hAnsiTheme="minorHAnsi" w:cstheme="minorHAnsi"/>
                  <w:sz w:val="18"/>
                  <w:szCs w:val="18"/>
                </w:rPr>
                <w:delText>single family attached</w:delText>
              </w:r>
            </w:del>
            <w:r w:rsidR="009062EA" w:rsidRPr="008406E0">
              <w:rPr>
                <w:rFonts w:asciiTheme="minorHAnsi" w:hAnsiTheme="minorHAnsi" w:cstheme="minorHAnsi"/>
                <w:sz w:val="18"/>
                <w:szCs w:val="18"/>
              </w:rPr>
              <w:t>&gt;&gt;</w:t>
            </w:r>
          </w:p>
        </w:tc>
      </w:tr>
      <w:tr w:rsidR="00192313" w:rsidRPr="008406E0" w14:paraId="686EC465" w14:textId="77777777" w:rsidTr="003D3B50">
        <w:trPr>
          <w:trHeight w:val="158"/>
        </w:trPr>
        <w:tc>
          <w:tcPr>
            <w:tcW w:w="626" w:type="dxa"/>
            <w:vAlign w:val="center"/>
          </w:tcPr>
          <w:p w14:paraId="59460BBB" w14:textId="140F095B" w:rsidR="00192313" w:rsidRPr="008406E0" w:rsidRDefault="00192313" w:rsidP="00192313">
            <w:pPr>
              <w:jc w:val="center"/>
              <w:rPr>
                <w:rFonts w:asciiTheme="minorHAnsi" w:hAnsiTheme="minorHAnsi" w:cstheme="minorHAnsi"/>
                <w:sz w:val="18"/>
                <w:szCs w:val="18"/>
              </w:rPr>
            </w:pPr>
            <w:r w:rsidRPr="008406E0">
              <w:rPr>
                <w:rFonts w:asciiTheme="minorHAnsi" w:hAnsiTheme="minorHAnsi" w:cstheme="minorHAnsi"/>
                <w:sz w:val="18"/>
                <w:szCs w:val="18"/>
              </w:rPr>
              <w:t>0</w:t>
            </w:r>
            <w:r w:rsidR="00700F25" w:rsidRPr="008406E0">
              <w:rPr>
                <w:rFonts w:asciiTheme="minorHAnsi" w:hAnsiTheme="minorHAnsi" w:cstheme="minorHAnsi"/>
                <w:sz w:val="18"/>
                <w:szCs w:val="18"/>
              </w:rPr>
              <w:t>3</w:t>
            </w:r>
          </w:p>
        </w:tc>
        <w:tc>
          <w:tcPr>
            <w:tcW w:w="4499" w:type="dxa"/>
            <w:vAlign w:val="center"/>
          </w:tcPr>
          <w:p w14:paraId="0D2FA41F" w14:textId="1F3AF608" w:rsidR="00192313" w:rsidRPr="008406E0" w:rsidRDefault="00FB5CF1">
            <w:pPr>
              <w:rPr>
                <w:rFonts w:asciiTheme="minorHAnsi" w:hAnsiTheme="minorHAnsi" w:cstheme="minorHAnsi"/>
                <w:sz w:val="18"/>
                <w:szCs w:val="18"/>
              </w:rPr>
            </w:pPr>
            <w:r w:rsidRPr="008406E0">
              <w:rPr>
                <w:rFonts w:asciiTheme="minorHAnsi" w:hAnsiTheme="minorHAnsi" w:cstheme="minorHAnsi"/>
                <w:sz w:val="18"/>
                <w:szCs w:val="18"/>
              </w:rPr>
              <w:t xml:space="preserve">Total </w:t>
            </w:r>
            <w:r w:rsidR="00BE371B" w:rsidRPr="008406E0">
              <w:rPr>
                <w:rFonts w:asciiTheme="minorHAnsi" w:hAnsiTheme="minorHAnsi" w:cstheme="minorHAnsi"/>
                <w:sz w:val="18"/>
                <w:szCs w:val="18"/>
              </w:rPr>
              <w:t>Kitchen</w:t>
            </w:r>
            <w:r w:rsidR="00192313" w:rsidRPr="008406E0">
              <w:rPr>
                <w:rFonts w:asciiTheme="minorHAnsi" w:hAnsiTheme="minorHAnsi" w:cstheme="minorHAnsi"/>
                <w:sz w:val="18"/>
                <w:szCs w:val="18"/>
              </w:rPr>
              <w:t xml:space="preserve"> </w:t>
            </w:r>
            <w:r w:rsidRPr="008406E0">
              <w:rPr>
                <w:rFonts w:asciiTheme="minorHAnsi" w:hAnsiTheme="minorHAnsi" w:cstheme="minorHAnsi"/>
                <w:sz w:val="18"/>
                <w:szCs w:val="18"/>
              </w:rPr>
              <w:t>F</w:t>
            </w:r>
            <w:r w:rsidR="00192313" w:rsidRPr="008406E0">
              <w:rPr>
                <w:rFonts w:asciiTheme="minorHAnsi" w:hAnsiTheme="minorHAnsi" w:cstheme="minorHAnsi"/>
                <w:sz w:val="18"/>
                <w:szCs w:val="18"/>
              </w:rPr>
              <w:t xml:space="preserve">loor </w:t>
            </w:r>
            <w:r w:rsidRPr="008406E0">
              <w:rPr>
                <w:rFonts w:asciiTheme="minorHAnsi" w:hAnsiTheme="minorHAnsi" w:cstheme="minorHAnsi"/>
                <w:sz w:val="18"/>
                <w:szCs w:val="18"/>
              </w:rPr>
              <w:t>A</w:t>
            </w:r>
            <w:r w:rsidR="00192313" w:rsidRPr="008406E0">
              <w:rPr>
                <w:rFonts w:asciiTheme="minorHAnsi" w:hAnsiTheme="minorHAnsi" w:cstheme="minorHAnsi"/>
                <w:sz w:val="18"/>
                <w:szCs w:val="18"/>
              </w:rPr>
              <w:t>rea</w:t>
            </w:r>
          </w:p>
        </w:tc>
        <w:tc>
          <w:tcPr>
            <w:tcW w:w="5665" w:type="dxa"/>
          </w:tcPr>
          <w:p w14:paraId="77B7FCEB" w14:textId="2B4BC24D" w:rsidR="00192313" w:rsidRPr="008406E0" w:rsidRDefault="00103283" w:rsidP="00A723CC">
            <w:pPr>
              <w:autoSpaceDE w:val="0"/>
              <w:autoSpaceDN w:val="0"/>
              <w:adjustRightInd w:val="0"/>
              <w:rPr>
                <w:rFonts w:ascii="Calibri-Light" w:hAnsi="Calibri-Light" w:cs="Calibri-Light"/>
                <w:color w:val="FF0000"/>
                <w:sz w:val="12"/>
                <w:szCs w:val="12"/>
              </w:rPr>
            </w:pPr>
            <w:r w:rsidRPr="008406E0">
              <w:rPr>
                <w:rFonts w:asciiTheme="minorHAnsi" w:hAnsiTheme="minorHAnsi" w:cstheme="minorHAnsi"/>
                <w:sz w:val="18"/>
                <w:szCs w:val="18"/>
              </w:rPr>
              <w:t>&lt;&lt;</w:t>
            </w:r>
            <w:r w:rsidR="000A5B2C" w:rsidRPr="008406E0">
              <w:rPr>
                <w:rFonts w:asciiTheme="minorHAnsi" w:hAnsiTheme="minorHAnsi" w:cstheme="minorHAnsi"/>
                <w:sz w:val="18"/>
                <w:szCs w:val="18"/>
              </w:rPr>
              <w:t>User Entered Value</w:t>
            </w:r>
            <w:r w:rsidR="001C2576" w:rsidRPr="008406E0">
              <w:rPr>
                <w:rFonts w:asciiTheme="minorHAnsi" w:hAnsiTheme="minorHAnsi" w:cstheme="minorHAnsi"/>
                <w:sz w:val="18"/>
                <w:szCs w:val="18"/>
              </w:rPr>
              <w:t xml:space="preserve"> </w:t>
            </w:r>
            <w:r w:rsidR="000A5B2C" w:rsidRPr="008406E0">
              <w:rPr>
                <w:rFonts w:asciiTheme="minorHAnsi" w:hAnsiTheme="minorHAnsi" w:cstheme="minorHAnsi"/>
                <w:sz w:val="18"/>
                <w:szCs w:val="18"/>
              </w:rPr>
              <w:t>(XX.XX)</w:t>
            </w:r>
            <w:r w:rsidR="00A723CC" w:rsidRPr="008406E0">
              <w:rPr>
                <w:rFonts w:asciiTheme="minorHAnsi" w:hAnsiTheme="minorHAnsi" w:cstheme="minorHAnsi"/>
                <w:sz w:val="18"/>
                <w:szCs w:val="18"/>
              </w:rPr>
              <w:t>,</w:t>
            </w:r>
            <w:r w:rsidR="00440008" w:rsidRPr="008406E0" w:rsidDel="00440008">
              <w:rPr>
                <w:rFonts w:asciiTheme="minorHAnsi" w:hAnsiTheme="minorHAnsi" w:cstheme="minorHAnsi"/>
                <w:sz w:val="18"/>
                <w:szCs w:val="18"/>
              </w:rPr>
              <w:t xml:space="preserve"> </w:t>
            </w:r>
            <w:r w:rsidR="00A723CC" w:rsidRPr="008406E0">
              <w:rPr>
                <w:rFonts w:ascii="Calibri-Light" w:hAnsi="Calibri-Light" w:cs="Calibri-Light"/>
                <w:sz w:val="18"/>
                <w:szCs w:val="18"/>
              </w:rPr>
              <w:t xml:space="preserve">if A06 = Non-Enclosed </w:t>
            </w:r>
            <w:r w:rsidR="00E516CF" w:rsidRPr="008406E0">
              <w:rPr>
                <w:rFonts w:ascii="Calibri-Light" w:hAnsi="Calibri-Light" w:cs="Calibri-Light"/>
                <w:sz w:val="18"/>
                <w:szCs w:val="18"/>
              </w:rPr>
              <w:t>and</w:t>
            </w:r>
            <w:r w:rsidR="00A723CC" w:rsidRPr="008406E0">
              <w:rPr>
                <w:rFonts w:ascii="Calibri-Light" w:hAnsi="Calibri-Light" w:cs="Calibri-Light"/>
                <w:sz w:val="18"/>
                <w:szCs w:val="18"/>
              </w:rPr>
              <w:t xml:space="preserve"> </w:t>
            </w:r>
            <w:r w:rsidR="00E516CF" w:rsidRPr="008406E0">
              <w:rPr>
                <w:rFonts w:ascii="Calibri-Light" w:hAnsi="Calibri-Light" w:cs="Calibri-Light"/>
                <w:sz w:val="18"/>
                <w:szCs w:val="18"/>
              </w:rPr>
              <w:t>[</w:t>
            </w:r>
            <w:r w:rsidR="00A723CC" w:rsidRPr="008406E0">
              <w:rPr>
                <w:rFonts w:ascii="Calibri-Light" w:hAnsi="Calibri-Light" w:cs="Calibri-Light"/>
                <w:sz w:val="18"/>
                <w:szCs w:val="18"/>
              </w:rPr>
              <w:t xml:space="preserve">C03 = </w:t>
            </w:r>
            <w:proofErr w:type="spellStart"/>
            <w:r w:rsidR="00A723CC" w:rsidRPr="008406E0">
              <w:rPr>
                <w:rFonts w:ascii="Calibri-Light" w:hAnsi="Calibri-Light" w:cs="Calibri-Light"/>
                <w:sz w:val="18"/>
                <w:szCs w:val="18"/>
              </w:rPr>
              <w:t>VentedRangeHood</w:t>
            </w:r>
            <w:proofErr w:type="spellEnd"/>
            <w:r w:rsidR="00A723CC" w:rsidRPr="008406E0">
              <w:rPr>
                <w:rFonts w:ascii="Calibri-Light" w:hAnsi="Calibri-Light" w:cs="Calibri-Light"/>
                <w:sz w:val="18"/>
                <w:szCs w:val="18"/>
              </w:rPr>
              <w:t xml:space="preserve"> &amp; C08 = Demand Control for ALL systems</w:t>
            </w:r>
            <w:r w:rsidR="00E516CF" w:rsidRPr="008406E0">
              <w:rPr>
                <w:rFonts w:ascii="Calibri-Light" w:hAnsi="Calibri-Light" w:cs="Calibri-Light"/>
                <w:sz w:val="18"/>
                <w:szCs w:val="18"/>
              </w:rPr>
              <w:t>],</w:t>
            </w:r>
            <w:r w:rsidR="00A723CC" w:rsidRPr="008406E0">
              <w:rPr>
                <w:rFonts w:ascii="Calibri-Light" w:hAnsi="Calibri-Light" w:cs="Calibri-Light"/>
                <w:sz w:val="18"/>
                <w:szCs w:val="18"/>
              </w:rPr>
              <w:t xml:space="preserve"> then allow N/A</w:t>
            </w:r>
            <w:r w:rsidRPr="008406E0">
              <w:rPr>
                <w:rFonts w:asciiTheme="minorHAnsi" w:hAnsiTheme="minorHAnsi" w:cstheme="minorHAnsi"/>
                <w:sz w:val="18"/>
                <w:szCs w:val="18"/>
              </w:rPr>
              <w:t>&gt;&gt;</w:t>
            </w:r>
          </w:p>
        </w:tc>
      </w:tr>
      <w:tr w:rsidR="00D434B0" w:rsidRPr="008406E0" w14:paraId="3EA20B02" w14:textId="77777777" w:rsidTr="003D3B50">
        <w:trPr>
          <w:trHeight w:val="158"/>
        </w:trPr>
        <w:tc>
          <w:tcPr>
            <w:tcW w:w="626" w:type="dxa"/>
            <w:vAlign w:val="center"/>
          </w:tcPr>
          <w:p w14:paraId="7E3407E7" w14:textId="475D2045" w:rsidR="00D434B0" w:rsidRPr="008406E0" w:rsidRDefault="00D434B0" w:rsidP="00D25693">
            <w:pPr>
              <w:jc w:val="center"/>
              <w:rPr>
                <w:rFonts w:asciiTheme="minorHAnsi" w:hAnsiTheme="minorHAnsi" w:cstheme="minorHAnsi"/>
                <w:sz w:val="18"/>
                <w:szCs w:val="18"/>
              </w:rPr>
            </w:pPr>
            <w:r w:rsidRPr="008406E0">
              <w:rPr>
                <w:rFonts w:asciiTheme="minorHAnsi" w:hAnsiTheme="minorHAnsi" w:cstheme="minorHAnsi"/>
                <w:sz w:val="18"/>
                <w:szCs w:val="18"/>
              </w:rPr>
              <w:t>0</w:t>
            </w:r>
            <w:r w:rsidR="00700F25" w:rsidRPr="008406E0">
              <w:rPr>
                <w:rFonts w:asciiTheme="minorHAnsi" w:hAnsiTheme="minorHAnsi" w:cstheme="minorHAnsi"/>
                <w:sz w:val="18"/>
                <w:szCs w:val="18"/>
              </w:rPr>
              <w:t>4</w:t>
            </w:r>
          </w:p>
        </w:tc>
        <w:tc>
          <w:tcPr>
            <w:tcW w:w="4499" w:type="dxa"/>
            <w:vAlign w:val="center"/>
          </w:tcPr>
          <w:p w14:paraId="2D2019D6" w14:textId="7841290A" w:rsidR="00D434B0" w:rsidRPr="008406E0" w:rsidRDefault="004E5DBA">
            <w:pPr>
              <w:rPr>
                <w:rFonts w:asciiTheme="minorHAnsi" w:hAnsiTheme="minorHAnsi" w:cstheme="minorHAnsi"/>
                <w:sz w:val="18"/>
                <w:szCs w:val="18"/>
              </w:rPr>
            </w:pPr>
            <w:r w:rsidRPr="008406E0">
              <w:rPr>
                <w:rFonts w:asciiTheme="minorHAnsi" w:hAnsiTheme="minorHAnsi" w:cstheme="minorHAnsi"/>
                <w:sz w:val="18"/>
                <w:szCs w:val="18"/>
              </w:rPr>
              <w:t xml:space="preserve">Kitchen </w:t>
            </w:r>
            <w:r w:rsidR="00D434B0" w:rsidRPr="008406E0">
              <w:rPr>
                <w:rFonts w:asciiTheme="minorHAnsi" w:hAnsiTheme="minorHAnsi" w:cstheme="minorHAnsi"/>
                <w:sz w:val="18"/>
                <w:szCs w:val="18"/>
              </w:rPr>
              <w:t>Average Ceiling Height</w:t>
            </w:r>
          </w:p>
        </w:tc>
        <w:tc>
          <w:tcPr>
            <w:tcW w:w="5665" w:type="dxa"/>
          </w:tcPr>
          <w:p w14:paraId="7DF1C1BA" w14:textId="300492E6" w:rsidR="00D434B0" w:rsidRPr="008406E0" w:rsidRDefault="00D434B0" w:rsidP="00440008">
            <w:pPr>
              <w:rPr>
                <w:rFonts w:asciiTheme="minorHAnsi" w:hAnsiTheme="minorHAnsi" w:cstheme="minorHAnsi"/>
                <w:sz w:val="18"/>
                <w:szCs w:val="18"/>
              </w:rPr>
            </w:pPr>
            <w:r w:rsidRPr="008406E0">
              <w:rPr>
                <w:rFonts w:asciiTheme="minorHAnsi" w:hAnsiTheme="minorHAnsi" w:cstheme="minorHAnsi"/>
                <w:sz w:val="18"/>
                <w:szCs w:val="18"/>
              </w:rPr>
              <w:t>&lt;&lt;</w:t>
            </w:r>
            <w:r w:rsidR="005D17AE" w:rsidRPr="008406E0">
              <w:rPr>
                <w:rFonts w:asciiTheme="minorHAnsi" w:hAnsiTheme="minorHAnsi" w:cstheme="minorHAnsi"/>
                <w:sz w:val="18"/>
                <w:szCs w:val="18"/>
              </w:rPr>
              <w:t xml:space="preserve">User Entered Value </w:t>
            </w:r>
            <w:r w:rsidR="00D25693" w:rsidRPr="008406E0">
              <w:rPr>
                <w:rFonts w:asciiTheme="minorHAnsi" w:hAnsiTheme="minorHAnsi" w:cstheme="minorHAnsi"/>
                <w:sz w:val="18"/>
                <w:szCs w:val="18"/>
              </w:rPr>
              <w:t>(</w:t>
            </w:r>
            <w:r w:rsidR="006F1E84" w:rsidRPr="008406E0">
              <w:rPr>
                <w:rFonts w:asciiTheme="minorHAnsi" w:hAnsiTheme="minorHAnsi" w:cstheme="minorHAnsi"/>
                <w:sz w:val="18"/>
                <w:szCs w:val="18"/>
              </w:rPr>
              <w:t>X</w:t>
            </w:r>
            <w:r w:rsidR="00D25693" w:rsidRPr="008406E0">
              <w:rPr>
                <w:rFonts w:asciiTheme="minorHAnsi" w:hAnsiTheme="minorHAnsi" w:cstheme="minorHAnsi"/>
                <w:sz w:val="18"/>
                <w:szCs w:val="18"/>
              </w:rPr>
              <w:t>X.XX)</w:t>
            </w:r>
            <w:r w:rsidR="00A723CC" w:rsidRPr="008406E0">
              <w:rPr>
                <w:rFonts w:asciiTheme="minorHAnsi" w:hAnsiTheme="minorHAnsi" w:cstheme="minorHAnsi"/>
                <w:sz w:val="18"/>
                <w:szCs w:val="18"/>
              </w:rPr>
              <w:t>,</w:t>
            </w:r>
            <w:r w:rsidR="00A723CC" w:rsidRPr="008406E0" w:rsidDel="00440008">
              <w:rPr>
                <w:rFonts w:asciiTheme="minorHAnsi" w:hAnsiTheme="minorHAnsi" w:cstheme="minorHAnsi"/>
                <w:sz w:val="18"/>
                <w:szCs w:val="18"/>
              </w:rPr>
              <w:t xml:space="preserve"> </w:t>
            </w:r>
            <w:r w:rsidR="00A723CC" w:rsidRPr="008406E0">
              <w:rPr>
                <w:rFonts w:ascii="Calibri-Light" w:hAnsi="Calibri-Light" w:cs="Calibri-Light"/>
                <w:sz w:val="18"/>
                <w:szCs w:val="18"/>
              </w:rPr>
              <w:t xml:space="preserve">if A06 = Non-Enclosed </w:t>
            </w:r>
            <w:r w:rsidR="00E516CF" w:rsidRPr="008406E0">
              <w:rPr>
                <w:rFonts w:ascii="Calibri-Light" w:hAnsi="Calibri-Light" w:cs="Calibri-Light"/>
                <w:sz w:val="18"/>
                <w:szCs w:val="18"/>
              </w:rPr>
              <w:t>and</w:t>
            </w:r>
            <w:r w:rsidR="00A723CC" w:rsidRPr="008406E0">
              <w:rPr>
                <w:rFonts w:ascii="Calibri-Light" w:hAnsi="Calibri-Light" w:cs="Calibri-Light"/>
                <w:sz w:val="18"/>
                <w:szCs w:val="18"/>
              </w:rPr>
              <w:t xml:space="preserve"> </w:t>
            </w:r>
            <w:r w:rsidR="00E516CF" w:rsidRPr="008406E0">
              <w:rPr>
                <w:rFonts w:ascii="Calibri-Light" w:hAnsi="Calibri-Light" w:cs="Calibri-Light"/>
                <w:sz w:val="18"/>
                <w:szCs w:val="18"/>
              </w:rPr>
              <w:t>[</w:t>
            </w:r>
            <w:r w:rsidR="00A723CC" w:rsidRPr="008406E0">
              <w:rPr>
                <w:rFonts w:ascii="Calibri-Light" w:hAnsi="Calibri-Light" w:cs="Calibri-Light"/>
                <w:sz w:val="18"/>
                <w:szCs w:val="18"/>
              </w:rPr>
              <w:t xml:space="preserve">C03 = </w:t>
            </w:r>
            <w:proofErr w:type="spellStart"/>
            <w:r w:rsidR="00A723CC" w:rsidRPr="008406E0">
              <w:rPr>
                <w:rFonts w:ascii="Calibri-Light" w:hAnsi="Calibri-Light" w:cs="Calibri-Light"/>
                <w:sz w:val="18"/>
                <w:szCs w:val="18"/>
              </w:rPr>
              <w:t>VentedRangeHood</w:t>
            </w:r>
            <w:proofErr w:type="spellEnd"/>
            <w:r w:rsidR="00A723CC" w:rsidRPr="008406E0">
              <w:rPr>
                <w:rFonts w:ascii="Calibri-Light" w:hAnsi="Calibri-Light" w:cs="Calibri-Light"/>
                <w:sz w:val="18"/>
                <w:szCs w:val="18"/>
              </w:rPr>
              <w:t xml:space="preserve"> &amp; C08 = Demand Control for ALL systems</w:t>
            </w:r>
            <w:r w:rsidR="00E516CF" w:rsidRPr="008406E0">
              <w:rPr>
                <w:rFonts w:ascii="Calibri-Light" w:hAnsi="Calibri-Light" w:cs="Calibri-Light"/>
                <w:sz w:val="18"/>
                <w:szCs w:val="18"/>
              </w:rPr>
              <w:t>],</w:t>
            </w:r>
            <w:r w:rsidR="00A723CC" w:rsidRPr="008406E0">
              <w:rPr>
                <w:rFonts w:ascii="Calibri-Light" w:hAnsi="Calibri-Light" w:cs="Calibri-Light"/>
                <w:sz w:val="18"/>
                <w:szCs w:val="18"/>
              </w:rPr>
              <w:t xml:space="preserve"> then allow N/A</w:t>
            </w:r>
            <w:r w:rsidR="005D17AE" w:rsidRPr="008406E0">
              <w:rPr>
                <w:rFonts w:asciiTheme="minorHAnsi" w:hAnsiTheme="minorHAnsi" w:cstheme="minorHAnsi"/>
                <w:sz w:val="18"/>
                <w:szCs w:val="18"/>
              </w:rPr>
              <w:t>&gt;&gt;</w:t>
            </w:r>
          </w:p>
        </w:tc>
      </w:tr>
      <w:tr w:rsidR="00D434B0" w:rsidRPr="008406E0" w14:paraId="260EDFE7" w14:textId="77777777" w:rsidTr="003D3B50">
        <w:trPr>
          <w:trHeight w:val="158"/>
        </w:trPr>
        <w:tc>
          <w:tcPr>
            <w:tcW w:w="626" w:type="dxa"/>
            <w:vAlign w:val="center"/>
          </w:tcPr>
          <w:p w14:paraId="698D311A" w14:textId="35F85460" w:rsidR="00D434B0" w:rsidRPr="008406E0" w:rsidRDefault="00D434B0" w:rsidP="00604BA7">
            <w:pPr>
              <w:jc w:val="center"/>
              <w:rPr>
                <w:rFonts w:asciiTheme="minorHAnsi" w:hAnsiTheme="minorHAnsi" w:cstheme="minorHAnsi"/>
                <w:sz w:val="18"/>
                <w:szCs w:val="18"/>
              </w:rPr>
            </w:pPr>
            <w:r w:rsidRPr="008406E0">
              <w:rPr>
                <w:rFonts w:asciiTheme="minorHAnsi" w:hAnsiTheme="minorHAnsi" w:cstheme="minorHAnsi"/>
                <w:sz w:val="18"/>
                <w:szCs w:val="18"/>
              </w:rPr>
              <w:t>0</w:t>
            </w:r>
            <w:r w:rsidR="00700F25" w:rsidRPr="008406E0">
              <w:rPr>
                <w:rFonts w:asciiTheme="minorHAnsi" w:hAnsiTheme="minorHAnsi" w:cstheme="minorHAnsi"/>
                <w:sz w:val="18"/>
                <w:szCs w:val="18"/>
              </w:rPr>
              <w:t>5</w:t>
            </w:r>
          </w:p>
        </w:tc>
        <w:tc>
          <w:tcPr>
            <w:tcW w:w="4499" w:type="dxa"/>
            <w:vAlign w:val="center"/>
          </w:tcPr>
          <w:p w14:paraId="68A1A96E" w14:textId="60F8BDE4" w:rsidR="00D434B0" w:rsidRPr="008406E0" w:rsidRDefault="004E5DBA">
            <w:pPr>
              <w:rPr>
                <w:rFonts w:asciiTheme="minorHAnsi" w:hAnsiTheme="minorHAnsi" w:cstheme="minorHAnsi"/>
                <w:sz w:val="18"/>
                <w:szCs w:val="18"/>
              </w:rPr>
            </w:pPr>
            <w:r w:rsidRPr="008406E0">
              <w:rPr>
                <w:rFonts w:asciiTheme="minorHAnsi" w:hAnsiTheme="minorHAnsi" w:cstheme="minorHAnsi"/>
                <w:sz w:val="18"/>
                <w:szCs w:val="18"/>
              </w:rPr>
              <w:t>Kitchen Total Conditioned</w:t>
            </w:r>
            <w:r w:rsidR="00D434B0" w:rsidRPr="008406E0">
              <w:rPr>
                <w:rFonts w:asciiTheme="minorHAnsi" w:hAnsiTheme="minorHAnsi" w:cstheme="minorHAnsi"/>
                <w:sz w:val="18"/>
                <w:szCs w:val="18"/>
              </w:rPr>
              <w:t xml:space="preserve"> Volume</w:t>
            </w:r>
          </w:p>
        </w:tc>
        <w:tc>
          <w:tcPr>
            <w:tcW w:w="5665" w:type="dxa"/>
          </w:tcPr>
          <w:p w14:paraId="69B37EA8" w14:textId="7A60ECE0" w:rsidR="00D434B0" w:rsidRPr="008406E0" w:rsidRDefault="00D434B0" w:rsidP="00A723CC">
            <w:pPr>
              <w:autoSpaceDE w:val="0"/>
              <w:autoSpaceDN w:val="0"/>
              <w:adjustRightInd w:val="0"/>
              <w:rPr>
                <w:rFonts w:ascii="Calibri-Light" w:hAnsi="Calibri-Light" w:cs="Calibri-Light"/>
                <w:color w:val="FF0000"/>
                <w:sz w:val="18"/>
                <w:szCs w:val="18"/>
              </w:rPr>
            </w:pPr>
            <w:r w:rsidRPr="008406E0">
              <w:rPr>
                <w:rFonts w:asciiTheme="minorHAnsi" w:hAnsiTheme="minorHAnsi" w:cstheme="minorHAnsi"/>
                <w:sz w:val="18"/>
                <w:szCs w:val="18"/>
              </w:rPr>
              <w:t>&lt;&lt;calculated value, “</w:t>
            </w:r>
            <w:r w:rsidR="003D40CF" w:rsidRPr="008406E0">
              <w:rPr>
                <w:rFonts w:asciiTheme="minorHAnsi" w:hAnsiTheme="minorHAnsi" w:cstheme="minorHAnsi"/>
                <w:sz w:val="18"/>
                <w:szCs w:val="18"/>
              </w:rPr>
              <w:t>Kitchen</w:t>
            </w:r>
            <w:r w:rsidRPr="008406E0">
              <w:rPr>
                <w:rFonts w:asciiTheme="minorHAnsi" w:hAnsiTheme="minorHAnsi" w:cstheme="minorHAnsi"/>
                <w:sz w:val="18"/>
                <w:szCs w:val="18"/>
              </w:rPr>
              <w:t xml:space="preserve"> Floor Area (A0</w:t>
            </w:r>
            <w:r w:rsidR="00C51E0F" w:rsidRPr="008406E0">
              <w:rPr>
                <w:rFonts w:asciiTheme="minorHAnsi" w:hAnsiTheme="minorHAnsi" w:cstheme="minorHAnsi"/>
                <w:sz w:val="18"/>
                <w:szCs w:val="18"/>
              </w:rPr>
              <w:t>3</w:t>
            </w:r>
            <w:r w:rsidRPr="008406E0">
              <w:rPr>
                <w:rFonts w:asciiTheme="minorHAnsi" w:hAnsiTheme="minorHAnsi" w:cstheme="minorHAnsi"/>
                <w:sz w:val="18"/>
                <w:szCs w:val="18"/>
              </w:rPr>
              <w:t>)” * “</w:t>
            </w:r>
            <w:r w:rsidR="003D40CF" w:rsidRPr="008406E0">
              <w:rPr>
                <w:rFonts w:asciiTheme="minorHAnsi" w:hAnsiTheme="minorHAnsi" w:cstheme="minorHAnsi"/>
                <w:sz w:val="18"/>
                <w:szCs w:val="18"/>
              </w:rPr>
              <w:t xml:space="preserve">Kitchen </w:t>
            </w:r>
            <w:r w:rsidRPr="008406E0">
              <w:rPr>
                <w:rFonts w:asciiTheme="minorHAnsi" w:hAnsiTheme="minorHAnsi" w:cstheme="minorHAnsi"/>
                <w:sz w:val="18"/>
                <w:szCs w:val="18"/>
              </w:rPr>
              <w:t xml:space="preserve">Average Ceiling Height” </w:t>
            </w:r>
            <w:r w:rsidR="00D25693" w:rsidRPr="008406E0">
              <w:rPr>
                <w:rFonts w:asciiTheme="minorHAnsi" w:hAnsiTheme="minorHAnsi" w:cstheme="minorHAnsi"/>
                <w:sz w:val="18"/>
                <w:szCs w:val="18"/>
              </w:rPr>
              <w:t>(A0</w:t>
            </w:r>
            <w:r w:rsidR="00C51E0F" w:rsidRPr="008406E0">
              <w:rPr>
                <w:rFonts w:asciiTheme="minorHAnsi" w:hAnsiTheme="minorHAnsi" w:cstheme="minorHAnsi"/>
                <w:sz w:val="18"/>
                <w:szCs w:val="18"/>
              </w:rPr>
              <w:t>4</w:t>
            </w:r>
            <w:r w:rsidR="00D25693" w:rsidRPr="008406E0">
              <w:rPr>
                <w:rFonts w:asciiTheme="minorHAnsi" w:hAnsiTheme="minorHAnsi" w:cstheme="minorHAnsi"/>
                <w:sz w:val="18"/>
                <w:szCs w:val="18"/>
              </w:rPr>
              <w:t>)</w:t>
            </w:r>
            <w:r w:rsidR="00111C8E" w:rsidRPr="008406E0">
              <w:rPr>
                <w:rFonts w:asciiTheme="minorHAnsi" w:hAnsiTheme="minorHAnsi" w:cstheme="minorHAnsi"/>
                <w:sz w:val="18"/>
                <w:szCs w:val="18"/>
              </w:rPr>
              <w:t xml:space="preserve"> (XX.XX)</w:t>
            </w:r>
            <w:r w:rsidR="00514276" w:rsidRPr="008406E0">
              <w:rPr>
                <w:rFonts w:asciiTheme="minorHAnsi" w:hAnsiTheme="minorHAnsi" w:cstheme="minorHAnsi"/>
                <w:sz w:val="18"/>
                <w:szCs w:val="18"/>
              </w:rPr>
              <w:t>;</w:t>
            </w:r>
            <w:r w:rsidR="00263FAB" w:rsidRPr="008406E0">
              <w:rPr>
                <w:rFonts w:asciiTheme="minorHAnsi" w:hAnsiTheme="minorHAnsi" w:cstheme="minorHAnsi"/>
                <w:sz w:val="18"/>
                <w:szCs w:val="18"/>
              </w:rPr>
              <w:t xml:space="preserve"> else</w:t>
            </w:r>
            <w:r w:rsidR="00514276" w:rsidRPr="008406E0">
              <w:rPr>
                <w:rFonts w:asciiTheme="minorHAnsi" w:hAnsiTheme="minorHAnsi" w:cstheme="minorHAnsi"/>
                <w:sz w:val="18"/>
                <w:szCs w:val="18"/>
              </w:rPr>
              <w:t xml:space="preserve"> </w:t>
            </w:r>
            <w:r w:rsidR="00A723CC" w:rsidRPr="008406E0">
              <w:rPr>
                <w:rFonts w:ascii="Calibri-Light" w:hAnsi="Calibri-Light" w:cs="Calibri-Light"/>
                <w:sz w:val="18"/>
                <w:szCs w:val="18"/>
              </w:rPr>
              <w:t xml:space="preserve">if </w:t>
            </w:r>
            <w:r w:rsidR="00514276" w:rsidRPr="008406E0">
              <w:rPr>
                <w:rFonts w:ascii="Calibri-Light" w:hAnsi="Calibri-Light" w:cs="Calibri-Light"/>
                <w:sz w:val="18"/>
                <w:szCs w:val="18"/>
              </w:rPr>
              <w:t>A03 or A04 = N/A</w:t>
            </w:r>
            <w:r w:rsidR="00E516CF" w:rsidRPr="008406E0">
              <w:rPr>
                <w:rFonts w:ascii="Calibri-Light" w:hAnsi="Calibri-Light" w:cs="Calibri-Light"/>
                <w:sz w:val="18"/>
                <w:szCs w:val="18"/>
              </w:rPr>
              <w:t>,</w:t>
            </w:r>
            <w:r w:rsidR="00A723CC" w:rsidRPr="008406E0">
              <w:rPr>
                <w:rFonts w:ascii="Calibri-Light" w:hAnsi="Calibri-Light" w:cs="Calibri-Light"/>
                <w:sz w:val="18"/>
                <w:szCs w:val="18"/>
              </w:rPr>
              <w:t xml:space="preserve"> then </w:t>
            </w:r>
            <w:r w:rsidR="00E516CF" w:rsidRPr="008406E0">
              <w:rPr>
                <w:rFonts w:ascii="Calibri-Light" w:hAnsi="Calibri-Light" w:cs="Calibri-Light"/>
                <w:sz w:val="18"/>
                <w:szCs w:val="18"/>
              </w:rPr>
              <w:t xml:space="preserve">value = </w:t>
            </w:r>
            <w:r w:rsidR="00A723CC" w:rsidRPr="008406E0">
              <w:rPr>
                <w:rFonts w:ascii="Calibri-Light" w:hAnsi="Calibri-Light" w:cs="Calibri-Light"/>
                <w:sz w:val="18"/>
                <w:szCs w:val="18"/>
              </w:rPr>
              <w:t>N/A</w:t>
            </w:r>
            <w:r w:rsidR="00E842BD" w:rsidRPr="008406E0">
              <w:rPr>
                <w:rFonts w:asciiTheme="minorHAnsi" w:hAnsiTheme="minorHAnsi" w:cstheme="minorHAnsi"/>
                <w:sz w:val="18"/>
                <w:szCs w:val="18"/>
              </w:rPr>
              <w:t>&gt;&gt;</w:t>
            </w:r>
          </w:p>
        </w:tc>
      </w:tr>
      <w:tr w:rsidR="00237379" w:rsidRPr="008406E0" w14:paraId="2C2BE142" w14:textId="77777777" w:rsidTr="003D3B50">
        <w:trPr>
          <w:trHeight w:val="158"/>
        </w:trPr>
        <w:tc>
          <w:tcPr>
            <w:tcW w:w="626" w:type="dxa"/>
            <w:vAlign w:val="center"/>
          </w:tcPr>
          <w:p w14:paraId="23B077D6" w14:textId="22AC0D1D" w:rsidR="00237379" w:rsidRPr="008406E0" w:rsidRDefault="00700F25" w:rsidP="003D0A5A">
            <w:pPr>
              <w:jc w:val="center"/>
              <w:rPr>
                <w:rFonts w:asciiTheme="minorHAnsi" w:hAnsiTheme="minorHAnsi" w:cstheme="minorHAnsi"/>
                <w:sz w:val="18"/>
                <w:szCs w:val="18"/>
              </w:rPr>
            </w:pPr>
            <w:r w:rsidRPr="008406E0">
              <w:rPr>
                <w:rFonts w:asciiTheme="minorHAnsi" w:hAnsiTheme="minorHAnsi" w:cstheme="minorHAnsi"/>
                <w:sz w:val="18"/>
                <w:szCs w:val="18"/>
              </w:rPr>
              <w:t>06</w:t>
            </w:r>
          </w:p>
        </w:tc>
        <w:tc>
          <w:tcPr>
            <w:tcW w:w="4499" w:type="dxa"/>
            <w:vAlign w:val="center"/>
          </w:tcPr>
          <w:p w14:paraId="43F21B31" w14:textId="3D7FCCCE" w:rsidR="00237379" w:rsidRPr="008406E0" w:rsidRDefault="004C0E44" w:rsidP="00A635C0">
            <w:pPr>
              <w:rPr>
                <w:rFonts w:asciiTheme="minorHAnsi" w:hAnsiTheme="minorHAnsi" w:cstheme="minorHAnsi"/>
                <w:sz w:val="18"/>
                <w:szCs w:val="18"/>
              </w:rPr>
            </w:pPr>
            <w:r w:rsidRPr="008406E0">
              <w:rPr>
                <w:rFonts w:asciiTheme="minorHAnsi" w:hAnsiTheme="minorHAnsi" w:cstheme="minorHAnsi"/>
                <w:sz w:val="18"/>
                <w:szCs w:val="18"/>
              </w:rPr>
              <w:t>Kitchen Type</w:t>
            </w:r>
          </w:p>
        </w:tc>
        <w:tc>
          <w:tcPr>
            <w:tcW w:w="5665" w:type="dxa"/>
          </w:tcPr>
          <w:p w14:paraId="2B8BC5B1" w14:textId="72CED130" w:rsidR="004C0E44" w:rsidRPr="008406E0" w:rsidRDefault="00B4489D">
            <w:pPr>
              <w:rPr>
                <w:rFonts w:asciiTheme="minorHAnsi" w:hAnsiTheme="minorHAnsi" w:cstheme="minorHAnsi"/>
                <w:sz w:val="18"/>
                <w:szCs w:val="18"/>
              </w:rPr>
            </w:pPr>
            <w:r w:rsidRPr="008406E0">
              <w:rPr>
                <w:rFonts w:asciiTheme="minorHAnsi" w:hAnsiTheme="minorHAnsi" w:cstheme="minorHAnsi"/>
                <w:sz w:val="18"/>
                <w:szCs w:val="18"/>
              </w:rPr>
              <w:t>User Entry, selections (</w:t>
            </w:r>
            <w:r w:rsidR="004C0E44" w:rsidRPr="008406E0">
              <w:rPr>
                <w:rFonts w:asciiTheme="minorHAnsi" w:hAnsiTheme="minorHAnsi" w:cstheme="minorHAnsi"/>
                <w:sz w:val="18"/>
                <w:szCs w:val="18"/>
              </w:rPr>
              <w:t>E</w:t>
            </w:r>
            <w:r w:rsidR="00DB0685" w:rsidRPr="008406E0">
              <w:rPr>
                <w:rFonts w:asciiTheme="minorHAnsi" w:hAnsiTheme="minorHAnsi" w:cstheme="minorHAnsi"/>
                <w:sz w:val="18"/>
                <w:szCs w:val="18"/>
              </w:rPr>
              <w:t>nclosed</w:t>
            </w:r>
            <w:r w:rsidRPr="008406E0">
              <w:rPr>
                <w:rFonts w:asciiTheme="minorHAnsi" w:hAnsiTheme="minorHAnsi" w:cstheme="minorHAnsi"/>
                <w:sz w:val="18"/>
                <w:szCs w:val="18"/>
              </w:rPr>
              <w:t xml:space="preserve"> or </w:t>
            </w:r>
            <w:r w:rsidR="00DB0685" w:rsidRPr="008406E0">
              <w:rPr>
                <w:rFonts w:asciiTheme="minorHAnsi" w:hAnsiTheme="minorHAnsi" w:cstheme="minorHAnsi"/>
                <w:sz w:val="18"/>
                <w:szCs w:val="18"/>
              </w:rPr>
              <w:t>Non-Enclosed</w:t>
            </w:r>
            <w:r w:rsidR="00E842BD" w:rsidRPr="008406E0">
              <w:rPr>
                <w:rFonts w:asciiTheme="minorHAnsi" w:hAnsiTheme="minorHAnsi" w:cstheme="minorHAnsi"/>
                <w:sz w:val="18"/>
                <w:szCs w:val="18"/>
              </w:rPr>
              <w:t>)</w:t>
            </w:r>
          </w:p>
        </w:tc>
      </w:tr>
      <w:tr w:rsidR="0031417A" w:rsidRPr="008406E0" w14:paraId="201DED26" w14:textId="77777777" w:rsidTr="003D3B50">
        <w:trPr>
          <w:trHeight w:val="158"/>
        </w:trPr>
        <w:tc>
          <w:tcPr>
            <w:tcW w:w="626" w:type="dxa"/>
            <w:vAlign w:val="center"/>
          </w:tcPr>
          <w:p w14:paraId="2A56D4FD" w14:textId="514C7E8E" w:rsidR="0031417A" w:rsidRPr="008406E0" w:rsidRDefault="00532F9F" w:rsidP="003D0A5A">
            <w:pPr>
              <w:jc w:val="center"/>
              <w:rPr>
                <w:rFonts w:asciiTheme="minorHAnsi" w:hAnsiTheme="minorHAnsi" w:cstheme="minorHAnsi"/>
                <w:sz w:val="18"/>
                <w:szCs w:val="18"/>
              </w:rPr>
            </w:pPr>
            <w:r w:rsidRPr="008406E0">
              <w:rPr>
                <w:rFonts w:asciiTheme="minorHAnsi" w:hAnsiTheme="minorHAnsi" w:cstheme="minorHAnsi"/>
                <w:sz w:val="18"/>
                <w:szCs w:val="18"/>
              </w:rPr>
              <w:t>07</w:t>
            </w:r>
          </w:p>
        </w:tc>
        <w:tc>
          <w:tcPr>
            <w:tcW w:w="4499" w:type="dxa"/>
            <w:vAlign w:val="center"/>
          </w:tcPr>
          <w:p w14:paraId="6035B850" w14:textId="2A2767D3" w:rsidR="0031417A" w:rsidRPr="008406E0" w:rsidRDefault="00532F9F" w:rsidP="00A635C0">
            <w:pPr>
              <w:rPr>
                <w:rFonts w:asciiTheme="minorHAnsi" w:hAnsiTheme="minorHAnsi" w:cstheme="minorHAnsi"/>
                <w:sz w:val="18"/>
                <w:szCs w:val="18"/>
              </w:rPr>
            </w:pPr>
            <w:r w:rsidRPr="008406E0">
              <w:rPr>
                <w:rFonts w:asciiTheme="minorHAnsi" w:hAnsiTheme="minorHAnsi" w:cstheme="minorHAnsi"/>
                <w:sz w:val="18"/>
                <w:szCs w:val="18"/>
              </w:rPr>
              <w:t>Dwelling Unit Total Floor Area</w:t>
            </w:r>
          </w:p>
        </w:tc>
        <w:tc>
          <w:tcPr>
            <w:tcW w:w="5665" w:type="dxa"/>
          </w:tcPr>
          <w:p w14:paraId="07ECBD11" w14:textId="5BDC103E" w:rsidR="0031417A" w:rsidRPr="008406E0" w:rsidRDefault="004D3B8D">
            <w:pPr>
              <w:rPr>
                <w:rFonts w:asciiTheme="minorHAnsi" w:hAnsiTheme="minorHAnsi" w:cstheme="minorHAnsi"/>
                <w:sz w:val="18"/>
                <w:szCs w:val="18"/>
              </w:rPr>
            </w:pPr>
            <w:r w:rsidRPr="008406E0">
              <w:rPr>
                <w:rFonts w:asciiTheme="minorHAnsi" w:hAnsiTheme="minorHAnsi"/>
                <w:sz w:val="18"/>
                <w:szCs w:val="18"/>
              </w:rPr>
              <w:t xml:space="preserve">&lt;&lt;Calculated field, referenced data from </w:t>
            </w:r>
            <w:r w:rsidRPr="008406E0">
              <w:rPr>
                <w:rFonts w:asciiTheme="minorHAnsi" w:hAnsiTheme="minorHAnsi" w:cstheme="minorHAnsi"/>
                <w:sz w:val="18"/>
                <w:szCs w:val="18"/>
              </w:rPr>
              <w:t xml:space="preserve">MCH-01, “Dwelling Unit </w:t>
            </w:r>
            <w:r w:rsidR="00F909DE" w:rsidRPr="008406E0">
              <w:rPr>
                <w:rFonts w:asciiTheme="minorHAnsi" w:hAnsiTheme="minorHAnsi" w:cstheme="minorHAnsi"/>
                <w:sz w:val="18"/>
                <w:szCs w:val="18"/>
              </w:rPr>
              <w:t>Total Conditioned Floor Area</w:t>
            </w:r>
            <w:r w:rsidRPr="008406E0">
              <w:rPr>
                <w:rFonts w:asciiTheme="minorHAnsi" w:hAnsiTheme="minorHAnsi" w:cstheme="minorHAnsi"/>
                <w:sz w:val="18"/>
                <w:szCs w:val="18"/>
              </w:rPr>
              <w:t>” (</w:t>
            </w:r>
            <w:r w:rsidR="002E0231" w:rsidRPr="008406E0">
              <w:rPr>
                <w:rFonts w:asciiTheme="minorHAnsi" w:hAnsiTheme="minorHAnsi" w:cstheme="minorHAnsi"/>
                <w:sz w:val="18"/>
                <w:szCs w:val="18"/>
              </w:rPr>
              <w:t xml:space="preserve">field </w:t>
            </w:r>
            <w:r w:rsidRPr="008406E0">
              <w:rPr>
                <w:rFonts w:asciiTheme="minorHAnsi" w:hAnsiTheme="minorHAnsi" w:cstheme="minorHAnsi"/>
                <w:sz w:val="18"/>
                <w:szCs w:val="18"/>
              </w:rPr>
              <w:t>A</w:t>
            </w:r>
            <w:proofErr w:type="gramStart"/>
            <w:r w:rsidRPr="008406E0">
              <w:rPr>
                <w:rFonts w:asciiTheme="minorHAnsi" w:hAnsiTheme="minorHAnsi" w:cstheme="minorHAnsi"/>
                <w:sz w:val="18"/>
                <w:szCs w:val="18"/>
              </w:rPr>
              <w:t>0</w:t>
            </w:r>
            <w:r w:rsidR="00F909DE" w:rsidRPr="008406E0">
              <w:rPr>
                <w:rFonts w:asciiTheme="minorHAnsi" w:hAnsiTheme="minorHAnsi" w:cstheme="minorHAnsi"/>
                <w:sz w:val="18"/>
                <w:szCs w:val="18"/>
              </w:rPr>
              <w:t>3</w:t>
            </w:r>
            <w:r w:rsidRPr="008406E0">
              <w:rPr>
                <w:rFonts w:asciiTheme="minorHAnsi" w:hAnsiTheme="minorHAnsi" w:cstheme="minorHAnsi"/>
                <w:sz w:val="18"/>
                <w:szCs w:val="18"/>
              </w:rPr>
              <w:t>)</w:t>
            </w:r>
            <w:r w:rsidR="007455EF" w:rsidRPr="008406E0">
              <w:rPr>
                <w:rFonts w:asciiTheme="minorHAnsi" w:hAnsiTheme="minorHAnsi"/>
                <w:sz w:val="18"/>
                <w:szCs w:val="18"/>
              </w:rPr>
              <w:t>LMCC</w:t>
            </w:r>
            <w:proofErr w:type="gramEnd"/>
            <w:r w:rsidRPr="008406E0">
              <w:rPr>
                <w:rFonts w:asciiTheme="minorHAnsi" w:hAnsiTheme="minorHAnsi"/>
                <w:sz w:val="18"/>
                <w:szCs w:val="18"/>
              </w:rPr>
              <w:t>&gt;&gt;</w:t>
            </w:r>
          </w:p>
        </w:tc>
      </w:tr>
      <w:tr w:rsidR="00E51AD3" w:rsidRPr="008406E0" w14:paraId="104BFD3C" w14:textId="77777777" w:rsidTr="003D3B50">
        <w:trPr>
          <w:trHeight w:val="158"/>
        </w:trPr>
        <w:tc>
          <w:tcPr>
            <w:tcW w:w="626" w:type="dxa"/>
            <w:vAlign w:val="center"/>
          </w:tcPr>
          <w:p w14:paraId="247A6428" w14:textId="5A9A4949" w:rsidR="00E51AD3" w:rsidRPr="008406E0" w:rsidRDefault="00E51AD3" w:rsidP="00E51AD3">
            <w:pPr>
              <w:jc w:val="center"/>
              <w:rPr>
                <w:rFonts w:asciiTheme="minorHAnsi" w:hAnsiTheme="minorHAnsi" w:cstheme="minorHAnsi"/>
                <w:sz w:val="18"/>
                <w:szCs w:val="18"/>
              </w:rPr>
            </w:pPr>
            <w:r w:rsidRPr="008406E0">
              <w:rPr>
                <w:rFonts w:asciiTheme="minorHAnsi" w:hAnsiTheme="minorHAnsi" w:cstheme="minorHAnsi"/>
                <w:sz w:val="18"/>
                <w:szCs w:val="18"/>
              </w:rPr>
              <w:t>08</w:t>
            </w:r>
          </w:p>
        </w:tc>
        <w:tc>
          <w:tcPr>
            <w:tcW w:w="4499" w:type="dxa"/>
            <w:vAlign w:val="center"/>
          </w:tcPr>
          <w:p w14:paraId="0661148C" w14:textId="21E94AC0" w:rsidR="00E51AD3" w:rsidRPr="008406E0" w:rsidRDefault="00E51AD3" w:rsidP="00E51AD3">
            <w:pPr>
              <w:rPr>
                <w:rFonts w:asciiTheme="minorHAnsi" w:hAnsiTheme="minorHAnsi" w:cstheme="minorHAnsi"/>
                <w:sz w:val="18"/>
                <w:szCs w:val="18"/>
              </w:rPr>
            </w:pPr>
            <w:r w:rsidRPr="008406E0">
              <w:rPr>
                <w:rFonts w:asciiTheme="minorHAnsi" w:hAnsiTheme="minorHAnsi"/>
                <w:sz w:val="18"/>
                <w:szCs w:val="18"/>
              </w:rPr>
              <w:t>Kitchen Range (Cooking Stove) Fuel Type</w:t>
            </w:r>
          </w:p>
        </w:tc>
        <w:tc>
          <w:tcPr>
            <w:tcW w:w="5665" w:type="dxa"/>
          </w:tcPr>
          <w:p w14:paraId="555DF34F" w14:textId="515BDA00" w:rsidR="00E51AD3" w:rsidRPr="008406E0" w:rsidRDefault="00E51AD3" w:rsidP="00E51AD3">
            <w:pPr>
              <w:rPr>
                <w:rFonts w:asciiTheme="minorHAnsi" w:hAnsiTheme="minorHAnsi"/>
                <w:sz w:val="18"/>
                <w:szCs w:val="18"/>
              </w:rPr>
            </w:pPr>
            <w:r w:rsidRPr="008406E0">
              <w:rPr>
                <w:rFonts w:asciiTheme="minorHAnsi" w:hAnsiTheme="minorHAnsi"/>
                <w:sz w:val="18"/>
                <w:szCs w:val="18"/>
              </w:rPr>
              <w:t>&lt;&lt;User Entered Value; Selections = (</w:t>
            </w:r>
            <w:proofErr w:type="gramStart"/>
            <w:r w:rsidR="002827EB" w:rsidRPr="008406E0">
              <w:rPr>
                <w:rFonts w:asciiTheme="minorHAnsi" w:hAnsiTheme="minorHAnsi"/>
                <w:sz w:val="18"/>
                <w:szCs w:val="18"/>
              </w:rPr>
              <w:t xml:space="preserve">Electric </w:t>
            </w:r>
            <w:r w:rsidRPr="008406E0">
              <w:rPr>
                <w:rFonts w:asciiTheme="minorHAnsi" w:hAnsiTheme="minorHAnsi"/>
                <w:sz w:val="18"/>
                <w:szCs w:val="18"/>
              </w:rPr>
              <w:t>,</w:t>
            </w:r>
            <w:proofErr w:type="gramEnd"/>
            <w:r w:rsidRPr="008406E0">
              <w:rPr>
                <w:rFonts w:asciiTheme="minorHAnsi" w:hAnsiTheme="minorHAnsi"/>
                <w:sz w:val="18"/>
                <w:szCs w:val="18"/>
              </w:rPr>
              <w:t xml:space="preserve"> </w:t>
            </w:r>
            <w:r w:rsidR="002827EB" w:rsidRPr="008406E0">
              <w:rPr>
                <w:rFonts w:asciiTheme="minorHAnsi" w:hAnsiTheme="minorHAnsi"/>
                <w:sz w:val="18"/>
                <w:szCs w:val="18"/>
              </w:rPr>
              <w:t>Natural Gas</w:t>
            </w:r>
            <w:r w:rsidRPr="008406E0">
              <w:rPr>
                <w:rFonts w:asciiTheme="minorHAnsi" w:hAnsiTheme="minorHAnsi"/>
                <w:sz w:val="18"/>
                <w:szCs w:val="18"/>
              </w:rPr>
              <w:t>)&gt;&gt;</w:t>
            </w:r>
          </w:p>
        </w:tc>
      </w:tr>
    </w:tbl>
    <w:p w14:paraId="218E762D" w14:textId="72C4747D" w:rsidR="005A2B97" w:rsidRPr="008406E0" w:rsidRDefault="005A2B97" w:rsidP="00D65FA1">
      <w:pPr>
        <w:rPr>
          <w:rFonts w:asciiTheme="minorHAnsi" w:hAnsiTheme="minorHAnsi"/>
          <w:szCs w:val="18"/>
        </w:rPr>
      </w:pPr>
    </w:p>
    <w:tbl>
      <w:tblPr>
        <w:tblW w:w="10795" w:type="dxa"/>
        <w:jc w:val="center"/>
        <w:tblLook w:val="04A0" w:firstRow="1" w:lastRow="0" w:firstColumn="1" w:lastColumn="0" w:noHBand="0" w:noVBand="1"/>
      </w:tblPr>
      <w:tblGrid>
        <w:gridCol w:w="10795"/>
      </w:tblGrid>
      <w:tr w:rsidR="00C06379" w:rsidRPr="008406E0" w14:paraId="29A70EA8" w14:textId="77777777" w:rsidTr="00855975">
        <w:trPr>
          <w:trHeight w:val="270"/>
          <w:jc w:val="center"/>
        </w:trPr>
        <w:tc>
          <w:tcPr>
            <w:tcW w:w="10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1DAE4" w14:textId="1262243F" w:rsidR="00C06379" w:rsidRPr="008406E0" w:rsidRDefault="00C06379" w:rsidP="00855975">
            <w:pPr>
              <w:rPr>
                <w:rFonts w:ascii="Calibri" w:eastAsia="Times New Roman" w:hAnsi="Calibri" w:cs="Calibri"/>
                <w:b/>
                <w:bCs/>
                <w:color w:val="000000"/>
              </w:rPr>
            </w:pPr>
            <w:r w:rsidRPr="008406E0">
              <w:rPr>
                <w:rFonts w:ascii="Calibri" w:eastAsia="Times New Roman" w:hAnsi="Calibri" w:cs="Calibri"/>
                <w:b/>
                <w:bCs/>
                <w:color w:val="000000"/>
              </w:rPr>
              <w:t xml:space="preserve">B. Local Mechanical Exhaust System </w:t>
            </w:r>
            <w:r w:rsidR="00885501" w:rsidRPr="008406E0">
              <w:rPr>
                <w:rFonts w:ascii="Calibri" w:eastAsia="Times New Roman" w:hAnsi="Calibri" w:cs="Calibri"/>
                <w:b/>
                <w:bCs/>
                <w:color w:val="000000"/>
              </w:rPr>
              <w:t>(</w:t>
            </w:r>
            <w:r w:rsidR="00885501" w:rsidRPr="008406E0">
              <w:rPr>
                <w:rFonts w:ascii="Calibri" w:eastAsia="Times New Roman" w:hAnsi="Calibri" w:cs="Calibri"/>
                <w:b/>
                <w:bCs/>
                <w:i/>
                <w:iCs/>
                <w:color w:val="000000"/>
              </w:rPr>
              <w:t>Section 1</w:t>
            </w:r>
            <w:r w:rsidR="00206BA1" w:rsidRPr="008406E0">
              <w:rPr>
                <w:rFonts w:ascii="Calibri" w:eastAsia="Times New Roman" w:hAnsi="Calibri" w:cs="Calibri"/>
                <w:b/>
                <w:bCs/>
                <w:i/>
                <w:iCs/>
                <w:color w:val="000000"/>
              </w:rPr>
              <w:t>60.2(b)2Avi</w:t>
            </w:r>
            <w:r w:rsidR="00885501" w:rsidRPr="008406E0">
              <w:rPr>
                <w:rFonts w:ascii="Calibri" w:eastAsia="Times New Roman" w:hAnsi="Calibri" w:cs="Calibri"/>
                <w:b/>
                <w:bCs/>
                <w:color w:val="000000"/>
              </w:rPr>
              <w:t xml:space="preserve">) </w:t>
            </w:r>
            <w:r w:rsidRPr="008406E0">
              <w:rPr>
                <w:rFonts w:ascii="Calibri" w:eastAsia="Times New Roman" w:hAnsi="Calibri" w:cs="Calibri"/>
                <w:b/>
                <w:bCs/>
                <w:color w:val="000000"/>
              </w:rPr>
              <w:t>– Fan Selection and Duct Design Criteria for Compliance</w:t>
            </w:r>
          </w:p>
        </w:tc>
      </w:tr>
      <w:tr w:rsidR="00C06379" w:rsidRPr="008406E0" w14:paraId="48357E42" w14:textId="77777777" w:rsidTr="003E5DDB">
        <w:trPr>
          <w:trHeight w:val="476"/>
          <w:jc w:val="center"/>
        </w:trPr>
        <w:tc>
          <w:tcPr>
            <w:tcW w:w="10795" w:type="dxa"/>
            <w:tcBorders>
              <w:top w:val="single" w:sz="4" w:space="0" w:color="auto"/>
              <w:left w:val="single" w:sz="4" w:space="0" w:color="auto"/>
              <w:bottom w:val="single" w:sz="4" w:space="0" w:color="auto"/>
              <w:right w:val="single" w:sz="4" w:space="0" w:color="auto"/>
            </w:tcBorders>
            <w:shd w:val="clear" w:color="auto" w:fill="auto"/>
            <w:hideMark/>
          </w:tcPr>
          <w:p w14:paraId="7AE898A9" w14:textId="0DB60C36" w:rsidR="00C06379" w:rsidRPr="008406E0" w:rsidRDefault="007B0284" w:rsidP="003E5DD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sz w:val="18"/>
                <w:szCs w:val="18"/>
              </w:rPr>
            </w:pPr>
            <w:r w:rsidRPr="008406E0">
              <w:rPr>
                <w:rFonts w:asciiTheme="minorHAnsi" w:hAnsiTheme="minorHAnsi"/>
                <w:sz w:val="18"/>
                <w:szCs w:val="18"/>
              </w:rPr>
              <w:t>&lt;&lt;Static Text - see the top&gt;&gt;</w:t>
            </w:r>
          </w:p>
        </w:tc>
      </w:tr>
    </w:tbl>
    <w:p w14:paraId="176E8DEF" w14:textId="3CA048DE" w:rsidR="00841A90" w:rsidRPr="008406E0" w:rsidRDefault="00841A90" w:rsidP="00D65FA1">
      <w:pPr>
        <w:rPr>
          <w:rFonts w:asciiTheme="minorHAnsi" w:hAnsiTheme="minorHAnsi"/>
          <w:szCs w:val="18"/>
        </w:rPr>
      </w:pPr>
    </w:p>
    <w:tbl>
      <w:tblPr>
        <w:tblStyle w:val="TableGrid"/>
        <w:tblW w:w="0" w:type="auto"/>
        <w:tblLayout w:type="fixed"/>
        <w:tblLook w:val="04A0" w:firstRow="1" w:lastRow="0" w:firstColumn="1" w:lastColumn="0" w:noHBand="0" w:noVBand="1"/>
      </w:tblPr>
      <w:tblGrid>
        <w:gridCol w:w="770"/>
        <w:gridCol w:w="771"/>
        <w:gridCol w:w="771"/>
        <w:gridCol w:w="770"/>
        <w:gridCol w:w="771"/>
        <w:gridCol w:w="771"/>
        <w:gridCol w:w="771"/>
        <w:gridCol w:w="771"/>
        <w:gridCol w:w="771"/>
        <w:gridCol w:w="771"/>
        <w:gridCol w:w="771"/>
        <w:gridCol w:w="771"/>
        <w:gridCol w:w="771"/>
        <w:gridCol w:w="771"/>
      </w:tblGrid>
      <w:tr w:rsidR="00DC388F" w:rsidRPr="008406E0" w14:paraId="081BFF94" w14:textId="79FF2695" w:rsidTr="00A52DC6">
        <w:trPr>
          <w:cantSplit/>
          <w:trHeight w:val="303"/>
        </w:trPr>
        <w:tc>
          <w:tcPr>
            <w:tcW w:w="10790" w:type="dxa"/>
            <w:gridSpan w:val="14"/>
          </w:tcPr>
          <w:p w14:paraId="4C7826AD" w14:textId="74277D69" w:rsidR="00DC388F" w:rsidRPr="008406E0" w:rsidRDefault="00DC388F" w:rsidP="00186891">
            <w:pPr>
              <w:rPr>
                <w:rFonts w:asciiTheme="minorHAnsi" w:hAnsiTheme="minorHAnsi"/>
                <w:b/>
                <w:szCs w:val="18"/>
              </w:rPr>
            </w:pPr>
            <w:r w:rsidRPr="008406E0">
              <w:rPr>
                <w:rFonts w:asciiTheme="minorHAnsi" w:hAnsiTheme="minorHAnsi"/>
                <w:b/>
                <w:szCs w:val="18"/>
              </w:rPr>
              <w:t>C. Kitchen Exhaust Systems</w:t>
            </w:r>
          </w:p>
        </w:tc>
      </w:tr>
      <w:tr w:rsidR="00A52DC6" w:rsidRPr="008406E0" w14:paraId="350490DE" w14:textId="24F7E4EA" w:rsidTr="00E55DDF">
        <w:trPr>
          <w:cantSplit/>
          <w:trHeight w:val="1134"/>
        </w:trPr>
        <w:tc>
          <w:tcPr>
            <w:tcW w:w="770" w:type="dxa"/>
            <w:textDirection w:val="btLr"/>
            <w:vAlign w:val="center"/>
          </w:tcPr>
          <w:p w14:paraId="62BE2F05" w14:textId="1108E72E"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01</w:t>
            </w:r>
          </w:p>
        </w:tc>
        <w:tc>
          <w:tcPr>
            <w:tcW w:w="771" w:type="dxa"/>
            <w:textDirection w:val="btLr"/>
            <w:vAlign w:val="center"/>
          </w:tcPr>
          <w:p w14:paraId="351EB26D" w14:textId="74492FE3"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02</w:t>
            </w:r>
          </w:p>
        </w:tc>
        <w:tc>
          <w:tcPr>
            <w:tcW w:w="771" w:type="dxa"/>
            <w:textDirection w:val="btLr"/>
            <w:vAlign w:val="center"/>
          </w:tcPr>
          <w:p w14:paraId="75AFD0BE" w14:textId="6D9514B1"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03</w:t>
            </w:r>
          </w:p>
        </w:tc>
        <w:tc>
          <w:tcPr>
            <w:tcW w:w="770" w:type="dxa"/>
            <w:textDirection w:val="btLr"/>
            <w:vAlign w:val="center"/>
          </w:tcPr>
          <w:p w14:paraId="74E7FE5C" w14:textId="5FCDB534"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04</w:t>
            </w:r>
          </w:p>
        </w:tc>
        <w:tc>
          <w:tcPr>
            <w:tcW w:w="771" w:type="dxa"/>
            <w:textDirection w:val="btLr"/>
            <w:vAlign w:val="center"/>
          </w:tcPr>
          <w:p w14:paraId="0315FAA6" w14:textId="25DE7BE6"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05</w:t>
            </w:r>
          </w:p>
        </w:tc>
        <w:tc>
          <w:tcPr>
            <w:tcW w:w="771" w:type="dxa"/>
            <w:textDirection w:val="btLr"/>
            <w:vAlign w:val="center"/>
          </w:tcPr>
          <w:p w14:paraId="7D3D6314" w14:textId="41A4D2D7"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06</w:t>
            </w:r>
          </w:p>
        </w:tc>
        <w:tc>
          <w:tcPr>
            <w:tcW w:w="771" w:type="dxa"/>
            <w:textDirection w:val="btLr"/>
            <w:vAlign w:val="center"/>
          </w:tcPr>
          <w:p w14:paraId="370EFFFD" w14:textId="62965D71"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07</w:t>
            </w:r>
          </w:p>
        </w:tc>
        <w:tc>
          <w:tcPr>
            <w:tcW w:w="770" w:type="dxa"/>
            <w:textDirection w:val="btLr"/>
            <w:vAlign w:val="center"/>
          </w:tcPr>
          <w:p w14:paraId="557F51EB" w14:textId="5A7ED6DF"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08</w:t>
            </w:r>
          </w:p>
        </w:tc>
        <w:tc>
          <w:tcPr>
            <w:tcW w:w="771" w:type="dxa"/>
            <w:textDirection w:val="btLr"/>
            <w:vAlign w:val="center"/>
          </w:tcPr>
          <w:p w14:paraId="6FC0B10B" w14:textId="3F5867E1"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09a</w:t>
            </w:r>
          </w:p>
        </w:tc>
        <w:tc>
          <w:tcPr>
            <w:tcW w:w="771" w:type="dxa"/>
            <w:textDirection w:val="btLr"/>
            <w:vAlign w:val="center"/>
          </w:tcPr>
          <w:p w14:paraId="10768961" w14:textId="64F03F7E"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09</w:t>
            </w:r>
          </w:p>
        </w:tc>
        <w:tc>
          <w:tcPr>
            <w:tcW w:w="770" w:type="dxa"/>
            <w:textDirection w:val="btLr"/>
          </w:tcPr>
          <w:p w14:paraId="6F576CB0" w14:textId="686ED489"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10a</w:t>
            </w:r>
          </w:p>
        </w:tc>
        <w:tc>
          <w:tcPr>
            <w:tcW w:w="771" w:type="dxa"/>
            <w:textDirection w:val="btLr"/>
            <w:vAlign w:val="center"/>
          </w:tcPr>
          <w:p w14:paraId="2E80FC05" w14:textId="097BD999"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10</w:t>
            </w:r>
          </w:p>
        </w:tc>
        <w:tc>
          <w:tcPr>
            <w:tcW w:w="771" w:type="dxa"/>
            <w:textDirection w:val="btLr"/>
            <w:vAlign w:val="center"/>
          </w:tcPr>
          <w:p w14:paraId="255124FC" w14:textId="0CFB646E"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11</w:t>
            </w:r>
          </w:p>
        </w:tc>
        <w:tc>
          <w:tcPr>
            <w:tcW w:w="771" w:type="dxa"/>
            <w:textDirection w:val="btLr"/>
            <w:vAlign w:val="center"/>
          </w:tcPr>
          <w:p w14:paraId="5515A4B2" w14:textId="5CAA78B3" w:rsidR="00FC3512" w:rsidRPr="008406E0" w:rsidRDefault="00FC3512" w:rsidP="00A52DC6">
            <w:pPr>
              <w:ind w:left="113" w:right="113"/>
              <w:jc w:val="center"/>
              <w:rPr>
                <w:rFonts w:asciiTheme="minorHAnsi" w:hAnsiTheme="minorHAnsi"/>
                <w:sz w:val="18"/>
                <w:szCs w:val="18"/>
              </w:rPr>
            </w:pPr>
            <w:r w:rsidRPr="008406E0">
              <w:rPr>
                <w:rFonts w:asciiTheme="minorHAnsi" w:hAnsiTheme="minorHAnsi"/>
                <w:sz w:val="18"/>
                <w:szCs w:val="18"/>
              </w:rPr>
              <w:t>12</w:t>
            </w:r>
          </w:p>
        </w:tc>
      </w:tr>
      <w:tr w:rsidR="00FC3512" w:rsidRPr="008406E0" w14:paraId="330A22C5" w14:textId="76852712" w:rsidTr="00A52DC6">
        <w:trPr>
          <w:cantSplit/>
          <w:trHeight w:val="1646"/>
        </w:trPr>
        <w:tc>
          <w:tcPr>
            <w:tcW w:w="770" w:type="dxa"/>
            <w:textDirection w:val="btLr"/>
            <w:vAlign w:val="center"/>
          </w:tcPr>
          <w:p w14:paraId="28ECE449" w14:textId="59341174"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System Name</w:t>
            </w:r>
          </w:p>
        </w:tc>
        <w:tc>
          <w:tcPr>
            <w:tcW w:w="771" w:type="dxa"/>
            <w:textDirection w:val="btLr"/>
            <w:vAlign w:val="center"/>
          </w:tcPr>
          <w:p w14:paraId="22FE8C3A" w14:textId="1340EC5A"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Manufacturer Name</w:t>
            </w:r>
          </w:p>
        </w:tc>
        <w:tc>
          <w:tcPr>
            <w:tcW w:w="771" w:type="dxa"/>
            <w:textDirection w:val="btLr"/>
            <w:vAlign w:val="center"/>
          </w:tcPr>
          <w:p w14:paraId="1A566065" w14:textId="6D468A3A"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System Type</w:t>
            </w:r>
          </w:p>
        </w:tc>
        <w:tc>
          <w:tcPr>
            <w:tcW w:w="770" w:type="dxa"/>
            <w:textDirection w:val="btLr"/>
            <w:vAlign w:val="center"/>
          </w:tcPr>
          <w:p w14:paraId="7EBCB590" w14:textId="771DEECE"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HVI or AHAM Directory Listed Model Number</w:t>
            </w:r>
          </w:p>
        </w:tc>
        <w:tc>
          <w:tcPr>
            <w:tcW w:w="771" w:type="dxa"/>
            <w:textDirection w:val="btLr"/>
            <w:vAlign w:val="center"/>
          </w:tcPr>
          <w:p w14:paraId="288E6254" w14:textId="51C94EAF"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HVI or AHAM Directory Listed Rated Airflow</w:t>
            </w:r>
          </w:p>
        </w:tc>
        <w:tc>
          <w:tcPr>
            <w:tcW w:w="771" w:type="dxa"/>
            <w:textDirection w:val="btLr"/>
            <w:vAlign w:val="center"/>
          </w:tcPr>
          <w:p w14:paraId="795F04A8" w14:textId="2C2579C3"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HVI or AHAM Directory Listed Sound Rating</w:t>
            </w:r>
          </w:p>
        </w:tc>
        <w:tc>
          <w:tcPr>
            <w:tcW w:w="771" w:type="dxa"/>
            <w:textDirection w:val="btLr"/>
            <w:vAlign w:val="center"/>
          </w:tcPr>
          <w:p w14:paraId="4D42A08F" w14:textId="02B675D5"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Minimum Airflow (defaults to rated airflow)</w:t>
            </w:r>
          </w:p>
        </w:tc>
        <w:tc>
          <w:tcPr>
            <w:tcW w:w="770" w:type="dxa"/>
            <w:textDirection w:val="btLr"/>
            <w:vAlign w:val="center"/>
          </w:tcPr>
          <w:p w14:paraId="10166DC9" w14:textId="2ED3D012"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Operation Schedule</w:t>
            </w:r>
          </w:p>
        </w:tc>
        <w:tc>
          <w:tcPr>
            <w:tcW w:w="771" w:type="dxa"/>
            <w:textDirection w:val="btLr"/>
          </w:tcPr>
          <w:p w14:paraId="1515ECA6" w14:textId="1FE3DF53"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Method of Compliance</w:t>
            </w:r>
          </w:p>
        </w:tc>
        <w:tc>
          <w:tcPr>
            <w:tcW w:w="771" w:type="dxa"/>
            <w:textDirection w:val="btLr"/>
            <w:vAlign w:val="center"/>
          </w:tcPr>
          <w:p w14:paraId="477E77B5" w14:textId="03746FA5"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 xml:space="preserve">Required Minimum Ventilation Rate </w:t>
            </w:r>
          </w:p>
        </w:tc>
        <w:tc>
          <w:tcPr>
            <w:tcW w:w="770" w:type="dxa"/>
            <w:textDirection w:val="btLr"/>
          </w:tcPr>
          <w:p w14:paraId="1A58FAB6" w14:textId="7EDC879F"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Exception to Maximum Sound Rating</w:t>
            </w:r>
          </w:p>
        </w:tc>
        <w:tc>
          <w:tcPr>
            <w:tcW w:w="771" w:type="dxa"/>
            <w:textDirection w:val="btLr"/>
            <w:vAlign w:val="center"/>
          </w:tcPr>
          <w:p w14:paraId="6B854EFC" w14:textId="3D3AF86B"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Maximum Sound Rating</w:t>
            </w:r>
          </w:p>
        </w:tc>
        <w:tc>
          <w:tcPr>
            <w:tcW w:w="771" w:type="dxa"/>
            <w:textDirection w:val="btLr"/>
            <w:vAlign w:val="center"/>
          </w:tcPr>
          <w:p w14:paraId="59C343BA" w14:textId="502E18DC"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Compliance Statement for Airflow</w:t>
            </w:r>
          </w:p>
        </w:tc>
        <w:tc>
          <w:tcPr>
            <w:tcW w:w="771" w:type="dxa"/>
            <w:textDirection w:val="btLr"/>
          </w:tcPr>
          <w:p w14:paraId="6D38D127" w14:textId="18F96314" w:rsidR="00FC3512" w:rsidRPr="008406E0" w:rsidRDefault="00FC3512" w:rsidP="00FC3512">
            <w:pPr>
              <w:ind w:left="113" w:right="113"/>
              <w:jc w:val="center"/>
              <w:rPr>
                <w:rFonts w:asciiTheme="minorHAnsi" w:hAnsiTheme="minorHAnsi"/>
                <w:sz w:val="18"/>
                <w:szCs w:val="18"/>
              </w:rPr>
            </w:pPr>
            <w:r w:rsidRPr="008406E0">
              <w:rPr>
                <w:rFonts w:asciiTheme="minorHAnsi" w:hAnsiTheme="minorHAnsi"/>
                <w:sz w:val="18"/>
                <w:szCs w:val="18"/>
              </w:rPr>
              <w:t>Compliance Statement for Sound</w:t>
            </w:r>
          </w:p>
        </w:tc>
      </w:tr>
      <w:tr w:rsidR="00FC3512" w:rsidRPr="008406E0" w14:paraId="1F56676E" w14:textId="5554A802" w:rsidTr="00A52DC6">
        <w:tc>
          <w:tcPr>
            <w:tcW w:w="770" w:type="dxa"/>
          </w:tcPr>
          <w:p w14:paraId="26E49E22" w14:textId="048BA7C6"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Entered Value up to 50 characters&gt;&gt;</w:t>
            </w:r>
          </w:p>
        </w:tc>
        <w:tc>
          <w:tcPr>
            <w:tcW w:w="771" w:type="dxa"/>
          </w:tcPr>
          <w:p w14:paraId="2B934B87" w14:textId="35A2BD37"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Entered Value up to 50 characters&gt;&gt;</w:t>
            </w:r>
          </w:p>
        </w:tc>
        <w:tc>
          <w:tcPr>
            <w:tcW w:w="771" w:type="dxa"/>
          </w:tcPr>
          <w:p w14:paraId="4CC55754" w14:textId="53C9337A"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Entered Value; Selections = (Vented Range Hood, Downdraft, Other)&gt;&gt;</w:t>
            </w:r>
          </w:p>
        </w:tc>
        <w:tc>
          <w:tcPr>
            <w:tcW w:w="770" w:type="dxa"/>
          </w:tcPr>
          <w:p w14:paraId="49B410D3" w14:textId="71AB1F99"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Entered Value up to 50 characters&gt;&gt;</w:t>
            </w:r>
          </w:p>
        </w:tc>
        <w:tc>
          <w:tcPr>
            <w:tcW w:w="771" w:type="dxa"/>
          </w:tcPr>
          <w:p w14:paraId="1BF64A4B" w14:textId="2CD30F72"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Entered Value; (XXXX.XX)&gt;&gt;</w:t>
            </w:r>
          </w:p>
        </w:tc>
        <w:tc>
          <w:tcPr>
            <w:tcW w:w="771" w:type="dxa"/>
          </w:tcPr>
          <w:p w14:paraId="528CD857" w14:textId="201A4B3E"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Entered Value; (XX.XX)&gt;&gt;</w:t>
            </w:r>
          </w:p>
        </w:tc>
        <w:tc>
          <w:tcPr>
            <w:tcW w:w="771" w:type="dxa"/>
          </w:tcPr>
          <w:p w14:paraId="4D3FEA2D" w14:textId="3804628E"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&lt;&lt;Defaults to C05 </w:t>
            </w:r>
          </w:p>
          <w:p w14:paraId="00546B2F" w14:textId="1B45BFC6" w:rsidR="00FC3512" w:rsidRPr="008406E0" w:rsidRDefault="00FC3512" w:rsidP="00FC3512">
            <w:pPr>
              <w:rPr>
                <w:rFonts w:asciiTheme="minorHAnsi" w:hAnsiTheme="minorHAnsi"/>
                <w:sz w:val="18"/>
                <w:szCs w:val="18"/>
              </w:rPr>
            </w:pPr>
            <w:r w:rsidRPr="008406E0">
              <w:rPr>
                <w:rFonts w:asciiTheme="minorHAnsi" w:hAnsiTheme="minorHAnsi"/>
                <w:sz w:val="18"/>
                <w:szCs w:val="18"/>
              </w:rPr>
              <w:t>otherwise, User Entered Value; (XXXX.XX); Not to exceed C05 (rated airflow)&gt;&gt;</w:t>
            </w:r>
          </w:p>
        </w:tc>
        <w:tc>
          <w:tcPr>
            <w:tcW w:w="770" w:type="dxa"/>
          </w:tcPr>
          <w:p w14:paraId="41A09AED" w14:textId="5130C24F" w:rsidR="00FC3512" w:rsidRPr="008406E0" w:rsidRDefault="00FC3512" w:rsidP="00FC3512">
            <w:pPr>
              <w:rPr>
                <w:rFonts w:asciiTheme="minorHAnsi" w:hAnsiTheme="minorHAnsi"/>
                <w:sz w:val="18"/>
                <w:szCs w:val="18"/>
              </w:rPr>
            </w:pPr>
            <w:r w:rsidRPr="008406E0">
              <w:rPr>
                <w:rFonts w:asciiTheme="minorHAnsi" w:hAnsiTheme="minorHAnsi"/>
                <w:sz w:val="18"/>
                <w:szCs w:val="18"/>
              </w:rPr>
              <w:t>&lt;&lt;User Entry; Selections = (Demand Control, Continuous)&gt;&gt;</w:t>
            </w:r>
          </w:p>
        </w:tc>
        <w:tc>
          <w:tcPr>
            <w:tcW w:w="771" w:type="dxa"/>
          </w:tcPr>
          <w:p w14:paraId="4B086B6C" w14:textId="77777777"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&lt;&lt;If C08=Continuous, then report N/</w:t>
            </w:r>
            <w:proofErr w:type="gramStart"/>
            <w:r w:rsidRPr="008406E0">
              <w:rPr>
                <w:rFonts w:asciiTheme="minorHAnsi" w:hAnsiTheme="minorHAnsi"/>
                <w:sz w:val="18"/>
                <w:szCs w:val="18"/>
              </w:rPr>
              <w:t>A;</w:t>
            </w:r>
            <w:proofErr w:type="gramEnd"/>
          </w:p>
          <w:p w14:paraId="0546E0D2" w14:textId="77777777" w:rsidR="00FC3512" w:rsidRPr="008406E0" w:rsidRDefault="00FC3512" w:rsidP="00FC3512">
            <w:pPr>
              <w:keepNext/>
              <w:rPr>
                <w:rFonts w:asciiTheme="minorHAnsi" w:hAnsiTheme="minorHAnsi"/>
                <w:sz w:val="18"/>
                <w:szCs w:val="18"/>
              </w:rPr>
            </w:pPr>
          </w:p>
          <w:p w14:paraId="1B345D04" w14:textId="020141D3"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Else User select from list:</w:t>
            </w:r>
          </w:p>
          <w:p w14:paraId="6DDEC27F" w14:textId="77777777"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*Airflow; or</w:t>
            </w:r>
          </w:p>
          <w:p w14:paraId="10B14DA1" w14:textId="77777777"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*Capture Efficiency</w:t>
            </w:r>
          </w:p>
          <w:p w14:paraId="4CDCCF6E" w14:textId="1B3157EF"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&gt;&gt;</w:t>
            </w:r>
          </w:p>
        </w:tc>
        <w:tc>
          <w:tcPr>
            <w:tcW w:w="771" w:type="dxa"/>
          </w:tcPr>
          <w:p w14:paraId="13F5B887" w14:textId="0C9AE645"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&lt;&lt;if C09a = Capture Efficiency, then result = “NA – See Table D2.</w:t>
            </w:r>
            <w:proofErr w:type="gramStart"/>
            <w:r w:rsidRPr="008406E0">
              <w:rPr>
                <w:rFonts w:asciiTheme="minorHAnsi" w:hAnsiTheme="minorHAnsi"/>
                <w:sz w:val="18"/>
                <w:szCs w:val="18"/>
              </w:rPr>
              <w:t>”;</w:t>
            </w:r>
            <w:proofErr w:type="gramEnd"/>
            <w:r w:rsidRPr="008406E0">
              <w:rPr>
                <w:rFonts w:asciiTheme="minorHAnsi" w:hAnsiTheme="minorHAnsi"/>
                <w:sz w:val="18"/>
                <w:szCs w:val="18"/>
              </w:rPr>
              <w:t xml:space="preserve"> </w:t>
            </w:r>
          </w:p>
          <w:p w14:paraId="5F2CF54D" w14:textId="088036C1"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C09a = Airflow, then calculate the following as </w:t>
            </w:r>
            <w:r w:rsidRPr="008406E0">
              <w:rPr>
                <w:rFonts w:asciiTheme="minorHAnsi" w:hAnsiTheme="minorHAnsi"/>
                <w:sz w:val="18"/>
                <w:szCs w:val="18"/>
              </w:rPr>
              <w:lastRenderedPageBreak/>
              <w:t>default:</w:t>
            </w:r>
          </w:p>
          <w:p w14:paraId="39C13100" w14:textId="4ACA8A9A"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If the following three conditions are met: (1) C08=Demand Control, (2) C03=Vent Range Hood, and (3) A08=Electric, AND</w:t>
            </w:r>
          </w:p>
          <w:p w14:paraId="57340166" w14:textId="763C55A0"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If A07 &gt; 1500, then result = </w:t>
            </w:r>
            <w:proofErr w:type="gramStart"/>
            <w:r w:rsidRPr="008406E0">
              <w:rPr>
                <w:rFonts w:asciiTheme="minorHAnsi" w:hAnsiTheme="minorHAnsi"/>
                <w:sz w:val="18"/>
                <w:szCs w:val="18"/>
              </w:rPr>
              <w:t>110;</w:t>
            </w:r>
            <w:proofErr w:type="gramEnd"/>
          </w:p>
          <w:p w14:paraId="03ADDD6E" w14:textId="551F7BF8"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A07 = 1,000-1,500, then result = </w:t>
            </w:r>
            <w:proofErr w:type="gramStart"/>
            <w:r w:rsidRPr="008406E0">
              <w:rPr>
                <w:rFonts w:asciiTheme="minorHAnsi" w:hAnsiTheme="minorHAnsi"/>
                <w:sz w:val="18"/>
                <w:szCs w:val="18"/>
              </w:rPr>
              <w:t>110;</w:t>
            </w:r>
            <w:proofErr w:type="gramEnd"/>
          </w:p>
          <w:p w14:paraId="33E3C524" w14:textId="7303B92A"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A07 = 750-1,000, then result = 130; ElseifA07 = &lt; 750, then result = 160; End </w:t>
            </w:r>
            <w:proofErr w:type="gramStart"/>
            <w:r w:rsidRPr="008406E0">
              <w:rPr>
                <w:rFonts w:asciiTheme="minorHAnsi" w:hAnsiTheme="minorHAnsi"/>
                <w:sz w:val="18"/>
                <w:szCs w:val="18"/>
              </w:rPr>
              <w:t>if;</w:t>
            </w:r>
            <w:proofErr w:type="gramEnd"/>
          </w:p>
          <w:p w14:paraId="70E37CC9" w14:textId="042208E0" w:rsidR="00FC3512" w:rsidRPr="008406E0" w:rsidRDefault="00FC3512" w:rsidP="00FC3512">
            <w:pPr>
              <w:keepNext/>
              <w:rPr>
                <w:rFonts w:asciiTheme="minorHAnsi" w:hAnsiTheme="minorHAnsi"/>
                <w:sz w:val="18"/>
                <w:szCs w:val="18"/>
              </w:rPr>
            </w:pPr>
          </w:p>
          <w:p w14:paraId="28BB39D1" w14:textId="75995160"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Elseif the following three conditions are met: (1) C08=Demand Control</w:t>
            </w:r>
            <w:r w:rsidRPr="008406E0">
              <w:rPr>
                <w:rFonts w:asciiTheme="minorHAnsi" w:hAnsiTheme="minorHAnsi"/>
                <w:sz w:val="18"/>
                <w:szCs w:val="18"/>
              </w:rPr>
              <w:lastRenderedPageBreak/>
              <w:t>, (2) C03=Vent Range Hood, and (3) A08 = Natural Gas, AND</w:t>
            </w:r>
          </w:p>
          <w:p w14:paraId="15D3C30B" w14:textId="6C7C241A"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If A07 &gt; 1,500, then result = </w:t>
            </w:r>
            <w:proofErr w:type="gramStart"/>
            <w:r w:rsidRPr="008406E0">
              <w:rPr>
                <w:rFonts w:asciiTheme="minorHAnsi" w:hAnsiTheme="minorHAnsi"/>
                <w:sz w:val="18"/>
                <w:szCs w:val="18"/>
              </w:rPr>
              <w:t>180;</w:t>
            </w:r>
            <w:proofErr w:type="gramEnd"/>
          </w:p>
          <w:p w14:paraId="7181FDB1" w14:textId="66A34BC1"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A07=1,000-1,500, then result = </w:t>
            </w:r>
            <w:proofErr w:type="gramStart"/>
            <w:r w:rsidRPr="008406E0">
              <w:rPr>
                <w:rFonts w:asciiTheme="minorHAnsi" w:hAnsiTheme="minorHAnsi"/>
                <w:sz w:val="18"/>
                <w:szCs w:val="18"/>
              </w:rPr>
              <w:t>250;</w:t>
            </w:r>
            <w:proofErr w:type="gramEnd"/>
          </w:p>
          <w:p w14:paraId="219E0BB3" w14:textId="2A7BDBF3"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A07 = 750-1,000, then result = 280; </w:t>
            </w:r>
            <w:ins w:id="8" w:author="Alhabibi, Haider@Energy" w:date="2022-07-13T19:56:00Z">
              <w:r w:rsidR="00EE71E3" w:rsidRPr="008406E0">
                <w:rPr>
                  <w:rFonts w:asciiTheme="minorHAnsi" w:hAnsiTheme="minorHAnsi"/>
                  <w:i/>
                  <w:iCs/>
                  <w:sz w:val="18"/>
                  <w:szCs w:val="18"/>
                </w:rPr>
                <w:t xml:space="preserve">Elseif A07 = &lt;750, then result = 280; </w:t>
              </w:r>
            </w:ins>
            <w:r w:rsidRPr="008406E0">
              <w:rPr>
                <w:rFonts w:asciiTheme="minorHAnsi" w:hAnsiTheme="minorHAnsi"/>
                <w:sz w:val="18"/>
                <w:szCs w:val="18"/>
              </w:rPr>
              <w:t xml:space="preserve">End </w:t>
            </w:r>
            <w:proofErr w:type="gramStart"/>
            <w:r w:rsidRPr="008406E0">
              <w:rPr>
                <w:rFonts w:asciiTheme="minorHAnsi" w:hAnsiTheme="minorHAnsi"/>
                <w:sz w:val="18"/>
                <w:szCs w:val="18"/>
              </w:rPr>
              <w:t>if;</w:t>
            </w:r>
            <w:proofErr w:type="gramEnd"/>
          </w:p>
          <w:p w14:paraId="662A4426" w14:textId="31F0F588" w:rsidR="00FC3512" w:rsidRPr="008406E0" w:rsidRDefault="00FC3512" w:rsidP="00FC3512">
            <w:pPr>
              <w:keepNext/>
              <w:rPr>
                <w:rFonts w:asciiTheme="minorHAnsi" w:hAnsiTheme="minorHAnsi"/>
                <w:sz w:val="18"/>
                <w:szCs w:val="18"/>
              </w:rPr>
            </w:pPr>
          </w:p>
          <w:p w14:paraId="04083BE0" w14:textId="43FAD8EC"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the following three conditions are met: (1) C08=Demand Control, (2) A06 = Enclosed, and C03 = Other or Downdraft, then result </w:t>
            </w:r>
            <w:r w:rsidRPr="008406E0">
              <w:rPr>
                <w:rFonts w:asciiTheme="minorHAnsi" w:hAnsiTheme="minorHAnsi"/>
                <w:sz w:val="18"/>
                <w:szCs w:val="18"/>
              </w:rPr>
              <w:lastRenderedPageBreak/>
              <w:t>is the lesser of 300 cfm or (5*(A05/60)</w:t>
            </w:r>
            <w:proofErr w:type="gramStart"/>
            <w:r w:rsidRPr="008406E0">
              <w:rPr>
                <w:rFonts w:asciiTheme="minorHAnsi" w:hAnsiTheme="minorHAnsi"/>
                <w:sz w:val="18"/>
                <w:szCs w:val="18"/>
              </w:rPr>
              <w:t>);</w:t>
            </w:r>
            <w:proofErr w:type="gramEnd"/>
          </w:p>
          <w:p w14:paraId="0960B3EC" w14:textId="18882A6A" w:rsidR="00FC3512" w:rsidRPr="008406E0" w:rsidRDefault="00FC3512" w:rsidP="00FC3512">
            <w:pPr>
              <w:keepNext/>
              <w:rPr>
                <w:rFonts w:asciiTheme="minorHAnsi" w:hAnsiTheme="minorHAnsi"/>
                <w:sz w:val="18"/>
                <w:szCs w:val="18"/>
              </w:rPr>
            </w:pPr>
          </w:p>
          <w:p w14:paraId="3ACFE206" w14:textId="36B002C0"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Elseif the following three conditions are met: (1) C08=Demand Control, (2) A06 = </w:t>
            </w:r>
            <w:proofErr w:type="spellStart"/>
            <w:r w:rsidRPr="008406E0">
              <w:rPr>
                <w:rFonts w:asciiTheme="minorHAnsi" w:hAnsiTheme="minorHAnsi"/>
                <w:sz w:val="18"/>
                <w:szCs w:val="18"/>
              </w:rPr>
              <w:t>Nonenclosed</w:t>
            </w:r>
            <w:proofErr w:type="spellEnd"/>
            <w:r w:rsidRPr="008406E0">
              <w:rPr>
                <w:rFonts w:asciiTheme="minorHAnsi" w:hAnsiTheme="minorHAnsi"/>
                <w:sz w:val="18"/>
                <w:szCs w:val="18"/>
              </w:rPr>
              <w:t xml:space="preserve">, and (3) C03 = Other or Downdraft, then result = </w:t>
            </w:r>
            <w:proofErr w:type="gramStart"/>
            <w:r w:rsidRPr="008406E0">
              <w:rPr>
                <w:rFonts w:asciiTheme="minorHAnsi" w:hAnsiTheme="minorHAnsi"/>
                <w:sz w:val="18"/>
                <w:szCs w:val="18"/>
              </w:rPr>
              <w:t>300;</w:t>
            </w:r>
            <w:proofErr w:type="gramEnd"/>
          </w:p>
          <w:p w14:paraId="19665A31" w14:textId="414951F4" w:rsidR="00FC3512" w:rsidRPr="008406E0" w:rsidRDefault="00FC3512" w:rsidP="00FC3512">
            <w:pPr>
              <w:keepNext/>
              <w:rPr>
                <w:rFonts w:asciiTheme="minorHAnsi" w:hAnsiTheme="minorHAnsi"/>
                <w:sz w:val="18"/>
                <w:szCs w:val="18"/>
              </w:rPr>
            </w:pPr>
          </w:p>
          <w:p w14:paraId="34D9C5F3" w14:textId="09DFF239"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Else result = “N/A – See Table D.”</w:t>
            </w:r>
          </w:p>
          <w:p w14:paraId="4964606C" w14:textId="77777777" w:rsidR="00FC3512" w:rsidRPr="008406E0" w:rsidRDefault="00FC3512" w:rsidP="00FC3512">
            <w:pPr>
              <w:rPr>
                <w:rFonts w:asciiTheme="minorHAnsi" w:hAnsiTheme="minorHAnsi"/>
                <w:sz w:val="18"/>
                <w:szCs w:val="18"/>
              </w:rPr>
            </w:pPr>
          </w:p>
        </w:tc>
        <w:tc>
          <w:tcPr>
            <w:tcW w:w="770" w:type="dxa"/>
          </w:tcPr>
          <w:p w14:paraId="6D4BE8A1" w14:textId="77777777"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lastRenderedPageBreak/>
              <w:t>&lt;&lt;default value = No Exception, but allow user to override and select:</w:t>
            </w:r>
          </w:p>
          <w:p w14:paraId="31983749" w14:textId="14284AB9"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t xml:space="preserve">*Remote mounted fan with min. 4-ft of duct between fan and </w:t>
            </w:r>
            <w:r w:rsidRPr="008406E0">
              <w:rPr>
                <w:rFonts w:asciiTheme="minorHAnsi" w:hAnsiTheme="minorHAnsi"/>
                <w:sz w:val="18"/>
                <w:szCs w:val="18"/>
              </w:rPr>
              <w:lastRenderedPageBreak/>
              <w:t>intake grille&gt;&gt;</w:t>
            </w:r>
          </w:p>
        </w:tc>
        <w:tc>
          <w:tcPr>
            <w:tcW w:w="771" w:type="dxa"/>
          </w:tcPr>
          <w:p w14:paraId="51E85779" w14:textId="7957EB85" w:rsidR="00FC3512" w:rsidRPr="008406E0" w:rsidRDefault="00FC3512" w:rsidP="00FC3512">
            <w:pPr>
              <w:keepNext/>
              <w:rPr>
                <w:rFonts w:asciiTheme="minorHAnsi" w:hAnsiTheme="minorHAnsi"/>
                <w:sz w:val="18"/>
                <w:szCs w:val="18"/>
              </w:rPr>
            </w:pPr>
            <w:r w:rsidRPr="008406E0">
              <w:rPr>
                <w:rFonts w:asciiTheme="minorHAnsi" w:hAnsiTheme="minorHAnsi"/>
                <w:sz w:val="18"/>
                <w:szCs w:val="18"/>
              </w:rPr>
              <w:lastRenderedPageBreak/>
              <w:t>&lt;&lt;</w:t>
            </w:r>
            <w:r w:rsidR="002D255B" w:rsidRPr="008406E0">
              <w:rPr>
                <w:rFonts w:asciiTheme="minorHAnsi" w:hAnsiTheme="minorHAnsi" w:hint="eastAsia"/>
                <w:sz w:val="18"/>
                <w:szCs w:val="18"/>
              </w:rPr>
              <w:t xml:space="preserve">If C10a </w:t>
            </w:r>
            <w:r w:rsidR="002D255B" w:rsidRPr="008406E0">
              <w:rPr>
                <w:rFonts w:asciiTheme="minorHAnsi" w:hAnsiTheme="minorHAnsi" w:hint="eastAsia"/>
                <w:sz w:val="18"/>
                <w:szCs w:val="18"/>
              </w:rPr>
              <w:t>≠</w:t>
            </w:r>
            <w:r w:rsidR="002D255B" w:rsidRPr="008406E0">
              <w:rPr>
                <w:rFonts w:asciiTheme="minorHAnsi" w:hAnsiTheme="minorHAnsi" w:hint="eastAsia"/>
                <w:sz w:val="18"/>
                <w:szCs w:val="18"/>
              </w:rPr>
              <w:t xml:space="preserve"> No Exception, then value = N/A; </w:t>
            </w:r>
            <w:proofErr w:type="spellStart"/>
            <w:r w:rsidR="002D255B" w:rsidRPr="008406E0">
              <w:rPr>
                <w:rFonts w:asciiTheme="minorHAnsi" w:hAnsiTheme="minorHAnsi" w:hint="eastAsia"/>
                <w:sz w:val="18"/>
                <w:szCs w:val="18"/>
              </w:rPr>
              <w:t>Else</w:t>
            </w:r>
            <w:r w:rsidRPr="008406E0">
              <w:rPr>
                <w:rFonts w:asciiTheme="minorHAnsi" w:hAnsiTheme="minorHAnsi"/>
                <w:sz w:val="18"/>
                <w:szCs w:val="18"/>
              </w:rPr>
              <w:t>If</w:t>
            </w:r>
            <w:proofErr w:type="spellEnd"/>
            <w:r w:rsidRPr="008406E0">
              <w:rPr>
                <w:rFonts w:asciiTheme="minorHAnsi" w:hAnsiTheme="minorHAnsi"/>
                <w:sz w:val="18"/>
                <w:szCs w:val="18"/>
              </w:rPr>
              <w:t xml:space="preserve"> Continuous, then value = “1 sone</w:t>
            </w:r>
            <w:proofErr w:type="gramStart"/>
            <w:r w:rsidRPr="008406E0">
              <w:rPr>
                <w:rFonts w:asciiTheme="minorHAnsi" w:hAnsiTheme="minorHAnsi"/>
                <w:sz w:val="18"/>
                <w:szCs w:val="18"/>
              </w:rPr>
              <w:t>”;</w:t>
            </w:r>
            <w:proofErr w:type="gramEnd"/>
          </w:p>
          <w:p w14:paraId="5970979E" w14:textId="2F18387E" w:rsidR="00FC3512" w:rsidRPr="008406E0" w:rsidRDefault="00FC3512" w:rsidP="00FC3512">
            <w:pPr>
              <w:keepNext/>
              <w:rPr>
                <w:rFonts w:asciiTheme="minorHAnsi" w:hAnsiTheme="minorHAnsi"/>
                <w:sz w:val="18"/>
                <w:szCs w:val="18"/>
              </w:rPr>
            </w:pPr>
            <w:proofErr w:type="spellStart"/>
            <w:r w:rsidRPr="008406E0">
              <w:rPr>
                <w:rFonts w:asciiTheme="minorHAnsi" w:hAnsiTheme="minorHAnsi"/>
                <w:sz w:val="18"/>
                <w:szCs w:val="18"/>
              </w:rPr>
              <w:t>ElseIf</w:t>
            </w:r>
            <w:proofErr w:type="spellEnd"/>
            <w:r w:rsidRPr="008406E0">
              <w:rPr>
                <w:rFonts w:asciiTheme="minorHAnsi" w:hAnsiTheme="minorHAnsi"/>
                <w:sz w:val="18"/>
                <w:szCs w:val="18"/>
              </w:rPr>
              <w:t xml:space="preserve"> Demand Control and C07 </w:t>
            </w:r>
            <w:r w:rsidRPr="008406E0">
              <w:rPr>
                <w:rFonts w:asciiTheme="minorHAnsi" w:hAnsiTheme="minorHAnsi" w:cstheme="minorHAnsi"/>
                <w:sz w:val="18"/>
                <w:szCs w:val="18"/>
              </w:rPr>
              <w:t>≤</w:t>
            </w:r>
            <w:r w:rsidRPr="008406E0">
              <w:rPr>
                <w:rFonts w:asciiTheme="minorHAnsi" w:hAnsiTheme="minorHAnsi"/>
                <w:sz w:val="18"/>
                <w:szCs w:val="18"/>
              </w:rPr>
              <w:t xml:space="preserve"> </w:t>
            </w:r>
            <w:r w:rsidRPr="008406E0">
              <w:rPr>
                <w:rFonts w:asciiTheme="minorHAnsi" w:hAnsiTheme="minorHAnsi"/>
                <w:sz w:val="18"/>
                <w:szCs w:val="18"/>
              </w:rPr>
              <w:lastRenderedPageBreak/>
              <w:t>400 cfm, then value = “3 sone</w:t>
            </w:r>
            <w:proofErr w:type="gramStart"/>
            <w:r w:rsidRPr="008406E0">
              <w:rPr>
                <w:rFonts w:asciiTheme="minorHAnsi" w:hAnsiTheme="minorHAnsi"/>
                <w:sz w:val="18"/>
                <w:szCs w:val="18"/>
              </w:rPr>
              <w:t>”;</w:t>
            </w:r>
            <w:proofErr w:type="gramEnd"/>
          </w:p>
          <w:p w14:paraId="08D345B8" w14:textId="4F75805C" w:rsidR="00FC3512" w:rsidRPr="008406E0" w:rsidRDefault="00FC3512" w:rsidP="00FC3512">
            <w:pPr>
              <w:rPr>
                <w:rFonts w:asciiTheme="minorHAnsi" w:hAnsiTheme="minorHAnsi"/>
                <w:sz w:val="18"/>
                <w:szCs w:val="18"/>
              </w:rPr>
            </w:pPr>
            <w:r w:rsidRPr="008406E0">
              <w:rPr>
                <w:rFonts w:asciiTheme="minorHAnsi" w:hAnsiTheme="minorHAnsi"/>
                <w:sz w:val="18"/>
                <w:szCs w:val="18"/>
              </w:rPr>
              <w:t>Else value = “N/A”&gt;&gt;</w:t>
            </w:r>
          </w:p>
        </w:tc>
        <w:tc>
          <w:tcPr>
            <w:tcW w:w="771" w:type="dxa"/>
          </w:tcPr>
          <w:p w14:paraId="46D52BB2" w14:textId="562FC435" w:rsidR="00FC3512" w:rsidRPr="008406E0" w:rsidRDefault="00FC3512" w:rsidP="00FC3512">
            <w:pPr>
              <w:rPr>
                <w:rFonts w:asciiTheme="minorHAnsi" w:hAnsiTheme="minorHAnsi"/>
                <w:sz w:val="18"/>
                <w:szCs w:val="18"/>
              </w:rPr>
            </w:pPr>
            <w:r w:rsidRPr="008406E0">
              <w:rPr>
                <w:rFonts w:asciiTheme="minorHAnsi" w:hAnsiTheme="minorHAnsi"/>
                <w:sz w:val="18"/>
                <w:szCs w:val="18"/>
              </w:rPr>
              <w:lastRenderedPageBreak/>
              <w:t>&lt;&lt;If C09a = Capture Efficiency, then result = N/</w:t>
            </w:r>
            <w:proofErr w:type="gramStart"/>
            <w:r w:rsidRPr="008406E0">
              <w:rPr>
                <w:rFonts w:asciiTheme="minorHAnsi" w:hAnsiTheme="minorHAnsi"/>
                <w:sz w:val="18"/>
                <w:szCs w:val="18"/>
              </w:rPr>
              <w:t>A;</w:t>
            </w:r>
            <w:proofErr w:type="gramEnd"/>
          </w:p>
          <w:p w14:paraId="018707A4" w14:textId="77777777" w:rsidR="00FC3512" w:rsidRPr="008406E0" w:rsidRDefault="00FC3512" w:rsidP="00FC3512">
            <w:pPr>
              <w:rPr>
                <w:rFonts w:asciiTheme="minorHAnsi" w:hAnsiTheme="minorHAnsi"/>
                <w:sz w:val="18"/>
                <w:szCs w:val="18"/>
              </w:rPr>
            </w:pPr>
          </w:p>
          <w:p w14:paraId="13781DF2" w14:textId="6A9AB0DA" w:rsidR="00FC3512" w:rsidRPr="008406E0" w:rsidRDefault="00FC3512" w:rsidP="00FC3512">
            <w:pPr>
              <w:rPr>
                <w:rFonts w:asciiTheme="minorHAnsi" w:hAnsiTheme="minorHAnsi"/>
                <w:sz w:val="18"/>
                <w:szCs w:val="18"/>
              </w:rPr>
            </w:pPr>
            <w:proofErr w:type="spellStart"/>
            <w:r w:rsidRPr="008406E0">
              <w:rPr>
                <w:rFonts w:asciiTheme="minorHAnsi" w:hAnsiTheme="minorHAnsi"/>
                <w:sz w:val="18"/>
                <w:szCs w:val="18"/>
              </w:rPr>
              <w:t>ElseIf</w:t>
            </w:r>
            <w:proofErr w:type="spellEnd"/>
            <w:r w:rsidRPr="008406E0">
              <w:rPr>
                <w:rFonts w:asciiTheme="minorHAnsi" w:hAnsiTheme="minorHAnsi"/>
                <w:sz w:val="18"/>
                <w:szCs w:val="18"/>
              </w:rPr>
              <w:t xml:space="preserve"> C08 = ‘Demand Control’,</w:t>
            </w:r>
          </w:p>
          <w:p w14:paraId="79C9F32C" w14:textId="77777777" w:rsidR="00FC3512" w:rsidRPr="008406E0" w:rsidRDefault="00FC3512" w:rsidP="00FC3512">
            <w:pPr>
              <w:rPr>
                <w:rFonts w:asciiTheme="minorHAnsi" w:hAnsiTheme="minorHAnsi"/>
                <w:sz w:val="18"/>
                <w:szCs w:val="18"/>
              </w:rPr>
            </w:pPr>
          </w:p>
          <w:p w14:paraId="3636C1EB" w14:textId="26553600" w:rsidR="00FC3512" w:rsidRPr="008406E0" w:rsidRDefault="00FC3512" w:rsidP="00FC3512">
            <w:pPr>
              <w:rPr>
                <w:rFonts w:asciiTheme="minorHAnsi" w:hAnsiTheme="minorHAnsi"/>
                <w:sz w:val="18"/>
                <w:szCs w:val="18"/>
              </w:rPr>
            </w:pPr>
            <w:r w:rsidRPr="008406E0">
              <w:rPr>
                <w:rFonts w:asciiTheme="minorHAnsi" w:hAnsiTheme="minorHAnsi"/>
                <w:sz w:val="18"/>
                <w:szCs w:val="18"/>
              </w:rPr>
              <w:t xml:space="preserve">and C05 (HVI Directory </w:t>
            </w:r>
            <w:r w:rsidRPr="008406E0">
              <w:rPr>
                <w:rFonts w:asciiTheme="minorHAnsi" w:hAnsiTheme="minorHAnsi"/>
                <w:sz w:val="18"/>
                <w:szCs w:val="18"/>
              </w:rPr>
              <w:lastRenderedPageBreak/>
              <w:t xml:space="preserve">Listed Rated Airflow) </w:t>
            </w:r>
            <w:r w:rsidRPr="008406E0">
              <w:rPr>
                <w:rFonts w:asciiTheme="minorHAnsi" w:hAnsiTheme="minorHAnsi" w:cstheme="minorHAnsi"/>
                <w:sz w:val="18"/>
                <w:szCs w:val="18"/>
              </w:rPr>
              <w:t>≥</w:t>
            </w:r>
            <w:r w:rsidRPr="008406E0">
              <w:rPr>
                <w:rFonts w:asciiTheme="minorHAnsi" w:hAnsiTheme="minorHAnsi"/>
                <w:sz w:val="18"/>
                <w:szCs w:val="18"/>
              </w:rPr>
              <w:t xml:space="preserve"> C09 (Required Minimum Ventilation Rate), </w:t>
            </w:r>
          </w:p>
          <w:p w14:paraId="3C2EB506" w14:textId="77777777" w:rsidR="00FC3512" w:rsidRPr="008406E0" w:rsidRDefault="00FC3512" w:rsidP="00FC3512">
            <w:pPr>
              <w:rPr>
                <w:rFonts w:asciiTheme="minorHAnsi" w:hAnsiTheme="minorHAnsi"/>
                <w:sz w:val="18"/>
                <w:szCs w:val="18"/>
              </w:rPr>
            </w:pPr>
          </w:p>
          <w:p w14:paraId="415D23E3" w14:textId="4D54BEE8" w:rsidR="00FC3512" w:rsidRPr="008406E0" w:rsidRDefault="00FC3512" w:rsidP="00FC3512">
            <w:pPr>
              <w:rPr>
                <w:rFonts w:asciiTheme="minorHAnsi" w:hAnsiTheme="minorHAnsi"/>
                <w:sz w:val="18"/>
                <w:szCs w:val="18"/>
              </w:rPr>
            </w:pPr>
            <w:r w:rsidRPr="008406E0">
              <w:rPr>
                <w:rFonts w:asciiTheme="minorHAnsi" w:hAnsiTheme="minorHAnsi"/>
                <w:sz w:val="18"/>
                <w:szCs w:val="18"/>
              </w:rPr>
              <w:t>then display text: "Complies</w:t>
            </w:r>
            <w:proofErr w:type="gramStart"/>
            <w:r w:rsidRPr="008406E0">
              <w:rPr>
                <w:rFonts w:asciiTheme="minorHAnsi" w:hAnsiTheme="minorHAnsi"/>
                <w:sz w:val="18"/>
                <w:szCs w:val="18"/>
              </w:rPr>
              <w:t>”;</w:t>
            </w:r>
            <w:proofErr w:type="gramEnd"/>
            <w:r w:rsidRPr="008406E0">
              <w:rPr>
                <w:rFonts w:asciiTheme="minorHAnsi" w:hAnsiTheme="minorHAnsi"/>
                <w:sz w:val="18"/>
                <w:szCs w:val="18"/>
              </w:rPr>
              <w:t xml:space="preserve"> </w:t>
            </w:r>
          </w:p>
          <w:p w14:paraId="1CAB2F07" w14:textId="77777777" w:rsidR="00FC3512" w:rsidRPr="008406E0" w:rsidRDefault="00FC3512" w:rsidP="00FC3512">
            <w:pPr>
              <w:rPr>
                <w:rFonts w:asciiTheme="minorHAnsi" w:hAnsiTheme="minorHAnsi"/>
                <w:sz w:val="18"/>
                <w:szCs w:val="18"/>
              </w:rPr>
            </w:pPr>
          </w:p>
          <w:p w14:paraId="17EB75EB" w14:textId="38102A30" w:rsidR="00FC3512" w:rsidRPr="008406E0" w:rsidRDefault="00FC3512" w:rsidP="00FC3512">
            <w:pPr>
              <w:rPr>
                <w:rFonts w:asciiTheme="minorHAnsi" w:hAnsiTheme="minorHAnsi"/>
                <w:sz w:val="18"/>
                <w:szCs w:val="18"/>
              </w:rPr>
            </w:pPr>
            <w:proofErr w:type="spellStart"/>
            <w:r w:rsidRPr="008406E0">
              <w:rPr>
                <w:rFonts w:asciiTheme="minorHAnsi" w:hAnsiTheme="minorHAnsi"/>
                <w:sz w:val="18"/>
                <w:szCs w:val="18"/>
              </w:rPr>
              <w:t>ElseIf</w:t>
            </w:r>
            <w:proofErr w:type="spellEnd"/>
            <w:r w:rsidRPr="008406E0">
              <w:rPr>
                <w:rFonts w:asciiTheme="minorHAnsi" w:hAnsiTheme="minorHAnsi"/>
                <w:sz w:val="18"/>
                <w:szCs w:val="18"/>
              </w:rPr>
              <w:t xml:space="preserve"> C08 = Continuous,</w:t>
            </w:r>
          </w:p>
          <w:p w14:paraId="5CB286DA" w14:textId="5F2F4482" w:rsidR="00FC3512" w:rsidRPr="008406E0" w:rsidRDefault="00FC3512" w:rsidP="00FC3512">
            <w:pPr>
              <w:rPr>
                <w:rFonts w:asciiTheme="minorHAnsi" w:hAnsiTheme="minorHAnsi"/>
                <w:sz w:val="18"/>
                <w:szCs w:val="18"/>
              </w:rPr>
            </w:pPr>
            <w:r w:rsidRPr="008406E0">
              <w:rPr>
                <w:rFonts w:asciiTheme="minorHAnsi" w:hAnsiTheme="minorHAnsi"/>
                <w:sz w:val="18"/>
                <w:szCs w:val="18"/>
              </w:rPr>
              <w:t>then display text: "N/A</w:t>
            </w:r>
            <w:proofErr w:type="gramStart"/>
            <w:r w:rsidRPr="008406E0">
              <w:rPr>
                <w:rFonts w:asciiTheme="minorHAnsi" w:hAnsiTheme="minorHAnsi"/>
                <w:sz w:val="18"/>
                <w:szCs w:val="18"/>
              </w:rPr>
              <w:t>”;</w:t>
            </w:r>
            <w:proofErr w:type="gramEnd"/>
            <w:r w:rsidRPr="008406E0">
              <w:rPr>
                <w:rFonts w:asciiTheme="minorHAnsi" w:hAnsiTheme="minorHAnsi"/>
                <w:sz w:val="18"/>
                <w:szCs w:val="18"/>
              </w:rPr>
              <w:t xml:space="preserve"> </w:t>
            </w:r>
          </w:p>
          <w:p w14:paraId="1D488E1F" w14:textId="77777777" w:rsidR="00FC3512" w:rsidRPr="008406E0" w:rsidRDefault="00FC3512" w:rsidP="00FC3512">
            <w:pPr>
              <w:rPr>
                <w:rFonts w:asciiTheme="minorHAnsi" w:hAnsiTheme="minorHAnsi"/>
                <w:sz w:val="18"/>
                <w:szCs w:val="18"/>
              </w:rPr>
            </w:pPr>
          </w:p>
          <w:p w14:paraId="0E98EABF" w14:textId="77777777" w:rsidR="00FC3512" w:rsidRPr="008406E0" w:rsidRDefault="00FC3512" w:rsidP="00FC3512">
            <w:pPr>
              <w:rPr>
                <w:rFonts w:asciiTheme="minorHAnsi" w:hAnsiTheme="minorHAnsi"/>
                <w:sz w:val="18"/>
                <w:szCs w:val="18"/>
              </w:rPr>
            </w:pPr>
            <w:r w:rsidRPr="008406E0">
              <w:rPr>
                <w:rFonts w:asciiTheme="minorHAnsi" w:hAnsiTheme="minorHAnsi"/>
                <w:sz w:val="18"/>
                <w:szCs w:val="18"/>
              </w:rPr>
              <w:t>else display text: "Does Not Comply"</w:t>
            </w:r>
          </w:p>
          <w:p w14:paraId="2AD3EDCC" w14:textId="49B4AB1F" w:rsidR="00FC3512" w:rsidRPr="008406E0" w:rsidRDefault="00FC3512" w:rsidP="00FC3512">
            <w:pPr>
              <w:rPr>
                <w:rFonts w:asciiTheme="minorHAnsi" w:hAnsiTheme="minorHAnsi"/>
                <w:sz w:val="18"/>
                <w:szCs w:val="18"/>
              </w:rPr>
            </w:pPr>
            <w:r w:rsidRPr="008406E0">
              <w:rPr>
                <w:rFonts w:asciiTheme="minorHAnsi" w:hAnsiTheme="minorHAnsi"/>
                <w:sz w:val="18"/>
                <w:szCs w:val="18"/>
              </w:rPr>
              <w:t>&gt;&gt;</w:t>
            </w:r>
          </w:p>
        </w:tc>
        <w:tc>
          <w:tcPr>
            <w:tcW w:w="771" w:type="dxa"/>
          </w:tcPr>
          <w:p w14:paraId="2FF09AAA" w14:textId="4F44199D" w:rsidR="00FC3512" w:rsidRPr="008406E0" w:rsidRDefault="00FC3512" w:rsidP="00FC3512">
            <w:pPr>
              <w:rPr>
                <w:rFonts w:asciiTheme="minorHAnsi" w:hAnsiTheme="minorHAnsi"/>
                <w:sz w:val="18"/>
                <w:szCs w:val="18"/>
              </w:rPr>
            </w:pPr>
            <w:r w:rsidRPr="008406E0">
              <w:rPr>
                <w:rFonts w:asciiTheme="minorHAnsi" w:hAnsiTheme="minorHAnsi"/>
                <w:sz w:val="18"/>
                <w:szCs w:val="18"/>
              </w:rPr>
              <w:lastRenderedPageBreak/>
              <w:t xml:space="preserve">&lt;&lt;If C06 </w:t>
            </w:r>
            <w:r w:rsidRPr="008406E0">
              <w:rPr>
                <w:rFonts w:asciiTheme="minorHAnsi" w:hAnsiTheme="minorHAnsi" w:cstheme="minorHAnsi"/>
                <w:sz w:val="18"/>
                <w:szCs w:val="18"/>
              </w:rPr>
              <w:t>≤ C10 or C10 = N/A,</w:t>
            </w:r>
          </w:p>
          <w:p w14:paraId="3C6A3B08" w14:textId="77777777" w:rsidR="00FC3512" w:rsidRPr="008406E0" w:rsidRDefault="00FC3512" w:rsidP="00FC3512">
            <w:pPr>
              <w:rPr>
                <w:rFonts w:asciiTheme="minorHAnsi" w:hAnsiTheme="minorHAnsi"/>
                <w:sz w:val="18"/>
                <w:szCs w:val="18"/>
              </w:rPr>
            </w:pPr>
          </w:p>
          <w:p w14:paraId="0FFFDBCD" w14:textId="1BB1AB93" w:rsidR="00FC3512" w:rsidRPr="008406E0" w:rsidRDefault="00FC3512" w:rsidP="00FC3512">
            <w:pPr>
              <w:rPr>
                <w:rFonts w:asciiTheme="minorHAnsi" w:hAnsiTheme="minorHAnsi"/>
                <w:sz w:val="18"/>
                <w:szCs w:val="18"/>
              </w:rPr>
            </w:pPr>
            <w:r w:rsidRPr="008406E0">
              <w:rPr>
                <w:rFonts w:asciiTheme="minorHAnsi" w:hAnsiTheme="minorHAnsi"/>
                <w:sz w:val="18"/>
                <w:szCs w:val="18"/>
              </w:rPr>
              <w:t>then display text: "Complies</w:t>
            </w:r>
            <w:proofErr w:type="gramStart"/>
            <w:r w:rsidRPr="008406E0">
              <w:rPr>
                <w:rFonts w:asciiTheme="minorHAnsi" w:hAnsiTheme="minorHAnsi"/>
                <w:sz w:val="18"/>
                <w:szCs w:val="18"/>
              </w:rPr>
              <w:t>”;</w:t>
            </w:r>
            <w:proofErr w:type="gramEnd"/>
            <w:r w:rsidRPr="008406E0">
              <w:rPr>
                <w:rFonts w:asciiTheme="minorHAnsi" w:hAnsiTheme="minorHAnsi"/>
                <w:sz w:val="18"/>
                <w:szCs w:val="18"/>
              </w:rPr>
              <w:t xml:space="preserve"> </w:t>
            </w:r>
          </w:p>
          <w:p w14:paraId="65A01027" w14:textId="77777777" w:rsidR="00FC3512" w:rsidRPr="008406E0" w:rsidRDefault="00FC3512" w:rsidP="00FC3512">
            <w:pPr>
              <w:rPr>
                <w:rFonts w:asciiTheme="minorHAnsi" w:hAnsiTheme="minorHAnsi"/>
                <w:sz w:val="18"/>
                <w:szCs w:val="18"/>
              </w:rPr>
            </w:pPr>
          </w:p>
          <w:p w14:paraId="4898895A" w14:textId="77777777" w:rsidR="00FC3512" w:rsidRPr="008406E0" w:rsidRDefault="00FC3512" w:rsidP="00FC3512">
            <w:pPr>
              <w:rPr>
                <w:rFonts w:asciiTheme="minorHAnsi" w:hAnsiTheme="minorHAnsi"/>
                <w:sz w:val="18"/>
                <w:szCs w:val="18"/>
              </w:rPr>
            </w:pPr>
            <w:r w:rsidRPr="008406E0">
              <w:rPr>
                <w:rFonts w:asciiTheme="minorHAnsi" w:hAnsiTheme="minorHAnsi"/>
                <w:sz w:val="18"/>
                <w:szCs w:val="18"/>
              </w:rPr>
              <w:t>else display text: "Does Not Comply"</w:t>
            </w:r>
          </w:p>
          <w:p w14:paraId="2BBE2CEB" w14:textId="1EDA0BBA" w:rsidR="00FC3512" w:rsidRPr="008406E0" w:rsidRDefault="00FC3512" w:rsidP="00FC3512">
            <w:pPr>
              <w:rPr>
                <w:rFonts w:asciiTheme="minorHAnsi" w:hAnsiTheme="minorHAnsi"/>
                <w:sz w:val="18"/>
                <w:szCs w:val="18"/>
              </w:rPr>
            </w:pPr>
            <w:r w:rsidRPr="008406E0">
              <w:rPr>
                <w:rFonts w:asciiTheme="minorHAnsi" w:hAnsiTheme="minorHAnsi"/>
                <w:sz w:val="18"/>
                <w:szCs w:val="18"/>
              </w:rPr>
              <w:t>&gt;&gt;</w:t>
            </w:r>
          </w:p>
        </w:tc>
      </w:tr>
      <w:tr w:rsidR="00947E9E" w14:paraId="6ACDEBC3" w14:textId="77777777" w:rsidTr="00947E9E">
        <w:tc>
          <w:tcPr>
            <w:tcW w:w="770" w:type="dxa"/>
          </w:tcPr>
          <w:p w14:paraId="732F963A" w14:textId="77777777" w:rsidR="00947E9E" w:rsidRDefault="00947E9E"/>
        </w:tc>
        <w:tc>
          <w:tcPr>
            <w:tcW w:w="770" w:type="dxa"/>
          </w:tcPr>
          <w:p w14:paraId="03A317D3" w14:textId="77777777" w:rsidR="00947E9E" w:rsidRDefault="00947E9E"/>
        </w:tc>
        <w:tc>
          <w:tcPr>
            <w:tcW w:w="770" w:type="dxa"/>
          </w:tcPr>
          <w:p w14:paraId="22D5AABC" w14:textId="77777777" w:rsidR="00947E9E" w:rsidRDefault="00947E9E"/>
        </w:tc>
        <w:tc>
          <w:tcPr>
            <w:tcW w:w="770" w:type="dxa"/>
          </w:tcPr>
          <w:p w14:paraId="7A03A0CC" w14:textId="77777777" w:rsidR="00947E9E" w:rsidRDefault="00947E9E"/>
        </w:tc>
        <w:tc>
          <w:tcPr>
            <w:tcW w:w="771" w:type="dxa"/>
          </w:tcPr>
          <w:p w14:paraId="783C9C48" w14:textId="77777777" w:rsidR="00947E9E" w:rsidRDefault="00947E9E"/>
        </w:tc>
        <w:tc>
          <w:tcPr>
            <w:tcW w:w="771" w:type="dxa"/>
          </w:tcPr>
          <w:p w14:paraId="48445ED5" w14:textId="77777777" w:rsidR="00947E9E" w:rsidRDefault="00947E9E"/>
        </w:tc>
        <w:tc>
          <w:tcPr>
            <w:tcW w:w="771" w:type="dxa"/>
          </w:tcPr>
          <w:p w14:paraId="01F6E1C8" w14:textId="77777777" w:rsidR="00947E9E" w:rsidRDefault="00947E9E"/>
        </w:tc>
        <w:tc>
          <w:tcPr>
            <w:tcW w:w="771" w:type="dxa"/>
          </w:tcPr>
          <w:p w14:paraId="7740654F" w14:textId="77777777" w:rsidR="00947E9E" w:rsidRDefault="00947E9E"/>
        </w:tc>
        <w:tc>
          <w:tcPr>
            <w:tcW w:w="771" w:type="dxa"/>
          </w:tcPr>
          <w:p w14:paraId="7C7B759E" w14:textId="77777777" w:rsidR="00947E9E" w:rsidRDefault="00947E9E"/>
        </w:tc>
        <w:tc>
          <w:tcPr>
            <w:tcW w:w="771" w:type="dxa"/>
          </w:tcPr>
          <w:p w14:paraId="275C3126" w14:textId="77777777" w:rsidR="00947E9E" w:rsidRDefault="00947E9E"/>
        </w:tc>
        <w:tc>
          <w:tcPr>
            <w:tcW w:w="771" w:type="dxa"/>
          </w:tcPr>
          <w:p w14:paraId="16D6574C" w14:textId="77777777" w:rsidR="00947E9E" w:rsidRDefault="00947E9E"/>
        </w:tc>
        <w:tc>
          <w:tcPr>
            <w:tcW w:w="771" w:type="dxa"/>
          </w:tcPr>
          <w:p w14:paraId="37DFC5F1" w14:textId="77777777" w:rsidR="00947E9E" w:rsidRDefault="00947E9E"/>
        </w:tc>
        <w:tc>
          <w:tcPr>
            <w:tcW w:w="771" w:type="dxa"/>
          </w:tcPr>
          <w:p w14:paraId="1EB98565" w14:textId="77777777" w:rsidR="00947E9E" w:rsidRDefault="00947E9E"/>
        </w:tc>
        <w:tc>
          <w:tcPr>
            <w:tcW w:w="771" w:type="dxa"/>
          </w:tcPr>
          <w:p w14:paraId="4E3F3B2C" w14:textId="77777777" w:rsidR="00947E9E" w:rsidRDefault="00947E9E"/>
        </w:tc>
      </w:tr>
    </w:tbl>
    <w:p w14:paraId="2AB6389A" w14:textId="77777777" w:rsidR="00591601" w:rsidRDefault="00591601"/>
    <w:p w14:paraId="7CDA3949" w14:textId="77777777" w:rsidR="00947E9E" w:rsidRPr="008406E0" w:rsidRDefault="00947E9E"/>
    <w:tbl>
      <w:tblPr>
        <w:tblStyle w:val="TableGrid"/>
        <w:tblW w:w="10795" w:type="dxa"/>
        <w:tblLayout w:type="fixed"/>
        <w:tblLook w:val="04A0" w:firstRow="1" w:lastRow="0" w:firstColumn="1" w:lastColumn="0" w:noHBand="0" w:noVBand="1"/>
      </w:tblPr>
      <w:tblGrid>
        <w:gridCol w:w="2457"/>
        <w:gridCol w:w="2461"/>
        <w:gridCol w:w="1140"/>
        <w:gridCol w:w="4737"/>
      </w:tblGrid>
      <w:tr w:rsidR="00E87CC6" w:rsidRPr="008406E0" w14:paraId="0601D390" w14:textId="2F0FE1FE" w:rsidTr="003E5DDB">
        <w:trPr>
          <w:trHeight w:val="234"/>
        </w:trPr>
        <w:tc>
          <w:tcPr>
            <w:tcW w:w="4918" w:type="dxa"/>
            <w:gridSpan w:val="2"/>
          </w:tcPr>
          <w:p w14:paraId="6B1B00FD" w14:textId="5AD40CAB" w:rsidR="00E87CC6" w:rsidRPr="008406E0" w:rsidRDefault="00E87CC6" w:rsidP="004B6E84">
            <w:pPr>
              <w:rPr>
                <w:rFonts w:asciiTheme="minorHAnsi" w:hAnsiTheme="minorHAnsi"/>
                <w:sz w:val="18"/>
                <w:szCs w:val="18"/>
              </w:rPr>
            </w:pPr>
            <w:r w:rsidRPr="008406E0">
              <w:rPr>
                <w:rFonts w:asciiTheme="minorHAnsi" w:hAnsiTheme="minorHAnsi"/>
                <w:b/>
                <w:szCs w:val="18"/>
              </w:rPr>
              <w:t>D. Continuous Kitchen Exhaust</w:t>
            </w:r>
          </w:p>
        </w:tc>
        <w:tc>
          <w:tcPr>
            <w:tcW w:w="1140" w:type="dxa"/>
          </w:tcPr>
          <w:p w14:paraId="73319528" w14:textId="77777777" w:rsidR="00E87CC6" w:rsidRPr="008406E0" w:rsidRDefault="00E87CC6" w:rsidP="004B6E84">
            <w:pPr>
              <w:rPr>
                <w:rFonts w:asciiTheme="minorHAnsi" w:hAnsiTheme="minorHAnsi"/>
                <w:b/>
                <w:szCs w:val="18"/>
              </w:rPr>
            </w:pPr>
          </w:p>
        </w:tc>
        <w:tc>
          <w:tcPr>
            <w:tcW w:w="4737" w:type="dxa"/>
          </w:tcPr>
          <w:p w14:paraId="0F5DA611" w14:textId="2CA5E43C" w:rsidR="00E87CC6" w:rsidRPr="008406E0" w:rsidRDefault="00E87CC6" w:rsidP="004B6E84">
            <w:pPr>
              <w:rPr>
                <w:rFonts w:asciiTheme="minorHAnsi" w:hAnsiTheme="minorHAnsi"/>
                <w:b/>
                <w:szCs w:val="18"/>
              </w:rPr>
            </w:pPr>
          </w:p>
        </w:tc>
      </w:tr>
      <w:tr w:rsidR="00E87CC6" w:rsidRPr="008406E0" w14:paraId="1C87F08A" w14:textId="41E28663" w:rsidTr="003E5DDB">
        <w:trPr>
          <w:trHeight w:val="1090"/>
        </w:trPr>
        <w:tc>
          <w:tcPr>
            <w:tcW w:w="2457" w:type="dxa"/>
            <w:vAlign w:val="center"/>
          </w:tcPr>
          <w:p w14:paraId="7C3799FC" w14:textId="7B74A894" w:rsidR="00E87CC6" w:rsidRPr="008406E0" w:rsidRDefault="00E87CC6" w:rsidP="00186891">
            <w:pPr>
              <w:jc w:val="center"/>
              <w:rPr>
                <w:rFonts w:asciiTheme="minorHAnsi" w:hAnsiTheme="minorHAnsi"/>
                <w:sz w:val="18"/>
                <w:szCs w:val="18"/>
              </w:rPr>
            </w:pPr>
            <w:r w:rsidRPr="008406E0">
              <w:rPr>
                <w:rFonts w:asciiTheme="minorHAnsi" w:hAnsiTheme="minorHAnsi"/>
                <w:sz w:val="18"/>
                <w:szCs w:val="18"/>
              </w:rPr>
              <w:t>01</w:t>
            </w:r>
          </w:p>
        </w:tc>
        <w:tc>
          <w:tcPr>
            <w:tcW w:w="2461" w:type="dxa"/>
            <w:vAlign w:val="center"/>
          </w:tcPr>
          <w:p w14:paraId="7C1B529A" w14:textId="4CC177D7" w:rsidR="00E87CC6" w:rsidRPr="008406E0" w:rsidRDefault="00E87CC6" w:rsidP="00264BE7">
            <w:pPr>
              <w:rPr>
                <w:rFonts w:asciiTheme="minorHAnsi" w:hAnsiTheme="minorHAnsi"/>
                <w:sz w:val="18"/>
                <w:szCs w:val="18"/>
              </w:rPr>
            </w:pPr>
            <w:r w:rsidRPr="008406E0">
              <w:rPr>
                <w:rFonts w:asciiTheme="minorHAnsi" w:hAnsiTheme="minorHAnsi"/>
                <w:sz w:val="18"/>
                <w:szCs w:val="18"/>
              </w:rPr>
              <w:t>Total Continuous Ventilation Airflow</w:t>
            </w:r>
          </w:p>
        </w:tc>
        <w:tc>
          <w:tcPr>
            <w:tcW w:w="1140" w:type="dxa"/>
          </w:tcPr>
          <w:p w14:paraId="4DE07501" w14:textId="77777777" w:rsidR="00E87CC6" w:rsidRPr="008406E0" w:rsidRDefault="00E87CC6">
            <w:pPr>
              <w:rPr>
                <w:rFonts w:asciiTheme="minorHAnsi" w:hAnsiTheme="minorHAnsi"/>
                <w:sz w:val="18"/>
                <w:szCs w:val="18"/>
              </w:rPr>
            </w:pPr>
          </w:p>
        </w:tc>
        <w:tc>
          <w:tcPr>
            <w:tcW w:w="4737" w:type="dxa"/>
          </w:tcPr>
          <w:p w14:paraId="71AE3A29" w14:textId="222DB0B3" w:rsidR="00E87CC6" w:rsidRPr="008406E0" w:rsidRDefault="00E87CC6">
            <w:pPr>
              <w:rPr>
                <w:rFonts w:asciiTheme="minorHAnsi" w:hAnsiTheme="minorHAnsi"/>
                <w:sz w:val="18"/>
                <w:szCs w:val="18"/>
              </w:rPr>
            </w:pPr>
            <w:r w:rsidRPr="008406E0">
              <w:rPr>
                <w:rFonts w:asciiTheme="minorHAnsi" w:hAnsiTheme="minorHAnsi"/>
                <w:sz w:val="18"/>
                <w:szCs w:val="18"/>
              </w:rPr>
              <w:t xml:space="preserve">&lt;&lt;Result = </w:t>
            </w:r>
            <w:proofErr w:type="gramStart"/>
            <w:r w:rsidRPr="008406E0">
              <w:rPr>
                <w:rFonts w:asciiTheme="minorHAnsi" w:hAnsiTheme="minorHAnsi"/>
                <w:sz w:val="18"/>
                <w:szCs w:val="18"/>
              </w:rPr>
              <w:t>Sum(</w:t>
            </w:r>
            <w:proofErr w:type="gramEnd"/>
            <w:r w:rsidRPr="008406E0">
              <w:rPr>
                <w:rFonts w:asciiTheme="minorHAnsi" w:hAnsiTheme="minorHAnsi"/>
                <w:sz w:val="18"/>
                <w:szCs w:val="18"/>
              </w:rPr>
              <w:t xml:space="preserve">C05 for all C08 = Continuous) {sum ‘listed rated airflow’ for all continuously operated fans}; </w:t>
            </w:r>
          </w:p>
          <w:p w14:paraId="43FA32AD" w14:textId="77777777" w:rsidR="00E87CC6" w:rsidRPr="008406E0" w:rsidRDefault="00E87CC6">
            <w:pPr>
              <w:rPr>
                <w:rFonts w:asciiTheme="minorHAnsi" w:hAnsiTheme="minorHAnsi"/>
                <w:sz w:val="18"/>
                <w:szCs w:val="18"/>
              </w:rPr>
            </w:pPr>
          </w:p>
          <w:p w14:paraId="2A4A63F3" w14:textId="78205B46" w:rsidR="00E87CC6" w:rsidRPr="008406E0" w:rsidRDefault="00E87CC6">
            <w:pPr>
              <w:rPr>
                <w:rFonts w:asciiTheme="minorHAnsi" w:hAnsiTheme="minorHAnsi"/>
                <w:sz w:val="18"/>
                <w:szCs w:val="18"/>
              </w:rPr>
            </w:pPr>
            <w:r w:rsidRPr="008406E0">
              <w:rPr>
                <w:rFonts w:asciiTheme="minorHAnsi" w:hAnsiTheme="minorHAnsi"/>
                <w:sz w:val="18"/>
                <w:szCs w:val="18"/>
              </w:rPr>
              <w:t>Else result = “N/A”&gt;&gt; {want this entry to be N/A if there are no continuously operated fans}</w:t>
            </w:r>
          </w:p>
        </w:tc>
      </w:tr>
      <w:tr w:rsidR="00E87CC6" w:rsidRPr="008406E0" w14:paraId="6D7BD3F9" w14:textId="4A25B141" w:rsidTr="003E5DDB">
        <w:trPr>
          <w:trHeight w:val="662"/>
        </w:trPr>
        <w:tc>
          <w:tcPr>
            <w:tcW w:w="2457" w:type="dxa"/>
            <w:vAlign w:val="center"/>
          </w:tcPr>
          <w:p w14:paraId="028762D5" w14:textId="7D1FD31C" w:rsidR="00E87CC6" w:rsidRPr="008406E0" w:rsidRDefault="00E87CC6" w:rsidP="00186891">
            <w:pPr>
              <w:jc w:val="center"/>
              <w:rPr>
                <w:rFonts w:asciiTheme="minorHAnsi" w:hAnsiTheme="minorHAnsi"/>
                <w:sz w:val="18"/>
                <w:szCs w:val="18"/>
              </w:rPr>
            </w:pPr>
            <w:r w:rsidRPr="008406E0">
              <w:rPr>
                <w:rFonts w:asciiTheme="minorHAnsi" w:hAnsiTheme="minorHAnsi"/>
                <w:sz w:val="18"/>
                <w:szCs w:val="18"/>
              </w:rPr>
              <w:t>02</w:t>
            </w:r>
          </w:p>
        </w:tc>
        <w:tc>
          <w:tcPr>
            <w:tcW w:w="2461" w:type="dxa"/>
            <w:vAlign w:val="center"/>
          </w:tcPr>
          <w:p w14:paraId="1EE727A0" w14:textId="66843790" w:rsidR="00E87CC6" w:rsidRPr="008406E0" w:rsidRDefault="00E87CC6" w:rsidP="00264BE7">
            <w:pPr>
              <w:rPr>
                <w:rFonts w:asciiTheme="minorHAnsi" w:hAnsiTheme="minorHAnsi"/>
                <w:sz w:val="18"/>
                <w:szCs w:val="18"/>
              </w:rPr>
            </w:pPr>
            <w:r w:rsidRPr="008406E0">
              <w:rPr>
                <w:rFonts w:asciiTheme="minorHAnsi" w:hAnsiTheme="minorHAnsi"/>
                <w:sz w:val="18"/>
                <w:szCs w:val="18"/>
              </w:rPr>
              <w:t>Required Minimum Continuous Ventilation Airflow</w:t>
            </w:r>
          </w:p>
        </w:tc>
        <w:tc>
          <w:tcPr>
            <w:tcW w:w="1140" w:type="dxa"/>
          </w:tcPr>
          <w:p w14:paraId="285221A3" w14:textId="77777777" w:rsidR="00E87CC6" w:rsidRPr="008406E0" w:rsidRDefault="00E87CC6">
            <w:pPr>
              <w:rPr>
                <w:rFonts w:asciiTheme="minorHAnsi" w:hAnsiTheme="minorHAnsi"/>
                <w:sz w:val="18"/>
                <w:szCs w:val="18"/>
              </w:rPr>
            </w:pPr>
          </w:p>
        </w:tc>
        <w:tc>
          <w:tcPr>
            <w:tcW w:w="4737" w:type="dxa"/>
          </w:tcPr>
          <w:p w14:paraId="46409D3A" w14:textId="2E811011" w:rsidR="00E87CC6" w:rsidRPr="008406E0" w:rsidRDefault="00E87CC6">
            <w:pPr>
              <w:rPr>
                <w:rFonts w:asciiTheme="minorHAnsi" w:hAnsiTheme="minorHAnsi" w:cstheme="minorHAnsi"/>
                <w:sz w:val="18"/>
                <w:szCs w:val="18"/>
              </w:rPr>
            </w:pPr>
            <w:r w:rsidRPr="008406E0">
              <w:rPr>
                <w:rFonts w:asciiTheme="minorHAnsi" w:hAnsiTheme="minorHAnsi"/>
                <w:sz w:val="18"/>
                <w:szCs w:val="18"/>
              </w:rPr>
              <w:t xml:space="preserve">&lt;&lt;If D01 </w:t>
            </w:r>
            <w:r w:rsidRPr="008406E0">
              <w:rPr>
                <w:rFonts w:asciiTheme="minorHAnsi" w:hAnsiTheme="minorHAnsi" w:cstheme="minorHAnsi"/>
                <w:sz w:val="18"/>
                <w:szCs w:val="18"/>
              </w:rPr>
              <w:t xml:space="preserve">= N/A, then result = “N/A”, </w:t>
            </w:r>
          </w:p>
          <w:p w14:paraId="37DC9FE6" w14:textId="77777777" w:rsidR="00E87CC6" w:rsidRPr="008406E0" w:rsidRDefault="00E87CC6">
            <w:pPr>
              <w:rPr>
                <w:rFonts w:asciiTheme="minorHAnsi" w:hAnsiTheme="minorHAnsi" w:cstheme="minorHAnsi"/>
                <w:sz w:val="18"/>
                <w:szCs w:val="18"/>
              </w:rPr>
            </w:pPr>
          </w:p>
          <w:p w14:paraId="230DD924" w14:textId="25C74798" w:rsidR="00E87CC6" w:rsidRPr="008406E0" w:rsidRDefault="00E87CC6">
            <w:pPr>
              <w:rPr>
                <w:rFonts w:asciiTheme="minorHAnsi" w:hAnsiTheme="minorHAnsi"/>
                <w:sz w:val="18"/>
                <w:szCs w:val="18"/>
              </w:rPr>
            </w:pPr>
            <w:r w:rsidRPr="008406E0">
              <w:rPr>
                <w:rFonts w:asciiTheme="minorHAnsi" w:hAnsiTheme="minorHAnsi" w:cstheme="minorHAnsi"/>
                <w:sz w:val="18"/>
                <w:szCs w:val="18"/>
              </w:rPr>
              <w:t>Else r</w:t>
            </w:r>
            <w:r w:rsidRPr="008406E0">
              <w:rPr>
                <w:rFonts w:asciiTheme="minorHAnsi" w:hAnsiTheme="minorHAnsi"/>
                <w:sz w:val="18"/>
                <w:szCs w:val="18"/>
              </w:rPr>
              <w:t>esult = 5*A05/60&gt;&gt;</w:t>
            </w:r>
          </w:p>
        </w:tc>
      </w:tr>
      <w:tr w:rsidR="00E87CC6" w:rsidRPr="008406E0" w14:paraId="0250FD82" w14:textId="29860340" w:rsidTr="003E5DDB">
        <w:trPr>
          <w:trHeight w:val="865"/>
        </w:trPr>
        <w:tc>
          <w:tcPr>
            <w:tcW w:w="2457" w:type="dxa"/>
            <w:vAlign w:val="center"/>
          </w:tcPr>
          <w:p w14:paraId="2F50856E" w14:textId="75639935" w:rsidR="00E87CC6" w:rsidRPr="008406E0" w:rsidRDefault="00E87CC6" w:rsidP="00186891">
            <w:pPr>
              <w:jc w:val="center"/>
              <w:rPr>
                <w:rFonts w:asciiTheme="minorHAnsi" w:hAnsiTheme="minorHAnsi"/>
                <w:sz w:val="18"/>
                <w:szCs w:val="18"/>
              </w:rPr>
            </w:pPr>
            <w:r w:rsidRPr="008406E0">
              <w:rPr>
                <w:rFonts w:asciiTheme="minorHAnsi" w:hAnsiTheme="minorHAnsi"/>
                <w:sz w:val="18"/>
                <w:szCs w:val="18"/>
              </w:rPr>
              <w:t>03</w:t>
            </w:r>
          </w:p>
        </w:tc>
        <w:tc>
          <w:tcPr>
            <w:tcW w:w="2461" w:type="dxa"/>
            <w:vAlign w:val="center"/>
          </w:tcPr>
          <w:p w14:paraId="3F1B8AED" w14:textId="65BD8EE2" w:rsidR="00E87CC6" w:rsidRPr="008406E0" w:rsidRDefault="00E87CC6" w:rsidP="00264BE7">
            <w:pPr>
              <w:rPr>
                <w:rFonts w:asciiTheme="minorHAnsi" w:hAnsiTheme="minorHAnsi"/>
                <w:sz w:val="18"/>
                <w:szCs w:val="18"/>
              </w:rPr>
            </w:pPr>
            <w:r w:rsidRPr="008406E0">
              <w:rPr>
                <w:rFonts w:asciiTheme="minorHAnsi" w:hAnsiTheme="minorHAnsi"/>
                <w:sz w:val="18"/>
                <w:szCs w:val="18"/>
              </w:rPr>
              <w:t>Compliance Statement</w:t>
            </w:r>
          </w:p>
        </w:tc>
        <w:tc>
          <w:tcPr>
            <w:tcW w:w="1140" w:type="dxa"/>
          </w:tcPr>
          <w:p w14:paraId="36CC0F78" w14:textId="77777777" w:rsidR="00E87CC6" w:rsidRPr="008406E0" w:rsidRDefault="00E87CC6">
            <w:pPr>
              <w:rPr>
                <w:rFonts w:asciiTheme="minorHAnsi" w:hAnsiTheme="minorHAnsi"/>
                <w:sz w:val="18"/>
                <w:szCs w:val="18"/>
              </w:rPr>
            </w:pPr>
          </w:p>
        </w:tc>
        <w:tc>
          <w:tcPr>
            <w:tcW w:w="4737" w:type="dxa"/>
          </w:tcPr>
          <w:p w14:paraId="6714507D" w14:textId="0E32329B" w:rsidR="00E87CC6" w:rsidRPr="008406E0" w:rsidRDefault="00E87CC6">
            <w:pPr>
              <w:rPr>
                <w:rFonts w:asciiTheme="minorHAnsi" w:hAnsiTheme="minorHAnsi"/>
                <w:sz w:val="18"/>
                <w:szCs w:val="18"/>
              </w:rPr>
            </w:pPr>
            <w:r w:rsidRPr="008406E0">
              <w:rPr>
                <w:rFonts w:asciiTheme="minorHAnsi" w:hAnsiTheme="minorHAnsi"/>
                <w:sz w:val="18"/>
                <w:szCs w:val="18"/>
              </w:rPr>
              <w:t>&lt;&lt;If D01 = N/A, then result = “N/A</w:t>
            </w:r>
            <w:proofErr w:type="gramStart"/>
            <w:r w:rsidRPr="008406E0">
              <w:rPr>
                <w:rFonts w:asciiTheme="minorHAnsi" w:hAnsiTheme="minorHAnsi"/>
                <w:sz w:val="18"/>
                <w:szCs w:val="18"/>
              </w:rPr>
              <w:t>”;</w:t>
            </w:r>
            <w:proofErr w:type="gramEnd"/>
            <w:r w:rsidRPr="008406E0">
              <w:rPr>
                <w:rFonts w:asciiTheme="minorHAnsi" w:hAnsiTheme="minorHAnsi"/>
                <w:sz w:val="18"/>
                <w:szCs w:val="18"/>
              </w:rPr>
              <w:t xml:space="preserve"> </w:t>
            </w:r>
          </w:p>
          <w:p w14:paraId="1160C074" w14:textId="77777777" w:rsidR="00E87CC6" w:rsidRPr="008406E0" w:rsidRDefault="00E87CC6">
            <w:pPr>
              <w:rPr>
                <w:rFonts w:asciiTheme="minorHAnsi" w:hAnsiTheme="minorHAnsi"/>
                <w:sz w:val="18"/>
                <w:szCs w:val="18"/>
              </w:rPr>
            </w:pPr>
          </w:p>
          <w:p w14:paraId="153774AF" w14:textId="0F202F75" w:rsidR="00E87CC6" w:rsidRPr="008406E0" w:rsidRDefault="00E87CC6">
            <w:pPr>
              <w:rPr>
                <w:rFonts w:asciiTheme="minorHAnsi" w:hAnsiTheme="minorHAnsi"/>
                <w:sz w:val="18"/>
                <w:szCs w:val="18"/>
              </w:rPr>
            </w:pPr>
            <w:r w:rsidRPr="008406E0">
              <w:rPr>
                <w:rFonts w:asciiTheme="minorHAnsi" w:hAnsiTheme="minorHAnsi"/>
                <w:sz w:val="18"/>
                <w:szCs w:val="18"/>
              </w:rPr>
              <w:t xml:space="preserve">Else if D01 </w:t>
            </w:r>
            <w:r w:rsidRPr="008406E0">
              <w:rPr>
                <w:rFonts w:asciiTheme="minorHAnsi" w:hAnsiTheme="minorHAnsi" w:cstheme="minorHAnsi"/>
                <w:sz w:val="18"/>
                <w:szCs w:val="18"/>
              </w:rPr>
              <w:t>≥</w:t>
            </w:r>
            <w:r w:rsidRPr="008406E0">
              <w:rPr>
                <w:rFonts w:asciiTheme="minorHAnsi" w:hAnsiTheme="minorHAnsi"/>
                <w:sz w:val="18"/>
                <w:szCs w:val="18"/>
              </w:rPr>
              <w:t xml:space="preserve"> D02 then result = “Complies”, else result = “Does Not Comply”</w:t>
            </w:r>
          </w:p>
        </w:tc>
      </w:tr>
    </w:tbl>
    <w:p w14:paraId="3D8AF59D" w14:textId="62951FC2" w:rsidR="008406E0" w:rsidRDefault="008406E0" w:rsidP="004B6E84">
      <w:pPr>
        <w:rPr>
          <w:rFonts w:asciiTheme="minorHAnsi" w:hAnsiTheme="minorHAnsi"/>
          <w:sz w:val="18"/>
          <w:szCs w:val="18"/>
        </w:rPr>
      </w:pPr>
    </w:p>
    <w:p w14:paraId="0DF04832" w14:textId="77777777" w:rsidR="008406E0" w:rsidRDefault="008406E0">
      <w:pPr>
        <w:rPr>
          <w:rFonts w:asciiTheme="minorHAnsi" w:hAnsiTheme="minorHAnsi"/>
          <w:sz w:val="18"/>
          <w:szCs w:val="18"/>
        </w:rPr>
      </w:pPr>
      <w:r>
        <w:rPr>
          <w:rFonts w:asciiTheme="minorHAnsi" w:hAnsiTheme="minorHAnsi"/>
          <w:sz w:val="18"/>
          <w:szCs w:val="18"/>
        </w:rPr>
        <w:br w:type="page"/>
      </w:r>
    </w:p>
    <w:p w14:paraId="5191D494" w14:textId="77777777" w:rsidR="00652777" w:rsidRPr="008406E0" w:rsidRDefault="00652777" w:rsidP="004B6E84">
      <w:pPr>
        <w:rPr>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2790"/>
        <w:gridCol w:w="2785"/>
      </w:tblGrid>
      <w:tr w:rsidR="00D25826" w:rsidRPr="008406E0" w14:paraId="47E28BB3" w14:textId="77777777" w:rsidTr="00855975">
        <w:tc>
          <w:tcPr>
            <w:tcW w:w="10790" w:type="dxa"/>
            <w:gridSpan w:val="4"/>
          </w:tcPr>
          <w:p w14:paraId="01B0CAF5" w14:textId="1232D78A" w:rsidR="00D25826" w:rsidRPr="008406E0" w:rsidRDefault="009D7EDF" w:rsidP="00855975">
            <w:pPr>
              <w:rPr>
                <w:rFonts w:asciiTheme="minorHAnsi" w:hAnsiTheme="minorHAnsi"/>
                <w:b/>
                <w:szCs w:val="18"/>
              </w:rPr>
            </w:pPr>
            <w:r w:rsidRPr="008406E0">
              <w:rPr>
                <w:rFonts w:asciiTheme="minorHAnsi" w:hAnsiTheme="minorHAnsi"/>
                <w:b/>
                <w:szCs w:val="18"/>
              </w:rPr>
              <w:t>D2</w:t>
            </w:r>
            <w:r w:rsidR="00D25826" w:rsidRPr="008406E0">
              <w:rPr>
                <w:rFonts w:asciiTheme="minorHAnsi" w:hAnsiTheme="minorHAnsi"/>
                <w:b/>
                <w:szCs w:val="18"/>
              </w:rPr>
              <w:t xml:space="preserve">. Kitchen Range Hood Capture Efficiency Option </w:t>
            </w:r>
          </w:p>
          <w:p w14:paraId="1019C68B" w14:textId="5487460E" w:rsidR="00A23CB2" w:rsidRPr="008406E0" w:rsidRDefault="00A23CB2" w:rsidP="00855975">
            <w:pPr>
              <w:rPr>
                <w:rFonts w:asciiTheme="minorHAnsi" w:hAnsiTheme="minorHAnsi"/>
                <w:bCs/>
                <w:szCs w:val="18"/>
              </w:rPr>
            </w:pPr>
            <w:r w:rsidRPr="008406E0">
              <w:rPr>
                <w:rFonts w:asciiTheme="minorHAnsi" w:hAnsiTheme="minorHAnsi"/>
                <w:bCs/>
                <w:szCs w:val="18"/>
              </w:rPr>
              <w:t>&lt;&lt;</w:t>
            </w:r>
            <w:r w:rsidR="00F12303" w:rsidRPr="008406E0">
              <w:rPr>
                <w:rFonts w:asciiTheme="minorHAnsi" w:hAnsiTheme="minorHAnsi"/>
                <w:bCs/>
                <w:szCs w:val="18"/>
              </w:rPr>
              <w:t xml:space="preserve"> </w:t>
            </w:r>
            <w:r w:rsidR="008A43E8" w:rsidRPr="008406E0">
              <w:rPr>
                <w:rFonts w:asciiTheme="minorHAnsi" w:hAnsiTheme="minorHAnsi"/>
                <w:bCs/>
                <w:szCs w:val="18"/>
              </w:rPr>
              <w:t xml:space="preserve">if </w:t>
            </w:r>
            <w:r w:rsidR="009B6204" w:rsidRPr="008406E0">
              <w:rPr>
                <w:rFonts w:asciiTheme="minorHAnsi" w:hAnsiTheme="minorHAnsi"/>
                <w:bCs/>
                <w:szCs w:val="18"/>
              </w:rPr>
              <w:t>C09</w:t>
            </w:r>
            <w:r w:rsidR="00B320B3" w:rsidRPr="008406E0">
              <w:rPr>
                <w:rFonts w:asciiTheme="minorHAnsi" w:hAnsiTheme="minorHAnsi"/>
                <w:bCs/>
                <w:szCs w:val="18"/>
              </w:rPr>
              <w:t>a</w:t>
            </w:r>
            <w:r w:rsidR="009B6204" w:rsidRPr="008406E0">
              <w:rPr>
                <w:rFonts w:asciiTheme="minorHAnsi" w:hAnsiTheme="minorHAnsi"/>
                <w:bCs/>
                <w:szCs w:val="18"/>
              </w:rPr>
              <w:t xml:space="preserve"> = </w:t>
            </w:r>
            <w:r w:rsidR="006C559F" w:rsidRPr="008406E0">
              <w:rPr>
                <w:rFonts w:asciiTheme="minorHAnsi" w:hAnsiTheme="minorHAnsi"/>
                <w:bCs/>
                <w:szCs w:val="18"/>
              </w:rPr>
              <w:t>Capture Efficiency</w:t>
            </w:r>
            <w:r w:rsidR="005A442E" w:rsidRPr="008406E0">
              <w:rPr>
                <w:rFonts w:asciiTheme="minorHAnsi" w:eastAsia="Cambria" w:hAnsiTheme="minorHAnsi"/>
              </w:rPr>
              <w:t xml:space="preserve">, </w:t>
            </w:r>
            <w:r w:rsidR="002F38B7" w:rsidRPr="008406E0">
              <w:rPr>
                <w:rFonts w:asciiTheme="minorHAnsi" w:eastAsia="Cambria" w:hAnsiTheme="minorHAnsi"/>
              </w:rPr>
              <w:t>then display table; else display section header and standard “this section does not apply</w:t>
            </w:r>
            <w:r w:rsidR="003C7C16" w:rsidRPr="008406E0">
              <w:rPr>
                <w:rFonts w:asciiTheme="minorHAnsi" w:eastAsia="Cambria" w:hAnsiTheme="minorHAnsi"/>
              </w:rPr>
              <w:t>” message</w:t>
            </w:r>
            <w:r w:rsidR="00D81EB8" w:rsidRPr="008406E0">
              <w:rPr>
                <w:rFonts w:asciiTheme="minorHAnsi" w:eastAsia="Cambria" w:hAnsiTheme="minorHAnsi"/>
              </w:rPr>
              <w:t>&gt;&gt;</w:t>
            </w:r>
          </w:p>
        </w:tc>
      </w:tr>
      <w:tr w:rsidR="00D25826" w:rsidRPr="008406E0" w14:paraId="24BBD365" w14:textId="77777777" w:rsidTr="00855975">
        <w:tc>
          <w:tcPr>
            <w:tcW w:w="542" w:type="dxa"/>
            <w:vAlign w:val="center"/>
          </w:tcPr>
          <w:p w14:paraId="59163DA0" w14:textId="77777777" w:rsidR="00D25826" w:rsidRPr="008406E0" w:rsidRDefault="00D25826" w:rsidP="00855975">
            <w:pPr>
              <w:jc w:val="center"/>
              <w:rPr>
                <w:rFonts w:asciiTheme="minorHAnsi" w:hAnsiTheme="minorHAnsi"/>
                <w:sz w:val="18"/>
                <w:szCs w:val="18"/>
              </w:rPr>
            </w:pPr>
            <w:r w:rsidRPr="008406E0">
              <w:rPr>
                <w:rFonts w:asciiTheme="minorHAnsi" w:hAnsiTheme="minorHAnsi"/>
                <w:sz w:val="18"/>
                <w:szCs w:val="18"/>
              </w:rPr>
              <w:t>01</w:t>
            </w:r>
          </w:p>
        </w:tc>
        <w:tc>
          <w:tcPr>
            <w:tcW w:w="4673" w:type="dxa"/>
            <w:vAlign w:val="center"/>
          </w:tcPr>
          <w:p w14:paraId="4546F6AC" w14:textId="77777777" w:rsidR="00D25826" w:rsidRPr="008406E0" w:rsidRDefault="00D25826" w:rsidP="00855975">
            <w:pPr>
              <w:rPr>
                <w:rFonts w:asciiTheme="minorHAnsi" w:hAnsiTheme="minorHAnsi"/>
                <w:sz w:val="18"/>
                <w:szCs w:val="18"/>
              </w:rPr>
            </w:pPr>
            <w:r w:rsidRPr="008406E0">
              <w:rPr>
                <w:rFonts w:asciiTheme="minorHAnsi" w:hAnsiTheme="minorHAnsi"/>
                <w:sz w:val="18"/>
                <w:szCs w:val="18"/>
              </w:rPr>
              <w:t>Manufacturer Name</w:t>
            </w:r>
          </w:p>
        </w:tc>
        <w:tc>
          <w:tcPr>
            <w:tcW w:w="2790" w:type="dxa"/>
          </w:tcPr>
          <w:p w14:paraId="4E71EC44" w14:textId="3E1BD5A2" w:rsidR="00D25826" w:rsidRPr="008406E0" w:rsidRDefault="00DF13FD" w:rsidP="00855975">
            <w:pPr>
              <w:rPr>
                <w:rFonts w:asciiTheme="minorHAnsi" w:hAnsiTheme="minorHAnsi"/>
                <w:sz w:val="18"/>
                <w:szCs w:val="18"/>
              </w:rPr>
            </w:pPr>
            <w:r w:rsidRPr="008406E0">
              <w:rPr>
                <w:rFonts w:asciiTheme="minorHAnsi" w:hAnsiTheme="minorHAnsi"/>
                <w:sz w:val="18"/>
                <w:szCs w:val="18"/>
              </w:rPr>
              <w:t>&lt;&lt;User Entered Value up to 50 characters&gt;&gt;</w:t>
            </w:r>
          </w:p>
        </w:tc>
        <w:tc>
          <w:tcPr>
            <w:tcW w:w="2785" w:type="dxa"/>
          </w:tcPr>
          <w:p w14:paraId="0381C6FF" w14:textId="53DB065B" w:rsidR="00D25826" w:rsidRPr="008406E0" w:rsidRDefault="00D87909" w:rsidP="00855975">
            <w:pPr>
              <w:rPr>
                <w:rFonts w:asciiTheme="minorHAnsi" w:hAnsiTheme="minorHAnsi"/>
                <w:sz w:val="18"/>
                <w:szCs w:val="18"/>
              </w:rPr>
            </w:pPr>
            <w:r w:rsidRPr="008406E0">
              <w:rPr>
                <w:rFonts w:asciiTheme="minorHAnsi" w:hAnsiTheme="minorHAnsi"/>
                <w:sz w:val="18"/>
                <w:szCs w:val="18"/>
              </w:rPr>
              <w:t>*</w:t>
            </w:r>
          </w:p>
        </w:tc>
      </w:tr>
      <w:tr w:rsidR="00D25826" w:rsidRPr="008406E0" w14:paraId="4183DCBF" w14:textId="77777777" w:rsidTr="00855975">
        <w:tc>
          <w:tcPr>
            <w:tcW w:w="542" w:type="dxa"/>
            <w:vAlign w:val="center"/>
          </w:tcPr>
          <w:p w14:paraId="54A98A5B" w14:textId="77777777" w:rsidR="00D25826" w:rsidRPr="008406E0" w:rsidRDefault="00D25826" w:rsidP="00855975">
            <w:pPr>
              <w:jc w:val="center"/>
              <w:rPr>
                <w:rFonts w:asciiTheme="minorHAnsi" w:hAnsiTheme="minorHAnsi"/>
                <w:sz w:val="18"/>
                <w:szCs w:val="18"/>
              </w:rPr>
            </w:pPr>
            <w:r w:rsidRPr="008406E0">
              <w:rPr>
                <w:rFonts w:asciiTheme="minorHAnsi" w:hAnsiTheme="minorHAnsi"/>
                <w:sz w:val="18"/>
                <w:szCs w:val="18"/>
              </w:rPr>
              <w:t>02</w:t>
            </w:r>
          </w:p>
        </w:tc>
        <w:tc>
          <w:tcPr>
            <w:tcW w:w="4673" w:type="dxa"/>
            <w:vAlign w:val="center"/>
          </w:tcPr>
          <w:p w14:paraId="072D9589" w14:textId="77777777" w:rsidR="00D25826" w:rsidRPr="008406E0" w:rsidRDefault="00D25826" w:rsidP="00855975">
            <w:pPr>
              <w:rPr>
                <w:rFonts w:asciiTheme="minorHAnsi" w:hAnsiTheme="minorHAnsi"/>
                <w:sz w:val="18"/>
                <w:szCs w:val="18"/>
              </w:rPr>
            </w:pPr>
            <w:r w:rsidRPr="008406E0">
              <w:rPr>
                <w:rFonts w:asciiTheme="minorHAnsi" w:hAnsiTheme="minorHAnsi"/>
                <w:sz w:val="18"/>
                <w:szCs w:val="18"/>
              </w:rPr>
              <w:t>CEC-Approved Directory Listed Model Number</w:t>
            </w:r>
          </w:p>
        </w:tc>
        <w:tc>
          <w:tcPr>
            <w:tcW w:w="2790" w:type="dxa"/>
          </w:tcPr>
          <w:p w14:paraId="7ACE5F64" w14:textId="496AE999" w:rsidR="00D25826" w:rsidRPr="008406E0" w:rsidRDefault="00DF13FD" w:rsidP="00855975">
            <w:pPr>
              <w:rPr>
                <w:rFonts w:asciiTheme="minorHAnsi" w:hAnsiTheme="minorHAnsi"/>
                <w:sz w:val="18"/>
                <w:szCs w:val="18"/>
              </w:rPr>
            </w:pPr>
            <w:r w:rsidRPr="008406E0">
              <w:rPr>
                <w:rFonts w:asciiTheme="minorHAnsi" w:hAnsiTheme="minorHAnsi"/>
                <w:sz w:val="18"/>
                <w:szCs w:val="18"/>
              </w:rPr>
              <w:t>&lt;&lt;User Entered Value up to 50 characters&gt;&gt;</w:t>
            </w:r>
          </w:p>
        </w:tc>
        <w:tc>
          <w:tcPr>
            <w:tcW w:w="2785" w:type="dxa"/>
          </w:tcPr>
          <w:p w14:paraId="5A2E6920" w14:textId="741775D8" w:rsidR="00D25826" w:rsidRPr="008406E0" w:rsidRDefault="00D25826" w:rsidP="00855975">
            <w:pPr>
              <w:rPr>
                <w:rFonts w:asciiTheme="minorHAnsi" w:hAnsiTheme="minorHAnsi"/>
                <w:sz w:val="18"/>
                <w:szCs w:val="18"/>
              </w:rPr>
            </w:pPr>
          </w:p>
        </w:tc>
      </w:tr>
      <w:tr w:rsidR="00D25826" w:rsidRPr="008406E0" w14:paraId="10ADF83D" w14:textId="77777777" w:rsidTr="00855975">
        <w:tc>
          <w:tcPr>
            <w:tcW w:w="542" w:type="dxa"/>
            <w:vAlign w:val="center"/>
          </w:tcPr>
          <w:p w14:paraId="7AB86958" w14:textId="77777777" w:rsidR="00D25826" w:rsidRPr="008406E0" w:rsidRDefault="00D25826" w:rsidP="00855975">
            <w:pPr>
              <w:jc w:val="center"/>
              <w:rPr>
                <w:rFonts w:asciiTheme="minorHAnsi" w:hAnsiTheme="minorHAnsi"/>
                <w:sz w:val="18"/>
                <w:szCs w:val="18"/>
              </w:rPr>
            </w:pPr>
            <w:r w:rsidRPr="008406E0">
              <w:rPr>
                <w:rFonts w:asciiTheme="minorHAnsi" w:hAnsiTheme="minorHAnsi"/>
                <w:sz w:val="18"/>
                <w:szCs w:val="18"/>
              </w:rPr>
              <w:t>03</w:t>
            </w:r>
          </w:p>
        </w:tc>
        <w:tc>
          <w:tcPr>
            <w:tcW w:w="4673" w:type="dxa"/>
            <w:vAlign w:val="center"/>
          </w:tcPr>
          <w:p w14:paraId="0FAE4CA2" w14:textId="7EE1BAF5" w:rsidR="00D25826" w:rsidRPr="008406E0" w:rsidRDefault="00D25826" w:rsidP="00855975">
            <w:pPr>
              <w:rPr>
                <w:rFonts w:asciiTheme="minorHAnsi" w:hAnsiTheme="minorHAnsi"/>
                <w:sz w:val="18"/>
                <w:szCs w:val="18"/>
              </w:rPr>
            </w:pPr>
            <w:r w:rsidRPr="008406E0">
              <w:rPr>
                <w:rFonts w:asciiTheme="minorHAnsi" w:hAnsiTheme="minorHAnsi"/>
                <w:sz w:val="18"/>
                <w:szCs w:val="18"/>
              </w:rPr>
              <w:t>CEC-Approved Directory Listed Rated Capture Efficiency</w:t>
            </w:r>
            <w:r w:rsidR="00DE3B3A" w:rsidRPr="008406E0">
              <w:rPr>
                <w:rFonts w:asciiTheme="minorHAnsi" w:hAnsiTheme="minorHAnsi"/>
                <w:sz w:val="18"/>
                <w:szCs w:val="18"/>
              </w:rPr>
              <w:t xml:space="preserve"> (%)</w:t>
            </w:r>
          </w:p>
        </w:tc>
        <w:tc>
          <w:tcPr>
            <w:tcW w:w="2790" w:type="dxa"/>
          </w:tcPr>
          <w:p w14:paraId="2CBE997A" w14:textId="38495250" w:rsidR="00D25826" w:rsidRPr="008406E0" w:rsidRDefault="00BC227C" w:rsidP="00855975">
            <w:pPr>
              <w:rPr>
                <w:rFonts w:asciiTheme="minorHAnsi" w:hAnsiTheme="minorHAnsi"/>
                <w:sz w:val="18"/>
                <w:szCs w:val="18"/>
              </w:rPr>
            </w:pPr>
            <w:r w:rsidRPr="008406E0">
              <w:rPr>
                <w:rFonts w:asciiTheme="minorHAnsi" w:hAnsiTheme="minorHAnsi"/>
                <w:sz w:val="18"/>
                <w:szCs w:val="18"/>
              </w:rPr>
              <w:t>&lt;&lt;User Entered Value; (</w:t>
            </w:r>
            <w:r w:rsidR="00923A3A" w:rsidRPr="008406E0">
              <w:rPr>
                <w:rFonts w:asciiTheme="minorHAnsi" w:hAnsiTheme="minorHAnsi"/>
                <w:sz w:val="18"/>
                <w:szCs w:val="18"/>
              </w:rPr>
              <w:t>XX</w:t>
            </w:r>
            <w:r w:rsidRPr="008406E0">
              <w:rPr>
                <w:rFonts w:asciiTheme="minorHAnsi" w:hAnsiTheme="minorHAnsi"/>
                <w:sz w:val="18"/>
                <w:szCs w:val="18"/>
              </w:rPr>
              <w:t>.XX)&gt;&gt;</w:t>
            </w:r>
          </w:p>
        </w:tc>
        <w:tc>
          <w:tcPr>
            <w:tcW w:w="2785" w:type="dxa"/>
          </w:tcPr>
          <w:p w14:paraId="2712A0C2" w14:textId="77FFEA01" w:rsidR="00D25826" w:rsidRPr="008406E0" w:rsidRDefault="00D25826" w:rsidP="00855975">
            <w:pPr>
              <w:rPr>
                <w:rFonts w:asciiTheme="minorHAnsi" w:hAnsiTheme="minorHAnsi"/>
                <w:sz w:val="18"/>
                <w:szCs w:val="18"/>
              </w:rPr>
            </w:pPr>
          </w:p>
        </w:tc>
      </w:tr>
      <w:tr w:rsidR="00D25826" w:rsidRPr="008406E0" w14:paraId="32CF36F5" w14:textId="77777777" w:rsidTr="00855975">
        <w:tc>
          <w:tcPr>
            <w:tcW w:w="542" w:type="dxa"/>
            <w:vAlign w:val="center"/>
          </w:tcPr>
          <w:p w14:paraId="7D18F3C1" w14:textId="552889E4" w:rsidR="00D25826" w:rsidRPr="008406E0" w:rsidRDefault="00D25826" w:rsidP="00855975">
            <w:pPr>
              <w:jc w:val="center"/>
              <w:rPr>
                <w:rFonts w:asciiTheme="minorHAnsi" w:hAnsiTheme="minorHAnsi"/>
                <w:sz w:val="18"/>
                <w:szCs w:val="18"/>
              </w:rPr>
            </w:pPr>
            <w:r w:rsidRPr="008406E0">
              <w:rPr>
                <w:rFonts w:asciiTheme="minorHAnsi" w:hAnsiTheme="minorHAnsi"/>
                <w:sz w:val="18"/>
                <w:szCs w:val="18"/>
              </w:rPr>
              <w:t>0</w:t>
            </w:r>
            <w:r w:rsidR="006E6D13" w:rsidRPr="008406E0">
              <w:rPr>
                <w:rFonts w:asciiTheme="minorHAnsi" w:hAnsiTheme="minorHAnsi"/>
                <w:sz w:val="18"/>
                <w:szCs w:val="18"/>
              </w:rPr>
              <w:t>4</w:t>
            </w:r>
          </w:p>
        </w:tc>
        <w:tc>
          <w:tcPr>
            <w:tcW w:w="4673" w:type="dxa"/>
            <w:vAlign w:val="center"/>
          </w:tcPr>
          <w:p w14:paraId="414C2AC6" w14:textId="3F919AAA" w:rsidR="00D25826" w:rsidRPr="008406E0" w:rsidRDefault="00D25826" w:rsidP="00855975">
            <w:pPr>
              <w:rPr>
                <w:rFonts w:asciiTheme="minorHAnsi" w:hAnsiTheme="minorHAnsi"/>
                <w:sz w:val="18"/>
                <w:szCs w:val="18"/>
              </w:rPr>
            </w:pPr>
            <w:r w:rsidRPr="008406E0">
              <w:rPr>
                <w:rFonts w:asciiTheme="minorHAnsi" w:hAnsiTheme="minorHAnsi"/>
                <w:sz w:val="18"/>
                <w:szCs w:val="18"/>
              </w:rPr>
              <w:t>Required Minimum Capture Efficiency (</w:t>
            </w:r>
            <w:r w:rsidR="00E6543F" w:rsidRPr="008406E0">
              <w:rPr>
                <w:rFonts w:asciiTheme="minorHAnsi" w:hAnsiTheme="minorHAnsi"/>
                <w:sz w:val="18"/>
                <w:szCs w:val="18"/>
              </w:rPr>
              <w:t>%</w:t>
            </w:r>
            <w:r w:rsidRPr="008406E0">
              <w:rPr>
                <w:rFonts w:asciiTheme="minorHAnsi" w:hAnsiTheme="minorHAnsi"/>
                <w:sz w:val="18"/>
                <w:szCs w:val="18"/>
              </w:rPr>
              <w:t>)</w:t>
            </w:r>
          </w:p>
        </w:tc>
        <w:tc>
          <w:tcPr>
            <w:tcW w:w="2790" w:type="dxa"/>
          </w:tcPr>
          <w:p w14:paraId="46F5D114" w14:textId="442FF68D" w:rsidR="00B5125D" w:rsidRPr="008406E0" w:rsidRDefault="00B5125D" w:rsidP="00B5125D">
            <w:pPr>
              <w:keepNext/>
              <w:rPr>
                <w:rFonts w:asciiTheme="minorHAnsi" w:hAnsiTheme="minorHAnsi"/>
                <w:sz w:val="18"/>
                <w:szCs w:val="18"/>
              </w:rPr>
            </w:pPr>
            <w:r w:rsidRPr="008406E0">
              <w:rPr>
                <w:rFonts w:asciiTheme="minorHAnsi" w:hAnsiTheme="minorHAnsi"/>
                <w:sz w:val="18"/>
                <w:szCs w:val="18"/>
              </w:rPr>
              <w:t>&lt;&lt;Result = “</w:t>
            </w:r>
            <w:r w:rsidR="00A93965" w:rsidRPr="008406E0">
              <w:rPr>
                <w:rFonts w:asciiTheme="minorHAnsi" w:hAnsiTheme="minorHAnsi"/>
                <w:sz w:val="18"/>
                <w:szCs w:val="18"/>
              </w:rPr>
              <w:t>50</w:t>
            </w:r>
            <w:r w:rsidRPr="008406E0">
              <w:rPr>
                <w:rFonts w:asciiTheme="minorHAnsi" w:hAnsiTheme="minorHAnsi"/>
                <w:sz w:val="18"/>
                <w:szCs w:val="18"/>
              </w:rPr>
              <w:t>” for A08 = Electric and A07 &gt; 1500; “</w:t>
            </w:r>
            <w:r w:rsidR="006D30D8" w:rsidRPr="008406E0">
              <w:rPr>
                <w:rFonts w:asciiTheme="minorHAnsi" w:hAnsiTheme="minorHAnsi"/>
                <w:sz w:val="18"/>
                <w:szCs w:val="18"/>
              </w:rPr>
              <w:t>50</w:t>
            </w:r>
            <w:r w:rsidRPr="008406E0">
              <w:rPr>
                <w:rFonts w:asciiTheme="minorHAnsi" w:hAnsiTheme="minorHAnsi"/>
                <w:sz w:val="18"/>
                <w:szCs w:val="18"/>
              </w:rPr>
              <w:t>” for A08 = Electric and A07 is 1000 – 1500; “</w:t>
            </w:r>
            <w:r w:rsidR="007E30A2" w:rsidRPr="008406E0">
              <w:rPr>
                <w:rFonts w:asciiTheme="minorHAnsi" w:hAnsiTheme="minorHAnsi"/>
                <w:sz w:val="18"/>
                <w:szCs w:val="18"/>
              </w:rPr>
              <w:t>55</w:t>
            </w:r>
            <w:r w:rsidRPr="008406E0">
              <w:rPr>
                <w:rFonts w:asciiTheme="minorHAnsi" w:hAnsiTheme="minorHAnsi"/>
                <w:sz w:val="18"/>
                <w:szCs w:val="18"/>
              </w:rPr>
              <w:t>” for A08 = Electric and A07 is 750 – 1000; “</w:t>
            </w:r>
            <w:r w:rsidR="00461627" w:rsidRPr="008406E0">
              <w:rPr>
                <w:rFonts w:asciiTheme="minorHAnsi" w:hAnsiTheme="minorHAnsi"/>
                <w:sz w:val="18"/>
                <w:szCs w:val="18"/>
              </w:rPr>
              <w:t>65</w:t>
            </w:r>
            <w:r w:rsidRPr="008406E0">
              <w:rPr>
                <w:rFonts w:asciiTheme="minorHAnsi" w:hAnsiTheme="minorHAnsi"/>
                <w:sz w:val="18"/>
                <w:szCs w:val="18"/>
              </w:rPr>
              <w:t>” for A08 = Electric and A07 &lt; 750; “</w:t>
            </w:r>
            <w:r w:rsidR="00C20FDC" w:rsidRPr="008406E0">
              <w:rPr>
                <w:rFonts w:asciiTheme="minorHAnsi" w:hAnsiTheme="minorHAnsi"/>
                <w:sz w:val="18"/>
                <w:szCs w:val="18"/>
              </w:rPr>
              <w:t>70</w:t>
            </w:r>
            <w:r w:rsidRPr="008406E0">
              <w:rPr>
                <w:rFonts w:asciiTheme="minorHAnsi" w:hAnsiTheme="minorHAnsi"/>
                <w:sz w:val="18"/>
                <w:szCs w:val="18"/>
              </w:rPr>
              <w:t>” for A08 = Natural Gas and A07 &gt; 1500; “</w:t>
            </w:r>
            <w:r w:rsidR="00325879" w:rsidRPr="008406E0">
              <w:rPr>
                <w:rFonts w:asciiTheme="minorHAnsi" w:hAnsiTheme="minorHAnsi"/>
                <w:sz w:val="18"/>
                <w:szCs w:val="18"/>
              </w:rPr>
              <w:t>80</w:t>
            </w:r>
            <w:r w:rsidRPr="008406E0">
              <w:rPr>
                <w:rFonts w:asciiTheme="minorHAnsi" w:hAnsiTheme="minorHAnsi"/>
                <w:sz w:val="18"/>
                <w:szCs w:val="18"/>
              </w:rPr>
              <w:t>” for A08 = Natural Gas and A07 is 1000 – 1500; “</w:t>
            </w:r>
            <w:r w:rsidR="00325879" w:rsidRPr="008406E0">
              <w:rPr>
                <w:rFonts w:asciiTheme="minorHAnsi" w:hAnsiTheme="minorHAnsi"/>
                <w:sz w:val="18"/>
                <w:szCs w:val="18"/>
              </w:rPr>
              <w:t>85</w:t>
            </w:r>
            <w:r w:rsidRPr="008406E0">
              <w:rPr>
                <w:rFonts w:asciiTheme="minorHAnsi" w:hAnsiTheme="minorHAnsi"/>
                <w:sz w:val="18"/>
                <w:szCs w:val="18"/>
              </w:rPr>
              <w:t>” for A08 = Natural Gas and A07 is 750 – 1000; “</w:t>
            </w:r>
            <w:r w:rsidR="00325879" w:rsidRPr="008406E0">
              <w:rPr>
                <w:rFonts w:asciiTheme="minorHAnsi" w:hAnsiTheme="minorHAnsi"/>
                <w:sz w:val="18"/>
                <w:szCs w:val="18"/>
              </w:rPr>
              <w:t>85</w:t>
            </w:r>
            <w:r w:rsidRPr="008406E0">
              <w:rPr>
                <w:rFonts w:asciiTheme="minorHAnsi" w:hAnsiTheme="minorHAnsi"/>
                <w:sz w:val="18"/>
                <w:szCs w:val="18"/>
              </w:rPr>
              <w:t>” for A08 = Natural Gas and A07 &lt; 750</w:t>
            </w:r>
            <w:r w:rsidR="00325879" w:rsidRPr="008406E0">
              <w:rPr>
                <w:rFonts w:asciiTheme="minorHAnsi" w:hAnsiTheme="minorHAnsi"/>
                <w:sz w:val="18"/>
                <w:szCs w:val="18"/>
              </w:rPr>
              <w:t>&gt;&gt;</w:t>
            </w:r>
          </w:p>
          <w:p w14:paraId="2211CAEB" w14:textId="77777777" w:rsidR="00D25826" w:rsidRPr="008406E0" w:rsidRDefault="00D25826" w:rsidP="00855975">
            <w:pPr>
              <w:rPr>
                <w:rFonts w:asciiTheme="minorHAnsi" w:hAnsiTheme="minorHAnsi"/>
                <w:sz w:val="18"/>
                <w:szCs w:val="18"/>
              </w:rPr>
            </w:pPr>
          </w:p>
        </w:tc>
        <w:tc>
          <w:tcPr>
            <w:tcW w:w="2785" w:type="dxa"/>
          </w:tcPr>
          <w:p w14:paraId="1FA25CCF" w14:textId="77777777" w:rsidR="00D25826" w:rsidRPr="008406E0" w:rsidRDefault="00D25826" w:rsidP="003E5DDB">
            <w:pPr>
              <w:keepNext/>
              <w:rPr>
                <w:rFonts w:asciiTheme="minorHAnsi" w:hAnsiTheme="minorHAnsi"/>
                <w:sz w:val="18"/>
                <w:szCs w:val="18"/>
              </w:rPr>
            </w:pPr>
          </w:p>
        </w:tc>
      </w:tr>
      <w:tr w:rsidR="00D25826" w:rsidRPr="008406E0" w14:paraId="621DD156" w14:textId="77777777" w:rsidTr="00855975">
        <w:tc>
          <w:tcPr>
            <w:tcW w:w="542" w:type="dxa"/>
            <w:vAlign w:val="center"/>
          </w:tcPr>
          <w:p w14:paraId="527C32F7" w14:textId="79CAE03E" w:rsidR="00D25826" w:rsidRPr="008406E0" w:rsidRDefault="00D25826" w:rsidP="00855975">
            <w:pPr>
              <w:jc w:val="center"/>
              <w:rPr>
                <w:rFonts w:asciiTheme="minorHAnsi" w:hAnsiTheme="minorHAnsi"/>
                <w:sz w:val="18"/>
                <w:szCs w:val="18"/>
              </w:rPr>
            </w:pPr>
            <w:r w:rsidRPr="008406E0">
              <w:rPr>
                <w:rFonts w:asciiTheme="minorHAnsi" w:hAnsiTheme="minorHAnsi"/>
                <w:sz w:val="18"/>
                <w:szCs w:val="18"/>
              </w:rPr>
              <w:t>0</w:t>
            </w:r>
            <w:r w:rsidR="006E6D13" w:rsidRPr="008406E0">
              <w:rPr>
                <w:rFonts w:asciiTheme="minorHAnsi" w:hAnsiTheme="minorHAnsi"/>
                <w:sz w:val="18"/>
                <w:szCs w:val="18"/>
              </w:rPr>
              <w:t>5</w:t>
            </w:r>
          </w:p>
        </w:tc>
        <w:tc>
          <w:tcPr>
            <w:tcW w:w="4673" w:type="dxa"/>
            <w:vAlign w:val="center"/>
          </w:tcPr>
          <w:p w14:paraId="01BBFF08" w14:textId="77777777" w:rsidR="00D25826" w:rsidRPr="008406E0" w:rsidRDefault="00D25826" w:rsidP="00855975">
            <w:pPr>
              <w:rPr>
                <w:rFonts w:asciiTheme="minorHAnsi" w:hAnsiTheme="minorHAnsi"/>
                <w:sz w:val="18"/>
                <w:szCs w:val="18"/>
              </w:rPr>
            </w:pPr>
            <w:r w:rsidRPr="008406E0">
              <w:rPr>
                <w:rFonts w:asciiTheme="minorHAnsi" w:hAnsiTheme="minorHAnsi"/>
                <w:sz w:val="18"/>
                <w:szCs w:val="18"/>
              </w:rPr>
              <w:t>Compliance Statement</w:t>
            </w:r>
          </w:p>
        </w:tc>
        <w:tc>
          <w:tcPr>
            <w:tcW w:w="2790" w:type="dxa"/>
          </w:tcPr>
          <w:p w14:paraId="59D02815" w14:textId="783CAB30" w:rsidR="00E43693" w:rsidRPr="008406E0" w:rsidRDefault="00E43693" w:rsidP="00E43693">
            <w:pPr>
              <w:rPr>
                <w:rFonts w:asciiTheme="minorHAnsi" w:hAnsiTheme="minorHAnsi"/>
                <w:sz w:val="18"/>
                <w:szCs w:val="18"/>
              </w:rPr>
            </w:pPr>
            <w:r w:rsidRPr="008406E0">
              <w:rPr>
                <w:rFonts w:asciiTheme="minorHAnsi" w:hAnsiTheme="minorHAnsi"/>
                <w:sz w:val="18"/>
                <w:szCs w:val="18"/>
              </w:rPr>
              <w:t xml:space="preserve">&lt;&lt;If </w:t>
            </w:r>
            <w:r w:rsidR="00407250" w:rsidRPr="008406E0">
              <w:rPr>
                <w:rFonts w:asciiTheme="minorHAnsi" w:hAnsiTheme="minorHAnsi"/>
                <w:sz w:val="18"/>
                <w:szCs w:val="18"/>
              </w:rPr>
              <w:t>E03</w:t>
            </w:r>
            <w:r w:rsidRPr="008406E0">
              <w:rPr>
                <w:rFonts w:asciiTheme="minorHAnsi" w:hAnsiTheme="minorHAnsi"/>
                <w:sz w:val="18"/>
                <w:szCs w:val="18"/>
              </w:rPr>
              <w:t xml:space="preserve"> </w:t>
            </w:r>
            <w:r w:rsidR="0063515F" w:rsidRPr="008406E0">
              <w:rPr>
                <w:rFonts w:asciiTheme="minorHAnsi" w:hAnsiTheme="minorHAnsi" w:cstheme="minorHAnsi"/>
                <w:sz w:val="18"/>
                <w:szCs w:val="18"/>
              </w:rPr>
              <w:t>≥</w:t>
            </w:r>
            <w:r w:rsidRPr="008406E0">
              <w:rPr>
                <w:rFonts w:asciiTheme="minorHAnsi" w:hAnsiTheme="minorHAnsi" w:cstheme="minorHAnsi"/>
                <w:sz w:val="18"/>
                <w:szCs w:val="18"/>
              </w:rPr>
              <w:t xml:space="preserve"> </w:t>
            </w:r>
            <w:r w:rsidR="0063515F" w:rsidRPr="008406E0">
              <w:rPr>
                <w:rFonts w:asciiTheme="minorHAnsi" w:hAnsiTheme="minorHAnsi" w:cstheme="minorHAnsi"/>
                <w:sz w:val="18"/>
                <w:szCs w:val="18"/>
              </w:rPr>
              <w:t>E04</w:t>
            </w:r>
            <w:r w:rsidRPr="008406E0">
              <w:rPr>
                <w:rFonts w:asciiTheme="minorHAnsi" w:hAnsiTheme="minorHAnsi" w:cstheme="minorHAnsi"/>
                <w:sz w:val="18"/>
                <w:szCs w:val="18"/>
              </w:rPr>
              <w:t>,</w:t>
            </w:r>
          </w:p>
          <w:p w14:paraId="5B7A8459" w14:textId="2F21E17F" w:rsidR="00E43693" w:rsidRPr="008406E0" w:rsidRDefault="00E43693" w:rsidP="00E43693">
            <w:pPr>
              <w:rPr>
                <w:rFonts w:asciiTheme="minorHAnsi" w:hAnsiTheme="minorHAnsi"/>
                <w:sz w:val="18"/>
                <w:szCs w:val="18"/>
              </w:rPr>
            </w:pPr>
            <w:r w:rsidRPr="008406E0">
              <w:rPr>
                <w:rFonts w:asciiTheme="minorHAnsi" w:hAnsiTheme="minorHAnsi"/>
                <w:sz w:val="18"/>
                <w:szCs w:val="18"/>
              </w:rPr>
              <w:t>then display text: "Complies</w:t>
            </w:r>
            <w:proofErr w:type="gramStart"/>
            <w:r w:rsidRPr="008406E0">
              <w:rPr>
                <w:rFonts w:asciiTheme="minorHAnsi" w:hAnsiTheme="minorHAnsi"/>
                <w:sz w:val="18"/>
                <w:szCs w:val="18"/>
              </w:rPr>
              <w:t>”;</w:t>
            </w:r>
            <w:proofErr w:type="gramEnd"/>
            <w:r w:rsidRPr="008406E0">
              <w:rPr>
                <w:rFonts w:asciiTheme="minorHAnsi" w:hAnsiTheme="minorHAnsi"/>
                <w:sz w:val="18"/>
                <w:szCs w:val="18"/>
              </w:rPr>
              <w:t xml:space="preserve"> </w:t>
            </w:r>
          </w:p>
          <w:p w14:paraId="06343542" w14:textId="77777777" w:rsidR="00E43693" w:rsidRPr="008406E0" w:rsidRDefault="00E43693" w:rsidP="00E43693">
            <w:pPr>
              <w:rPr>
                <w:rFonts w:asciiTheme="minorHAnsi" w:hAnsiTheme="minorHAnsi"/>
                <w:sz w:val="18"/>
                <w:szCs w:val="18"/>
              </w:rPr>
            </w:pPr>
            <w:r w:rsidRPr="008406E0">
              <w:rPr>
                <w:rFonts w:asciiTheme="minorHAnsi" w:hAnsiTheme="minorHAnsi"/>
                <w:sz w:val="18"/>
                <w:szCs w:val="18"/>
              </w:rPr>
              <w:t>else display text: "Does Not Comply"</w:t>
            </w:r>
          </w:p>
          <w:p w14:paraId="24338C75" w14:textId="1BEBE02C" w:rsidR="00D25826" w:rsidRPr="008406E0" w:rsidRDefault="00E43693" w:rsidP="00E43693">
            <w:pPr>
              <w:rPr>
                <w:rFonts w:asciiTheme="minorHAnsi" w:hAnsiTheme="minorHAnsi"/>
                <w:sz w:val="18"/>
                <w:szCs w:val="18"/>
              </w:rPr>
            </w:pPr>
            <w:r w:rsidRPr="008406E0">
              <w:rPr>
                <w:rFonts w:asciiTheme="minorHAnsi" w:hAnsiTheme="minorHAnsi"/>
                <w:sz w:val="18"/>
                <w:szCs w:val="18"/>
              </w:rPr>
              <w:t>&gt;&gt;</w:t>
            </w:r>
          </w:p>
        </w:tc>
        <w:tc>
          <w:tcPr>
            <w:tcW w:w="2785" w:type="dxa"/>
          </w:tcPr>
          <w:p w14:paraId="68A020F9" w14:textId="77777777" w:rsidR="00D25826" w:rsidRPr="008406E0" w:rsidRDefault="00D25826" w:rsidP="00855975">
            <w:pPr>
              <w:rPr>
                <w:rFonts w:asciiTheme="minorHAnsi" w:hAnsiTheme="minorHAnsi"/>
                <w:sz w:val="18"/>
                <w:szCs w:val="18"/>
              </w:rPr>
            </w:pPr>
          </w:p>
        </w:tc>
      </w:tr>
    </w:tbl>
    <w:p w14:paraId="506F8CD9" w14:textId="77777777" w:rsidR="008406E0" w:rsidRDefault="008406E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90"/>
      </w:tblGrid>
      <w:tr w:rsidR="004B6E84" w:rsidRPr="008406E0" w14:paraId="731E25EF" w14:textId="77777777" w:rsidTr="00186891">
        <w:trPr>
          <w:cantSplit/>
          <w:trHeight w:val="288"/>
        </w:trPr>
        <w:tc>
          <w:tcPr>
            <w:tcW w:w="10790" w:type="dxa"/>
            <w:vAlign w:val="center"/>
            <w:hideMark/>
          </w:tcPr>
          <w:p w14:paraId="2EB50F71" w14:textId="769E7962" w:rsidR="004B6E84" w:rsidRPr="008406E0" w:rsidRDefault="009C64FE">
            <w:pPr>
              <w:keepNext/>
              <w:rPr>
                <w:rFonts w:asciiTheme="minorHAnsi" w:hAnsiTheme="minorHAnsi"/>
                <w:b/>
                <w:bCs/>
                <w:sz w:val="18"/>
                <w:szCs w:val="18"/>
              </w:rPr>
            </w:pPr>
            <w:r w:rsidRPr="008406E0">
              <w:rPr>
                <w:rFonts w:asciiTheme="minorHAnsi" w:hAnsiTheme="minorHAnsi"/>
                <w:b/>
                <w:bCs/>
                <w:szCs w:val="18"/>
              </w:rPr>
              <w:t>E</w:t>
            </w:r>
            <w:r w:rsidR="004B6E84" w:rsidRPr="008406E0">
              <w:rPr>
                <w:rFonts w:asciiTheme="minorHAnsi" w:hAnsiTheme="minorHAnsi"/>
                <w:b/>
                <w:bCs/>
                <w:szCs w:val="18"/>
              </w:rPr>
              <w:t>. Other Requirements</w:t>
            </w:r>
          </w:p>
        </w:tc>
      </w:tr>
      <w:tr w:rsidR="00AD7B71" w:rsidRPr="008406E0" w14:paraId="039D2E23" w14:textId="77777777" w:rsidTr="00186891">
        <w:trPr>
          <w:cantSplit/>
          <w:trHeight w:val="288"/>
        </w:trPr>
        <w:tc>
          <w:tcPr>
            <w:tcW w:w="10790" w:type="dxa"/>
            <w:vAlign w:val="center"/>
          </w:tcPr>
          <w:p w14:paraId="5C640192" w14:textId="22D86954" w:rsidR="00AD7B71" w:rsidRPr="008406E0" w:rsidRDefault="002125F3" w:rsidP="00264BE7">
            <w:pPr>
              <w:keepNext/>
              <w:rPr>
                <w:rFonts w:asciiTheme="minorHAnsi" w:hAnsiTheme="minorHAnsi"/>
                <w:b/>
                <w:bCs/>
                <w:szCs w:val="18"/>
              </w:rPr>
            </w:pPr>
            <w:r w:rsidRPr="008406E0">
              <w:rPr>
                <w:rFonts w:asciiTheme="minorHAnsi" w:hAnsiTheme="minorHAnsi"/>
                <w:sz w:val="18"/>
                <w:szCs w:val="18"/>
              </w:rPr>
              <w:t>&lt;&lt;Static Text - see the top&gt;&gt;</w:t>
            </w:r>
          </w:p>
        </w:tc>
      </w:tr>
      <w:tr w:rsidR="004B6E84" w:rsidRPr="008406E0" w14:paraId="79A28EF1" w14:textId="77777777" w:rsidTr="00186891">
        <w:trPr>
          <w:cantSplit/>
          <w:trHeight w:val="158"/>
        </w:trPr>
        <w:tc>
          <w:tcPr>
            <w:tcW w:w="10790" w:type="dxa"/>
            <w:vAlign w:val="center"/>
            <w:hideMark/>
          </w:tcPr>
          <w:p w14:paraId="119E1BF0" w14:textId="77777777" w:rsidR="004B6E84" w:rsidRPr="008406E0" w:rsidRDefault="004B6E84">
            <w:pPr>
              <w:keepNext/>
              <w:rPr>
                <w:rFonts w:asciiTheme="minorHAnsi" w:hAnsiTheme="minorHAnsi"/>
                <w:b/>
                <w:bCs/>
                <w:sz w:val="18"/>
                <w:szCs w:val="18"/>
              </w:rPr>
            </w:pPr>
            <w:r w:rsidRPr="008406E0">
              <w:rPr>
                <w:rFonts w:asciiTheme="minorHAnsi" w:hAnsiTheme="minorHAnsi"/>
                <w:b/>
                <w:sz w:val="18"/>
                <w:szCs w:val="18"/>
              </w:rPr>
              <w:t xml:space="preserve">The responsible person’s signature on this compliance document affirms that all applicable requirements in this table have been met.  </w:t>
            </w:r>
          </w:p>
        </w:tc>
      </w:tr>
    </w:tbl>
    <w:p w14:paraId="6C529BB3" w14:textId="6F0DE882" w:rsidR="00AC0F91" w:rsidRPr="008406E0" w:rsidRDefault="00AC0F91">
      <w:pPr>
        <w:rPr>
          <w:rFonts w:asciiTheme="minorHAnsi" w:hAnsiTheme="minorHAnsi"/>
          <w:sz w:val="18"/>
          <w:szCs w:val="18"/>
        </w:rPr>
      </w:pPr>
    </w:p>
    <w:p w14:paraId="168B8316" w14:textId="7A571C3D" w:rsidR="000F7AAF" w:rsidRPr="008406E0" w:rsidRDefault="000F7AAF" w:rsidP="00D65FA1">
      <w:pPr>
        <w:rPr>
          <w:rFonts w:asciiTheme="minorHAnsi" w:hAnsiTheme="minorHAnsi"/>
          <w:szCs w:val="18"/>
        </w:rPr>
      </w:pPr>
    </w:p>
    <w:p w14:paraId="2560524C" w14:textId="77777777" w:rsidR="00192313" w:rsidRPr="008406E0" w:rsidRDefault="00192313" w:rsidP="00D65FA1">
      <w:pPr>
        <w:rPr>
          <w:rFonts w:asciiTheme="minorHAnsi" w:hAnsiTheme="minorHAnsi"/>
          <w:sz w:val="18"/>
          <w:szCs w:val="18"/>
        </w:rPr>
      </w:pPr>
    </w:p>
    <w:p w14:paraId="7B41F1CA" w14:textId="77777777" w:rsidR="00192313" w:rsidRPr="008406E0" w:rsidRDefault="00192313" w:rsidP="00D65FA1">
      <w:pPr>
        <w:rPr>
          <w:rFonts w:asciiTheme="minorHAnsi" w:hAnsiTheme="minorHAnsi"/>
          <w:sz w:val="18"/>
          <w:szCs w:val="18"/>
        </w:rPr>
      </w:pPr>
    </w:p>
    <w:p w14:paraId="2BE5DDD3" w14:textId="77777777" w:rsidR="000F7AAF" w:rsidRPr="008406E0" w:rsidRDefault="000F7AAF" w:rsidP="00D65FA1">
      <w:pPr>
        <w:rPr>
          <w:rFonts w:asciiTheme="minorHAnsi" w:hAnsiTheme="minorHAnsi"/>
          <w:sz w:val="18"/>
          <w:szCs w:val="18"/>
        </w:rPr>
      </w:pPr>
    </w:p>
    <w:p w14:paraId="2C7BC2D7" w14:textId="250CDFC9" w:rsidR="000F7AAF" w:rsidRPr="008406E0" w:rsidRDefault="000F7AAF">
      <w:pPr>
        <w:rPr>
          <w:rFonts w:asciiTheme="minorHAnsi" w:hAnsiTheme="minorHAnsi"/>
          <w:sz w:val="18"/>
          <w:szCs w:val="18"/>
        </w:rPr>
      </w:pPr>
    </w:p>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AB585" w14:textId="77777777" w:rsidR="005F7FD8" w:rsidRDefault="005F7FD8">
      <w:r>
        <w:separator/>
      </w:r>
    </w:p>
  </w:endnote>
  <w:endnote w:type="continuationSeparator" w:id="0">
    <w:p w14:paraId="2EBFE92D" w14:textId="77777777" w:rsidR="005F7FD8" w:rsidRDefault="005F7FD8">
      <w:r>
        <w:continuationSeparator/>
      </w:r>
    </w:p>
  </w:endnote>
  <w:endnote w:type="continuationNotice" w:id="1">
    <w:p w14:paraId="14724C3E" w14:textId="77777777" w:rsidR="005F7FD8" w:rsidRDefault="005F7F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A723CC" w:rsidRPr="009213E6" w:rsidRDefault="00A723CC" w:rsidP="00D11B9E">
    <w:pPr>
      <w:pStyle w:val="Footer"/>
      <w:rPr>
        <w:b/>
      </w:rPr>
    </w:pPr>
    <w:r w:rsidRPr="009213E6">
      <w:t xml:space="preserve">Registration Number:                                            Registration Date/Time:                                                    HERS Provider:                                   </w:t>
    </w:r>
  </w:p>
  <w:p w14:paraId="4E999095" w14:textId="188FA7BE" w:rsidR="00A723CC" w:rsidRPr="009213E6" w:rsidRDefault="00A723CC" w:rsidP="00D11B9E">
    <w:pPr>
      <w:pStyle w:val="Footer"/>
    </w:pPr>
    <w:r w:rsidRPr="009213E6">
      <w:t>CA Building Energy Efficiency Standards - 20</w:t>
    </w:r>
    <w:r w:rsidR="003E064A">
      <w:t>22</w:t>
    </w:r>
    <w:r w:rsidRPr="009213E6">
      <w:t xml:space="preserve"> </w:t>
    </w:r>
    <w:r w:rsidR="004166B6" w:rsidRPr="004166B6">
      <w:t>Low-</w:t>
    </w:r>
    <w:r w:rsidR="00C65635">
      <w:t>R</w:t>
    </w:r>
    <w:r w:rsidR="004166B6" w:rsidRPr="004166B6">
      <w:t>ise Multifamily</w:t>
    </w:r>
    <w:r w:rsidRPr="009213E6">
      <w:t xml:space="preserve"> Compliance</w:t>
    </w:r>
    <w:r w:rsidRPr="009213E6">
      <w:tab/>
    </w:r>
    <w:r w:rsidR="00273D7E">
      <w:t>March 20</w:t>
    </w:r>
    <w:r w:rsidR="003E064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4F1CED1C" w:rsidR="00A723CC" w:rsidRPr="009213E6" w:rsidRDefault="00A723CC" w:rsidP="00D11B9E">
    <w:pPr>
      <w:pStyle w:val="Footer"/>
    </w:pPr>
    <w:r w:rsidRPr="009213E6">
      <w:t>CA Building Energy Efficiency Standards - 20</w:t>
    </w:r>
    <w:r w:rsidR="003E064A">
      <w:t>22</w:t>
    </w:r>
    <w:r w:rsidRPr="009213E6">
      <w:t xml:space="preserve"> </w:t>
    </w:r>
    <w:r w:rsidR="005A70CA" w:rsidRPr="005A70CA">
      <w:t>Low-</w:t>
    </w:r>
    <w:r w:rsidR="00D11B9E">
      <w:t>R</w:t>
    </w:r>
    <w:r w:rsidR="005A70CA" w:rsidRPr="005A70CA">
      <w:t>ise Multifamily</w:t>
    </w:r>
    <w:r w:rsidRPr="009213E6">
      <w:t xml:space="preserve"> Compliance</w:t>
    </w:r>
    <w:r w:rsidRPr="009213E6">
      <w:tab/>
    </w:r>
    <w:r w:rsidR="00273D7E">
      <w:t>March 20</w:t>
    </w:r>
    <w:r w:rsidR="003E064A">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5F530A7E" w:rsidR="00A723CC" w:rsidRPr="00A165EE" w:rsidRDefault="00A723CC" w:rsidP="00D11B9E">
    <w:pPr>
      <w:pStyle w:val="Footer"/>
      <w:rPr>
        <w:b/>
      </w:rPr>
    </w:pPr>
    <w:r w:rsidRPr="00A165EE">
      <w:t>CA Building Energy Efficiency Standards - 20</w:t>
    </w:r>
    <w:r w:rsidR="003E064A">
      <w:t>22</w:t>
    </w:r>
    <w:r w:rsidRPr="00A165EE">
      <w:t xml:space="preserve"> </w:t>
    </w:r>
    <w:r w:rsidR="005A70CA" w:rsidRPr="005A70CA">
      <w:t>Low-</w:t>
    </w:r>
    <w:r w:rsidR="00D11B9E">
      <w:t>R</w:t>
    </w:r>
    <w:r w:rsidR="005A70CA" w:rsidRPr="005A70CA">
      <w:t>ise Multifamily</w:t>
    </w:r>
    <w:r w:rsidRPr="00A165EE">
      <w:t xml:space="preserve"> Compliance</w:t>
    </w:r>
    <w:r w:rsidRPr="00A165EE">
      <w:tab/>
    </w:r>
    <w:r w:rsidR="00273D7E">
      <w:t>March 20</w:t>
    </w:r>
    <w:r w:rsidR="003E064A">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E014C" w14:textId="77777777" w:rsidR="005F7FD8" w:rsidRDefault="005F7FD8">
      <w:r>
        <w:separator/>
      </w:r>
    </w:p>
  </w:footnote>
  <w:footnote w:type="continuationSeparator" w:id="0">
    <w:p w14:paraId="764AFC58" w14:textId="77777777" w:rsidR="005F7FD8" w:rsidRDefault="005F7FD8">
      <w:r>
        <w:continuationSeparator/>
      </w:r>
    </w:p>
  </w:footnote>
  <w:footnote w:type="continuationNotice" w:id="1">
    <w:p w14:paraId="14445C88" w14:textId="77777777" w:rsidR="005F7FD8" w:rsidRDefault="005F7F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A723CC" w:rsidRDefault="005C7290">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8F90C" w14:textId="77777777" w:rsidR="00660D96" w:rsidRPr="00FF0485" w:rsidRDefault="00660D96" w:rsidP="00660D96">
    <w:pPr>
      <w:tabs>
        <w:tab w:val="center" w:pos="4320"/>
        <w:tab w:val="right" w:pos="8640"/>
      </w:tabs>
      <w:ind w:left="360"/>
      <w:jc w:val="center"/>
      <w:rPr>
        <w:rFonts w:ascii="Arial" w:eastAsia="Times New Roman" w:hAnsi="Arial" w:cs="Arial"/>
        <w:sz w:val="24"/>
        <w:szCs w:val="24"/>
      </w:rPr>
    </w:pPr>
    <w:r w:rsidRPr="00FF0485">
      <w:rPr>
        <w:rFonts w:ascii="Calibri" w:eastAsia="Times New Roman" w:hAnsi="Calibri" w:cs="Calibri"/>
        <w:noProof/>
        <w:sz w:val="28"/>
        <w:szCs w:val="28"/>
      </w:rPr>
      <w:drawing>
        <wp:anchor distT="0" distB="0" distL="114300" distR="114300" simplePos="0" relativeHeight="251660296" behindDoc="0" locked="0" layoutInCell="1" allowOverlap="1" wp14:anchorId="2C0293C0" wp14:editId="79EB03D0">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b/>
        <w:noProof/>
        <w:sz w:val="28"/>
        <w:szCs w:val="28"/>
      </w:rPr>
      <w:t>LOCAL MECHANICAL EXHAUST</w:t>
    </w:r>
  </w:p>
  <w:p w14:paraId="74671281" w14:textId="77777777" w:rsidR="00660D96" w:rsidRPr="00FF0485" w:rsidRDefault="00660D96" w:rsidP="00660D96">
    <w:pPr>
      <w:tabs>
        <w:tab w:val="center" w:pos="4320"/>
        <w:tab w:val="right" w:pos="8640"/>
      </w:tabs>
      <w:ind w:left="360"/>
      <w:rPr>
        <w:rFonts w:ascii="Arial" w:eastAsia="Times New Roman" w:hAnsi="Arial" w:cs="Arial"/>
        <w:sz w:val="24"/>
        <w:szCs w:val="24"/>
      </w:rPr>
    </w:pPr>
    <w:r w:rsidRPr="00FF0485">
      <w:rPr>
        <w:rFonts w:ascii="Arial" w:eastAsia="Times New Roman" w:hAnsi="Arial" w:cs="Arial"/>
        <w:sz w:val="24"/>
        <w:szCs w:val="24"/>
      </w:rPr>
      <w:ptab w:relativeTo="margin" w:alignment="center" w:leader="none"/>
    </w:r>
    <w:r w:rsidRPr="00FF0485">
      <w:rPr>
        <w:rFonts w:ascii="Arial" w:eastAsia="Times New Roman" w:hAnsi="Arial" w:cs="Arial"/>
        <w:sz w:val="24"/>
        <w:szCs w:val="24"/>
      </w:rPr>
      <w:ptab w:relativeTo="margin" w:alignment="right" w:leader="none"/>
    </w:r>
    <w:r w:rsidRPr="00FF0485">
      <w:rPr>
        <w:rFonts w:ascii="Calibri" w:eastAsia="Times New Roman" w:hAnsi="Calibri" w:cs="Calibri"/>
        <w:sz w:val="28"/>
        <w:szCs w:val="28"/>
      </w:rPr>
      <w:t>CEC-</w:t>
    </w:r>
    <w:r>
      <w:rPr>
        <w:rFonts w:ascii="Calibri" w:eastAsia="Times New Roman" w:hAnsi="Calibri" w:cs="Calibri"/>
        <w:sz w:val="28"/>
        <w:szCs w:val="28"/>
      </w:rPr>
      <w:t>LMCI</w:t>
    </w:r>
    <w:r w:rsidRPr="00FF0485">
      <w:rPr>
        <w:rFonts w:ascii="Calibri" w:eastAsia="Times New Roman" w:hAnsi="Calibri" w:cs="Calibri"/>
        <w:sz w:val="28"/>
        <w:szCs w:val="28"/>
      </w:rPr>
      <w:t>-</w:t>
    </w:r>
    <w:r>
      <w:rPr>
        <w:rFonts w:ascii="Calibri" w:eastAsia="Times New Roman" w:hAnsi="Calibri" w:cs="Calibri"/>
        <w:sz w:val="28"/>
        <w:szCs w:val="28"/>
      </w:rPr>
      <w:t>MCH</w:t>
    </w:r>
    <w:r w:rsidRPr="00FF0485">
      <w:rPr>
        <w:rFonts w:ascii="Calibri" w:eastAsia="Times New Roman" w:hAnsi="Calibri" w:cs="Calibri"/>
        <w:sz w:val="28"/>
        <w:szCs w:val="28"/>
      </w:rPr>
      <w:t>-</w:t>
    </w:r>
    <w:r>
      <w:rPr>
        <w:rFonts w:ascii="Calibri" w:eastAsia="Times New Roman" w:hAnsi="Calibri" w:cs="Calibri"/>
        <w:sz w:val="28"/>
        <w:szCs w:val="28"/>
      </w:rPr>
      <w:t>32</w:t>
    </w:r>
    <w:r w:rsidRPr="00FF0485">
      <w:rPr>
        <w:rFonts w:ascii="Calibri" w:eastAsia="Times New Roman" w:hAnsi="Calibri" w:cs="Calibri"/>
        <w:sz w:val="28"/>
        <w:szCs w:val="28"/>
      </w:rPr>
      <w:t>-</w:t>
    </w:r>
    <w:r>
      <w:rPr>
        <w:rFonts w:ascii="Calibri" w:eastAsia="Times New Roman" w:hAnsi="Calibri" w:cs="Calibri"/>
        <w:sz w:val="28"/>
        <w:szCs w:val="28"/>
      </w:rPr>
      <w:t>H</w:t>
    </w:r>
  </w:p>
  <w:p w14:paraId="313DD434" w14:textId="77777777" w:rsidR="00660D96" w:rsidRDefault="00660D96" w:rsidP="00660D96">
    <w:pPr>
      <w:spacing w:after="160" w:line="259" w:lineRule="auto"/>
      <w:ind w:left="360"/>
    </w:pPr>
    <w:r w:rsidRPr="00FF0485">
      <w:rPr>
        <w:rFonts w:ascii="Arial" w:eastAsia="Calibri" w:hAnsi="Arial" w:cs="Arial"/>
        <w:sz w:val="24"/>
        <w:szCs w:val="22"/>
      </w:rPr>
      <w:ptab w:relativeTo="margin" w:alignment="center" w:leader="none"/>
    </w:r>
    <w:r w:rsidRPr="00FF048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A723CC" w:rsidRDefault="005C7290">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77777777" w:rsidR="00A723CC" w:rsidRDefault="005C7290">
    <w:pPr>
      <w:pStyle w:val="Header"/>
    </w:pPr>
    <w:r>
      <w:rPr>
        <w:noProof/>
      </w:rPr>
      <w:pict w14:anchorId="233315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77777777" w:rsidR="00A723CC" w:rsidRPr="00927918" w:rsidRDefault="00A723CC"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3AB04521" w:rsidR="00A723CC" w:rsidRPr="00927918" w:rsidRDefault="007455EF" w:rsidP="00250B4F">
          <w:pPr>
            <w:pStyle w:val="Style18"/>
            <w:rPr>
              <w:b/>
              <w:sz w:val="20"/>
            </w:rPr>
          </w:pPr>
          <w:r>
            <w:rPr>
              <w:sz w:val="20"/>
            </w:rPr>
            <w:t>LMCI</w:t>
          </w:r>
          <w:r w:rsidR="00A723CC" w:rsidRPr="00927918">
            <w:rPr>
              <w:sz w:val="20"/>
            </w:rPr>
            <w:t>-MCH-</w:t>
          </w:r>
          <w:r w:rsidR="00A723CC">
            <w:rPr>
              <w:sz w:val="20"/>
            </w:rPr>
            <w:t>32-H</w:t>
          </w:r>
        </w:p>
      </w:tc>
    </w:tr>
    <w:tr w:rsidR="00A723CC" w:rsidRPr="00F85124" w14:paraId="67019670" w14:textId="77777777" w:rsidTr="00023A98">
      <w:trPr>
        <w:cantSplit/>
        <w:trHeight w:val="288"/>
      </w:trPr>
      <w:tc>
        <w:tcPr>
          <w:tcW w:w="2285" w:type="pct"/>
          <w:tcBorders>
            <w:right w:val="nil"/>
          </w:tcBorders>
        </w:tcPr>
        <w:p w14:paraId="690EE3E8" w14:textId="58547804" w:rsidR="00A723CC" w:rsidRPr="00F85124" w:rsidRDefault="00A723CC" w:rsidP="00250B4F">
          <w:pPr>
            <w:pStyle w:val="Style19"/>
            <w:rPr>
              <w:sz w:val="12"/>
              <w:szCs w:val="12"/>
            </w:rPr>
          </w:pPr>
          <w:r>
            <w:t>Local Mechanical Exhaust – MCH-</w:t>
          </w:r>
          <w:r w:rsidR="002A55CA">
            <w:t>32</w:t>
          </w:r>
        </w:p>
      </w:tc>
      <w:tc>
        <w:tcPr>
          <w:tcW w:w="2715" w:type="pct"/>
          <w:gridSpan w:val="2"/>
          <w:tcBorders>
            <w:left w:val="nil"/>
          </w:tcBorders>
        </w:tcPr>
        <w:p w14:paraId="7B4A2886" w14:textId="4BB8C257"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C7290">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2F526F8" w14:textId="77777777" w:rsidR="00A723CC" w:rsidRDefault="005C7290" w:rsidP="00D65FA1">
    <w:pPr>
      <w:pStyle w:val="Header"/>
    </w:pPr>
    <w:r>
      <w:rPr>
        <w:noProof/>
      </w:rPr>
      <w:pict w14:anchorId="79D6F1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77777777" w:rsidR="00A723CC" w:rsidRDefault="005C7290">
    <w:pPr>
      <w:pStyle w:val="Header"/>
    </w:pPr>
    <w:r>
      <w:rPr>
        <w:noProof/>
      </w:rPr>
      <w:pict w14:anchorId="46012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A723CC" w:rsidRDefault="005C7290">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A723CC" w:rsidRPr="00D65FA1" w:rsidRDefault="00A723C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38F358B2" w:rsidR="00A723CC" w:rsidRPr="00D65FA1" w:rsidRDefault="007455EF" w:rsidP="00604BA7">
          <w:pPr>
            <w:pStyle w:val="Style18"/>
            <w:rPr>
              <w:b/>
              <w:sz w:val="20"/>
            </w:rPr>
          </w:pPr>
          <w:r>
            <w:rPr>
              <w:sz w:val="20"/>
            </w:rPr>
            <w:t>LMCI</w:t>
          </w:r>
          <w:r w:rsidR="00A723CC" w:rsidRPr="00D65FA1">
            <w:rPr>
              <w:sz w:val="20"/>
            </w:rPr>
            <w:t>-MCH-</w:t>
          </w:r>
          <w:r w:rsidR="00A723CC">
            <w:rPr>
              <w:sz w:val="20"/>
            </w:rPr>
            <w:t>32-H</w:t>
          </w:r>
        </w:p>
      </w:tc>
    </w:tr>
    <w:tr w:rsidR="00A723CC" w:rsidRPr="00F85124" w14:paraId="3C98AFA6" w14:textId="77777777" w:rsidTr="00023A98">
      <w:trPr>
        <w:cantSplit/>
        <w:trHeight w:val="288"/>
      </w:trPr>
      <w:tc>
        <w:tcPr>
          <w:tcW w:w="2285" w:type="pct"/>
          <w:tcBorders>
            <w:right w:val="nil"/>
          </w:tcBorders>
        </w:tcPr>
        <w:p w14:paraId="2696ED26" w14:textId="7DE33BEA" w:rsidR="00A723CC" w:rsidRPr="00F85124" w:rsidRDefault="00A723C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290B73F8"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C7290">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489758FB" w14:textId="77777777" w:rsidR="00A723CC" w:rsidRDefault="005C7290"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A723CC" w:rsidRDefault="005C7290">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E5363"/>
    <w:multiLevelType w:val="hybridMultilevel"/>
    <w:tmpl w:val="0380A46E"/>
    <w:lvl w:ilvl="0" w:tplc="0A64D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E3FC3"/>
    <w:multiLevelType w:val="hybridMultilevel"/>
    <w:tmpl w:val="A7143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6"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88B6488E"/>
    <w:lvl w:ilvl="0" w:tplc="E9309D42">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6CB69A3"/>
    <w:multiLevelType w:val="hybridMultilevel"/>
    <w:tmpl w:val="DD2C7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973D1E"/>
    <w:multiLevelType w:val="hybridMultilevel"/>
    <w:tmpl w:val="AD52CFB0"/>
    <w:lvl w:ilvl="0" w:tplc="582E32D6">
      <w:start w:val="1"/>
      <w:numFmt w:val="decimal"/>
      <w:lvlText w:val="%1."/>
      <w:lvlJc w:val="left"/>
      <w:pPr>
        <w:ind w:left="1080" w:hanging="360"/>
      </w:pPr>
      <w:rPr>
        <w:rFonts w:hint="default"/>
        <w:b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872178"/>
    <w:multiLevelType w:val="hybridMultilevel"/>
    <w:tmpl w:val="48CC4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2992982">
    <w:abstractNumId w:val="11"/>
  </w:num>
  <w:num w:numId="2" w16cid:durableId="1639607636">
    <w:abstractNumId w:val="3"/>
  </w:num>
  <w:num w:numId="3" w16cid:durableId="2031834880">
    <w:abstractNumId w:val="19"/>
  </w:num>
  <w:num w:numId="4" w16cid:durableId="1074813197">
    <w:abstractNumId w:val="1"/>
  </w:num>
  <w:num w:numId="5" w16cid:durableId="453866322">
    <w:abstractNumId w:val="0"/>
  </w:num>
  <w:num w:numId="6" w16cid:durableId="1583563382">
    <w:abstractNumId w:val="10"/>
  </w:num>
  <w:num w:numId="7" w16cid:durableId="197817707">
    <w:abstractNumId w:val="20"/>
  </w:num>
  <w:num w:numId="8" w16cid:durableId="648902203">
    <w:abstractNumId w:val="23"/>
  </w:num>
  <w:num w:numId="9" w16cid:durableId="1393458051">
    <w:abstractNumId w:val="9"/>
  </w:num>
  <w:num w:numId="10" w16cid:durableId="1390114125">
    <w:abstractNumId w:val="14"/>
  </w:num>
  <w:num w:numId="11" w16cid:durableId="1613243040">
    <w:abstractNumId w:val="27"/>
  </w:num>
  <w:num w:numId="12" w16cid:durableId="962081225">
    <w:abstractNumId w:val="15"/>
  </w:num>
  <w:num w:numId="13" w16cid:durableId="1519271052">
    <w:abstractNumId w:val="12"/>
  </w:num>
  <w:num w:numId="14" w16cid:durableId="381178135">
    <w:abstractNumId w:val="18"/>
  </w:num>
  <w:num w:numId="15" w16cid:durableId="96253699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19279150">
    <w:abstractNumId w:val="10"/>
  </w:num>
  <w:num w:numId="17" w16cid:durableId="958031705">
    <w:abstractNumId w:val="10"/>
  </w:num>
  <w:num w:numId="18" w16cid:durableId="940381064">
    <w:abstractNumId w:val="4"/>
  </w:num>
  <w:num w:numId="19" w16cid:durableId="2096784771">
    <w:abstractNumId w:val="7"/>
  </w:num>
  <w:num w:numId="20" w16cid:durableId="1601914602">
    <w:abstractNumId w:val="28"/>
  </w:num>
  <w:num w:numId="21" w16cid:durableId="74474308">
    <w:abstractNumId w:val="5"/>
  </w:num>
  <w:num w:numId="22" w16cid:durableId="1811437923">
    <w:abstractNumId w:val="8"/>
  </w:num>
  <w:num w:numId="23" w16cid:durableId="1358433270">
    <w:abstractNumId w:val="29"/>
  </w:num>
  <w:num w:numId="24" w16cid:durableId="580721198">
    <w:abstractNumId w:val="25"/>
  </w:num>
  <w:num w:numId="25" w16cid:durableId="48699279">
    <w:abstractNumId w:val="17"/>
  </w:num>
  <w:num w:numId="26" w16cid:durableId="1971979674">
    <w:abstractNumId w:val="13"/>
  </w:num>
  <w:num w:numId="27" w16cid:durableId="975261032">
    <w:abstractNumId w:val="2"/>
  </w:num>
  <w:num w:numId="28" w16cid:durableId="1195650671">
    <w:abstractNumId w:val="24"/>
  </w:num>
  <w:num w:numId="29" w16cid:durableId="926693936">
    <w:abstractNumId w:val="21"/>
  </w:num>
  <w:num w:numId="30" w16cid:durableId="392654683">
    <w:abstractNumId w:val="26"/>
  </w:num>
  <w:num w:numId="31" w16cid:durableId="374891829">
    <w:abstractNumId w:val="6"/>
  </w:num>
  <w:num w:numId="32" w16cid:durableId="1322083299">
    <w:abstractNumId w:val="22"/>
  </w:num>
  <w:num w:numId="33" w16cid:durableId="1877814394">
    <w:abstractNumId w:val="20"/>
    <w:lvlOverride w:ilvl="0">
      <w:startOverride w:val="1"/>
    </w:lvlOverride>
    <w:lvlOverride w:ilvl="1"/>
    <w:lvlOverride w:ilvl="2"/>
    <w:lvlOverride w:ilvl="3"/>
    <w:lvlOverride w:ilvl="4"/>
    <w:lvlOverride w:ilvl="5"/>
    <w:lvlOverride w:ilvl="6"/>
    <w:lvlOverride w:ilvl="7"/>
    <w:lvlOverride w:ilvl="8"/>
  </w:num>
  <w:num w:numId="34" w16cid:durableId="16451551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00"/>
    <w:rsid w:val="00001161"/>
    <w:rsid w:val="00001621"/>
    <w:rsid w:val="000017F3"/>
    <w:rsid w:val="0000187E"/>
    <w:rsid w:val="00002EE0"/>
    <w:rsid w:val="00005C34"/>
    <w:rsid w:val="00006751"/>
    <w:rsid w:val="00006F3C"/>
    <w:rsid w:val="0001052E"/>
    <w:rsid w:val="00010C95"/>
    <w:rsid w:val="000129ED"/>
    <w:rsid w:val="00013A16"/>
    <w:rsid w:val="000165F9"/>
    <w:rsid w:val="000211E0"/>
    <w:rsid w:val="00023A98"/>
    <w:rsid w:val="00025D31"/>
    <w:rsid w:val="00026B59"/>
    <w:rsid w:val="00031FF2"/>
    <w:rsid w:val="00032B7E"/>
    <w:rsid w:val="000345DA"/>
    <w:rsid w:val="00035135"/>
    <w:rsid w:val="00037F93"/>
    <w:rsid w:val="000452DE"/>
    <w:rsid w:val="00045AF9"/>
    <w:rsid w:val="00050A46"/>
    <w:rsid w:val="00050BEC"/>
    <w:rsid w:val="00052480"/>
    <w:rsid w:val="00060ECD"/>
    <w:rsid w:val="0006136B"/>
    <w:rsid w:val="0006325B"/>
    <w:rsid w:val="000642A8"/>
    <w:rsid w:val="0006607C"/>
    <w:rsid w:val="00067802"/>
    <w:rsid w:val="00070E18"/>
    <w:rsid w:val="00074257"/>
    <w:rsid w:val="000745F0"/>
    <w:rsid w:val="000753FB"/>
    <w:rsid w:val="0008090F"/>
    <w:rsid w:val="00083CAE"/>
    <w:rsid w:val="000845CF"/>
    <w:rsid w:val="000853A2"/>
    <w:rsid w:val="00086412"/>
    <w:rsid w:val="00086607"/>
    <w:rsid w:val="00086EF9"/>
    <w:rsid w:val="000918F9"/>
    <w:rsid w:val="0009315E"/>
    <w:rsid w:val="00093A7F"/>
    <w:rsid w:val="00094357"/>
    <w:rsid w:val="000956C7"/>
    <w:rsid w:val="00097FDE"/>
    <w:rsid w:val="000A01E6"/>
    <w:rsid w:val="000A0EE3"/>
    <w:rsid w:val="000A5B2C"/>
    <w:rsid w:val="000A606E"/>
    <w:rsid w:val="000A6716"/>
    <w:rsid w:val="000A7A62"/>
    <w:rsid w:val="000B0CCF"/>
    <w:rsid w:val="000B1B45"/>
    <w:rsid w:val="000B1D47"/>
    <w:rsid w:val="000B417F"/>
    <w:rsid w:val="000C0B3F"/>
    <w:rsid w:val="000C143C"/>
    <w:rsid w:val="000C26E6"/>
    <w:rsid w:val="000C4D97"/>
    <w:rsid w:val="000C6B12"/>
    <w:rsid w:val="000D01A4"/>
    <w:rsid w:val="000D065E"/>
    <w:rsid w:val="000D0C09"/>
    <w:rsid w:val="000D1D58"/>
    <w:rsid w:val="000D4776"/>
    <w:rsid w:val="000D5B29"/>
    <w:rsid w:val="000D68BA"/>
    <w:rsid w:val="000E0347"/>
    <w:rsid w:val="000E1ADF"/>
    <w:rsid w:val="000E2262"/>
    <w:rsid w:val="000E2FAB"/>
    <w:rsid w:val="000E7B7C"/>
    <w:rsid w:val="000F2727"/>
    <w:rsid w:val="000F3711"/>
    <w:rsid w:val="000F4C49"/>
    <w:rsid w:val="000F50A0"/>
    <w:rsid w:val="000F5E7E"/>
    <w:rsid w:val="000F605A"/>
    <w:rsid w:val="000F685B"/>
    <w:rsid w:val="000F713F"/>
    <w:rsid w:val="000F7AAF"/>
    <w:rsid w:val="001017F1"/>
    <w:rsid w:val="00103283"/>
    <w:rsid w:val="00103BD4"/>
    <w:rsid w:val="001051B9"/>
    <w:rsid w:val="0010521A"/>
    <w:rsid w:val="00105871"/>
    <w:rsid w:val="00111C8E"/>
    <w:rsid w:val="00111F02"/>
    <w:rsid w:val="001147D5"/>
    <w:rsid w:val="001162FB"/>
    <w:rsid w:val="00121697"/>
    <w:rsid w:val="00121986"/>
    <w:rsid w:val="00121AEA"/>
    <w:rsid w:val="001245F1"/>
    <w:rsid w:val="001263BF"/>
    <w:rsid w:val="00127A5E"/>
    <w:rsid w:val="0013183D"/>
    <w:rsid w:val="00131E30"/>
    <w:rsid w:val="001323B7"/>
    <w:rsid w:val="00135299"/>
    <w:rsid w:val="00137085"/>
    <w:rsid w:val="001410E2"/>
    <w:rsid w:val="00141821"/>
    <w:rsid w:val="001456B0"/>
    <w:rsid w:val="0014582E"/>
    <w:rsid w:val="001468DA"/>
    <w:rsid w:val="0014710A"/>
    <w:rsid w:val="001475C8"/>
    <w:rsid w:val="00150463"/>
    <w:rsid w:val="00163B85"/>
    <w:rsid w:val="00163FB5"/>
    <w:rsid w:val="00163FD2"/>
    <w:rsid w:val="00164B1B"/>
    <w:rsid w:val="00170A93"/>
    <w:rsid w:val="00174B78"/>
    <w:rsid w:val="0017687A"/>
    <w:rsid w:val="00181323"/>
    <w:rsid w:val="001814EE"/>
    <w:rsid w:val="001831AF"/>
    <w:rsid w:val="001837A7"/>
    <w:rsid w:val="001844F5"/>
    <w:rsid w:val="00185DE2"/>
    <w:rsid w:val="00186891"/>
    <w:rsid w:val="001910B6"/>
    <w:rsid w:val="00192313"/>
    <w:rsid w:val="001937DC"/>
    <w:rsid w:val="001947AA"/>
    <w:rsid w:val="001A027C"/>
    <w:rsid w:val="001A11AA"/>
    <w:rsid w:val="001A15B9"/>
    <w:rsid w:val="001A1B1A"/>
    <w:rsid w:val="001A2F39"/>
    <w:rsid w:val="001A6444"/>
    <w:rsid w:val="001B335E"/>
    <w:rsid w:val="001B37A2"/>
    <w:rsid w:val="001B6496"/>
    <w:rsid w:val="001B6972"/>
    <w:rsid w:val="001B7A40"/>
    <w:rsid w:val="001C0809"/>
    <w:rsid w:val="001C1F44"/>
    <w:rsid w:val="001C2576"/>
    <w:rsid w:val="001C363F"/>
    <w:rsid w:val="001C4226"/>
    <w:rsid w:val="001C624C"/>
    <w:rsid w:val="001D01EC"/>
    <w:rsid w:val="001D07F3"/>
    <w:rsid w:val="001D2ED0"/>
    <w:rsid w:val="001D331F"/>
    <w:rsid w:val="001D3AF2"/>
    <w:rsid w:val="001D3DAC"/>
    <w:rsid w:val="001D50E6"/>
    <w:rsid w:val="001D7763"/>
    <w:rsid w:val="001E3454"/>
    <w:rsid w:val="001E3C1B"/>
    <w:rsid w:val="001E6697"/>
    <w:rsid w:val="001F40B6"/>
    <w:rsid w:val="001F4A5C"/>
    <w:rsid w:val="002011BC"/>
    <w:rsid w:val="00202A63"/>
    <w:rsid w:val="00202E7F"/>
    <w:rsid w:val="00202F46"/>
    <w:rsid w:val="00204C45"/>
    <w:rsid w:val="00206BA1"/>
    <w:rsid w:val="00207977"/>
    <w:rsid w:val="002125F3"/>
    <w:rsid w:val="00212747"/>
    <w:rsid w:val="0021359B"/>
    <w:rsid w:val="00213B87"/>
    <w:rsid w:val="00215A75"/>
    <w:rsid w:val="00216B32"/>
    <w:rsid w:val="002233E9"/>
    <w:rsid w:val="00223BFD"/>
    <w:rsid w:val="0022618B"/>
    <w:rsid w:val="002262B5"/>
    <w:rsid w:val="0023020B"/>
    <w:rsid w:val="002308A9"/>
    <w:rsid w:val="00232184"/>
    <w:rsid w:val="00232C1C"/>
    <w:rsid w:val="00232E67"/>
    <w:rsid w:val="00235FC1"/>
    <w:rsid w:val="00236ABC"/>
    <w:rsid w:val="00237379"/>
    <w:rsid w:val="00246307"/>
    <w:rsid w:val="00247708"/>
    <w:rsid w:val="002477FB"/>
    <w:rsid w:val="00250048"/>
    <w:rsid w:val="00250B4F"/>
    <w:rsid w:val="00251264"/>
    <w:rsid w:val="00260A1A"/>
    <w:rsid w:val="00260F33"/>
    <w:rsid w:val="0026195E"/>
    <w:rsid w:val="0026239F"/>
    <w:rsid w:val="00262AF6"/>
    <w:rsid w:val="00263FAB"/>
    <w:rsid w:val="00264BE7"/>
    <w:rsid w:val="0026531F"/>
    <w:rsid w:val="002667E8"/>
    <w:rsid w:val="002679C3"/>
    <w:rsid w:val="0027059B"/>
    <w:rsid w:val="00270B7F"/>
    <w:rsid w:val="00272246"/>
    <w:rsid w:val="00273D7E"/>
    <w:rsid w:val="00276E1F"/>
    <w:rsid w:val="002777EF"/>
    <w:rsid w:val="00281BAF"/>
    <w:rsid w:val="002827EB"/>
    <w:rsid w:val="0028412C"/>
    <w:rsid w:val="00284BD9"/>
    <w:rsid w:val="0028712D"/>
    <w:rsid w:val="00287E14"/>
    <w:rsid w:val="0029047D"/>
    <w:rsid w:val="00290950"/>
    <w:rsid w:val="0029154A"/>
    <w:rsid w:val="00292D21"/>
    <w:rsid w:val="00294161"/>
    <w:rsid w:val="00294334"/>
    <w:rsid w:val="00294AFD"/>
    <w:rsid w:val="002A0B80"/>
    <w:rsid w:val="002A3EBD"/>
    <w:rsid w:val="002A3EF5"/>
    <w:rsid w:val="002A4574"/>
    <w:rsid w:val="002A4C77"/>
    <w:rsid w:val="002A55CA"/>
    <w:rsid w:val="002B23AE"/>
    <w:rsid w:val="002B29C8"/>
    <w:rsid w:val="002B4E67"/>
    <w:rsid w:val="002C03F1"/>
    <w:rsid w:val="002C2D91"/>
    <w:rsid w:val="002C3D8E"/>
    <w:rsid w:val="002C4695"/>
    <w:rsid w:val="002C490A"/>
    <w:rsid w:val="002C5A97"/>
    <w:rsid w:val="002D0D46"/>
    <w:rsid w:val="002D1237"/>
    <w:rsid w:val="002D1A44"/>
    <w:rsid w:val="002D255B"/>
    <w:rsid w:val="002D3294"/>
    <w:rsid w:val="002D4ED3"/>
    <w:rsid w:val="002D69FC"/>
    <w:rsid w:val="002E0231"/>
    <w:rsid w:val="002E47B0"/>
    <w:rsid w:val="002E66DA"/>
    <w:rsid w:val="002F1063"/>
    <w:rsid w:val="002F1E37"/>
    <w:rsid w:val="002F1FE3"/>
    <w:rsid w:val="002F25BB"/>
    <w:rsid w:val="002F321D"/>
    <w:rsid w:val="002F3634"/>
    <w:rsid w:val="002F38B7"/>
    <w:rsid w:val="002F5EFB"/>
    <w:rsid w:val="002F6568"/>
    <w:rsid w:val="002F679F"/>
    <w:rsid w:val="0030200E"/>
    <w:rsid w:val="00303E73"/>
    <w:rsid w:val="00306CAA"/>
    <w:rsid w:val="00307737"/>
    <w:rsid w:val="00310D9A"/>
    <w:rsid w:val="00311549"/>
    <w:rsid w:val="0031417A"/>
    <w:rsid w:val="003166B2"/>
    <w:rsid w:val="0032216A"/>
    <w:rsid w:val="0032299E"/>
    <w:rsid w:val="00324825"/>
    <w:rsid w:val="003255BF"/>
    <w:rsid w:val="00325879"/>
    <w:rsid w:val="00325FC0"/>
    <w:rsid w:val="0032610E"/>
    <w:rsid w:val="00327A9C"/>
    <w:rsid w:val="00327BE2"/>
    <w:rsid w:val="00332461"/>
    <w:rsid w:val="003363E8"/>
    <w:rsid w:val="00337FA2"/>
    <w:rsid w:val="00341C52"/>
    <w:rsid w:val="00341EBD"/>
    <w:rsid w:val="003426B7"/>
    <w:rsid w:val="00342920"/>
    <w:rsid w:val="0034498B"/>
    <w:rsid w:val="00346563"/>
    <w:rsid w:val="00347C98"/>
    <w:rsid w:val="00350756"/>
    <w:rsid w:val="00352336"/>
    <w:rsid w:val="003525E3"/>
    <w:rsid w:val="00352853"/>
    <w:rsid w:val="00353923"/>
    <w:rsid w:val="00353AD6"/>
    <w:rsid w:val="00354C00"/>
    <w:rsid w:val="00355C2A"/>
    <w:rsid w:val="003563E7"/>
    <w:rsid w:val="00360CDE"/>
    <w:rsid w:val="003628BF"/>
    <w:rsid w:val="00362ECD"/>
    <w:rsid w:val="00367BCB"/>
    <w:rsid w:val="00370F90"/>
    <w:rsid w:val="0037448D"/>
    <w:rsid w:val="00377144"/>
    <w:rsid w:val="00377499"/>
    <w:rsid w:val="00380D64"/>
    <w:rsid w:val="0038173A"/>
    <w:rsid w:val="003837C9"/>
    <w:rsid w:val="00385E96"/>
    <w:rsid w:val="003906B7"/>
    <w:rsid w:val="00390911"/>
    <w:rsid w:val="00391793"/>
    <w:rsid w:val="003938ED"/>
    <w:rsid w:val="00393AA6"/>
    <w:rsid w:val="00396A8D"/>
    <w:rsid w:val="003A3A65"/>
    <w:rsid w:val="003A3D8D"/>
    <w:rsid w:val="003A4E22"/>
    <w:rsid w:val="003A6A70"/>
    <w:rsid w:val="003A7EDB"/>
    <w:rsid w:val="003B3153"/>
    <w:rsid w:val="003B6CB0"/>
    <w:rsid w:val="003C0A11"/>
    <w:rsid w:val="003C47F9"/>
    <w:rsid w:val="003C4A15"/>
    <w:rsid w:val="003C565D"/>
    <w:rsid w:val="003C6B93"/>
    <w:rsid w:val="003C7C16"/>
    <w:rsid w:val="003D08BE"/>
    <w:rsid w:val="003D0A5A"/>
    <w:rsid w:val="003D30A5"/>
    <w:rsid w:val="003D3B50"/>
    <w:rsid w:val="003D40CF"/>
    <w:rsid w:val="003D5DA1"/>
    <w:rsid w:val="003D6150"/>
    <w:rsid w:val="003D736F"/>
    <w:rsid w:val="003E064A"/>
    <w:rsid w:val="003E1228"/>
    <w:rsid w:val="003E3948"/>
    <w:rsid w:val="003E5DDB"/>
    <w:rsid w:val="003E7373"/>
    <w:rsid w:val="003E7FF4"/>
    <w:rsid w:val="003F0184"/>
    <w:rsid w:val="003F2391"/>
    <w:rsid w:val="003F3983"/>
    <w:rsid w:val="003F49B9"/>
    <w:rsid w:val="003F6A99"/>
    <w:rsid w:val="003F7AD8"/>
    <w:rsid w:val="00407250"/>
    <w:rsid w:val="004148B0"/>
    <w:rsid w:val="004152D0"/>
    <w:rsid w:val="004166B6"/>
    <w:rsid w:val="00417094"/>
    <w:rsid w:val="0042063A"/>
    <w:rsid w:val="0042243E"/>
    <w:rsid w:val="00423E8B"/>
    <w:rsid w:val="00430863"/>
    <w:rsid w:val="00431F8D"/>
    <w:rsid w:val="004351D2"/>
    <w:rsid w:val="004359EF"/>
    <w:rsid w:val="0043616E"/>
    <w:rsid w:val="00440008"/>
    <w:rsid w:val="00444E93"/>
    <w:rsid w:val="00445E71"/>
    <w:rsid w:val="004504C4"/>
    <w:rsid w:val="00451216"/>
    <w:rsid w:val="00451842"/>
    <w:rsid w:val="0045236C"/>
    <w:rsid w:val="0045506F"/>
    <w:rsid w:val="004575B2"/>
    <w:rsid w:val="0046078E"/>
    <w:rsid w:val="00461627"/>
    <w:rsid w:val="00465DA8"/>
    <w:rsid w:val="00467A82"/>
    <w:rsid w:val="00471B21"/>
    <w:rsid w:val="004726CC"/>
    <w:rsid w:val="004730E5"/>
    <w:rsid w:val="004735D0"/>
    <w:rsid w:val="004772E1"/>
    <w:rsid w:val="0047774E"/>
    <w:rsid w:val="004809E4"/>
    <w:rsid w:val="00484240"/>
    <w:rsid w:val="004845DD"/>
    <w:rsid w:val="00490895"/>
    <w:rsid w:val="004913AF"/>
    <w:rsid w:val="004947F6"/>
    <w:rsid w:val="0049664A"/>
    <w:rsid w:val="00496E4D"/>
    <w:rsid w:val="0049762A"/>
    <w:rsid w:val="004A1BB9"/>
    <w:rsid w:val="004A27C6"/>
    <w:rsid w:val="004A2B7A"/>
    <w:rsid w:val="004A3754"/>
    <w:rsid w:val="004A4817"/>
    <w:rsid w:val="004A61C5"/>
    <w:rsid w:val="004B12CA"/>
    <w:rsid w:val="004B358A"/>
    <w:rsid w:val="004B6E84"/>
    <w:rsid w:val="004C0A8E"/>
    <w:rsid w:val="004C0E44"/>
    <w:rsid w:val="004C3F98"/>
    <w:rsid w:val="004C4A09"/>
    <w:rsid w:val="004C4DA0"/>
    <w:rsid w:val="004C5AC8"/>
    <w:rsid w:val="004C65CB"/>
    <w:rsid w:val="004C7470"/>
    <w:rsid w:val="004C748A"/>
    <w:rsid w:val="004D1B4B"/>
    <w:rsid w:val="004D3B8D"/>
    <w:rsid w:val="004E4F83"/>
    <w:rsid w:val="004E5751"/>
    <w:rsid w:val="004E5805"/>
    <w:rsid w:val="004E5CA4"/>
    <w:rsid w:val="004E5DBA"/>
    <w:rsid w:val="004F0D78"/>
    <w:rsid w:val="004F2569"/>
    <w:rsid w:val="004F76BB"/>
    <w:rsid w:val="00502543"/>
    <w:rsid w:val="00502C9F"/>
    <w:rsid w:val="00502D64"/>
    <w:rsid w:val="00505A99"/>
    <w:rsid w:val="005066B1"/>
    <w:rsid w:val="00510FF3"/>
    <w:rsid w:val="00511464"/>
    <w:rsid w:val="00514276"/>
    <w:rsid w:val="00514D8E"/>
    <w:rsid w:val="00517C75"/>
    <w:rsid w:val="00521E1D"/>
    <w:rsid w:val="00526641"/>
    <w:rsid w:val="00532F9F"/>
    <w:rsid w:val="00533EC1"/>
    <w:rsid w:val="00534921"/>
    <w:rsid w:val="00537C0F"/>
    <w:rsid w:val="00540074"/>
    <w:rsid w:val="005405B0"/>
    <w:rsid w:val="005410ED"/>
    <w:rsid w:val="005413D9"/>
    <w:rsid w:val="0054256A"/>
    <w:rsid w:val="00542FD3"/>
    <w:rsid w:val="00544D58"/>
    <w:rsid w:val="005459E9"/>
    <w:rsid w:val="00551740"/>
    <w:rsid w:val="005518CD"/>
    <w:rsid w:val="005521FB"/>
    <w:rsid w:val="00552686"/>
    <w:rsid w:val="005577DF"/>
    <w:rsid w:val="005609F7"/>
    <w:rsid w:val="005643A9"/>
    <w:rsid w:val="00570558"/>
    <w:rsid w:val="005708C9"/>
    <w:rsid w:val="00573574"/>
    <w:rsid w:val="00573D96"/>
    <w:rsid w:val="00580141"/>
    <w:rsid w:val="00581613"/>
    <w:rsid w:val="00581E66"/>
    <w:rsid w:val="00582241"/>
    <w:rsid w:val="00584D67"/>
    <w:rsid w:val="00591601"/>
    <w:rsid w:val="005942EE"/>
    <w:rsid w:val="005949AF"/>
    <w:rsid w:val="0059775A"/>
    <w:rsid w:val="005A21B1"/>
    <w:rsid w:val="005A2B97"/>
    <w:rsid w:val="005A442E"/>
    <w:rsid w:val="005A66DA"/>
    <w:rsid w:val="005A6A2E"/>
    <w:rsid w:val="005A70CA"/>
    <w:rsid w:val="005B2E9C"/>
    <w:rsid w:val="005B3D90"/>
    <w:rsid w:val="005B3ED1"/>
    <w:rsid w:val="005B4AB6"/>
    <w:rsid w:val="005C06AC"/>
    <w:rsid w:val="005C0CFE"/>
    <w:rsid w:val="005C2DAF"/>
    <w:rsid w:val="005C4CA1"/>
    <w:rsid w:val="005C706F"/>
    <w:rsid w:val="005C7290"/>
    <w:rsid w:val="005D0B05"/>
    <w:rsid w:val="005D17AE"/>
    <w:rsid w:val="005D3827"/>
    <w:rsid w:val="005D3BD0"/>
    <w:rsid w:val="005D410F"/>
    <w:rsid w:val="005D4D50"/>
    <w:rsid w:val="005D51CC"/>
    <w:rsid w:val="005D57A5"/>
    <w:rsid w:val="005D66CB"/>
    <w:rsid w:val="005E1615"/>
    <w:rsid w:val="005E186F"/>
    <w:rsid w:val="005E1FE6"/>
    <w:rsid w:val="005E2135"/>
    <w:rsid w:val="005E2F74"/>
    <w:rsid w:val="005E3F2A"/>
    <w:rsid w:val="005E59B3"/>
    <w:rsid w:val="005E70CC"/>
    <w:rsid w:val="005F196B"/>
    <w:rsid w:val="005F61B2"/>
    <w:rsid w:val="005F6604"/>
    <w:rsid w:val="005F7FD8"/>
    <w:rsid w:val="006008ED"/>
    <w:rsid w:val="0060116F"/>
    <w:rsid w:val="00601B36"/>
    <w:rsid w:val="00604BA7"/>
    <w:rsid w:val="0060514B"/>
    <w:rsid w:val="00605833"/>
    <w:rsid w:val="0061363C"/>
    <w:rsid w:val="00613729"/>
    <w:rsid w:val="0063033A"/>
    <w:rsid w:val="006305C4"/>
    <w:rsid w:val="006312CE"/>
    <w:rsid w:val="00632743"/>
    <w:rsid w:val="0063515F"/>
    <w:rsid w:val="006351FE"/>
    <w:rsid w:val="00636352"/>
    <w:rsid w:val="006368EF"/>
    <w:rsid w:val="00636F83"/>
    <w:rsid w:val="00637072"/>
    <w:rsid w:val="0064067F"/>
    <w:rsid w:val="00640CBD"/>
    <w:rsid w:val="00642A5F"/>
    <w:rsid w:val="00642C06"/>
    <w:rsid w:val="006455B3"/>
    <w:rsid w:val="00650F07"/>
    <w:rsid w:val="00652777"/>
    <w:rsid w:val="00653ADE"/>
    <w:rsid w:val="00655A48"/>
    <w:rsid w:val="00660D96"/>
    <w:rsid w:val="006610B8"/>
    <w:rsid w:val="0066221E"/>
    <w:rsid w:val="00665587"/>
    <w:rsid w:val="00665B38"/>
    <w:rsid w:val="00665F31"/>
    <w:rsid w:val="00674909"/>
    <w:rsid w:val="00681623"/>
    <w:rsid w:val="0068624E"/>
    <w:rsid w:val="0069162E"/>
    <w:rsid w:val="00697E52"/>
    <w:rsid w:val="006A11C7"/>
    <w:rsid w:val="006A206B"/>
    <w:rsid w:val="006A2201"/>
    <w:rsid w:val="006A3878"/>
    <w:rsid w:val="006A4533"/>
    <w:rsid w:val="006A5191"/>
    <w:rsid w:val="006B5530"/>
    <w:rsid w:val="006B6E46"/>
    <w:rsid w:val="006B7744"/>
    <w:rsid w:val="006C559F"/>
    <w:rsid w:val="006C7081"/>
    <w:rsid w:val="006D0675"/>
    <w:rsid w:val="006D0A26"/>
    <w:rsid w:val="006D1838"/>
    <w:rsid w:val="006D30D8"/>
    <w:rsid w:val="006D6FE1"/>
    <w:rsid w:val="006E0082"/>
    <w:rsid w:val="006E3552"/>
    <w:rsid w:val="006E4BEC"/>
    <w:rsid w:val="006E5BC3"/>
    <w:rsid w:val="006E6D13"/>
    <w:rsid w:val="006F1E84"/>
    <w:rsid w:val="006F20AA"/>
    <w:rsid w:val="006F2BA0"/>
    <w:rsid w:val="006F361C"/>
    <w:rsid w:val="006F5261"/>
    <w:rsid w:val="006F6D3F"/>
    <w:rsid w:val="00700F25"/>
    <w:rsid w:val="00701652"/>
    <w:rsid w:val="007043ED"/>
    <w:rsid w:val="007047D5"/>
    <w:rsid w:val="00704F51"/>
    <w:rsid w:val="007059F4"/>
    <w:rsid w:val="00707DEC"/>
    <w:rsid w:val="007108A5"/>
    <w:rsid w:val="0071261B"/>
    <w:rsid w:val="00713B60"/>
    <w:rsid w:val="007163B5"/>
    <w:rsid w:val="00717582"/>
    <w:rsid w:val="00720367"/>
    <w:rsid w:val="0072157A"/>
    <w:rsid w:val="007221B2"/>
    <w:rsid w:val="007277D4"/>
    <w:rsid w:val="00731786"/>
    <w:rsid w:val="00731A1A"/>
    <w:rsid w:val="0073618C"/>
    <w:rsid w:val="00741594"/>
    <w:rsid w:val="007430F8"/>
    <w:rsid w:val="007455EF"/>
    <w:rsid w:val="00754FAB"/>
    <w:rsid w:val="00755F4F"/>
    <w:rsid w:val="00757E79"/>
    <w:rsid w:val="0076122A"/>
    <w:rsid w:val="00762E40"/>
    <w:rsid w:val="00764338"/>
    <w:rsid w:val="00767718"/>
    <w:rsid w:val="00771100"/>
    <w:rsid w:val="00774B82"/>
    <w:rsid w:val="00777B2F"/>
    <w:rsid w:val="007857EC"/>
    <w:rsid w:val="00786052"/>
    <w:rsid w:val="00786F89"/>
    <w:rsid w:val="0078705F"/>
    <w:rsid w:val="0079128F"/>
    <w:rsid w:val="00791629"/>
    <w:rsid w:val="00793206"/>
    <w:rsid w:val="00795E0C"/>
    <w:rsid w:val="007A093B"/>
    <w:rsid w:val="007A4BBF"/>
    <w:rsid w:val="007A5D38"/>
    <w:rsid w:val="007A6152"/>
    <w:rsid w:val="007B0284"/>
    <w:rsid w:val="007B18F9"/>
    <w:rsid w:val="007B660A"/>
    <w:rsid w:val="007C522D"/>
    <w:rsid w:val="007D3387"/>
    <w:rsid w:val="007D4CA3"/>
    <w:rsid w:val="007E127B"/>
    <w:rsid w:val="007E1719"/>
    <w:rsid w:val="007E30A2"/>
    <w:rsid w:val="007E5494"/>
    <w:rsid w:val="007E64C1"/>
    <w:rsid w:val="007F1C24"/>
    <w:rsid w:val="007F57BA"/>
    <w:rsid w:val="007F6151"/>
    <w:rsid w:val="00800C91"/>
    <w:rsid w:val="00802060"/>
    <w:rsid w:val="00802F5A"/>
    <w:rsid w:val="008037EB"/>
    <w:rsid w:val="00805F17"/>
    <w:rsid w:val="00806304"/>
    <w:rsid w:val="0082165D"/>
    <w:rsid w:val="008236A7"/>
    <w:rsid w:val="00827F4B"/>
    <w:rsid w:val="00830150"/>
    <w:rsid w:val="00830985"/>
    <w:rsid w:val="00834B21"/>
    <w:rsid w:val="008359C1"/>
    <w:rsid w:val="0083661B"/>
    <w:rsid w:val="008367C5"/>
    <w:rsid w:val="008378BF"/>
    <w:rsid w:val="00837D80"/>
    <w:rsid w:val="008406D6"/>
    <w:rsid w:val="008406E0"/>
    <w:rsid w:val="00841A90"/>
    <w:rsid w:val="008438B2"/>
    <w:rsid w:val="00846618"/>
    <w:rsid w:val="008472E3"/>
    <w:rsid w:val="00847604"/>
    <w:rsid w:val="00855975"/>
    <w:rsid w:val="0085658C"/>
    <w:rsid w:val="00857DB0"/>
    <w:rsid w:val="008607B1"/>
    <w:rsid w:val="00860EB8"/>
    <w:rsid w:val="00861FBB"/>
    <w:rsid w:val="00865BCB"/>
    <w:rsid w:val="00866152"/>
    <w:rsid w:val="0086795B"/>
    <w:rsid w:val="00873389"/>
    <w:rsid w:val="0087414A"/>
    <w:rsid w:val="00874CC8"/>
    <w:rsid w:val="00877D26"/>
    <w:rsid w:val="00880BE4"/>
    <w:rsid w:val="008821E1"/>
    <w:rsid w:val="008828CA"/>
    <w:rsid w:val="00883B90"/>
    <w:rsid w:val="0088456D"/>
    <w:rsid w:val="00885501"/>
    <w:rsid w:val="00887256"/>
    <w:rsid w:val="008951AB"/>
    <w:rsid w:val="008957A9"/>
    <w:rsid w:val="008978A7"/>
    <w:rsid w:val="008A0EE5"/>
    <w:rsid w:val="008A1212"/>
    <w:rsid w:val="008A43E8"/>
    <w:rsid w:val="008A46CE"/>
    <w:rsid w:val="008A5899"/>
    <w:rsid w:val="008A77FE"/>
    <w:rsid w:val="008B0473"/>
    <w:rsid w:val="008B40F7"/>
    <w:rsid w:val="008B5CE9"/>
    <w:rsid w:val="008B7043"/>
    <w:rsid w:val="008B713C"/>
    <w:rsid w:val="008B7C92"/>
    <w:rsid w:val="008C0B87"/>
    <w:rsid w:val="008C20ED"/>
    <w:rsid w:val="008C5AD3"/>
    <w:rsid w:val="008C702A"/>
    <w:rsid w:val="008D037B"/>
    <w:rsid w:val="008D05CD"/>
    <w:rsid w:val="008D2AD1"/>
    <w:rsid w:val="008D7DBB"/>
    <w:rsid w:val="008E21F5"/>
    <w:rsid w:val="008E506B"/>
    <w:rsid w:val="008E6549"/>
    <w:rsid w:val="008E74BE"/>
    <w:rsid w:val="008F2400"/>
    <w:rsid w:val="008F29B9"/>
    <w:rsid w:val="008F32AE"/>
    <w:rsid w:val="008F5AD6"/>
    <w:rsid w:val="008F77B0"/>
    <w:rsid w:val="00901778"/>
    <w:rsid w:val="009062EA"/>
    <w:rsid w:val="009062F2"/>
    <w:rsid w:val="009065BB"/>
    <w:rsid w:val="009075B5"/>
    <w:rsid w:val="009079FB"/>
    <w:rsid w:val="00911AAA"/>
    <w:rsid w:val="0091285E"/>
    <w:rsid w:val="00912F68"/>
    <w:rsid w:val="0091686A"/>
    <w:rsid w:val="009213E6"/>
    <w:rsid w:val="00921B10"/>
    <w:rsid w:val="00923A3A"/>
    <w:rsid w:val="00923F3D"/>
    <w:rsid w:val="00925EA3"/>
    <w:rsid w:val="00932E1C"/>
    <w:rsid w:val="009335C5"/>
    <w:rsid w:val="009369F2"/>
    <w:rsid w:val="00936B38"/>
    <w:rsid w:val="0093768F"/>
    <w:rsid w:val="009444B1"/>
    <w:rsid w:val="00945883"/>
    <w:rsid w:val="00945EED"/>
    <w:rsid w:val="00947E9E"/>
    <w:rsid w:val="0095060B"/>
    <w:rsid w:val="00951BB7"/>
    <w:rsid w:val="009528FF"/>
    <w:rsid w:val="00954811"/>
    <w:rsid w:val="00954E27"/>
    <w:rsid w:val="0095737E"/>
    <w:rsid w:val="009604E3"/>
    <w:rsid w:val="0096325C"/>
    <w:rsid w:val="009649FA"/>
    <w:rsid w:val="00964DAF"/>
    <w:rsid w:val="0096688C"/>
    <w:rsid w:val="00967F75"/>
    <w:rsid w:val="009705FD"/>
    <w:rsid w:val="00972E73"/>
    <w:rsid w:val="00976B1C"/>
    <w:rsid w:val="00976D94"/>
    <w:rsid w:val="009804E4"/>
    <w:rsid w:val="00980D5E"/>
    <w:rsid w:val="009876C6"/>
    <w:rsid w:val="00992A0E"/>
    <w:rsid w:val="00992AE0"/>
    <w:rsid w:val="009A0B5F"/>
    <w:rsid w:val="009A2236"/>
    <w:rsid w:val="009A2C9E"/>
    <w:rsid w:val="009A3773"/>
    <w:rsid w:val="009A411E"/>
    <w:rsid w:val="009A4F12"/>
    <w:rsid w:val="009A4F6D"/>
    <w:rsid w:val="009A6D8D"/>
    <w:rsid w:val="009A708E"/>
    <w:rsid w:val="009A76BB"/>
    <w:rsid w:val="009B1087"/>
    <w:rsid w:val="009B189B"/>
    <w:rsid w:val="009B3A55"/>
    <w:rsid w:val="009B6204"/>
    <w:rsid w:val="009C1248"/>
    <w:rsid w:val="009C3174"/>
    <w:rsid w:val="009C4F94"/>
    <w:rsid w:val="009C579E"/>
    <w:rsid w:val="009C64FE"/>
    <w:rsid w:val="009C6C8D"/>
    <w:rsid w:val="009C7275"/>
    <w:rsid w:val="009D125C"/>
    <w:rsid w:val="009D1646"/>
    <w:rsid w:val="009D4C4A"/>
    <w:rsid w:val="009D5D9E"/>
    <w:rsid w:val="009D6D23"/>
    <w:rsid w:val="009D7EDF"/>
    <w:rsid w:val="009E4CBD"/>
    <w:rsid w:val="009E7A2F"/>
    <w:rsid w:val="009F3892"/>
    <w:rsid w:val="009F41D2"/>
    <w:rsid w:val="009F4FC9"/>
    <w:rsid w:val="00A00C86"/>
    <w:rsid w:val="00A03A9B"/>
    <w:rsid w:val="00A03FAF"/>
    <w:rsid w:val="00A05184"/>
    <w:rsid w:val="00A062A4"/>
    <w:rsid w:val="00A064F6"/>
    <w:rsid w:val="00A07F8B"/>
    <w:rsid w:val="00A106C7"/>
    <w:rsid w:val="00A109B8"/>
    <w:rsid w:val="00A10E82"/>
    <w:rsid w:val="00A118E0"/>
    <w:rsid w:val="00A209C7"/>
    <w:rsid w:val="00A23733"/>
    <w:rsid w:val="00A23CB2"/>
    <w:rsid w:val="00A26E22"/>
    <w:rsid w:val="00A31477"/>
    <w:rsid w:val="00A342B0"/>
    <w:rsid w:val="00A35980"/>
    <w:rsid w:val="00A377D9"/>
    <w:rsid w:val="00A44DC8"/>
    <w:rsid w:val="00A4543E"/>
    <w:rsid w:val="00A4665D"/>
    <w:rsid w:val="00A47AAE"/>
    <w:rsid w:val="00A52DC6"/>
    <w:rsid w:val="00A5332E"/>
    <w:rsid w:val="00A537E5"/>
    <w:rsid w:val="00A543DA"/>
    <w:rsid w:val="00A56407"/>
    <w:rsid w:val="00A56F73"/>
    <w:rsid w:val="00A6101B"/>
    <w:rsid w:val="00A63123"/>
    <w:rsid w:val="00A635C0"/>
    <w:rsid w:val="00A648E4"/>
    <w:rsid w:val="00A65A91"/>
    <w:rsid w:val="00A706D5"/>
    <w:rsid w:val="00A723CC"/>
    <w:rsid w:val="00A729CA"/>
    <w:rsid w:val="00A72DEF"/>
    <w:rsid w:val="00A87329"/>
    <w:rsid w:val="00A931F1"/>
    <w:rsid w:val="00A93965"/>
    <w:rsid w:val="00A96C3B"/>
    <w:rsid w:val="00A97204"/>
    <w:rsid w:val="00A97C62"/>
    <w:rsid w:val="00AA1537"/>
    <w:rsid w:val="00AA157A"/>
    <w:rsid w:val="00AA23CF"/>
    <w:rsid w:val="00AA2CF6"/>
    <w:rsid w:val="00AA5382"/>
    <w:rsid w:val="00AA5BE8"/>
    <w:rsid w:val="00AA6710"/>
    <w:rsid w:val="00AA686E"/>
    <w:rsid w:val="00AA7267"/>
    <w:rsid w:val="00AB4A68"/>
    <w:rsid w:val="00AB4B57"/>
    <w:rsid w:val="00AB55F0"/>
    <w:rsid w:val="00AB6473"/>
    <w:rsid w:val="00AC0F91"/>
    <w:rsid w:val="00AC1A61"/>
    <w:rsid w:val="00AC1FEC"/>
    <w:rsid w:val="00AC2089"/>
    <w:rsid w:val="00AC36B4"/>
    <w:rsid w:val="00AC7866"/>
    <w:rsid w:val="00AC79A0"/>
    <w:rsid w:val="00AD0B90"/>
    <w:rsid w:val="00AD1A32"/>
    <w:rsid w:val="00AD1CB3"/>
    <w:rsid w:val="00AD7B71"/>
    <w:rsid w:val="00AE29FB"/>
    <w:rsid w:val="00AE5DAC"/>
    <w:rsid w:val="00AE6DE8"/>
    <w:rsid w:val="00AF22C1"/>
    <w:rsid w:val="00AF6282"/>
    <w:rsid w:val="00B01C58"/>
    <w:rsid w:val="00B04CF1"/>
    <w:rsid w:val="00B06019"/>
    <w:rsid w:val="00B064F4"/>
    <w:rsid w:val="00B073C6"/>
    <w:rsid w:val="00B155E4"/>
    <w:rsid w:val="00B157E5"/>
    <w:rsid w:val="00B26600"/>
    <w:rsid w:val="00B320B3"/>
    <w:rsid w:val="00B3284C"/>
    <w:rsid w:val="00B37E3B"/>
    <w:rsid w:val="00B4059D"/>
    <w:rsid w:val="00B41FFD"/>
    <w:rsid w:val="00B4489D"/>
    <w:rsid w:val="00B461A4"/>
    <w:rsid w:val="00B46AD5"/>
    <w:rsid w:val="00B47265"/>
    <w:rsid w:val="00B5125D"/>
    <w:rsid w:val="00B56980"/>
    <w:rsid w:val="00B573A6"/>
    <w:rsid w:val="00B61285"/>
    <w:rsid w:val="00B6241C"/>
    <w:rsid w:val="00B64E55"/>
    <w:rsid w:val="00B663AB"/>
    <w:rsid w:val="00B678BD"/>
    <w:rsid w:val="00B701CE"/>
    <w:rsid w:val="00B71555"/>
    <w:rsid w:val="00B866CA"/>
    <w:rsid w:val="00B86B49"/>
    <w:rsid w:val="00B9070D"/>
    <w:rsid w:val="00B90BB1"/>
    <w:rsid w:val="00B90E4B"/>
    <w:rsid w:val="00B91C90"/>
    <w:rsid w:val="00B94615"/>
    <w:rsid w:val="00B9491F"/>
    <w:rsid w:val="00B955E7"/>
    <w:rsid w:val="00B96332"/>
    <w:rsid w:val="00B97159"/>
    <w:rsid w:val="00B97434"/>
    <w:rsid w:val="00BA3C37"/>
    <w:rsid w:val="00BA4F7A"/>
    <w:rsid w:val="00BA4F86"/>
    <w:rsid w:val="00BA5205"/>
    <w:rsid w:val="00BA6D99"/>
    <w:rsid w:val="00BA7642"/>
    <w:rsid w:val="00BA7D41"/>
    <w:rsid w:val="00BB0622"/>
    <w:rsid w:val="00BB1C04"/>
    <w:rsid w:val="00BB7005"/>
    <w:rsid w:val="00BC227C"/>
    <w:rsid w:val="00BC2AE6"/>
    <w:rsid w:val="00BC4992"/>
    <w:rsid w:val="00BC564F"/>
    <w:rsid w:val="00BC6929"/>
    <w:rsid w:val="00BC7D9A"/>
    <w:rsid w:val="00BD1EFD"/>
    <w:rsid w:val="00BD285F"/>
    <w:rsid w:val="00BD2E92"/>
    <w:rsid w:val="00BD7D61"/>
    <w:rsid w:val="00BE2B81"/>
    <w:rsid w:val="00BE371B"/>
    <w:rsid w:val="00BE3C7A"/>
    <w:rsid w:val="00BE4740"/>
    <w:rsid w:val="00BE4BA2"/>
    <w:rsid w:val="00BF340F"/>
    <w:rsid w:val="00BF3503"/>
    <w:rsid w:val="00BF54E0"/>
    <w:rsid w:val="00C01E1A"/>
    <w:rsid w:val="00C03396"/>
    <w:rsid w:val="00C03E04"/>
    <w:rsid w:val="00C053EF"/>
    <w:rsid w:val="00C06219"/>
    <w:rsid w:val="00C06379"/>
    <w:rsid w:val="00C105A9"/>
    <w:rsid w:val="00C12E09"/>
    <w:rsid w:val="00C135F2"/>
    <w:rsid w:val="00C16F33"/>
    <w:rsid w:val="00C16F9A"/>
    <w:rsid w:val="00C1794E"/>
    <w:rsid w:val="00C20EDA"/>
    <w:rsid w:val="00C20FDC"/>
    <w:rsid w:val="00C21469"/>
    <w:rsid w:val="00C2186F"/>
    <w:rsid w:val="00C23508"/>
    <w:rsid w:val="00C23D5F"/>
    <w:rsid w:val="00C27BAB"/>
    <w:rsid w:val="00C3080C"/>
    <w:rsid w:val="00C3222B"/>
    <w:rsid w:val="00C406FD"/>
    <w:rsid w:val="00C40943"/>
    <w:rsid w:val="00C4206E"/>
    <w:rsid w:val="00C44A28"/>
    <w:rsid w:val="00C44D97"/>
    <w:rsid w:val="00C46BA9"/>
    <w:rsid w:val="00C474C1"/>
    <w:rsid w:val="00C503A1"/>
    <w:rsid w:val="00C5055B"/>
    <w:rsid w:val="00C51E0F"/>
    <w:rsid w:val="00C525C9"/>
    <w:rsid w:val="00C53F9A"/>
    <w:rsid w:val="00C54A65"/>
    <w:rsid w:val="00C565E0"/>
    <w:rsid w:val="00C56E30"/>
    <w:rsid w:val="00C62D48"/>
    <w:rsid w:val="00C63C23"/>
    <w:rsid w:val="00C64AD0"/>
    <w:rsid w:val="00C64BFF"/>
    <w:rsid w:val="00C64DBF"/>
    <w:rsid w:val="00C650C4"/>
    <w:rsid w:val="00C65604"/>
    <w:rsid w:val="00C65635"/>
    <w:rsid w:val="00C736C5"/>
    <w:rsid w:val="00C7398E"/>
    <w:rsid w:val="00C76888"/>
    <w:rsid w:val="00C81570"/>
    <w:rsid w:val="00C91598"/>
    <w:rsid w:val="00C9288D"/>
    <w:rsid w:val="00C935B8"/>
    <w:rsid w:val="00C93CC8"/>
    <w:rsid w:val="00CA4FE4"/>
    <w:rsid w:val="00CA740A"/>
    <w:rsid w:val="00CB00C9"/>
    <w:rsid w:val="00CB14DD"/>
    <w:rsid w:val="00CB1F33"/>
    <w:rsid w:val="00CB22EC"/>
    <w:rsid w:val="00CB48CF"/>
    <w:rsid w:val="00CB62E7"/>
    <w:rsid w:val="00CC2FFD"/>
    <w:rsid w:val="00CC363E"/>
    <w:rsid w:val="00CC5F3A"/>
    <w:rsid w:val="00CD17A2"/>
    <w:rsid w:val="00CD5C0C"/>
    <w:rsid w:val="00CD5D7A"/>
    <w:rsid w:val="00CD6B8A"/>
    <w:rsid w:val="00CE23DA"/>
    <w:rsid w:val="00CE3D5B"/>
    <w:rsid w:val="00CE7F81"/>
    <w:rsid w:val="00CF0F79"/>
    <w:rsid w:val="00CF3DAB"/>
    <w:rsid w:val="00CF4E00"/>
    <w:rsid w:val="00D0257D"/>
    <w:rsid w:val="00D0506C"/>
    <w:rsid w:val="00D06692"/>
    <w:rsid w:val="00D06977"/>
    <w:rsid w:val="00D0728E"/>
    <w:rsid w:val="00D11B9E"/>
    <w:rsid w:val="00D124E9"/>
    <w:rsid w:val="00D13641"/>
    <w:rsid w:val="00D1405D"/>
    <w:rsid w:val="00D169AE"/>
    <w:rsid w:val="00D174EE"/>
    <w:rsid w:val="00D2532B"/>
    <w:rsid w:val="00D25693"/>
    <w:rsid w:val="00D25826"/>
    <w:rsid w:val="00D26D15"/>
    <w:rsid w:val="00D26DCF"/>
    <w:rsid w:val="00D326F9"/>
    <w:rsid w:val="00D329E4"/>
    <w:rsid w:val="00D33792"/>
    <w:rsid w:val="00D33C6E"/>
    <w:rsid w:val="00D34D15"/>
    <w:rsid w:val="00D431C2"/>
    <w:rsid w:val="00D434B0"/>
    <w:rsid w:val="00D457F9"/>
    <w:rsid w:val="00D458A9"/>
    <w:rsid w:val="00D45E88"/>
    <w:rsid w:val="00D505BB"/>
    <w:rsid w:val="00D512AE"/>
    <w:rsid w:val="00D53AE1"/>
    <w:rsid w:val="00D53E14"/>
    <w:rsid w:val="00D546E0"/>
    <w:rsid w:val="00D54DA1"/>
    <w:rsid w:val="00D611EF"/>
    <w:rsid w:val="00D6244D"/>
    <w:rsid w:val="00D62B8F"/>
    <w:rsid w:val="00D642FF"/>
    <w:rsid w:val="00D65FA1"/>
    <w:rsid w:val="00D67E5B"/>
    <w:rsid w:val="00D70078"/>
    <w:rsid w:val="00D71F67"/>
    <w:rsid w:val="00D74F11"/>
    <w:rsid w:val="00D75BAB"/>
    <w:rsid w:val="00D767B9"/>
    <w:rsid w:val="00D776B1"/>
    <w:rsid w:val="00D809BB"/>
    <w:rsid w:val="00D80A5D"/>
    <w:rsid w:val="00D81EB8"/>
    <w:rsid w:val="00D84059"/>
    <w:rsid w:val="00D85A3A"/>
    <w:rsid w:val="00D85C84"/>
    <w:rsid w:val="00D87909"/>
    <w:rsid w:val="00D92DD6"/>
    <w:rsid w:val="00D95019"/>
    <w:rsid w:val="00D951D1"/>
    <w:rsid w:val="00DA0404"/>
    <w:rsid w:val="00DA445F"/>
    <w:rsid w:val="00DA510A"/>
    <w:rsid w:val="00DA53A7"/>
    <w:rsid w:val="00DA53B6"/>
    <w:rsid w:val="00DA6C5C"/>
    <w:rsid w:val="00DB0685"/>
    <w:rsid w:val="00DB3BB0"/>
    <w:rsid w:val="00DC035D"/>
    <w:rsid w:val="00DC1F5B"/>
    <w:rsid w:val="00DC388F"/>
    <w:rsid w:val="00DC4C64"/>
    <w:rsid w:val="00DC5121"/>
    <w:rsid w:val="00DC5791"/>
    <w:rsid w:val="00DC59D7"/>
    <w:rsid w:val="00DC7F00"/>
    <w:rsid w:val="00DD214B"/>
    <w:rsid w:val="00DD2592"/>
    <w:rsid w:val="00DD32A1"/>
    <w:rsid w:val="00DD3FCF"/>
    <w:rsid w:val="00DD4B3B"/>
    <w:rsid w:val="00DE0662"/>
    <w:rsid w:val="00DE24F3"/>
    <w:rsid w:val="00DE3079"/>
    <w:rsid w:val="00DE3B3A"/>
    <w:rsid w:val="00DE3DC8"/>
    <w:rsid w:val="00DE4D94"/>
    <w:rsid w:val="00DE79CE"/>
    <w:rsid w:val="00DF13FD"/>
    <w:rsid w:val="00DF4721"/>
    <w:rsid w:val="00DF4E35"/>
    <w:rsid w:val="00E01E27"/>
    <w:rsid w:val="00E0224C"/>
    <w:rsid w:val="00E04D85"/>
    <w:rsid w:val="00E05058"/>
    <w:rsid w:val="00E06ED1"/>
    <w:rsid w:val="00E07024"/>
    <w:rsid w:val="00E07402"/>
    <w:rsid w:val="00E14FF8"/>
    <w:rsid w:val="00E16469"/>
    <w:rsid w:val="00E168DF"/>
    <w:rsid w:val="00E2282C"/>
    <w:rsid w:val="00E22DBA"/>
    <w:rsid w:val="00E2442F"/>
    <w:rsid w:val="00E24F9E"/>
    <w:rsid w:val="00E274A9"/>
    <w:rsid w:val="00E31D6C"/>
    <w:rsid w:val="00E326DF"/>
    <w:rsid w:val="00E3328B"/>
    <w:rsid w:val="00E35A2C"/>
    <w:rsid w:val="00E37C19"/>
    <w:rsid w:val="00E37E50"/>
    <w:rsid w:val="00E401BB"/>
    <w:rsid w:val="00E43693"/>
    <w:rsid w:val="00E5118D"/>
    <w:rsid w:val="00E516CF"/>
    <w:rsid w:val="00E51AD3"/>
    <w:rsid w:val="00E5462F"/>
    <w:rsid w:val="00E54A96"/>
    <w:rsid w:val="00E554F6"/>
    <w:rsid w:val="00E55DDF"/>
    <w:rsid w:val="00E6017C"/>
    <w:rsid w:val="00E60E62"/>
    <w:rsid w:val="00E610D3"/>
    <w:rsid w:val="00E63C76"/>
    <w:rsid w:val="00E63D65"/>
    <w:rsid w:val="00E6543F"/>
    <w:rsid w:val="00E658A8"/>
    <w:rsid w:val="00E710CD"/>
    <w:rsid w:val="00E7378F"/>
    <w:rsid w:val="00E74FA7"/>
    <w:rsid w:val="00E8069D"/>
    <w:rsid w:val="00E80A7B"/>
    <w:rsid w:val="00E84254"/>
    <w:rsid w:val="00E842BD"/>
    <w:rsid w:val="00E84F79"/>
    <w:rsid w:val="00E86F08"/>
    <w:rsid w:val="00E87CC6"/>
    <w:rsid w:val="00E9085F"/>
    <w:rsid w:val="00E94DBE"/>
    <w:rsid w:val="00E950F9"/>
    <w:rsid w:val="00E9761F"/>
    <w:rsid w:val="00EA74CF"/>
    <w:rsid w:val="00EB1DEC"/>
    <w:rsid w:val="00EB3465"/>
    <w:rsid w:val="00EB40E3"/>
    <w:rsid w:val="00EB4294"/>
    <w:rsid w:val="00EB6EDA"/>
    <w:rsid w:val="00EB7E55"/>
    <w:rsid w:val="00EC0A97"/>
    <w:rsid w:val="00EC3503"/>
    <w:rsid w:val="00EC36AD"/>
    <w:rsid w:val="00EC62BB"/>
    <w:rsid w:val="00EC7D71"/>
    <w:rsid w:val="00ED198D"/>
    <w:rsid w:val="00ED2264"/>
    <w:rsid w:val="00ED7364"/>
    <w:rsid w:val="00ED7383"/>
    <w:rsid w:val="00EE1876"/>
    <w:rsid w:val="00EE32FA"/>
    <w:rsid w:val="00EE6757"/>
    <w:rsid w:val="00EE71E3"/>
    <w:rsid w:val="00EE79FE"/>
    <w:rsid w:val="00EE7A21"/>
    <w:rsid w:val="00EE7F34"/>
    <w:rsid w:val="00EF05FF"/>
    <w:rsid w:val="00EF2A01"/>
    <w:rsid w:val="00EF5D2F"/>
    <w:rsid w:val="00EF64A5"/>
    <w:rsid w:val="00F03F35"/>
    <w:rsid w:val="00F046BE"/>
    <w:rsid w:val="00F05878"/>
    <w:rsid w:val="00F06243"/>
    <w:rsid w:val="00F0772D"/>
    <w:rsid w:val="00F111F9"/>
    <w:rsid w:val="00F1220E"/>
    <w:rsid w:val="00F12303"/>
    <w:rsid w:val="00F1270C"/>
    <w:rsid w:val="00F12CEE"/>
    <w:rsid w:val="00F264E4"/>
    <w:rsid w:val="00F26A73"/>
    <w:rsid w:val="00F31FEC"/>
    <w:rsid w:val="00F331DF"/>
    <w:rsid w:val="00F33AAA"/>
    <w:rsid w:val="00F4057B"/>
    <w:rsid w:val="00F428D8"/>
    <w:rsid w:val="00F464CD"/>
    <w:rsid w:val="00F5181A"/>
    <w:rsid w:val="00F52A83"/>
    <w:rsid w:val="00F545F3"/>
    <w:rsid w:val="00F54DEC"/>
    <w:rsid w:val="00F557F6"/>
    <w:rsid w:val="00F60FAE"/>
    <w:rsid w:val="00F629B7"/>
    <w:rsid w:val="00F635DD"/>
    <w:rsid w:val="00F66DC5"/>
    <w:rsid w:val="00F735AD"/>
    <w:rsid w:val="00F75516"/>
    <w:rsid w:val="00F75668"/>
    <w:rsid w:val="00F75753"/>
    <w:rsid w:val="00F76545"/>
    <w:rsid w:val="00F86E28"/>
    <w:rsid w:val="00F909DE"/>
    <w:rsid w:val="00F90C67"/>
    <w:rsid w:val="00F94993"/>
    <w:rsid w:val="00F97982"/>
    <w:rsid w:val="00FA1A6D"/>
    <w:rsid w:val="00FA2F8E"/>
    <w:rsid w:val="00FA3419"/>
    <w:rsid w:val="00FA6053"/>
    <w:rsid w:val="00FA76EA"/>
    <w:rsid w:val="00FB0898"/>
    <w:rsid w:val="00FB5CF1"/>
    <w:rsid w:val="00FB7C8C"/>
    <w:rsid w:val="00FC0D68"/>
    <w:rsid w:val="00FC1573"/>
    <w:rsid w:val="00FC25CF"/>
    <w:rsid w:val="00FC330D"/>
    <w:rsid w:val="00FC3512"/>
    <w:rsid w:val="00FC5C0A"/>
    <w:rsid w:val="00FC5CD6"/>
    <w:rsid w:val="00FD02B2"/>
    <w:rsid w:val="00FD0B67"/>
    <w:rsid w:val="00FD3D8F"/>
    <w:rsid w:val="00FD4671"/>
    <w:rsid w:val="00FD4D9A"/>
    <w:rsid w:val="00FD5531"/>
    <w:rsid w:val="00FE5B6A"/>
    <w:rsid w:val="00FF52AE"/>
    <w:rsid w:val="00FF5B89"/>
    <w:rsid w:val="00FF7324"/>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78B7F"/>
  <w15:docId w15:val="{CD91C346-90EB-476C-8C58-69854238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79"/>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1B9E"/>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D11B9E"/>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paragraph" w:customStyle="1" w:styleId="Default">
    <w:name w:val="Default"/>
    <w:rsid w:val="001831AF"/>
    <w:pPr>
      <w:autoSpaceDE w:val="0"/>
      <w:autoSpaceDN w:val="0"/>
      <w:adjustRightInd w:val="0"/>
    </w:pPr>
    <w:rPr>
      <w:rFonts w:ascii="Calibri" w:hAnsi="Calibri" w:cs="Calibri"/>
      <w:color w:val="000000"/>
      <w:sz w:val="24"/>
      <w:szCs w:val="24"/>
    </w:rPr>
  </w:style>
  <w:style w:type="table" w:customStyle="1" w:styleId="TableGrid1">
    <w:name w:val="Table Grid1"/>
    <w:basedOn w:val="TableNormal"/>
    <w:uiPriority w:val="39"/>
    <w:rsid w:val="00B90BB1"/>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1949111">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57636680">
      <w:bodyDiv w:val="1"/>
      <w:marLeft w:val="0"/>
      <w:marRight w:val="0"/>
      <w:marTop w:val="0"/>
      <w:marBottom w:val="0"/>
      <w:divBdr>
        <w:top w:val="none" w:sz="0" w:space="0" w:color="auto"/>
        <w:left w:val="none" w:sz="0" w:space="0" w:color="auto"/>
        <w:bottom w:val="none" w:sz="0" w:space="0" w:color="auto"/>
        <w:right w:val="none" w:sz="0" w:space="0" w:color="auto"/>
      </w:divBdr>
    </w:div>
    <w:div w:id="190383546">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528176201">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941E96-E94E-44E0-BECF-ED848447115C}">
  <ds:schemaRefs>
    <ds:schemaRef ds:uri="http://schemas.openxmlformats.org/officeDocument/2006/bibliography"/>
  </ds:schemaRefs>
</ds:datastoreItem>
</file>

<file path=customXml/itemProps2.xml><?xml version="1.0" encoding="utf-8"?>
<ds:datastoreItem xmlns:ds="http://schemas.openxmlformats.org/officeDocument/2006/customXml" ds:itemID="{27C6F9CD-6983-496C-A784-6ED26E958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7B5CDD-0D65-4BD7-A34B-96FECCD481E3}">
  <ds:schemaRefs>
    <ds:schemaRef ds:uri="5067c814-4b34-462c-a21d-c185ff6548d2"/>
    <ds:schemaRef ds:uri="http://purl.org/dc/elements/1.1/"/>
    <ds:schemaRef ds:uri="http://www.w3.org/XML/1998/namespace"/>
    <ds:schemaRef ds:uri="http://purl.org/dc/dcmitype/"/>
    <ds:schemaRef ds:uri="http://schemas.microsoft.com/office/2006/metadata/properties"/>
    <ds:schemaRef ds:uri="http://schemas.openxmlformats.org/package/2006/metadata/core-properties"/>
    <ds:schemaRef ds:uri="http://schemas.microsoft.com/office/2006/documentManagement/types"/>
    <ds:schemaRef ds:uri="785685f2-c2e1-4352-89aa-3faca8eaba52"/>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0F25C0A0-569E-4233-BDD3-3520E817F7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2713</TotalTime>
  <Pages>11</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574</cp:revision>
  <cp:lastPrinted>2019-03-29T13:47:00Z</cp:lastPrinted>
  <dcterms:created xsi:type="dcterms:W3CDTF">2020-03-05T19:38:00Z</dcterms:created>
  <dcterms:modified xsi:type="dcterms:W3CDTF">2022-11-04T21:57:00Z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