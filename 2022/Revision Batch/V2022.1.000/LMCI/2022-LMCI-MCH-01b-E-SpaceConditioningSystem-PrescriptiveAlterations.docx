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C8BC2" w14:textId="0C286540" w:rsidR="00655126" w:rsidRPr="00E232A1" w:rsidRDefault="00655126" w:rsidP="00655126">
      <w:pPr>
        <w:spacing w:line="259" w:lineRule="auto"/>
        <w:rPr>
          <w:rFonts w:ascii="Calibri" w:eastAsia="Calibri" w:hAnsi="Calibri" w:cs="Calibri"/>
          <w:b/>
          <w:bCs/>
        </w:rPr>
      </w:pPr>
      <w:r w:rsidRPr="5B3F55F9">
        <w:rPr>
          <w:rFonts w:asciiTheme="minorHAnsi" w:eastAsia="Calibri" w:hAnsiTheme="minorHAnsi" w:cstheme="minorBidi"/>
          <w:b/>
          <w:bCs/>
          <w:sz w:val="24"/>
          <w:szCs w:val="24"/>
        </w:rPr>
        <w:t xml:space="preserve">CERTIFICATE OF </w:t>
      </w:r>
      <w:r w:rsidRPr="5B3F55F9">
        <w:rPr>
          <w:rFonts w:ascii="Calibri" w:eastAsia="Calibri" w:hAnsi="Calibri" w:cs="Calibri"/>
          <w:b/>
          <w:bCs/>
          <w:sz w:val="24"/>
          <w:szCs w:val="24"/>
        </w:rPr>
        <w:t>INSTALLATION</w:t>
      </w:r>
    </w:p>
    <w:p w14:paraId="169A76EF" w14:textId="07FE4CB6" w:rsidR="00655126" w:rsidRPr="00E232A1" w:rsidRDefault="00655126" w:rsidP="00655126">
      <w:pPr>
        <w:spacing w:line="259" w:lineRule="auto"/>
        <w:rPr>
          <w:rFonts w:asciiTheme="minorHAnsi" w:eastAsia="Calibri" w:hAnsiTheme="minorHAnsi" w:cstheme="minorHAnsi"/>
          <w:sz w:val="24"/>
          <w:szCs w:val="24"/>
        </w:rPr>
      </w:pPr>
      <w:r w:rsidRPr="00E232A1">
        <w:rPr>
          <w:rFonts w:asciiTheme="minorHAnsi" w:eastAsia="Calibri" w:hAnsiTheme="minorHAnsi" w:cstheme="minorHAnsi"/>
          <w:b/>
          <w:sz w:val="24"/>
          <w:szCs w:val="24"/>
        </w:rPr>
        <w:t>Note:</w:t>
      </w:r>
      <w:r w:rsidRPr="00E232A1">
        <w:rPr>
          <w:rFonts w:asciiTheme="minorHAnsi" w:eastAsia="Calibri" w:hAnsiTheme="minorHAnsi" w:cstheme="minorHAnsi"/>
          <w:bCs/>
          <w:sz w:val="24"/>
          <w:szCs w:val="24"/>
        </w:rPr>
        <w:t xml:space="preserve"> This table completed by HERS Registry</w:t>
      </w:r>
      <w:r w:rsidR="006F6495">
        <w:rPr>
          <w:rFonts w:asciiTheme="minorHAnsi" w:eastAsia="Calibri" w:hAnsiTheme="minorHAnsi" w:cstheme="minorHAnsi"/>
          <w:bCs/>
          <w:sz w:val="24"/>
          <w:szCs w:val="24"/>
        </w:rPr>
        <w:t>.</w:t>
      </w:r>
    </w:p>
    <w:tbl>
      <w:tblPr>
        <w:tblStyle w:val="TableGrid1"/>
        <w:tblW w:w="4996" w:type="pct"/>
        <w:tblLook w:val="0020" w:firstRow="1" w:lastRow="0" w:firstColumn="0" w:lastColumn="0" w:noHBand="0" w:noVBand="0"/>
      </w:tblPr>
      <w:tblGrid>
        <w:gridCol w:w="7177"/>
        <w:gridCol w:w="7201"/>
      </w:tblGrid>
      <w:tr w:rsidR="00655126" w:rsidRPr="00E232A1" w14:paraId="2A002B9D" w14:textId="77777777" w:rsidTr="008F29AD">
        <w:trPr>
          <w:trHeight w:val="288"/>
        </w:trPr>
        <w:tc>
          <w:tcPr>
            <w:tcW w:w="7177" w:type="dxa"/>
          </w:tcPr>
          <w:p w14:paraId="3ED1600D" w14:textId="77777777" w:rsidR="00655126" w:rsidRPr="00E232A1" w:rsidRDefault="00655126" w:rsidP="008F29AD">
            <w:pPr>
              <w:rPr>
                <w:rFonts w:asciiTheme="minorHAnsi" w:hAnsiTheme="minorHAnsi" w:cstheme="minorHAnsi"/>
                <w:sz w:val="24"/>
                <w:szCs w:val="24"/>
              </w:rPr>
            </w:pPr>
            <w:r w:rsidRPr="00E232A1">
              <w:rPr>
                <w:rFonts w:asciiTheme="minorHAnsi" w:hAnsiTheme="minorHAnsi" w:cstheme="minorHAnsi"/>
                <w:sz w:val="24"/>
                <w:szCs w:val="24"/>
              </w:rPr>
              <w:t>Project Name:</w:t>
            </w:r>
          </w:p>
        </w:tc>
        <w:tc>
          <w:tcPr>
            <w:tcW w:w="7201" w:type="dxa"/>
          </w:tcPr>
          <w:p w14:paraId="015EB987" w14:textId="77777777" w:rsidR="00655126" w:rsidRPr="00E232A1" w:rsidRDefault="00655126" w:rsidP="008F29AD">
            <w:pPr>
              <w:rPr>
                <w:rFonts w:asciiTheme="minorHAnsi" w:hAnsiTheme="minorHAnsi" w:cstheme="minorHAnsi"/>
                <w:sz w:val="24"/>
                <w:szCs w:val="24"/>
              </w:rPr>
            </w:pPr>
            <w:r w:rsidRPr="00E232A1">
              <w:rPr>
                <w:rFonts w:asciiTheme="minorHAnsi" w:hAnsiTheme="minorHAnsi" w:cstheme="minorHAnsi"/>
                <w:sz w:val="24"/>
                <w:szCs w:val="24"/>
              </w:rPr>
              <w:t>Enforcement Agency:</w:t>
            </w:r>
          </w:p>
        </w:tc>
      </w:tr>
      <w:tr w:rsidR="00655126" w:rsidRPr="00E232A1" w14:paraId="2C77E749" w14:textId="77777777" w:rsidTr="008F29AD">
        <w:trPr>
          <w:trHeight w:val="288"/>
        </w:trPr>
        <w:tc>
          <w:tcPr>
            <w:tcW w:w="7177" w:type="dxa"/>
          </w:tcPr>
          <w:p w14:paraId="6395E905" w14:textId="77777777" w:rsidR="00655126" w:rsidRPr="00E232A1" w:rsidRDefault="00655126"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Dwelling Address:</w:t>
            </w:r>
          </w:p>
        </w:tc>
        <w:tc>
          <w:tcPr>
            <w:tcW w:w="7201" w:type="dxa"/>
          </w:tcPr>
          <w:p w14:paraId="091958FF" w14:textId="77777777" w:rsidR="00655126" w:rsidRPr="00E232A1" w:rsidRDefault="00655126"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Permit Number:</w:t>
            </w:r>
          </w:p>
        </w:tc>
      </w:tr>
      <w:tr w:rsidR="00655126" w:rsidRPr="00E232A1" w14:paraId="7AA3EC27" w14:textId="77777777" w:rsidTr="008F29AD">
        <w:trPr>
          <w:trHeight w:val="288"/>
        </w:trPr>
        <w:tc>
          <w:tcPr>
            <w:tcW w:w="7177" w:type="dxa"/>
          </w:tcPr>
          <w:p w14:paraId="0EF09B49" w14:textId="77777777" w:rsidR="00655126" w:rsidRPr="00E232A1" w:rsidRDefault="00655126" w:rsidP="008F29AD">
            <w:pPr>
              <w:rPr>
                <w:rFonts w:asciiTheme="minorHAnsi" w:hAnsiTheme="minorHAnsi" w:cstheme="minorHAnsi"/>
                <w:sz w:val="24"/>
                <w:szCs w:val="24"/>
              </w:rPr>
            </w:pPr>
            <w:r w:rsidRPr="00E232A1">
              <w:rPr>
                <w:rFonts w:asciiTheme="minorHAnsi" w:hAnsiTheme="minorHAnsi" w:cstheme="minorHAnsi"/>
                <w:sz w:val="24"/>
                <w:szCs w:val="24"/>
              </w:rPr>
              <w:t>City and Zip Code:</w:t>
            </w:r>
          </w:p>
        </w:tc>
        <w:tc>
          <w:tcPr>
            <w:tcW w:w="7201" w:type="dxa"/>
          </w:tcPr>
          <w:p w14:paraId="3F820919" w14:textId="77777777" w:rsidR="00655126" w:rsidRPr="00E232A1" w:rsidRDefault="00655126" w:rsidP="008F29AD">
            <w:pPr>
              <w:rPr>
                <w:rFonts w:asciiTheme="minorHAnsi" w:hAnsiTheme="minorHAnsi" w:cstheme="minorBidi"/>
                <w:sz w:val="24"/>
                <w:szCs w:val="24"/>
              </w:rPr>
            </w:pPr>
            <w:r w:rsidRPr="1C4AB1D8">
              <w:rPr>
                <w:rFonts w:ascii="Calibri" w:eastAsia="Calibri" w:hAnsi="Calibri" w:cs="Calibri"/>
                <w:color w:val="000000" w:themeColor="text1"/>
                <w:sz w:val="24"/>
                <w:szCs w:val="24"/>
              </w:rPr>
              <w:t>Permit Application Date</w:t>
            </w:r>
            <w:r w:rsidRPr="1C4AB1D8">
              <w:rPr>
                <w:rFonts w:asciiTheme="minorHAnsi" w:hAnsiTheme="minorHAnsi" w:cstheme="minorBidi"/>
                <w:sz w:val="24"/>
                <w:szCs w:val="24"/>
              </w:rPr>
              <w:t>:</w:t>
            </w:r>
          </w:p>
        </w:tc>
      </w:tr>
    </w:tbl>
    <w:p w14:paraId="4ABB5F9C" w14:textId="7DA79FD5" w:rsidR="00A508A7" w:rsidRDefault="00A508A7"/>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BB569C" w:rsidRPr="007E2934" w14:paraId="2623E6DA" w14:textId="77777777">
        <w:trPr>
          <w:cantSplit/>
          <w:trHeight w:val="288"/>
        </w:trPr>
        <w:tc>
          <w:tcPr>
            <w:tcW w:w="5000" w:type="pct"/>
            <w:gridSpan w:val="6"/>
            <w:shd w:val="clear" w:color="auto" w:fill="auto"/>
            <w:vAlign w:val="center"/>
          </w:tcPr>
          <w:p w14:paraId="6259B28E" w14:textId="204323A6" w:rsidR="00BB569C" w:rsidRPr="007E2934" w:rsidRDefault="00BB569C" w:rsidP="00BB569C">
            <w:pPr>
              <w:keepNext/>
              <w:rPr>
                <w:rFonts w:ascii="Calibri" w:hAnsi="Calibri"/>
                <w:b/>
                <w:sz w:val="18"/>
                <w:szCs w:val="18"/>
              </w:rPr>
            </w:pPr>
            <w:r w:rsidRPr="00970AC4">
              <w:rPr>
                <w:rFonts w:ascii="Calibri" w:hAnsi="Calibri"/>
                <w:b/>
                <w:szCs w:val="24"/>
              </w:rPr>
              <w:t>A. General Information</w:t>
            </w:r>
          </w:p>
        </w:tc>
      </w:tr>
      <w:tr w:rsidR="00BB569C" w:rsidRPr="007E2934" w14:paraId="028FC5AC" w14:textId="77777777">
        <w:trPr>
          <w:cantSplit/>
          <w:trHeight w:val="432"/>
        </w:trPr>
        <w:tc>
          <w:tcPr>
            <w:tcW w:w="103" w:type="pct"/>
            <w:tcMar>
              <w:left w:w="29" w:type="dxa"/>
              <w:right w:w="29" w:type="dxa"/>
            </w:tcMar>
            <w:vAlign w:val="center"/>
          </w:tcPr>
          <w:p w14:paraId="4A5BF6F0"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01</w:t>
            </w:r>
          </w:p>
        </w:tc>
        <w:tc>
          <w:tcPr>
            <w:tcW w:w="1107" w:type="pct"/>
            <w:vAlign w:val="center"/>
          </w:tcPr>
          <w:p w14:paraId="451D2270" w14:textId="77777777" w:rsidR="00BB569C" w:rsidRPr="007E2934" w:rsidRDefault="00BB569C" w:rsidP="00BB569C">
            <w:pPr>
              <w:rPr>
                <w:rFonts w:ascii="Calibri" w:hAnsi="Calibri"/>
                <w:sz w:val="18"/>
                <w:szCs w:val="18"/>
              </w:rPr>
            </w:pPr>
            <w:r w:rsidRPr="007E2934">
              <w:rPr>
                <w:rFonts w:ascii="Calibri" w:hAnsi="Calibri"/>
                <w:sz w:val="18"/>
                <w:szCs w:val="18"/>
              </w:rPr>
              <w:t>Dwelling Unit Name</w:t>
            </w:r>
          </w:p>
        </w:tc>
        <w:tc>
          <w:tcPr>
            <w:tcW w:w="1261" w:type="pct"/>
            <w:vAlign w:val="center"/>
          </w:tcPr>
          <w:p w14:paraId="09BF06F2"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007A26BE"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02</w:t>
            </w:r>
          </w:p>
        </w:tc>
        <w:tc>
          <w:tcPr>
            <w:tcW w:w="1260" w:type="pct"/>
            <w:vAlign w:val="center"/>
          </w:tcPr>
          <w:p w14:paraId="692CFCAB" w14:textId="77777777" w:rsidR="00BB569C" w:rsidRPr="009909F1" w:rsidRDefault="00BB569C" w:rsidP="00BB569C">
            <w:pPr>
              <w:rPr>
                <w:rFonts w:ascii="Calibri" w:hAnsi="Calibri"/>
                <w:b/>
                <w:sz w:val="18"/>
                <w:szCs w:val="18"/>
              </w:rPr>
            </w:pPr>
            <w:r w:rsidRPr="000346D1">
              <w:rPr>
                <w:rFonts w:ascii="Calibri" w:hAnsi="Calibri"/>
                <w:sz w:val="18"/>
                <w:szCs w:val="18"/>
              </w:rPr>
              <w:t>Climate Zone</w:t>
            </w:r>
          </w:p>
        </w:tc>
        <w:tc>
          <w:tcPr>
            <w:tcW w:w="1177" w:type="pct"/>
            <w:vAlign w:val="center"/>
          </w:tcPr>
          <w:p w14:paraId="7DE62E6B" w14:textId="77777777" w:rsidR="00BB569C" w:rsidRPr="00F2777B" w:rsidRDefault="00BB569C" w:rsidP="00BB569C">
            <w:pPr>
              <w:rPr>
                <w:rFonts w:ascii="Calibri" w:hAnsi="Calibri"/>
                <w:sz w:val="18"/>
                <w:szCs w:val="18"/>
              </w:rPr>
            </w:pPr>
          </w:p>
        </w:tc>
      </w:tr>
      <w:tr w:rsidR="00BB569C" w:rsidRPr="007E2934" w14:paraId="3B8C2EA2" w14:textId="77777777">
        <w:trPr>
          <w:cantSplit/>
          <w:trHeight w:val="432"/>
        </w:trPr>
        <w:tc>
          <w:tcPr>
            <w:tcW w:w="103" w:type="pct"/>
            <w:tcMar>
              <w:left w:w="29" w:type="dxa"/>
              <w:right w:w="29" w:type="dxa"/>
            </w:tcMar>
            <w:vAlign w:val="center"/>
          </w:tcPr>
          <w:p w14:paraId="609F0244"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03</w:t>
            </w:r>
          </w:p>
        </w:tc>
        <w:tc>
          <w:tcPr>
            <w:tcW w:w="1107" w:type="pct"/>
            <w:vAlign w:val="center"/>
          </w:tcPr>
          <w:p w14:paraId="4F26E00B" w14:textId="77777777" w:rsidR="00BB569C" w:rsidRPr="007E2934" w:rsidRDefault="00BB569C" w:rsidP="00BB569C">
            <w:pPr>
              <w:rPr>
                <w:rFonts w:ascii="Calibri" w:hAnsi="Calibri"/>
                <w:sz w:val="18"/>
                <w:szCs w:val="18"/>
              </w:rPr>
            </w:pPr>
            <w:r w:rsidRPr="007E2934">
              <w:rPr>
                <w:rFonts w:ascii="Calibri" w:hAnsi="Calibri"/>
                <w:sz w:val="18"/>
                <w:szCs w:val="18"/>
              </w:rPr>
              <w:t xml:space="preserve">Dwelling Unit </w:t>
            </w:r>
            <w:r w:rsidR="008C253B">
              <w:rPr>
                <w:rFonts w:ascii="Calibri" w:hAnsi="Calibri"/>
                <w:sz w:val="18"/>
                <w:szCs w:val="18"/>
              </w:rPr>
              <w:t xml:space="preserve">Total </w:t>
            </w:r>
            <w:r w:rsidRPr="007E2934">
              <w:rPr>
                <w:rFonts w:ascii="Calibri" w:hAnsi="Calibri"/>
                <w:sz w:val="18"/>
                <w:szCs w:val="18"/>
              </w:rPr>
              <w:t>Conditioned Floor Area (ft</w:t>
            </w:r>
            <w:r w:rsidRPr="00970AC4">
              <w:rPr>
                <w:rFonts w:ascii="Calibri" w:hAnsi="Calibri"/>
                <w:sz w:val="18"/>
                <w:szCs w:val="18"/>
                <w:vertAlign w:val="superscript"/>
              </w:rPr>
              <w:t>2</w:t>
            </w:r>
            <w:r w:rsidRPr="007E2934">
              <w:rPr>
                <w:rFonts w:ascii="Calibri" w:hAnsi="Calibri"/>
                <w:sz w:val="18"/>
                <w:szCs w:val="18"/>
              </w:rPr>
              <w:t>)</w:t>
            </w:r>
          </w:p>
        </w:tc>
        <w:tc>
          <w:tcPr>
            <w:tcW w:w="1261" w:type="pct"/>
            <w:vAlign w:val="center"/>
          </w:tcPr>
          <w:p w14:paraId="216DE1B6"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0F78C32F"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04</w:t>
            </w:r>
          </w:p>
        </w:tc>
        <w:tc>
          <w:tcPr>
            <w:tcW w:w="1260" w:type="pct"/>
            <w:vAlign w:val="center"/>
          </w:tcPr>
          <w:p w14:paraId="26E4A12A" w14:textId="77777777" w:rsidR="00BB569C" w:rsidRPr="007E2934" w:rsidRDefault="00BB569C" w:rsidP="00631AEF">
            <w:pPr>
              <w:spacing w:after="60"/>
              <w:rPr>
                <w:rFonts w:ascii="Calibri" w:hAnsi="Calibri"/>
                <w:sz w:val="18"/>
                <w:szCs w:val="18"/>
              </w:rPr>
            </w:pPr>
            <w:r w:rsidRPr="007E2934">
              <w:rPr>
                <w:rFonts w:ascii="Calibri" w:hAnsi="Calibri"/>
                <w:sz w:val="18"/>
                <w:szCs w:val="18"/>
              </w:rPr>
              <w:t xml:space="preserve">Number of Space Conditioning Systems in this </w:t>
            </w:r>
            <w:r w:rsidR="00631AEF">
              <w:rPr>
                <w:rFonts w:ascii="Calibri" w:hAnsi="Calibri"/>
                <w:sz w:val="18"/>
                <w:szCs w:val="18"/>
              </w:rPr>
              <w:t>D</w:t>
            </w:r>
            <w:r w:rsidRPr="007E2934">
              <w:rPr>
                <w:rFonts w:ascii="Calibri" w:hAnsi="Calibri"/>
                <w:sz w:val="18"/>
                <w:szCs w:val="18"/>
              </w:rPr>
              <w:t xml:space="preserve">welling </w:t>
            </w:r>
            <w:r w:rsidR="00631AEF">
              <w:rPr>
                <w:rFonts w:ascii="Calibri" w:hAnsi="Calibri"/>
                <w:sz w:val="18"/>
                <w:szCs w:val="18"/>
              </w:rPr>
              <w:t>U</w:t>
            </w:r>
            <w:r w:rsidRPr="007E2934">
              <w:rPr>
                <w:rFonts w:ascii="Calibri" w:hAnsi="Calibri"/>
                <w:sz w:val="18"/>
                <w:szCs w:val="18"/>
              </w:rPr>
              <w:t>nit</w:t>
            </w:r>
          </w:p>
        </w:tc>
        <w:tc>
          <w:tcPr>
            <w:tcW w:w="1177" w:type="pct"/>
            <w:vAlign w:val="center"/>
          </w:tcPr>
          <w:p w14:paraId="2C079FDA" w14:textId="77777777" w:rsidR="00BB569C" w:rsidRPr="007E2934" w:rsidRDefault="00BB569C" w:rsidP="00BB569C">
            <w:pPr>
              <w:spacing w:after="60"/>
              <w:rPr>
                <w:rFonts w:ascii="Calibri" w:hAnsi="Calibri"/>
                <w:sz w:val="18"/>
                <w:szCs w:val="18"/>
              </w:rPr>
            </w:pPr>
          </w:p>
        </w:tc>
      </w:tr>
      <w:tr w:rsidR="00BB569C" w:rsidRPr="007E2934" w14:paraId="166AE037" w14:textId="77777777">
        <w:trPr>
          <w:cantSplit/>
          <w:trHeight w:val="431"/>
        </w:trPr>
        <w:tc>
          <w:tcPr>
            <w:tcW w:w="103" w:type="pct"/>
            <w:tcMar>
              <w:left w:w="29" w:type="dxa"/>
              <w:right w:w="29" w:type="dxa"/>
            </w:tcMar>
            <w:vAlign w:val="center"/>
          </w:tcPr>
          <w:p w14:paraId="0BE5DEC9"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05</w:t>
            </w:r>
          </w:p>
        </w:tc>
        <w:tc>
          <w:tcPr>
            <w:tcW w:w="1107" w:type="pct"/>
            <w:vAlign w:val="center"/>
          </w:tcPr>
          <w:p w14:paraId="0CA08802" w14:textId="77777777" w:rsidR="00BB569C" w:rsidRPr="007E2934" w:rsidRDefault="00BB569C" w:rsidP="00BB569C">
            <w:pPr>
              <w:rPr>
                <w:rFonts w:ascii="Calibri" w:hAnsi="Calibri"/>
                <w:sz w:val="18"/>
                <w:szCs w:val="18"/>
              </w:rPr>
            </w:pPr>
            <w:r w:rsidRPr="007E2934">
              <w:rPr>
                <w:rFonts w:ascii="Calibri" w:hAnsi="Calibri"/>
                <w:sz w:val="18"/>
                <w:szCs w:val="18"/>
              </w:rPr>
              <w:t>Certificate of Compliance Type</w:t>
            </w:r>
          </w:p>
        </w:tc>
        <w:tc>
          <w:tcPr>
            <w:tcW w:w="1261" w:type="pct"/>
            <w:vAlign w:val="center"/>
          </w:tcPr>
          <w:p w14:paraId="058E770B"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45798AF5"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06</w:t>
            </w:r>
          </w:p>
        </w:tc>
        <w:tc>
          <w:tcPr>
            <w:tcW w:w="1260" w:type="pct"/>
            <w:vAlign w:val="center"/>
          </w:tcPr>
          <w:p w14:paraId="62D4A80D" w14:textId="7AFBEA91" w:rsidR="00BB569C" w:rsidRPr="007E2934" w:rsidRDefault="00443514" w:rsidP="00CF5A5C">
            <w:pPr>
              <w:spacing w:after="60"/>
              <w:rPr>
                <w:rFonts w:ascii="Calibri" w:hAnsi="Calibri"/>
                <w:sz w:val="18"/>
                <w:szCs w:val="18"/>
              </w:rPr>
            </w:pPr>
            <w:r>
              <w:rPr>
                <w:rFonts w:ascii="Calibri" w:hAnsi="Calibri"/>
                <w:sz w:val="18"/>
                <w:szCs w:val="18"/>
              </w:rPr>
              <w:t>M</w:t>
            </w:r>
            <w:r w:rsidR="00BB569C" w:rsidRPr="007E2934">
              <w:rPr>
                <w:rFonts w:ascii="Calibri" w:hAnsi="Calibri"/>
                <w:sz w:val="18"/>
                <w:szCs w:val="18"/>
              </w:rPr>
              <w:t xml:space="preserve">ethod </w:t>
            </w:r>
            <w:r w:rsidR="00CF5A5C">
              <w:rPr>
                <w:rFonts w:ascii="Calibri" w:hAnsi="Calibri"/>
                <w:sz w:val="18"/>
                <w:szCs w:val="18"/>
              </w:rPr>
              <w:t>U</w:t>
            </w:r>
            <w:r w:rsidR="00BB569C" w:rsidRPr="007E2934">
              <w:rPr>
                <w:rFonts w:ascii="Calibri" w:hAnsi="Calibri"/>
                <w:sz w:val="18"/>
                <w:szCs w:val="18"/>
              </w:rPr>
              <w:t xml:space="preserve">sed to </w:t>
            </w:r>
            <w:r w:rsidR="00631AEF">
              <w:rPr>
                <w:rFonts w:ascii="Calibri" w:hAnsi="Calibri"/>
                <w:sz w:val="18"/>
                <w:szCs w:val="18"/>
              </w:rPr>
              <w:t>C</w:t>
            </w:r>
            <w:r w:rsidR="00BB569C" w:rsidRPr="007E2934">
              <w:rPr>
                <w:rFonts w:ascii="Calibri" w:hAnsi="Calibri"/>
                <w:sz w:val="18"/>
                <w:szCs w:val="18"/>
              </w:rPr>
              <w:t xml:space="preserve">alculate HVAC </w:t>
            </w:r>
            <w:r w:rsidR="00631AEF">
              <w:rPr>
                <w:rFonts w:ascii="Calibri" w:hAnsi="Calibri"/>
                <w:sz w:val="18"/>
                <w:szCs w:val="18"/>
              </w:rPr>
              <w:t>L</w:t>
            </w:r>
            <w:r w:rsidR="00BB569C" w:rsidRPr="007E2934">
              <w:rPr>
                <w:rFonts w:ascii="Calibri" w:hAnsi="Calibri"/>
                <w:sz w:val="18"/>
                <w:szCs w:val="18"/>
              </w:rPr>
              <w:t>oads</w:t>
            </w:r>
            <w:r w:rsidR="003722E9">
              <w:rPr>
                <w:rFonts w:ascii="Calibri" w:hAnsi="Calibri"/>
                <w:sz w:val="18"/>
                <w:szCs w:val="18"/>
              </w:rPr>
              <w:t xml:space="preserve"> (See Section 1</w:t>
            </w:r>
            <w:r w:rsidR="00B04E53">
              <w:rPr>
                <w:rFonts w:ascii="Calibri" w:hAnsi="Calibri"/>
                <w:sz w:val="18"/>
                <w:szCs w:val="18"/>
              </w:rPr>
              <w:t>60.3(b)1</w:t>
            </w:r>
            <w:r w:rsidR="003722E9">
              <w:rPr>
                <w:rFonts w:ascii="Calibri" w:hAnsi="Calibri"/>
                <w:sz w:val="18"/>
                <w:szCs w:val="18"/>
              </w:rPr>
              <w:t>.)</w:t>
            </w:r>
          </w:p>
        </w:tc>
        <w:tc>
          <w:tcPr>
            <w:tcW w:w="1177" w:type="pct"/>
            <w:vAlign w:val="center"/>
          </w:tcPr>
          <w:p w14:paraId="133FECC4" w14:textId="77777777" w:rsidR="00BB569C" w:rsidRPr="007E2934" w:rsidRDefault="00BB569C" w:rsidP="00BB569C">
            <w:pPr>
              <w:rPr>
                <w:rFonts w:ascii="Calibri" w:hAnsi="Calibri"/>
                <w:sz w:val="18"/>
                <w:szCs w:val="18"/>
              </w:rPr>
            </w:pPr>
          </w:p>
        </w:tc>
      </w:tr>
      <w:tr w:rsidR="00BB569C" w:rsidRPr="007E2934" w14:paraId="77CEE3AF" w14:textId="77777777">
        <w:trPr>
          <w:cantSplit/>
          <w:trHeight w:val="432"/>
        </w:trPr>
        <w:tc>
          <w:tcPr>
            <w:tcW w:w="103" w:type="pct"/>
            <w:tcMar>
              <w:left w:w="29" w:type="dxa"/>
              <w:right w:w="29" w:type="dxa"/>
            </w:tcMar>
            <w:vAlign w:val="center"/>
          </w:tcPr>
          <w:p w14:paraId="1D285C9F"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07</w:t>
            </w:r>
          </w:p>
        </w:tc>
        <w:tc>
          <w:tcPr>
            <w:tcW w:w="1107" w:type="pct"/>
            <w:vAlign w:val="center"/>
          </w:tcPr>
          <w:p w14:paraId="307613E8" w14:textId="77777777" w:rsidR="00BB569C" w:rsidRPr="007E2934" w:rsidRDefault="00BB569C" w:rsidP="00631AEF">
            <w:pPr>
              <w:spacing w:after="60"/>
              <w:rPr>
                <w:rFonts w:ascii="Calibri" w:hAnsi="Calibri"/>
                <w:sz w:val="18"/>
                <w:szCs w:val="18"/>
              </w:rPr>
            </w:pPr>
            <w:r w:rsidRPr="007E2934">
              <w:rPr>
                <w:rFonts w:ascii="Calibri" w:hAnsi="Calibri"/>
                <w:sz w:val="18"/>
                <w:szCs w:val="18"/>
              </w:rPr>
              <w:t xml:space="preserve">Calculated </w:t>
            </w:r>
            <w:r w:rsidR="00631AEF">
              <w:rPr>
                <w:rFonts w:ascii="Calibri" w:hAnsi="Calibri"/>
                <w:sz w:val="18"/>
                <w:szCs w:val="18"/>
              </w:rPr>
              <w:t>D</w:t>
            </w:r>
            <w:r>
              <w:rPr>
                <w:rFonts w:ascii="Calibri" w:hAnsi="Calibri"/>
                <w:sz w:val="18"/>
                <w:szCs w:val="18"/>
              </w:rPr>
              <w:t xml:space="preserve">welling </w:t>
            </w:r>
            <w:r w:rsidR="00631AEF">
              <w:rPr>
                <w:rFonts w:ascii="Calibri" w:hAnsi="Calibri"/>
                <w:sz w:val="18"/>
                <w:szCs w:val="18"/>
              </w:rPr>
              <w:t>U</w:t>
            </w:r>
            <w:r>
              <w:rPr>
                <w:rFonts w:ascii="Calibri" w:hAnsi="Calibri"/>
                <w:sz w:val="18"/>
                <w:szCs w:val="18"/>
              </w:rPr>
              <w:t xml:space="preserve">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61" w:type="pct"/>
            <w:vAlign w:val="center"/>
          </w:tcPr>
          <w:p w14:paraId="3CE68472"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7273E918"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08</w:t>
            </w:r>
          </w:p>
        </w:tc>
        <w:tc>
          <w:tcPr>
            <w:tcW w:w="1260" w:type="pct"/>
            <w:vAlign w:val="center"/>
          </w:tcPr>
          <w:p w14:paraId="63C23C32" w14:textId="77777777" w:rsidR="00BB569C" w:rsidRPr="007E2934" w:rsidRDefault="00BB569C" w:rsidP="00BB569C">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w:t>
            </w:r>
            <w:r w:rsidRPr="007E2934">
              <w:rPr>
                <w:rFonts w:ascii="Calibri" w:hAnsi="Calibri"/>
                <w:sz w:val="18"/>
                <w:szCs w:val="18"/>
              </w:rPr>
              <w:t>Heating Load (</w:t>
            </w:r>
            <w:r w:rsidR="00325DEA">
              <w:rPr>
                <w:rFonts w:ascii="Calibri" w:hAnsi="Calibri"/>
                <w:sz w:val="18"/>
                <w:szCs w:val="18"/>
              </w:rPr>
              <w:t>Btu/h</w:t>
            </w:r>
            <w:r w:rsidRPr="007E2934">
              <w:rPr>
                <w:rFonts w:ascii="Calibri" w:hAnsi="Calibri"/>
                <w:sz w:val="18"/>
                <w:szCs w:val="18"/>
              </w:rPr>
              <w:t>)</w:t>
            </w:r>
          </w:p>
        </w:tc>
        <w:tc>
          <w:tcPr>
            <w:tcW w:w="1177" w:type="pct"/>
            <w:vAlign w:val="center"/>
          </w:tcPr>
          <w:p w14:paraId="2D8C3B62" w14:textId="77777777" w:rsidR="00BB569C" w:rsidRPr="007E2934" w:rsidRDefault="00BB569C" w:rsidP="00BB569C">
            <w:pPr>
              <w:spacing w:after="60"/>
              <w:rPr>
                <w:rFonts w:ascii="Calibri" w:hAnsi="Calibri"/>
                <w:sz w:val="18"/>
                <w:szCs w:val="18"/>
              </w:rPr>
            </w:pPr>
          </w:p>
        </w:tc>
      </w:tr>
      <w:tr w:rsidR="00E12DCB" w:rsidRPr="007E2934" w14:paraId="6E8594E1" w14:textId="77777777">
        <w:trPr>
          <w:cantSplit/>
          <w:trHeight w:val="432"/>
        </w:trPr>
        <w:tc>
          <w:tcPr>
            <w:tcW w:w="103" w:type="pct"/>
            <w:tcMar>
              <w:left w:w="29" w:type="dxa"/>
              <w:right w:w="29" w:type="dxa"/>
            </w:tcMar>
            <w:vAlign w:val="center"/>
          </w:tcPr>
          <w:p w14:paraId="57019C8B" w14:textId="77777777" w:rsidR="00E12DCB" w:rsidRPr="007E2934" w:rsidRDefault="00E12DCB" w:rsidP="00BB569C">
            <w:pPr>
              <w:pStyle w:val="FootnoteText"/>
              <w:jc w:val="center"/>
              <w:rPr>
                <w:rFonts w:ascii="Calibri" w:hAnsi="Calibri"/>
                <w:sz w:val="18"/>
                <w:szCs w:val="18"/>
              </w:rPr>
            </w:pPr>
            <w:r>
              <w:rPr>
                <w:rFonts w:ascii="Calibri" w:hAnsi="Calibri"/>
                <w:sz w:val="18"/>
                <w:szCs w:val="18"/>
              </w:rPr>
              <w:t>09</w:t>
            </w:r>
          </w:p>
        </w:tc>
        <w:tc>
          <w:tcPr>
            <w:tcW w:w="1107" w:type="pct"/>
            <w:vAlign w:val="center"/>
          </w:tcPr>
          <w:p w14:paraId="73DF76F4" w14:textId="77777777" w:rsidR="00E12DCB" w:rsidRPr="007E2934" w:rsidRDefault="00E12DCB" w:rsidP="00631AEF">
            <w:pPr>
              <w:spacing w:after="60"/>
              <w:rPr>
                <w:rFonts w:ascii="Calibri" w:hAnsi="Calibri"/>
                <w:sz w:val="18"/>
                <w:szCs w:val="18"/>
              </w:rPr>
            </w:pPr>
            <w:r w:rsidRPr="00E12DCB">
              <w:rPr>
                <w:rFonts w:ascii="Calibri" w:hAnsi="Calibri"/>
                <w:sz w:val="18"/>
                <w:szCs w:val="18"/>
              </w:rPr>
              <w:t>Dwelling Unit Number of Bedrooms</w:t>
            </w:r>
          </w:p>
        </w:tc>
        <w:tc>
          <w:tcPr>
            <w:tcW w:w="1261" w:type="pct"/>
            <w:vAlign w:val="center"/>
          </w:tcPr>
          <w:p w14:paraId="5EE37583" w14:textId="77777777" w:rsidR="00E12DCB" w:rsidRPr="007E2934" w:rsidRDefault="00E12DCB" w:rsidP="00BB569C">
            <w:pPr>
              <w:spacing w:after="60"/>
              <w:rPr>
                <w:rFonts w:ascii="Calibri" w:hAnsi="Calibri"/>
                <w:sz w:val="18"/>
                <w:szCs w:val="18"/>
              </w:rPr>
            </w:pPr>
          </w:p>
        </w:tc>
        <w:tc>
          <w:tcPr>
            <w:tcW w:w="92" w:type="pct"/>
            <w:tcMar>
              <w:left w:w="29" w:type="dxa"/>
              <w:right w:w="29" w:type="dxa"/>
            </w:tcMar>
            <w:vAlign w:val="center"/>
          </w:tcPr>
          <w:p w14:paraId="571FFAA1" w14:textId="77777777" w:rsidR="00E12DCB" w:rsidRPr="007E2934" w:rsidRDefault="00E12DCB" w:rsidP="00BB569C">
            <w:pPr>
              <w:spacing w:after="60"/>
              <w:jc w:val="center"/>
              <w:rPr>
                <w:rFonts w:ascii="Calibri" w:hAnsi="Calibri"/>
                <w:sz w:val="18"/>
                <w:szCs w:val="18"/>
              </w:rPr>
            </w:pPr>
          </w:p>
        </w:tc>
        <w:tc>
          <w:tcPr>
            <w:tcW w:w="1260" w:type="pct"/>
            <w:vAlign w:val="center"/>
          </w:tcPr>
          <w:p w14:paraId="00DEDCBE" w14:textId="77777777" w:rsidR="00E12DCB" w:rsidRPr="007E2934" w:rsidRDefault="00E12DCB" w:rsidP="00BB569C">
            <w:pPr>
              <w:spacing w:after="60"/>
              <w:rPr>
                <w:rFonts w:ascii="Calibri" w:hAnsi="Calibri"/>
                <w:sz w:val="18"/>
                <w:szCs w:val="18"/>
              </w:rPr>
            </w:pPr>
          </w:p>
        </w:tc>
        <w:tc>
          <w:tcPr>
            <w:tcW w:w="1177" w:type="pct"/>
            <w:vAlign w:val="center"/>
          </w:tcPr>
          <w:p w14:paraId="00C707DF" w14:textId="77777777" w:rsidR="00E12DCB" w:rsidRPr="007E2934" w:rsidRDefault="00E12DCB" w:rsidP="00BB569C">
            <w:pPr>
              <w:spacing w:after="60"/>
              <w:rPr>
                <w:rFonts w:ascii="Calibri" w:hAnsi="Calibri"/>
                <w:sz w:val="18"/>
                <w:szCs w:val="18"/>
              </w:rPr>
            </w:pPr>
          </w:p>
        </w:tc>
      </w:tr>
    </w:tbl>
    <w:p w14:paraId="15AD8126" w14:textId="77777777" w:rsidR="00631AEF" w:rsidRDefault="00631AEF"/>
    <w:p w14:paraId="3C404E45" w14:textId="77777777" w:rsidR="00900B93" w:rsidRDefault="00900B93"/>
    <w:tbl>
      <w:tblPr>
        <w:tblStyle w:val="TableGrid"/>
        <w:tblW w:w="5000" w:type="pct"/>
        <w:tblLook w:val="04A0" w:firstRow="1" w:lastRow="0" w:firstColumn="1" w:lastColumn="0" w:noHBand="0" w:noVBand="1"/>
      </w:tblPr>
      <w:tblGrid>
        <w:gridCol w:w="14390"/>
      </w:tblGrid>
      <w:tr w:rsidR="000871F7" w14:paraId="5CF1EDE9" w14:textId="77777777">
        <w:tc>
          <w:tcPr>
            <w:tcW w:w="5000" w:type="pct"/>
          </w:tcPr>
          <w:p w14:paraId="0A078124" w14:textId="77777777" w:rsidR="000871F7" w:rsidRDefault="000871F7" w:rsidP="009120FF">
            <w:pPr>
              <w:keepNext/>
              <w:rPr>
                <w:rFonts w:ascii="Calibri" w:hAnsi="Calibri"/>
                <w:b/>
                <w:sz w:val="18"/>
                <w:szCs w:val="18"/>
              </w:rPr>
            </w:pPr>
            <w:r w:rsidRPr="000A23E5">
              <w:rPr>
                <w:rFonts w:ascii="Calibri" w:hAnsi="Calibri"/>
                <w:b/>
                <w:sz w:val="18"/>
                <w:szCs w:val="18"/>
              </w:rPr>
              <w:t>MCH-01</w:t>
            </w:r>
            <w:r>
              <w:rPr>
                <w:rFonts w:ascii="Calibri" w:hAnsi="Calibri"/>
                <w:b/>
                <w:sz w:val="18"/>
                <w:szCs w:val="18"/>
              </w:rPr>
              <w:t>b</w:t>
            </w:r>
            <w:r w:rsidR="009120FF">
              <w:rPr>
                <w:rFonts w:ascii="Calibri" w:hAnsi="Calibri"/>
                <w:b/>
                <w:sz w:val="18"/>
                <w:szCs w:val="18"/>
              </w:rPr>
              <w:t xml:space="preserve"> - </w:t>
            </w:r>
            <w:r w:rsidRPr="005A52E4">
              <w:rPr>
                <w:rFonts w:ascii="Calibri" w:hAnsi="Calibri"/>
                <w:b/>
                <w:sz w:val="18"/>
                <w:szCs w:val="18"/>
              </w:rPr>
              <w:t>Space Conditioning Systems Ducts and Fans</w:t>
            </w:r>
            <w:r w:rsidR="009120FF">
              <w:rPr>
                <w:rFonts w:ascii="Calibri" w:hAnsi="Calibri"/>
                <w:b/>
                <w:sz w:val="18"/>
                <w:szCs w:val="18"/>
              </w:rPr>
              <w:t xml:space="preserve"> - Prescriptive Alterations</w:t>
            </w:r>
          </w:p>
        </w:tc>
      </w:tr>
    </w:tbl>
    <w:p w14:paraId="4840E773" w14:textId="77777777" w:rsidR="000871F7" w:rsidRDefault="000871F7" w:rsidP="00BB569C">
      <w:pPr>
        <w:rPr>
          <w:rFonts w:ascii="Calibri" w:hAnsi="Calibri"/>
          <w:szCs w:val="18"/>
        </w:rPr>
      </w:pPr>
    </w:p>
    <w:p w14:paraId="7CFBFE84" w14:textId="77777777" w:rsidR="00125592"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9"/>
        <w:gridCol w:w="1439"/>
        <w:gridCol w:w="1439"/>
        <w:gridCol w:w="1439"/>
        <w:gridCol w:w="1439"/>
        <w:gridCol w:w="1439"/>
        <w:gridCol w:w="1439"/>
        <w:gridCol w:w="1439"/>
        <w:gridCol w:w="1439"/>
        <w:gridCol w:w="1439"/>
      </w:tblGrid>
      <w:tr w:rsidR="00125592" w:rsidRPr="00E81C65" w14:paraId="00541A25" w14:textId="77777777">
        <w:trPr>
          <w:trHeight w:val="222"/>
        </w:trPr>
        <w:tc>
          <w:tcPr>
            <w:tcW w:w="14689" w:type="dxa"/>
            <w:gridSpan w:val="10"/>
            <w:shd w:val="clear" w:color="auto" w:fill="auto"/>
          </w:tcPr>
          <w:p w14:paraId="6A6002B0" w14:textId="77777777" w:rsidR="00125592" w:rsidRPr="00465479" w:rsidRDefault="00125592" w:rsidP="00C01F8F">
            <w:pPr>
              <w:keepNext/>
              <w:rPr>
                <w:rFonts w:ascii="Calibri" w:hAnsi="Calibri"/>
                <w:b/>
                <w:sz w:val="18"/>
                <w:szCs w:val="24"/>
              </w:rPr>
            </w:pPr>
            <w:r w:rsidRPr="003322A6">
              <w:rPr>
                <w:rFonts w:ascii="Calibri" w:hAnsi="Calibri"/>
                <w:b/>
                <w:sz w:val="18"/>
                <w:szCs w:val="24"/>
              </w:rPr>
              <w:t xml:space="preserve">B. Space Conditioning (SC) System Information </w:t>
            </w:r>
          </w:p>
        </w:tc>
      </w:tr>
      <w:tr w:rsidR="00125592" w:rsidRPr="00E81C65" w14:paraId="6371E58C" w14:textId="77777777">
        <w:trPr>
          <w:trHeight w:val="223"/>
        </w:trPr>
        <w:tc>
          <w:tcPr>
            <w:tcW w:w="1468" w:type="dxa"/>
            <w:shd w:val="clear" w:color="auto" w:fill="auto"/>
            <w:vAlign w:val="bottom"/>
          </w:tcPr>
          <w:p w14:paraId="357BA8C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01</w:t>
            </w:r>
          </w:p>
        </w:tc>
        <w:tc>
          <w:tcPr>
            <w:tcW w:w="1469" w:type="dxa"/>
            <w:shd w:val="clear" w:color="auto" w:fill="auto"/>
          </w:tcPr>
          <w:p w14:paraId="6405A724"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02</w:t>
            </w:r>
          </w:p>
        </w:tc>
        <w:tc>
          <w:tcPr>
            <w:tcW w:w="1469" w:type="dxa"/>
            <w:shd w:val="clear" w:color="auto" w:fill="auto"/>
            <w:vAlign w:val="bottom"/>
          </w:tcPr>
          <w:p w14:paraId="47E9ECB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03</w:t>
            </w:r>
          </w:p>
        </w:tc>
        <w:tc>
          <w:tcPr>
            <w:tcW w:w="1469" w:type="dxa"/>
            <w:shd w:val="clear" w:color="auto" w:fill="auto"/>
          </w:tcPr>
          <w:p w14:paraId="742A0941"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04</w:t>
            </w:r>
          </w:p>
        </w:tc>
        <w:tc>
          <w:tcPr>
            <w:tcW w:w="1469" w:type="dxa"/>
            <w:shd w:val="clear" w:color="auto" w:fill="auto"/>
          </w:tcPr>
          <w:p w14:paraId="0BB20358"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05</w:t>
            </w:r>
          </w:p>
        </w:tc>
        <w:tc>
          <w:tcPr>
            <w:tcW w:w="1469" w:type="dxa"/>
            <w:shd w:val="clear" w:color="auto" w:fill="auto"/>
          </w:tcPr>
          <w:p w14:paraId="4736FCD8"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06</w:t>
            </w:r>
          </w:p>
        </w:tc>
        <w:tc>
          <w:tcPr>
            <w:tcW w:w="1469" w:type="dxa"/>
            <w:shd w:val="clear" w:color="auto" w:fill="auto"/>
          </w:tcPr>
          <w:p w14:paraId="238EB4F3"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07</w:t>
            </w:r>
          </w:p>
        </w:tc>
        <w:tc>
          <w:tcPr>
            <w:tcW w:w="1469" w:type="dxa"/>
            <w:shd w:val="clear" w:color="auto" w:fill="auto"/>
          </w:tcPr>
          <w:p w14:paraId="34C096E2"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08</w:t>
            </w:r>
          </w:p>
        </w:tc>
        <w:tc>
          <w:tcPr>
            <w:tcW w:w="1469" w:type="dxa"/>
            <w:shd w:val="clear" w:color="auto" w:fill="auto"/>
          </w:tcPr>
          <w:p w14:paraId="5B69365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09</w:t>
            </w:r>
          </w:p>
        </w:tc>
        <w:tc>
          <w:tcPr>
            <w:tcW w:w="1469" w:type="dxa"/>
            <w:shd w:val="clear" w:color="auto" w:fill="auto"/>
            <w:vAlign w:val="bottom"/>
          </w:tcPr>
          <w:p w14:paraId="6E558F93"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10</w:t>
            </w:r>
          </w:p>
        </w:tc>
      </w:tr>
      <w:tr w:rsidR="00125592" w:rsidRPr="004D570F" w14:paraId="4C40E96C" w14:textId="77777777">
        <w:trPr>
          <w:trHeight w:val="390"/>
        </w:trPr>
        <w:tc>
          <w:tcPr>
            <w:tcW w:w="1468" w:type="dxa"/>
            <w:shd w:val="clear" w:color="auto" w:fill="auto"/>
            <w:vAlign w:val="bottom"/>
          </w:tcPr>
          <w:p w14:paraId="23802279"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SC System </w:t>
            </w:r>
          </w:p>
          <w:p w14:paraId="05B7440B" w14:textId="2D62B3BD" w:rsidR="00125592" w:rsidRPr="000E59FB" w:rsidRDefault="00125592" w:rsidP="00C01F8F">
            <w:pPr>
              <w:keepNext/>
              <w:jc w:val="center"/>
              <w:rPr>
                <w:rFonts w:ascii="Calibri" w:hAnsi="Calibri"/>
                <w:sz w:val="18"/>
                <w:szCs w:val="18"/>
              </w:rPr>
            </w:pPr>
            <w:r>
              <w:rPr>
                <w:rFonts w:ascii="Calibri" w:hAnsi="Calibri"/>
                <w:sz w:val="18"/>
                <w:szCs w:val="18"/>
              </w:rPr>
              <w:t>ID/</w:t>
            </w:r>
            <w:r w:rsidRPr="000E59FB">
              <w:rPr>
                <w:rFonts w:ascii="Calibri" w:hAnsi="Calibri"/>
                <w:sz w:val="18"/>
                <w:szCs w:val="18"/>
              </w:rPr>
              <w:t>Name</w:t>
            </w:r>
            <w:r>
              <w:t xml:space="preserve"> </w:t>
            </w:r>
            <w:r w:rsidRPr="001F299E">
              <w:rPr>
                <w:rFonts w:ascii="Calibri" w:hAnsi="Calibri"/>
                <w:sz w:val="18"/>
                <w:szCs w:val="18"/>
              </w:rPr>
              <w:t xml:space="preserve">from </w:t>
            </w:r>
            <w:r w:rsidR="002370BE">
              <w:rPr>
                <w:rFonts w:ascii="Calibri" w:hAnsi="Calibri"/>
                <w:sz w:val="18"/>
                <w:szCs w:val="18"/>
              </w:rPr>
              <w:t>LMCC</w:t>
            </w:r>
          </w:p>
        </w:tc>
        <w:tc>
          <w:tcPr>
            <w:tcW w:w="1469" w:type="dxa"/>
            <w:shd w:val="clear" w:color="auto" w:fill="auto"/>
            <w:vAlign w:val="bottom"/>
          </w:tcPr>
          <w:p w14:paraId="62BA036E"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SC System </w:t>
            </w:r>
          </w:p>
          <w:p w14:paraId="15227DF6" w14:textId="77777777" w:rsidR="00125592" w:rsidRPr="000E59FB" w:rsidRDefault="00125592" w:rsidP="00C01F8F">
            <w:pPr>
              <w:keepNext/>
              <w:jc w:val="center"/>
              <w:rPr>
                <w:rFonts w:ascii="Calibri" w:hAnsi="Calibri"/>
                <w:sz w:val="18"/>
                <w:szCs w:val="18"/>
              </w:rPr>
            </w:pPr>
            <w:r w:rsidRPr="007752EC">
              <w:rPr>
                <w:rFonts w:ascii="Calibri" w:hAnsi="Calibri"/>
                <w:sz w:val="18"/>
                <w:szCs w:val="18"/>
              </w:rPr>
              <w:t xml:space="preserve">Description of </w:t>
            </w:r>
            <w:r w:rsidRPr="000E59FB">
              <w:rPr>
                <w:rFonts w:ascii="Calibri" w:hAnsi="Calibri"/>
                <w:sz w:val="18"/>
                <w:szCs w:val="18"/>
              </w:rPr>
              <w:t>Area Served</w:t>
            </w:r>
          </w:p>
        </w:tc>
        <w:tc>
          <w:tcPr>
            <w:tcW w:w="1469" w:type="dxa"/>
            <w:shd w:val="clear" w:color="auto" w:fill="auto"/>
            <w:vAlign w:val="bottom"/>
          </w:tcPr>
          <w:p w14:paraId="67470887"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CFA served by this SC System (ft</w:t>
            </w:r>
            <w:r w:rsidRPr="000E59FB">
              <w:rPr>
                <w:rFonts w:ascii="Calibri" w:hAnsi="Calibri"/>
                <w:sz w:val="18"/>
                <w:szCs w:val="18"/>
                <w:vertAlign w:val="superscript"/>
              </w:rPr>
              <w:t>2</w:t>
            </w:r>
            <w:r w:rsidRPr="000E59FB">
              <w:rPr>
                <w:rFonts w:ascii="Calibri" w:hAnsi="Calibri"/>
                <w:sz w:val="18"/>
                <w:szCs w:val="18"/>
              </w:rPr>
              <w:t>):</w:t>
            </w:r>
          </w:p>
        </w:tc>
        <w:tc>
          <w:tcPr>
            <w:tcW w:w="1469" w:type="dxa"/>
            <w:shd w:val="clear" w:color="auto" w:fill="auto"/>
            <w:vAlign w:val="bottom"/>
          </w:tcPr>
          <w:p w14:paraId="2B1F0BCB" w14:textId="77777777" w:rsidR="00125592" w:rsidRPr="000E59FB" w:rsidRDefault="00125592" w:rsidP="00C01F8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Is the SC system a ducted system?</w:t>
            </w:r>
          </w:p>
        </w:tc>
        <w:tc>
          <w:tcPr>
            <w:tcW w:w="1469" w:type="dxa"/>
            <w:shd w:val="clear" w:color="auto" w:fill="auto"/>
            <w:vAlign w:val="bottom"/>
          </w:tcPr>
          <w:p w14:paraId="61144209" w14:textId="09CD04BB"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r>
              <w:rPr>
                <w:rFonts w:asciiTheme="minorHAnsi" w:hAnsiTheme="minorHAnsi" w:cs="Calibri"/>
                <w:color w:val="000000"/>
                <w:sz w:val="18"/>
                <w:szCs w:val="18"/>
              </w:rPr>
              <w:t>Does work include i</w:t>
            </w:r>
            <w:r w:rsidR="00125592" w:rsidRPr="000E59FB">
              <w:rPr>
                <w:rFonts w:asciiTheme="minorHAnsi" w:hAnsiTheme="minorHAnsi" w:cs="Calibri"/>
                <w:color w:val="000000"/>
                <w:sz w:val="18"/>
                <w:szCs w:val="18"/>
              </w:rPr>
              <w:t>nstalling a refrigerant containing component?</w:t>
            </w:r>
          </w:p>
        </w:tc>
        <w:tc>
          <w:tcPr>
            <w:tcW w:w="1469" w:type="dxa"/>
            <w:shd w:val="clear" w:color="auto" w:fill="auto"/>
            <w:vAlign w:val="bottom"/>
          </w:tcPr>
          <w:p w14:paraId="6136448F" w14:textId="211FB8F8"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r>
              <w:rPr>
                <w:rFonts w:asciiTheme="minorHAnsi" w:hAnsiTheme="minorHAnsi" w:cs="Calibri"/>
                <w:color w:val="000000"/>
                <w:sz w:val="18"/>
                <w:szCs w:val="18"/>
              </w:rPr>
              <w:t>Does work include i</w:t>
            </w:r>
            <w:r w:rsidR="00125592" w:rsidRPr="000E59FB">
              <w:rPr>
                <w:rFonts w:asciiTheme="minorHAnsi" w:hAnsiTheme="minorHAnsi" w:cs="Calibri"/>
                <w:color w:val="000000"/>
                <w:sz w:val="18"/>
                <w:szCs w:val="18"/>
              </w:rPr>
              <w:t xml:space="preserve">nstalling new SC System components? </w:t>
            </w:r>
          </w:p>
        </w:tc>
        <w:tc>
          <w:tcPr>
            <w:tcW w:w="1469" w:type="dxa"/>
            <w:shd w:val="clear" w:color="auto" w:fill="auto"/>
            <w:vAlign w:val="bottom"/>
          </w:tcPr>
          <w:p w14:paraId="79F1145D" w14:textId="34E885F6"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r>
              <w:rPr>
                <w:rFonts w:asciiTheme="minorHAnsi" w:hAnsiTheme="minorHAnsi" w:cs="Calibri"/>
                <w:color w:val="000000"/>
                <w:sz w:val="18"/>
                <w:szCs w:val="18"/>
              </w:rPr>
              <w:t>Does work include i</w:t>
            </w:r>
            <w:r w:rsidR="00125592" w:rsidRPr="000E59FB">
              <w:rPr>
                <w:rFonts w:asciiTheme="minorHAnsi" w:hAnsiTheme="minorHAnsi" w:cs="Calibri"/>
                <w:color w:val="000000"/>
                <w:sz w:val="18"/>
                <w:szCs w:val="18"/>
              </w:rPr>
              <w:t xml:space="preserve">nstalling more than </w:t>
            </w:r>
            <w:r w:rsidR="0043284A">
              <w:rPr>
                <w:rFonts w:asciiTheme="minorHAnsi" w:hAnsiTheme="minorHAnsi" w:cs="Calibri"/>
                <w:color w:val="000000"/>
                <w:sz w:val="18"/>
                <w:szCs w:val="18"/>
              </w:rPr>
              <w:t>25</w:t>
            </w:r>
            <w:r w:rsidR="0043284A" w:rsidRPr="000E59FB">
              <w:rPr>
                <w:rFonts w:asciiTheme="minorHAnsi" w:hAnsiTheme="minorHAnsi" w:cs="Calibri"/>
                <w:color w:val="000000"/>
                <w:sz w:val="18"/>
                <w:szCs w:val="18"/>
              </w:rPr>
              <w:t xml:space="preserve"> </w:t>
            </w:r>
            <w:r w:rsidR="00125592" w:rsidRPr="000E59FB">
              <w:rPr>
                <w:rFonts w:asciiTheme="minorHAnsi" w:hAnsiTheme="minorHAnsi" w:cs="Calibri"/>
                <w:color w:val="000000"/>
                <w:sz w:val="18"/>
                <w:szCs w:val="18"/>
              </w:rPr>
              <w:t>feet of ducts?</w:t>
            </w:r>
          </w:p>
        </w:tc>
        <w:tc>
          <w:tcPr>
            <w:tcW w:w="1469" w:type="dxa"/>
            <w:shd w:val="clear" w:color="auto" w:fill="auto"/>
            <w:vAlign w:val="bottom"/>
          </w:tcPr>
          <w:p w14:paraId="30A71BA3" w14:textId="623F1BFC"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r>
              <w:rPr>
                <w:rFonts w:asciiTheme="minorHAnsi" w:hAnsiTheme="minorHAnsi" w:cs="Calibri"/>
                <w:color w:val="000000"/>
                <w:sz w:val="18"/>
                <w:szCs w:val="18"/>
              </w:rPr>
              <w:t>Does work include i</w:t>
            </w:r>
            <w:r w:rsidR="00125592" w:rsidRPr="000E59FB">
              <w:rPr>
                <w:rFonts w:asciiTheme="minorHAnsi" w:hAnsiTheme="minorHAnsi" w:cs="Calibri"/>
                <w:color w:val="000000"/>
                <w:sz w:val="18"/>
                <w:szCs w:val="18"/>
              </w:rPr>
              <w:t>nstalling entirely new duct system?</w:t>
            </w:r>
          </w:p>
        </w:tc>
        <w:tc>
          <w:tcPr>
            <w:tcW w:w="1469" w:type="dxa"/>
            <w:shd w:val="clear" w:color="auto" w:fill="auto"/>
            <w:vAlign w:val="bottom"/>
          </w:tcPr>
          <w:p w14:paraId="15DC0CC4" w14:textId="7E1041AA" w:rsidR="00125592" w:rsidRPr="000E59FB" w:rsidRDefault="00125592" w:rsidP="00C01F8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 xml:space="preserve"> </w:t>
            </w:r>
            <w:r w:rsidR="00B00F37">
              <w:rPr>
                <w:rFonts w:asciiTheme="minorHAnsi" w:hAnsiTheme="minorHAnsi" w:cs="Calibri"/>
                <w:color w:val="000000"/>
                <w:sz w:val="18"/>
                <w:szCs w:val="18"/>
              </w:rPr>
              <w:t>Does work include i</w:t>
            </w:r>
            <w:r w:rsidRPr="000E59FB">
              <w:rPr>
                <w:rFonts w:asciiTheme="minorHAnsi" w:hAnsiTheme="minorHAnsi" w:cs="Calibri"/>
                <w:color w:val="000000"/>
                <w:sz w:val="18"/>
                <w:szCs w:val="18"/>
              </w:rPr>
              <w:t>nstalling entirely new SC system?</w:t>
            </w:r>
          </w:p>
        </w:tc>
        <w:tc>
          <w:tcPr>
            <w:tcW w:w="1469" w:type="dxa"/>
            <w:shd w:val="clear" w:color="auto" w:fill="auto"/>
            <w:vAlign w:val="bottom"/>
          </w:tcPr>
          <w:p w14:paraId="35E278CC"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Alteration Type</w:t>
            </w:r>
          </w:p>
        </w:tc>
      </w:tr>
      <w:tr w:rsidR="00125592" w:rsidRPr="004D570F" w14:paraId="0A28822A" w14:textId="77777777">
        <w:trPr>
          <w:trHeight w:val="360"/>
        </w:trPr>
        <w:tc>
          <w:tcPr>
            <w:tcW w:w="1468" w:type="dxa"/>
            <w:shd w:val="clear" w:color="auto" w:fill="auto"/>
          </w:tcPr>
          <w:p w14:paraId="7147C0BA" w14:textId="77777777" w:rsidR="00125592" w:rsidRDefault="00125592" w:rsidP="00C01F8F">
            <w:pPr>
              <w:keepNext/>
              <w:rPr>
                <w:rFonts w:ascii="Calibri" w:hAnsi="Calibri"/>
                <w:sz w:val="18"/>
                <w:szCs w:val="18"/>
              </w:rPr>
            </w:pPr>
          </w:p>
        </w:tc>
        <w:tc>
          <w:tcPr>
            <w:tcW w:w="1469" w:type="dxa"/>
            <w:shd w:val="clear" w:color="auto" w:fill="auto"/>
          </w:tcPr>
          <w:p w14:paraId="68B9A05F" w14:textId="77777777" w:rsidR="00125592" w:rsidRDefault="00125592" w:rsidP="00C01F8F">
            <w:pPr>
              <w:keepNext/>
              <w:rPr>
                <w:rFonts w:ascii="Calibri" w:hAnsi="Calibri"/>
                <w:sz w:val="18"/>
                <w:szCs w:val="18"/>
              </w:rPr>
            </w:pPr>
          </w:p>
        </w:tc>
        <w:tc>
          <w:tcPr>
            <w:tcW w:w="1469" w:type="dxa"/>
            <w:shd w:val="clear" w:color="auto" w:fill="auto"/>
          </w:tcPr>
          <w:p w14:paraId="344A3FA5" w14:textId="77777777" w:rsidR="00125592" w:rsidRDefault="00125592" w:rsidP="00C01F8F">
            <w:pPr>
              <w:keepNext/>
              <w:rPr>
                <w:rFonts w:ascii="Calibri" w:hAnsi="Calibri"/>
                <w:sz w:val="18"/>
                <w:szCs w:val="18"/>
              </w:rPr>
            </w:pPr>
          </w:p>
        </w:tc>
        <w:tc>
          <w:tcPr>
            <w:tcW w:w="1469" w:type="dxa"/>
            <w:shd w:val="clear" w:color="auto" w:fill="auto"/>
          </w:tcPr>
          <w:p w14:paraId="1F785C55" w14:textId="77777777" w:rsidR="00125592" w:rsidRDefault="00125592" w:rsidP="00C01F8F">
            <w:pPr>
              <w:keepNext/>
              <w:rPr>
                <w:rFonts w:ascii="Calibri" w:hAnsi="Calibri"/>
                <w:sz w:val="18"/>
                <w:szCs w:val="18"/>
              </w:rPr>
            </w:pPr>
          </w:p>
        </w:tc>
        <w:tc>
          <w:tcPr>
            <w:tcW w:w="1469" w:type="dxa"/>
            <w:shd w:val="clear" w:color="auto" w:fill="auto"/>
          </w:tcPr>
          <w:p w14:paraId="677AF5FA" w14:textId="77777777" w:rsidR="00125592" w:rsidRDefault="00125592" w:rsidP="00C01F8F">
            <w:pPr>
              <w:keepNext/>
              <w:rPr>
                <w:rFonts w:ascii="Calibri" w:hAnsi="Calibri"/>
                <w:sz w:val="18"/>
                <w:szCs w:val="18"/>
              </w:rPr>
            </w:pPr>
          </w:p>
        </w:tc>
        <w:tc>
          <w:tcPr>
            <w:tcW w:w="1469" w:type="dxa"/>
            <w:shd w:val="clear" w:color="auto" w:fill="auto"/>
          </w:tcPr>
          <w:p w14:paraId="733B7480" w14:textId="77777777" w:rsidR="00125592" w:rsidRDefault="00125592" w:rsidP="00C01F8F">
            <w:pPr>
              <w:keepNext/>
              <w:rPr>
                <w:rFonts w:ascii="Calibri" w:hAnsi="Calibri"/>
                <w:sz w:val="18"/>
                <w:szCs w:val="18"/>
              </w:rPr>
            </w:pPr>
          </w:p>
        </w:tc>
        <w:tc>
          <w:tcPr>
            <w:tcW w:w="1469" w:type="dxa"/>
            <w:shd w:val="clear" w:color="auto" w:fill="auto"/>
          </w:tcPr>
          <w:p w14:paraId="4AF135EE" w14:textId="77777777" w:rsidR="00125592" w:rsidRDefault="00125592" w:rsidP="00C01F8F">
            <w:pPr>
              <w:keepNext/>
              <w:rPr>
                <w:rFonts w:ascii="Calibri" w:hAnsi="Calibri"/>
                <w:sz w:val="18"/>
                <w:szCs w:val="18"/>
              </w:rPr>
            </w:pPr>
          </w:p>
        </w:tc>
        <w:tc>
          <w:tcPr>
            <w:tcW w:w="1469" w:type="dxa"/>
            <w:shd w:val="clear" w:color="auto" w:fill="auto"/>
          </w:tcPr>
          <w:p w14:paraId="22AEC6CD" w14:textId="77777777" w:rsidR="00125592" w:rsidRDefault="00125592" w:rsidP="00C01F8F">
            <w:pPr>
              <w:keepNext/>
              <w:rPr>
                <w:rFonts w:ascii="Calibri" w:hAnsi="Calibri"/>
                <w:sz w:val="18"/>
                <w:szCs w:val="18"/>
              </w:rPr>
            </w:pPr>
          </w:p>
        </w:tc>
        <w:tc>
          <w:tcPr>
            <w:tcW w:w="1469" w:type="dxa"/>
            <w:shd w:val="clear" w:color="auto" w:fill="auto"/>
          </w:tcPr>
          <w:p w14:paraId="260D6A0F" w14:textId="77777777" w:rsidR="00125592" w:rsidRDefault="00125592" w:rsidP="00C01F8F">
            <w:pPr>
              <w:keepNext/>
              <w:rPr>
                <w:rFonts w:ascii="Calibri" w:hAnsi="Calibri"/>
                <w:sz w:val="18"/>
                <w:szCs w:val="18"/>
              </w:rPr>
            </w:pPr>
          </w:p>
        </w:tc>
        <w:tc>
          <w:tcPr>
            <w:tcW w:w="1469" w:type="dxa"/>
            <w:shd w:val="clear" w:color="auto" w:fill="auto"/>
          </w:tcPr>
          <w:p w14:paraId="6BAA9524" w14:textId="77777777" w:rsidR="00125592" w:rsidRPr="008022E4" w:rsidRDefault="00125592" w:rsidP="00C01F8F">
            <w:pPr>
              <w:rPr>
                <w:rFonts w:asciiTheme="minorHAnsi" w:hAnsiTheme="minorHAnsi"/>
                <w:sz w:val="16"/>
                <w:szCs w:val="16"/>
              </w:rPr>
            </w:pPr>
          </w:p>
        </w:tc>
      </w:tr>
      <w:tr w:rsidR="00125592" w:rsidRPr="007E2934" w14:paraId="2160636C" w14:textId="77777777">
        <w:tblPrEx>
          <w:tblLook w:val="00A0" w:firstRow="1" w:lastRow="0" w:firstColumn="1" w:lastColumn="0" w:noHBand="0" w:noVBand="0"/>
        </w:tblPrEx>
        <w:tc>
          <w:tcPr>
            <w:tcW w:w="14689" w:type="dxa"/>
            <w:gridSpan w:val="10"/>
          </w:tcPr>
          <w:p w14:paraId="4F1630F1"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09D2DFDC" w14:textId="77777777" w:rsidR="00125592" w:rsidRDefault="00125592" w:rsidP="00125592">
      <w:pPr>
        <w:rPr>
          <w:rFonts w:ascii="Calibri" w:hAnsi="Calibri"/>
          <w:sz w:val="18"/>
          <w:szCs w:val="18"/>
        </w:rPr>
      </w:pPr>
    </w:p>
    <w:p w14:paraId="79E2A22E" w14:textId="77777777" w:rsidR="00125592" w:rsidRDefault="00125592" w:rsidP="00125592">
      <w:pPr>
        <w:rPr>
          <w:rFonts w:ascii="Calibri" w:hAnsi="Calibri"/>
          <w:sz w:val="18"/>
          <w:szCs w:val="18"/>
        </w:rPr>
      </w:pPr>
    </w:p>
    <w:p w14:paraId="0B96DAF7" w14:textId="77777777" w:rsidR="00125592" w:rsidRDefault="00125592" w:rsidP="00125592"/>
    <w:p w14:paraId="355AE29D" w14:textId="77777777" w:rsidR="00125592" w:rsidRDefault="00125592" w:rsidP="00125592"/>
    <w:p w14:paraId="24715C3D" w14:textId="77777777" w:rsidR="00663BEC" w:rsidRDefault="00663BEC"/>
    <w:p w14:paraId="2C68380E" w14:textId="77777777" w:rsidR="00663BEC" w:rsidRDefault="00663BEC"/>
    <w:p w14:paraId="64F4B2FE" w14:textId="77777777" w:rsidR="00663BEC" w:rsidRDefault="00663BEC"/>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1021"/>
        <w:gridCol w:w="958"/>
        <w:gridCol w:w="1064"/>
        <w:gridCol w:w="852"/>
        <w:gridCol w:w="958"/>
        <w:gridCol w:w="790"/>
        <w:gridCol w:w="1124"/>
        <w:gridCol w:w="888"/>
        <w:gridCol w:w="923"/>
        <w:gridCol w:w="1006"/>
        <w:gridCol w:w="1006"/>
        <w:gridCol w:w="1006"/>
        <w:gridCol w:w="966"/>
        <w:gridCol w:w="958"/>
        <w:gridCol w:w="7"/>
      </w:tblGrid>
      <w:tr w:rsidR="00FA0DD2" w:rsidRPr="00FA0DD2" w14:paraId="1DDDF114" w14:textId="77777777" w:rsidTr="5EEBA481">
        <w:trPr>
          <w:cantSplit/>
          <w:trHeight w:val="224"/>
        </w:trPr>
        <w:tc>
          <w:tcPr>
            <w:tcW w:w="14422" w:type="dxa"/>
            <w:gridSpan w:val="16"/>
            <w:shd w:val="clear" w:color="auto" w:fill="auto"/>
          </w:tcPr>
          <w:p w14:paraId="683A4109" w14:textId="77777777" w:rsidR="00FA0DD2" w:rsidRPr="00FA0DD2" w:rsidRDefault="00FA0DD2" w:rsidP="00FA0DD2">
            <w:pPr>
              <w:keepNext/>
              <w:rPr>
                <w:rFonts w:ascii="Calibri" w:hAnsi="Calibri"/>
                <w:b/>
                <w:szCs w:val="24"/>
              </w:rPr>
            </w:pPr>
            <w:r w:rsidRPr="00FA0DD2">
              <w:rPr>
                <w:rFonts w:ascii="Calibri" w:hAnsi="Calibri"/>
                <w:b/>
                <w:sz w:val="18"/>
                <w:szCs w:val="22"/>
              </w:rPr>
              <w:t>C. Space Conditioning (SC) System Alterations Compliance Information</w:t>
            </w:r>
          </w:p>
        </w:tc>
      </w:tr>
      <w:tr w:rsidR="00FA0DD2" w:rsidRPr="00FA0DD2" w14:paraId="10D9E458" w14:textId="77777777" w:rsidTr="5EEBA481">
        <w:trPr>
          <w:gridAfter w:val="1"/>
          <w:wAfter w:w="7" w:type="dxa"/>
          <w:cantSplit/>
          <w:trHeight w:val="225"/>
        </w:trPr>
        <w:tc>
          <w:tcPr>
            <w:tcW w:w="895" w:type="dxa"/>
            <w:shd w:val="clear" w:color="auto" w:fill="auto"/>
          </w:tcPr>
          <w:p w14:paraId="66765AF0"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01</w:t>
            </w:r>
          </w:p>
        </w:tc>
        <w:tc>
          <w:tcPr>
            <w:tcW w:w="1021" w:type="dxa"/>
            <w:shd w:val="clear" w:color="auto" w:fill="auto"/>
          </w:tcPr>
          <w:p w14:paraId="658B9EBF"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02</w:t>
            </w:r>
          </w:p>
        </w:tc>
        <w:tc>
          <w:tcPr>
            <w:tcW w:w="958" w:type="dxa"/>
            <w:shd w:val="clear" w:color="auto" w:fill="auto"/>
          </w:tcPr>
          <w:p w14:paraId="3856055D"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03</w:t>
            </w:r>
          </w:p>
        </w:tc>
        <w:tc>
          <w:tcPr>
            <w:tcW w:w="1064" w:type="dxa"/>
            <w:shd w:val="clear" w:color="auto" w:fill="auto"/>
          </w:tcPr>
          <w:p w14:paraId="5718A3EA"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04</w:t>
            </w:r>
          </w:p>
        </w:tc>
        <w:tc>
          <w:tcPr>
            <w:tcW w:w="852" w:type="dxa"/>
            <w:shd w:val="clear" w:color="auto" w:fill="auto"/>
          </w:tcPr>
          <w:p w14:paraId="67552DC2"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05</w:t>
            </w:r>
          </w:p>
        </w:tc>
        <w:tc>
          <w:tcPr>
            <w:tcW w:w="958" w:type="dxa"/>
            <w:shd w:val="clear" w:color="auto" w:fill="auto"/>
          </w:tcPr>
          <w:p w14:paraId="49C95EF1"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06</w:t>
            </w:r>
          </w:p>
        </w:tc>
        <w:tc>
          <w:tcPr>
            <w:tcW w:w="790" w:type="dxa"/>
            <w:shd w:val="clear" w:color="auto" w:fill="auto"/>
          </w:tcPr>
          <w:p w14:paraId="4D4C19DE"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07</w:t>
            </w:r>
          </w:p>
        </w:tc>
        <w:tc>
          <w:tcPr>
            <w:tcW w:w="1124" w:type="dxa"/>
            <w:shd w:val="clear" w:color="auto" w:fill="auto"/>
          </w:tcPr>
          <w:p w14:paraId="7B893D13"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08</w:t>
            </w:r>
          </w:p>
        </w:tc>
        <w:tc>
          <w:tcPr>
            <w:tcW w:w="888" w:type="dxa"/>
            <w:shd w:val="clear" w:color="auto" w:fill="auto"/>
          </w:tcPr>
          <w:p w14:paraId="5AF90387"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09</w:t>
            </w:r>
          </w:p>
        </w:tc>
        <w:tc>
          <w:tcPr>
            <w:tcW w:w="923" w:type="dxa"/>
            <w:shd w:val="clear" w:color="auto" w:fill="auto"/>
          </w:tcPr>
          <w:p w14:paraId="1E09352D"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10</w:t>
            </w:r>
          </w:p>
        </w:tc>
        <w:tc>
          <w:tcPr>
            <w:tcW w:w="1006" w:type="dxa"/>
            <w:shd w:val="clear" w:color="auto" w:fill="auto"/>
          </w:tcPr>
          <w:p w14:paraId="6249BEBC"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10b</w:t>
            </w:r>
          </w:p>
        </w:tc>
        <w:tc>
          <w:tcPr>
            <w:tcW w:w="1006" w:type="dxa"/>
            <w:shd w:val="clear" w:color="auto" w:fill="auto"/>
          </w:tcPr>
          <w:p w14:paraId="422725C3"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11</w:t>
            </w:r>
          </w:p>
        </w:tc>
        <w:tc>
          <w:tcPr>
            <w:tcW w:w="1006" w:type="dxa"/>
            <w:shd w:val="clear" w:color="auto" w:fill="auto"/>
          </w:tcPr>
          <w:p w14:paraId="72E08028"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12</w:t>
            </w:r>
          </w:p>
        </w:tc>
        <w:tc>
          <w:tcPr>
            <w:tcW w:w="966" w:type="dxa"/>
            <w:shd w:val="clear" w:color="auto" w:fill="auto"/>
          </w:tcPr>
          <w:p w14:paraId="29A161F6"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13</w:t>
            </w:r>
          </w:p>
        </w:tc>
        <w:tc>
          <w:tcPr>
            <w:tcW w:w="958" w:type="dxa"/>
            <w:shd w:val="clear" w:color="auto" w:fill="auto"/>
          </w:tcPr>
          <w:p w14:paraId="2F37F5B5"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14</w:t>
            </w:r>
          </w:p>
        </w:tc>
      </w:tr>
      <w:tr w:rsidR="00FA0DD2" w:rsidRPr="00FA0DD2" w14:paraId="3B8E501B" w14:textId="77777777" w:rsidTr="5EEBA481">
        <w:trPr>
          <w:gridAfter w:val="1"/>
          <w:wAfter w:w="7" w:type="dxa"/>
          <w:cantSplit/>
          <w:trHeight w:val="791"/>
        </w:trPr>
        <w:tc>
          <w:tcPr>
            <w:tcW w:w="895" w:type="dxa"/>
            <w:shd w:val="clear" w:color="auto" w:fill="auto"/>
            <w:vAlign w:val="bottom"/>
          </w:tcPr>
          <w:p w14:paraId="1219B14E" w14:textId="3E962543" w:rsidR="00FA0DD2" w:rsidRPr="00FA0DD2" w:rsidRDefault="00FA0DD2" w:rsidP="00FA0DD2">
            <w:pPr>
              <w:keepNext/>
              <w:jc w:val="center"/>
              <w:rPr>
                <w:rFonts w:ascii="Calibri" w:hAnsi="Calibri"/>
                <w:sz w:val="18"/>
                <w:szCs w:val="18"/>
              </w:rPr>
            </w:pPr>
            <w:r w:rsidRPr="5EEBA481">
              <w:rPr>
                <w:rFonts w:ascii="Calibri" w:hAnsi="Calibri"/>
                <w:sz w:val="18"/>
                <w:szCs w:val="18"/>
              </w:rPr>
              <w:t>SC System ID/Name</w:t>
            </w:r>
            <w:r>
              <w:t xml:space="preserve"> </w:t>
            </w:r>
            <w:r w:rsidRPr="5EEBA481">
              <w:rPr>
                <w:rFonts w:ascii="Calibri" w:hAnsi="Calibri"/>
                <w:sz w:val="18"/>
                <w:szCs w:val="18"/>
              </w:rPr>
              <w:t>from LMCC</w:t>
            </w:r>
          </w:p>
        </w:tc>
        <w:tc>
          <w:tcPr>
            <w:tcW w:w="1021" w:type="dxa"/>
            <w:shd w:val="clear" w:color="auto" w:fill="auto"/>
            <w:vAlign w:val="bottom"/>
          </w:tcPr>
          <w:p w14:paraId="7EB3ACB0"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SC System</w:t>
            </w:r>
          </w:p>
          <w:p w14:paraId="4DF4D459"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Description of Area Served</w:t>
            </w:r>
          </w:p>
        </w:tc>
        <w:tc>
          <w:tcPr>
            <w:tcW w:w="958" w:type="dxa"/>
            <w:shd w:val="clear" w:color="auto" w:fill="auto"/>
            <w:vAlign w:val="bottom"/>
          </w:tcPr>
          <w:p w14:paraId="44833046"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Heating System Type</w:t>
            </w:r>
          </w:p>
        </w:tc>
        <w:tc>
          <w:tcPr>
            <w:tcW w:w="1064" w:type="dxa"/>
            <w:shd w:val="clear" w:color="auto" w:fill="auto"/>
            <w:vAlign w:val="bottom"/>
          </w:tcPr>
          <w:p w14:paraId="77DFD461"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Altered</w:t>
            </w:r>
          </w:p>
          <w:p w14:paraId="60E37D1B"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Heating Component</w:t>
            </w:r>
          </w:p>
        </w:tc>
        <w:tc>
          <w:tcPr>
            <w:tcW w:w="852" w:type="dxa"/>
            <w:shd w:val="clear" w:color="auto" w:fill="auto"/>
            <w:vAlign w:val="bottom"/>
          </w:tcPr>
          <w:p w14:paraId="124355FE" w14:textId="77777777" w:rsidR="00FA0DD2" w:rsidRPr="00FA0DD2" w:rsidRDefault="00FA0DD2" w:rsidP="00FA0DD2">
            <w:pPr>
              <w:keepNext/>
              <w:jc w:val="center"/>
              <w:rPr>
                <w:rFonts w:ascii="Calibri" w:hAnsi="Calibri"/>
                <w:sz w:val="18"/>
                <w:szCs w:val="18"/>
              </w:rPr>
            </w:pPr>
            <w:r w:rsidRPr="00FA0DD2">
              <w:rPr>
                <w:rFonts w:ascii="Calibri" w:hAnsi="Calibri"/>
                <w:sz w:val="16"/>
                <w:szCs w:val="16"/>
              </w:rPr>
              <w:t>Heating Efficiency Type</w:t>
            </w:r>
          </w:p>
        </w:tc>
        <w:tc>
          <w:tcPr>
            <w:tcW w:w="958" w:type="dxa"/>
            <w:shd w:val="clear" w:color="auto" w:fill="auto"/>
            <w:vAlign w:val="bottom"/>
          </w:tcPr>
          <w:p w14:paraId="3C46BB4E" w14:textId="77777777" w:rsidR="00FA0DD2" w:rsidRPr="00FA0DD2" w:rsidRDefault="00FA0DD2" w:rsidP="00FA0DD2">
            <w:pPr>
              <w:keepNext/>
              <w:jc w:val="center"/>
              <w:rPr>
                <w:rFonts w:ascii="Calibri" w:hAnsi="Calibri"/>
                <w:sz w:val="16"/>
                <w:szCs w:val="16"/>
              </w:rPr>
            </w:pPr>
            <w:r w:rsidRPr="00FA0DD2">
              <w:rPr>
                <w:rFonts w:ascii="Calibri" w:hAnsi="Calibri"/>
                <w:sz w:val="16"/>
                <w:szCs w:val="16"/>
              </w:rPr>
              <w:t>Heating</w:t>
            </w:r>
          </w:p>
          <w:p w14:paraId="008C6480" w14:textId="77777777" w:rsidR="00FA0DD2" w:rsidRPr="00FA0DD2" w:rsidRDefault="00FA0DD2" w:rsidP="00FA0DD2">
            <w:pPr>
              <w:keepNext/>
              <w:jc w:val="center"/>
              <w:rPr>
                <w:rFonts w:ascii="Calibri" w:hAnsi="Calibri"/>
                <w:sz w:val="16"/>
                <w:szCs w:val="16"/>
              </w:rPr>
            </w:pPr>
            <w:r w:rsidRPr="00FA0DD2">
              <w:rPr>
                <w:rFonts w:ascii="Calibri" w:hAnsi="Calibri"/>
                <w:sz w:val="16"/>
                <w:szCs w:val="16"/>
              </w:rPr>
              <w:t>Minimum</w:t>
            </w:r>
          </w:p>
          <w:p w14:paraId="24F828B7" w14:textId="77777777" w:rsidR="00FA0DD2" w:rsidRPr="00FA0DD2" w:rsidRDefault="00FA0DD2" w:rsidP="00FA0DD2">
            <w:pPr>
              <w:keepNext/>
              <w:jc w:val="center"/>
              <w:rPr>
                <w:rFonts w:ascii="Calibri" w:hAnsi="Calibri"/>
                <w:sz w:val="18"/>
                <w:szCs w:val="18"/>
              </w:rPr>
            </w:pPr>
            <w:r w:rsidRPr="00FA0DD2">
              <w:rPr>
                <w:rFonts w:ascii="Calibri" w:hAnsi="Calibri"/>
                <w:sz w:val="16"/>
                <w:szCs w:val="16"/>
              </w:rPr>
              <w:t>Efficiency Value</w:t>
            </w:r>
          </w:p>
        </w:tc>
        <w:tc>
          <w:tcPr>
            <w:tcW w:w="790" w:type="dxa"/>
            <w:shd w:val="clear" w:color="auto" w:fill="auto"/>
            <w:vAlign w:val="bottom"/>
          </w:tcPr>
          <w:p w14:paraId="5F3EC062"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Cooling System Type</w:t>
            </w:r>
          </w:p>
        </w:tc>
        <w:tc>
          <w:tcPr>
            <w:tcW w:w="1124" w:type="dxa"/>
            <w:shd w:val="clear" w:color="auto" w:fill="auto"/>
            <w:vAlign w:val="bottom"/>
          </w:tcPr>
          <w:p w14:paraId="05675505"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Altered</w:t>
            </w:r>
          </w:p>
          <w:p w14:paraId="683561B4"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Cooling Components</w:t>
            </w:r>
          </w:p>
        </w:tc>
        <w:tc>
          <w:tcPr>
            <w:tcW w:w="888" w:type="dxa"/>
            <w:shd w:val="clear" w:color="auto" w:fill="auto"/>
            <w:vAlign w:val="bottom"/>
          </w:tcPr>
          <w:p w14:paraId="62F21BC4" w14:textId="77777777" w:rsidR="00FA0DD2" w:rsidRPr="00FA0DD2" w:rsidRDefault="00FA0DD2" w:rsidP="00FA0DD2">
            <w:pPr>
              <w:keepNext/>
              <w:jc w:val="center"/>
              <w:rPr>
                <w:rFonts w:ascii="Calibri" w:hAnsi="Calibri"/>
                <w:sz w:val="18"/>
                <w:szCs w:val="18"/>
              </w:rPr>
            </w:pPr>
            <w:r w:rsidRPr="00FA0DD2">
              <w:rPr>
                <w:rFonts w:ascii="Calibri" w:hAnsi="Calibri"/>
                <w:sz w:val="16"/>
                <w:szCs w:val="16"/>
              </w:rPr>
              <w:t>Cooling Efficiency Type</w:t>
            </w:r>
          </w:p>
        </w:tc>
        <w:tc>
          <w:tcPr>
            <w:tcW w:w="923" w:type="dxa"/>
            <w:shd w:val="clear" w:color="auto" w:fill="auto"/>
            <w:vAlign w:val="bottom"/>
          </w:tcPr>
          <w:p w14:paraId="7D202530" w14:textId="77777777" w:rsidR="00FA0DD2" w:rsidRPr="00FA0DD2" w:rsidRDefault="00FA0DD2" w:rsidP="00FA0DD2">
            <w:pPr>
              <w:keepNext/>
              <w:jc w:val="center"/>
              <w:rPr>
                <w:rFonts w:ascii="Calibri" w:hAnsi="Calibri"/>
                <w:sz w:val="16"/>
                <w:szCs w:val="16"/>
              </w:rPr>
            </w:pPr>
            <w:r w:rsidRPr="00FA0DD2">
              <w:rPr>
                <w:rFonts w:ascii="Calibri" w:hAnsi="Calibri"/>
                <w:sz w:val="16"/>
                <w:szCs w:val="16"/>
              </w:rPr>
              <w:t>Cooling Minimum</w:t>
            </w:r>
            <w:r w:rsidRPr="00FA0DD2">
              <w:rPr>
                <w:rFonts w:ascii="Calibri" w:hAnsi="Calibri"/>
                <w:color w:val="FF0000"/>
                <w:sz w:val="16"/>
                <w:szCs w:val="16"/>
              </w:rPr>
              <w:t xml:space="preserve"> </w:t>
            </w:r>
            <w:r w:rsidRPr="00FA0DD2">
              <w:rPr>
                <w:rFonts w:ascii="Calibri" w:hAnsi="Calibri"/>
                <w:sz w:val="16"/>
                <w:szCs w:val="16"/>
              </w:rPr>
              <w:t>Efficiency Value</w:t>
            </w:r>
          </w:p>
          <w:p w14:paraId="553F8D5C" w14:textId="77777777" w:rsidR="00FA0DD2" w:rsidRPr="00FA0DD2" w:rsidRDefault="00FA0DD2" w:rsidP="00FA0DD2">
            <w:pPr>
              <w:keepNext/>
              <w:jc w:val="center"/>
              <w:rPr>
                <w:rFonts w:ascii="Calibri" w:hAnsi="Calibri"/>
                <w:sz w:val="18"/>
                <w:szCs w:val="18"/>
              </w:rPr>
            </w:pPr>
            <w:r w:rsidRPr="00FA0DD2">
              <w:rPr>
                <w:rFonts w:ascii="Calibri" w:hAnsi="Calibri"/>
                <w:sz w:val="16"/>
                <w:szCs w:val="16"/>
              </w:rPr>
              <w:t>SEER/SEER2</w:t>
            </w:r>
          </w:p>
        </w:tc>
        <w:tc>
          <w:tcPr>
            <w:tcW w:w="1006" w:type="dxa"/>
            <w:shd w:val="clear" w:color="auto" w:fill="auto"/>
            <w:vAlign w:val="bottom"/>
          </w:tcPr>
          <w:p w14:paraId="021EE40F"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Cooling Minimum Efficiency Value</w:t>
            </w:r>
          </w:p>
          <w:p w14:paraId="761FBA8F"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EER/EER2/</w:t>
            </w:r>
            <w:r w:rsidRPr="00FA0DD2">
              <w:rPr>
                <w:rFonts w:ascii="Calibri" w:hAnsi="Calibri"/>
                <w:sz w:val="18"/>
                <w:szCs w:val="18"/>
              </w:rPr>
              <w:br/>
              <w:t>CEER</w:t>
            </w:r>
          </w:p>
        </w:tc>
        <w:tc>
          <w:tcPr>
            <w:tcW w:w="1006" w:type="dxa"/>
            <w:shd w:val="clear" w:color="auto" w:fill="auto"/>
            <w:vAlign w:val="bottom"/>
          </w:tcPr>
          <w:p w14:paraId="3A44F91C"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Required Thermostat</w:t>
            </w:r>
            <w:r w:rsidRPr="00FA0DD2">
              <w:rPr>
                <w:rFonts w:ascii="Calibri" w:hAnsi="Calibri"/>
                <w:sz w:val="18"/>
                <w:szCs w:val="18"/>
              </w:rPr>
              <w:br/>
              <w:t>Type</w:t>
            </w:r>
          </w:p>
        </w:tc>
        <w:tc>
          <w:tcPr>
            <w:tcW w:w="1006" w:type="dxa"/>
            <w:shd w:val="clear" w:color="auto" w:fill="auto"/>
            <w:vAlign w:val="bottom"/>
          </w:tcPr>
          <w:p w14:paraId="03158D01"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Number of Indoor Units for this System</w:t>
            </w:r>
          </w:p>
        </w:tc>
        <w:tc>
          <w:tcPr>
            <w:tcW w:w="966" w:type="dxa"/>
            <w:shd w:val="clear" w:color="auto" w:fill="auto"/>
            <w:vAlign w:val="bottom"/>
          </w:tcPr>
          <w:p w14:paraId="6CCF0D11" w14:textId="77777777" w:rsidR="00FA0DD2" w:rsidRPr="00FA0DD2" w:rsidRDefault="00FA0DD2" w:rsidP="00FA0DD2">
            <w:pPr>
              <w:keepNext/>
              <w:jc w:val="center"/>
              <w:rPr>
                <w:rFonts w:ascii="Calibri" w:hAnsi="Calibri"/>
                <w:sz w:val="8"/>
                <w:szCs w:val="8"/>
              </w:rPr>
            </w:pPr>
            <w:r w:rsidRPr="00FA0DD2">
              <w:rPr>
                <w:rFonts w:ascii="Calibri" w:hAnsi="Calibri"/>
                <w:sz w:val="18"/>
                <w:szCs w:val="18"/>
              </w:rPr>
              <w:t>Number of Ducted Indoor Units for this System</w:t>
            </w:r>
          </w:p>
        </w:tc>
        <w:tc>
          <w:tcPr>
            <w:tcW w:w="958" w:type="dxa"/>
            <w:shd w:val="clear" w:color="auto" w:fill="auto"/>
            <w:vAlign w:val="bottom"/>
          </w:tcPr>
          <w:p w14:paraId="5E353DBC" w14:textId="77777777" w:rsidR="00FA0DD2" w:rsidRPr="00FA0DD2" w:rsidRDefault="00FA0DD2" w:rsidP="00FA0DD2">
            <w:pPr>
              <w:keepNext/>
              <w:jc w:val="center"/>
              <w:rPr>
                <w:rFonts w:ascii="Calibri" w:hAnsi="Calibri"/>
                <w:sz w:val="18"/>
                <w:szCs w:val="18"/>
              </w:rPr>
            </w:pPr>
            <w:r w:rsidRPr="00FA0DD2">
              <w:rPr>
                <w:rFonts w:ascii="Calibri" w:hAnsi="Calibri"/>
                <w:sz w:val="18"/>
                <w:szCs w:val="18"/>
              </w:rPr>
              <w:t>Central Fan Integrated (CFI) Ventilation System Status</w:t>
            </w:r>
          </w:p>
        </w:tc>
      </w:tr>
      <w:tr w:rsidR="00FA0DD2" w:rsidRPr="00FA0DD2" w14:paraId="37757AD8" w14:textId="77777777" w:rsidTr="5EEBA481">
        <w:trPr>
          <w:gridAfter w:val="1"/>
          <w:wAfter w:w="7" w:type="dxa"/>
          <w:cantSplit/>
          <w:trHeight w:val="291"/>
        </w:trPr>
        <w:tc>
          <w:tcPr>
            <w:tcW w:w="895" w:type="dxa"/>
            <w:shd w:val="clear" w:color="auto" w:fill="auto"/>
          </w:tcPr>
          <w:p w14:paraId="5DA3EA7B" w14:textId="77777777" w:rsidR="00FA0DD2" w:rsidRPr="00FA0DD2" w:rsidRDefault="00FA0DD2" w:rsidP="00FA0DD2">
            <w:pPr>
              <w:keepNext/>
              <w:rPr>
                <w:rFonts w:asciiTheme="minorHAnsi" w:hAnsiTheme="minorHAnsi"/>
                <w:sz w:val="16"/>
                <w:szCs w:val="16"/>
              </w:rPr>
            </w:pPr>
          </w:p>
        </w:tc>
        <w:tc>
          <w:tcPr>
            <w:tcW w:w="1021" w:type="dxa"/>
            <w:shd w:val="clear" w:color="auto" w:fill="auto"/>
          </w:tcPr>
          <w:p w14:paraId="7467663E" w14:textId="77777777" w:rsidR="00FA0DD2" w:rsidRPr="00FA0DD2" w:rsidRDefault="00FA0DD2" w:rsidP="00FA0DD2">
            <w:pPr>
              <w:keepNext/>
              <w:rPr>
                <w:rFonts w:asciiTheme="minorHAnsi" w:hAnsiTheme="minorHAnsi"/>
                <w:sz w:val="16"/>
                <w:szCs w:val="16"/>
              </w:rPr>
            </w:pPr>
          </w:p>
        </w:tc>
        <w:tc>
          <w:tcPr>
            <w:tcW w:w="958" w:type="dxa"/>
            <w:shd w:val="clear" w:color="auto" w:fill="auto"/>
          </w:tcPr>
          <w:p w14:paraId="3DCA5880" w14:textId="77777777" w:rsidR="00FA0DD2" w:rsidRPr="00FA0DD2" w:rsidRDefault="00FA0DD2" w:rsidP="00FA0DD2">
            <w:pPr>
              <w:keepNext/>
              <w:rPr>
                <w:rFonts w:asciiTheme="minorHAnsi" w:hAnsiTheme="minorHAnsi"/>
                <w:sz w:val="16"/>
                <w:szCs w:val="16"/>
              </w:rPr>
            </w:pPr>
          </w:p>
        </w:tc>
        <w:tc>
          <w:tcPr>
            <w:tcW w:w="1064" w:type="dxa"/>
            <w:shd w:val="clear" w:color="auto" w:fill="auto"/>
          </w:tcPr>
          <w:p w14:paraId="16B209A2" w14:textId="77777777" w:rsidR="00FA0DD2" w:rsidRPr="00FA0DD2" w:rsidRDefault="00FA0DD2" w:rsidP="00FA0DD2">
            <w:pPr>
              <w:keepNext/>
              <w:rPr>
                <w:rFonts w:asciiTheme="minorHAnsi" w:hAnsiTheme="minorHAnsi"/>
                <w:sz w:val="16"/>
                <w:szCs w:val="16"/>
              </w:rPr>
            </w:pPr>
          </w:p>
        </w:tc>
        <w:tc>
          <w:tcPr>
            <w:tcW w:w="852" w:type="dxa"/>
            <w:shd w:val="clear" w:color="auto" w:fill="auto"/>
          </w:tcPr>
          <w:p w14:paraId="47284B3E" w14:textId="77777777" w:rsidR="00FA0DD2" w:rsidRPr="00FA0DD2" w:rsidRDefault="00FA0DD2" w:rsidP="00FA0DD2">
            <w:pPr>
              <w:keepNext/>
              <w:rPr>
                <w:rFonts w:asciiTheme="minorHAnsi" w:hAnsiTheme="minorHAnsi"/>
                <w:sz w:val="16"/>
                <w:szCs w:val="16"/>
              </w:rPr>
            </w:pPr>
          </w:p>
        </w:tc>
        <w:tc>
          <w:tcPr>
            <w:tcW w:w="958" w:type="dxa"/>
            <w:shd w:val="clear" w:color="auto" w:fill="auto"/>
          </w:tcPr>
          <w:p w14:paraId="6FDB569F" w14:textId="77777777" w:rsidR="00FA0DD2" w:rsidRPr="00FA0DD2" w:rsidRDefault="00FA0DD2" w:rsidP="00FA0DD2">
            <w:pPr>
              <w:keepNext/>
              <w:rPr>
                <w:rFonts w:asciiTheme="minorHAnsi" w:hAnsiTheme="minorHAnsi"/>
                <w:sz w:val="16"/>
                <w:szCs w:val="16"/>
              </w:rPr>
            </w:pPr>
          </w:p>
        </w:tc>
        <w:tc>
          <w:tcPr>
            <w:tcW w:w="790" w:type="dxa"/>
            <w:shd w:val="clear" w:color="auto" w:fill="auto"/>
          </w:tcPr>
          <w:p w14:paraId="4C970E71" w14:textId="77777777" w:rsidR="00FA0DD2" w:rsidRPr="00FA0DD2" w:rsidRDefault="00FA0DD2" w:rsidP="00FA0DD2">
            <w:pPr>
              <w:keepNext/>
              <w:rPr>
                <w:rFonts w:asciiTheme="minorHAnsi" w:hAnsiTheme="minorHAnsi"/>
                <w:sz w:val="16"/>
                <w:szCs w:val="16"/>
              </w:rPr>
            </w:pPr>
          </w:p>
        </w:tc>
        <w:tc>
          <w:tcPr>
            <w:tcW w:w="1124" w:type="dxa"/>
            <w:shd w:val="clear" w:color="auto" w:fill="auto"/>
          </w:tcPr>
          <w:p w14:paraId="5A11E87B" w14:textId="77777777" w:rsidR="00FA0DD2" w:rsidRPr="00FA0DD2" w:rsidRDefault="00FA0DD2" w:rsidP="00FA0DD2">
            <w:pPr>
              <w:keepNext/>
              <w:rPr>
                <w:rFonts w:asciiTheme="minorHAnsi" w:hAnsiTheme="minorHAnsi"/>
                <w:sz w:val="16"/>
                <w:szCs w:val="16"/>
              </w:rPr>
            </w:pPr>
          </w:p>
        </w:tc>
        <w:tc>
          <w:tcPr>
            <w:tcW w:w="888" w:type="dxa"/>
            <w:shd w:val="clear" w:color="auto" w:fill="auto"/>
          </w:tcPr>
          <w:p w14:paraId="7C1091F1" w14:textId="77777777" w:rsidR="00FA0DD2" w:rsidRPr="00FA0DD2" w:rsidRDefault="00FA0DD2" w:rsidP="00FA0DD2">
            <w:pPr>
              <w:keepNext/>
              <w:rPr>
                <w:rFonts w:asciiTheme="minorHAnsi" w:hAnsiTheme="minorHAnsi"/>
                <w:sz w:val="16"/>
                <w:szCs w:val="16"/>
              </w:rPr>
            </w:pPr>
          </w:p>
        </w:tc>
        <w:tc>
          <w:tcPr>
            <w:tcW w:w="923" w:type="dxa"/>
            <w:shd w:val="clear" w:color="auto" w:fill="auto"/>
          </w:tcPr>
          <w:p w14:paraId="22BBD3E5" w14:textId="77777777" w:rsidR="00FA0DD2" w:rsidRPr="00FA0DD2" w:rsidRDefault="00FA0DD2" w:rsidP="00FA0DD2">
            <w:pPr>
              <w:keepNext/>
              <w:rPr>
                <w:rFonts w:asciiTheme="minorHAnsi" w:hAnsiTheme="minorHAnsi"/>
                <w:sz w:val="16"/>
                <w:szCs w:val="16"/>
              </w:rPr>
            </w:pPr>
          </w:p>
        </w:tc>
        <w:tc>
          <w:tcPr>
            <w:tcW w:w="1006" w:type="dxa"/>
            <w:shd w:val="clear" w:color="auto" w:fill="auto"/>
          </w:tcPr>
          <w:p w14:paraId="1ABCD016" w14:textId="77777777" w:rsidR="00FA0DD2" w:rsidRPr="00FA0DD2" w:rsidRDefault="00FA0DD2" w:rsidP="00FA0DD2">
            <w:pPr>
              <w:keepNext/>
              <w:rPr>
                <w:rFonts w:asciiTheme="minorHAnsi" w:hAnsiTheme="minorHAnsi"/>
                <w:sz w:val="16"/>
                <w:szCs w:val="16"/>
              </w:rPr>
            </w:pPr>
          </w:p>
        </w:tc>
        <w:tc>
          <w:tcPr>
            <w:tcW w:w="1006" w:type="dxa"/>
            <w:shd w:val="clear" w:color="auto" w:fill="auto"/>
          </w:tcPr>
          <w:p w14:paraId="588791F0" w14:textId="77777777" w:rsidR="00FA0DD2" w:rsidRPr="00FA0DD2" w:rsidRDefault="00FA0DD2" w:rsidP="00FA0DD2">
            <w:pPr>
              <w:keepNext/>
              <w:rPr>
                <w:rFonts w:asciiTheme="minorHAnsi" w:hAnsiTheme="minorHAnsi"/>
                <w:sz w:val="16"/>
                <w:szCs w:val="16"/>
              </w:rPr>
            </w:pPr>
          </w:p>
        </w:tc>
        <w:tc>
          <w:tcPr>
            <w:tcW w:w="1006" w:type="dxa"/>
            <w:shd w:val="clear" w:color="auto" w:fill="auto"/>
          </w:tcPr>
          <w:p w14:paraId="63F69BFF" w14:textId="77777777" w:rsidR="00FA0DD2" w:rsidRPr="00FA0DD2" w:rsidRDefault="00FA0DD2" w:rsidP="00FA0DD2">
            <w:pPr>
              <w:keepNext/>
              <w:rPr>
                <w:rFonts w:asciiTheme="minorHAnsi" w:hAnsiTheme="minorHAnsi"/>
                <w:sz w:val="16"/>
                <w:szCs w:val="16"/>
              </w:rPr>
            </w:pPr>
          </w:p>
        </w:tc>
        <w:tc>
          <w:tcPr>
            <w:tcW w:w="966" w:type="dxa"/>
            <w:shd w:val="clear" w:color="auto" w:fill="auto"/>
          </w:tcPr>
          <w:p w14:paraId="06CB707D" w14:textId="77777777" w:rsidR="00FA0DD2" w:rsidRPr="00FA0DD2" w:rsidRDefault="00FA0DD2" w:rsidP="00FA0DD2">
            <w:pPr>
              <w:keepNext/>
              <w:rPr>
                <w:rFonts w:asciiTheme="minorHAnsi" w:hAnsiTheme="minorHAnsi"/>
                <w:sz w:val="16"/>
                <w:szCs w:val="16"/>
              </w:rPr>
            </w:pPr>
          </w:p>
        </w:tc>
        <w:tc>
          <w:tcPr>
            <w:tcW w:w="958" w:type="dxa"/>
            <w:shd w:val="clear" w:color="auto" w:fill="auto"/>
          </w:tcPr>
          <w:p w14:paraId="45A71FA3" w14:textId="77777777" w:rsidR="00FA0DD2" w:rsidRPr="00FA0DD2" w:rsidRDefault="00FA0DD2" w:rsidP="00FA0DD2">
            <w:pPr>
              <w:keepNext/>
              <w:rPr>
                <w:rFonts w:asciiTheme="minorHAnsi" w:hAnsiTheme="minorHAnsi"/>
                <w:sz w:val="16"/>
                <w:szCs w:val="16"/>
              </w:rPr>
            </w:pPr>
          </w:p>
        </w:tc>
      </w:tr>
      <w:tr w:rsidR="004E7197" w:rsidRPr="00FA0DD2" w14:paraId="135A44B7" w14:textId="77777777" w:rsidTr="5EEBA481">
        <w:tblPrEx>
          <w:tblLook w:val="00A0" w:firstRow="1" w:lastRow="0" w:firstColumn="1" w:lastColumn="0" w:noHBand="0" w:noVBand="0"/>
        </w:tblPrEx>
        <w:trPr>
          <w:cantSplit/>
          <w:trHeight w:val="217"/>
        </w:trPr>
        <w:tc>
          <w:tcPr>
            <w:tcW w:w="14422" w:type="dxa"/>
            <w:gridSpan w:val="16"/>
            <w:shd w:val="clear" w:color="auto" w:fill="auto"/>
          </w:tcPr>
          <w:p w14:paraId="7CA6500F" w14:textId="77777777" w:rsidR="004E7197" w:rsidRPr="00FA0DD2" w:rsidRDefault="004E7197" w:rsidP="00FA0DD2">
            <w:pPr>
              <w:keepNext/>
              <w:rPr>
                <w:rFonts w:ascii="Calibri" w:hAnsi="Calibri"/>
                <w:sz w:val="18"/>
                <w:szCs w:val="18"/>
              </w:rPr>
            </w:pPr>
            <w:r w:rsidRPr="00FA0DD2">
              <w:rPr>
                <w:rFonts w:ascii="Calibri" w:hAnsi="Calibri"/>
                <w:sz w:val="18"/>
                <w:szCs w:val="18"/>
              </w:rPr>
              <w:t>Notes:</w:t>
            </w:r>
          </w:p>
        </w:tc>
      </w:tr>
    </w:tbl>
    <w:p w14:paraId="22E142E6" w14:textId="77777777" w:rsidR="00663BEC" w:rsidRDefault="00663BEC"/>
    <w:p w14:paraId="63999624" w14:textId="77777777" w:rsidR="00663BEC" w:rsidRDefault="00663BE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837895" w:rsidRPr="004E7197" w14:paraId="77B8621B" w14:textId="77777777" w:rsidTr="00663BEC">
        <w:trPr>
          <w:cantSplit/>
        </w:trPr>
        <w:tc>
          <w:tcPr>
            <w:tcW w:w="14390" w:type="dxa"/>
            <w:gridSpan w:val="10"/>
            <w:tcBorders>
              <w:top w:val="single" w:sz="4" w:space="0" w:color="auto"/>
              <w:left w:val="single" w:sz="4" w:space="0" w:color="auto"/>
              <w:bottom w:val="single" w:sz="4" w:space="0" w:color="auto"/>
              <w:right w:val="single" w:sz="4" w:space="0" w:color="auto"/>
            </w:tcBorders>
          </w:tcPr>
          <w:p w14:paraId="7AB4734E" w14:textId="77777777" w:rsidR="00837895" w:rsidRPr="004E7197" w:rsidRDefault="00837895" w:rsidP="00C01F8F">
            <w:pPr>
              <w:keepNext/>
              <w:rPr>
                <w:rFonts w:ascii="Calibri" w:hAnsi="Calibri"/>
                <w:b/>
                <w:sz w:val="18"/>
                <w:szCs w:val="18"/>
              </w:rPr>
            </w:pPr>
            <w:r w:rsidRPr="004E7197">
              <w:rPr>
                <w:rFonts w:ascii="Calibri" w:hAnsi="Calibri"/>
                <w:b/>
                <w:sz w:val="18"/>
                <w:szCs w:val="18"/>
              </w:rPr>
              <w:t>D. Installed Heating Equipment Information</w:t>
            </w:r>
            <w:r w:rsidRPr="004E7197">
              <w:t xml:space="preserve"> </w:t>
            </w:r>
            <w:r w:rsidRPr="004E7197">
              <w:rPr>
                <w:rFonts w:ascii="Calibri" w:hAnsi="Calibri"/>
                <w:b/>
                <w:sz w:val="18"/>
                <w:szCs w:val="18"/>
              </w:rPr>
              <w:t>for Gas Furnace Indoor Unit, or Heat Pump Indoor Unit, or Packaged Unit (Gas Furnace or Heat Pump)</w:t>
            </w:r>
          </w:p>
        </w:tc>
      </w:tr>
      <w:tr w:rsidR="00837895" w:rsidRPr="004E7197" w14:paraId="34654AC9" w14:textId="77777777" w:rsidTr="00663BEC">
        <w:trPr>
          <w:cantSplit/>
          <w:trHeight w:val="188"/>
        </w:trPr>
        <w:tc>
          <w:tcPr>
            <w:tcW w:w="1439" w:type="dxa"/>
            <w:shd w:val="clear" w:color="auto" w:fill="auto"/>
            <w:vAlign w:val="bottom"/>
          </w:tcPr>
          <w:p w14:paraId="77989FDD"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01</w:t>
            </w:r>
          </w:p>
        </w:tc>
        <w:tc>
          <w:tcPr>
            <w:tcW w:w="1439" w:type="dxa"/>
          </w:tcPr>
          <w:p w14:paraId="3539DD71"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02</w:t>
            </w:r>
          </w:p>
        </w:tc>
        <w:tc>
          <w:tcPr>
            <w:tcW w:w="1439" w:type="dxa"/>
            <w:shd w:val="clear" w:color="auto" w:fill="auto"/>
            <w:vAlign w:val="bottom"/>
          </w:tcPr>
          <w:p w14:paraId="07F11125"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03</w:t>
            </w:r>
          </w:p>
        </w:tc>
        <w:tc>
          <w:tcPr>
            <w:tcW w:w="1439" w:type="dxa"/>
            <w:shd w:val="clear" w:color="auto" w:fill="auto"/>
            <w:vAlign w:val="bottom"/>
          </w:tcPr>
          <w:p w14:paraId="462B6ACB"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04</w:t>
            </w:r>
          </w:p>
        </w:tc>
        <w:tc>
          <w:tcPr>
            <w:tcW w:w="1439" w:type="dxa"/>
            <w:shd w:val="clear" w:color="auto" w:fill="auto"/>
            <w:vAlign w:val="bottom"/>
          </w:tcPr>
          <w:p w14:paraId="0AACC9FD"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05</w:t>
            </w:r>
          </w:p>
        </w:tc>
        <w:tc>
          <w:tcPr>
            <w:tcW w:w="1439" w:type="dxa"/>
            <w:shd w:val="clear" w:color="auto" w:fill="auto"/>
            <w:vAlign w:val="bottom"/>
          </w:tcPr>
          <w:p w14:paraId="21CD9307"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06</w:t>
            </w:r>
          </w:p>
        </w:tc>
        <w:tc>
          <w:tcPr>
            <w:tcW w:w="1439" w:type="dxa"/>
            <w:shd w:val="clear" w:color="auto" w:fill="auto"/>
            <w:vAlign w:val="bottom"/>
          </w:tcPr>
          <w:p w14:paraId="668E3C25"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07</w:t>
            </w:r>
          </w:p>
        </w:tc>
        <w:tc>
          <w:tcPr>
            <w:tcW w:w="1439" w:type="dxa"/>
            <w:shd w:val="clear" w:color="auto" w:fill="auto"/>
            <w:vAlign w:val="bottom"/>
          </w:tcPr>
          <w:p w14:paraId="79A65804"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08</w:t>
            </w:r>
          </w:p>
        </w:tc>
        <w:tc>
          <w:tcPr>
            <w:tcW w:w="1439" w:type="dxa"/>
          </w:tcPr>
          <w:p w14:paraId="7D8B85F7"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09</w:t>
            </w:r>
          </w:p>
        </w:tc>
        <w:tc>
          <w:tcPr>
            <w:tcW w:w="1439" w:type="dxa"/>
          </w:tcPr>
          <w:p w14:paraId="6C9F3FF3" w14:textId="77777777" w:rsidR="00837895" w:rsidRPr="004E7197" w:rsidRDefault="00837895" w:rsidP="00C01F8F">
            <w:pPr>
              <w:keepNext/>
              <w:jc w:val="center"/>
              <w:rPr>
                <w:rFonts w:ascii="Calibri" w:hAnsi="Calibri"/>
                <w:sz w:val="18"/>
                <w:szCs w:val="18"/>
              </w:rPr>
            </w:pPr>
            <w:r w:rsidRPr="004E7197">
              <w:rPr>
                <w:rFonts w:ascii="Calibri" w:hAnsi="Calibri"/>
                <w:sz w:val="18"/>
                <w:szCs w:val="18"/>
              </w:rPr>
              <w:t>10</w:t>
            </w:r>
          </w:p>
        </w:tc>
      </w:tr>
      <w:tr w:rsidR="00B2459E" w:rsidRPr="004E7197" w14:paraId="2B3810C9" w14:textId="77777777" w:rsidTr="00663BEC">
        <w:trPr>
          <w:cantSplit/>
          <w:trHeight w:val="307"/>
        </w:trPr>
        <w:tc>
          <w:tcPr>
            <w:tcW w:w="1439" w:type="dxa"/>
            <w:vMerge w:val="restart"/>
            <w:shd w:val="clear" w:color="auto" w:fill="auto"/>
            <w:vAlign w:val="bottom"/>
          </w:tcPr>
          <w:p w14:paraId="2CF2BE16" w14:textId="21205FBF" w:rsidR="00B2459E" w:rsidRPr="004E7197" w:rsidRDefault="00B2459E" w:rsidP="00C01F8F">
            <w:pPr>
              <w:keepNext/>
              <w:jc w:val="center"/>
              <w:rPr>
                <w:rFonts w:ascii="Calibri" w:hAnsi="Calibri"/>
                <w:sz w:val="18"/>
                <w:szCs w:val="18"/>
              </w:rPr>
            </w:pPr>
            <w:r w:rsidRPr="004E7197">
              <w:rPr>
                <w:rFonts w:ascii="Calibri" w:hAnsi="Calibri"/>
                <w:sz w:val="18"/>
                <w:szCs w:val="18"/>
              </w:rPr>
              <w:t xml:space="preserve">SC System ID/Name from </w:t>
            </w:r>
            <w:r w:rsidR="002370BE" w:rsidRPr="004E7197">
              <w:rPr>
                <w:rFonts w:ascii="Calibri" w:hAnsi="Calibri"/>
                <w:sz w:val="18"/>
                <w:szCs w:val="18"/>
              </w:rPr>
              <w:t>LMCC</w:t>
            </w:r>
          </w:p>
        </w:tc>
        <w:tc>
          <w:tcPr>
            <w:tcW w:w="1439" w:type="dxa"/>
            <w:vMerge w:val="restart"/>
            <w:vAlign w:val="bottom"/>
          </w:tcPr>
          <w:p w14:paraId="77732D40"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SC System</w:t>
            </w:r>
          </w:p>
          <w:p w14:paraId="189BF999"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Description of Area Served</w:t>
            </w:r>
          </w:p>
        </w:tc>
        <w:tc>
          <w:tcPr>
            <w:tcW w:w="1439" w:type="dxa"/>
            <w:vMerge w:val="restart"/>
            <w:shd w:val="clear" w:color="auto" w:fill="auto"/>
            <w:vAlign w:val="bottom"/>
          </w:tcPr>
          <w:p w14:paraId="32C3141C"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Efficiency</w:t>
            </w:r>
          </w:p>
          <w:p w14:paraId="00E7527D"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Type</w:t>
            </w:r>
          </w:p>
        </w:tc>
        <w:tc>
          <w:tcPr>
            <w:tcW w:w="1439" w:type="dxa"/>
            <w:vMerge w:val="restart"/>
            <w:shd w:val="clear" w:color="auto" w:fill="auto"/>
            <w:vAlign w:val="bottom"/>
          </w:tcPr>
          <w:p w14:paraId="4554307E"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Efficiency</w:t>
            </w:r>
          </w:p>
          <w:p w14:paraId="49D53C9F"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Value</w:t>
            </w:r>
          </w:p>
        </w:tc>
        <w:tc>
          <w:tcPr>
            <w:tcW w:w="1439" w:type="dxa"/>
            <w:vMerge w:val="restart"/>
            <w:shd w:val="clear" w:color="auto" w:fill="auto"/>
            <w:vAlign w:val="bottom"/>
          </w:tcPr>
          <w:p w14:paraId="148385D1"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Unit Manufacturer</w:t>
            </w:r>
          </w:p>
        </w:tc>
        <w:tc>
          <w:tcPr>
            <w:tcW w:w="1439" w:type="dxa"/>
            <w:vMerge w:val="restart"/>
            <w:shd w:val="clear" w:color="auto" w:fill="auto"/>
            <w:vAlign w:val="bottom"/>
          </w:tcPr>
          <w:p w14:paraId="14B1658A"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Unit Model Number</w:t>
            </w:r>
          </w:p>
        </w:tc>
        <w:tc>
          <w:tcPr>
            <w:tcW w:w="1439" w:type="dxa"/>
            <w:vMerge w:val="restart"/>
            <w:shd w:val="clear" w:color="auto" w:fill="auto"/>
            <w:vAlign w:val="bottom"/>
          </w:tcPr>
          <w:p w14:paraId="749124F7"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Heating Unit Serial Number</w:t>
            </w:r>
          </w:p>
        </w:tc>
        <w:tc>
          <w:tcPr>
            <w:tcW w:w="1439" w:type="dxa"/>
            <w:vMerge w:val="restart"/>
            <w:shd w:val="clear" w:color="auto" w:fill="auto"/>
            <w:vAlign w:val="bottom"/>
          </w:tcPr>
          <w:p w14:paraId="7F43FCA8" w14:textId="77777777" w:rsidR="00B2459E" w:rsidRPr="004E7197" w:rsidRDefault="00B2459E" w:rsidP="00C01F8F">
            <w:pPr>
              <w:keepNext/>
              <w:jc w:val="center"/>
              <w:rPr>
                <w:rFonts w:ascii="Calibri" w:hAnsi="Calibri"/>
                <w:sz w:val="18"/>
                <w:szCs w:val="18"/>
              </w:rPr>
            </w:pPr>
            <w:r w:rsidRPr="004E7197">
              <w:rPr>
                <w:rFonts w:ascii="Calibri" w:hAnsi="Calibri"/>
                <w:sz w:val="18"/>
                <w:szCs w:val="18"/>
              </w:rPr>
              <w:t>Rated Heating Capacity, Output (Btu/h)</w:t>
            </w:r>
          </w:p>
        </w:tc>
        <w:tc>
          <w:tcPr>
            <w:tcW w:w="2878" w:type="dxa"/>
            <w:gridSpan w:val="2"/>
            <w:vAlign w:val="bottom"/>
          </w:tcPr>
          <w:p w14:paraId="4ED06178" w14:textId="72881B84" w:rsidR="00B2459E" w:rsidRPr="004E7197" w:rsidRDefault="00B2459E" w:rsidP="00837895">
            <w:pPr>
              <w:keepNext/>
              <w:jc w:val="center"/>
              <w:rPr>
                <w:rFonts w:ascii="Calibri" w:hAnsi="Calibri"/>
                <w:sz w:val="18"/>
                <w:szCs w:val="18"/>
              </w:rPr>
            </w:pPr>
            <w:r w:rsidRPr="004E7197">
              <w:rPr>
                <w:rFonts w:ascii="Calibri" w:hAnsi="Calibri"/>
                <w:sz w:val="18"/>
                <w:szCs w:val="18"/>
              </w:rPr>
              <w:t>Multi-Split Systems only</w:t>
            </w:r>
          </w:p>
        </w:tc>
      </w:tr>
      <w:tr w:rsidR="00B2459E" w:rsidRPr="004E7197" w14:paraId="4C37187D" w14:textId="77777777" w:rsidTr="00663BEC">
        <w:trPr>
          <w:cantSplit/>
          <w:trHeight w:val="307"/>
        </w:trPr>
        <w:tc>
          <w:tcPr>
            <w:tcW w:w="1439" w:type="dxa"/>
            <w:vMerge/>
            <w:shd w:val="clear" w:color="auto" w:fill="auto"/>
            <w:vAlign w:val="bottom"/>
          </w:tcPr>
          <w:p w14:paraId="44F6E7DD" w14:textId="77777777" w:rsidR="00B2459E" w:rsidRPr="004E7197" w:rsidRDefault="00B2459E" w:rsidP="00C01F8F">
            <w:pPr>
              <w:keepNext/>
              <w:jc w:val="center"/>
              <w:rPr>
                <w:rFonts w:ascii="Calibri" w:hAnsi="Calibri"/>
                <w:sz w:val="18"/>
                <w:szCs w:val="18"/>
              </w:rPr>
            </w:pPr>
          </w:p>
        </w:tc>
        <w:tc>
          <w:tcPr>
            <w:tcW w:w="1439" w:type="dxa"/>
            <w:vMerge/>
            <w:vAlign w:val="bottom"/>
          </w:tcPr>
          <w:p w14:paraId="4F29D38A"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12A52F33"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661077BD"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20CE810D"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2D399F13"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16985D18" w14:textId="77777777" w:rsidR="00B2459E" w:rsidRPr="004E7197" w:rsidRDefault="00B2459E" w:rsidP="00C01F8F">
            <w:pPr>
              <w:keepNext/>
              <w:jc w:val="center"/>
              <w:rPr>
                <w:rFonts w:ascii="Calibri" w:hAnsi="Calibri"/>
                <w:sz w:val="18"/>
                <w:szCs w:val="18"/>
              </w:rPr>
            </w:pPr>
          </w:p>
        </w:tc>
        <w:tc>
          <w:tcPr>
            <w:tcW w:w="1439" w:type="dxa"/>
            <w:vMerge/>
            <w:shd w:val="clear" w:color="auto" w:fill="auto"/>
            <w:vAlign w:val="bottom"/>
          </w:tcPr>
          <w:p w14:paraId="6E38163E" w14:textId="77777777" w:rsidR="00B2459E" w:rsidRPr="004E7197" w:rsidRDefault="00B2459E" w:rsidP="00C01F8F">
            <w:pPr>
              <w:keepNext/>
              <w:jc w:val="center"/>
              <w:rPr>
                <w:rFonts w:ascii="Calibri" w:hAnsi="Calibri"/>
                <w:sz w:val="18"/>
                <w:szCs w:val="18"/>
              </w:rPr>
            </w:pPr>
          </w:p>
        </w:tc>
        <w:tc>
          <w:tcPr>
            <w:tcW w:w="1439" w:type="dxa"/>
            <w:vAlign w:val="bottom"/>
          </w:tcPr>
          <w:p w14:paraId="78BA2F06" w14:textId="2B6C8AF9" w:rsidR="00B2459E" w:rsidRPr="004E7197" w:rsidRDefault="00B2459E" w:rsidP="00B2459E">
            <w:pPr>
              <w:keepNext/>
              <w:jc w:val="center"/>
              <w:rPr>
                <w:rFonts w:ascii="Calibri" w:hAnsi="Calibri"/>
                <w:sz w:val="18"/>
                <w:szCs w:val="18"/>
              </w:rPr>
            </w:pPr>
            <w:r w:rsidRPr="004E7197">
              <w:rPr>
                <w:rFonts w:ascii="Calibri" w:hAnsi="Calibri"/>
                <w:sz w:val="18"/>
                <w:szCs w:val="18"/>
              </w:rPr>
              <w:t>Indoor Unit Name or Description of Area Served</w:t>
            </w:r>
          </w:p>
        </w:tc>
        <w:tc>
          <w:tcPr>
            <w:tcW w:w="1439" w:type="dxa"/>
            <w:vAlign w:val="bottom"/>
          </w:tcPr>
          <w:p w14:paraId="19AAE59B" w14:textId="0D358109" w:rsidR="00B2459E" w:rsidRPr="004E7197" w:rsidRDefault="00B2459E" w:rsidP="00B2459E">
            <w:pPr>
              <w:keepNext/>
              <w:jc w:val="center"/>
              <w:rPr>
                <w:rFonts w:ascii="Calibri" w:hAnsi="Calibri"/>
                <w:sz w:val="18"/>
                <w:szCs w:val="18"/>
              </w:rPr>
            </w:pPr>
            <w:r w:rsidRPr="004E7197">
              <w:rPr>
                <w:rFonts w:ascii="Calibri" w:hAnsi="Calibri"/>
                <w:sz w:val="18"/>
                <w:szCs w:val="18"/>
              </w:rPr>
              <w:t>Indoor Unit Duct Status</w:t>
            </w:r>
          </w:p>
        </w:tc>
      </w:tr>
      <w:tr w:rsidR="00837895" w:rsidRPr="004E7197" w14:paraId="76F04D69" w14:textId="77777777" w:rsidTr="00663BEC">
        <w:trPr>
          <w:cantSplit/>
          <w:trHeight w:val="360"/>
        </w:trPr>
        <w:tc>
          <w:tcPr>
            <w:tcW w:w="1439" w:type="dxa"/>
            <w:shd w:val="clear" w:color="auto" w:fill="auto"/>
          </w:tcPr>
          <w:p w14:paraId="20E8C0D8" w14:textId="77777777" w:rsidR="00837895" w:rsidRPr="004E7197" w:rsidRDefault="00837895" w:rsidP="00465479">
            <w:pPr>
              <w:keepNext/>
              <w:rPr>
                <w:rFonts w:ascii="Calibri" w:hAnsi="Calibri"/>
                <w:sz w:val="18"/>
                <w:szCs w:val="18"/>
              </w:rPr>
            </w:pPr>
          </w:p>
        </w:tc>
        <w:tc>
          <w:tcPr>
            <w:tcW w:w="1439" w:type="dxa"/>
          </w:tcPr>
          <w:p w14:paraId="1C3ADF6F" w14:textId="77777777" w:rsidR="00837895" w:rsidRPr="004E7197" w:rsidRDefault="00837895" w:rsidP="00465479">
            <w:pPr>
              <w:keepNext/>
              <w:rPr>
                <w:rFonts w:ascii="Calibri" w:hAnsi="Calibri"/>
                <w:sz w:val="18"/>
                <w:szCs w:val="18"/>
              </w:rPr>
            </w:pPr>
          </w:p>
        </w:tc>
        <w:tc>
          <w:tcPr>
            <w:tcW w:w="1439" w:type="dxa"/>
            <w:shd w:val="clear" w:color="auto" w:fill="auto"/>
          </w:tcPr>
          <w:p w14:paraId="199A6B4F" w14:textId="77777777" w:rsidR="00837895" w:rsidRPr="004E7197" w:rsidRDefault="00837895" w:rsidP="00465479">
            <w:pPr>
              <w:keepNext/>
              <w:rPr>
                <w:rFonts w:ascii="Calibri" w:hAnsi="Calibri"/>
                <w:sz w:val="18"/>
                <w:szCs w:val="18"/>
              </w:rPr>
            </w:pPr>
          </w:p>
        </w:tc>
        <w:tc>
          <w:tcPr>
            <w:tcW w:w="1439" w:type="dxa"/>
            <w:shd w:val="clear" w:color="auto" w:fill="auto"/>
          </w:tcPr>
          <w:p w14:paraId="54138233" w14:textId="77777777" w:rsidR="00837895" w:rsidRPr="004E7197" w:rsidRDefault="00837895" w:rsidP="00465479">
            <w:pPr>
              <w:keepNext/>
              <w:rPr>
                <w:rFonts w:ascii="Calibri" w:hAnsi="Calibri"/>
                <w:sz w:val="18"/>
                <w:szCs w:val="18"/>
              </w:rPr>
            </w:pPr>
          </w:p>
        </w:tc>
        <w:tc>
          <w:tcPr>
            <w:tcW w:w="1439" w:type="dxa"/>
            <w:shd w:val="clear" w:color="auto" w:fill="auto"/>
          </w:tcPr>
          <w:p w14:paraId="0B76C9D4" w14:textId="77777777" w:rsidR="00837895" w:rsidRPr="004E7197" w:rsidRDefault="00837895" w:rsidP="00465479">
            <w:pPr>
              <w:keepNext/>
              <w:rPr>
                <w:rFonts w:ascii="Calibri" w:hAnsi="Calibri"/>
                <w:sz w:val="18"/>
                <w:szCs w:val="18"/>
              </w:rPr>
            </w:pPr>
          </w:p>
        </w:tc>
        <w:tc>
          <w:tcPr>
            <w:tcW w:w="1439" w:type="dxa"/>
            <w:shd w:val="clear" w:color="auto" w:fill="auto"/>
          </w:tcPr>
          <w:p w14:paraId="672981AF" w14:textId="77777777" w:rsidR="00837895" w:rsidRPr="004E7197" w:rsidRDefault="00837895" w:rsidP="00465479">
            <w:pPr>
              <w:keepNext/>
              <w:rPr>
                <w:rFonts w:ascii="Calibri" w:hAnsi="Calibri"/>
                <w:sz w:val="18"/>
                <w:szCs w:val="18"/>
              </w:rPr>
            </w:pPr>
          </w:p>
        </w:tc>
        <w:tc>
          <w:tcPr>
            <w:tcW w:w="1439" w:type="dxa"/>
            <w:shd w:val="clear" w:color="auto" w:fill="auto"/>
          </w:tcPr>
          <w:p w14:paraId="3E611534" w14:textId="77777777" w:rsidR="00837895" w:rsidRPr="004E7197" w:rsidRDefault="00837895" w:rsidP="00465479">
            <w:pPr>
              <w:keepNext/>
              <w:rPr>
                <w:rFonts w:ascii="Calibri" w:hAnsi="Calibri"/>
                <w:sz w:val="18"/>
                <w:szCs w:val="18"/>
              </w:rPr>
            </w:pPr>
          </w:p>
        </w:tc>
        <w:tc>
          <w:tcPr>
            <w:tcW w:w="1439" w:type="dxa"/>
            <w:shd w:val="clear" w:color="auto" w:fill="auto"/>
          </w:tcPr>
          <w:p w14:paraId="2D7744AF" w14:textId="77777777" w:rsidR="00837895" w:rsidRPr="004E7197" w:rsidRDefault="00837895" w:rsidP="00465479">
            <w:pPr>
              <w:keepNext/>
              <w:rPr>
                <w:rFonts w:ascii="Calibri" w:hAnsi="Calibri"/>
                <w:sz w:val="18"/>
                <w:szCs w:val="18"/>
              </w:rPr>
            </w:pPr>
          </w:p>
        </w:tc>
        <w:tc>
          <w:tcPr>
            <w:tcW w:w="1439" w:type="dxa"/>
          </w:tcPr>
          <w:p w14:paraId="5392AA6A" w14:textId="77777777" w:rsidR="00837895" w:rsidRPr="004E7197" w:rsidRDefault="00837895" w:rsidP="00465479">
            <w:pPr>
              <w:keepNext/>
              <w:rPr>
                <w:rFonts w:ascii="Calibri" w:hAnsi="Calibri"/>
                <w:sz w:val="18"/>
                <w:szCs w:val="18"/>
              </w:rPr>
            </w:pPr>
          </w:p>
        </w:tc>
        <w:tc>
          <w:tcPr>
            <w:tcW w:w="1439" w:type="dxa"/>
          </w:tcPr>
          <w:p w14:paraId="3CA0913B" w14:textId="77777777" w:rsidR="00837895" w:rsidRPr="004E7197" w:rsidRDefault="00837895" w:rsidP="00465479">
            <w:pPr>
              <w:keepNext/>
              <w:rPr>
                <w:rFonts w:ascii="Calibri" w:hAnsi="Calibri"/>
                <w:sz w:val="18"/>
                <w:szCs w:val="18"/>
              </w:rPr>
            </w:pPr>
          </w:p>
        </w:tc>
      </w:tr>
      <w:tr w:rsidR="00837895" w:rsidRPr="007E2934" w14:paraId="767F2E82" w14:textId="77777777" w:rsidTr="00663BEC">
        <w:trPr>
          <w:cantSplit/>
        </w:trPr>
        <w:tc>
          <w:tcPr>
            <w:tcW w:w="14390" w:type="dxa"/>
            <w:gridSpan w:val="10"/>
          </w:tcPr>
          <w:p w14:paraId="7BD6B232" w14:textId="77777777" w:rsidR="00837895" w:rsidRPr="007E2934" w:rsidRDefault="00837895" w:rsidP="00C01F8F">
            <w:pPr>
              <w:keepNext/>
              <w:rPr>
                <w:rFonts w:ascii="Calibri" w:hAnsi="Calibri"/>
                <w:sz w:val="18"/>
                <w:szCs w:val="18"/>
              </w:rPr>
            </w:pPr>
            <w:r w:rsidRPr="004E7197">
              <w:rPr>
                <w:rFonts w:ascii="Calibri" w:hAnsi="Calibri"/>
                <w:sz w:val="18"/>
                <w:szCs w:val="18"/>
              </w:rPr>
              <w:t>Notes:</w:t>
            </w:r>
          </w:p>
        </w:tc>
      </w:tr>
    </w:tbl>
    <w:p w14:paraId="0828254B" w14:textId="77777777" w:rsidR="00125592" w:rsidRDefault="00125592" w:rsidP="00125592">
      <w:pPr>
        <w:rPr>
          <w:rFonts w:ascii="Calibri" w:hAnsi="Calibri"/>
          <w:sz w:val="18"/>
          <w:szCs w:val="18"/>
        </w:rPr>
      </w:pPr>
    </w:p>
    <w:p w14:paraId="072B6FAA" w14:textId="77777777" w:rsidR="00125592" w:rsidRPr="007E2934"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22"/>
        <w:gridCol w:w="1423"/>
        <w:gridCol w:w="1422"/>
        <w:gridCol w:w="1423"/>
        <w:gridCol w:w="2025"/>
        <w:gridCol w:w="2026"/>
        <w:gridCol w:w="2026"/>
        <w:gridCol w:w="1452"/>
        <w:gridCol w:w="1171"/>
      </w:tblGrid>
      <w:tr w:rsidR="00125592" w:rsidRPr="00F34A2D" w14:paraId="2339CBCB" w14:textId="77777777">
        <w:trPr>
          <w:cantSplit/>
        </w:trPr>
        <w:tc>
          <w:tcPr>
            <w:tcW w:w="14616" w:type="dxa"/>
            <w:gridSpan w:val="9"/>
          </w:tcPr>
          <w:p w14:paraId="28676FD3" w14:textId="77777777" w:rsidR="00125592" w:rsidRPr="00F34A2D" w:rsidRDefault="00125592" w:rsidP="00C01F8F">
            <w:pPr>
              <w:keepNext/>
              <w:rPr>
                <w:rFonts w:ascii="Calibri" w:hAnsi="Calibri"/>
                <w:b/>
                <w:sz w:val="18"/>
                <w:szCs w:val="18"/>
              </w:rPr>
            </w:pPr>
            <w:r w:rsidRPr="00F34A2D">
              <w:rPr>
                <w:rFonts w:ascii="Calibri" w:hAnsi="Calibri"/>
                <w:b/>
                <w:sz w:val="18"/>
                <w:szCs w:val="18"/>
              </w:rPr>
              <w:t>E. Installed Cooling Equipment Information</w:t>
            </w:r>
            <w:r w:rsidR="00837895" w:rsidRPr="00F34A2D">
              <w:t xml:space="preserve"> </w:t>
            </w:r>
            <w:r w:rsidR="00837895" w:rsidRPr="00F34A2D">
              <w:rPr>
                <w:rFonts w:ascii="Calibri" w:hAnsi="Calibri"/>
                <w:b/>
                <w:sz w:val="18"/>
                <w:szCs w:val="18"/>
              </w:rPr>
              <w:t>for Outdoor Condenser or Package Unit (Air Conditioner or Heat Pump</w:t>
            </w:r>
            <w:r w:rsidRPr="00F34A2D">
              <w:rPr>
                <w:rFonts w:ascii="Calibri" w:hAnsi="Calibri"/>
                <w:b/>
                <w:sz w:val="18"/>
                <w:szCs w:val="18"/>
              </w:rPr>
              <w:t>:</w:t>
            </w:r>
          </w:p>
        </w:tc>
      </w:tr>
      <w:tr w:rsidR="00125592" w:rsidRPr="00F34A2D" w14:paraId="782D6C76" w14:textId="77777777">
        <w:trPr>
          <w:cantSplit/>
          <w:trHeight w:val="224"/>
        </w:trPr>
        <w:tc>
          <w:tcPr>
            <w:tcW w:w="1444" w:type="dxa"/>
            <w:shd w:val="clear" w:color="auto" w:fill="auto"/>
            <w:vAlign w:val="bottom"/>
          </w:tcPr>
          <w:p w14:paraId="7B4BF1ED"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01</w:t>
            </w:r>
          </w:p>
        </w:tc>
        <w:tc>
          <w:tcPr>
            <w:tcW w:w="1445" w:type="dxa"/>
          </w:tcPr>
          <w:p w14:paraId="2B8D005E"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02</w:t>
            </w:r>
          </w:p>
        </w:tc>
        <w:tc>
          <w:tcPr>
            <w:tcW w:w="1444" w:type="dxa"/>
            <w:shd w:val="clear" w:color="auto" w:fill="auto"/>
            <w:vAlign w:val="bottom"/>
          </w:tcPr>
          <w:p w14:paraId="5B53E5F2"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03</w:t>
            </w:r>
          </w:p>
        </w:tc>
        <w:tc>
          <w:tcPr>
            <w:tcW w:w="1445" w:type="dxa"/>
            <w:shd w:val="clear" w:color="auto" w:fill="auto"/>
            <w:vAlign w:val="bottom"/>
          </w:tcPr>
          <w:p w14:paraId="3CA95FEA"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04</w:t>
            </w:r>
          </w:p>
        </w:tc>
        <w:tc>
          <w:tcPr>
            <w:tcW w:w="2058" w:type="dxa"/>
            <w:shd w:val="clear" w:color="auto" w:fill="auto"/>
            <w:vAlign w:val="bottom"/>
          </w:tcPr>
          <w:p w14:paraId="48D1562B"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05</w:t>
            </w:r>
          </w:p>
        </w:tc>
        <w:tc>
          <w:tcPr>
            <w:tcW w:w="2059" w:type="dxa"/>
            <w:shd w:val="clear" w:color="auto" w:fill="auto"/>
            <w:vAlign w:val="bottom"/>
          </w:tcPr>
          <w:p w14:paraId="21E3985F"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06</w:t>
            </w:r>
          </w:p>
        </w:tc>
        <w:tc>
          <w:tcPr>
            <w:tcW w:w="2059" w:type="dxa"/>
            <w:shd w:val="clear" w:color="auto" w:fill="auto"/>
            <w:vAlign w:val="bottom"/>
          </w:tcPr>
          <w:p w14:paraId="33594BCE"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07</w:t>
            </w:r>
          </w:p>
        </w:tc>
        <w:tc>
          <w:tcPr>
            <w:tcW w:w="1474" w:type="dxa"/>
            <w:shd w:val="clear" w:color="auto" w:fill="auto"/>
            <w:vAlign w:val="bottom"/>
          </w:tcPr>
          <w:p w14:paraId="03BDE8C5"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08</w:t>
            </w:r>
          </w:p>
        </w:tc>
        <w:tc>
          <w:tcPr>
            <w:tcW w:w="1188" w:type="dxa"/>
            <w:shd w:val="clear" w:color="auto" w:fill="auto"/>
            <w:vAlign w:val="bottom"/>
          </w:tcPr>
          <w:p w14:paraId="27977342"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09</w:t>
            </w:r>
          </w:p>
        </w:tc>
      </w:tr>
      <w:tr w:rsidR="00125592" w:rsidRPr="00F34A2D" w14:paraId="73CF73A0" w14:textId="77777777">
        <w:trPr>
          <w:cantSplit/>
          <w:trHeight w:val="576"/>
        </w:trPr>
        <w:tc>
          <w:tcPr>
            <w:tcW w:w="1444" w:type="dxa"/>
            <w:shd w:val="clear" w:color="auto" w:fill="auto"/>
            <w:vAlign w:val="bottom"/>
          </w:tcPr>
          <w:p w14:paraId="01A6E1A2" w14:textId="7205E525" w:rsidR="00125592" w:rsidRPr="00F34A2D" w:rsidRDefault="00125592" w:rsidP="009C4992">
            <w:pPr>
              <w:keepNext/>
              <w:jc w:val="center"/>
              <w:rPr>
                <w:rFonts w:ascii="Calibri" w:hAnsi="Calibri"/>
                <w:sz w:val="18"/>
                <w:szCs w:val="18"/>
              </w:rPr>
            </w:pPr>
            <w:r w:rsidRPr="00F34A2D">
              <w:rPr>
                <w:rFonts w:ascii="Calibri" w:hAnsi="Calibri"/>
                <w:sz w:val="18"/>
                <w:szCs w:val="18"/>
              </w:rPr>
              <w:t>SC</w:t>
            </w:r>
            <w:r w:rsidR="009C4992" w:rsidRPr="00F34A2D">
              <w:rPr>
                <w:rFonts w:ascii="Calibri" w:hAnsi="Calibri"/>
                <w:sz w:val="18"/>
                <w:szCs w:val="18"/>
              </w:rPr>
              <w:t xml:space="preserve"> System</w:t>
            </w:r>
            <w:r w:rsidRPr="00F34A2D">
              <w:rPr>
                <w:rFonts w:ascii="Calibri" w:hAnsi="Calibri"/>
                <w:sz w:val="18"/>
                <w:szCs w:val="18"/>
              </w:rPr>
              <w:t xml:space="preserve"> </w:t>
            </w:r>
            <w:r w:rsidR="009C4992" w:rsidRPr="00F34A2D">
              <w:rPr>
                <w:rFonts w:ascii="Calibri" w:hAnsi="Calibri"/>
                <w:sz w:val="18"/>
                <w:szCs w:val="18"/>
              </w:rPr>
              <w:t>ID/</w:t>
            </w:r>
            <w:r w:rsidRPr="00F34A2D">
              <w:rPr>
                <w:rFonts w:ascii="Calibri" w:hAnsi="Calibri"/>
                <w:sz w:val="18"/>
                <w:szCs w:val="18"/>
              </w:rPr>
              <w:t>Name</w:t>
            </w:r>
            <w:r w:rsidR="009C4992" w:rsidRPr="00F34A2D">
              <w:rPr>
                <w:rFonts w:ascii="Calibri" w:hAnsi="Calibri"/>
                <w:sz w:val="18"/>
                <w:szCs w:val="18"/>
              </w:rPr>
              <w:t xml:space="preserve"> from </w:t>
            </w:r>
            <w:r w:rsidR="002370BE" w:rsidRPr="00F34A2D">
              <w:rPr>
                <w:rFonts w:ascii="Calibri" w:hAnsi="Calibri"/>
                <w:sz w:val="18"/>
                <w:szCs w:val="18"/>
              </w:rPr>
              <w:t>LMCC</w:t>
            </w:r>
          </w:p>
        </w:tc>
        <w:tc>
          <w:tcPr>
            <w:tcW w:w="1445" w:type="dxa"/>
            <w:vAlign w:val="bottom"/>
          </w:tcPr>
          <w:p w14:paraId="7A2AB394"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SC System</w:t>
            </w:r>
          </w:p>
          <w:p w14:paraId="533829A7" w14:textId="77777777" w:rsidR="00125592" w:rsidRPr="00F34A2D" w:rsidRDefault="00125592" w:rsidP="00C01F8F">
            <w:pPr>
              <w:keepNext/>
              <w:jc w:val="center"/>
              <w:rPr>
                <w:rFonts w:ascii="Calibri" w:hAnsi="Calibri"/>
                <w:sz w:val="16"/>
                <w:szCs w:val="16"/>
              </w:rPr>
            </w:pPr>
            <w:r w:rsidRPr="00F34A2D">
              <w:rPr>
                <w:rFonts w:ascii="Calibri" w:hAnsi="Calibri"/>
                <w:sz w:val="18"/>
                <w:szCs w:val="18"/>
              </w:rPr>
              <w:t>Description of Area Served</w:t>
            </w:r>
          </w:p>
        </w:tc>
        <w:tc>
          <w:tcPr>
            <w:tcW w:w="1444" w:type="dxa"/>
            <w:shd w:val="clear" w:color="auto" w:fill="auto"/>
            <w:vAlign w:val="bottom"/>
          </w:tcPr>
          <w:p w14:paraId="2CA2DED6" w14:textId="77777777" w:rsidR="00125592" w:rsidRPr="00F34A2D" w:rsidRDefault="00125592" w:rsidP="00C01F8F">
            <w:pPr>
              <w:keepNext/>
              <w:jc w:val="center"/>
              <w:rPr>
                <w:rFonts w:ascii="Calibri" w:hAnsi="Calibri"/>
                <w:sz w:val="16"/>
                <w:szCs w:val="16"/>
              </w:rPr>
            </w:pPr>
            <w:r w:rsidRPr="00F34A2D">
              <w:rPr>
                <w:rFonts w:ascii="Calibri" w:hAnsi="Calibri"/>
                <w:sz w:val="16"/>
                <w:szCs w:val="16"/>
              </w:rPr>
              <w:t xml:space="preserve">Cooling Efficiency </w:t>
            </w:r>
          </w:p>
          <w:p w14:paraId="7F4B722F" w14:textId="77777777" w:rsidR="00125592" w:rsidRPr="00F34A2D" w:rsidRDefault="00125592" w:rsidP="00C01F8F">
            <w:pPr>
              <w:keepNext/>
              <w:jc w:val="center"/>
              <w:rPr>
                <w:rFonts w:ascii="Calibri" w:hAnsi="Calibri"/>
                <w:sz w:val="18"/>
                <w:szCs w:val="18"/>
              </w:rPr>
            </w:pPr>
            <w:r w:rsidRPr="00F34A2D">
              <w:rPr>
                <w:rFonts w:ascii="Calibri" w:hAnsi="Calibri"/>
                <w:sz w:val="16"/>
                <w:szCs w:val="16"/>
              </w:rPr>
              <w:t>Type</w:t>
            </w:r>
          </w:p>
        </w:tc>
        <w:tc>
          <w:tcPr>
            <w:tcW w:w="1445" w:type="dxa"/>
            <w:shd w:val="clear" w:color="auto" w:fill="auto"/>
            <w:vAlign w:val="bottom"/>
          </w:tcPr>
          <w:p w14:paraId="0C6868FE" w14:textId="77777777" w:rsidR="00125592" w:rsidRPr="00F34A2D" w:rsidRDefault="00125592" w:rsidP="00C01F8F">
            <w:pPr>
              <w:keepNext/>
              <w:jc w:val="center"/>
              <w:rPr>
                <w:rFonts w:ascii="Calibri" w:hAnsi="Calibri"/>
                <w:sz w:val="18"/>
                <w:szCs w:val="18"/>
              </w:rPr>
            </w:pPr>
            <w:r w:rsidRPr="00F34A2D">
              <w:rPr>
                <w:rFonts w:ascii="Calibri" w:hAnsi="Calibri"/>
                <w:sz w:val="16"/>
                <w:szCs w:val="16"/>
              </w:rPr>
              <w:t>Cooling Efficiency Value</w:t>
            </w:r>
          </w:p>
        </w:tc>
        <w:tc>
          <w:tcPr>
            <w:tcW w:w="2058" w:type="dxa"/>
            <w:shd w:val="clear" w:color="auto" w:fill="auto"/>
            <w:vAlign w:val="bottom"/>
          </w:tcPr>
          <w:p w14:paraId="1C908BC0"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Condenser or Package Unit Manufacturer</w:t>
            </w:r>
          </w:p>
        </w:tc>
        <w:tc>
          <w:tcPr>
            <w:tcW w:w="2059" w:type="dxa"/>
            <w:shd w:val="clear" w:color="auto" w:fill="auto"/>
            <w:vAlign w:val="bottom"/>
          </w:tcPr>
          <w:p w14:paraId="704E166B"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Condenser or Package Unit Model Number</w:t>
            </w:r>
          </w:p>
        </w:tc>
        <w:tc>
          <w:tcPr>
            <w:tcW w:w="2059" w:type="dxa"/>
            <w:shd w:val="clear" w:color="auto" w:fill="auto"/>
            <w:vAlign w:val="bottom"/>
          </w:tcPr>
          <w:p w14:paraId="7EBF069F"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 xml:space="preserve">Condenser or Package Unit </w:t>
            </w:r>
          </w:p>
          <w:p w14:paraId="016DF66E" w14:textId="77777777" w:rsidR="00125592" w:rsidRPr="00F34A2D" w:rsidRDefault="00125592" w:rsidP="00C01F8F">
            <w:pPr>
              <w:keepNext/>
              <w:jc w:val="center"/>
              <w:rPr>
                <w:rFonts w:ascii="Calibri" w:hAnsi="Calibri"/>
                <w:sz w:val="18"/>
                <w:szCs w:val="18"/>
              </w:rPr>
            </w:pPr>
            <w:r w:rsidRPr="00F34A2D">
              <w:rPr>
                <w:rFonts w:ascii="Calibri" w:hAnsi="Calibri"/>
                <w:sz w:val="18"/>
                <w:szCs w:val="18"/>
              </w:rPr>
              <w:t>Serial Number</w:t>
            </w:r>
          </w:p>
        </w:tc>
        <w:tc>
          <w:tcPr>
            <w:tcW w:w="1474" w:type="dxa"/>
            <w:shd w:val="clear" w:color="auto" w:fill="auto"/>
            <w:vAlign w:val="bottom"/>
          </w:tcPr>
          <w:p w14:paraId="72938664" w14:textId="77777777" w:rsidR="00125592" w:rsidRPr="00F34A2D" w:rsidRDefault="00125592" w:rsidP="003E5235">
            <w:pPr>
              <w:keepNext/>
              <w:jc w:val="center"/>
              <w:rPr>
                <w:rFonts w:ascii="Calibri" w:hAnsi="Calibri"/>
                <w:sz w:val="18"/>
                <w:szCs w:val="18"/>
              </w:rPr>
            </w:pPr>
            <w:r w:rsidRPr="00F34A2D">
              <w:rPr>
                <w:rFonts w:ascii="Calibri" w:hAnsi="Calibri"/>
                <w:sz w:val="18"/>
                <w:szCs w:val="18"/>
              </w:rPr>
              <w:t>System Cooling Capacity at Design Conditions (Btu/h)</w:t>
            </w:r>
          </w:p>
        </w:tc>
        <w:tc>
          <w:tcPr>
            <w:tcW w:w="1188" w:type="dxa"/>
            <w:shd w:val="clear" w:color="auto" w:fill="auto"/>
            <w:vAlign w:val="bottom"/>
          </w:tcPr>
          <w:p w14:paraId="20979F85" w14:textId="58CF0234" w:rsidR="00125592" w:rsidRPr="00F34A2D" w:rsidRDefault="00125592" w:rsidP="003E5235">
            <w:pPr>
              <w:keepNext/>
              <w:jc w:val="center"/>
              <w:rPr>
                <w:rFonts w:ascii="Calibri" w:hAnsi="Calibri"/>
                <w:sz w:val="18"/>
                <w:szCs w:val="18"/>
              </w:rPr>
            </w:pPr>
            <w:r w:rsidRPr="00F34A2D">
              <w:rPr>
                <w:rFonts w:ascii="Calibri" w:hAnsi="Calibri"/>
                <w:sz w:val="18"/>
                <w:szCs w:val="18"/>
              </w:rPr>
              <w:t>Condenser Nominal Capacity (ton</w:t>
            </w:r>
            <w:r w:rsidR="00C07882" w:rsidRPr="00F34A2D">
              <w:rPr>
                <w:rFonts w:ascii="Calibri" w:hAnsi="Calibri"/>
                <w:sz w:val="18"/>
                <w:szCs w:val="18"/>
              </w:rPr>
              <w:t>s</w:t>
            </w:r>
            <w:r w:rsidRPr="00F34A2D">
              <w:rPr>
                <w:rFonts w:ascii="Calibri" w:hAnsi="Calibri"/>
                <w:sz w:val="18"/>
                <w:szCs w:val="18"/>
              </w:rPr>
              <w:t>)</w:t>
            </w:r>
          </w:p>
        </w:tc>
      </w:tr>
      <w:tr w:rsidR="00125592" w:rsidRPr="00F34A2D" w14:paraId="4BAED73D" w14:textId="77777777">
        <w:trPr>
          <w:cantSplit/>
          <w:trHeight w:val="360"/>
        </w:trPr>
        <w:tc>
          <w:tcPr>
            <w:tcW w:w="1444" w:type="dxa"/>
            <w:shd w:val="clear" w:color="auto" w:fill="auto"/>
          </w:tcPr>
          <w:p w14:paraId="7893B7CF" w14:textId="77777777" w:rsidR="00125592" w:rsidRPr="00F34A2D" w:rsidRDefault="00125592" w:rsidP="00465479">
            <w:pPr>
              <w:keepNext/>
              <w:rPr>
                <w:rFonts w:ascii="Calibri" w:hAnsi="Calibri"/>
                <w:sz w:val="18"/>
                <w:szCs w:val="18"/>
              </w:rPr>
            </w:pPr>
          </w:p>
        </w:tc>
        <w:tc>
          <w:tcPr>
            <w:tcW w:w="1445" w:type="dxa"/>
          </w:tcPr>
          <w:p w14:paraId="55FF759C" w14:textId="77777777" w:rsidR="00125592" w:rsidRPr="00F34A2D" w:rsidRDefault="00125592" w:rsidP="00465479">
            <w:pPr>
              <w:keepNext/>
              <w:rPr>
                <w:rFonts w:ascii="Calibri" w:hAnsi="Calibri"/>
                <w:sz w:val="18"/>
                <w:szCs w:val="18"/>
              </w:rPr>
            </w:pPr>
          </w:p>
        </w:tc>
        <w:tc>
          <w:tcPr>
            <w:tcW w:w="1444" w:type="dxa"/>
            <w:shd w:val="clear" w:color="auto" w:fill="auto"/>
          </w:tcPr>
          <w:p w14:paraId="444FD3CA" w14:textId="77777777" w:rsidR="00125592" w:rsidRPr="00F34A2D" w:rsidRDefault="00125592" w:rsidP="00465479">
            <w:pPr>
              <w:keepNext/>
              <w:rPr>
                <w:rFonts w:ascii="Calibri" w:hAnsi="Calibri"/>
                <w:sz w:val="18"/>
                <w:szCs w:val="18"/>
              </w:rPr>
            </w:pPr>
          </w:p>
        </w:tc>
        <w:tc>
          <w:tcPr>
            <w:tcW w:w="1445" w:type="dxa"/>
            <w:shd w:val="clear" w:color="auto" w:fill="auto"/>
          </w:tcPr>
          <w:p w14:paraId="457CB85C" w14:textId="77777777" w:rsidR="00125592" w:rsidRPr="00F34A2D" w:rsidRDefault="00125592" w:rsidP="00465479">
            <w:pPr>
              <w:keepNext/>
              <w:rPr>
                <w:rFonts w:ascii="Calibri" w:hAnsi="Calibri"/>
                <w:sz w:val="18"/>
                <w:szCs w:val="18"/>
              </w:rPr>
            </w:pPr>
          </w:p>
        </w:tc>
        <w:tc>
          <w:tcPr>
            <w:tcW w:w="2058" w:type="dxa"/>
            <w:shd w:val="clear" w:color="auto" w:fill="auto"/>
          </w:tcPr>
          <w:p w14:paraId="5CB9824D" w14:textId="77777777" w:rsidR="00125592" w:rsidRPr="00F34A2D" w:rsidRDefault="00125592" w:rsidP="00465479">
            <w:pPr>
              <w:keepNext/>
              <w:rPr>
                <w:rFonts w:ascii="Calibri" w:hAnsi="Calibri"/>
                <w:sz w:val="18"/>
                <w:szCs w:val="18"/>
              </w:rPr>
            </w:pPr>
          </w:p>
        </w:tc>
        <w:tc>
          <w:tcPr>
            <w:tcW w:w="2059" w:type="dxa"/>
            <w:shd w:val="clear" w:color="auto" w:fill="auto"/>
          </w:tcPr>
          <w:p w14:paraId="53C8BEDB" w14:textId="77777777" w:rsidR="00125592" w:rsidRPr="00F34A2D" w:rsidRDefault="00125592" w:rsidP="00465479">
            <w:pPr>
              <w:keepNext/>
              <w:rPr>
                <w:rFonts w:ascii="Calibri" w:hAnsi="Calibri"/>
                <w:sz w:val="18"/>
                <w:szCs w:val="18"/>
              </w:rPr>
            </w:pPr>
          </w:p>
        </w:tc>
        <w:tc>
          <w:tcPr>
            <w:tcW w:w="2059" w:type="dxa"/>
            <w:shd w:val="clear" w:color="auto" w:fill="auto"/>
          </w:tcPr>
          <w:p w14:paraId="574EAD33" w14:textId="77777777" w:rsidR="00125592" w:rsidRPr="00F34A2D" w:rsidRDefault="00125592" w:rsidP="00465479">
            <w:pPr>
              <w:keepNext/>
              <w:rPr>
                <w:rFonts w:ascii="Calibri" w:hAnsi="Calibri"/>
                <w:sz w:val="18"/>
                <w:szCs w:val="18"/>
              </w:rPr>
            </w:pPr>
          </w:p>
        </w:tc>
        <w:tc>
          <w:tcPr>
            <w:tcW w:w="1474" w:type="dxa"/>
            <w:shd w:val="clear" w:color="auto" w:fill="auto"/>
          </w:tcPr>
          <w:p w14:paraId="00576EF9" w14:textId="77777777" w:rsidR="00125592" w:rsidRPr="00F34A2D" w:rsidRDefault="00125592" w:rsidP="00465479">
            <w:pPr>
              <w:keepNext/>
              <w:rPr>
                <w:rFonts w:ascii="Calibri" w:hAnsi="Calibri"/>
                <w:sz w:val="18"/>
                <w:szCs w:val="18"/>
              </w:rPr>
            </w:pPr>
          </w:p>
        </w:tc>
        <w:tc>
          <w:tcPr>
            <w:tcW w:w="1188" w:type="dxa"/>
            <w:shd w:val="clear" w:color="auto" w:fill="auto"/>
          </w:tcPr>
          <w:p w14:paraId="3548FA15" w14:textId="77777777" w:rsidR="00125592" w:rsidRPr="00F34A2D" w:rsidRDefault="00125592" w:rsidP="00465479">
            <w:pPr>
              <w:keepNext/>
              <w:rPr>
                <w:rFonts w:ascii="Calibri" w:hAnsi="Calibri"/>
                <w:sz w:val="18"/>
                <w:szCs w:val="18"/>
              </w:rPr>
            </w:pPr>
          </w:p>
        </w:tc>
      </w:tr>
      <w:tr w:rsidR="00125592" w:rsidRPr="007E2934" w14:paraId="209A5CD8" w14:textId="77777777">
        <w:trPr>
          <w:cantSplit/>
        </w:trPr>
        <w:tc>
          <w:tcPr>
            <w:tcW w:w="14616" w:type="dxa"/>
            <w:gridSpan w:val="9"/>
          </w:tcPr>
          <w:p w14:paraId="0D841EB2" w14:textId="77777777" w:rsidR="00125592" w:rsidRPr="007E2934" w:rsidRDefault="00125592" w:rsidP="00C01F8F">
            <w:pPr>
              <w:keepNext/>
              <w:rPr>
                <w:rFonts w:ascii="Calibri" w:hAnsi="Calibri"/>
                <w:sz w:val="18"/>
                <w:szCs w:val="18"/>
              </w:rPr>
            </w:pPr>
            <w:r w:rsidRPr="00F34A2D">
              <w:rPr>
                <w:rFonts w:ascii="Calibri" w:hAnsi="Calibri"/>
                <w:sz w:val="18"/>
                <w:szCs w:val="18"/>
              </w:rPr>
              <w:t>Notes:</w:t>
            </w:r>
          </w:p>
        </w:tc>
      </w:tr>
    </w:tbl>
    <w:p w14:paraId="5CE89D90" w14:textId="77777777" w:rsidR="00125592" w:rsidRPr="007E2934" w:rsidRDefault="00125592" w:rsidP="00125592">
      <w:pPr>
        <w:rPr>
          <w:rFonts w:ascii="Calibri" w:hAnsi="Calibri"/>
          <w:sz w:val="18"/>
          <w:szCs w:val="18"/>
        </w:rPr>
      </w:pPr>
    </w:p>
    <w:p w14:paraId="62F18802" w14:textId="77777777" w:rsidR="009C4992" w:rsidRDefault="009C4992" w:rsidP="00125592">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6"/>
        <w:gridCol w:w="1080"/>
        <w:gridCol w:w="1080"/>
        <w:gridCol w:w="970"/>
        <w:gridCol w:w="1273"/>
        <w:gridCol w:w="1274"/>
        <w:gridCol w:w="1274"/>
        <w:gridCol w:w="1274"/>
        <w:gridCol w:w="1273"/>
        <w:gridCol w:w="1274"/>
        <w:gridCol w:w="1274"/>
        <w:gridCol w:w="1274"/>
      </w:tblGrid>
      <w:tr w:rsidR="009C4992" w:rsidRPr="00F34A2D" w14:paraId="5F5EF6E4" w14:textId="77777777" w:rsidTr="00F34A2D">
        <w:trPr>
          <w:trHeight w:val="222"/>
        </w:trPr>
        <w:tc>
          <w:tcPr>
            <w:tcW w:w="14396" w:type="dxa"/>
            <w:gridSpan w:val="12"/>
            <w:shd w:val="clear" w:color="auto" w:fill="auto"/>
          </w:tcPr>
          <w:p w14:paraId="66FBA7BD" w14:textId="77777777" w:rsidR="009C4992" w:rsidRPr="00F34A2D" w:rsidRDefault="009C4992" w:rsidP="00B54A42">
            <w:pPr>
              <w:keepNext/>
              <w:rPr>
                <w:rFonts w:ascii="Calibri" w:hAnsi="Calibri"/>
                <w:b/>
                <w:sz w:val="18"/>
                <w:szCs w:val="24"/>
              </w:rPr>
            </w:pPr>
            <w:r w:rsidRPr="00F34A2D">
              <w:rPr>
                <w:rFonts w:ascii="Calibri" w:hAnsi="Calibri"/>
                <w:b/>
                <w:sz w:val="18"/>
                <w:szCs w:val="24"/>
              </w:rPr>
              <w:lastRenderedPageBreak/>
              <w:t>F.  Altered Space Conditioning System Duct Information (&lt;75% of duct system is altered; or duct system is not altered)</w:t>
            </w:r>
          </w:p>
        </w:tc>
      </w:tr>
      <w:tr w:rsidR="009C4992" w:rsidRPr="00F34A2D" w14:paraId="0FFCDAEB" w14:textId="77777777" w:rsidTr="00F34A2D">
        <w:trPr>
          <w:trHeight w:val="223"/>
        </w:trPr>
        <w:tc>
          <w:tcPr>
            <w:tcW w:w="1076" w:type="dxa"/>
            <w:shd w:val="clear" w:color="auto" w:fill="auto"/>
          </w:tcPr>
          <w:p w14:paraId="593284FC"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01</w:t>
            </w:r>
          </w:p>
        </w:tc>
        <w:tc>
          <w:tcPr>
            <w:tcW w:w="1080" w:type="dxa"/>
            <w:shd w:val="clear" w:color="auto" w:fill="auto"/>
          </w:tcPr>
          <w:p w14:paraId="02249091"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02</w:t>
            </w:r>
          </w:p>
        </w:tc>
        <w:tc>
          <w:tcPr>
            <w:tcW w:w="1080" w:type="dxa"/>
            <w:shd w:val="clear" w:color="auto" w:fill="auto"/>
          </w:tcPr>
          <w:p w14:paraId="4FCAB60F"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03</w:t>
            </w:r>
          </w:p>
        </w:tc>
        <w:tc>
          <w:tcPr>
            <w:tcW w:w="970" w:type="dxa"/>
            <w:shd w:val="clear" w:color="auto" w:fill="auto"/>
          </w:tcPr>
          <w:p w14:paraId="2EB73DD0"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04</w:t>
            </w:r>
          </w:p>
        </w:tc>
        <w:tc>
          <w:tcPr>
            <w:tcW w:w="1273" w:type="dxa"/>
            <w:shd w:val="clear" w:color="auto" w:fill="auto"/>
          </w:tcPr>
          <w:p w14:paraId="46CB0F4E"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05</w:t>
            </w:r>
          </w:p>
        </w:tc>
        <w:tc>
          <w:tcPr>
            <w:tcW w:w="1274" w:type="dxa"/>
            <w:shd w:val="clear" w:color="auto" w:fill="auto"/>
          </w:tcPr>
          <w:p w14:paraId="77170CC2"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06</w:t>
            </w:r>
          </w:p>
        </w:tc>
        <w:tc>
          <w:tcPr>
            <w:tcW w:w="1274" w:type="dxa"/>
            <w:shd w:val="clear" w:color="auto" w:fill="auto"/>
          </w:tcPr>
          <w:p w14:paraId="4A515E1F"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07</w:t>
            </w:r>
          </w:p>
        </w:tc>
        <w:tc>
          <w:tcPr>
            <w:tcW w:w="1274" w:type="dxa"/>
            <w:shd w:val="clear" w:color="auto" w:fill="auto"/>
          </w:tcPr>
          <w:p w14:paraId="2E94979D"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08</w:t>
            </w:r>
          </w:p>
        </w:tc>
        <w:tc>
          <w:tcPr>
            <w:tcW w:w="1273" w:type="dxa"/>
            <w:shd w:val="clear" w:color="auto" w:fill="auto"/>
          </w:tcPr>
          <w:p w14:paraId="15893F66"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09</w:t>
            </w:r>
          </w:p>
        </w:tc>
        <w:tc>
          <w:tcPr>
            <w:tcW w:w="1274" w:type="dxa"/>
            <w:shd w:val="clear" w:color="auto" w:fill="auto"/>
          </w:tcPr>
          <w:p w14:paraId="4D51EBF8"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10</w:t>
            </w:r>
          </w:p>
        </w:tc>
        <w:tc>
          <w:tcPr>
            <w:tcW w:w="1274" w:type="dxa"/>
            <w:shd w:val="clear" w:color="auto" w:fill="auto"/>
          </w:tcPr>
          <w:p w14:paraId="5AD6609C"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11</w:t>
            </w:r>
          </w:p>
        </w:tc>
        <w:tc>
          <w:tcPr>
            <w:tcW w:w="1274" w:type="dxa"/>
            <w:shd w:val="clear" w:color="auto" w:fill="auto"/>
          </w:tcPr>
          <w:p w14:paraId="6D452081"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12</w:t>
            </w:r>
          </w:p>
        </w:tc>
      </w:tr>
      <w:tr w:rsidR="009C4992" w:rsidRPr="00F34A2D" w14:paraId="0044C339" w14:textId="77777777" w:rsidTr="00F34A2D">
        <w:trPr>
          <w:trHeight w:val="390"/>
        </w:trPr>
        <w:tc>
          <w:tcPr>
            <w:tcW w:w="1076" w:type="dxa"/>
            <w:shd w:val="clear" w:color="auto" w:fill="auto"/>
            <w:vAlign w:val="bottom"/>
          </w:tcPr>
          <w:p w14:paraId="72672C21" w14:textId="6734B693" w:rsidR="009C4992" w:rsidRPr="00F34A2D" w:rsidRDefault="009C4992" w:rsidP="00B54A42">
            <w:pPr>
              <w:keepNext/>
              <w:jc w:val="center"/>
              <w:rPr>
                <w:rFonts w:ascii="Calibri" w:hAnsi="Calibri"/>
                <w:sz w:val="18"/>
                <w:szCs w:val="18"/>
              </w:rPr>
            </w:pPr>
            <w:r w:rsidRPr="00F34A2D">
              <w:rPr>
                <w:rFonts w:ascii="Calibri" w:hAnsi="Calibri"/>
                <w:sz w:val="18"/>
                <w:szCs w:val="18"/>
              </w:rPr>
              <w:t xml:space="preserve">SC System ID/Name from </w:t>
            </w:r>
            <w:r w:rsidR="002370BE" w:rsidRPr="00F34A2D">
              <w:rPr>
                <w:rFonts w:ascii="Calibri" w:hAnsi="Calibri"/>
                <w:sz w:val="18"/>
                <w:szCs w:val="18"/>
              </w:rPr>
              <w:t>LMCC</w:t>
            </w:r>
          </w:p>
        </w:tc>
        <w:tc>
          <w:tcPr>
            <w:tcW w:w="1080" w:type="dxa"/>
            <w:shd w:val="clear" w:color="auto" w:fill="auto"/>
            <w:vAlign w:val="bottom"/>
          </w:tcPr>
          <w:p w14:paraId="7B14E81E"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SC System</w:t>
            </w:r>
          </w:p>
          <w:p w14:paraId="6C19CA18"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Description of Area Served</w:t>
            </w:r>
          </w:p>
        </w:tc>
        <w:tc>
          <w:tcPr>
            <w:tcW w:w="1080" w:type="dxa"/>
            <w:shd w:val="clear" w:color="auto" w:fill="auto"/>
            <w:vAlign w:val="bottom"/>
          </w:tcPr>
          <w:p w14:paraId="346AFD05"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Indoor Unit Name or Description of Area Served</w:t>
            </w:r>
          </w:p>
        </w:tc>
        <w:tc>
          <w:tcPr>
            <w:tcW w:w="970" w:type="dxa"/>
            <w:shd w:val="clear" w:color="auto" w:fill="auto"/>
            <w:vAlign w:val="bottom"/>
          </w:tcPr>
          <w:p w14:paraId="07797DDD" w14:textId="77777777" w:rsidR="009C4992" w:rsidRPr="00F34A2D" w:rsidRDefault="002A644A" w:rsidP="00B54A42">
            <w:pPr>
              <w:keepNext/>
              <w:jc w:val="center"/>
              <w:rPr>
                <w:rFonts w:ascii="Calibri" w:hAnsi="Calibri"/>
                <w:sz w:val="18"/>
                <w:szCs w:val="18"/>
              </w:rPr>
            </w:pPr>
            <w:r w:rsidRPr="00F34A2D">
              <w:rPr>
                <w:rFonts w:ascii="Calibri" w:hAnsi="Calibri"/>
                <w:sz w:val="18"/>
                <w:szCs w:val="18"/>
              </w:rPr>
              <w:t>Was Any New Ducting Installed?</w:t>
            </w:r>
          </w:p>
        </w:tc>
        <w:tc>
          <w:tcPr>
            <w:tcW w:w="1273" w:type="dxa"/>
            <w:shd w:val="clear" w:color="auto" w:fill="auto"/>
            <w:vAlign w:val="bottom"/>
          </w:tcPr>
          <w:p w14:paraId="5ADE40FB"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Required New Duct R-Value</w:t>
            </w:r>
          </w:p>
        </w:tc>
        <w:tc>
          <w:tcPr>
            <w:tcW w:w="1274" w:type="dxa"/>
            <w:shd w:val="clear" w:color="auto" w:fill="auto"/>
            <w:vAlign w:val="bottom"/>
          </w:tcPr>
          <w:p w14:paraId="1B6FB1C8" w14:textId="77777777" w:rsidR="009C4992" w:rsidRPr="00F34A2D" w:rsidRDefault="009C4992" w:rsidP="00B54A42">
            <w:pPr>
              <w:keepNext/>
              <w:jc w:val="center"/>
              <w:rPr>
                <w:rFonts w:ascii="Calibri" w:hAnsi="Calibri"/>
                <w:b/>
                <w:sz w:val="18"/>
                <w:szCs w:val="18"/>
              </w:rPr>
            </w:pPr>
            <w:r w:rsidRPr="00F34A2D">
              <w:rPr>
                <w:rFonts w:ascii="Calibri" w:hAnsi="Calibri"/>
                <w:sz w:val="18"/>
                <w:szCs w:val="18"/>
              </w:rPr>
              <w:t>Installed New Supply Duct Location</w:t>
            </w:r>
          </w:p>
        </w:tc>
        <w:tc>
          <w:tcPr>
            <w:tcW w:w="1274" w:type="dxa"/>
            <w:shd w:val="clear" w:color="auto" w:fill="auto"/>
            <w:vAlign w:val="bottom"/>
          </w:tcPr>
          <w:p w14:paraId="2703FBE8"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 xml:space="preserve">Installed New Supply Duct </w:t>
            </w:r>
            <w:r w:rsidRPr="00F34A2D">
              <w:rPr>
                <w:rFonts w:ascii="Calibri" w:hAnsi="Calibri"/>
                <w:sz w:val="18"/>
                <w:szCs w:val="18"/>
              </w:rPr>
              <w:br/>
              <w:t>R-Value</w:t>
            </w:r>
          </w:p>
        </w:tc>
        <w:tc>
          <w:tcPr>
            <w:tcW w:w="1274" w:type="dxa"/>
            <w:shd w:val="clear" w:color="auto" w:fill="auto"/>
            <w:vAlign w:val="bottom"/>
          </w:tcPr>
          <w:p w14:paraId="5EE3BA3D"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Installed New Return Duct Location</w:t>
            </w:r>
          </w:p>
        </w:tc>
        <w:tc>
          <w:tcPr>
            <w:tcW w:w="1273" w:type="dxa"/>
            <w:shd w:val="clear" w:color="auto" w:fill="auto"/>
            <w:vAlign w:val="bottom"/>
          </w:tcPr>
          <w:p w14:paraId="616C9086"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 xml:space="preserve">Installed New Return Duct </w:t>
            </w:r>
          </w:p>
          <w:p w14:paraId="1CF140C5"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R-Value</w:t>
            </w:r>
          </w:p>
        </w:tc>
        <w:tc>
          <w:tcPr>
            <w:tcW w:w="1274" w:type="dxa"/>
            <w:shd w:val="clear" w:color="auto" w:fill="auto"/>
            <w:vAlign w:val="bottom"/>
          </w:tcPr>
          <w:p w14:paraId="6E4E821B" w14:textId="77777777" w:rsidR="009C4992" w:rsidRPr="00F34A2D" w:rsidRDefault="00BC6224" w:rsidP="00B54A42">
            <w:pPr>
              <w:keepNext/>
              <w:jc w:val="center"/>
              <w:rPr>
                <w:rFonts w:ascii="Calibri" w:hAnsi="Calibri"/>
                <w:sz w:val="18"/>
                <w:szCs w:val="18"/>
              </w:rPr>
            </w:pPr>
            <w:r w:rsidRPr="00F34A2D">
              <w:rPr>
                <w:rFonts w:ascii="Calibri" w:hAnsi="Calibri"/>
                <w:sz w:val="18"/>
                <w:szCs w:val="18"/>
              </w:rPr>
              <w:t xml:space="preserve">Exception </w:t>
            </w:r>
            <w:r w:rsidR="009C4992" w:rsidRPr="00F34A2D">
              <w:rPr>
                <w:rFonts w:ascii="Calibri" w:hAnsi="Calibri"/>
                <w:sz w:val="18"/>
                <w:szCs w:val="18"/>
              </w:rPr>
              <w:t xml:space="preserve">from Min </w:t>
            </w:r>
          </w:p>
          <w:p w14:paraId="54E23D05"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R-Value</w:t>
            </w:r>
          </w:p>
        </w:tc>
        <w:tc>
          <w:tcPr>
            <w:tcW w:w="1274" w:type="dxa"/>
            <w:shd w:val="clear" w:color="auto" w:fill="auto"/>
            <w:vAlign w:val="bottom"/>
          </w:tcPr>
          <w:p w14:paraId="064BC25C" w14:textId="77777777" w:rsidR="009C4992" w:rsidRPr="00F34A2D" w:rsidRDefault="009C4992" w:rsidP="00B54A42">
            <w:pPr>
              <w:keepNext/>
              <w:jc w:val="center"/>
              <w:rPr>
                <w:rFonts w:ascii="Calibri" w:hAnsi="Calibri"/>
                <w:sz w:val="18"/>
                <w:szCs w:val="18"/>
              </w:rPr>
            </w:pPr>
            <w:r w:rsidRPr="00F34A2D">
              <w:rPr>
                <w:rFonts w:ascii="Calibri" w:hAnsi="Calibri"/>
                <w:sz w:val="18"/>
                <w:szCs w:val="18"/>
              </w:rPr>
              <w:t>Can Approved Airflow Protocols be used to test this System?</w:t>
            </w:r>
          </w:p>
        </w:tc>
        <w:tc>
          <w:tcPr>
            <w:tcW w:w="1274" w:type="dxa"/>
            <w:shd w:val="clear" w:color="auto" w:fill="auto"/>
            <w:vAlign w:val="bottom"/>
          </w:tcPr>
          <w:p w14:paraId="236BF939" w14:textId="5A1A2955" w:rsidR="009C4992" w:rsidRPr="00F34A2D" w:rsidRDefault="009C4992" w:rsidP="00B54A42">
            <w:pPr>
              <w:keepNext/>
              <w:jc w:val="center"/>
              <w:rPr>
                <w:rFonts w:ascii="Calibri" w:hAnsi="Calibri"/>
                <w:sz w:val="18"/>
                <w:szCs w:val="18"/>
              </w:rPr>
            </w:pPr>
            <w:r w:rsidRPr="00F34A2D">
              <w:rPr>
                <w:rFonts w:ascii="Calibri" w:hAnsi="Calibri"/>
                <w:sz w:val="18"/>
                <w:szCs w:val="18"/>
              </w:rPr>
              <w:t>Indoor Unit Nominal Cooling Capacity (ton</w:t>
            </w:r>
            <w:r w:rsidR="00C07882" w:rsidRPr="00F34A2D">
              <w:rPr>
                <w:rFonts w:ascii="Calibri" w:hAnsi="Calibri"/>
                <w:sz w:val="18"/>
                <w:szCs w:val="18"/>
              </w:rPr>
              <w:t>s</w:t>
            </w:r>
            <w:r w:rsidRPr="00F34A2D">
              <w:rPr>
                <w:rFonts w:ascii="Calibri" w:hAnsi="Calibri"/>
                <w:sz w:val="18"/>
                <w:szCs w:val="18"/>
              </w:rPr>
              <w:t>)</w:t>
            </w:r>
          </w:p>
        </w:tc>
      </w:tr>
      <w:tr w:rsidR="009C4992" w:rsidRPr="00F34A2D" w14:paraId="715C7940" w14:textId="77777777" w:rsidTr="00F34A2D">
        <w:trPr>
          <w:trHeight w:val="288"/>
        </w:trPr>
        <w:tc>
          <w:tcPr>
            <w:tcW w:w="1076" w:type="dxa"/>
            <w:shd w:val="clear" w:color="auto" w:fill="auto"/>
          </w:tcPr>
          <w:p w14:paraId="69020811" w14:textId="77777777" w:rsidR="009C4992" w:rsidRPr="00F34A2D" w:rsidRDefault="009C4992" w:rsidP="00B54A42">
            <w:pPr>
              <w:keepNext/>
              <w:jc w:val="center"/>
              <w:rPr>
                <w:rFonts w:ascii="Calibri" w:hAnsi="Calibri"/>
                <w:sz w:val="18"/>
                <w:szCs w:val="18"/>
              </w:rPr>
            </w:pPr>
          </w:p>
        </w:tc>
        <w:tc>
          <w:tcPr>
            <w:tcW w:w="1080" w:type="dxa"/>
            <w:shd w:val="clear" w:color="auto" w:fill="auto"/>
          </w:tcPr>
          <w:p w14:paraId="0DFC7462" w14:textId="77777777" w:rsidR="009C4992" w:rsidRPr="00F34A2D" w:rsidRDefault="009C4992" w:rsidP="00B54A42">
            <w:pPr>
              <w:keepNext/>
              <w:jc w:val="center"/>
              <w:rPr>
                <w:rFonts w:ascii="Calibri" w:hAnsi="Calibri"/>
                <w:sz w:val="18"/>
                <w:szCs w:val="18"/>
              </w:rPr>
            </w:pPr>
          </w:p>
        </w:tc>
        <w:tc>
          <w:tcPr>
            <w:tcW w:w="1080" w:type="dxa"/>
            <w:shd w:val="clear" w:color="auto" w:fill="auto"/>
          </w:tcPr>
          <w:p w14:paraId="29098D4C" w14:textId="77777777" w:rsidR="009C4992" w:rsidRPr="00F34A2D" w:rsidRDefault="009C4992" w:rsidP="00B54A42">
            <w:pPr>
              <w:keepNext/>
              <w:jc w:val="center"/>
              <w:rPr>
                <w:rFonts w:ascii="Calibri" w:hAnsi="Calibri"/>
                <w:sz w:val="18"/>
                <w:szCs w:val="18"/>
              </w:rPr>
            </w:pPr>
          </w:p>
        </w:tc>
        <w:tc>
          <w:tcPr>
            <w:tcW w:w="970" w:type="dxa"/>
            <w:shd w:val="clear" w:color="auto" w:fill="auto"/>
          </w:tcPr>
          <w:p w14:paraId="6E7E7133" w14:textId="77777777" w:rsidR="009C4992" w:rsidRPr="00F34A2D" w:rsidRDefault="009C4992" w:rsidP="00B54A42">
            <w:pPr>
              <w:keepNext/>
              <w:jc w:val="center"/>
              <w:rPr>
                <w:rFonts w:ascii="Calibri" w:hAnsi="Calibri"/>
                <w:sz w:val="18"/>
                <w:szCs w:val="18"/>
              </w:rPr>
            </w:pPr>
          </w:p>
        </w:tc>
        <w:tc>
          <w:tcPr>
            <w:tcW w:w="1273" w:type="dxa"/>
            <w:shd w:val="clear" w:color="auto" w:fill="auto"/>
          </w:tcPr>
          <w:p w14:paraId="03C9B482"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6C1E7FD1"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691A75A7"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372063E8" w14:textId="77777777" w:rsidR="009C4992" w:rsidRPr="00F34A2D" w:rsidRDefault="009C4992" w:rsidP="00B54A42">
            <w:pPr>
              <w:keepNext/>
              <w:jc w:val="center"/>
              <w:rPr>
                <w:rFonts w:ascii="Calibri" w:hAnsi="Calibri"/>
                <w:sz w:val="18"/>
                <w:szCs w:val="18"/>
              </w:rPr>
            </w:pPr>
          </w:p>
        </w:tc>
        <w:tc>
          <w:tcPr>
            <w:tcW w:w="1273" w:type="dxa"/>
            <w:shd w:val="clear" w:color="auto" w:fill="auto"/>
          </w:tcPr>
          <w:p w14:paraId="70A585C2"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19095273"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15ACB9B5" w14:textId="77777777" w:rsidR="009C4992" w:rsidRPr="00F34A2D" w:rsidRDefault="009C4992" w:rsidP="00B54A42">
            <w:pPr>
              <w:keepNext/>
              <w:jc w:val="center"/>
              <w:rPr>
                <w:rFonts w:ascii="Calibri" w:hAnsi="Calibri"/>
                <w:sz w:val="18"/>
                <w:szCs w:val="18"/>
              </w:rPr>
            </w:pPr>
          </w:p>
        </w:tc>
        <w:tc>
          <w:tcPr>
            <w:tcW w:w="1274" w:type="dxa"/>
            <w:shd w:val="clear" w:color="auto" w:fill="auto"/>
          </w:tcPr>
          <w:p w14:paraId="1E5D0383" w14:textId="77777777" w:rsidR="009C4992" w:rsidRPr="00F34A2D" w:rsidRDefault="009C4992" w:rsidP="00B54A42">
            <w:pPr>
              <w:keepNext/>
              <w:jc w:val="center"/>
              <w:rPr>
                <w:rFonts w:ascii="Calibri" w:hAnsi="Calibri"/>
                <w:sz w:val="18"/>
                <w:szCs w:val="18"/>
              </w:rPr>
            </w:pPr>
          </w:p>
        </w:tc>
      </w:tr>
      <w:tr w:rsidR="009C4992" w:rsidRPr="007E2934" w14:paraId="5945C020" w14:textId="77777777" w:rsidTr="00F34A2D">
        <w:tblPrEx>
          <w:tblLook w:val="00A0" w:firstRow="1" w:lastRow="0" w:firstColumn="1" w:lastColumn="0" w:noHBand="0" w:noVBand="0"/>
        </w:tblPrEx>
        <w:tc>
          <w:tcPr>
            <w:tcW w:w="14396" w:type="dxa"/>
            <w:gridSpan w:val="12"/>
            <w:shd w:val="clear" w:color="auto" w:fill="auto"/>
          </w:tcPr>
          <w:p w14:paraId="03A48317" w14:textId="77777777" w:rsidR="009C4992" w:rsidRPr="007E2934" w:rsidRDefault="009C4992" w:rsidP="00B54A42">
            <w:pPr>
              <w:keepNext/>
              <w:rPr>
                <w:rFonts w:ascii="Calibri" w:hAnsi="Calibri"/>
                <w:sz w:val="18"/>
                <w:szCs w:val="18"/>
              </w:rPr>
            </w:pPr>
            <w:r w:rsidRPr="00F34A2D">
              <w:rPr>
                <w:rFonts w:ascii="Calibri" w:hAnsi="Calibri"/>
                <w:sz w:val="18"/>
                <w:szCs w:val="18"/>
              </w:rPr>
              <w:t>Notes:</w:t>
            </w:r>
          </w:p>
        </w:tc>
      </w:tr>
    </w:tbl>
    <w:p w14:paraId="63E8835C" w14:textId="77777777" w:rsidR="009C4992" w:rsidRDefault="009C4992" w:rsidP="00125592">
      <w:pPr>
        <w:rPr>
          <w:rFonts w:ascii="Calibri" w:hAnsi="Calibri"/>
          <w:sz w:val="18"/>
          <w:szCs w:val="18"/>
        </w:rPr>
      </w:pPr>
    </w:p>
    <w:p w14:paraId="6A04444D" w14:textId="77777777" w:rsidR="00125592"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24"/>
        <w:gridCol w:w="924"/>
        <w:gridCol w:w="924"/>
        <w:gridCol w:w="924"/>
        <w:gridCol w:w="924"/>
        <w:gridCol w:w="924"/>
        <w:gridCol w:w="925"/>
        <w:gridCol w:w="925"/>
        <w:gridCol w:w="925"/>
        <w:gridCol w:w="925"/>
        <w:gridCol w:w="1206"/>
        <w:gridCol w:w="916"/>
        <w:gridCol w:w="1008"/>
        <w:gridCol w:w="1008"/>
        <w:gridCol w:w="1008"/>
      </w:tblGrid>
      <w:tr w:rsidR="00DC0280" w:rsidRPr="00676763" w14:paraId="32022FD4" w14:textId="77777777">
        <w:trPr>
          <w:cantSplit/>
          <w:trHeight w:val="260"/>
        </w:trPr>
        <w:tc>
          <w:tcPr>
            <w:tcW w:w="14390" w:type="dxa"/>
            <w:gridSpan w:val="15"/>
          </w:tcPr>
          <w:p w14:paraId="40BD1CAF" w14:textId="77777777" w:rsidR="00DC0280" w:rsidRPr="00676763" w:rsidRDefault="00DC0280" w:rsidP="00297DAD">
            <w:pPr>
              <w:keepNext/>
              <w:rPr>
                <w:rFonts w:ascii="Calibri" w:hAnsi="Calibri"/>
                <w:b/>
                <w:sz w:val="18"/>
                <w:szCs w:val="18"/>
              </w:rPr>
            </w:pPr>
            <w:r w:rsidRPr="00676763">
              <w:rPr>
                <w:rFonts w:ascii="Calibri" w:hAnsi="Calibri"/>
                <w:b/>
                <w:sz w:val="18"/>
                <w:szCs w:val="18"/>
              </w:rPr>
              <w:t xml:space="preserve">G. Installed New or Complete Replacement Duct System information </w:t>
            </w:r>
          </w:p>
        </w:tc>
      </w:tr>
      <w:tr w:rsidR="009C4992" w:rsidRPr="00676763" w14:paraId="11FCFFA9" w14:textId="77777777">
        <w:trPr>
          <w:cantSplit/>
          <w:trHeight w:val="136"/>
        </w:trPr>
        <w:tc>
          <w:tcPr>
            <w:tcW w:w="924" w:type="dxa"/>
            <w:shd w:val="clear" w:color="auto" w:fill="auto"/>
            <w:vAlign w:val="bottom"/>
          </w:tcPr>
          <w:p w14:paraId="18F1B215"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01</w:t>
            </w:r>
          </w:p>
        </w:tc>
        <w:tc>
          <w:tcPr>
            <w:tcW w:w="924" w:type="dxa"/>
            <w:shd w:val="clear" w:color="auto" w:fill="auto"/>
            <w:vAlign w:val="bottom"/>
          </w:tcPr>
          <w:p w14:paraId="0B498FD9"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02</w:t>
            </w:r>
          </w:p>
        </w:tc>
        <w:tc>
          <w:tcPr>
            <w:tcW w:w="924" w:type="dxa"/>
          </w:tcPr>
          <w:p w14:paraId="20201E7F"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03</w:t>
            </w:r>
          </w:p>
        </w:tc>
        <w:tc>
          <w:tcPr>
            <w:tcW w:w="924" w:type="dxa"/>
          </w:tcPr>
          <w:p w14:paraId="0B3EBD7D"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04</w:t>
            </w:r>
          </w:p>
        </w:tc>
        <w:tc>
          <w:tcPr>
            <w:tcW w:w="924" w:type="dxa"/>
          </w:tcPr>
          <w:p w14:paraId="00F8259A"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05</w:t>
            </w:r>
          </w:p>
        </w:tc>
        <w:tc>
          <w:tcPr>
            <w:tcW w:w="924" w:type="dxa"/>
            <w:shd w:val="clear" w:color="auto" w:fill="auto"/>
            <w:vAlign w:val="bottom"/>
          </w:tcPr>
          <w:p w14:paraId="4AC73978"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06</w:t>
            </w:r>
          </w:p>
        </w:tc>
        <w:tc>
          <w:tcPr>
            <w:tcW w:w="925" w:type="dxa"/>
            <w:shd w:val="clear" w:color="auto" w:fill="auto"/>
            <w:vAlign w:val="bottom"/>
          </w:tcPr>
          <w:p w14:paraId="57F49718"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07</w:t>
            </w:r>
          </w:p>
        </w:tc>
        <w:tc>
          <w:tcPr>
            <w:tcW w:w="925" w:type="dxa"/>
            <w:shd w:val="clear" w:color="auto" w:fill="auto"/>
            <w:vAlign w:val="bottom"/>
          </w:tcPr>
          <w:p w14:paraId="5D556B9A"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08</w:t>
            </w:r>
          </w:p>
        </w:tc>
        <w:tc>
          <w:tcPr>
            <w:tcW w:w="925" w:type="dxa"/>
            <w:shd w:val="clear" w:color="auto" w:fill="auto"/>
            <w:vAlign w:val="bottom"/>
          </w:tcPr>
          <w:p w14:paraId="310DE4C3"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09</w:t>
            </w:r>
          </w:p>
        </w:tc>
        <w:tc>
          <w:tcPr>
            <w:tcW w:w="925" w:type="dxa"/>
          </w:tcPr>
          <w:p w14:paraId="7D0DE34E"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10</w:t>
            </w:r>
          </w:p>
        </w:tc>
        <w:tc>
          <w:tcPr>
            <w:tcW w:w="1206" w:type="dxa"/>
            <w:shd w:val="clear" w:color="auto" w:fill="auto"/>
            <w:vAlign w:val="bottom"/>
          </w:tcPr>
          <w:p w14:paraId="18D618B5"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11</w:t>
            </w:r>
          </w:p>
        </w:tc>
        <w:tc>
          <w:tcPr>
            <w:tcW w:w="916" w:type="dxa"/>
            <w:shd w:val="clear" w:color="auto" w:fill="auto"/>
            <w:vAlign w:val="bottom"/>
          </w:tcPr>
          <w:p w14:paraId="687E847C"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12</w:t>
            </w:r>
          </w:p>
        </w:tc>
        <w:tc>
          <w:tcPr>
            <w:tcW w:w="1008" w:type="dxa"/>
          </w:tcPr>
          <w:p w14:paraId="58AD73BE"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13</w:t>
            </w:r>
          </w:p>
        </w:tc>
        <w:tc>
          <w:tcPr>
            <w:tcW w:w="1008" w:type="dxa"/>
          </w:tcPr>
          <w:p w14:paraId="113E330B" w14:textId="77777777" w:rsidR="009C4992" w:rsidRPr="00676763" w:rsidRDefault="00DC0280" w:rsidP="00C01F8F">
            <w:pPr>
              <w:keepNext/>
              <w:jc w:val="center"/>
              <w:rPr>
                <w:rFonts w:ascii="Calibri" w:hAnsi="Calibri"/>
                <w:sz w:val="18"/>
                <w:szCs w:val="18"/>
              </w:rPr>
            </w:pPr>
            <w:r w:rsidRPr="00676763">
              <w:rPr>
                <w:rFonts w:ascii="Calibri" w:hAnsi="Calibri"/>
                <w:sz w:val="18"/>
                <w:szCs w:val="18"/>
              </w:rPr>
              <w:t>14</w:t>
            </w:r>
          </w:p>
        </w:tc>
        <w:tc>
          <w:tcPr>
            <w:tcW w:w="1008" w:type="dxa"/>
          </w:tcPr>
          <w:p w14:paraId="1A38D982" w14:textId="77777777" w:rsidR="009C4992" w:rsidRPr="00676763" w:rsidRDefault="00DC0280" w:rsidP="00C01F8F">
            <w:pPr>
              <w:keepNext/>
              <w:jc w:val="center"/>
              <w:rPr>
                <w:rFonts w:ascii="Calibri" w:hAnsi="Calibri"/>
                <w:sz w:val="18"/>
                <w:szCs w:val="18"/>
              </w:rPr>
            </w:pPr>
            <w:r w:rsidRPr="00676763">
              <w:rPr>
                <w:rFonts w:ascii="Calibri" w:hAnsi="Calibri"/>
                <w:sz w:val="18"/>
                <w:szCs w:val="18"/>
              </w:rPr>
              <w:t>15</w:t>
            </w:r>
          </w:p>
        </w:tc>
      </w:tr>
      <w:tr w:rsidR="009C4992" w:rsidRPr="00676763" w14:paraId="50FFBD9F" w14:textId="77777777">
        <w:trPr>
          <w:cantSplit/>
          <w:trHeight w:val="586"/>
        </w:trPr>
        <w:tc>
          <w:tcPr>
            <w:tcW w:w="924" w:type="dxa"/>
            <w:shd w:val="clear" w:color="auto" w:fill="auto"/>
            <w:vAlign w:val="bottom"/>
          </w:tcPr>
          <w:p w14:paraId="31E8A90C" w14:textId="6C4D023C"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SC System ID/Name from </w:t>
            </w:r>
            <w:r w:rsidR="002370BE" w:rsidRPr="00676763">
              <w:rPr>
                <w:rFonts w:ascii="Calibri" w:hAnsi="Calibri"/>
                <w:sz w:val="18"/>
                <w:szCs w:val="18"/>
              </w:rPr>
              <w:t>LMCC</w:t>
            </w:r>
          </w:p>
        </w:tc>
        <w:tc>
          <w:tcPr>
            <w:tcW w:w="924" w:type="dxa"/>
            <w:shd w:val="clear" w:color="auto" w:fill="auto"/>
            <w:vAlign w:val="bottom"/>
          </w:tcPr>
          <w:p w14:paraId="45AA031B"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SC System Description of Area Served</w:t>
            </w:r>
          </w:p>
        </w:tc>
        <w:tc>
          <w:tcPr>
            <w:tcW w:w="924" w:type="dxa"/>
            <w:vAlign w:val="bottom"/>
          </w:tcPr>
          <w:p w14:paraId="2646032B"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Indoor Unit Name or Description of Area Served</w:t>
            </w:r>
          </w:p>
        </w:tc>
        <w:tc>
          <w:tcPr>
            <w:tcW w:w="924" w:type="dxa"/>
            <w:vAlign w:val="bottom"/>
          </w:tcPr>
          <w:p w14:paraId="66F452B9"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Indoor Unit Total Duct Length</w:t>
            </w:r>
          </w:p>
        </w:tc>
        <w:tc>
          <w:tcPr>
            <w:tcW w:w="924" w:type="dxa"/>
            <w:vAlign w:val="bottom"/>
          </w:tcPr>
          <w:p w14:paraId="461675B3" w14:textId="2ABC9FC8"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Required New Duct </w:t>
            </w:r>
            <w:r w:rsidRPr="00676763">
              <w:rPr>
                <w:rFonts w:ascii="Calibri" w:hAnsi="Calibri"/>
                <w:sz w:val="18"/>
                <w:szCs w:val="18"/>
              </w:rPr>
              <w:br/>
              <w:t>R-Value</w:t>
            </w:r>
            <w:r w:rsidR="00676763" w:rsidRPr="00676763">
              <w:rPr>
                <w:rFonts w:ascii="Calibri" w:hAnsi="Calibri"/>
                <w:sz w:val="18"/>
                <w:szCs w:val="18"/>
              </w:rPr>
              <w:t xml:space="preserve"> (Unconditioned Space)</w:t>
            </w:r>
          </w:p>
        </w:tc>
        <w:tc>
          <w:tcPr>
            <w:tcW w:w="924" w:type="dxa"/>
            <w:shd w:val="clear" w:color="auto" w:fill="auto"/>
            <w:vAlign w:val="bottom"/>
          </w:tcPr>
          <w:p w14:paraId="66AE1C7B"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Supply Duct Location</w:t>
            </w:r>
          </w:p>
        </w:tc>
        <w:tc>
          <w:tcPr>
            <w:tcW w:w="925" w:type="dxa"/>
            <w:shd w:val="clear" w:color="auto" w:fill="auto"/>
            <w:vAlign w:val="bottom"/>
          </w:tcPr>
          <w:p w14:paraId="40878D53"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New or Replaced Supply Duct </w:t>
            </w:r>
          </w:p>
          <w:p w14:paraId="2B457F8C"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R-Value</w:t>
            </w:r>
          </w:p>
        </w:tc>
        <w:tc>
          <w:tcPr>
            <w:tcW w:w="925" w:type="dxa"/>
            <w:shd w:val="clear" w:color="auto" w:fill="auto"/>
            <w:vAlign w:val="bottom"/>
          </w:tcPr>
          <w:p w14:paraId="243AE1E5"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Return Duct Location</w:t>
            </w:r>
          </w:p>
        </w:tc>
        <w:tc>
          <w:tcPr>
            <w:tcW w:w="925" w:type="dxa"/>
            <w:shd w:val="clear" w:color="auto" w:fill="auto"/>
            <w:vAlign w:val="bottom"/>
          </w:tcPr>
          <w:p w14:paraId="01F8E556"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New or Replaced Return Duct </w:t>
            </w:r>
          </w:p>
          <w:p w14:paraId="4482D13C"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R-Value</w:t>
            </w:r>
          </w:p>
        </w:tc>
        <w:tc>
          <w:tcPr>
            <w:tcW w:w="925" w:type="dxa"/>
            <w:vAlign w:val="bottom"/>
          </w:tcPr>
          <w:p w14:paraId="69A1BF17" w14:textId="77777777" w:rsidR="009C4992" w:rsidRPr="00676763" w:rsidRDefault="00A86CA2" w:rsidP="00C01F8F">
            <w:pPr>
              <w:keepNext/>
              <w:jc w:val="center"/>
              <w:rPr>
                <w:rFonts w:ascii="Calibri" w:hAnsi="Calibri"/>
                <w:sz w:val="18"/>
                <w:szCs w:val="18"/>
              </w:rPr>
            </w:pPr>
            <w:r w:rsidRPr="00676763">
              <w:rPr>
                <w:rFonts w:ascii="Calibri" w:hAnsi="Calibri"/>
                <w:sz w:val="18"/>
                <w:szCs w:val="18"/>
              </w:rPr>
              <w:t xml:space="preserve">Exception </w:t>
            </w:r>
            <w:r w:rsidR="009C4992" w:rsidRPr="00676763">
              <w:rPr>
                <w:rFonts w:ascii="Calibri" w:hAnsi="Calibri"/>
                <w:sz w:val="18"/>
                <w:szCs w:val="18"/>
              </w:rPr>
              <w:t xml:space="preserve">from Min </w:t>
            </w:r>
          </w:p>
          <w:p w14:paraId="7D2CD375"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 xml:space="preserve">R-Value </w:t>
            </w:r>
          </w:p>
        </w:tc>
        <w:tc>
          <w:tcPr>
            <w:tcW w:w="1206" w:type="dxa"/>
            <w:shd w:val="clear" w:color="auto" w:fill="auto"/>
            <w:vAlign w:val="bottom"/>
          </w:tcPr>
          <w:p w14:paraId="3BB9243E" w14:textId="16FC4655" w:rsidR="009C4992" w:rsidRPr="00676763" w:rsidRDefault="009C4992" w:rsidP="00C01F8F">
            <w:pPr>
              <w:keepNext/>
              <w:jc w:val="center"/>
              <w:rPr>
                <w:rFonts w:ascii="Calibri" w:hAnsi="Calibri"/>
                <w:sz w:val="18"/>
                <w:szCs w:val="18"/>
              </w:rPr>
            </w:pPr>
            <w:r w:rsidRPr="00676763">
              <w:rPr>
                <w:rFonts w:ascii="Calibri" w:hAnsi="Calibri"/>
                <w:sz w:val="18"/>
                <w:szCs w:val="18"/>
              </w:rPr>
              <w:t>Method of Compliance with Airflow and Fan Efficacy Req's in 1</w:t>
            </w:r>
            <w:r w:rsidR="00D2597C" w:rsidRPr="00676763">
              <w:rPr>
                <w:rFonts w:ascii="Calibri" w:hAnsi="Calibri"/>
                <w:sz w:val="18"/>
                <w:szCs w:val="18"/>
              </w:rPr>
              <w:t>60.3(b)5L</w:t>
            </w:r>
          </w:p>
        </w:tc>
        <w:tc>
          <w:tcPr>
            <w:tcW w:w="916" w:type="dxa"/>
            <w:shd w:val="clear" w:color="auto" w:fill="auto"/>
            <w:vAlign w:val="bottom"/>
          </w:tcPr>
          <w:p w14:paraId="48B0385D" w14:textId="77777777" w:rsidR="009C4992" w:rsidRPr="00676763" w:rsidRDefault="009C4992" w:rsidP="00C01F8F">
            <w:pPr>
              <w:keepNext/>
              <w:jc w:val="center"/>
              <w:rPr>
                <w:rFonts w:ascii="Calibri" w:hAnsi="Calibri"/>
                <w:sz w:val="18"/>
                <w:szCs w:val="18"/>
              </w:rPr>
            </w:pPr>
            <w:r w:rsidRPr="00676763">
              <w:rPr>
                <w:rFonts w:ascii="Calibri" w:hAnsi="Calibri"/>
                <w:sz w:val="18"/>
                <w:szCs w:val="18"/>
              </w:rPr>
              <w:t>Number of Air Filter Devices on Indoor Unit</w:t>
            </w:r>
          </w:p>
        </w:tc>
        <w:tc>
          <w:tcPr>
            <w:tcW w:w="1008" w:type="dxa"/>
            <w:vAlign w:val="bottom"/>
          </w:tcPr>
          <w:p w14:paraId="2B6F1975" w14:textId="77777777" w:rsidR="009C4992" w:rsidRPr="00676763" w:rsidRDefault="009C4992" w:rsidP="00DC0280">
            <w:pPr>
              <w:keepNext/>
              <w:jc w:val="center"/>
              <w:rPr>
                <w:rFonts w:ascii="Calibri" w:hAnsi="Calibri"/>
                <w:sz w:val="18"/>
                <w:szCs w:val="18"/>
              </w:rPr>
            </w:pPr>
            <w:r w:rsidRPr="00676763">
              <w:rPr>
                <w:rFonts w:ascii="Calibri" w:hAnsi="Calibri"/>
                <w:sz w:val="18"/>
                <w:szCs w:val="18"/>
              </w:rPr>
              <w:t xml:space="preserve">Can </w:t>
            </w:r>
            <w:r w:rsidR="00DC0280" w:rsidRPr="00676763">
              <w:rPr>
                <w:rFonts w:ascii="Calibri" w:hAnsi="Calibri"/>
                <w:sz w:val="18"/>
                <w:szCs w:val="18"/>
              </w:rPr>
              <w:t>Approved</w:t>
            </w:r>
            <w:r w:rsidRPr="00676763">
              <w:rPr>
                <w:rFonts w:ascii="Calibri" w:hAnsi="Calibri"/>
                <w:sz w:val="18"/>
                <w:szCs w:val="18"/>
              </w:rPr>
              <w:t xml:space="preserve"> Airflow Protocols be used to test this System?</w:t>
            </w:r>
          </w:p>
        </w:tc>
        <w:tc>
          <w:tcPr>
            <w:tcW w:w="1008" w:type="dxa"/>
            <w:vAlign w:val="bottom"/>
          </w:tcPr>
          <w:p w14:paraId="603076E4" w14:textId="77777777" w:rsidR="009C4992" w:rsidRPr="00676763" w:rsidRDefault="00DC0280" w:rsidP="00DC0280">
            <w:pPr>
              <w:keepNext/>
              <w:jc w:val="center"/>
              <w:rPr>
                <w:rFonts w:ascii="Calibri" w:hAnsi="Calibri"/>
                <w:sz w:val="18"/>
                <w:szCs w:val="18"/>
              </w:rPr>
            </w:pPr>
            <w:r w:rsidRPr="00676763">
              <w:rPr>
                <w:rFonts w:ascii="Calibri" w:hAnsi="Calibri"/>
                <w:sz w:val="18"/>
                <w:szCs w:val="18"/>
              </w:rPr>
              <w:t>Can Approved Fan Efficacy Protocol be used to test this System?</w:t>
            </w:r>
          </w:p>
        </w:tc>
        <w:tc>
          <w:tcPr>
            <w:tcW w:w="1008" w:type="dxa"/>
            <w:vAlign w:val="bottom"/>
          </w:tcPr>
          <w:p w14:paraId="3E4DFD6B" w14:textId="2D99BA4B" w:rsidR="009C4992" w:rsidRPr="00676763" w:rsidRDefault="00DC0280" w:rsidP="00DC0280">
            <w:pPr>
              <w:keepNext/>
              <w:jc w:val="center"/>
              <w:rPr>
                <w:rFonts w:ascii="Calibri" w:hAnsi="Calibri"/>
                <w:sz w:val="18"/>
                <w:szCs w:val="18"/>
              </w:rPr>
            </w:pPr>
            <w:r w:rsidRPr="00676763">
              <w:rPr>
                <w:rFonts w:ascii="Calibri" w:hAnsi="Calibri"/>
                <w:sz w:val="18"/>
                <w:szCs w:val="18"/>
              </w:rPr>
              <w:t>Indoor Unit Nominal Cooling Capacity (ton</w:t>
            </w:r>
            <w:r w:rsidR="00C07882" w:rsidRPr="00676763">
              <w:rPr>
                <w:rFonts w:ascii="Calibri" w:hAnsi="Calibri"/>
                <w:sz w:val="18"/>
                <w:szCs w:val="18"/>
              </w:rPr>
              <w:t>s</w:t>
            </w:r>
            <w:r w:rsidRPr="00676763">
              <w:rPr>
                <w:rFonts w:ascii="Calibri" w:hAnsi="Calibri"/>
                <w:sz w:val="18"/>
                <w:szCs w:val="18"/>
              </w:rPr>
              <w:t>)</w:t>
            </w:r>
          </w:p>
        </w:tc>
      </w:tr>
      <w:tr w:rsidR="009C4992" w:rsidRPr="00676763" w14:paraId="106D7017" w14:textId="77777777">
        <w:trPr>
          <w:cantSplit/>
          <w:trHeight w:val="360"/>
        </w:trPr>
        <w:tc>
          <w:tcPr>
            <w:tcW w:w="924" w:type="dxa"/>
            <w:shd w:val="clear" w:color="auto" w:fill="auto"/>
          </w:tcPr>
          <w:p w14:paraId="7E1A6F19" w14:textId="77777777" w:rsidR="009C4992" w:rsidRPr="00676763" w:rsidRDefault="009C4992" w:rsidP="00465479">
            <w:pPr>
              <w:keepNext/>
              <w:rPr>
                <w:rFonts w:ascii="Calibri" w:hAnsi="Calibri"/>
                <w:sz w:val="18"/>
                <w:szCs w:val="18"/>
              </w:rPr>
            </w:pPr>
          </w:p>
        </w:tc>
        <w:tc>
          <w:tcPr>
            <w:tcW w:w="924" w:type="dxa"/>
            <w:shd w:val="clear" w:color="auto" w:fill="auto"/>
          </w:tcPr>
          <w:p w14:paraId="57251954" w14:textId="77777777" w:rsidR="009C4992" w:rsidRPr="00676763" w:rsidRDefault="009C4992" w:rsidP="00465479">
            <w:pPr>
              <w:keepNext/>
              <w:rPr>
                <w:rFonts w:ascii="Calibri" w:hAnsi="Calibri"/>
                <w:sz w:val="18"/>
                <w:szCs w:val="18"/>
              </w:rPr>
            </w:pPr>
          </w:p>
        </w:tc>
        <w:tc>
          <w:tcPr>
            <w:tcW w:w="924" w:type="dxa"/>
          </w:tcPr>
          <w:p w14:paraId="4549801C" w14:textId="77777777" w:rsidR="009C4992" w:rsidRPr="00676763" w:rsidRDefault="009C4992" w:rsidP="00465479">
            <w:pPr>
              <w:keepNext/>
              <w:rPr>
                <w:rFonts w:ascii="Calibri" w:hAnsi="Calibri"/>
                <w:sz w:val="18"/>
                <w:szCs w:val="18"/>
              </w:rPr>
            </w:pPr>
          </w:p>
        </w:tc>
        <w:tc>
          <w:tcPr>
            <w:tcW w:w="924" w:type="dxa"/>
          </w:tcPr>
          <w:p w14:paraId="2FC48EC9" w14:textId="77777777" w:rsidR="009C4992" w:rsidRPr="00676763" w:rsidRDefault="009C4992" w:rsidP="00465479">
            <w:pPr>
              <w:keepNext/>
              <w:rPr>
                <w:rFonts w:ascii="Calibri" w:hAnsi="Calibri"/>
                <w:sz w:val="18"/>
                <w:szCs w:val="18"/>
              </w:rPr>
            </w:pPr>
          </w:p>
        </w:tc>
        <w:tc>
          <w:tcPr>
            <w:tcW w:w="924" w:type="dxa"/>
          </w:tcPr>
          <w:p w14:paraId="22A67BFB" w14:textId="77777777" w:rsidR="009C4992" w:rsidRPr="00676763" w:rsidRDefault="009C4992" w:rsidP="00465479">
            <w:pPr>
              <w:keepNext/>
              <w:rPr>
                <w:rFonts w:ascii="Calibri" w:hAnsi="Calibri"/>
                <w:sz w:val="18"/>
                <w:szCs w:val="18"/>
              </w:rPr>
            </w:pPr>
          </w:p>
        </w:tc>
        <w:tc>
          <w:tcPr>
            <w:tcW w:w="924" w:type="dxa"/>
            <w:shd w:val="clear" w:color="auto" w:fill="auto"/>
          </w:tcPr>
          <w:p w14:paraId="67EF002F" w14:textId="77777777" w:rsidR="009C4992" w:rsidRPr="00676763" w:rsidRDefault="009C4992" w:rsidP="00465479">
            <w:pPr>
              <w:keepNext/>
              <w:rPr>
                <w:rFonts w:ascii="Calibri" w:hAnsi="Calibri"/>
                <w:sz w:val="18"/>
                <w:szCs w:val="18"/>
              </w:rPr>
            </w:pPr>
          </w:p>
        </w:tc>
        <w:tc>
          <w:tcPr>
            <w:tcW w:w="925" w:type="dxa"/>
            <w:shd w:val="clear" w:color="auto" w:fill="auto"/>
          </w:tcPr>
          <w:p w14:paraId="56E6E729" w14:textId="77777777" w:rsidR="009C4992" w:rsidRPr="00676763" w:rsidRDefault="009C4992" w:rsidP="00465479">
            <w:pPr>
              <w:keepNext/>
              <w:rPr>
                <w:rFonts w:ascii="Calibri" w:hAnsi="Calibri"/>
                <w:sz w:val="18"/>
                <w:szCs w:val="18"/>
              </w:rPr>
            </w:pPr>
          </w:p>
        </w:tc>
        <w:tc>
          <w:tcPr>
            <w:tcW w:w="925" w:type="dxa"/>
            <w:shd w:val="clear" w:color="auto" w:fill="auto"/>
          </w:tcPr>
          <w:p w14:paraId="733EF2CC" w14:textId="77777777" w:rsidR="009C4992" w:rsidRPr="00676763" w:rsidRDefault="009C4992" w:rsidP="00465479">
            <w:pPr>
              <w:keepNext/>
              <w:rPr>
                <w:rFonts w:ascii="Calibri" w:hAnsi="Calibri"/>
                <w:sz w:val="18"/>
                <w:szCs w:val="18"/>
              </w:rPr>
            </w:pPr>
          </w:p>
        </w:tc>
        <w:tc>
          <w:tcPr>
            <w:tcW w:w="925" w:type="dxa"/>
            <w:shd w:val="clear" w:color="auto" w:fill="auto"/>
          </w:tcPr>
          <w:p w14:paraId="50F57352" w14:textId="77777777" w:rsidR="009C4992" w:rsidRPr="00676763" w:rsidRDefault="009C4992" w:rsidP="00465479">
            <w:pPr>
              <w:keepNext/>
              <w:rPr>
                <w:rFonts w:ascii="Calibri" w:hAnsi="Calibri"/>
                <w:sz w:val="18"/>
                <w:szCs w:val="18"/>
              </w:rPr>
            </w:pPr>
          </w:p>
        </w:tc>
        <w:tc>
          <w:tcPr>
            <w:tcW w:w="925" w:type="dxa"/>
          </w:tcPr>
          <w:p w14:paraId="7355EA53" w14:textId="77777777" w:rsidR="009C4992" w:rsidRPr="00676763" w:rsidRDefault="009C4992" w:rsidP="00465479">
            <w:pPr>
              <w:keepNext/>
              <w:rPr>
                <w:rFonts w:ascii="Calibri" w:hAnsi="Calibri"/>
                <w:sz w:val="18"/>
                <w:szCs w:val="18"/>
              </w:rPr>
            </w:pPr>
          </w:p>
        </w:tc>
        <w:tc>
          <w:tcPr>
            <w:tcW w:w="1206" w:type="dxa"/>
            <w:shd w:val="clear" w:color="auto" w:fill="auto"/>
          </w:tcPr>
          <w:p w14:paraId="420B74AD" w14:textId="77777777" w:rsidR="009C4992" w:rsidRPr="00676763" w:rsidRDefault="009C4992" w:rsidP="00465479">
            <w:pPr>
              <w:keepNext/>
              <w:rPr>
                <w:rFonts w:ascii="Calibri" w:hAnsi="Calibri"/>
                <w:sz w:val="18"/>
                <w:szCs w:val="18"/>
              </w:rPr>
            </w:pPr>
          </w:p>
        </w:tc>
        <w:tc>
          <w:tcPr>
            <w:tcW w:w="916" w:type="dxa"/>
            <w:shd w:val="clear" w:color="auto" w:fill="auto"/>
          </w:tcPr>
          <w:p w14:paraId="4C87FADF" w14:textId="77777777" w:rsidR="009C4992" w:rsidRPr="00676763" w:rsidRDefault="009C4992" w:rsidP="00465479">
            <w:pPr>
              <w:keepNext/>
              <w:rPr>
                <w:rFonts w:ascii="Calibri" w:hAnsi="Calibri"/>
                <w:sz w:val="18"/>
                <w:szCs w:val="18"/>
              </w:rPr>
            </w:pPr>
          </w:p>
        </w:tc>
        <w:tc>
          <w:tcPr>
            <w:tcW w:w="1008" w:type="dxa"/>
          </w:tcPr>
          <w:p w14:paraId="17B017AE" w14:textId="77777777" w:rsidR="009C4992" w:rsidRPr="00676763" w:rsidRDefault="009C4992" w:rsidP="00465479">
            <w:pPr>
              <w:keepNext/>
              <w:rPr>
                <w:rFonts w:ascii="Calibri" w:hAnsi="Calibri"/>
                <w:sz w:val="18"/>
                <w:szCs w:val="18"/>
              </w:rPr>
            </w:pPr>
          </w:p>
        </w:tc>
        <w:tc>
          <w:tcPr>
            <w:tcW w:w="1008" w:type="dxa"/>
          </w:tcPr>
          <w:p w14:paraId="59891971" w14:textId="77777777" w:rsidR="009C4992" w:rsidRPr="00676763" w:rsidRDefault="009C4992" w:rsidP="00465479">
            <w:pPr>
              <w:keepNext/>
              <w:rPr>
                <w:rFonts w:ascii="Calibri" w:hAnsi="Calibri"/>
                <w:sz w:val="18"/>
                <w:szCs w:val="18"/>
              </w:rPr>
            </w:pPr>
          </w:p>
        </w:tc>
        <w:tc>
          <w:tcPr>
            <w:tcW w:w="1008" w:type="dxa"/>
          </w:tcPr>
          <w:p w14:paraId="7BA1FCD5" w14:textId="77777777" w:rsidR="009C4992" w:rsidRPr="00676763" w:rsidRDefault="009C4992" w:rsidP="00465479">
            <w:pPr>
              <w:keepNext/>
              <w:rPr>
                <w:rFonts w:ascii="Calibri" w:hAnsi="Calibri"/>
                <w:sz w:val="18"/>
                <w:szCs w:val="18"/>
              </w:rPr>
            </w:pPr>
          </w:p>
        </w:tc>
      </w:tr>
      <w:tr w:rsidR="009C4992" w:rsidRPr="007E2934" w14:paraId="366811A5" w14:textId="77777777">
        <w:trPr>
          <w:cantSplit/>
          <w:trHeight w:val="222"/>
        </w:trPr>
        <w:tc>
          <w:tcPr>
            <w:tcW w:w="12374" w:type="dxa"/>
            <w:gridSpan w:val="13"/>
          </w:tcPr>
          <w:p w14:paraId="5171EDCF" w14:textId="77777777" w:rsidR="009C4992" w:rsidRPr="007E2934" w:rsidRDefault="009C4992" w:rsidP="00C01F8F">
            <w:pPr>
              <w:keepNext/>
              <w:rPr>
                <w:rFonts w:ascii="Calibri" w:hAnsi="Calibri"/>
                <w:sz w:val="18"/>
                <w:szCs w:val="18"/>
              </w:rPr>
            </w:pPr>
            <w:r w:rsidRPr="00676763">
              <w:rPr>
                <w:rFonts w:ascii="Calibri" w:hAnsi="Calibri"/>
                <w:sz w:val="18"/>
                <w:szCs w:val="18"/>
              </w:rPr>
              <w:t>Notes:</w:t>
            </w:r>
          </w:p>
        </w:tc>
        <w:tc>
          <w:tcPr>
            <w:tcW w:w="1008" w:type="dxa"/>
          </w:tcPr>
          <w:p w14:paraId="1ABCF4AB" w14:textId="77777777" w:rsidR="009C4992" w:rsidRPr="007E2934" w:rsidRDefault="009C4992" w:rsidP="00C01F8F">
            <w:pPr>
              <w:keepNext/>
              <w:rPr>
                <w:rFonts w:ascii="Calibri" w:hAnsi="Calibri"/>
                <w:sz w:val="18"/>
                <w:szCs w:val="18"/>
              </w:rPr>
            </w:pPr>
          </w:p>
        </w:tc>
        <w:tc>
          <w:tcPr>
            <w:tcW w:w="1008" w:type="dxa"/>
          </w:tcPr>
          <w:p w14:paraId="5E030F1F" w14:textId="77777777" w:rsidR="009C4992" w:rsidRPr="007E2934" w:rsidRDefault="009C4992" w:rsidP="00C01F8F">
            <w:pPr>
              <w:keepNext/>
              <w:rPr>
                <w:rFonts w:ascii="Calibri" w:hAnsi="Calibri"/>
                <w:sz w:val="18"/>
                <w:szCs w:val="18"/>
              </w:rPr>
            </w:pPr>
          </w:p>
        </w:tc>
      </w:tr>
    </w:tbl>
    <w:p w14:paraId="5179CAAC" w14:textId="77777777" w:rsidR="00125592" w:rsidRDefault="00125592" w:rsidP="00125592">
      <w:pPr>
        <w:rPr>
          <w:rFonts w:ascii="Calibri" w:hAnsi="Calibri"/>
          <w:sz w:val="18"/>
          <w:szCs w:val="18"/>
        </w:rPr>
      </w:pPr>
    </w:p>
    <w:p w14:paraId="4860F942" w14:textId="77777777" w:rsidR="00125592" w:rsidRPr="007E2934"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1"/>
        <w:gridCol w:w="1101"/>
        <w:gridCol w:w="1101"/>
        <w:gridCol w:w="1102"/>
        <w:gridCol w:w="1102"/>
        <w:gridCol w:w="1102"/>
        <w:gridCol w:w="1102"/>
        <w:gridCol w:w="1102"/>
        <w:gridCol w:w="1102"/>
        <w:gridCol w:w="1102"/>
        <w:gridCol w:w="1102"/>
        <w:gridCol w:w="1102"/>
        <w:gridCol w:w="1169"/>
      </w:tblGrid>
      <w:tr w:rsidR="00125592" w:rsidRPr="007E2934" w14:paraId="493A36B0" w14:textId="77777777">
        <w:trPr>
          <w:cantSplit/>
        </w:trPr>
        <w:tc>
          <w:tcPr>
            <w:tcW w:w="14616" w:type="dxa"/>
            <w:gridSpan w:val="13"/>
          </w:tcPr>
          <w:p w14:paraId="4B472B79" w14:textId="77777777" w:rsidR="00125592" w:rsidRDefault="00125592" w:rsidP="00C01F8F">
            <w:pPr>
              <w:keepNext/>
              <w:rPr>
                <w:rFonts w:ascii="Calibri" w:hAnsi="Calibri"/>
                <w:b/>
                <w:sz w:val="18"/>
                <w:szCs w:val="18"/>
              </w:rPr>
            </w:pPr>
            <w:r>
              <w:rPr>
                <w:rFonts w:ascii="Calibri" w:hAnsi="Calibri"/>
                <w:b/>
                <w:sz w:val="18"/>
                <w:szCs w:val="18"/>
              </w:rPr>
              <w:t>H</w:t>
            </w:r>
            <w:r w:rsidRPr="007E2934">
              <w:rPr>
                <w:rFonts w:ascii="Calibri" w:hAnsi="Calibri"/>
                <w:b/>
                <w:sz w:val="18"/>
                <w:szCs w:val="18"/>
              </w:rPr>
              <w:t xml:space="preserve">. Installed Air Filter Device Information  </w:t>
            </w:r>
          </w:p>
          <w:p w14:paraId="045B9A47" w14:textId="6722EFA9" w:rsidR="00125592" w:rsidRPr="005278E7" w:rsidRDefault="00125592" w:rsidP="00C01F8F">
            <w:pPr>
              <w:keepNext/>
              <w:rPr>
                <w:rFonts w:ascii="Calibri" w:hAnsi="Calibri"/>
                <w:sz w:val="18"/>
                <w:szCs w:val="18"/>
              </w:rPr>
            </w:pPr>
            <w:r w:rsidRPr="00F378D8">
              <w:rPr>
                <w:rFonts w:ascii="Calibri" w:hAnsi="Calibri"/>
                <w:sz w:val="18"/>
                <w:szCs w:val="18"/>
              </w:rPr>
              <w:t>Mandatory requirements for air filter devices are specified Section 1</w:t>
            </w:r>
            <w:r w:rsidR="008C0035">
              <w:rPr>
                <w:rFonts w:ascii="Calibri" w:hAnsi="Calibri"/>
                <w:sz w:val="18"/>
                <w:szCs w:val="18"/>
              </w:rPr>
              <w:t>60.2</w:t>
            </w:r>
            <w:r w:rsidR="00CB713E">
              <w:rPr>
                <w:rFonts w:ascii="Calibri" w:hAnsi="Calibri"/>
                <w:sz w:val="18"/>
                <w:szCs w:val="18"/>
              </w:rPr>
              <w:t>(b)1</w:t>
            </w:r>
            <w:r>
              <w:rPr>
                <w:rFonts w:ascii="Calibri" w:hAnsi="Calibri"/>
                <w:sz w:val="18"/>
                <w:szCs w:val="18"/>
              </w:rPr>
              <w:t xml:space="preserve">.  </w:t>
            </w:r>
            <w:r w:rsidRPr="00F378D8">
              <w:rPr>
                <w:rFonts w:ascii="Calibri" w:hAnsi="Calibri"/>
                <w:sz w:val="18"/>
                <w:szCs w:val="18"/>
              </w:rPr>
              <w:t xml:space="preserve">The installer shall place a sticker in or near </w:t>
            </w:r>
            <w:r w:rsidR="00DC265F">
              <w:rPr>
                <w:rFonts w:ascii="Calibri" w:hAnsi="Calibri"/>
                <w:sz w:val="18"/>
                <w:szCs w:val="18"/>
              </w:rPr>
              <w:t>each</w:t>
            </w:r>
            <w:r w:rsidR="00DC265F" w:rsidRPr="00F378D8">
              <w:rPr>
                <w:rFonts w:ascii="Calibri" w:hAnsi="Calibri"/>
                <w:sz w:val="18"/>
                <w:szCs w:val="18"/>
              </w:rPr>
              <w:t xml:space="preserve"> </w:t>
            </w:r>
            <w:r w:rsidRPr="00F378D8">
              <w:rPr>
                <w:rFonts w:ascii="Calibri" w:hAnsi="Calibri"/>
                <w:sz w:val="18"/>
                <w:szCs w:val="18"/>
              </w:rPr>
              <w:t xml:space="preserve">filter grille </w:t>
            </w:r>
            <w:r w:rsidR="00DC265F">
              <w:rPr>
                <w:rFonts w:ascii="Calibri" w:hAnsi="Calibri"/>
                <w:sz w:val="18"/>
                <w:szCs w:val="18"/>
              </w:rPr>
              <w:t>that displays</w:t>
            </w:r>
            <w:r w:rsidR="00DC265F" w:rsidRPr="00F378D8">
              <w:rPr>
                <w:rFonts w:ascii="Calibri" w:hAnsi="Calibri"/>
                <w:sz w:val="18"/>
                <w:szCs w:val="18"/>
              </w:rPr>
              <w:t xml:space="preserve"> </w:t>
            </w:r>
            <w:r w:rsidRPr="00F378D8">
              <w:rPr>
                <w:rFonts w:ascii="Calibri" w:hAnsi="Calibri"/>
                <w:sz w:val="18"/>
                <w:szCs w:val="18"/>
              </w:rPr>
              <w:t xml:space="preserve">the design airflow rate </w:t>
            </w:r>
            <w:r w:rsidR="00DC265F">
              <w:rPr>
                <w:rFonts w:ascii="Calibri" w:hAnsi="Calibri"/>
                <w:sz w:val="18"/>
                <w:szCs w:val="18"/>
              </w:rPr>
              <w:t>for that filter</w:t>
            </w:r>
            <w:r w:rsidR="009A58A8">
              <w:rPr>
                <w:rFonts w:ascii="Calibri" w:hAnsi="Calibri"/>
                <w:sz w:val="18"/>
                <w:szCs w:val="18"/>
              </w:rPr>
              <w:t xml:space="preserve"> grille/rack </w:t>
            </w:r>
            <w:r w:rsidRPr="00F378D8">
              <w:rPr>
                <w:rFonts w:ascii="Calibri" w:hAnsi="Calibri"/>
                <w:sz w:val="18"/>
                <w:szCs w:val="18"/>
              </w:rPr>
              <w:t>and the maximum allowed clean filter pressure drop at the design airflow rate.  This will inform the occupant of the airflow vs pressure drop performance required for replacement air filters.</w:t>
            </w:r>
          </w:p>
        </w:tc>
      </w:tr>
      <w:tr w:rsidR="00125592" w:rsidRPr="007E2934" w14:paraId="5FDEF4D9" w14:textId="77777777">
        <w:trPr>
          <w:cantSplit/>
          <w:trHeight w:val="134"/>
        </w:trPr>
        <w:tc>
          <w:tcPr>
            <w:tcW w:w="1119" w:type="dxa"/>
            <w:shd w:val="clear" w:color="auto" w:fill="auto"/>
            <w:vAlign w:val="bottom"/>
          </w:tcPr>
          <w:p w14:paraId="5950CDCF" w14:textId="77777777" w:rsidR="00125592" w:rsidRPr="007E2934" w:rsidRDefault="00125592"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119" w:type="dxa"/>
            <w:shd w:val="clear" w:color="auto" w:fill="auto"/>
            <w:vAlign w:val="bottom"/>
          </w:tcPr>
          <w:p w14:paraId="0BF4702B" w14:textId="77777777" w:rsidR="00125592" w:rsidRPr="007E2934" w:rsidRDefault="00125592"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119" w:type="dxa"/>
          </w:tcPr>
          <w:p w14:paraId="3B7FDFAA" w14:textId="77777777" w:rsidR="00125592" w:rsidRDefault="00125592" w:rsidP="00C01F8F">
            <w:pPr>
              <w:keepNext/>
              <w:jc w:val="center"/>
              <w:rPr>
                <w:rFonts w:ascii="Calibri" w:hAnsi="Calibri"/>
                <w:sz w:val="18"/>
                <w:szCs w:val="18"/>
              </w:rPr>
            </w:pPr>
            <w:r>
              <w:rPr>
                <w:rFonts w:ascii="Calibri" w:hAnsi="Calibri"/>
                <w:sz w:val="18"/>
                <w:szCs w:val="18"/>
              </w:rPr>
              <w:t>03</w:t>
            </w:r>
          </w:p>
        </w:tc>
        <w:tc>
          <w:tcPr>
            <w:tcW w:w="1119" w:type="dxa"/>
            <w:shd w:val="clear" w:color="auto" w:fill="auto"/>
          </w:tcPr>
          <w:p w14:paraId="33B43F85" w14:textId="77777777" w:rsidR="00125592" w:rsidRPr="007E2934" w:rsidRDefault="00125592" w:rsidP="00C01F8F">
            <w:pPr>
              <w:keepNext/>
              <w:jc w:val="center"/>
              <w:rPr>
                <w:rFonts w:ascii="Calibri" w:hAnsi="Calibri"/>
                <w:sz w:val="18"/>
                <w:szCs w:val="18"/>
              </w:rPr>
            </w:pPr>
            <w:r>
              <w:rPr>
                <w:rFonts w:ascii="Calibri" w:hAnsi="Calibri"/>
                <w:sz w:val="18"/>
                <w:szCs w:val="18"/>
              </w:rPr>
              <w:t>04</w:t>
            </w:r>
          </w:p>
        </w:tc>
        <w:tc>
          <w:tcPr>
            <w:tcW w:w="1119" w:type="dxa"/>
            <w:shd w:val="clear" w:color="auto" w:fill="auto"/>
            <w:vAlign w:val="bottom"/>
          </w:tcPr>
          <w:p w14:paraId="24F5A517" w14:textId="77777777" w:rsidR="00125592" w:rsidRPr="007E2934" w:rsidRDefault="00125592" w:rsidP="00C01F8F">
            <w:pPr>
              <w:keepNext/>
              <w:jc w:val="center"/>
              <w:rPr>
                <w:rFonts w:ascii="Calibri" w:hAnsi="Calibri"/>
                <w:sz w:val="18"/>
                <w:szCs w:val="18"/>
              </w:rPr>
            </w:pPr>
            <w:r>
              <w:rPr>
                <w:rFonts w:ascii="Calibri" w:hAnsi="Calibri"/>
                <w:sz w:val="18"/>
                <w:szCs w:val="18"/>
              </w:rPr>
              <w:t>05</w:t>
            </w:r>
          </w:p>
        </w:tc>
        <w:tc>
          <w:tcPr>
            <w:tcW w:w="1119" w:type="dxa"/>
            <w:shd w:val="clear" w:color="auto" w:fill="auto"/>
            <w:vAlign w:val="bottom"/>
          </w:tcPr>
          <w:p w14:paraId="7ECB19AD" w14:textId="77777777" w:rsidR="00125592" w:rsidRDefault="00125592" w:rsidP="00C01F8F">
            <w:pPr>
              <w:keepNext/>
              <w:jc w:val="center"/>
              <w:rPr>
                <w:rFonts w:ascii="Calibri" w:hAnsi="Calibri"/>
                <w:sz w:val="18"/>
                <w:szCs w:val="18"/>
              </w:rPr>
            </w:pPr>
            <w:r>
              <w:rPr>
                <w:rFonts w:ascii="Calibri" w:hAnsi="Calibri"/>
                <w:sz w:val="18"/>
                <w:szCs w:val="18"/>
              </w:rPr>
              <w:t>06</w:t>
            </w:r>
          </w:p>
        </w:tc>
        <w:tc>
          <w:tcPr>
            <w:tcW w:w="1119" w:type="dxa"/>
            <w:shd w:val="clear" w:color="auto" w:fill="auto"/>
            <w:vAlign w:val="bottom"/>
          </w:tcPr>
          <w:p w14:paraId="50A4F623" w14:textId="77777777" w:rsidR="00125592" w:rsidRPr="007E2934" w:rsidRDefault="00125592" w:rsidP="00C01F8F">
            <w:pPr>
              <w:keepNext/>
              <w:jc w:val="center"/>
              <w:rPr>
                <w:rFonts w:ascii="Calibri" w:hAnsi="Calibri"/>
                <w:sz w:val="18"/>
                <w:szCs w:val="18"/>
              </w:rPr>
            </w:pPr>
            <w:r>
              <w:rPr>
                <w:rFonts w:ascii="Calibri" w:hAnsi="Calibri"/>
                <w:sz w:val="18"/>
                <w:szCs w:val="18"/>
              </w:rPr>
              <w:t>07</w:t>
            </w:r>
          </w:p>
        </w:tc>
        <w:tc>
          <w:tcPr>
            <w:tcW w:w="1119" w:type="dxa"/>
            <w:shd w:val="clear" w:color="auto" w:fill="auto"/>
            <w:vAlign w:val="bottom"/>
          </w:tcPr>
          <w:p w14:paraId="638372F5" w14:textId="77777777" w:rsidR="00125592" w:rsidRPr="007E2934" w:rsidRDefault="00125592" w:rsidP="00C01F8F">
            <w:pPr>
              <w:keepNext/>
              <w:jc w:val="center"/>
              <w:rPr>
                <w:rFonts w:ascii="Calibri" w:hAnsi="Calibri"/>
                <w:sz w:val="18"/>
                <w:szCs w:val="18"/>
              </w:rPr>
            </w:pPr>
            <w:r>
              <w:rPr>
                <w:rFonts w:ascii="Calibri" w:hAnsi="Calibri"/>
                <w:sz w:val="18"/>
                <w:szCs w:val="18"/>
              </w:rPr>
              <w:t>08</w:t>
            </w:r>
          </w:p>
        </w:tc>
        <w:tc>
          <w:tcPr>
            <w:tcW w:w="1119" w:type="dxa"/>
          </w:tcPr>
          <w:p w14:paraId="44DDFD77" w14:textId="77777777" w:rsidR="00125592" w:rsidRDefault="00125592" w:rsidP="00C01F8F">
            <w:pPr>
              <w:keepNext/>
              <w:jc w:val="center"/>
              <w:rPr>
                <w:rFonts w:ascii="Calibri" w:hAnsi="Calibri"/>
                <w:sz w:val="18"/>
                <w:szCs w:val="18"/>
              </w:rPr>
            </w:pPr>
            <w:r>
              <w:rPr>
                <w:rFonts w:ascii="Calibri" w:hAnsi="Calibri"/>
                <w:sz w:val="18"/>
                <w:szCs w:val="18"/>
              </w:rPr>
              <w:t>09</w:t>
            </w:r>
          </w:p>
        </w:tc>
        <w:tc>
          <w:tcPr>
            <w:tcW w:w="1119" w:type="dxa"/>
          </w:tcPr>
          <w:p w14:paraId="13519D9E" w14:textId="77777777" w:rsidR="00125592" w:rsidRDefault="00125592" w:rsidP="00C01F8F">
            <w:pPr>
              <w:keepNext/>
              <w:jc w:val="center"/>
              <w:rPr>
                <w:rFonts w:ascii="Calibri" w:hAnsi="Calibri"/>
                <w:sz w:val="18"/>
                <w:szCs w:val="18"/>
              </w:rPr>
            </w:pPr>
            <w:r>
              <w:rPr>
                <w:rFonts w:ascii="Calibri" w:hAnsi="Calibri"/>
                <w:sz w:val="18"/>
                <w:szCs w:val="18"/>
              </w:rPr>
              <w:t>10</w:t>
            </w:r>
          </w:p>
        </w:tc>
        <w:tc>
          <w:tcPr>
            <w:tcW w:w="1119" w:type="dxa"/>
          </w:tcPr>
          <w:p w14:paraId="3D1872A4" w14:textId="77777777" w:rsidR="00125592" w:rsidRDefault="00125592" w:rsidP="00C01F8F">
            <w:pPr>
              <w:keepNext/>
              <w:jc w:val="center"/>
              <w:rPr>
                <w:rFonts w:ascii="Calibri" w:hAnsi="Calibri"/>
                <w:sz w:val="18"/>
                <w:szCs w:val="18"/>
              </w:rPr>
            </w:pPr>
            <w:r>
              <w:rPr>
                <w:rFonts w:ascii="Calibri" w:hAnsi="Calibri"/>
                <w:sz w:val="18"/>
                <w:szCs w:val="18"/>
              </w:rPr>
              <w:t>11</w:t>
            </w:r>
          </w:p>
        </w:tc>
        <w:tc>
          <w:tcPr>
            <w:tcW w:w="1119" w:type="dxa"/>
          </w:tcPr>
          <w:p w14:paraId="6DF2D8EA" w14:textId="77777777" w:rsidR="00125592" w:rsidRDefault="00125592" w:rsidP="00C01F8F">
            <w:pPr>
              <w:keepNext/>
              <w:jc w:val="center"/>
              <w:rPr>
                <w:rFonts w:ascii="Calibri" w:hAnsi="Calibri"/>
                <w:sz w:val="18"/>
                <w:szCs w:val="18"/>
              </w:rPr>
            </w:pPr>
            <w:r>
              <w:rPr>
                <w:rFonts w:ascii="Calibri" w:hAnsi="Calibri"/>
                <w:sz w:val="18"/>
                <w:szCs w:val="18"/>
              </w:rPr>
              <w:t>12</w:t>
            </w:r>
          </w:p>
        </w:tc>
        <w:tc>
          <w:tcPr>
            <w:tcW w:w="1188" w:type="dxa"/>
            <w:shd w:val="clear" w:color="auto" w:fill="auto"/>
            <w:vAlign w:val="bottom"/>
          </w:tcPr>
          <w:p w14:paraId="187872F6" w14:textId="77777777" w:rsidR="00125592" w:rsidRPr="007E2934" w:rsidRDefault="00125592" w:rsidP="00C01F8F">
            <w:pPr>
              <w:keepNext/>
              <w:jc w:val="center"/>
              <w:rPr>
                <w:rFonts w:ascii="Calibri" w:hAnsi="Calibri"/>
                <w:sz w:val="18"/>
                <w:szCs w:val="18"/>
              </w:rPr>
            </w:pPr>
            <w:r>
              <w:rPr>
                <w:rFonts w:ascii="Calibri" w:hAnsi="Calibri"/>
                <w:sz w:val="18"/>
                <w:szCs w:val="18"/>
              </w:rPr>
              <w:t>13</w:t>
            </w:r>
          </w:p>
        </w:tc>
      </w:tr>
      <w:tr w:rsidR="00125592" w:rsidRPr="007E2934" w14:paraId="4CCEDB0F" w14:textId="77777777">
        <w:trPr>
          <w:cantSplit/>
          <w:trHeight w:val="576"/>
        </w:trPr>
        <w:tc>
          <w:tcPr>
            <w:tcW w:w="1119" w:type="dxa"/>
            <w:shd w:val="clear" w:color="auto" w:fill="auto"/>
            <w:vAlign w:val="bottom"/>
          </w:tcPr>
          <w:p w14:paraId="07640C7E" w14:textId="42511CDB"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ID/</w:t>
            </w:r>
            <w:r w:rsidRPr="0015696C">
              <w:rPr>
                <w:rFonts w:ascii="Calibri" w:hAnsi="Calibri"/>
                <w:sz w:val="18"/>
                <w:szCs w:val="18"/>
              </w:rPr>
              <w:t>Name</w:t>
            </w:r>
            <w:r>
              <w:rPr>
                <w:rFonts w:ascii="Calibri" w:hAnsi="Calibri"/>
                <w:sz w:val="18"/>
                <w:szCs w:val="18"/>
              </w:rPr>
              <w:t xml:space="preserve"> from </w:t>
            </w:r>
            <w:r w:rsidR="002370BE">
              <w:rPr>
                <w:rFonts w:ascii="Calibri" w:hAnsi="Calibri"/>
                <w:sz w:val="18"/>
                <w:szCs w:val="18"/>
              </w:rPr>
              <w:t>LMCC</w:t>
            </w:r>
          </w:p>
        </w:tc>
        <w:tc>
          <w:tcPr>
            <w:tcW w:w="1119" w:type="dxa"/>
            <w:shd w:val="clear" w:color="auto" w:fill="auto"/>
            <w:vAlign w:val="bottom"/>
          </w:tcPr>
          <w:p w14:paraId="243FE137" w14:textId="77777777" w:rsidR="00125592" w:rsidRDefault="00125592" w:rsidP="00C01F8F">
            <w:pPr>
              <w:keepNext/>
              <w:jc w:val="center"/>
              <w:rPr>
                <w:rFonts w:ascii="Calibri" w:hAnsi="Calibri"/>
                <w:sz w:val="18"/>
                <w:szCs w:val="18"/>
              </w:rPr>
            </w:pPr>
            <w:r w:rsidRPr="0015696C">
              <w:rPr>
                <w:rFonts w:ascii="Calibri" w:hAnsi="Calibri"/>
                <w:sz w:val="18"/>
                <w:szCs w:val="18"/>
              </w:rPr>
              <w:t xml:space="preserve">SC System </w:t>
            </w:r>
          </w:p>
          <w:p w14:paraId="41AFD199" w14:textId="77777777" w:rsidR="00125592" w:rsidRPr="0015696C" w:rsidRDefault="00125592" w:rsidP="00C01F8F">
            <w:pPr>
              <w:keepNext/>
              <w:jc w:val="center"/>
              <w:rPr>
                <w:rFonts w:ascii="Calibri" w:hAnsi="Calibri"/>
                <w:sz w:val="18"/>
                <w:szCs w:val="18"/>
              </w:rPr>
            </w:pPr>
            <w:r>
              <w:rPr>
                <w:rFonts w:ascii="Calibri" w:hAnsi="Calibri"/>
                <w:sz w:val="18"/>
                <w:szCs w:val="18"/>
              </w:rPr>
              <w:t xml:space="preserve">Description of </w:t>
            </w:r>
            <w:r w:rsidRPr="0015696C">
              <w:rPr>
                <w:rFonts w:ascii="Calibri" w:hAnsi="Calibri"/>
                <w:sz w:val="18"/>
                <w:szCs w:val="18"/>
              </w:rPr>
              <w:t>Area Served</w:t>
            </w:r>
          </w:p>
        </w:tc>
        <w:tc>
          <w:tcPr>
            <w:tcW w:w="1119" w:type="dxa"/>
            <w:vAlign w:val="bottom"/>
          </w:tcPr>
          <w:p w14:paraId="1108B386" w14:textId="77777777" w:rsidR="00125592" w:rsidRPr="0015696C" w:rsidRDefault="00125592"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1119" w:type="dxa"/>
            <w:shd w:val="clear" w:color="auto" w:fill="auto"/>
            <w:vAlign w:val="bottom"/>
          </w:tcPr>
          <w:p w14:paraId="15DBE676"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Air Filter Name</w:t>
            </w:r>
            <w:r>
              <w:t xml:space="preserve"> </w:t>
            </w:r>
            <w:r w:rsidRPr="00896B27">
              <w:rPr>
                <w:rFonts w:ascii="Calibri" w:hAnsi="Calibri"/>
                <w:sz w:val="18"/>
                <w:szCs w:val="18"/>
              </w:rPr>
              <w:t>or Description of Location</w:t>
            </w:r>
          </w:p>
        </w:tc>
        <w:tc>
          <w:tcPr>
            <w:tcW w:w="1119" w:type="dxa"/>
            <w:shd w:val="clear" w:color="auto" w:fill="auto"/>
            <w:vAlign w:val="bottom"/>
          </w:tcPr>
          <w:p w14:paraId="3024FAFC" w14:textId="62774BC9"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Air Filter </w:t>
            </w:r>
            <w:r w:rsidR="009A58A8">
              <w:rPr>
                <w:rFonts w:ascii="Calibri" w:hAnsi="Calibri"/>
                <w:sz w:val="18"/>
                <w:szCs w:val="18"/>
              </w:rPr>
              <w:t>Rack</w:t>
            </w:r>
            <w:r w:rsidR="009A58A8" w:rsidRPr="0015696C">
              <w:rPr>
                <w:rFonts w:ascii="Calibri" w:hAnsi="Calibri"/>
                <w:sz w:val="18"/>
                <w:szCs w:val="18"/>
              </w:rPr>
              <w:t xml:space="preserve"> </w:t>
            </w:r>
            <w:r w:rsidRPr="0015696C">
              <w:rPr>
                <w:rFonts w:ascii="Calibri" w:hAnsi="Calibri"/>
                <w:sz w:val="18"/>
                <w:szCs w:val="18"/>
              </w:rPr>
              <w:t>Type</w:t>
            </w:r>
          </w:p>
        </w:tc>
        <w:tc>
          <w:tcPr>
            <w:tcW w:w="1119" w:type="dxa"/>
            <w:shd w:val="clear" w:color="auto" w:fill="auto"/>
            <w:vAlign w:val="bottom"/>
          </w:tcPr>
          <w:p w14:paraId="15BD5F47"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Design Airflow Rate </w:t>
            </w:r>
          </w:p>
          <w:p w14:paraId="1CFCF672"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for Air Filter Device </w:t>
            </w:r>
          </w:p>
          <w:p w14:paraId="2F872A1D"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(cfm)</w:t>
            </w:r>
          </w:p>
        </w:tc>
        <w:tc>
          <w:tcPr>
            <w:tcW w:w="1119" w:type="dxa"/>
            <w:shd w:val="clear" w:color="auto" w:fill="auto"/>
            <w:vAlign w:val="bottom"/>
          </w:tcPr>
          <w:p w14:paraId="6F6764F0"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Air Filter </w:t>
            </w:r>
            <w:r w:rsidRPr="007C1661">
              <w:rPr>
                <w:rFonts w:ascii="Calibri" w:hAnsi="Calibri"/>
                <w:sz w:val="18"/>
                <w:szCs w:val="18"/>
              </w:rPr>
              <w:t>Nominal Depth (inch)</w:t>
            </w:r>
          </w:p>
        </w:tc>
        <w:tc>
          <w:tcPr>
            <w:tcW w:w="1119" w:type="dxa"/>
            <w:vAlign w:val="bottom"/>
          </w:tcPr>
          <w:p w14:paraId="6C983330" w14:textId="77777777" w:rsidR="00125592" w:rsidRDefault="00125592" w:rsidP="00C01F8F">
            <w:pPr>
              <w:jc w:val="center"/>
              <w:rPr>
                <w:rFonts w:ascii="Calibri" w:hAnsi="Calibri"/>
                <w:sz w:val="18"/>
                <w:szCs w:val="18"/>
              </w:rPr>
            </w:pPr>
            <w:r>
              <w:rPr>
                <w:rFonts w:ascii="Calibri" w:hAnsi="Calibri"/>
                <w:sz w:val="18"/>
                <w:szCs w:val="18"/>
              </w:rPr>
              <w:t>Air Filter Nominal Length</w:t>
            </w:r>
          </w:p>
          <w:p w14:paraId="25F096C6" w14:textId="77777777" w:rsidR="00125592" w:rsidRPr="0015696C" w:rsidRDefault="00125592" w:rsidP="00C01F8F">
            <w:pPr>
              <w:keepNext/>
              <w:jc w:val="center"/>
              <w:rPr>
                <w:rFonts w:ascii="Calibri" w:hAnsi="Calibri"/>
                <w:sz w:val="18"/>
                <w:szCs w:val="18"/>
              </w:rPr>
            </w:pPr>
            <w:r>
              <w:rPr>
                <w:rFonts w:ascii="Calibri" w:hAnsi="Calibri"/>
                <w:sz w:val="18"/>
                <w:szCs w:val="18"/>
              </w:rPr>
              <w:t>(inch)</w:t>
            </w:r>
          </w:p>
        </w:tc>
        <w:tc>
          <w:tcPr>
            <w:tcW w:w="1119" w:type="dxa"/>
            <w:vAlign w:val="bottom"/>
          </w:tcPr>
          <w:p w14:paraId="19D4F7C8" w14:textId="77777777" w:rsidR="00125592" w:rsidRDefault="00125592" w:rsidP="00C01F8F">
            <w:pPr>
              <w:jc w:val="center"/>
              <w:rPr>
                <w:rFonts w:ascii="Calibri" w:hAnsi="Calibri"/>
                <w:sz w:val="18"/>
                <w:szCs w:val="18"/>
              </w:rPr>
            </w:pPr>
            <w:r>
              <w:rPr>
                <w:rFonts w:ascii="Calibri" w:hAnsi="Calibri"/>
                <w:sz w:val="18"/>
                <w:szCs w:val="18"/>
              </w:rPr>
              <w:t>Air Filter Nominal Width</w:t>
            </w:r>
          </w:p>
          <w:p w14:paraId="1A3282EF" w14:textId="77777777" w:rsidR="00125592" w:rsidRPr="0015696C" w:rsidRDefault="00125592" w:rsidP="00C01F8F">
            <w:pPr>
              <w:keepNext/>
              <w:jc w:val="center"/>
              <w:rPr>
                <w:rFonts w:ascii="Calibri" w:hAnsi="Calibri"/>
                <w:sz w:val="18"/>
                <w:szCs w:val="18"/>
              </w:rPr>
            </w:pPr>
            <w:r>
              <w:rPr>
                <w:rFonts w:ascii="Calibri" w:hAnsi="Calibri"/>
                <w:sz w:val="18"/>
                <w:szCs w:val="18"/>
              </w:rPr>
              <w:t>(inch)</w:t>
            </w:r>
          </w:p>
        </w:tc>
        <w:tc>
          <w:tcPr>
            <w:tcW w:w="1119" w:type="dxa"/>
            <w:vAlign w:val="bottom"/>
          </w:tcPr>
          <w:p w14:paraId="1ED5C50C" w14:textId="77777777" w:rsidR="00125592" w:rsidRDefault="00125592" w:rsidP="00C01F8F">
            <w:pPr>
              <w:jc w:val="center"/>
              <w:rPr>
                <w:rFonts w:ascii="Calibri" w:hAnsi="Calibri"/>
                <w:sz w:val="18"/>
                <w:szCs w:val="18"/>
              </w:rPr>
            </w:pPr>
            <w:r>
              <w:rPr>
                <w:rFonts w:ascii="Calibri" w:hAnsi="Calibri"/>
                <w:sz w:val="18"/>
                <w:szCs w:val="18"/>
              </w:rPr>
              <w:t xml:space="preserve">Air Filter </w:t>
            </w:r>
          </w:p>
          <w:p w14:paraId="09F51602" w14:textId="77777777" w:rsidR="00125592" w:rsidRDefault="00125592" w:rsidP="00C01F8F">
            <w:pPr>
              <w:jc w:val="center"/>
              <w:rPr>
                <w:rFonts w:ascii="Calibri" w:hAnsi="Calibri"/>
                <w:sz w:val="18"/>
                <w:szCs w:val="18"/>
              </w:rPr>
            </w:pPr>
            <w:r>
              <w:rPr>
                <w:rFonts w:ascii="Calibri" w:hAnsi="Calibri"/>
                <w:sz w:val="18"/>
                <w:szCs w:val="18"/>
              </w:rPr>
              <w:t>Calculated Nominal Face Area</w:t>
            </w:r>
          </w:p>
          <w:p w14:paraId="1A5A0A7E" w14:textId="77777777" w:rsidR="00125592" w:rsidRPr="0015696C" w:rsidRDefault="00125592" w:rsidP="00C01F8F">
            <w:pPr>
              <w:keepNext/>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19" w:type="dxa"/>
            <w:vAlign w:val="bottom"/>
          </w:tcPr>
          <w:p w14:paraId="0B514D5B" w14:textId="77777777" w:rsidR="00125592" w:rsidRDefault="00125592" w:rsidP="00C01F8F">
            <w:pPr>
              <w:jc w:val="center"/>
              <w:rPr>
                <w:rFonts w:ascii="Calibri" w:hAnsi="Calibri"/>
                <w:sz w:val="18"/>
                <w:szCs w:val="18"/>
              </w:rPr>
            </w:pPr>
            <w:r>
              <w:rPr>
                <w:rFonts w:ascii="Calibri" w:hAnsi="Calibri"/>
                <w:sz w:val="18"/>
                <w:szCs w:val="18"/>
              </w:rPr>
              <w:t xml:space="preserve">Air Filter Required </w:t>
            </w:r>
          </w:p>
          <w:p w14:paraId="49115DC5" w14:textId="77777777" w:rsidR="00125592" w:rsidRDefault="00125592" w:rsidP="00C01F8F">
            <w:pPr>
              <w:jc w:val="center"/>
              <w:rPr>
                <w:rFonts w:ascii="Calibri" w:hAnsi="Calibri"/>
                <w:sz w:val="18"/>
                <w:szCs w:val="18"/>
              </w:rPr>
            </w:pPr>
            <w:r>
              <w:rPr>
                <w:rFonts w:ascii="Calibri" w:hAnsi="Calibri"/>
                <w:sz w:val="18"/>
                <w:szCs w:val="18"/>
              </w:rPr>
              <w:t>Minimum Face Area</w:t>
            </w:r>
          </w:p>
          <w:p w14:paraId="3A4733DF" w14:textId="77777777" w:rsidR="00125592" w:rsidRPr="0015696C" w:rsidRDefault="00125592" w:rsidP="00C01F8F">
            <w:pPr>
              <w:keepNext/>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19" w:type="dxa"/>
            <w:vAlign w:val="bottom"/>
          </w:tcPr>
          <w:p w14:paraId="589DBBAA" w14:textId="77777777" w:rsidR="00125592" w:rsidRPr="0015696C" w:rsidRDefault="00125592" w:rsidP="00C01F8F">
            <w:pPr>
              <w:keepNext/>
              <w:jc w:val="center"/>
              <w:rPr>
                <w:rFonts w:ascii="Calibri" w:hAnsi="Calibri"/>
                <w:sz w:val="18"/>
                <w:szCs w:val="18"/>
              </w:rPr>
            </w:pPr>
            <w:r>
              <w:rPr>
                <w:rFonts w:ascii="Calibri" w:hAnsi="Calibri"/>
                <w:sz w:val="18"/>
                <w:szCs w:val="18"/>
              </w:rPr>
              <w:t>Face Area Compliance</w:t>
            </w:r>
          </w:p>
        </w:tc>
        <w:tc>
          <w:tcPr>
            <w:tcW w:w="1188" w:type="dxa"/>
            <w:shd w:val="clear" w:color="auto" w:fill="auto"/>
            <w:vAlign w:val="bottom"/>
          </w:tcPr>
          <w:p w14:paraId="363557CD"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Design Allowable Pressure Drop for Air Filter Device </w:t>
            </w:r>
          </w:p>
          <w:p w14:paraId="377634A8"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w:t>
            </w:r>
            <w:proofErr w:type="gramStart"/>
            <w:r w:rsidRPr="0015696C">
              <w:rPr>
                <w:rFonts w:ascii="Calibri" w:hAnsi="Calibri"/>
                <w:sz w:val="18"/>
                <w:szCs w:val="18"/>
              </w:rPr>
              <w:t>inch</w:t>
            </w:r>
            <w:proofErr w:type="gramEnd"/>
            <w:r w:rsidRPr="0015696C">
              <w:rPr>
                <w:rFonts w:ascii="Calibri" w:hAnsi="Calibri"/>
                <w:sz w:val="18"/>
                <w:szCs w:val="18"/>
              </w:rPr>
              <w:t xml:space="preserve"> W.C.) </w:t>
            </w:r>
          </w:p>
        </w:tc>
      </w:tr>
      <w:tr w:rsidR="00125592" w:rsidRPr="005278E7" w14:paraId="049F2764" w14:textId="77777777">
        <w:trPr>
          <w:cantSplit/>
          <w:trHeight w:val="360"/>
        </w:trPr>
        <w:tc>
          <w:tcPr>
            <w:tcW w:w="1119" w:type="dxa"/>
            <w:shd w:val="clear" w:color="auto" w:fill="auto"/>
          </w:tcPr>
          <w:p w14:paraId="36B6B9F9" w14:textId="77777777" w:rsidR="00125592" w:rsidRPr="005278E7" w:rsidRDefault="00125592" w:rsidP="00C01F8F">
            <w:pPr>
              <w:keepNext/>
              <w:rPr>
                <w:rFonts w:ascii="Calibri" w:hAnsi="Calibri"/>
                <w:sz w:val="16"/>
                <w:szCs w:val="16"/>
              </w:rPr>
            </w:pPr>
          </w:p>
        </w:tc>
        <w:tc>
          <w:tcPr>
            <w:tcW w:w="1119" w:type="dxa"/>
            <w:shd w:val="clear" w:color="auto" w:fill="auto"/>
          </w:tcPr>
          <w:p w14:paraId="1B095209" w14:textId="77777777" w:rsidR="00125592" w:rsidRPr="005278E7" w:rsidRDefault="00125592" w:rsidP="00C01F8F">
            <w:pPr>
              <w:keepNext/>
              <w:rPr>
                <w:rFonts w:ascii="Calibri" w:hAnsi="Calibri"/>
                <w:sz w:val="16"/>
                <w:szCs w:val="16"/>
              </w:rPr>
            </w:pPr>
          </w:p>
        </w:tc>
        <w:tc>
          <w:tcPr>
            <w:tcW w:w="1119" w:type="dxa"/>
          </w:tcPr>
          <w:p w14:paraId="4F9CEF2C" w14:textId="77777777" w:rsidR="00125592" w:rsidRPr="005278E7" w:rsidRDefault="00125592" w:rsidP="00C01F8F">
            <w:pPr>
              <w:keepNext/>
              <w:rPr>
                <w:rFonts w:ascii="Calibri" w:hAnsi="Calibri"/>
                <w:sz w:val="16"/>
                <w:szCs w:val="16"/>
              </w:rPr>
            </w:pPr>
          </w:p>
        </w:tc>
        <w:tc>
          <w:tcPr>
            <w:tcW w:w="1119" w:type="dxa"/>
            <w:shd w:val="clear" w:color="auto" w:fill="auto"/>
          </w:tcPr>
          <w:p w14:paraId="529044E6" w14:textId="77777777" w:rsidR="00125592" w:rsidRPr="005278E7" w:rsidRDefault="00125592" w:rsidP="00C01F8F">
            <w:pPr>
              <w:keepNext/>
              <w:rPr>
                <w:rFonts w:ascii="Calibri" w:hAnsi="Calibri"/>
                <w:sz w:val="16"/>
                <w:szCs w:val="16"/>
              </w:rPr>
            </w:pPr>
          </w:p>
        </w:tc>
        <w:tc>
          <w:tcPr>
            <w:tcW w:w="1119" w:type="dxa"/>
            <w:shd w:val="clear" w:color="auto" w:fill="auto"/>
          </w:tcPr>
          <w:p w14:paraId="03B00433" w14:textId="77777777" w:rsidR="00125592" w:rsidRPr="005278E7" w:rsidRDefault="00125592" w:rsidP="00C01F8F">
            <w:pPr>
              <w:keepNext/>
              <w:rPr>
                <w:rFonts w:ascii="Calibri" w:hAnsi="Calibri"/>
                <w:sz w:val="16"/>
                <w:szCs w:val="16"/>
              </w:rPr>
            </w:pPr>
          </w:p>
        </w:tc>
        <w:tc>
          <w:tcPr>
            <w:tcW w:w="1119" w:type="dxa"/>
          </w:tcPr>
          <w:p w14:paraId="129DC770" w14:textId="77777777" w:rsidR="00125592" w:rsidRPr="005278E7" w:rsidRDefault="00125592" w:rsidP="00C01F8F">
            <w:pPr>
              <w:keepNext/>
              <w:rPr>
                <w:rFonts w:ascii="Calibri" w:hAnsi="Calibri"/>
                <w:sz w:val="16"/>
                <w:szCs w:val="16"/>
              </w:rPr>
            </w:pPr>
          </w:p>
        </w:tc>
        <w:tc>
          <w:tcPr>
            <w:tcW w:w="1119" w:type="dxa"/>
            <w:shd w:val="clear" w:color="auto" w:fill="auto"/>
          </w:tcPr>
          <w:p w14:paraId="49F8BBEC" w14:textId="77777777" w:rsidR="00125592" w:rsidRPr="005278E7" w:rsidRDefault="00125592" w:rsidP="00C01F8F">
            <w:pPr>
              <w:keepNext/>
              <w:rPr>
                <w:rFonts w:ascii="Calibri" w:hAnsi="Calibri"/>
                <w:sz w:val="16"/>
                <w:szCs w:val="16"/>
              </w:rPr>
            </w:pPr>
          </w:p>
        </w:tc>
        <w:tc>
          <w:tcPr>
            <w:tcW w:w="1119" w:type="dxa"/>
            <w:shd w:val="clear" w:color="auto" w:fill="auto"/>
          </w:tcPr>
          <w:p w14:paraId="664E3B54" w14:textId="77777777" w:rsidR="00125592" w:rsidRPr="005278E7" w:rsidRDefault="00125592" w:rsidP="00C01F8F">
            <w:pPr>
              <w:keepNext/>
              <w:rPr>
                <w:rFonts w:ascii="Calibri" w:hAnsi="Calibri"/>
                <w:sz w:val="16"/>
                <w:szCs w:val="16"/>
              </w:rPr>
            </w:pPr>
          </w:p>
        </w:tc>
        <w:tc>
          <w:tcPr>
            <w:tcW w:w="1119" w:type="dxa"/>
          </w:tcPr>
          <w:p w14:paraId="6246E340" w14:textId="77777777" w:rsidR="00125592" w:rsidRPr="005278E7" w:rsidRDefault="00125592" w:rsidP="00C01F8F">
            <w:pPr>
              <w:keepNext/>
              <w:rPr>
                <w:rFonts w:ascii="Calibri" w:hAnsi="Calibri"/>
                <w:sz w:val="16"/>
                <w:szCs w:val="16"/>
              </w:rPr>
            </w:pPr>
          </w:p>
        </w:tc>
        <w:tc>
          <w:tcPr>
            <w:tcW w:w="1119" w:type="dxa"/>
          </w:tcPr>
          <w:p w14:paraId="5488F101" w14:textId="77777777" w:rsidR="00125592" w:rsidRPr="005278E7" w:rsidRDefault="00125592" w:rsidP="00C01F8F">
            <w:pPr>
              <w:keepNext/>
              <w:rPr>
                <w:rFonts w:ascii="Calibri" w:hAnsi="Calibri"/>
                <w:sz w:val="16"/>
                <w:szCs w:val="16"/>
              </w:rPr>
            </w:pPr>
          </w:p>
        </w:tc>
        <w:tc>
          <w:tcPr>
            <w:tcW w:w="1119" w:type="dxa"/>
          </w:tcPr>
          <w:p w14:paraId="24929CA4" w14:textId="77777777" w:rsidR="00125592" w:rsidRPr="005278E7" w:rsidRDefault="00125592" w:rsidP="00C01F8F">
            <w:pPr>
              <w:keepNext/>
              <w:rPr>
                <w:rFonts w:ascii="Calibri" w:hAnsi="Calibri"/>
                <w:sz w:val="16"/>
                <w:szCs w:val="16"/>
              </w:rPr>
            </w:pPr>
          </w:p>
        </w:tc>
        <w:tc>
          <w:tcPr>
            <w:tcW w:w="1119" w:type="dxa"/>
          </w:tcPr>
          <w:p w14:paraId="278FFAEC" w14:textId="77777777" w:rsidR="00125592" w:rsidRPr="005278E7" w:rsidRDefault="00125592" w:rsidP="00C01F8F">
            <w:pPr>
              <w:keepNext/>
              <w:rPr>
                <w:rFonts w:ascii="Calibri" w:hAnsi="Calibri"/>
                <w:sz w:val="16"/>
                <w:szCs w:val="16"/>
              </w:rPr>
            </w:pPr>
          </w:p>
        </w:tc>
        <w:tc>
          <w:tcPr>
            <w:tcW w:w="1188" w:type="dxa"/>
            <w:shd w:val="clear" w:color="auto" w:fill="auto"/>
          </w:tcPr>
          <w:p w14:paraId="599A042D" w14:textId="77777777" w:rsidR="00125592" w:rsidRPr="005278E7" w:rsidRDefault="00125592" w:rsidP="00C01F8F">
            <w:pPr>
              <w:keepNext/>
              <w:rPr>
                <w:rFonts w:ascii="Calibri" w:hAnsi="Calibri"/>
                <w:sz w:val="16"/>
                <w:szCs w:val="16"/>
              </w:rPr>
            </w:pPr>
          </w:p>
        </w:tc>
      </w:tr>
      <w:tr w:rsidR="00125592" w:rsidRPr="007E2934" w14:paraId="485CB4DF" w14:textId="77777777">
        <w:trPr>
          <w:cantSplit/>
        </w:trPr>
        <w:tc>
          <w:tcPr>
            <w:tcW w:w="14616" w:type="dxa"/>
            <w:gridSpan w:val="13"/>
          </w:tcPr>
          <w:p w14:paraId="68B6D029"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2793B225" w14:textId="77777777" w:rsidR="00125592" w:rsidRDefault="00125592" w:rsidP="00125592"/>
    <w:p w14:paraId="6825F4D4" w14:textId="77777777" w:rsidR="00297DAD" w:rsidRPr="007E2934" w:rsidRDefault="00297DAD"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125592" w:rsidRPr="007E2934" w14:paraId="749EB100" w14:textId="77777777">
        <w:trPr>
          <w:cantSplit/>
        </w:trPr>
        <w:tc>
          <w:tcPr>
            <w:tcW w:w="14616" w:type="dxa"/>
            <w:gridSpan w:val="2"/>
            <w:shd w:val="clear" w:color="auto" w:fill="auto"/>
          </w:tcPr>
          <w:p w14:paraId="51E726E7" w14:textId="77777777" w:rsidR="00125592" w:rsidRDefault="00125592" w:rsidP="00C01F8F">
            <w:pPr>
              <w:keepNext/>
              <w:rPr>
                <w:rFonts w:ascii="Calibri" w:hAnsi="Calibri"/>
                <w:b/>
                <w:sz w:val="18"/>
                <w:szCs w:val="18"/>
              </w:rPr>
            </w:pPr>
            <w:r>
              <w:rPr>
                <w:rFonts w:ascii="Calibri" w:hAnsi="Calibri"/>
                <w:b/>
                <w:sz w:val="18"/>
                <w:szCs w:val="18"/>
              </w:rPr>
              <w:lastRenderedPageBreak/>
              <w:t>I</w:t>
            </w:r>
            <w:r w:rsidRPr="007E2934">
              <w:rPr>
                <w:rFonts w:ascii="Calibri" w:hAnsi="Calibri"/>
                <w:b/>
                <w:sz w:val="18"/>
                <w:szCs w:val="18"/>
              </w:rPr>
              <w:t xml:space="preserve">. Air Filter Device Requirements  </w:t>
            </w:r>
          </w:p>
          <w:p w14:paraId="132E5C7C" w14:textId="3CCCDE11" w:rsidR="004B0818" w:rsidRPr="007E2934" w:rsidRDefault="004B0818" w:rsidP="00C01F8F">
            <w:pPr>
              <w:keepNext/>
              <w:rPr>
                <w:rFonts w:ascii="Calibri" w:hAnsi="Calibri"/>
                <w:sz w:val="18"/>
                <w:szCs w:val="18"/>
              </w:rPr>
            </w:pPr>
            <w:r>
              <w:rPr>
                <w:rFonts w:ascii="Calibri" w:hAnsi="Calibri"/>
                <w:sz w:val="18"/>
                <w:szCs w:val="18"/>
              </w:rPr>
              <w:t>Mandatory Air Filter Device Requirements can be found in Section 1</w:t>
            </w:r>
            <w:r w:rsidR="00AD45B9">
              <w:rPr>
                <w:rFonts w:ascii="Calibri" w:hAnsi="Calibri"/>
                <w:sz w:val="18"/>
                <w:szCs w:val="18"/>
              </w:rPr>
              <w:t>60.2(b)1</w:t>
            </w:r>
            <w:r>
              <w:rPr>
                <w:rFonts w:ascii="Calibri" w:hAnsi="Calibri"/>
                <w:sz w:val="18"/>
                <w:szCs w:val="18"/>
              </w:rPr>
              <w:t>.  Some mandatory requirements may apply in addition to those listed below.</w:t>
            </w:r>
          </w:p>
        </w:tc>
      </w:tr>
      <w:tr w:rsidR="00125592" w:rsidRPr="007E2934" w14:paraId="11C19890" w14:textId="77777777">
        <w:trPr>
          <w:cantSplit/>
        </w:trPr>
        <w:tc>
          <w:tcPr>
            <w:tcW w:w="468" w:type="dxa"/>
            <w:shd w:val="clear" w:color="auto" w:fill="auto"/>
            <w:vAlign w:val="center"/>
          </w:tcPr>
          <w:p w14:paraId="06F9306F"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01</w:t>
            </w:r>
          </w:p>
        </w:tc>
        <w:tc>
          <w:tcPr>
            <w:tcW w:w="14148" w:type="dxa"/>
            <w:shd w:val="clear" w:color="auto" w:fill="auto"/>
          </w:tcPr>
          <w:p w14:paraId="20C3C74D" w14:textId="4711F950" w:rsidR="00125592" w:rsidRPr="007E2934" w:rsidRDefault="004B0818" w:rsidP="00C01F8F">
            <w:pPr>
              <w:spacing w:after="60"/>
              <w:rPr>
                <w:rFonts w:ascii="Calibri" w:hAnsi="Calibri"/>
                <w:sz w:val="18"/>
                <w:szCs w:val="18"/>
              </w:rPr>
            </w:pPr>
            <w:r>
              <w:rPr>
                <w:rFonts w:ascii="Calibri" w:hAnsi="Calibri"/>
                <w:sz w:val="18"/>
                <w:szCs w:val="18"/>
              </w:rPr>
              <w:t>A</w:t>
            </w:r>
            <w:r w:rsidR="00125592" w:rsidRPr="007E2934">
              <w:rPr>
                <w:rFonts w:ascii="Calibri" w:hAnsi="Calibri"/>
                <w:sz w:val="18"/>
                <w:szCs w:val="18"/>
              </w:rPr>
              <w:t xml:space="preserve">ll recirculated air and all outdoor air </w:t>
            </w:r>
            <w:r>
              <w:rPr>
                <w:rFonts w:ascii="Calibri" w:hAnsi="Calibri"/>
                <w:sz w:val="18"/>
                <w:szCs w:val="18"/>
              </w:rPr>
              <w:t xml:space="preserve">(including make up air) </w:t>
            </w:r>
            <w:r w:rsidR="00125592" w:rsidRPr="007E2934">
              <w:rPr>
                <w:rFonts w:ascii="Calibri" w:hAnsi="Calibri"/>
                <w:sz w:val="18"/>
                <w:szCs w:val="18"/>
              </w:rPr>
              <w:t>supplied to the occupiable space is filtered before passing through the system's thermal conditioning components.</w:t>
            </w:r>
          </w:p>
        </w:tc>
      </w:tr>
      <w:tr w:rsidR="00125592" w:rsidRPr="007E2934" w14:paraId="016F1972" w14:textId="77777777">
        <w:trPr>
          <w:cantSplit/>
        </w:trPr>
        <w:tc>
          <w:tcPr>
            <w:tcW w:w="468" w:type="dxa"/>
            <w:shd w:val="clear" w:color="auto" w:fill="auto"/>
            <w:vAlign w:val="center"/>
          </w:tcPr>
          <w:p w14:paraId="4B0679A5"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02</w:t>
            </w:r>
          </w:p>
        </w:tc>
        <w:tc>
          <w:tcPr>
            <w:tcW w:w="14148" w:type="dxa"/>
            <w:shd w:val="clear" w:color="auto" w:fill="auto"/>
          </w:tcPr>
          <w:p w14:paraId="527584A9" w14:textId="1578EF5C" w:rsidR="00125592" w:rsidRPr="007E2934" w:rsidRDefault="00125592" w:rsidP="00C01F8F">
            <w:pPr>
              <w:spacing w:after="60"/>
              <w:rPr>
                <w:rFonts w:ascii="Calibri" w:hAnsi="Calibri"/>
                <w:sz w:val="18"/>
                <w:szCs w:val="18"/>
              </w:rPr>
            </w:pPr>
            <w:r w:rsidRPr="007E2934">
              <w:rPr>
                <w:rFonts w:ascii="Calibri" w:hAnsi="Calibri"/>
                <w:sz w:val="18"/>
                <w:szCs w:val="18"/>
              </w:rPr>
              <w:t xml:space="preserve">The </w:t>
            </w:r>
            <w:r w:rsidR="004B0818">
              <w:rPr>
                <w:rFonts w:ascii="Calibri" w:hAnsi="Calibri"/>
                <w:sz w:val="18"/>
                <w:szCs w:val="18"/>
              </w:rPr>
              <w:t xml:space="preserve">space conditioning </w:t>
            </w:r>
            <w:r w:rsidRPr="007E2934">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t xml:space="preserve"> </w:t>
            </w:r>
            <w:r w:rsidRPr="00E91B1E">
              <w:rPr>
                <w:rFonts w:ascii="Calibri" w:hAnsi="Calibri"/>
                <w:sz w:val="18"/>
                <w:szCs w:val="18"/>
              </w:rPr>
              <w:t>by the system designer</w:t>
            </w:r>
            <w:r>
              <w:rPr>
                <w:rFonts w:ascii="Calibri" w:hAnsi="Calibri"/>
                <w:sz w:val="18"/>
                <w:szCs w:val="18"/>
              </w:rPr>
              <w:t xml:space="preserve">. </w:t>
            </w:r>
            <w:r w:rsidRPr="00E91B1E">
              <w:rPr>
                <w:rFonts w:ascii="Calibri" w:hAnsi="Calibri"/>
                <w:sz w:val="18"/>
                <w:szCs w:val="18"/>
              </w:rPr>
              <w:t xml:space="preserve">The system installer shall affix a sticker/label to each </w:t>
            </w:r>
            <w:r w:rsidRPr="007E2934">
              <w:rPr>
                <w:rFonts w:ascii="Calibri" w:hAnsi="Calibri"/>
                <w:sz w:val="18"/>
                <w:szCs w:val="18"/>
              </w:rPr>
              <w:t xml:space="preserve">system air filter </w:t>
            </w:r>
            <w:r>
              <w:rPr>
                <w:rFonts w:ascii="Calibri" w:hAnsi="Calibri"/>
                <w:sz w:val="18"/>
                <w:szCs w:val="18"/>
              </w:rPr>
              <w:t>grille/rack</w:t>
            </w:r>
            <w:r w:rsidRPr="007E2934">
              <w:rPr>
                <w:rFonts w:ascii="Calibri" w:hAnsi="Calibri"/>
                <w:sz w:val="18"/>
                <w:szCs w:val="18"/>
              </w:rPr>
              <w:t xml:space="preserve"> location </w:t>
            </w:r>
            <w:r>
              <w:rPr>
                <w:rFonts w:ascii="Calibri" w:hAnsi="Calibri"/>
                <w:sz w:val="18"/>
                <w:szCs w:val="18"/>
              </w:rPr>
              <w:t xml:space="preserve">that </w:t>
            </w:r>
            <w:r w:rsidRPr="007E2934">
              <w:rPr>
                <w:rFonts w:ascii="Calibri" w:hAnsi="Calibri"/>
                <w:sz w:val="18"/>
                <w:szCs w:val="18"/>
              </w:rPr>
              <w:t>disclose</w:t>
            </w:r>
            <w:r>
              <w:rPr>
                <w:rFonts w:ascii="Calibri" w:hAnsi="Calibri"/>
                <w:sz w:val="18"/>
                <w:szCs w:val="18"/>
              </w:rPr>
              <w:t>s</w:t>
            </w:r>
            <w:r w:rsidRPr="007E2934">
              <w:rPr>
                <w:rFonts w:ascii="Calibri" w:hAnsi="Calibri"/>
                <w:sz w:val="18"/>
                <w:szCs w:val="18"/>
              </w:rPr>
              <w:t xml:space="preserve"> the </w:t>
            </w:r>
            <w:r>
              <w:rPr>
                <w:rFonts w:ascii="Calibri" w:hAnsi="Calibri"/>
                <w:sz w:val="18"/>
                <w:szCs w:val="18"/>
              </w:rPr>
              <w:t>filter's</w:t>
            </w:r>
            <w:r w:rsidRPr="007E2934">
              <w:rPr>
                <w:rFonts w:ascii="Calibri" w:hAnsi="Calibri"/>
                <w:sz w:val="18"/>
                <w:szCs w:val="18"/>
              </w:rPr>
              <w:t xml:space="preserve"> design airflow rate and the </w:t>
            </w:r>
            <w:r>
              <w:rPr>
                <w:rFonts w:ascii="Calibri" w:hAnsi="Calibri"/>
                <w:sz w:val="18"/>
                <w:szCs w:val="18"/>
              </w:rPr>
              <w:t xml:space="preserve">filter's </w:t>
            </w:r>
            <w:r w:rsidRPr="007E2934">
              <w:rPr>
                <w:rFonts w:ascii="Calibri" w:hAnsi="Calibri"/>
                <w:sz w:val="18"/>
                <w:szCs w:val="18"/>
              </w:rPr>
              <w:t>maximum allowable clean-filter pressure drop</w:t>
            </w:r>
            <w:r>
              <w:t xml:space="preserve"> </w:t>
            </w:r>
            <w:r w:rsidRPr="00E91B1E">
              <w:rPr>
                <w:rFonts w:ascii="Calibri" w:hAnsi="Calibri"/>
                <w:sz w:val="18"/>
                <w:szCs w:val="18"/>
              </w:rPr>
              <w:t>at the design airflow rate</w:t>
            </w:r>
            <w:r w:rsidRPr="007E2934">
              <w:rPr>
                <w:rFonts w:ascii="Calibri" w:hAnsi="Calibri"/>
                <w:sz w:val="18"/>
                <w:szCs w:val="18"/>
              </w:rPr>
              <w:t xml:space="preserve">.  The </w:t>
            </w:r>
            <w:r>
              <w:rPr>
                <w:rFonts w:ascii="Calibri" w:hAnsi="Calibri"/>
                <w:sz w:val="18"/>
                <w:szCs w:val="18"/>
              </w:rPr>
              <w:t>sticker/</w:t>
            </w:r>
            <w:r w:rsidRPr="007E2934">
              <w:rPr>
                <w:rFonts w:ascii="Calibri" w:hAnsi="Calibri"/>
                <w:sz w:val="18"/>
                <w:szCs w:val="18"/>
              </w:rPr>
              <w:t xml:space="preserve">label shall be permanently affixed to the air filter </w:t>
            </w:r>
            <w:r>
              <w:rPr>
                <w:rFonts w:ascii="Calibri" w:hAnsi="Calibri"/>
                <w:sz w:val="18"/>
                <w:szCs w:val="18"/>
              </w:rPr>
              <w:t>grille/rack</w:t>
            </w:r>
            <w:r w:rsidRPr="007E2934">
              <w:rPr>
                <w:rFonts w:ascii="Calibri" w:hAnsi="Calibri"/>
                <w:sz w:val="18"/>
                <w:szCs w:val="18"/>
              </w:rPr>
              <w:t>, readily legible, and visible to a person replacing the air filter</w:t>
            </w:r>
            <w:r>
              <w:rPr>
                <w:rFonts w:ascii="Calibri" w:hAnsi="Calibri"/>
                <w:sz w:val="18"/>
                <w:szCs w:val="18"/>
              </w:rPr>
              <w:t>.</w:t>
            </w:r>
          </w:p>
        </w:tc>
      </w:tr>
      <w:tr w:rsidR="00125592" w:rsidRPr="007E2934" w14:paraId="0CC33830" w14:textId="77777777">
        <w:trPr>
          <w:cantSplit/>
        </w:trPr>
        <w:tc>
          <w:tcPr>
            <w:tcW w:w="468" w:type="dxa"/>
            <w:shd w:val="clear" w:color="auto" w:fill="auto"/>
            <w:vAlign w:val="center"/>
          </w:tcPr>
          <w:p w14:paraId="1E2FD9EC"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03</w:t>
            </w:r>
          </w:p>
        </w:tc>
        <w:tc>
          <w:tcPr>
            <w:tcW w:w="14148" w:type="dxa"/>
            <w:shd w:val="clear" w:color="auto" w:fill="auto"/>
          </w:tcPr>
          <w:p w14:paraId="2CC7EC5B" w14:textId="77777777" w:rsidR="00125592" w:rsidRPr="007E2934" w:rsidRDefault="00125592" w:rsidP="00C01F8F">
            <w:pPr>
              <w:spacing w:after="60"/>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125592" w:rsidRPr="007E2934" w14:paraId="68AE0E20" w14:textId="77777777">
        <w:trPr>
          <w:cantSplit/>
        </w:trPr>
        <w:tc>
          <w:tcPr>
            <w:tcW w:w="468" w:type="dxa"/>
            <w:shd w:val="clear" w:color="auto" w:fill="auto"/>
            <w:vAlign w:val="center"/>
          </w:tcPr>
          <w:p w14:paraId="384F5275"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04</w:t>
            </w:r>
          </w:p>
        </w:tc>
        <w:tc>
          <w:tcPr>
            <w:tcW w:w="14148" w:type="dxa"/>
            <w:shd w:val="clear" w:color="auto" w:fill="auto"/>
          </w:tcPr>
          <w:p w14:paraId="561B197F" w14:textId="77777777" w:rsidR="00125592" w:rsidRDefault="00125592" w:rsidP="00DC0280">
            <w:pPr>
              <w:spacing w:after="60"/>
              <w:rPr>
                <w:rFonts w:ascii="Calibri" w:hAnsi="Calibri"/>
                <w:sz w:val="18"/>
                <w:szCs w:val="18"/>
              </w:rPr>
            </w:pPr>
            <w:r w:rsidRPr="007E2934">
              <w:rPr>
                <w:rFonts w:ascii="Calibri" w:hAnsi="Calibri"/>
                <w:sz w:val="18"/>
                <w:szCs w:val="18"/>
              </w:rPr>
              <w:t>The system shall be provided with air filter</w:t>
            </w:r>
            <w:r w:rsidR="00DC0280">
              <w:rPr>
                <w:rFonts w:ascii="Calibri" w:hAnsi="Calibri"/>
                <w:sz w:val="18"/>
                <w:szCs w:val="18"/>
              </w:rPr>
              <w:t>s</w:t>
            </w:r>
            <w:r w:rsidRPr="007E2934">
              <w:rPr>
                <w:rFonts w:ascii="Calibri" w:hAnsi="Calibri"/>
                <w:sz w:val="18"/>
                <w:szCs w:val="18"/>
              </w:rPr>
              <w:t xml:space="preserve"> having a designated efficiency equal to or greater than MERV </w:t>
            </w:r>
            <w:r w:rsidR="00DC0280">
              <w:rPr>
                <w:rFonts w:ascii="Calibri" w:hAnsi="Calibri"/>
                <w:sz w:val="18"/>
                <w:szCs w:val="18"/>
              </w:rPr>
              <w:t>13</w:t>
            </w:r>
            <w:r w:rsidR="00DC0280" w:rsidRPr="007E2934">
              <w:rPr>
                <w:rFonts w:ascii="Calibri" w:hAnsi="Calibri"/>
                <w:sz w:val="18"/>
                <w:szCs w:val="18"/>
              </w:rPr>
              <w:t xml:space="preserve"> </w:t>
            </w:r>
            <w:r w:rsidRPr="007E2934">
              <w:rPr>
                <w:rFonts w:ascii="Calibri" w:hAnsi="Calibri"/>
                <w:sz w:val="18"/>
                <w:szCs w:val="18"/>
              </w:rPr>
              <w:t>when tested in accordance with ASHRAE Standard 52.2, or a particle size efficiency rating equal to or greater than 50</w:t>
            </w:r>
            <w:r>
              <w:rPr>
                <w:rFonts w:ascii="Calibri" w:hAnsi="Calibri"/>
                <w:sz w:val="18"/>
                <w:szCs w:val="18"/>
              </w:rPr>
              <w:t xml:space="preserve"> percent</w:t>
            </w:r>
            <w:r w:rsidRPr="007E2934">
              <w:rPr>
                <w:rFonts w:ascii="Calibri" w:hAnsi="Calibri"/>
                <w:sz w:val="18"/>
                <w:szCs w:val="18"/>
              </w:rPr>
              <w:t xml:space="preserve"> in the </w:t>
            </w:r>
            <w:r>
              <w:rPr>
                <w:rFonts w:ascii="Calibri" w:hAnsi="Calibri"/>
                <w:sz w:val="18"/>
                <w:szCs w:val="18"/>
              </w:rPr>
              <w:t>0.30-1.0</w:t>
            </w:r>
            <w:r w:rsidRPr="007E2934">
              <w:rPr>
                <w:rFonts w:ascii="Calibri" w:hAnsi="Calibri"/>
                <w:sz w:val="18"/>
                <w:szCs w:val="18"/>
              </w:rPr>
              <w:t xml:space="preserve"> </w:t>
            </w:r>
            <w:proofErr w:type="spellStart"/>
            <w:r w:rsidRPr="00714715">
              <w:rPr>
                <w:rFonts w:ascii="Calibri" w:hAnsi="Calibri"/>
                <w:sz w:val="18"/>
                <w:szCs w:val="18"/>
              </w:rPr>
              <w:t>μm</w:t>
            </w:r>
            <w:proofErr w:type="spellEnd"/>
            <w:r w:rsidRPr="00714715" w:rsidDel="00714715">
              <w:rPr>
                <w:rFonts w:ascii="Calibri" w:hAnsi="Calibri"/>
                <w:sz w:val="18"/>
                <w:szCs w:val="18"/>
              </w:rPr>
              <w:t xml:space="preserve"> </w:t>
            </w:r>
            <w:r w:rsidRPr="007E2934">
              <w:rPr>
                <w:rFonts w:ascii="Calibri" w:hAnsi="Calibri"/>
                <w:sz w:val="18"/>
                <w:szCs w:val="18"/>
              </w:rPr>
              <w:t xml:space="preserve">range </w:t>
            </w:r>
            <w:r w:rsidRPr="00714715">
              <w:rPr>
                <w:rFonts w:ascii="Calibri" w:hAnsi="Calibri"/>
                <w:sz w:val="18"/>
                <w:szCs w:val="18"/>
              </w:rPr>
              <w:t xml:space="preserve">and equal to or greater than 85 percent in the 1.0-3.0 </w:t>
            </w:r>
            <w:proofErr w:type="spellStart"/>
            <w:r w:rsidRPr="00714715">
              <w:rPr>
                <w:rFonts w:ascii="Calibri" w:hAnsi="Calibri"/>
                <w:sz w:val="18"/>
                <w:szCs w:val="18"/>
              </w:rPr>
              <w:t>μm</w:t>
            </w:r>
            <w:proofErr w:type="spellEnd"/>
            <w:r w:rsidRPr="00714715">
              <w:rPr>
                <w:rFonts w:ascii="Calibri" w:hAnsi="Calibri"/>
                <w:sz w:val="18"/>
                <w:szCs w:val="18"/>
              </w:rPr>
              <w:t xml:space="preserve"> range </w:t>
            </w:r>
            <w:r w:rsidRPr="007E2934">
              <w:rPr>
                <w:rFonts w:ascii="Calibri" w:hAnsi="Calibri"/>
                <w:sz w:val="18"/>
                <w:szCs w:val="18"/>
              </w:rPr>
              <w:t>when tested in accordance with AHRI Standard 680.</w:t>
            </w:r>
          </w:p>
        </w:tc>
      </w:tr>
      <w:tr w:rsidR="00125592" w:rsidRPr="007E2934" w14:paraId="0DB12D4B" w14:textId="77777777">
        <w:trPr>
          <w:cantSplit/>
        </w:trPr>
        <w:tc>
          <w:tcPr>
            <w:tcW w:w="468" w:type="dxa"/>
            <w:shd w:val="clear" w:color="auto" w:fill="auto"/>
            <w:vAlign w:val="center"/>
          </w:tcPr>
          <w:p w14:paraId="7860DE87"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05</w:t>
            </w:r>
          </w:p>
        </w:tc>
        <w:tc>
          <w:tcPr>
            <w:tcW w:w="14148" w:type="dxa"/>
            <w:shd w:val="clear" w:color="auto" w:fill="auto"/>
          </w:tcPr>
          <w:p w14:paraId="3745D961" w14:textId="77777777" w:rsidR="00125592" w:rsidRPr="007E2934" w:rsidRDefault="00125592" w:rsidP="00C01F8F">
            <w:pPr>
              <w:spacing w:after="60"/>
              <w:rPr>
                <w:rFonts w:ascii="Calibri" w:hAnsi="Calibri"/>
                <w:sz w:val="18"/>
                <w:szCs w:val="18"/>
              </w:rPr>
            </w:pPr>
            <w:r w:rsidRPr="007E2934">
              <w:rPr>
                <w:rFonts w:ascii="Calibri" w:hAnsi="Calibri"/>
                <w:sz w:val="18"/>
                <w:szCs w:val="18"/>
              </w:rPr>
              <w:t>The system shall be provided with air filter</w:t>
            </w:r>
            <w:r>
              <w:rPr>
                <w:rFonts w:ascii="Calibri" w:hAnsi="Calibri"/>
                <w:sz w:val="18"/>
                <w:szCs w:val="18"/>
              </w:rPr>
              <w:t>s</w:t>
            </w:r>
            <w:r w:rsidRPr="007E2934">
              <w:rPr>
                <w:rFonts w:ascii="Calibri" w:hAnsi="Calibri"/>
                <w:sz w:val="18"/>
                <w:szCs w:val="18"/>
              </w:rPr>
              <w:t xml:space="preserve"> that </w:t>
            </w:r>
            <w:r>
              <w:rPr>
                <w:rFonts w:ascii="Calibri" w:hAnsi="Calibri"/>
                <w:sz w:val="18"/>
                <w:szCs w:val="18"/>
              </w:rPr>
              <w:t>have</w:t>
            </w:r>
            <w:r w:rsidRPr="007E2934">
              <w:rPr>
                <w:rFonts w:ascii="Calibri" w:hAnsi="Calibri"/>
                <w:sz w:val="18"/>
                <w:szCs w:val="18"/>
              </w:rPr>
              <w:t xml:space="preserve"> been labeled by the manufacturer to disclose efficiency and pressure drop ratings that conform to the efficiency and pressure drop requirements for the air filter </w:t>
            </w:r>
            <w:r>
              <w:rPr>
                <w:rFonts w:ascii="Calibri" w:hAnsi="Calibri"/>
                <w:sz w:val="18"/>
                <w:szCs w:val="18"/>
              </w:rPr>
              <w:t>grilles/racks</w:t>
            </w:r>
            <w:r w:rsidRPr="007E2934">
              <w:rPr>
                <w:rFonts w:ascii="Calibri" w:hAnsi="Calibri"/>
                <w:sz w:val="18"/>
                <w:szCs w:val="18"/>
              </w:rPr>
              <w:t>.</w:t>
            </w:r>
          </w:p>
        </w:tc>
      </w:tr>
      <w:tr w:rsidR="004B0818" w:rsidRPr="007E2934" w14:paraId="1613A093" w14:textId="77777777">
        <w:trPr>
          <w:cantSplit/>
        </w:trPr>
        <w:tc>
          <w:tcPr>
            <w:tcW w:w="468" w:type="dxa"/>
            <w:shd w:val="clear" w:color="auto" w:fill="auto"/>
            <w:vAlign w:val="center"/>
          </w:tcPr>
          <w:p w14:paraId="2BB6DF9E" w14:textId="42484FB6" w:rsidR="004B0818" w:rsidRPr="007E2934" w:rsidRDefault="004B0818" w:rsidP="004B0818">
            <w:pPr>
              <w:keepNext/>
              <w:jc w:val="center"/>
              <w:rPr>
                <w:rFonts w:ascii="Calibri" w:hAnsi="Calibri"/>
                <w:sz w:val="18"/>
                <w:szCs w:val="18"/>
              </w:rPr>
            </w:pPr>
            <w:r w:rsidRPr="001E4990">
              <w:rPr>
                <w:rFonts w:ascii="Calibri" w:hAnsi="Calibri"/>
                <w:sz w:val="18"/>
                <w:szCs w:val="18"/>
              </w:rPr>
              <w:t>06</w:t>
            </w:r>
          </w:p>
        </w:tc>
        <w:tc>
          <w:tcPr>
            <w:tcW w:w="14148" w:type="dxa"/>
            <w:shd w:val="clear" w:color="auto" w:fill="auto"/>
          </w:tcPr>
          <w:p w14:paraId="21AD72A3" w14:textId="6B26DA39" w:rsidR="004B0818" w:rsidRPr="007E2934" w:rsidRDefault="004B0818" w:rsidP="004B0818">
            <w:pPr>
              <w:spacing w:after="60"/>
              <w:rPr>
                <w:rFonts w:ascii="Calibri" w:hAnsi="Calibri"/>
                <w:sz w:val="18"/>
                <w:szCs w:val="18"/>
              </w:rPr>
            </w:pPr>
            <w:r w:rsidRPr="001E4990">
              <w:rPr>
                <w:rFonts w:ascii="Calibri" w:hAnsi="Calibri" w:cs="Calibri"/>
                <w:sz w:val="18"/>
                <w:szCs w:val="18"/>
              </w:rPr>
              <w:t>Filter racks or grilles shall use gaskets, sealing, or other means to close gaps around inserted filters and prevent air from bypassing the filter.</w:t>
            </w:r>
          </w:p>
        </w:tc>
      </w:tr>
      <w:tr w:rsidR="004B0818" w:rsidRPr="007E2934" w14:paraId="1FB0C853" w14:textId="77777777">
        <w:trPr>
          <w:cantSplit/>
        </w:trPr>
        <w:tc>
          <w:tcPr>
            <w:tcW w:w="14616" w:type="dxa"/>
            <w:gridSpan w:val="2"/>
            <w:shd w:val="clear" w:color="auto" w:fill="auto"/>
            <w:vAlign w:val="center"/>
          </w:tcPr>
          <w:p w14:paraId="61233B8F" w14:textId="77777777" w:rsidR="004B0818" w:rsidRPr="007E2934" w:rsidRDefault="004B0818" w:rsidP="004B0818">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5C01D6CA" w14:textId="77777777" w:rsidR="00125592" w:rsidRDefault="00125592" w:rsidP="00125592">
      <w:pPr>
        <w:rPr>
          <w:rFonts w:ascii="Calibri" w:hAnsi="Calibri"/>
          <w:sz w:val="18"/>
          <w:szCs w:val="18"/>
        </w:rPr>
      </w:pPr>
    </w:p>
    <w:p w14:paraId="4D99FDE4" w14:textId="77777777" w:rsidR="00297DAD" w:rsidRPr="007E2934" w:rsidRDefault="00297DAD"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8"/>
        <w:gridCol w:w="1599"/>
        <w:gridCol w:w="1599"/>
        <w:gridCol w:w="1599"/>
        <w:gridCol w:w="1599"/>
        <w:gridCol w:w="1599"/>
        <w:gridCol w:w="1599"/>
        <w:gridCol w:w="1599"/>
        <w:gridCol w:w="1599"/>
      </w:tblGrid>
      <w:tr w:rsidR="00125592" w:rsidRPr="007E2934" w14:paraId="5669ABF5" w14:textId="77777777">
        <w:trPr>
          <w:cantSplit/>
        </w:trPr>
        <w:tc>
          <w:tcPr>
            <w:tcW w:w="14616" w:type="dxa"/>
            <w:gridSpan w:val="9"/>
          </w:tcPr>
          <w:p w14:paraId="27ADECFF" w14:textId="77777777" w:rsidR="00125592" w:rsidRPr="007E2934" w:rsidRDefault="00125592" w:rsidP="00C01F8F">
            <w:pPr>
              <w:keepNext/>
              <w:rPr>
                <w:rFonts w:ascii="Calibri" w:hAnsi="Calibri"/>
                <w:b/>
                <w:sz w:val="18"/>
                <w:szCs w:val="18"/>
              </w:rPr>
            </w:pPr>
            <w:r>
              <w:rPr>
                <w:rFonts w:ascii="Calibri" w:hAnsi="Calibri"/>
                <w:b/>
                <w:sz w:val="18"/>
                <w:szCs w:val="18"/>
              </w:rPr>
              <w:t>J</w:t>
            </w:r>
            <w:r w:rsidRPr="007E2934">
              <w:rPr>
                <w:rFonts w:ascii="Calibri" w:hAnsi="Calibri"/>
                <w:b/>
                <w:sz w:val="18"/>
                <w:szCs w:val="18"/>
              </w:rPr>
              <w:t xml:space="preserve">. HERS Verification Requirements </w:t>
            </w:r>
            <w:r>
              <w:rPr>
                <w:rFonts w:ascii="Calibri" w:hAnsi="Calibri"/>
                <w:b/>
                <w:sz w:val="18"/>
                <w:szCs w:val="18"/>
              </w:rPr>
              <w:t>for Duct Systems</w:t>
            </w:r>
          </w:p>
        </w:tc>
      </w:tr>
      <w:tr w:rsidR="00297DAD" w:rsidRPr="007E2934" w14:paraId="64831235" w14:textId="77777777" w:rsidTr="009A58A8">
        <w:trPr>
          <w:cantSplit/>
          <w:trHeight w:val="188"/>
        </w:trPr>
        <w:tc>
          <w:tcPr>
            <w:tcW w:w="1624" w:type="dxa"/>
            <w:shd w:val="clear" w:color="auto" w:fill="auto"/>
            <w:vAlign w:val="bottom"/>
          </w:tcPr>
          <w:p w14:paraId="2EF6AE1F"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624" w:type="dxa"/>
            <w:shd w:val="clear" w:color="auto" w:fill="auto"/>
            <w:vAlign w:val="bottom"/>
          </w:tcPr>
          <w:p w14:paraId="4882A61D"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624" w:type="dxa"/>
          </w:tcPr>
          <w:p w14:paraId="572B91FB" w14:textId="77777777" w:rsidR="00297DAD" w:rsidRDefault="00297DAD" w:rsidP="00C01F8F">
            <w:pPr>
              <w:keepNext/>
              <w:jc w:val="center"/>
              <w:rPr>
                <w:rFonts w:ascii="Calibri" w:hAnsi="Calibri"/>
                <w:sz w:val="18"/>
                <w:szCs w:val="18"/>
              </w:rPr>
            </w:pPr>
            <w:r>
              <w:rPr>
                <w:rFonts w:ascii="Calibri" w:hAnsi="Calibri"/>
                <w:sz w:val="18"/>
                <w:szCs w:val="18"/>
              </w:rPr>
              <w:t>03</w:t>
            </w:r>
          </w:p>
        </w:tc>
        <w:tc>
          <w:tcPr>
            <w:tcW w:w="1624" w:type="dxa"/>
            <w:shd w:val="clear" w:color="auto" w:fill="auto"/>
          </w:tcPr>
          <w:p w14:paraId="3D8C3628" w14:textId="77777777" w:rsidR="00297DAD" w:rsidRPr="007E2934" w:rsidRDefault="00297DAD" w:rsidP="00C01F8F">
            <w:pPr>
              <w:keepNext/>
              <w:jc w:val="center"/>
              <w:rPr>
                <w:rFonts w:ascii="Calibri" w:hAnsi="Calibri"/>
                <w:sz w:val="18"/>
                <w:szCs w:val="18"/>
              </w:rPr>
            </w:pPr>
            <w:r>
              <w:rPr>
                <w:rFonts w:ascii="Calibri" w:hAnsi="Calibri"/>
                <w:sz w:val="18"/>
                <w:szCs w:val="18"/>
              </w:rPr>
              <w:t>04</w:t>
            </w:r>
          </w:p>
        </w:tc>
        <w:tc>
          <w:tcPr>
            <w:tcW w:w="1624" w:type="dxa"/>
            <w:tcBorders>
              <w:bottom w:val="single" w:sz="4" w:space="0" w:color="auto"/>
            </w:tcBorders>
            <w:shd w:val="clear" w:color="auto" w:fill="auto"/>
            <w:vAlign w:val="bottom"/>
          </w:tcPr>
          <w:p w14:paraId="47066C8E" w14:textId="77777777" w:rsidR="00297DAD" w:rsidRPr="007E2934" w:rsidRDefault="00297DAD" w:rsidP="00C01F8F">
            <w:pPr>
              <w:keepNext/>
              <w:jc w:val="center"/>
              <w:rPr>
                <w:rFonts w:ascii="Calibri" w:hAnsi="Calibri"/>
                <w:sz w:val="18"/>
                <w:szCs w:val="18"/>
              </w:rPr>
            </w:pPr>
            <w:r>
              <w:rPr>
                <w:rFonts w:ascii="Calibri" w:hAnsi="Calibri"/>
                <w:sz w:val="18"/>
                <w:szCs w:val="18"/>
              </w:rPr>
              <w:t>05</w:t>
            </w:r>
          </w:p>
        </w:tc>
        <w:tc>
          <w:tcPr>
            <w:tcW w:w="1624" w:type="dxa"/>
            <w:tcBorders>
              <w:bottom w:val="single" w:sz="4" w:space="0" w:color="auto"/>
            </w:tcBorders>
            <w:shd w:val="clear" w:color="auto" w:fill="auto"/>
            <w:vAlign w:val="bottom"/>
          </w:tcPr>
          <w:p w14:paraId="5C7F5D20"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6</w:t>
            </w:r>
          </w:p>
        </w:tc>
        <w:tc>
          <w:tcPr>
            <w:tcW w:w="1624" w:type="dxa"/>
            <w:tcBorders>
              <w:bottom w:val="single" w:sz="4" w:space="0" w:color="auto"/>
            </w:tcBorders>
            <w:shd w:val="clear" w:color="auto" w:fill="auto"/>
            <w:vAlign w:val="bottom"/>
          </w:tcPr>
          <w:p w14:paraId="1D2470CA"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7</w:t>
            </w:r>
          </w:p>
        </w:tc>
        <w:tc>
          <w:tcPr>
            <w:tcW w:w="1624" w:type="dxa"/>
            <w:tcBorders>
              <w:bottom w:val="single" w:sz="4" w:space="0" w:color="auto"/>
            </w:tcBorders>
            <w:shd w:val="clear" w:color="auto" w:fill="auto"/>
            <w:vAlign w:val="bottom"/>
          </w:tcPr>
          <w:p w14:paraId="1A07B8E5"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8</w:t>
            </w:r>
          </w:p>
        </w:tc>
        <w:tc>
          <w:tcPr>
            <w:tcW w:w="1624" w:type="dxa"/>
            <w:tcBorders>
              <w:bottom w:val="single" w:sz="4" w:space="0" w:color="auto"/>
            </w:tcBorders>
            <w:shd w:val="clear" w:color="auto" w:fill="auto"/>
            <w:vAlign w:val="bottom"/>
          </w:tcPr>
          <w:p w14:paraId="354CF5EB" w14:textId="77777777" w:rsidR="00297DAD" w:rsidRPr="007E2934" w:rsidRDefault="00297DAD" w:rsidP="00C01F8F">
            <w:pPr>
              <w:keepNext/>
              <w:jc w:val="center"/>
              <w:rPr>
                <w:rFonts w:ascii="Calibri" w:hAnsi="Calibri"/>
                <w:sz w:val="18"/>
                <w:szCs w:val="18"/>
              </w:rPr>
            </w:pPr>
            <w:r>
              <w:rPr>
                <w:rFonts w:ascii="Calibri" w:hAnsi="Calibri"/>
                <w:sz w:val="18"/>
                <w:szCs w:val="18"/>
              </w:rPr>
              <w:t>09</w:t>
            </w:r>
          </w:p>
        </w:tc>
      </w:tr>
      <w:tr w:rsidR="00AD73E2" w:rsidRPr="007E2934" w14:paraId="6ABF04FC" w14:textId="77777777" w:rsidTr="009A58A8">
        <w:trPr>
          <w:cantSplit/>
          <w:trHeight w:val="157"/>
        </w:trPr>
        <w:tc>
          <w:tcPr>
            <w:tcW w:w="1624" w:type="dxa"/>
            <w:vMerge w:val="restart"/>
            <w:shd w:val="clear" w:color="auto" w:fill="auto"/>
            <w:vAlign w:val="bottom"/>
          </w:tcPr>
          <w:p w14:paraId="135E734B" w14:textId="77777777" w:rsidR="00AD73E2" w:rsidRPr="0015696C" w:rsidRDefault="00AD73E2" w:rsidP="00C01F8F">
            <w:pPr>
              <w:keepNext/>
              <w:jc w:val="center"/>
              <w:rPr>
                <w:rFonts w:ascii="Calibri" w:hAnsi="Calibri"/>
                <w:sz w:val="18"/>
                <w:szCs w:val="18"/>
              </w:rPr>
            </w:pPr>
          </w:p>
        </w:tc>
        <w:tc>
          <w:tcPr>
            <w:tcW w:w="1624" w:type="dxa"/>
            <w:vMerge w:val="restart"/>
            <w:shd w:val="clear" w:color="auto" w:fill="auto"/>
            <w:vAlign w:val="bottom"/>
          </w:tcPr>
          <w:p w14:paraId="2979B746" w14:textId="77777777" w:rsidR="00AD73E2" w:rsidRPr="0015696C" w:rsidRDefault="00AD73E2" w:rsidP="00C01F8F">
            <w:pPr>
              <w:keepNext/>
              <w:jc w:val="center"/>
              <w:rPr>
                <w:rFonts w:ascii="Calibri" w:hAnsi="Calibri"/>
                <w:sz w:val="18"/>
                <w:szCs w:val="18"/>
              </w:rPr>
            </w:pPr>
          </w:p>
        </w:tc>
        <w:tc>
          <w:tcPr>
            <w:tcW w:w="1624" w:type="dxa"/>
            <w:vMerge w:val="restart"/>
            <w:vAlign w:val="bottom"/>
          </w:tcPr>
          <w:p w14:paraId="3D78C6A8" w14:textId="77777777" w:rsidR="00AD73E2" w:rsidRPr="0015696C" w:rsidRDefault="00AD73E2" w:rsidP="00C01F8F">
            <w:pPr>
              <w:keepNext/>
              <w:jc w:val="center"/>
              <w:rPr>
                <w:rFonts w:ascii="Calibri" w:hAnsi="Calibri"/>
                <w:sz w:val="18"/>
                <w:szCs w:val="18"/>
              </w:rPr>
            </w:pPr>
          </w:p>
        </w:tc>
        <w:tc>
          <w:tcPr>
            <w:tcW w:w="1624" w:type="dxa"/>
            <w:vMerge w:val="restart"/>
            <w:shd w:val="clear" w:color="auto" w:fill="auto"/>
            <w:vAlign w:val="bottom"/>
          </w:tcPr>
          <w:p w14:paraId="5D69E6C8" w14:textId="77777777" w:rsidR="00AD73E2" w:rsidRPr="0015696C" w:rsidRDefault="00AD73E2" w:rsidP="00C01F8F">
            <w:pPr>
              <w:keepNext/>
              <w:jc w:val="center"/>
              <w:rPr>
                <w:rFonts w:ascii="Calibri" w:hAnsi="Calibri"/>
                <w:sz w:val="18"/>
                <w:szCs w:val="18"/>
              </w:rPr>
            </w:pPr>
          </w:p>
        </w:tc>
        <w:tc>
          <w:tcPr>
            <w:tcW w:w="1624" w:type="dxa"/>
            <w:tcBorders>
              <w:bottom w:val="nil"/>
            </w:tcBorders>
            <w:shd w:val="clear" w:color="auto" w:fill="auto"/>
            <w:vAlign w:val="bottom"/>
          </w:tcPr>
          <w:p w14:paraId="42C778FF"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MCH-20</w:t>
            </w:r>
          </w:p>
        </w:tc>
        <w:tc>
          <w:tcPr>
            <w:tcW w:w="1624" w:type="dxa"/>
            <w:tcBorders>
              <w:bottom w:val="nil"/>
            </w:tcBorders>
            <w:shd w:val="clear" w:color="auto" w:fill="auto"/>
            <w:vAlign w:val="bottom"/>
          </w:tcPr>
          <w:p w14:paraId="7979AF84"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MCH-21</w:t>
            </w:r>
          </w:p>
        </w:tc>
        <w:tc>
          <w:tcPr>
            <w:tcW w:w="1624" w:type="dxa"/>
            <w:tcBorders>
              <w:bottom w:val="nil"/>
            </w:tcBorders>
            <w:shd w:val="clear" w:color="auto" w:fill="auto"/>
            <w:vAlign w:val="bottom"/>
          </w:tcPr>
          <w:p w14:paraId="4C4F55D6"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MCH-22</w:t>
            </w:r>
          </w:p>
        </w:tc>
        <w:tc>
          <w:tcPr>
            <w:tcW w:w="1624" w:type="dxa"/>
            <w:tcBorders>
              <w:bottom w:val="nil"/>
            </w:tcBorders>
            <w:shd w:val="clear" w:color="auto" w:fill="auto"/>
            <w:vAlign w:val="bottom"/>
          </w:tcPr>
          <w:p w14:paraId="1A9CC863"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MCH-23</w:t>
            </w:r>
          </w:p>
        </w:tc>
        <w:tc>
          <w:tcPr>
            <w:tcW w:w="1624" w:type="dxa"/>
            <w:tcBorders>
              <w:bottom w:val="nil"/>
            </w:tcBorders>
            <w:shd w:val="clear" w:color="auto" w:fill="auto"/>
            <w:vAlign w:val="bottom"/>
          </w:tcPr>
          <w:p w14:paraId="0BC0490C"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MCH-28</w:t>
            </w:r>
          </w:p>
        </w:tc>
      </w:tr>
      <w:tr w:rsidR="00AD73E2" w:rsidRPr="007E2934" w14:paraId="77003512" w14:textId="77777777" w:rsidTr="009A58A8">
        <w:trPr>
          <w:cantSplit/>
          <w:trHeight w:val="156"/>
        </w:trPr>
        <w:tc>
          <w:tcPr>
            <w:tcW w:w="1624" w:type="dxa"/>
            <w:vMerge/>
            <w:tcBorders>
              <w:bottom w:val="nil"/>
            </w:tcBorders>
            <w:shd w:val="clear" w:color="auto" w:fill="auto"/>
            <w:vAlign w:val="bottom"/>
          </w:tcPr>
          <w:p w14:paraId="117BD675" w14:textId="77777777" w:rsidR="00AD73E2" w:rsidRPr="0015696C"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56DF0C90" w14:textId="77777777" w:rsidR="00AD73E2" w:rsidRPr="0015696C" w:rsidRDefault="00AD73E2" w:rsidP="00C01F8F">
            <w:pPr>
              <w:keepNext/>
              <w:jc w:val="center"/>
              <w:rPr>
                <w:rFonts w:ascii="Calibri" w:hAnsi="Calibri"/>
                <w:sz w:val="18"/>
                <w:szCs w:val="18"/>
              </w:rPr>
            </w:pPr>
          </w:p>
        </w:tc>
        <w:tc>
          <w:tcPr>
            <w:tcW w:w="1624" w:type="dxa"/>
            <w:vMerge/>
            <w:tcBorders>
              <w:bottom w:val="nil"/>
            </w:tcBorders>
            <w:vAlign w:val="bottom"/>
          </w:tcPr>
          <w:p w14:paraId="45F1C3C8" w14:textId="77777777" w:rsidR="00AD73E2" w:rsidRPr="0015696C"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66F0B6D5"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BA2E7CA"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3A30520"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5008872C"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2368836"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11468AB" w14:textId="77777777" w:rsidR="00AD73E2" w:rsidRPr="0015696C" w:rsidRDefault="00AD73E2" w:rsidP="00C01F8F">
            <w:pPr>
              <w:keepNext/>
              <w:jc w:val="center"/>
              <w:rPr>
                <w:rFonts w:ascii="Calibri" w:hAnsi="Calibri"/>
                <w:sz w:val="18"/>
                <w:szCs w:val="18"/>
              </w:rPr>
            </w:pPr>
          </w:p>
        </w:tc>
      </w:tr>
      <w:tr w:rsidR="00297DAD" w:rsidRPr="007E2934" w14:paraId="5BFA14F5" w14:textId="77777777">
        <w:trPr>
          <w:cantSplit/>
          <w:trHeight w:val="1017"/>
        </w:trPr>
        <w:tc>
          <w:tcPr>
            <w:tcW w:w="1624" w:type="dxa"/>
            <w:tcBorders>
              <w:top w:val="nil"/>
            </w:tcBorders>
            <w:shd w:val="clear" w:color="auto" w:fill="auto"/>
            <w:vAlign w:val="bottom"/>
          </w:tcPr>
          <w:p w14:paraId="3D2F1728" w14:textId="77777777" w:rsidR="00297DAD" w:rsidRPr="0015696C" w:rsidRDefault="00297DAD" w:rsidP="00C01F8F">
            <w:pPr>
              <w:keepNext/>
              <w:jc w:val="center"/>
              <w:rPr>
                <w:rFonts w:ascii="Calibri" w:hAnsi="Calibri"/>
                <w:sz w:val="18"/>
                <w:szCs w:val="18"/>
              </w:rPr>
            </w:pPr>
            <w:r>
              <w:rPr>
                <w:rFonts w:ascii="Calibri" w:hAnsi="Calibri"/>
                <w:sz w:val="18"/>
                <w:szCs w:val="18"/>
              </w:rPr>
              <w:t xml:space="preserve">SC </w:t>
            </w:r>
            <w:r w:rsidRPr="0015696C">
              <w:rPr>
                <w:rFonts w:ascii="Calibri" w:hAnsi="Calibri"/>
                <w:sz w:val="18"/>
                <w:szCs w:val="18"/>
              </w:rPr>
              <w:t>System Identification or Name</w:t>
            </w:r>
          </w:p>
        </w:tc>
        <w:tc>
          <w:tcPr>
            <w:tcW w:w="1624" w:type="dxa"/>
            <w:tcBorders>
              <w:top w:val="nil"/>
            </w:tcBorders>
            <w:shd w:val="clear" w:color="auto" w:fill="auto"/>
            <w:vAlign w:val="bottom"/>
          </w:tcPr>
          <w:p w14:paraId="52982AAE" w14:textId="77777777" w:rsidR="00297DAD" w:rsidRPr="0015696C" w:rsidRDefault="00297DAD" w:rsidP="00DC0280">
            <w:pPr>
              <w:keepNext/>
              <w:jc w:val="center"/>
              <w:rPr>
                <w:rFonts w:ascii="Calibri" w:hAnsi="Calibri"/>
                <w:sz w:val="18"/>
                <w:szCs w:val="18"/>
              </w:rPr>
            </w:pPr>
            <w:r w:rsidRPr="0015696C">
              <w:rPr>
                <w:rFonts w:ascii="Calibri" w:hAnsi="Calibri"/>
                <w:sz w:val="18"/>
                <w:szCs w:val="18"/>
              </w:rPr>
              <w:t xml:space="preserve">SC System </w:t>
            </w:r>
            <w:r w:rsidR="00DC0280">
              <w:rPr>
                <w:rFonts w:ascii="Calibri" w:hAnsi="Calibri"/>
                <w:sz w:val="18"/>
                <w:szCs w:val="18"/>
              </w:rPr>
              <w:t>Description of</w:t>
            </w:r>
            <w:r w:rsidRPr="0015696C">
              <w:rPr>
                <w:rFonts w:ascii="Calibri" w:hAnsi="Calibri"/>
                <w:sz w:val="18"/>
                <w:szCs w:val="18"/>
              </w:rPr>
              <w:t xml:space="preserve"> Area Served</w:t>
            </w:r>
          </w:p>
        </w:tc>
        <w:tc>
          <w:tcPr>
            <w:tcW w:w="1624" w:type="dxa"/>
            <w:tcBorders>
              <w:top w:val="nil"/>
            </w:tcBorders>
            <w:vAlign w:val="bottom"/>
          </w:tcPr>
          <w:p w14:paraId="32AA2430" w14:textId="77777777" w:rsidR="00297DAD" w:rsidRPr="0015696C" w:rsidRDefault="00297DAD"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1624" w:type="dxa"/>
            <w:tcBorders>
              <w:top w:val="nil"/>
            </w:tcBorders>
            <w:shd w:val="clear" w:color="auto" w:fill="auto"/>
            <w:vAlign w:val="bottom"/>
          </w:tcPr>
          <w:p w14:paraId="443B0A26"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Exemption</w:t>
            </w:r>
          </w:p>
          <w:p w14:paraId="28011CF0"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From Duct Leakage Requirements</w:t>
            </w:r>
          </w:p>
        </w:tc>
        <w:tc>
          <w:tcPr>
            <w:tcW w:w="1624" w:type="dxa"/>
            <w:tcBorders>
              <w:top w:val="nil"/>
            </w:tcBorders>
            <w:shd w:val="clear" w:color="auto" w:fill="auto"/>
            <w:vAlign w:val="bottom"/>
          </w:tcPr>
          <w:p w14:paraId="4DBFE174"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Duct Leakage Test</w:t>
            </w:r>
          </w:p>
        </w:tc>
        <w:tc>
          <w:tcPr>
            <w:tcW w:w="1624" w:type="dxa"/>
            <w:tcBorders>
              <w:top w:val="nil"/>
            </w:tcBorders>
            <w:shd w:val="clear" w:color="auto" w:fill="auto"/>
            <w:vAlign w:val="bottom"/>
          </w:tcPr>
          <w:p w14:paraId="5538F6CE" w14:textId="77777777" w:rsidR="00297DAD" w:rsidRPr="0015696C" w:rsidRDefault="00297DAD" w:rsidP="00C01F8F">
            <w:pPr>
              <w:keepNext/>
              <w:jc w:val="center"/>
              <w:rPr>
                <w:rFonts w:ascii="Calibri" w:hAnsi="Calibri"/>
                <w:sz w:val="18"/>
                <w:szCs w:val="18"/>
              </w:rPr>
            </w:pPr>
            <w:r>
              <w:rPr>
                <w:rFonts w:ascii="Calibri" w:hAnsi="Calibri"/>
                <w:sz w:val="18"/>
                <w:szCs w:val="18"/>
              </w:rPr>
              <w:t>Duct Location Verification</w:t>
            </w:r>
          </w:p>
        </w:tc>
        <w:tc>
          <w:tcPr>
            <w:tcW w:w="1624" w:type="dxa"/>
            <w:tcBorders>
              <w:top w:val="nil"/>
            </w:tcBorders>
            <w:shd w:val="clear" w:color="auto" w:fill="auto"/>
            <w:vAlign w:val="bottom"/>
          </w:tcPr>
          <w:p w14:paraId="05612A9C"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AHU Fan Efficacy (W/cfm)</w:t>
            </w:r>
          </w:p>
        </w:tc>
        <w:tc>
          <w:tcPr>
            <w:tcW w:w="1624" w:type="dxa"/>
            <w:tcBorders>
              <w:top w:val="nil"/>
            </w:tcBorders>
            <w:shd w:val="clear" w:color="auto" w:fill="auto"/>
            <w:vAlign w:val="bottom"/>
          </w:tcPr>
          <w:p w14:paraId="7BAC5A1E"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AHU Airflow Rate</w:t>
            </w:r>
          </w:p>
          <w:p w14:paraId="1E0A1AA0"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(cfm/ton)</w:t>
            </w:r>
          </w:p>
        </w:tc>
        <w:tc>
          <w:tcPr>
            <w:tcW w:w="1624" w:type="dxa"/>
            <w:tcBorders>
              <w:top w:val="nil"/>
            </w:tcBorders>
            <w:shd w:val="clear" w:color="auto" w:fill="auto"/>
            <w:vAlign w:val="bottom"/>
          </w:tcPr>
          <w:p w14:paraId="04AC2AFE" w14:textId="050F02A4" w:rsidR="00297DAD" w:rsidRPr="0015696C" w:rsidRDefault="00297DAD" w:rsidP="00C01F8F">
            <w:pPr>
              <w:keepNext/>
              <w:jc w:val="center"/>
              <w:rPr>
                <w:rFonts w:ascii="Calibri" w:hAnsi="Calibri"/>
                <w:sz w:val="18"/>
                <w:szCs w:val="18"/>
              </w:rPr>
            </w:pPr>
            <w:r w:rsidRPr="0015696C">
              <w:rPr>
                <w:rFonts w:ascii="Calibri" w:hAnsi="Calibri"/>
                <w:sz w:val="18"/>
                <w:szCs w:val="18"/>
              </w:rPr>
              <w:t>Return Duct Design - Table 1</w:t>
            </w:r>
            <w:r w:rsidR="00685DD7">
              <w:rPr>
                <w:rFonts w:ascii="Calibri" w:hAnsi="Calibri"/>
                <w:sz w:val="18"/>
                <w:szCs w:val="18"/>
              </w:rPr>
              <w:t>60.3</w:t>
            </w:r>
            <w:r w:rsidRPr="0015696C">
              <w:rPr>
                <w:rFonts w:ascii="Calibri" w:hAnsi="Calibri"/>
                <w:sz w:val="18"/>
                <w:szCs w:val="18"/>
              </w:rPr>
              <w:t>-</w:t>
            </w:r>
            <w:r w:rsidR="00685DD7">
              <w:rPr>
                <w:rFonts w:ascii="Calibri" w:hAnsi="Calibri"/>
                <w:sz w:val="18"/>
                <w:szCs w:val="18"/>
              </w:rPr>
              <w:t>A</w:t>
            </w:r>
            <w:r w:rsidRPr="0015696C">
              <w:rPr>
                <w:rFonts w:ascii="Calibri" w:hAnsi="Calibri"/>
                <w:sz w:val="18"/>
                <w:szCs w:val="18"/>
              </w:rPr>
              <w:t xml:space="preserve"> or </w:t>
            </w:r>
            <w:r w:rsidR="00A44871">
              <w:rPr>
                <w:rFonts w:ascii="Calibri" w:hAnsi="Calibri"/>
                <w:sz w:val="18"/>
                <w:szCs w:val="18"/>
              </w:rPr>
              <w:t>B</w:t>
            </w:r>
          </w:p>
        </w:tc>
      </w:tr>
      <w:tr w:rsidR="00297DAD" w:rsidRPr="007E2934" w14:paraId="295C7AD6" w14:textId="77777777">
        <w:trPr>
          <w:cantSplit/>
          <w:trHeight w:val="360"/>
        </w:trPr>
        <w:tc>
          <w:tcPr>
            <w:tcW w:w="1624" w:type="dxa"/>
            <w:shd w:val="clear" w:color="auto" w:fill="auto"/>
          </w:tcPr>
          <w:p w14:paraId="2402EE2C" w14:textId="77777777" w:rsidR="00297DAD" w:rsidRPr="007E2934" w:rsidRDefault="00297DAD" w:rsidP="00465479">
            <w:pPr>
              <w:keepNext/>
              <w:rPr>
                <w:rFonts w:ascii="Calibri" w:hAnsi="Calibri"/>
                <w:sz w:val="18"/>
                <w:szCs w:val="18"/>
              </w:rPr>
            </w:pPr>
          </w:p>
        </w:tc>
        <w:tc>
          <w:tcPr>
            <w:tcW w:w="1624" w:type="dxa"/>
            <w:shd w:val="clear" w:color="auto" w:fill="auto"/>
          </w:tcPr>
          <w:p w14:paraId="1F77C86E" w14:textId="77777777" w:rsidR="00297DAD" w:rsidRPr="007E2934" w:rsidRDefault="00297DAD" w:rsidP="00465479">
            <w:pPr>
              <w:keepNext/>
              <w:rPr>
                <w:rFonts w:ascii="Calibri" w:hAnsi="Calibri"/>
                <w:sz w:val="18"/>
                <w:szCs w:val="18"/>
              </w:rPr>
            </w:pPr>
          </w:p>
        </w:tc>
        <w:tc>
          <w:tcPr>
            <w:tcW w:w="1624" w:type="dxa"/>
          </w:tcPr>
          <w:p w14:paraId="5150F183" w14:textId="77777777" w:rsidR="00297DAD" w:rsidRPr="007E2934" w:rsidRDefault="00297DAD" w:rsidP="00465479">
            <w:pPr>
              <w:keepNext/>
              <w:rPr>
                <w:rFonts w:ascii="Calibri" w:hAnsi="Calibri"/>
                <w:sz w:val="18"/>
                <w:szCs w:val="18"/>
              </w:rPr>
            </w:pPr>
          </w:p>
        </w:tc>
        <w:tc>
          <w:tcPr>
            <w:tcW w:w="1624" w:type="dxa"/>
            <w:shd w:val="clear" w:color="auto" w:fill="auto"/>
          </w:tcPr>
          <w:p w14:paraId="294E085B" w14:textId="77777777" w:rsidR="00297DAD" w:rsidRPr="007E2934" w:rsidRDefault="00297DAD" w:rsidP="00465479">
            <w:pPr>
              <w:keepNext/>
              <w:rPr>
                <w:rFonts w:ascii="Calibri" w:hAnsi="Calibri"/>
                <w:sz w:val="18"/>
                <w:szCs w:val="18"/>
              </w:rPr>
            </w:pPr>
          </w:p>
        </w:tc>
        <w:tc>
          <w:tcPr>
            <w:tcW w:w="1624" w:type="dxa"/>
            <w:shd w:val="clear" w:color="auto" w:fill="auto"/>
          </w:tcPr>
          <w:p w14:paraId="31A355C3" w14:textId="77777777" w:rsidR="00297DAD" w:rsidRPr="007E2934" w:rsidRDefault="00297DAD" w:rsidP="00465479">
            <w:pPr>
              <w:keepNext/>
              <w:rPr>
                <w:rFonts w:ascii="Calibri" w:hAnsi="Calibri"/>
                <w:sz w:val="18"/>
                <w:szCs w:val="18"/>
              </w:rPr>
            </w:pPr>
          </w:p>
        </w:tc>
        <w:tc>
          <w:tcPr>
            <w:tcW w:w="1624" w:type="dxa"/>
            <w:shd w:val="clear" w:color="auto" w:fill="auto"/>
          </w:tcPr>
          <w:p w14:paraId="621DF759" w14:textId="77777777" w:rsidR="00297DAD" w:rsidRPr="007E2934" w:rsidRDefault="00297DAD" w:rsidP="00465479">
            <w:pPr>
              <w:keepNext/>
              <w:rPr>
                <w:rFonts w:ascii="Calibri" w:hAnsi="Calibri"/>
                <w:sz w:val="18"/>
                <w:szCs w:val="18"/>
              </w:rPr>
            </w:pPr>
          </w:p>
        </w:tc>
        <w:tc>
          <w:tcPr>
            <w:tcW w:w="1624" w:type="dxa"/>
            <w:shd w:val="clear" w:color="auto" w:fill="auto"/>
          </w:tcPr>
          <w:p w14:paraId="32A7058C" w14:textId="77777777" w:rsidR="00297DAD" w:rsidRPr="007E2934" w:rsidRDefault="00297DAD" w:rsidP="00465479">
            <w:pPr>
              <w:keepNext/>
              <w:rPr>
                <w:rFonts w:ascii="Calibri" w:hAnsi="Calibri"/>
                <w:sz w:val="18"/>
                <w:szCs w:val="18"/>
              </w:rPr>
            </w:pPr>
          </w:p>
        </w:tc>
        <w:tc>
          <w:tcPr>
            <w:tcW w:w="1624" w:type="dxa"/>
            <w:shd w:val="clear" w:color="auto" w:fill="auto"/>
          </w:tcPr>
          <w:p w14:paraId="4C8C9B22" w14:textId="77777777" w:rsidR="00297DAD" w:rsidRPr="007E2934" w:rsidRDefault="00297DAD" w:rsidP="00465479">
            <w:pPr>
              <w:keepNext/>
              <w:rPr>
                <w:rFonts w:ascii="Calibri" w:hAnsi="Calibri"/>
                <w:sz w:val="18"/>
                <w:szCs w:val="18"/>
              </w:rPr>
            </w:pPr>
          </w:p>
        </w:tc>
        <w:tc>
          <w:tcPr>
            <w:tcW w:w="1624" w:type="dxa"/>
            <w:shd w:val="clear" w:color="auto" w:fill="auto"/>
          </w:tcPr>
          <w:p w14:paraId="492847EF" w14:textId="77777777" w:rsidR="00297DAD" w:rsidRPr="007E2934" w:rsidRDefault="00297DAD" w:rsidP="00465479">
            <w:pPr>
              <w:keepNext/>
              <w:rPr>
                <w:rFonts w:ascii="Calibri" w:hAnsi="Calibri"/>
                <w:sz w:val="18"/>
                <w:szCs w:val="18"/>
              </w:rPr>
            </w:pPr>
          </w:p>
        </w:tc>
      </w:tr>
      <w:tr w:rsidR="00125592" w:rsidRPr="007E2934" w14:paraId="671BFBCE" w14:textId="77777777">
        <w:trPr>
          <w:cantSplit/>
        </w:trPr>
        <w:tc>
          <w:tcPr>
            <w:tcW w:w="14616" w:type="dxa"/>
            <w:gridSpan w:val="9"/>
          </w:tcPr>
          <w:p w14:paraId="5BE12381"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3797F5EA" w14:textId="77777777" w:rsidR="00125592" w:rsidRDefault="00125592" w:rsidP="00125592">
      <w:pPr>
        <w:rPr>
          <w:rFonts w:ascii="Calibri" w:hAnsi="Calibri"/>
          <w:sz w:val="18"/>
          <w:szCs w:val="18"/>
        </w:rPr>
      </w:pPr>
    </w:p>
    <w:p w14:paraId="5BC1D0F2" w14:textId="77777777" w:rsidR="00125592" w:rsidRDefault="00125592" w:rsidP="00125592">
      <w:pPr>
        <w:rPr>
          <w:rFonts w:ascii="Calibri" w:hAnsi="Calibri"/>
          <w:sz w:val="18"/>
          <w:szCs w:val="18"/>
        </w:rPr>
      </w:pPr>
    </w:p>
    <w:p w14:paraId="3579C3EF" w14:textId="77777777" w:rsidR="00125592" w:rsidRDefault="00125592" w:rsidP="00125592">
      <w:pPr>
        <w:rPr>
          <w:rFonts w:ascii="Calibri" w:hAnsi="Calibri"/>
          <w:sz w:val="18"/>
          <w:szCs w:val="18"/>
        </w:rPr>
      </w:pPr>
    </w:p>
    <w:tbl>
      <w:tblPr>
        <w:tblW w:w="48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75"/>
        <w:gridCol w:w="4950"/>
        <w:gridCol w:w="4230"/>
      </w:tblGrid>
      <w:tr w:rsidR="00125592" w:rsidRPr="00295655" w14:paraId="110EE60C" w14:textId="77777777">
        <w:trPr>
          <w:cantSplit/>
        </w:trPr>
        <w:tc>
          <w:tcPr>
            <w:tcW w:w="13855" w:type="dxa"/>
            <w:gridSpan w:val="3"/>
          </w:tcPr>
          <w:p w14:paraId="1B5E7082" w14:textId="77777777" w:rsidR="00125592" w:rsidRPr="00F9147E" w:rsidRDefault="00125592" w:rsidP="00C01F8F">
            <w:pPr>
              <w:keepNext/>
              <w:rPr>
                <w:rFonts w:ascii="Calibri" w:hAnsi="Calibri"/>
                <w:b/>
                <w:szCs w:val="18"/>
              </w:rPr>
            </w:pPr>
            <w:r>
              <w:rPr>
                <w:rFonts w:ascii="Calibri" w:hAnsi="Calibri"/>
                <w:b/>
                <w:szCs w:val="18"/>
              </w:rPr>
              <w:lastRenderedPageBreak/>
              <w:t>K</w:t>
            </w:r>
            <w:r w:rsidRPr="00F9147E">
              <w:rPr>
                <w:rFonts w:ascii="Calibri" w:hAnsi="Calibri"/>
                <w:b/>
                <w:szCs w:val="18"/>
              </w:rPr>
              <w:t xml:space="preserve">. HERS Verification Requirements </w:t>
            </w:r>
            <w:r>
              <w:rPr>
                <w:rFonts w:ascii="Calibri" w:hAnsi="Calibri"/>
                <w:b/>
                <w:szCs w:val="18"/>
              </w:rPr>
              <w:t>for Space Conditioning Equipment</w:t>
            </w:r>
          </w:p>
        </w:tc>
      </w:tr>
      <w:tr w:rsidR="00125592" w:rsidRPr="00295655" w14:paraId="2324FDD1" w14:textId="77777777">
        <w:trPr>
          <w:cantSplit/>
          <w:trHeight w:val="305"/>
        </w:trPr>
        <w:tc>
          <w:tcPr>
            <w:tcW w:w="4675" w:type="dxa"/>
            <w:vAlign w:val="center"/>
          </w:tcPr>
          <w:p w14:paraId="039C2464" w14:textId="77777777" w:rsidR="00125592" w:rsidRPr="00295655" w:rsidRDefault="00125592" w:rsidP="00C01F8F">
            <w:pPr>
              <w:keepNext/>
              <w:jc w:val="center"/>
              <w:rPr>
                <w:rFonts w:ascii="Calibri" w:hAnsi="Calibri"/>
                <w:sz w:val="18"/>
                <w:szCs w:val="18"/>
              </w:rPr>
            </w:pPr>
            <w:r>
              <w:rPr>
                <w:rFonts w:ascii="Calibri" w:hAnsi="Calibri"/>
                <w:sz w:val="18"/>
                <w:szCs w:val="18"/>
              </w:rPr>
              <w:t xml:space="preserve"> 0</w:t>
            </w:r>
            <w:r w:rsidRPr="00295655">
              <w:rPr>
                <w:rFonts w:ascii="Calibri" w:hAnsi="Calibri"/>
                <w:sz w:val="18"/>
                <w:szCs w:val="18"/>
              </w:rPr>
              <w:t>1</w:t>
            </w:r>
          </w:p>
        </w:tc>
        <w:tc>
          <w:tcPr>
            <w:tcW w:w="4950" w:type="dxa"/>
            <w:vAlign w:val="center"/>
          </w:tcPr>
          <w:p w14:paraId="182CD57D" w14:textId="77777777" w:rsidR="00125592" w:rsidRPr="00295655" w:rsidRDefault="00125592" w:rsidP="00C01F8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4230" w:type="dxa"/>
            <w:vAlign w:val="center"/>
          </w:tcPr>
          <w:p w14:paraId="0B06E8FE" w14:textId="77777777" w:rsidR="00125592" w:rsidRPr="00295655" w:rsidRDefault="00125592" w:rsidP="00C01F8F">
            <w:pPr>
              <w:keepNext/>
              <w:jc w:val="center"/>
              <w:rPr>
                <w:rFonts w:ascii="Calibri" w:hAnsi="Calibri"/>
                <w:sz w:val="18"/>
                <w:szCs w:val="18"/>
              </w:rPr>
            </w:pPr>
            <w:r>
              <w:rPr>
                <w:rFonts w:ascii="Calibri" w:hAnsi="Calibri"/>
                <w:sz w:val="18"/>
                <w:szCs w:val="18"/>
              </w:rPr>
              <w:t>03</w:t>
            </w:r>
          </w:p>
        </w:tc>
      </w:tr>
      <w:tr w:rsidR="00125592" w:rsidRPr="00AF33B8" w14:paraId="4070ABD1" w14:textId="77777777">
        <w:trPr>
          <w:cantSplit/>
          <w:trHeight w:val="359"/>
        </w:trPr>
        <w:tc>
          <w:tcPr>
            <w:tcW w:w="4675" w:type="dxa"/>
            <w:tcBorders>
              <w:bottom w:val="nil"/>
            </w:tcBorders>
            <w:vAlign w:val="bottom"/>
          </w:tcPr>
          <w:p w14:paraId="5D29EE7A" w14:textId="77777777" w:rsidR="00125592" w:rsidRPr="00B82750" w:rsidRDefault="00125592" w:rsidP="00C01F8F">
            <w:pPr>
              <w:keepNext/>
              <w:rPr>
                <w:rFonts w:ascii="Calibri" w:hAnsi="Calibri"/>
                <w:sz w:val="18"/>
                <w:szCs w:val="18"/>
              </w:rPr>
            </w:pPr>
          </w:p>
        </w:tc>
        <w:tc>
          <w:tcPr>
            <w:tcW w:w="4950" w:type="dxa"/>
            <w:tcBorders>
              <w:top w:val="nil"/>
              <w:bottom w:val="nil"/>
            </w:tcBorders>
            <w:vAlign w:val="bottom"/>
          </w:tcPr>
          <w:p w14:paraId="2CAE96F6" w14:textId="77777777" w:rsidR="00125592" w:rsidRPr="00AF33B8" w:rsidRDefault="00125592" w:rsidP="00C01F8F">
            <w:pPr>
              <w:keepNext/>
              <w:rPr>
                <w:rFonts w:ascii="Calibri" w:hAnsi="Calibri"/>
                <w:sz w:val="18"/>
                <w:szCs w:val="18"/>
              </w:rPr>
            </w:pPr>
          </w:p>
        </w:tc>
        <w:tc>
          <w:tcPr>
            <w:tcW w:w="4230" w:type="dxa"/>
            <w:tcBorders>
              <w:top w:val="nil"/>
              <w:bottom w:val="nil"/>
            </w:tcBorders>
            <w:vAlign w:val="bottom"/>
          </w:tcPr>
          <w:p w14:paraId="40E230A3"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MCH-25</w:t>
            </w:r>
          </w:p>
        </w:tc>
      </w:tr>
      <w:tr w:rsidR="00125592" w:rsidRPr="00AF33B8" w14:paraId="6C8231C7" w14:textId="77777777">
        <w:trPr>
          <w:cantSplit/>
          <w:trHeight w:val="972"/>
        </w:trPr>
        <w:tc>
          <w:tcPr>
            <w:tcW w:w="4675" w:type="dxa"/>
            <w:tcBorders>
              <w:top w:val="nil"/>
            </w:tcBorders>
            <w:vAlign w:val="bottom"/>
          </w:tcPr>
          <w:p w14:paraId="3D7C3928" w14:textId="2BE512D0" w:rsidR="00125592" w:rsidRPr="00B82750" w:rsidRDefault="00125592" w:rsidP="00C01F8F">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w:t>
            </w:r>
            <w:r w:rsidR="002370BE">
              <w:rPr>
                <w:rFonts w:ascii="Calibri" w:hAnsi="Calibri"/>
                <w:sz w:val="18"/>
                <w:szCs w:val="18"/>
              </w:rPr>
              <w:t>LMCC</w:t>
            </w:r>
          </w:p>
        </w:tc>
        <w:tc>
          <w:tcPr>
            <w:tcW w:w="4950" w:type="dxa"/>
            <w:tcBorders>
              <w:top w:val="nil"/>
            </w:tcBorders>
            <w:vAlign w:val="bottom"/>
          </w:tcPr>
          <w:p w14:paraId="61A99144"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SC System Description of Area Served</w:t>
            </w:r>
          </w:p>
        </w:tc>
        <w:tc>
          <w:tcPr>
            <w:tcW w:w="4230" w:type="dxa"/>
            <w:tcBorders>
              <w:top w:val="nil"/>
            </w:tcBorders>
            <w:vAlign w:val="bottom"/>
          </w:tcPr>
          <w:p w14:paraId="4136C075"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Refrigerant Charge</w:t>
            </w:r>
          </w:p>
        </w:tc>
      </w:tr>
      <w:tr w:rsidR="00125592" w:rsidRPr="00295655" w14:paraId="1ED10E8F" w14:textId="77777777">
        <w:trPr>
          <w:cantSplit/>
          <w:trHeight w:val="360"/>
        </w:trPr>
        <w:tc>
          <w:tcPr>
            <w:tcW w:w="4675" w:type="dxa"/>
          </w:tcPr>
          <w:p w14:paraId="59BC8100" w14:textId="77777777" w:rsidR="00125592" w:rsidRPr="00295655" w:rsidRDefault="00125592" w:rsidP="00465479">
            <w:pPr>
              <w:keepNext/>
              <w:rPr>
                <w:rFonts w:ascii="Calibri" w:hAnsi="Calibri"/>
                <w:sz w:val="18"/>
                <w:szCs w:val="18"/>
              </w:rPr>
            </w:pPr>
          </w:p>
        </w:tc>
        <w:tc>
          <w:tcPr>
            <w:tcW w:w="4950" w:type="dxa"/>
          </w:tcPr>
          <w:p w14:paraId="2FADB172" w14:textId="77777777" w:rsidR="00125592" w:rsidRPr="00295655" w:rsidRDefault="00125592" w:rsidP="00465479">
            <w:pPr>
              <w:keepNext/>
              <w:rPr>
                <w:rFonts w:ascii="Calibri" w:hAnsi="Calibri"/>
                <w:sz w:val="18"/>
                <w:szCs w:val="18"/>
              </w:rPr>
            </w:pPr>
          </w:p>
        </w:tc>
        <w:tc>
          <w:tcPr>
            <w:tcW w:w="4230" w:type="dxa"/>
          </w:tcPr>
          <w:p w14:paraId="357D3117" w14:textId="77777777" w:rsidR="00125592" w:rsidRPr="00295655" w:rsidRDefault="00125592" w:rsidP="00465479">
            <w:pPr>
              <w:keepNext/>
              <w:rPr>
                <w:rFonts w:ascii="Calibri" w:hAnsi="Calibri"/>
                <w:sz w:val="18"/>
                <w:szCs w:val="18"/>
              </w:rPr>
            </w:pPr>
          </w:p>
        </w:tc>
      </w:tr>
      <w:tr w:rsidR="00125592" w:rsidRPr="00295655" w14:paraId="02DA82A9" w14:textId="77777777">
        <w:trPr>
          <w:cantSplit/>
        </w:trPr>
        <w:tc>
          <w:tcPr>
            <w:tcW w:w="13855" w:type="dxa"/>
            <w:gridSpan w:val="3"/>
          </w:tcPr>
          <w:p w14:paraId="55283733" w14:textId="77777777" w:rsidR="00125592" w:rsidRPr="00295655" w:rsidRDefault="00125592" w:rsidP="00C01F8F">
            <w:pPr>
              <w:rPr>
                <w:rFonts w:ascii="Calibri" w:hAnsi="Calibri"/>
                <w:sz w:val="18"/>
                <w:szCs w:val="18"/>
              </w:rPr>
            </w:pPr>
            <w:r w:rsidRPr="00295655">
              <w:rPr>
                <w:rFonts w:ascii="Calibri" w:hAnsi="Calibri"/>
                <w:sz w:val="18"/>
                <w:szCs w:val="18"/>
              </w:rPr>
              <w:t>Notes:</w:t>
            </w:r>
          </w:p>
        </w:tc>
      </w:tr>
    </w:tbl>
    <w:p w14:paraId="13D34CC9" w14:textId="77777777" w:rsidR="00125592" w:rsidRPr="007E2934" w:rsidRDefault="00125592" w:rsidP="00125592">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08"/>
      </w:tblGrid>
      <w:tr w:rsidR="00125592" w:rsidRPr="007E2934" w14:paraId="3FA1007E" w14:textId="77777777">
        <w:trPr>
          <w:gridBefore w:val="1"/>
          <w:wBefore w:w="12" w:type="dxa"/>
        </w:trPr>
        <w:tc>
          <w:tcPr>
            <w:tcW w:w="14598" w:type="dxa"/>
            <w:gridSpan w:val="2"/>
            <w:shd w:val="clear" w:color="auto" w:fill="auto"/>
          </w:tcPr>
          <w:p w14:paraId="2C358820" w14:textId="77777777" w:rsidR="00125592" w:rsidRPr="008730AC" w:rsidRDefault="00125592" w:rsidP="00C01F8F">
            <w:pPr>
              <w:keepNext/>
              <w:rPr>
                <w:rFonts w:ascii="Calibri" w:hAnsi="Calibri"/>
                <w:b/>
                <w:sz w:val="18"/>
                <w:szCs w:val="18"/>
              </w:rPr>
            </w:pPr>
            <w:r>
              <w:rPr>
                <w:rFonts w:ascii="Calibri" w:hAnsi="Calibri"/>
                <w:b/>
                <w:sz w:val="18"/>
                <w:szCs w:val="18"/>
              </w:rPr>
              <w:lastRenderedPageBreak/>
              <w:t>L</w:t>
            </w:r>
            <w:r w:rsidRPr="007E2934">
              <w:rPr>
                <w:rFonts w:ascii="Calibri" w:hAnsi="Calibri"/>
                <w:b/>
                <w:sz w:val="18"/>
                <w:szCs w:val="18"/>
              </w:rPr>
              <w:t xml:space="preserve">. </w:t>
            </w:r>
            <w:r w:rsidRPr="008730AC">
              <w:rPr>
                <w:rFonts w:ascii="Calibri" w:hAnsi="Calibri"/>
                <w:b/>
                <w:sz w:val="18"/>
                <w:szCs w:val="18"/>
              </w:rPr>
              <w:t>Space Conditioning Systems, Ducts and Fans – Mandatory Requi</w:t>
            </w:r>
            <w:r>
              <w:rPr>
                <w:rFonts w:ascii="Calibri" w:hAnsi="Calibri"/>
                <w:b/>
                <w:sz w:val="18"/>
                <w:szCs w:val="18"/>
              </w:rPr>
              <w:t>rements and Additional Measures</w:t>
            </w:r>
          </w:p>
          <w:p w14:paraId="1CB3FA96" w14:textId="0E0F891C" w:rsidR="00125592" w:rsidRDefault="00125592" w:rsidP="00C01F8F">
            <w:pPr>
              <w:keepNext/>
              <w:rPr>
                <w:rFonts w:ascii="Calibri" w:hAnsi="Calibri"/>
                <w:b/>
                <w:sz w:val="18"/>
                <w:szCs w:val="18"/>
              </w:rPr>
            </w:pPr>
            <w:r w:rsidRPr="008730AC">
              <w:rPr>
                <w:rFonts w:asciiTheme="minorHAnsi" w:eastAsia="Cambria" w:hAnsiTheme="minorHAnsi"/>
                <w:sz w:val="18"/>
                <w:szCs w:val="18"/>
              </w:rPr>
              <w:t xml:space="preserve">Additional mandatory requirements from </w:t>
            </w:r>
            <w:r>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F00969">
              <w:rPr>
                <w:rFonts w:asciiTheme="minorHAnsi" w:eastAsia="Cambria" w:hAnsiTheme="minorHAnsi"/>
                <w:sz w:val="18"/>
                <w:szCs w:val="18"/>
              </w:rPr>
              <w:t>60.3</w:t>
            </w:r>
            <w:r w:rsidRPr="008730AC">
              <w:rPr>
                <w:rFonts w:asciiTheme="minorHAnsi" w:eastAsia="Cambria" w:hAnsiTheme="minorHAnsi"/>
                <w:sz w:val="18"/>
                <w:szCs w:val="18"/>
              </w:rPr>
              <w:t xml:space="preserve">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Pr>
                <w:rFonts w:asciiTheme="minorHAnsi" w:eastAsia="Cambria" w:hAnsiTheme="minorHAnsi"/>
                <w:sz w:val="18"/>
                <w:szCs w:val="18"/>
              </w:rPr>
              <w:t>be applicable</w:t>
            </w:r>
            <w:r w:rsidRPr="008730AC">
              <w:rPr>
                <w:rFonts w:asciiTheme="minorHAnsi" w:eastAsia="Cambria" w:hAnsiTheme="minorHAnsi"/>
                <w:sz w:val="18"/>
                <w:szCs w:val="18"/>
              </w:rPr>
              <w:t xml:space="preserve"> to </w:t>
            </w:r>
            <w:r>
              <w:rPr>
                <w:rFonts w:asciiTheme="minorHAnsi" w:eastAsia="Cambria" w:hAnsiTheme="minorHAnsi"/>
                <w:sz w:val="18"/>
                <w:szCs w:val="18"/>
              </w:rPr>
              <w:t>some</w:t>
            </w:r>
            <w:r w:rsidRPr="008730AC">
              <w:rPr>
                <w:rFonts w:asciiTheme="minorHAnsi" w:eastAsia="Cambria" w:hAnsiTheme="minorHAnsi"/>
                <w:sz w:val="18"/>
                <w:szCs w:val="18"/>
              </w:rPr>
              <w:t xml:space="preserve"> systems.  These requirements </w:t>
            </w:r>
            <w:r>
              <w:rPr>
                <w:rFonts w:asciiTheme="minorHAnsi" w:eastAsia="Cambria" w:hAnsiTheme="minorHAnsi"/>
                <w:sz w:val="18"/>
                <w:szCs w:val="18"/>
              </w:rPr>
              <w:t xml:space="preserve">may be applicable to </w:t>
            </w:r>
            <w:r w:rsidRPr="008730AC">
              <w:rPr>
                <w:rFonts w:asciiTheme="minorHAnsi" w:eastAsia="Cambria" w:hAnsiTheme="minorHAnsi"/>
                <w:sz w:val="18"/>
                <w:szCs w:val="18"/>
              </w:rPr>
              <w:t xml:space="preserve">only newly installed equipment </w:t>
            </w:r>
            <w:r>
              <w:rPr>
                <w:rFonts w:asciiTheme="minorHAnsi" w:eastAsia="Cambria" w:hAnsiTheme="minorHAnsi"/>
                <w:sz w:val="18"/>
                <w:szCs w:val="18"/>
              </w:rPr>
              <w:t>or</w:t>
            </w:r>
            <w:r w:rsidRPr="008730AC">
              <w:rPr>
                <w:rFonts w:asciiTheme="minorHAnsi" w:eastAsia="Cambria" w:hAnsiTheme="minorHAnsi"/>
                <w:sz w:val="18"/>
                <w:szCs w:val="18"/>
              </w:rPr>
              <w:t xml:space="preserve"> portions of the system that are altered.  Existing equipment may be exempt from these requirements.</w:t>
            </w:r>
          </w:p>
        </w:tc>
      </w:tr>
      <w:tr w:rsidR="00125592" w:rsidRPr="007E2934" w14:paraId="7E2C83D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1E9CBDDD" w14:textId="77777777" w:rsidR="00125592" w:rsidRPr="006E7B9D" w:rsidRDefault="00125592" w:rsidP="00C01F8F">
            <w:pPr>
              <w:keepNext/>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125592" w:rsidRPr="007E2934" w14:paraId="6EC1C1D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CCA2CDE"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01</w:t>
            </w:r>
          </w:p>
        </w:tc>
        <w:tc>
          <w:tcPr>
            <w:tcW w:w="14130" w:type="dxa"/>
            <w:shd w:val="clear" w:color="auto" w:fill="auto"/>
            <w:vAlign w:val="center"/>
          </w:tcPr>
          <w:p w14:paraId="4327F3D3"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125592" w:rsidRPr="007E2934" w14:paraId="00AAFF3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A353270"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02</w:t>
            </w:r>
          </w:p>
        </w:tc>
        <w:tc>
          <w:tcPr>
            <w:tcW w:w="14130" w:type="dxa"/>
            <w:shd w:val="clear" w:color="auto" w:fill="auto"/>
            <w:vAlign w:val="center"/>
          </w:tcPr>
          <w:p w14:paraId="05DCBF7E" w14:textId="050BBEF5" w:rsidR="00125592" w:rsidRPr="006E7B9D" w:rsidRDefault="00125592" w:rsidP="00DC0280">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All unitary heating systems, including heat pumps, must be controlled by a setback thermostat.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These thermostats must be capable of allowing the occupant to program the temperature set points for at least four different periods in 24 hours. </w:t>
            </w:r>
            <w:r>
              <w:rPr>
                <w:rFonts w:asciiTheme="minorHAnsi" w:eastAsia="Cambria" w:hAnsiTheme="minorHAnsi"/>
                <w:sz w:val="18"/>
                <w:szCs w:val="18"/>
              </w:rPr>
              <w:t xml:space="preserve">See Sections </w:t>
            </w:r>
            <w:r w:rsidRPr="008730AC">
              <w:rPr>
                <w:rFonts w:asciiTheme="minorHAnsi" w:eastAsia="Cambria" w:hAnsiTheme="minorHAnsi"/>
                <w:sz w:val="18"/>
                <w:szCs w:val="18"/>
              </w:rPr>
              <w:t>1</w:t>
            </w:r>
            <w:r w:rsidR="00244164">
              <w:rPr>
                <w:rFonts w:asciiTheme="minorHAnsi" w:eastAsia="Cambria" w:hAnsiTheme="minorHAnsi"/>
                <w:sz w:val="18"/>
                <w:szCs w:val="18"/>
              </w:rPr>
              <w:t>60.3(a)</w:t>
            </w:r>
            <w:r w:rsidRPr="008730AC">
              <w:rPr>
                <w:rFonts w:asciiTheme="minorHAnsi" w:eastAsia="Cambria" w:hAnsiTheme="minorHAnsi"/>
                <w:sz w:val="18"/>
                <w:szCs w:val="18"/>
              </w:rPr>
              <w:t>, 110.2(</w:t>
            </w:r>
            <w:r w:rsidR="00DC0280">
              <w:rPr>
                <w:rFonts w:asciiTheme="minorHAnsi" w:eastAsia="Cambria" w:hAnsiTheme="minorHAnsi"/>
                <w:sz w:val="18"/>
                <w:szCs w:val="18"/>
              </w:rPr>
              <w:t>c</w:t>
            </w:r>
            <w:r w:rsidRPr="008730AC">
              <w:rPr>
                <w:rFonts w:asciiTheme="minorHAnsi" w:eastAsia="Cambria" w:hAnsiTheme="minorHAnsi"/>
                <w:sz w:val="18"/>
                <w:szCs w:val="18"/>
              </w:rPr>
              <w:t>)</w:t>
            </w:r>
            <w:r>
              <w:rPr>
                <w:rFonts w:asciiTheme="minorHAnsi" w:eastAsia="Cambria" w:hAnsiTheme="minorHAnsi"/>
                <w:sz w:val="18"/>
                <w:szCs w:val="18"/>
              </w:rPr>
              <w:t>.</w:t>
            </w:r>
          </w:p>
        </w:tc>
      </w:tr>
      <w:tr w:rsidR="00125592" w:rsidRPr="007E2934" w14:paraId="3AEF432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3B0DD4E5"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03</w:t>
            </w:r>
          </w:p>
        </w:tc>
        <w:tc>
          <w:tcPr>
            <w:tcW w:w="14130" w:type="dxa"/>
            <w:shd w:val="clear" w:color="auto" w:fill="auto"/>
            <w:vAlign w:val="center"/>
          </w:tcPr>
          <w:p w14:paraId="1CAD2EF6" w14:textId="2EA970EE"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Pr>
                <w:rFonts w:asciiTheme="minorHAnsi" w:eastAsia="Cambria" w:hAnsiTheme="minorHAnsi"/>
                <w:sz w:val="18"/>
                <w:szCs w:val="18"/>
              </w:rPr>
              <w:t xml:space="preserve">See sections </w:t>
            </w:r>
            <w:r w:rsidRPr="008730AC">
              <w:rPr>
                <w:rFonts w:asciiTheme="minorHAnsi" w:eastAsia="Cambria" w:hAnsiTheme="minorHAnsi"/>
                <w:sz w:val="18"/>
                <w:szCs w:val="18"/>
              </w:rPr>
              <w:t>1</w:t>
            </w:r>
            <w:r w:rsidR="00BB358C">
              <w:rPr>
                <w:rFonts w:asciiTheme="minorHAnsi" w:eastAsia="Cambria" w:hAnsiTheme="minorHAnsi"/>
                <w:sz w:val="18"/>
                <w:szCs w:val="18"/>
              </w:rPr>
              <w:t>60.3(b)</w:t>
            </w:r>
            <w:r w:rsidRPr="008730AC">
              <w:rPr>
                <w:rFonts w:asciiTheme="minorHAnsi" w:eastAsia="Cambria" w:hAnsiTheme="minorHAnsi"/>
                <w:sz w:val="18"/>
                <w:szCs w:val="18"/>
              </w:rPr>
              <w:t>1 and 2)</w:t>
            </w:r>
            <w:r>
              <w:rPr>
                <w:rFonts w:asciiTheme="minorHAnsi" w:eastAsia="Cambria" w:hAnsiTheme="minorHAnsi"/>
                <w:sz w:val="18"/>
                <w:szCs w:val="18"/>
              </w:rPr>
              <w:t>.</w:t>
            </w:r>
          </w:p>
        </w:tc>
      </w:tr>
      <w:tr w:rsidR="00125592" w:rsidRPr="007E2934" w14:paraId="4E9F03E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7F0C47B"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04</w:t>
            </w:r>
          </w:p>
        </w:tc>
        <w:tc>
          <w:tcPr>
            <w:tcW w:w="14130" w:type="dxa"/>
            <w:shd w:val="clear" w:color="auto" w:fill="auto"/>
            <w:vAlign w:val="center"/>
          </w:tcPr>
          <w:p w14:paraId="3AAE5FD3" w14:textId="355E2F95"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BB358C">
              <w:rPr>
                <w:rFonts w:asciiTheme="minorHAnsi" w:eastAsia="Cambria" w:hAnsiTheme="minorHAnsi"/>
                <w:sz w:val="18"/>
                <w:szCs w:val="18"/>
              </w:rPr>
              <w:t>60.3(b)</w:t>
            </w:r>
            <w:r w:rsidR="003A7593">
              <w:rPr>
                <w:rFonts w:asciiTheme="minorHAnsi" w:eastAsia="Cambria" w:hAnsiTheme="minorHAnsi"/>
                <w:sz w:val="18"/>
                <w:szCs w:val="18"/>
              </w:rPr>
              <w:t>4</w:t>
            </w:r>
            <w:r>
              <w:rPr>
                <w:rFonts w:asciiTheme="minorHAnsi" w:eastAsia="Cambria" w:hAnsiTheme="minorHAnsi"/>
                <w:sz w:val="18"/>
                <w:szCs w:val="18"/>
              </w:rPr>
              <w:t>.</w:t>
            </w:r>
          </w:p>
        </w:tc>
      </w:tr>
      <w:tr w:rsidR="00125592" w:rsidRPr="007E2934" w14:paraId="35FFABC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564D3F6"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05</w:t>
            </w:r>
          </w:p>
        </w:tc>
        <w:tc>
          <w:tcPr>
            <w:tcW w:w="14130" w:type="dxa"/>
            <w:shd w:val="clear" w:color="auto" w:fill="auto"/>
            <w:vAlign w:val="center"/>
          </w:tcPr>
          <w:p w14:paraId="48245C8F"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Pr>
                <w:rFonts w:asciiTheme="minorHAnsi" w:eastAsia="Cambria" w:hAnsiTheme="minorHAnsi"/>
                <w:sz w:val="18"/>
                <w:szCs w:val="18"/>
              </w:rPr>
              <w:t xml:space="preserve">Section </w:t>
            </w:r>
            <w:r w:rsidRPr="008730AC">
              <w:rPr>
                <w:rFonts w:asciiTheme="minorHAnsi" w:eastAsia="Cambria" w:hAnsiTheme="minorHAnsi"/>
                <w:sz w:val="18"/>
                <w:szCs w:val="18"/>
              </w:rPr>
              <w:t>110.2(d)</w:t>
            </w:r>
            <w:r>
              <w:rPr>
                <w:rFonts w:asciiTheme="minorHAnsi" w:eastAsia="Cambria" w:hAnsiTheme="minorHAnsi"/>
                <w:sz w:val="18"/>
                <w:szCs w:val="18"/>
              </w:rPr>
              <w:t>.</w:t>
            </w:r>
          </w:p>
        </w:tc>
      </w:tr>
      <w:tr w:rsidR="00125592" w:rsidRPr="007E2934" w14:paraId="019C962E"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C6D8BE5" w14:textId="77777777" w:rsidR="00125592" w:rsidRPr="006E7B9D" w:rsidRDefault="00125592" w:rsidP="00C01F8F">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125592" w:rsidRPr="007E2934" w14:paraId="5DABD39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F3A08D9"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06</w:t>
            </w:r>
          </w:p>
        </w:tc>
        <w:tc>
          <w:tcPr>
            <w:tcW w:w="14130" w:type="dxa"/>
            <w:shd w:val="clear" w:color="auto" w:fill="auto"/>
            <w:vAlign w:val="center"/>
          </w:tcPr>
          <w:p w14:paraId="20725822" w14:textId="7777777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125592" w:rsidRPr="007E2934" w14:paraId="67DB795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23E01288"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07</w:t>
            </w:r>
          </w:p>
        </w:tc>
        <w:tc>
          <w:tcPr>
            <w:tcW w:w="14130" w:type="dxa"/>
            <w:shd w:val="clear" w:color="auto" w:fill="auto"/>
            <w:vAlign w:val="center"/>
          </w:tcPr>
          <w:p w14:paraId="6633AF5D" w14:textId="5FD8BC0E"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060F7D">
              <w:rPr>
                <w:rFonts w:asciiTheme="minorHAnsi" w:eastAsia="Cambria" w:hAnsiTheme="minorHAnsi"/>
                <w:sz w:val="18"/>
                <w:szCs w:val="18"/>
              </w:rPr>
              <w:t>60.3(b)5I1</w:t>
            </w:r>
            <w:r w:rsidRPr="008730AC">
              <w:rPr>
                <w:rFonts w:asciiTheme="minorHAnsi" w:eastAsia="Cambria" w:hAnsiTheme="minorHAnsi"/>
                <w:sz w:val="18"/>
                <w:szCs w:val="18"/>
              </w:rPr>
              <w:t xml:space="preserve">, and </w:t>
            </w:r>
            <w:r>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060F7D">
              <w:rPr>
                <w:rFonts w:asciiTheme="minorHAnsi" w:eastAsia="Cambria" w:hAnsiTheme="minorHAnsi"/>
                <w:sz w:val="18"/>
                <w:szCs w:val="18"/>
              </w:rPr>
              <w:t>60.3(b)</w:t>
            </w:r>
            <w:r w:rsidR="00DB1F20">
              <w:rPr>
                <w:rFonts w:asciiTheme="minorHAnsi" w:eastAsia="Cambria" w:hAnsiTheme="minorHAnsi"/>
                <w:sz w:val="18"/>
                <w:szCs w:val="18"/>
              </w:rPr>
              <w:t>6</w:t>
            </w:r>
            <w:r>
              <w:rPr>
                <w:rFonts w:asciiTheme="minorHAnsi" w:eastAsia="Cambria" w:hAnsiTheme="minorHAnsi"/>
                <w:sz w:val="18"/>
                <w:szCs w:val="18"/>
              </w:rPr>
              <w:t>.</w:t>
            </w:r>
          </w:p>
        </w:tc>
      </w:tr>
      <w:tr w:rsidR="00125592" w:rsidRPr="007E2934" w14:paraId="04DF086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9CA264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08</w:t>
            </w:r>
          </w:p>
        </w:tc>
        <w:tc>
          <w:tcPr>
            <w:tcW w:w="14130" w:type="dxa"/>
            <w:shd w:val="clear" w:color="auto" w:fill="auto"/>
            <w:vAlign w:val="center"/>
          </w:tcPr>
          <w:p w14:paraId="0B2AD2A0" w14:textId="31030A71"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Condensing units shall not be placed within </w:t>
            </w:r>
            <w:r>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B646C5">
              <w:rPr>
                <w:rFonts w:asciiTheme="minorHAnsi" w:eastAsia="Cambria" w:hAnsiTheme="minorHAnsi"/>
                <w:sz w:val="18"/>
                <w:szCs w:val="18"/>
              </w:rPr>
              <w:t>60.3(b)3A</w:t>
            </w:r>
            <w:r>
              <w:rPr>
                <w:rFonts w:asciiTheme="minorHAnsi" w:eastAsia="Cambria" w:hAnsiTheme="minorHAnsi"/>
                <w:sz w:val="18"/>
                <w:szCs w:val="18"/>
              </w:rPr>
              <w:t>.</w:t>
            </w:r>
          </w:p>
        </w:tc>
      </w:tr>
      <w:tr w:rsidR="00125592" w:rsidRPr="007E2934" w14:paraId="4EAC8F1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7B5183A5"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01344E4D" w14:textId="5CB45B4E"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A liquid line filter drier shall be installed according to the manufacturer’s specifications </w:t>
            </w:r>
            <w:r w:rsidRPr="00F33883">
              <w:rPr>
                <w:rFonts w:asciiTheme="minorHAnsi" w:eastAsia="Cambria" w:hAnsiTheme="minorHAnsi"/>
                <w:sz w:val="18"/>
                <w:szCs w:val="18"/>
              </w:rPr>
              <w:t>1</w:t>
            </w:r>
            <w:r w:rsidR="00B646C5">
              <w:rPr>
                <w:rFonts w:asciiTheme="minorHAnsi" w:eastAsia="Cambria" w:hAnsiTheme="minorHAnsi"/>
                <w:sz w:val="18"/>
                <w:szCs w:val="18"/>
              </w:rPr>
              <w:t>60.3(b)3B</w:t>
            </w:r>
            <w:r>
              <w:rPr>
                <w:rFonts w:asciiTheme="minorHAnsi" w:eastAsia="Cambria" w:hAnsiTheme="minorHAnsi"/>
                <w:sz w:val="18"/>
                <w:szCs w:val="18"/>
              </w:rPr>
              <w:t>.</w:t>
            </w:r>
          </w:p>
        </w:tc>
      </w:tr>
      <w:tr w:rsidR="00125592" w:rsidRPr="007E2934" w14:paraId="60F4954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CFABBF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4A0946F9" w14:textId="0E1F996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C14E31">
              <w:rPr>
                <w:rFonts w:asciiTheme="minorHAnsi" w:eastAsia="Cambria" w:hAnsiTheme="minorHAnsi"/>
                <w:sz w:val="18"/>
                <w:szCs w:val="18"/>
              </w:rPr>
              <w:t>60.3(b)</w:t>
            </w:r>
            <w:r w:rsidRPr="008730AC">
              <w:rPr>
                <w:rFonts w:asciiTheme="minorHAnsi" w:eastAsia="Cambria" w:hAnsiTheme="minorHAnsi"/>
                <w:sz w:val="18"/>
                <w:szCs w:val="18"/>
              </w:rPr>
              <w:t>1 and 2</w:t>
            </w:r>
            <w:r>
              <w:rPr>
                <w:rFonts w:asciiTheme="minorHAnsi" w:eastAsia="Cambria" w:hAnsiTheme="minorHAnsi"/>
                <w:sz w:val="18"/>
                <w:szCs w:val="18"/>
              </w:rPr>
              <w:t>.</w:t>
            </w:r>
          </w:p>
        </w:tc>
      </w:tr>
      <w:tr w:rsidR="00125592" w:rsidRPr="007E2934" w14:paraId="6C03B0E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2107275" w14:textId="77777777" w:rsidR="00125592" w:rsidRPr="006E7B9D" w:rsidRDefault="00125592" w:rsidP="00C01F8F">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125592" w:rsidRPr="007E2934" w14:paraId="3F524F1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4A70CF9"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77A991FB" w14:textId="66C3FD8B" w:rsidR="00125592"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w:t>
            </w:r>
            <w:r>
              <w:rPr>
                <w:rFonts w:asciiTheme="minorHAnsi" w:eastAsia="Cambria" w:hAnsiTheme="minorHAnsi"/>
                <w:sz w:val="18"/>
                <w:szCs w:val="18"/>
              </w:rPr>
              <w:t xml:space="preserve"> The </w:t>
            </w:r>
            <w:r w:rsidRPr="008730AC">
              <w:rPr>
                <w:rFonts w:asciiTheme="minorHAnsi" w:eastAsia="Cambria" w:hAnsiTheme="minorHAnsi"/>
                <w:sz w:val="18"/>
                <w:szCs w:val="18"/>
              </w:rPr>
              <w:t>minimum duct insulation value is R-6</w:t>
            </w:r>
            <w:r w:rsidR="000D07EA">
              <w:rPr>
                <w:rFonts w:asciiTheme="minorHAnsi" w:eastAsia="Cambria" w:hAnsiTheme="minorHAnsi"/>
                <w:sz w:val="18"/>
                <w:szCs w:val="18"/>
              </w:rPr>
              <w:t xml:space="preserve"> or ducts can be uninsulated if the duct system </w:t>
            </w:r>
            <w:r w:rsidR="00425CF3">
              <w:rPr>
                <w:rFonts w:asciiTheme="minorHAnsi" w:eastAsia="Cambria" w:hAnsiTheme="minorHAnsi"/>
                <w:sz w:val="18"/>
                <w:szCs w:val="18"/>
              </w:rPr>
              <w:t>is located entirely in conditioned space</w:t>
            </w:r>
            <w:r w:rsidRPr="008730AC">
              <w:rPr>
                <w:rFonts w:asciiTheme="minorHAnsi" w:eastAsia="Cambria" w:hAnsiTheme="minorHAnsi"/>
                <w:sz w:val="18"/>
                <w:szCs w:val="18"/>
              </w:rPr>
              <w:t xml:space="preserve">. Note that higher values may be required by the prescriptive or performance requirements.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C14E31">
              <w:rPr>
                <w:rFonts w:asciiTheme="minorHAnsi" w:eastAsia="Cambria" w:hAnsiTheme="minorHAnsi"/>
                <w:sz w:val="18"/>
                <w:szCs w:val="18"/>
              </w:rPr>
              <w:t>60.3(b)5Aii</w:t>
            </w:r>
            <w:r w:rsidR="00A72FC1">
              <w:rPr>
                <w:rFonts w:asciiTheme="minorHAnsi" w:eastAsia="Cambria" w:hAnsiTheme="minorHAnsi"/>
                <w:sz w:val="18"/>
                <w:szCs w:val="18"/>
              </w:rPr>
              <w:t xml:space="preserve"> for exceptions</w:t>
            </w:r>
            <w:r>
              <w:rPr>
                <w:rFonts w:asciiTheme="minorHAnsi" w:eastAsia="Cambria" w:hAnsiTheme="minorHAnsi"/>
                <w:sz w:val="18"/>
                <w:szCs w:val="18"/>
              </w:rPr>
              <w:t>.</w:t>
            </w:r>
          </w:p>
        </w:tc>
      </w:tr>
      <w:tr w:rsidR="00125592" w:rsidRPr="007E2934" w14:paraId="7CD3981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3B1A1A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6092DA75" w14:textId="035FA97E" w:rsidR="00125592" w:rsidRDefault="00125592" w:rsidP="00C01F8F">
            <w:pPr>
              <w:keepNext/>
              <w:rPr>
                <w:rFonts w:asciiTheme="minorHAnsi" w:eastAsia="Cambria" w:hAnsiTheme="minorHAnsi"/>
                <w:sz w:val="18"/>
                <w:szCs w:val="18"/>
              </w:rPr>
            </w:pPr>
            <w:r w:rsidRPr="008730AC">
              <w:rPr>
                <w:rFonts w:asciiTheme="minorHAnsi" w:eastAsia="Cambria" w:hAnsiTheme="minorHAnsi"/>
                <w:sz w:val="18"/>
                <w:szCs w:val="18"/>
              </w:rPr>
              <w:t>Connections and Closures: All installed air-distribution system ducts and plenums</w:t>
            </w:r>
            <w:r>
              <w:rPr>
                <w:rFonts w:asciiTheme="minorHAnsi" w:eastAsia="Cambria" w:hAnsiTheme="minorHAnsi"/>
                <w:sz w:val="18"/>
                <w:szCs w:val="18"/>
              </w:rPr>
              <w:t xml:space="preserve"> must </w:t>
            </w:r>
            <w:r w:rsidRPr="008730AC">
              <w:rPr>
                <w:rFonts w:asciiTheme="minorHAnsi" w:eastAsia="Cambria" w:hAnsiTheme="minorHAnsi"/>
                <w:sz w:val="18"/>
                <w:szCs w:val="18"/>
              </w:rPr>
              <w:t>meet the requirements of CMC Sections 601.0, 602.0, 603.0, 604.0, 605.0 and ANSI/SMACNA-006-2006</w:t>
            </w:r>
            <w:r w:rsidR="00425CF3">
              <w:rPr>
                <w:rFonts w:asciiTheme="minorHAnsi" w:eastAsia="Cambria" w:hAnsiTheme="minorHAnsi"/>
                <w:sz w:val="18"/>
                <w:szCs w:val="18"/>
              </w:rPr>
              <w:t>.</w:t>
            </w:r>
          </w:p>
        </w:tc>
      </w:tr>
      <w:tr w:rsidR="00125592" w:rsidRPr="007E2934" w14:paraId="7BE1AC7F"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5C7E7F2C" w14:textId="77777777" w:rsidR="00125592" w:rsidRPr="00D159F0" w:rsidRDefault="00125592" w:rsidP="00C01F8F">
            <w:pPr>
              <w:keepNext/>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125592" w:rsidRPr="007E2934" w14:paraId="1DFBBB8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BA38B76"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6C29E324"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Pr>
                <w:rFonts w:ascii="Calibri" w:hAnsi="Calibri"/>
                <w:sz w:val="18"/>
                <w:szCs w:val="18"/>
              </w:rPr>
              <w:t>.</w:t>
            </w:r>
          </w:p>
        </w:tc>
      </w:tr>
      <w:tr w:rsidR="00125592" w:rsidRPr="007E2934" w14:paraId="5AD0B42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D56607E"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55C0A6ED"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125592" w:rsidRPr="007E2934" w14:paraId="042E8D9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39D19A3"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0CED3C4A"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 xml:space="preserve">First stage of heating </w:t>
            </w:r>
            <w:r>
              <w:rPr>
                <w:rFonts w:ascii="Calibri" w:hAnsi="Calibri"/>
                <w:sz w:val="18"/>
                <w:szCs w:val="18"/>
              </w:rPr>
              <w:t>shall be assigned to</w:t>
            </w:r>
            <w:r w:rsidRPr="007E2934">
              <w:rPr>
                <w:rFonts w:ascii="Calibri" w:hAnsi="Calibri"/>
                <w:sz w:val="18"/>
                <w:szCs w:val="18"/>
              </w:rPr>
              <w:t xml:space="preserve"> heat pump</w:t>
            </w:r>
            <w:r>
              <w:rPr>
                <w:rFonts w:ascii="Calibri" w:hAnsi="Calibri"/>
                <w:sz w:val="18"/>
                <w:szCs w:val="18"/>
              </w:rPr>
              <w:t xml:space="preserve"> heating.</w:t>
            </w:r>
          </w:p>
        </w:tc>
      </w:tr>
      <w:tr w:rsidR="00125592" w:rsidRPr="007E2934" w14:paraId="0C8163A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8FAC83B"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17E021E7"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Second stage back up heat</w:t>
            </w:r>
            <w:r>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125592" w14:paraId="6AB4241F"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5AD9A5A2" w14:textId="77777777" w:rsidR="00125592" w:rsidRPr="007E2934" w:rsidRDefault="00125592" w:rsidP="00C01F8F">
            <w:pPr>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1BDAA529" w14:textId="77777777" w:rsidR="00125592" w:rsidRDefault="00125592" w:rsidP="00125592">
      <w:pPr>
        <w:rPr>
          <w:rFonts w:ascii="Calibri" w:hAnsi="Calibri"/>
          <w:sz w:val="18"/>
          <w:szCs w:val="18"/>
        </w:rPr>
      </w:pPr>
    </w:p>
    <w:p w14:paraId="2DFEDEF3" w14:textId="77777777" w:rsidR="00900B93" w:rsidRPr="007E2934" w:rsidRDefault="00900B93"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6728D4" w:rsidRPr="006728D4" w14:paraId="50356A9A" w14:textId="77777777" w:rsidTr="008F29AD">
        <w:trPr>
          <w:trHeight w:val="269"/>
        </w:trPr>
        <w:tc>
          <w:tcPr>
            <w:tcW w:w="10943" w:type="dxa"/>
            <w:gridSpan w:val="4"/>
            <w:vAlign w:val="center"/>
          </w:tcPr>
          <w:p w14:paraId="480057CF" w14:textId="77777777" w:rsidR="006728D4" w:rsidRPr="006728D4" w:rsidRDefault="006728D4" w:rsidP="006728D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6728D4">
              <w:rPr>
                <w:rFonts w:ascii="Calibri" w:hAnsi="Calibri" w:cs="Arial"/>
                <w:b/>
                <w:caps/>
              </w:rPr>
              <w:lastRenderedPageBreak/>
              <w:t>Documentation Author's Declaration Statement</w:t>
            </w:r>
          </w:p>
        </w:tc>
      </w:tr>
      <w:tr w:rsidR="006728D4" w:rsidRPr="006728D4" w14:paraId="4DB78B40" w14:textId="77777777" w:rsidTr="008F29AD">
        <w:trPr>
          <w:trHeight w:hRule="exact" w:val="244"/>
        </w:trPr>
        <w:tc>
          <w:tcPr>
            <w:tcW w:w="10943" w:type="dxa"/>
            <w:gridSpan w:val="4"/>
            <w:vAlign w:val="center"/>
          </w:tcPr>
          <w:p w14:paraId="2C477DF3" w14:textId="77777777" w:rsidR="006728D4" w:rsidRPr="006728D4" w:rsidRDefault="006728D4" w:rsidP="006728D4">
            <w:pPr>
              <w:keepNext/>
              <w:numPr>
                <w:ilvl w:val="0"/>
                <w:numId w:val="6"/>
              </w:numPr>
              <w:tabs>
                <w:tab w:val="left" w:pos="-2600"/>
              </w:tabs>
              <w:ind w:right="90"/>
              <w:outlineLvl w:val="2"/>
              <w:rPr>
                <w:rFonts w:ascii="Calibri" w:hAnsi="Calibri"/>
              </w:rPr>
            </w:pPr>
            <w:r w:rsidRPr="006728D4">
              <w:rPr>
                <w:rFonts w:ascii="Calibri" w:hAnsi="Calibri"/>
              </w:rPr>
              <w:t>I certify that this Certificate of Installation documentation is accurate and complete.</w:t>
            </w:r>
          </w:p>
        </w:tc>
      </w:tr>
      <w:tr w:rsidR="006728D4" w:rsidRPr="006728D4" w14:paraId="1EFF718A" w14:textId="77777777" w:rsidTr="008F29AD">
        <w:trPr>
          <w:trHeight w:val="360"/>
        </w:trPr>
        <w:tc>
          <w:tcPr>
            <w:tcW w:w="5577" w:type="dxa"/>
            <w:gridSpan w:val="2"/>
          </w:tcPr>
          <w:p w14:paraId="1565E407" w14:textId="77777777" w:rsidR="006728D4" w:rsidRPr="006728D4" w:rsidRDefault="006728D4" w:rsidP="006728D4">
            <w:pPr>
              <w:keepNext/>
              <w:rPr>
                <w:rFonts w:ascii="Calibri" w:hAnsi="Calibri"/>
              </w:rPr>
            </w:pPr>
            <w:r w:rsidRPr="006728D4">
              <w:rPr>
                <w:rFonts w:ascii="Calibri" w:hAnsi="Calibri"/>
              </w:rPr>
              <w:t>Documentation Author Name:</w:t>
            </w:r>
          </w:p>
        </w:tc>
        <w:tc>
          <w:tcPr>
            <w:tcW w:w="5366" w:type="dxa"/>
            <w:gridSpan w:val="2"/>
          </w:tcPr>
          <w:p w14:paraId="00E9A8DA" w14:textId="77777777" w:rsidR="006728D4" w:rsidRPr="006728D4" w:rsidRDefault="006728D4" w:rsidP="006728D4">
            <w:pPr>
              <w:keepNext/>
              <w:rPr>
                <w:rFonts w:ascii="Calibri" w:hAnsi="Calibri"/>
              </w:rPr>
            </w:pPr>
            <w:r w:rsidRPr="006728D4">
              <w:rPr>
                <w:rFonts w:ascii="Calibri" w:hAnsi="Calibri"/>
              </w:rPr>
              <w:t>Documentation Author Signature:</w:t>
            </w:r>
          </w:p>
        </w:tc>
      </w:tr>
      <w:tr w:rsidR="006728D4" w:rsidRPr="006728D4" w14:paraId="0917467A" w14:textId="77777777" w:rsidTr="008F29AD">
        <w:trPr>
          <w:trHeight w:val="360"/>
        </w:trPr>
        <w:tc>
          <w:tcPr>
            <w:tcW w:w="5577" w:type="dxa"/>
            <w:gridSpan w:val="2"/>
          </w:tcPr>
          <w:p w14:paraId="48B37368" w14:textId="77777777" w:rsidR="006728D4" w:rsidRPr="006728D4" w:rsidRDefault="006728D4" w:rsidP="006728D4">
            <w:pPr>
              <w:keepNext/>
              <w:rPr>
                <w:rFonts w:ascii="Calibri" w:hAnsi="Calibri"/>
              </w:rPr>
            </w:pPr>
            <w:r w:rsidRPr="006728D4">
              <w:rPr>
                <w:rFonts w:ascii="Calibri" w:hAnsi="Calibri"/>
              </w:rPr>
              <w:t>Documentation Author Company Name:</w:t>
            </w:r>
          </w:p>
        </w:tc>
        <w:tc>
          <w:tcPr>
            <w:tcW w:w="5366" w:type="dxa"/>
            <w:gridSpan w:val="2"/>
          </w:tcPr>
          <w:p w14:paraId="275F2B92" w14:textId="77777777" w:rsidR="006728D4" w:rsidRPr="006728D4" w:rsidRDefault="006728D4" w:rsidP="006728D4">
            <w:pPr>
              <w:keepNext/>
              <w:rPr>
                <w:rFonts w:ascii="Calibri" w:hAnsi="Calibri"/>
              </w:rPr>
            </w:pPr>
            <w:r w:rsidRPr="006728D4">
              <w:rPr>
                <w:rFonts w:ascii="Calibri" w:hAnsi="Calibri"/>
              </w:rPr>
              <w:t>Date Signed:</w:t>
            </w:r>
          </w:p>
        </w:tc>
      </w:tr>
      <w:tr w:rsidR="006728D4" w:rsidRPr="006728D4" w14:paraId="0C17A07B" w14:textId="77777777" w:rsidTr="008F29AD">
        <w:trPr>
          <w:trHeight w:val="360"/>
        </w:trPr>
        <w:tc>
          <w:tcPr>
            <w:tcW w:w="5577" w:type="dxa"/>
            <w:gridSpan w:val="2"/>
          </w:tcPr>
          <w:p w14:paraId="5CF75FE7" w14:textId="77777777" w:rsidR="006728D4" w:rsidRPr="006728D4" w:rsidRDefault="006728D4" w:rsidP="006728D4">
            <w:pPr>
              <w:keepNext/>
              <w:rPr>
                <w:rFonts w:ascii="Calibri" w:hAnsi="Calibri"/>
              </w:rPr>
            </w:pPr>
            <w:r w:rsidRPr="006728D4">
              <w:rPr>
                <w:rFonts w:ascii="Calibri" w:hAnsi="Calibri"/>
              </w:rPr>
              <w:t>Address:</w:t>
            </w:r>
          </w:p>
        </w:tc>
        <w:tc>
          <w:tcPr>
            <w:tcW w:w="5366" w:type="dxa"/>
            <w:gridSpan w:val="2"/>
          </w:tcPr>
          <w:p w14:paraId="192719DB" w14:textId="77777777" w:rsidR="006728D4" w:rsidRPr="006728D4" w:rsidRDefault="006728D4" w:rsidP="006728D4">
            <w:pPr>
              <w:keepNext/>
              <w:rPr>
                <w:rFonts w:ascii="Calibri" w:hAnsi="Calibri"/>
              </w:rPr>
            </w:pPr>
            <w:r w:rsidRPr="006728D4">
              <w:rPr>
                <w:rFonts w:ascii="Calibri" w:hAnsi="Calibri"/>
              </w:rPr>
              <w:t>CEA/HERS Certification Identification (If applicable):</w:t>
            </w:r>
          </w:p>
        </w:tc>
      </w:tr>
      <w:tr w:rsidR="006728D4" w:rsidRPr="006728D4" w14:paraId="00083738" w14:textId="77777777" w:rsidTr="008F29AD">
        <w:trPr>
          <w:trHeight w:val="360"/>
        </w:trPr>
        <w:tc>
          <w:tcPr>
            <w:tcW w:w="5577" w:type="dxa"/>
            <w:gridSpan w:val="2"/>
          </w:tcPr>
          <w:p w14:paraId="017451D3" w14:textId="77777777" w:rsidR="006728D4" w:rsidRPr="006728D4" w:rsidRDefault="006728D4" w:rsidP="006728D4">
            <w:pPr>
              <w:keepNext/>
              <w:rPr>
                <w:rFonts w:ascii="Calibri" w:hAnsi="Calibri"/>
              </w:rPr>
            </w:pPr>
            <w:r w:rsidRPr="006728D4">
              <w:rPr>
                <w:rFonts w:ascii="Calibri" w:hAnsi="Calibri"/>
              </w:rPr>
              <w:t>City/State/Zip:</w:t>
            </w:r>
          </w:p>
        </w:tc>
        <w:tc>
          <w:tcPr>
            <w:tcW w:w="5366" w:type="dxa"/>
            <w:gridSpan w:val="2"/>
          </w:tcPr>
          <w:p w14:paraId="6673B589" w14:textId="77777777" w:rsidR="006728D4" w:rsidRPr="006728D4" w:rsidRDefault="006728D4" w:rsidP="006728D4">
            <w:pPr>
              <w:keepNext/>
              <w:rPr>
                <w:rFonts w:ascii="Calibri" w:hAnsi="Calibri"/>
              </w:rPr>
            </w:pPr>
            <w:r w:rsidRPr="006728D4">
              <w:rPr>
                <w:rFonts w:ascii="Calibri" w:hAnsi="Calibri"/>
              </w:rPr>
              <w:t>Phone:</w:t>
            </w:r>
          </w:p>
        </w:tc>
      </w:tr>
      <w:tr w:rsidR="006728D4" w:rsidRPr="006728D4" w14:paraId="33847182" w14:textId="77777777" w:rsidTr="008F29AD">
        <w:tblPrEx>
          <w:tblCellMar>
            <w:left w:w="115" w:type="dxa"/>
            <w:right w:w="115" w:type="dxa"/>
          </w:tblCellMar>
        </w:tblPrEx>
        <w:trPr>
          <w:trHeight w:val="296"/>
        </w:trPr>
        <w:tc>
          <w:tcPr>
            <w:tcW w:w="10943" w:type="dxa"/>
            <w:gridSpan w:val="4"/>
            <w:vAlign w:val="center"/>
          </w:tcPr>
          <w:p w14:paraId="563B143E" w14:textId="77777777" w:rsidR="006728D4" w:rsidRPr="006728D4" w:rsidRDefault="006728D4" w:rsidP="006728D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6728D4">
              <w:rPr>
                <w:rFonts w:ascii="Calibri" w:hAnsi="Calibri" w:cs="Arial"/>
                <w:b/>
                <w:caps/>
              </w:rPr>
              <w:t>Responsible Person's Declaration statement</w:t>
            </w:r>
          </w:p>
        </w:tc>
      </w:tr>
      <w:tr w:rsidR="006728D4" w:rsidRPr="006728D4" w14:paraId="505B4C48" w14:textId="77777777" w:rsidTr="008F29AD">
        <w:tblPrEx>
          <w:tblCellMar>
            <w:left w:w="115" w:type="dxa"/>
            <w:right w:w="115" w:type="dxa"/>
          </w:tblCellMar>
        </w:tblPrEx>
        <w:trPr>
          <w:trHeight w:val="504"/>
        </w:trPr>
        <w:tc>
          <w:tcPr>
            <w:tcW w:w="10943" w:type="dxa"/>
            <w:gridSpan w:val="4"/>
          </w:tcPr>
          <w:p w14:paraId="7B034750" w14:textId="77777777" w:rsidR="006728D4" w:rsidRPr="006728D4" w:rsidRDefault="006728D4" w:rsidP="000D7E3D">
            <w:pPr>
              <w:keepNext/>
              <w:tabs>
                <w:tab w:val="left" w:pos="-2600"/>
              </w:tabs>
              <w:ind w:right="90"/>
              <w:outlineLvl w:val="2"/>
              <w:rPr>
                <w:rFonts w:ascii="Calibri" w:hAnsi="Calibri"/>
              </w:rPr>
            </w:pPr>
            <w:r w:rsidRPr="006728D4">
              <w:rPr>
                <w:rFonts w:ascii="Calibri" w:hAnsi="Calibri"/>
              </w:rPr>
              <w:t>I certify the following under penalty of perjury, under the laws of the State of California:</w:t>
            </w:r>
          </w:p>
          <w:p w14:paraId="47D3C604" w14:textId="77777777" w:rsidR="006728D4" w:rsidRPr="006728D4" w:rsidRDefault="006728D4" w:rsidP="000D7E3D">
            <w:pPr>
              <w:keepNext/>
              <w:numPr>
                <w:ilvl w:val="0"/>
                <w:numId w:val="44"/>
              </w:numPr>
              <w:tabs>
                <w:tab w:val="left" w:pos="-2600"/>
              </w:tabs>
              <w:ind w:left="683" w:right="90" w:hanging="270"/>
              <w:outlineLvl w:val="2"/>
              <w:rPr>
                <w:rFonts w:asciiTheme="minorHAnsi" w:eastAsiaTheme="majorEastAsia" w:hAnsiTheme="minorHAnsi" w:cstheme="minorHAnsi"/>
              </w:rPr>
            </w:pPr>
            <w:r w:rsidRPr="006728D4">
              <w:rPr>
                <w:rFonts w:asciiTheme="minorHAnsi" w:eastAsiaTheme="majorEastAsia" w:hAnsiTheme="minorHAnsi" w:cstheme="minorHAnsi"/>
              </w:rPr>
              <w:t xml:space="preserve">The information provided on this Certificate of Installation is true and correct. </w:t>
            </w:r>
          </w:p>
          <w:p w14:paraId="22606E55" w14:textId="77777777" w:rsidR="006728D4" w:rsidRPr="006728D4" w:rsidRDefault="006728D4" w:rsidP="000D7E3D">
            <w:pPr>
              <w:keepNext/>
              <w:numPr>
                <w:ilvl w:val="0"/>
                <w:numId w:val="44"/>
              </w:numPr>
              <w:tabs>
                <w:tab w:val="left" w:pos="-2600"/>
              </w:tabs>
              <w:ind w:left="683" w:right="90" w:hanging="270"/>
              <w:outlineLvl w:val="2"/>
              <w:rPr>
                <w:rFonts w:asciiTheme="minorHAnsi" w:eastAsiaTheme="majorEastAsia" w:hAnsiTheme="minorHAnsi" w:cstheme="minorHAnsi"/>
              </w:rPr>
            </w:pPr>
            <w:r w:rsidRPr="006728D4">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875756A" w14:textId="77777777" w:rsidR="006728D4" w:rsidRPr="006728D4" w:rsidRDefault="006728D4" w:rsidP="000D7E3D">
            <w:pPr>
              <w:keepNext/>
              <w:numPr>
                <w:ilvl w:val="0"/>
                <w:numId w:val="44"/>
              </w:numPr>
              <w:tabs>
                <w:tab w:val="left" w:pos="-2600"/>
              </w:tabs>
              <w:ind w:left="683" w:right="90" w:hanging="270"/>
              <w:outlineLvl w:val="2"/>
              <w:rPr>
                <w:rFonts w:asciiTheme="minorHAnsi" w:eastAsiaTheme="majorEastAsia" w:hAnsiTheme="minorHAnsi" w:cstheme="minorHAnsi"/>
              </w:rPr>
            </w:pPr>
            <w:r w:rsidRPr="006728D4">
              <w:rPr>
                <w:rFonts w:asciiTheme="minorHAnsi" w:eastAsiaTheme="majorEastAsia" w:hAnsiTheme="minorHAnsi" w:cstheme="minorHAnsi"/>
              </w:rPr>
              <w:t xml:space="preserve">The constructed or installed features, materials, </w:t>
            </w:r>
            <w:proofErr w:type="gramStart"/>
            <w:r w:rsidRPr="006728D4">
              <w:rPr>
                <w:rFonts w:asciiTheme="minorHAnsi" w:eastAsiaTheme="majorEastAsia" w:hAnsiTheme="minorHAnsi" w:cstheme="minorHAnsi"/>
              </w:rPr>
              <w:t>components</w:t>
            </w:r>
            <w:proofErr w:type="gramEnd"/>
            <w:r w:rsidRPr="006728D4">
              <w:rPr>
                <w:rFonts w:asciiTheme="minorHAnsi" w:eastAsiaTheme="majorEastAsia"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D2648BC" w14:textId="77777777" w:rsidR="006728D4" w:rsidRPr="006728D4" w:rsidRDefault="006728D4" w:rsidP="000D7E3D">
            <w:pPr>
              <w:keepNext/>
              <w:numPr>
                <w:ilvl w:val="0"/>
                <w:numId w:val="44"/>
              </w:numPr>
              <w:tabs>
                <w:tab w:val="left" w:pos="-2600"/>
              </w:tabs>
              <w:ind w:left="683" w:right="90" w:hanging="270"/>
              <w:outlineLvl w:val="2"/>
              <w:rPr>
                <w:rFonts w:asciiTheme="minorHAnsi" w:eastAsiaTheme="majorEastAsia" w:hAnsiTheme="minorHAnsi" w:cstheme="minorHAnsi"/>
              </w:rPr>
            </w:pPr>
            <w:r w:rsidRPr="006728D4">
              <w:rPr>
                <w:rFonts w:asciiTheme="minorHAnsi" w:eastAsiaTheme="majorEastAsia" w:hAnsiTheme="minorHAnsi" w:cstheme="minorHAnsi"/>
              </w:rPr>
              <w:t xml:space="preserve">I understand that a registered copy of this Certificate of Installation shall be posted or made available with the building permit(s) issued for the </w:t>
            </w:r>
            <w:proofErr w:type="gramStart"/>
            <w:r w:rsidRPr="006728D4">
              <w:rPr>
                <w:rFonts w:asciiTheme="minorHAnsi" w:eastAsiaTheme="majorEastAsia" w:hAnsiTheme="minorHAnsi" w:cstheme="minorHAnsi"/>
              </w:rPr>
              <w:t>building, and</w:t>
            </w:r>
            <w:proofErr w:type="gramEnd"/>
            <w:r w:rsidRPr="006728D4">
              <w:rPr>
                <w:rFonts w:asciiTheme="minorHAnsi" w:eastAsiaTheme="majorEastAsia" w:hAnsiTheme="minorHAnsi" w:cstheme="minorHAnsi"/>
              </w:rPr>
              <w:t xml:space="preserve"> made available to the enforcement agency for all applicable inspections, and I will take the necessary steps to ensure this requirement is accomplished. </w:t>
            </w:r>
          </w:p>
          <w:p w14:paraId="40C13D59" w14:textId="77777777" w:rsidR="006728D4" w:rsidRPr="006728D4" w:rsidRDefault="006728D4" w:rsidP="000D7E3D">
            <w:pPr>
              <w:keepNext/>
              <w:numPr>
                <w:ilvl w:val="0"/>
                <w:numId w:val="44"/>
              </w:numPr>
              <w:tabs>
                <w:tab w:val="left" w:pos="-2600"/>
              </w:tabs>
              <w:ind w:left="683" w:right="90" w:hanging="270"/>
              <w:outlineLvl w:val="2"/>
            </w:pPr>
            <w:r w:rsidRPr="006728D4">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728D4" w:rsidRPr="006728D4" w14:paraId="1D9E7696" w14:textId="77777777" w:rsidTr="008F29AD">
        <w:tblPrEx>
          <w:tblCellMar>
            <w:left w:w="108" w:type="dxa"/>
            <w:right w:w="108" w:type="dxa"/>
          </w:tblCellMar>
        </w:tblPrEx>
        <w:trPr>
          <w:trHeight w:val="360"/>
        </w:trPr>
        <w:tc>
          <w:tcPr>
            <w:tcW w:w="5307" w:type="dxa"/>
          </w:tcPr>
          <w:p w14:paraId="598A54E6" w14:textId="77777777" w:rsidR="006728D4" w:rsidRPr="006728D4" w:rsidRDefault="006728D4" w:rsidP="006728D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Responsible Builder/Installer Name:</w:t>
            </w:r>
          </w:p>
        </w:tc>
        <w:tc>
          <w:tcPr>
            <w:tcW w:w="5636" w:type="dxa"/>
            <w:gridSpan w:val="3"/>
          </w:tcPr>
          <w:p w14:paraId="2AE7E73A" w14:textId="77777777" w:rsidR="006728D4" w:rsidRPr="006728D4" w:rsidRDefault="006728D4" w:rsidP="006728D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Responsible Builder/Installer Signature:</w:t>
            </w:r>
          </w:p>
        </w:tc>
      </w:tr>
      <w:tr w:rsidR="006728D4" w:rsidRPr="006728D4" w14:paraId="6F1D62F9" w14:textId="77777777" w:rsidTr="008F29AD">
        <w:tblPrEx>
          <w:tblCellMar>
            <w:left w:w="108" w:type="dxa"/>
            <w:right w:w="108" w:type="dxa"/>
          </w:tblCellMar>
        </w:tblPrEx>
        <w:trPr>
          <w:trHeight w:val="360"/>
        </w:trPr>
        <w:tc>
          <w:tcPr>
            <w:tcW w:w="5307" w:type="dxa"/>
          </w:tcPr>
          <w:p w14:paraId="63381C27"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Company Name: (Installing Subcontractor or General Contractor or Builder/Owner)</w:t>
            </w:r>
          </w:p>
        </w:tc>
        <w:tc>
          <w:tcPr>
            <w:tcW w:w="5636" w:type="dxa"/>
            <w:gridSpan w:val="3"/>
          </w:tcPr>
          <w:p w14:paraId="7A9CDED4"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Position With Company (Title):</w:t>
            </w:r>
          </w:p>
        </w:tc>
      </w:tr>
      <w:tr w:rsidR="006728D4" w:rsidRPr="006728D4" w14:paraId="002AE728" w14:textId="77777777" w:rsidTr="008F29AD">
        <w:tblPrEx>
          <w:tblCellMar>
            <w:left w:w="108" w:type="dxa"/>
            <w:right w:w="108" w:type="dxa"/>
          </w:tblCellMar>
        </w:tblPrEx>
        <w:trPr>
          <w:trHeight w:val="360"/>
        </w:trPr>
        <w:tc>
          <w:tcPr>
            <w:tcW w:w="5307" w:type="dxa"/>
          </w:tcPr>
          <w:p w14:paraId="556AE351"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Address:</w:t>
            </w:r>
          </w:p>
        </w:tc>
        <w:tc>
          <w:tcPr>
            <w:tcW w:w="5636" w:type="dxa"/>
            <w:gridSpan w:val="3"/>
          </w:tcPr>
          <w:p w14:paraId="009F73D2"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CSLB License:</w:t>
            </w:r>
          </w:p>
        </w:tc>
      </w:tr>
      <w:tr w:rsidR="006728D4" w:rsidRPr="006728D4" w14:paraId="3E63A776" w14:textId="77777777" w:rsidTr="008F29AD">
        <w:tblPrEx>
          <w:tblCellMar>
            <w:left w:w="108" w:type="dxa"/>
            <w:right w:w="108" w:type="dxa"/>
          </w:tblCellMar>
        </w:tblPrEx>
        <w:trPr>
          <w:trHeight w:val="360"/>
        </w:trPr>
        <w:tc>
          <w:tcPr>
            <w:tcW w:w="5307" w:type="dxa"/>
          </w:tcPr>
          <w:p w14:paraId="08F28EED"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City/State/Zip:</w:t>
            </w:r>
          </w:p>
        </w:tc>
        <w:tc>
          <w:tcPr>
            <w:tcW w:w="2821" w:type="dxa"/>
            <w:gridSpan w:val="2"/>
          </w:tcPr>
          <w:p w14:paraId="5C61CB36"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Phone:</w:t>
            </w:r>
          </w:p>
        </w:tc>
        <w:tc>
          <w:tcPr>
            <w:tcW w:w="2815" w:type="dxa"/>
          </w:tcPr>
          <w:p w14:paraId="2EBDB208" w14:textId="77777777" w:rsidR="006728D4" w:rsidRPr="006728D4" w:rsidRDefault="006728D4" w:rsidP="006728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728D4">
              <w:rPr>
                <w:rFonts w:ascii="Calibri" w:hAnsi="Calibri"/>
              </w:rPr>
              <w:t>Date Signed:</w:t>
            </w:r>
          </w:p>
        </w:tc>
      </w:tr>
    </w:tbl>
    <w:p w14:paraId="2DDFCF3B" w14:textId="77777777" w:rsidR="000F413D" w:rsidRPr="007E2934" w:rsidRDefault="000F413D" w:rsidP="00C2497D">
      <w:pPr>
        <w:rPr>
          <w:rFonts w:ascii="Calibri" w:hAnsi="Calibri"/>
          <w:sz w:val="18"/>
          <w:szCs w:val="18"/>
        </w:rPr>
      </w:pPr>
    </w:p>
    <w:p w14:paraId="7E1DE911" w14:textId="77777777" w:rsidR="000F413D" w:rsidRPr="007E2934" w:rsidRDefault="000F413D" w:rsidP="00C2497D">
      <w:pPr>
        <w:rPr>
          <w:rFonts w:ascii="Calibri" w:hAnsi="Calibri"/>
          <w:sz w:val="18"/>
          <w:szCs w:val="18"/>
        </w:rPr>
      </w:pPr>
    </w:p>
    <w:p w14:paraId="5C831AD3" w14:textId="77777777" w:rsidR="000F413D" w:rsidRPr="007E2934" w:rsidRDefault="000F413D" w:rsidP="00C2497D">
      <w:pPr>
        <w:rPr>
          <w:rFonts w:ascii="Calibri" w:hAnsi="Calibri"/>
          <w:sz w:val="18"/>
          <w:szCs w:val="18"/>
        </w:rPr>
        <w:sectPr w:rsidR="000F413D" w:rsidRPr="007E2934">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296" w:right="720" w:bottom="1008" w:left="720" w:header="432" w:footer="432" w:gutter="0"/>
          <w:cols w:space="720"/>
          <w:docGrid w:linePitch="272"/>
        </w:sectPr>
      </w:pPr>
    </w:p>
    <w:p w14:paraId="2CA8EEFD" w14:textId="1AFCCE1B" w:rsidR="00D070C6" w:rsidRPr="003322A6" w:rsidRDefault="00C736B1" w:rsidP="003322A6">
      <w:pPr>
        <w:jc w:val="center"/>
        <w:rPr>
          <w:rFonts w:asciiTheme="minorHAnsi" w:hAnsiTheme="minorHAnsi" w:cs="Arial"/>
          <w:b/>
          <w:sz w:val="28"/>
          <w:szCs w:val="22"/>
        </w:rPr>
      </w:pPr>
      <w:r>
        <w:rPr>
          <w:rFonts w:asciiTheme="minorHAnsi" w:hAnsiTheme="minorHAnsi" w:cs="Arial"/>
          <w:b/>
          <w:szCs w:val="22"/>
        </w:rPr>
        <w:lastRenderedPageBreak/>
        <w:t>LMCI</w:t>
      </w:r>
      <w:r w:rsidR="00D070C6" w:rsidRPr="00970AC4">
        <w:rPr>
          <w:rFonts w:asciiTheme="minorHAnsi" w:hAnsiTheme="minorHAnsi" w:cs="Arial"/>
          <w:b/>
          <w:szCs w:val="22"/>
        </w:rPr>
        <w:t>-MCH-01b-E User Instructions</w:t>
      </w:r>
    </w:p>
    <w:p w14:paraId="67E52DAF" w14:textId="77777777" w:rsidR="00252FCD" w:rsidRPr="00970AC4" w:rsidRDefault="00252FCD" w:rsidP="009148E8"/>
    <w:p w14:paraId="5E16813E" w14:textId="75E3C31E" w:rsidR="00252FCD" w:rsidRPr="00970AC4" w:rsidRDefault="00252FCD" w:rsidP="00252FCD">
      <w:pPr>
        <w:rPr>
          <w:rFonts w:asciiTheme="minorHAnsi" w:hAnsiTheme="minorHAnsi" w:cs="Arial"/>
        </w:rPr>
      </w:pPr>
      <w:r w:rsidRPr="00970AC4">
        <w:rPr>
          <w:rFonts w:asciiTheme="minorHAnsi" w:hAnsiTheme="minorHAnsi" w:cs="Arial"/>
        </w:rPr>
        <w:t>Minimum requirements for prescriptive HVAC installation compliance can be found in Building Energy Efficiency Standards Section 1</w:t>
      </w:r>
      <w:r w:rsidR="009C1706">
        <w:rPr>
          <w:rFonts w:asciiTheme="minorHAnsi" w:hAnsiTheme="minorHAnsi" w:cs="Arial"/>
        </w:rPr>
        <w:t>8</w:t>
      </w:r>
      <w:r w:rsidRPr="00970AC4">
        <w:rPr>
          <w:rFonts w:asciiTheme="minorHAnsi" w:hAnsiTheme="minorHAnsi" w:cs="Arial"/>
        </w:rPr>
        <w:t>0.2(b).</w:t>
      </w:r>
    </w:p>
    <w:p w14:paraId="20690C3B" w14:textId="77777777" w:rsidR="00252FCD" w:rsidRPr="00970AC4" w:rsidRDefault="00252FCD" w:rsidP="00252FCD">
      <w:pPr>
        <w:rPr>
          <w:rFonts w:asciiTheme="minorHAnsi" w:hAnsiTheme="minorHAnsi" w:cs="Arial"/>
        </w:rPr>
      </w:pPr>
    </w:p>
    <w:p w14:paraId="7906EBB4" w14:textId="77777777" w:rsidR="00252FCD" w:rsidRPr="00970AC4" w:rsidRDefault="00252FCD" w:rsidP="00252FCD">
      <w:pPr>
        <w:rPr>
          <w:rFonts w:asciiTheme="minorHAnsi" w:hAnsiTheme="minorHAnsi" w:cs="Arial"/>
        </w:rPr>
      </w:pPr>
      <w:r w:rsidRPr="00970AC4">
        <w:rPr>
          <w:rFonts w:asciiTheme="minorHAnsi" w:hAnsiTheme="minorHAnsi" w:cs="Arial"/>
        </w:rPr>
        <w:t xml:space="preserve">Completing these </w:t>
      </w:r>
      <w:r w:rsidR="000E59FB">
        <w:rPr>
          <w:rFonts w:asciiTheme="minorHAnsi" w:hAnsiTheme="minorHAnsi" w:cs="Arial"/>
        </w:rPr>
        <w:t>documents</w:t>
      </w:r>
      <w:r w:rsidR="000E59FB" w:rsidRPr="00970AC4">
        <w:rPr>
          <w:rFonts w:asciiTheme="minorHAnsi" w:hAnsiTheme="minorHAnsi" w:cs="Arial"/>
        </w:rPr>
        <w:t xml:space="preserve"> </w:t>
      </w:r>
      <w:r w:rsidRPr="00970AC4">
        <w:rPr>
          <w:rFonts w:asciiTheme="minorHAnsi" w:hAnsiTheme="minorHAnsi" w:cs="Arial"/>
        </w:rPr>
        <w:t xml:space="preserve">will require that you have the Reference Appendices for the </w:t>
      </w:r>
      <w:r w:rsidR="004B1078">
        <w:rPr>
          <w:rFonts w:asciiTheme="minorHAnsi" w:hAnsiTheme="minorHAnsi" w:cs="Arial"/>
        </w:rPr>
        <w:t>2016</w:t>
      </w:r>
      <w:r w:rsidRPr="00970AC4">
        <w:rPr>
          <w:rFonts w:asciiTheme="minorHAnsi" w:hAnsiTheme="minorHAnsi" w:cs="Arial"/>
        </w:rPr>
        <w:t xml:space="preserve"> Building Energy Efficiency Standards. This document contains the Joint Appendices which are used to determine climate zone and to complete the section for opaque surfaces.</w:t>
      </w:r>
    </w:p>
    <w:p w14:paraId="198D420B" w14:textId="3956A021" w:rsidR="00252FCD" w:rsidRPr="00970AC4" w:rsidRDefault="00252FCD" w:rsidP="00252FCD">
      <w:pPr>
        <w:rPr>
          <w:rFonts w:asciiTheme="minorHAnsi" w:hAnsiTheme="minorHAnsi" w:cs="Arial"/>
        </w:rPr>
      </w:pPr>
      <w:r w:rsidRPr="00970AC4">
        <w:rPr>
          <w:rFonts w:asciiTheme="minorHAnsi" w:hAnsiTheme="minorHAnsi" w:cs="Arial"/>
        </w:rPr>
        <w:t xml:space="preserve">When the term </w:t>
      </w:r>
      <w:r w:rsidR="00C736B1">
        <w:rPr>
          <w:rFonts w:asciiTheme="minorHAnsi" w:hAnsiTheme="minorHAnsi" w:cs="Arial"/>
        </w:rPr>
        <w:t>LMCI</w:t>
      </w:r>
      <w:r w:rsidRPr="00970AC4">
        <w:rPr>
          <w:rFonts w:asciiTheme="minorHAnsi" w:hAnsiTheme="minorHAnsi" w:cs="Arial"/>
        </w:rPr>
        <w:t xml:space="preserve"> is used it means the </w:t>
      </w:r>
      <w:r w:rsidR="00C736B1">
        <w:rPr>
          <w:rFonts w:asciiTheme="minorHAnsi" w:hAnsiTheme="minorHAnsi" w:cs="Arial"/>
          <w:bCs/>
        </w:rPr>
        <w:t>LMCI</w:t>
      </w:r>
      <w:r w:rsidRPr="00970AC4">
        <w:rPr>
          <w:rFonts w:asciiTheme="minorHAnsi" w:hAnsiTheme="minorHAnsi" w:cs="Arial"/>
          <w:bCs/>
        </w:rPr>
        <w:t>-MCH-01-H</w:t>
      </w:r>
      <w:r w:rsidRPr="00970AC4">
        <w:rPr>
          <w:rFonts w:asciiTheme="minorHAnsi" w:hAnsiTheme="minorHAnsi" w:cs="Arial"/>
        </w:rPr>
        <w:t>.</w:t>
      </w:r>
    </w:p>
    <w:p w14:paraId="5B2B57F7" w14:textId="77777777" w:rsidR="00252FCD" w:rsidRPr="00970AC4" w:rsidRDefault="00252FCD" w:rsidP="00252FCD">
      <w:pPr>
        <w:rPr>
          <w:rFonts w:asciiTheme="minorHAnsi" w:hAnsiTheme="minorHAnsi" w:cs="Arial"/>
        </w:rPr>
      </w:pPr>
    </w:p>
    <w:p w14:paraId="28DA92DF" w14:textId="77777777" w:rsidR="00252FCD" w:rsidRPr="00970AC4" w:rsidRDefault="00252FCD" w:rsidP="00252FCD">
      <w:pPr>
        <w:rPr>
          <w:rFonts w:asciiTheme="minorHAnsi" w:hAnsiTheme="minorHAnsi" w:cs="Arial"/>
        </w:rPr>
      </w:pPr>
      <w:r w:rsidRPr="00970AC4">
        <w:rPr>
          <w:rFonts w:asciiTheme="minorHAnsi" w:hAnsiTheme="minorHAnsi" w:cs="Arial"/>
        </w:rPr>
        <w:t xml:space="preserve">Instructions for sections with column numbers and row numbers are given separately.  </w:t>
      </w:r>
    </w:p>
    <w:p w14:paraId="64413D51" w14:textId="77777777" w:rsidR="00252FCD" w:rsidRPr="00970AC4" w:rsidRDefault="00252FCD" w:rsidP="00252FCD">
      <w:pPr>
        <w:keepNext/>
        <w:rPr>
          <w:rFonts w:ascii="Calibri" w:hAnsi="Calibri"/>
          <w:b/>
        </w:rPr>
      </w:pPr>
    </w:p>
    <w:p w14:paraId="35DA3121" w14:textId="77777777" w:rsidR="00252FCD" w:rsidRPr="00970AC4" w:rsidRDefault="00252FCD" w:rsidP="00252FCD">
      <w:pPr>
        <w:keepNext/>
        <w:rPr>
          <w:rFonts w:ascii="Calibri" w:hAnsi="Calibri"/>
          <w:b/>
        </w:rPr>
      </w:pPr>
      <w:r w:rsidRPr="00970AC4">
        <w:rPr>
          <w:rFonts w:ascii="Calibri" w:hAnsi="Calibri"/>
          <w:b/>
        </w:rPr>
        <w:t>A. General Information</w:t>
      </w:r>
    </w:p>
    <w:p w14:paraId="0E9B9DA0" w14:textId="4B49E575"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which must be completed prior to this document.</w:t>
      </w:r>
    </w:p>
    <w:p w14:paraId="02FAC66A" w14:textId="6CF4A0AE"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which must be completed prior to this document.</w:t>
      </w:r>
    </w:p>
    <w:p w14:paraId="699A8854" w14:textId="4641D581"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which must be completed prior to this document.</w:t>
      </w:r>
      <w:r w:rsidR="002F07ED" w:rsidRPr="00970AC4">
        <w:rPr>
          <w:rFonts w:ascii="Calibri" w:hAnsi="Calibri"/>
        </w:rPr>
        <w:t xml:space="preserve"> When the project scope includes an addition to an existing building, the value is equal to the sum of the existing conditioned floor area plus the conditioned floor area of the addition. The default value from the </w:t>
      </w:r>
      <w:r w:rsidR="002370BE">
        <w:rPr>
          <w:rFonts w:ascii="Calibri" w:hAnsi="Calibri"/>
        </w:rPr>
        <w:t>LMCC</w:t>
      </w:r>
      <w:r w:rsidR="002F07ED" w:rsidRPr="00970AC4">
        <w:rPr>
          <w:rFonts w:ascii="Calibri" w:hAnsi="Calibri"/>
        </w:rPr>
        <w:t xml:space="preserve"> may be overwritten in this document. Overwriting the default value will automatically flag this entry and subject it to additional scrutiny by QA and enforcement personnel.</w:t>
      </w:r>
    </w:p>
    <w:p w14:paraId="686CE4B8" w14:textId="6E21A117"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xml:space="preserve">), which must be completed prior to this document.  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 Overwriting the default value will automatically flag this entry and subject it to additional scrutiny by QA and enforcement personnel.</w:t>
      </w:r>
    </w:p>
    <w:p w14:paraId="348F4E65" w14:textId="1B2DECB7"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This field is filled out automatically. It is referenced from the Certificate of Compliance (</w:t>
      </w:r>
      <w:r w:rsidR="002370BE">
        <w:rPr>
          <w:rFonts w:ascii="Calibri" w:hAnsi="Calibri"/>
        </w:rPr>
        <w:t>LMCC</w:t>
      </w:r>
      <w:r w:rsidRPr="00970AC4">
        <w:rPr>
          <w:rFonts w:ascii="Calibri" w:hAnsi="Calibri"/>
        </w:rPr>
        <w:t>), which must be completed prior to this document.</w:t>
      </w:r>
    </w:p>
    <w:p w14:paraId="78BF5394" w14:textId="77777777"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r w:rsidR="00D070C6" w:rsidRPr="00970AC4">
        <w:rPr>
          <w:rFonts w:ascii="Calibri" w:hAnsi="Calibri"/>
        </w:rPr>
        <w:t xml:space="preserve"> </w:t>
      </w:r>
      <w:r w:rsidRPr="00970AC4">
        <w:rPr>
          <w:rFonts w:ascii="Calibri" w:hAnsi="Calibri"/>
        </w:rPr>
        <w:t>Load calculations are always recommended, especially if the loads of the house have been changed since the original equipment has been installed (reduced via weatherization, other improvements).</w:t>
      </w:r>
      <w:r w:rsidR="00D070C6" w:rsidRPr="00970AC4">
        <w:rPr>
          <w:rFonts w:ascii="Calibri" w:hAnsi="Calibri"/>
        </w:rPr>
        <w:t xml:space="preserve"> </w:t>
      </w:r>
    </w:p>
    <w:p w14:paraId="5EF63B44" w14:textId="77777777" w:rsidR="00252FCD" w:rsidRPr="00970AC4" w:rsidRDefault="00252FCD" w:rsidP="006728D4">
      <w:pPr>
        <w:pStyle w:val="ListParagraph"/>
        <w:numPr>
          <w:ilvl w:val="0"/>
          <w:numId w:val="45"/>
        </w:numPr>
        <w:ind w:left="360" w:hanging="360"/>
        <w:rPr>
          <w:rFonts w:ascii="Calibri" w:hAnsi="Calibri"/>
        </w:rPr>
      </w:pPr>
      <w:r w:rsidRPr="00970AC4">
        <w:rPr>
          <w:rFonts w:ascii="Calibri" w:hAnsi="Calibri"/>
        </w:rPr>
        <w:t>Enter the total sensible cooling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274C8C20" w14:textId="77777777" w:rsidR="00970AC4" w:rsidRPr="00970AC4" w:rsidRDefault="00252FCD" w:rsidP="006728D4">
      <w:pPr>
        <w:pStyle w:val="ListParagraph"/>
        <w:numPr>
          <w:ilvl w:val="0"/>
          <w:numId w:val="45"/>
        </w:numPr>
        <w:ind w:left="360" w:hanging="360"/>
        <w:rPr>
          <w:rFonts w:ascii="Calibri" w:hAnsi="Calibri"/>
        </w:rPr>
      </w:pPr>
      <w:r w:rsidRPr="00970AC4">
        <w:rPr>
          <w:rFonts w:ascii="Calibri" w:hAnsi="Calibri"/>
        </w:rPr>
        <w:t>Enter the total heating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3EA87B18" w14:textId="77777777" w:rsidR="00E12DCB" w:rsidRPr="00970AC4" w:rsidRDefault="00E12DCB" w:rsidP="006728D4">
      <w:pPr>
        <w:pStyle w:val="ListParagraph"/>
        <w:numPr>
          <w:ilvl w:val="0"/>
          <w:numId w:val="45"/>
        </w:numPr>
        <w:ind w:left="360" w:hanging="360"/>
        <w:rPr>
          <w:rFonts w:ascii="Calibri" w:hAnsi="Calibri"/>
        </w:rPr>
      </w:pPr>
      <w:r w:rsidRPr="00970AC4">
        <w:rPr>
          <w:rFonts w:ascii="Calibri" w:hAnsi="Calibri"/>
        </w:rPr>
        <w:t xml:space="preserve">Enter the number of bedrooms in the dwelling unit.  </w:t>
      </w:r>
    </w:p>
    <w:p w14:paraId="60872EE5" w14:textId="77777777" w:rsidR="00252FCD" w:rsidRPr="00970AC4" w:rsidRDefault="00252FCD" w:rsidP="00252FCD">
      <w:pPr>
        <w:rPr>
          <w:rFonts w:ascii="Calibri" w:hAnsi="Calibri"/>
          <w:b/>
        </w:rPr>
      </w:pPr>
    </w:p>
    <w:p w14:paraId="3D1EE59A" w14:textId="77777777" w:rsidR="00D070C6" w:rsidRPr="00970AC4" w:rsidRDefault="00D070C6" w:rsidP="00252FCD">
      <w:pPr>
        <w:rPr>
          <w:rFonts w:ascii="Calibri" w:hAnsi="Calibri"/>
          <w:b/>
        </w:rPr>
      </w:pPr>
    </w:p>
    <w:p w14:paraId="655B19B0" w14:textId="77777777" w:rsidR="00D070C6" w:rsidRPr="00970AC4" w:rsidRDefault="00D070C6" w:rsidP="00252FCD">
      <w:pPr>
        <w:rPr>
          <w:rFonts w:ascii="Calibri" w:hAnsi="Calibri"/>
          <w:b/>
        </w:rPr>
      </w:pPr>
    </w:p>
    <w:p w14:paraId="72F55F7C" w14:textId="77777777" w:rsidR="00A4026A" w:rsidRDefault="00A4026A">
      <w:pPr>
        <w:rPr>
          <w:rFonts w:ascii="Calibri" w:hAnsi="Calibri"/>
          <w:b/>
        </w:rPr>
      </w:pPr>
      <w:r>
        <w:rPr>
          <w:rFonts w:ascii="Calibri" w:hAnsi="Calibri"/>
          <w:b/>
        </w:rPr>
        <w:br w:type="page"/>
      </w:r>
    </w:p>
    <w:p w14:paraId="4A5CFD20" w14:textId="77777777" w:rsidR="00252FCD" w:rsidRPr="00970AC4" w:rsidRDefault="00252FCD" w:rsidP="00252FCD">
      <w:pPr>
        <w:keepNext/>
        <w:rPr>
          <w:rFonts w:ascii="Calibri" w:hAnsi="Calibri"/>
          <w:b/>
        </w:rPr>
      </w:pPr>
      <w:r w:rsidRPr="00970AC4">
        <w:rPr>
          <w:rFonts w:ascii="Calibri" w:hAnsi="Calibri"/>
          <w:b/>
        </w:rPr>
        <w:lastRenderedPageBreak/>
        <w:t>B.</w:t>
      </w:r>
      <w:r w:rsidR="00D070C6" w:rsidRPr="00970AC4">
        <w:rPr>
          <w:rFonts w:ascii="Calibri" w:hAnsi="Calibri"/>
          <w:b/>
        </w:rPr>
        <w:t xml:space="preserve"> </w:t>
      </w:r>
      <w:r w:rsidRPr="00970AC4">
        <w:rPr>
          <w:rFonts w:ascii="Calibri" w:hAnsi="Calibri"/>
          <w:b/>
        </w:rPr>
        <w:t xml:space="preserve">Space Conditioning (SC) System Information </w:t>
      </w:r>
    </w:p>
    <w:p w14:paraId="6C678FCF" w14:textId="590A2394"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w:t>
      </w:r>
      <w:r w:rsidR="00D070C6" w:rsidRPr="00970AC4">
        <w:rPr>
          <w:rFonts w:ascii="Calibri" w:hAnsi="Calibri"/>
        </w:rPr>
        <w:t xml:space="preserve"> </w:t>
      </w:r>
      <w:r w:rsidRPr="00970AC4">
        <w:rPr>
          <w:rFonts w:ascii="Calibri" w:hAnsi="Calibri"/>
        </w:rPr>
        <w:t xml:space="preserve">Revising the </w:t>
      </w:r>
      <w:r w:rsidR="002370BE">
        <w:rPr>
          <w:rFonts w:ascii="Calibri" w:hAnsi="Calibri"/>
        </w:rPr>
        <w:t>LMCC</w:t>
      </w:r>
      <w:r w:rsidRPr="00970AC4">
        <w:rPr>
          <w:rFonts w:ascii="Calibri" w:hAnsi="Calibri"/>
        </w:rPr>
        <w:t xml:space="preserve"> to match is recommended and may be required.</w:t>
      </w:r>
    </w:p>
    <w:p w14:paraId="5C04FA93" w14:textId="12905A53"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460DB557" w14:textId="5037116F"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16F29F94" w14:textId="6F0D2471"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74E0A37D" w14:textId="474AEB72"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68ECF17D" w14:textId="5C9288E0"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64F924A5" w14:textId="68046EF0"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44FFBEC9" w14:textId="3B36FB25"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2246EDA1" w14:textId="10166E31"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1616ED57" w14:textId="77777777" w:rsidR="00252FCD" w:rsidRPr="00970AC4" w:rsidRDefault="00252FCD" w:rsidP="006728D4">
      <w:pPr>
        <w:pStyle w:val="ListParagraph"/>
        <w:numPr>
          <w:ilvl w:val="0"/>
          <w:numId w:val="46"/>
        </w:numPr>
        <w:ind w:left="360" w:hanging="360"/>
        <w:rPr>
          <w:rFonts w:ascii="Calibri" w:hAnsi="Calibri"/>
        </w:rPr>
      </w:pPr>
      <w:r w:rsidRPr="00970AC4">
        <w:rPr>
          <w:rFonts w:ascii="Calibri" w:hAnsi="Calibri"/>
        </w:rPr>
        <w:t>This field is filled out automatically based on the entries in the previous columns.</w:t>
      </w:r>
      <w:r w:rsidR="00D070C6" w:rsidRPr="00970AC4">
        <w:rPr>
          <w:rFonts w:ascii="Calibri" w:hAnsi="Calibri"/>
        </w:rPr>
        <w:t xml:space="preserve"> </w:t>
      </w:r>
    </w:p>
    <w:p w14:paraId="089BF0C2" w14:textId="77777777" w:rsidR="00252FCD" w:rsidRPr="00970AC4" w:rsidRDefault="00252FCD" w:rsidP="00252FCD">
      <w:pPr>
        <w:rPr>
          <w:rFonts w:ascii="Calibri" w:hAnsi="Calibri"/>
        </w:rPr>
      </w:pPr>
    </w:p>
    <w:p w14:paraId="61700742" w14:textId="77777777" w:rsidR="00D070C6" w:rsidRPr="00970AC4" w:rsidRDefault="00D070C6" w:rsidP="00252FCD">
      <w:pPr>
        <w:rPr>
          <w:rFonts w:ascii="Calibri" w:hAnsi="Calibri"/>
        </w:rPr>
      </w:pPr>
    </w:p>
    <w:p w14:paraId="21D36571" w14:textId="77777777" w:rsidR="00D070C6" w:rsidRPr="00970AC4" w:rsidRDefault="00D070C6" w:rsidP="00252FCD">
      <w:pPr>
        <w:rPr>
          <w:rFonts w:ascii="Calibri" w:hAnsi="Calibri"/>
        </w:rPr>
      </w:pPr>
    </w:p>
    <w:p w14:paraId="45E75A32" w14:textId="77777777" w:rsidR="00D070C6" w:rsidRPr="00970AC4" w:rsidRDefault="00D070C6" w:rsidP="00252FCD">
      <w:pPr>
        <w:rPr>
          <w:rFonts w:ascii="Calibri" w:hAnsi="Calibri"/>
        </w:rPr>
      </w:pPr>
    </w:p>
    <w:p w14:paraId="577C0834" w14:textId="77777777" w:rsidR="00970AC4" w:rsidRDefault="00970AC4">
      <w:pPr>
        <w:rPr>
          <w:rFonts w:ascii="Calibri" w:hAnsi="Calibri"/>
          <w:b/>
        </w:rPr>
      </w:pPr>
      <w:r>
        <w:rPr>
          <w:rFonts w:ascii="Calibri" w:hAnsi="Calibri"/>
          <w:b/>
        </w:rPr>
        <w:br w:type="page"/>
      </w:r>
    </w:p>
    <w:p w14:paraId="4C539D23" w14:textId="77777777" w:rsidR="00252FCD" w:rsidRPr="00970AC4" w:rsidRDefault="00252FCD" w:rsidP="00252FCD">
      <w:pPr>
        <w:keepNext/>
        <w:rPr>
          <w:rFonts w:ascii="Calibri" w:hAnsi="Calibri"/>
          <w:b/>
        </w:rPr>
      </w:pPr>
      <w:r w:rsidRPr="00970AC4">
        <w:rPr>
          <w:rFonts w:ascii="Calibri" w:hAnsi="Calibri"/>
          <w:b/>
        </w:rPr>
        <w:lastRenderedPageBreak/>
        <w:t>C.</w:t>
      </w:r>
      <w:r w:rsidR="00D070C6" w:rsidRPr="00970AC4">
        <w:rPr>
          <w:rFonts w:ascii="Calibri" w:hAnsi="Calibri"/>
          <w:b/>
        </w:rPr>
        <w:t xml:space="preserve"> </w:t>
      </w:r>
      <w:r w:rsidRPr="00970AC4">
        <w:rPr>
          <w:rFonts w:ascii="Calibri" w:hAnsi="Calibri"/>
          <w:b/>
        </w:rPr>
        <w:t>Space Conditioning (SC) System Alterations Compliance Information</w:t>
      </w:r>
    </w:p>
    <w:p w14:paraId="3EC03749" w14:textId="77777777"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the </w:t>
      </w:r>
      <w:r w:rsidR="00E41DF7">
        <w:rPr>
          <w:rFonts w:ascii="Calibri" w:hAnsi="Calibri"/>
        </w:rPr>
        <w:t>previous section.</w:t>
      </w:r>
    </w:p>
    <w:p w14:paraId="6F15B0C0" w14:textId="77777777"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the </w:t>
      </w:r>
      <w:r w:rsidR="00E41DF7">
        <w:rPr>
          <w:rFonts w:ascii="Calibri" w:hAnsi="Calibri"/>
        </w:rPr>
        <w:t>previous section.</w:t>
      </w:r>
    </w:p>
    <w:p w14:paraId="2E2AAFA9" w14:textId="14605B7D" w:rsidR="00E41DF7" w:rsidRPr="00E41DF7" w:rsidRDefault="00E41DF7" w:rsidP="006728D4">
      <w:pPr>
        <w:pStyle w:val="ListParagraph"/>
        <w:numPr>
          <w:ilvl w:val="0"/>
          <w:numId w:val="32"/>
        </w:numPr>
        <w:ind w:left="360" w:hanging="360"/>
        <w:rPr>
          <w:rFonts w:ascii="Calibri" w:hAnsi="Calibri"/>
        </w:rPr>
      </w:pPr>
      <w:r w:rsidRPr="00E41DF7">
        <w:rPr>
          <w:rFonts w:ascii="Calibri" w:hAnsi="Calibri"/>
        </w:rPr>
        <w:t>This field is filled out automatically. It is referenced from the Certificate of Compliance (</w:t>
      </w:r>
      <w:r w:rsidR="002370BE">
        <w:rPr>
          <w:rFonts w:ascii="Calibri" w:hAnsi="Calibri"/>
        </w:rPr>
        <w:t>LMCC</w:t>
      </w:r>
      <w:r w:rsidRPr="00E41DF7">
        <w:rPr>
          <w:rFonts w:ascii="Calibri" w:hAnsi="Calibri"/>
        </w:rPr>
        <w:t xml:space="preserve">), which must be completed prior to this document. This value may be overwritten in this document but valid discrepancies with the </w:t>
      </w:r>
      <w:r w:rsidR="002370BE">
        <w:rPr>
          <w:rFonts w:ascii="Calibri" w:hAnsi="Calibri"/>
        </w:rPr>
        <w:t>LMCC</w:t>
      </w:r>
      <w:r w:rsidRPr="00E41DF7">
        <w:rPr>
          <w:rFonts w:ascii="Calibri" w:hAnsi="Calibri"/>
        </w:rPr>
        <w:t xml:space="preserve"> are uncommon. Overwriting the default value will automatically flag this entry and subject it to additional scrutiny by QA and enforcement personnel. Revising the </w:t>
      </w:r>
      <w:r w:rsidR="002370BE">
        <w:rPr>
          <w:rFonts w:ascii="Calibri" w:hAnsi="Calibri"/>
        </w:rPr>
        <w:t>LMCC</w:t>
      </w:r>
      <w:r w:rsidRPr="00E41DF7">
        <w:rPr>
          <w:rFonts w:ascii="Calibri" w:hAnsi="Calibri"/>
        </w:rPr>
        <w:t xml:space="preserve"> to match is recommended and may be required.</w:t>
      </w:r>
    </w:p>
    <w:p w14:paraId="36A1AE40" w14:textId="47ED045D"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73A6AE81" w14:textId="719D90C5"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5C818239" w14:textId="2D2B3E14"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6F6DAC2E" w14:textId="5FA32F0B"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5D735AFE" w14:textId="2C114497"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2D76ACE6" w14:textId="1F98EA03"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3CD3B93D" w14:textId="2095E5A6" w:rsidR="00252FCD"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r w:rsidR="002370BE">
        <w:rPr>
          <w:rFonts w:ascii="Calibri" w:hAnsi="Calibri"/>
        </w:rPr>
        <w:t>LMCC</w:t>
      </w:r>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r w:rsidR="002370BE">
        <w:rPr>
          <w:rFonts w:ascii="Calibri" w:hAnsi="Calibri"/>
        </w:rPr>
        <w:t>LMCC</w:t>
      </w:r>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r w:rsidR="002370BE">
        <w:rPr>
          <w:rFonts w:ascii="Calibri" w:hAnsi="Calibri"/>
        </w:rPr>
        <w:t>LMCC</w:t>
      </w:r>
      <w:r w:rsidRPr="00970AC4">
        <w:rPr>
          <w:rFonts w:ascii="Calibri" w:hAnsi="Calibri"/>
        </w:rPr>
        <w:t xml:space="preserve"> to match is recommended and may be required.</w:t>
      </w:r>
    </w:p>
    <w:p w14:paraId="29E473CE" w14:textId="056BB266" w:rsidR="0051522E" w:rsidRPr="00CA0EFF" w:rsidRDefault="0051522E" w:rsidP="006728D4">
      <w:pPr>
        <w:ind w:left="360" w:hanging="360"/>
        <w:rPr>
          <w:rFonts w:ascii="Calibri" w:hAnsi="Calibri"/>
        </w:rPr>
      </w:pPr>
      <w:r>
        <w:rPr>
          <w:rFonts w:ascii="Calibri" w:hAnsi="Calibri"/>
        </w:rPr>
        <w:t>10b</w:t>
      </w:r>
      <w:r>
        <w:rPr>
          <w:rFonts w:ascii="Calibri" w:hAnsi="Calibri"/>
        </w:rPr>
        <w:tab/>
      </w:r>
      <w:r w:rsidRPr="00970AC4">
        <w:rPr>
          <w:rFonts w:ascii="Calibri" w:hAnsi="Calibri"/>
        </w:rPr>
        <w:t>This field is filled out automatically. It is referenced from the Certificate of Compliance (</w:t>
      </w:r>
      <w:r>
        <w:rPr>
          <w:rFonts w:ascii="Calibri" w:hAnsi="Calibri"/>
        </w:rPr>
        <w:t>LMCC</w:t>
      </w:r>
      <w:r w:rsidRPr="00970AC4">
        <w:rPr>
          <w:rFonts w:ascii="Calibri" w:hAnsi="Calibri"/>
        </w:rPr>
        <w:t xml:space="preserve">), which must be completed prior to this document. This value may be overwritten in this document but valid discrepancies with the </w:t>
      </w:r>
      <w:r>
        <w:rPr>
          <w:rFonts w:ascii="Calibri" w:hAnsi="Calibri"/>
        </w:rPr>
        <w:t>LMCC</w:t>
      </w:r>
      <w:r w:rsidRPr="00970AC4">
        <w:rPr>
          <w:rFonts w:ascii="Calibri" w:hAnsi="Calibri"/>
        </w:rPr>
        <w:t xml:space="preserve"> are </w:t>
      </w:r>
      <w:r>
        <w:rPr>
          <w:rFonts w:ascii="Calibri" w:hAnsi="Calibri"/>
        </w:rPr>
        <w:t>uncommon</w:t>
      </w:r>
      <w:r w:rsidRPr="00970AC4">
        <w:rPr>
          <w:rFonts w:ascii="Calibri" w:hAnsi="Calibri"/>
        </w:rPr>
        <w:t xml:space="preserve">. Overwriting the default value will automatically flag this entry and subject it to additional scrutiny by QA and enforcement personnel. Revising the </w:t>
      </w:r>
      <w:r>
        <w:rPr>
          <w:rFonts w:ascii="Calibri" w:hAnsi="Calibri"/>
        </w:rPr>
        <w:t>LMCC</w:t>
      </w:r>
      <w:r w:rsidRPr="00970AC4">
        <w:rPr>
          <w:rFonts w:ascii="Calibri" w:hAnsi="Calibri"/>
        </w:rPr>
        <w:t xml:space="preserve"> to match is recommended and may be required</w:t>
      </w:r>
    </w:p>
    <w:p w14:paraId="21763027" w14:textId="77777777" w:rsidR="00252FCD" w:rsidRPr="00970AC4" w:rsidRDefault="00252FCD" w:rsidP="006728D4">
      <w:pPr>
        <w:pStyle w:val="ListParagraph"/>
        <w:numPr>
          <w:ilvl w:val="0"/>
          <w:numId w:val="32"/>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entries in previous columns.</w:t>
      </w:r>
    </w:p>
    <w:p w14:paraId="4E221D96" w14:textId="77777777" w:rsidR="00252FCD" w:rsidRPr="00970AC4" w:rsidRDefault="00FE01F3" w:rsidP="006728D4">
      <w:pPr>
        <w:pStyle w:val="ListParagraph"/>
        <w:numPr>
          <w:ilvl w:val="0"/>
          <w:numId w:val="32"/>
        </w:numPr>
        <w:ind w:left="360" w:hanging="360"/>
        <w:rPr>
          <w:rFonts w:ascii="Calibri" w:hAnsi="Calibri"/>
        </w:rPr>
      </w:pPr>
      <w:r w:rsidRPr="00FE01F3">
        <w:rPr>
          <w:rFonts w:ascii="Calibri" w:hAnsi="Calibri"/>
        </w:rPr>
        <w:t>If the space conditioning system is a multiple-split system, then enter the</w:t>
      </w:r>
      <w:r w:rsidR="00DC0280">
        <w:rPr>
          <w:rFonts w:ascii="Calibri" w:hAnsi="Calibri"/>
        </w:rPr>
        <w:t xml:space="preserve"> total</w:t>
      </w:r>
      <w:r w:rsidRPr="00FE01F3">
        <w:rPr>
          <w:rFonts w:ascii="Calibri" w:hAnsi="Calibri"/>
        </w:rPr>
        <w:t xml:space="preserve"> number of indoor units </w:t>
      </w:r>
      <w:r w:rsidR="00DC0280">
        <w:rPr>
          <w:rFonts w:ascii="Calibri" w:hAnsi="Calibri"/>
        </w:rPr>
        <w:t>(</w:t>
      </w:r>
      <w:r w:rsidR="00DC0280" w:rsidRPr="00DC0280">
        <w:rPr>
          <w:rFonts w:ascii="Calibri" w:hAnsi="Calibri"/>
        </w:rPr>
        <w:t>ducted and ductless</w:t>
      </w:r>
      <w:r w:rsidR="00DC0280">
        <w:rPr>
          <w:rFonts w:ascii="Calibri" w:hAnsi="Calibri"/>
        </w:rPr>
        <w:t>)</w:t>
      </w:r>
      <w:r w:rsidRPr="00FE01F3">
        <w:rPr>
          <w:rFonts w:ascii="Calibri" w:hAnsi="Calibri"/>
        </w:rPr>
        <w:t xml:space="preserve"> connected to the outdoor unit.  </w:t>
      </w:r>
      <w:r w:rsidR="00BA478A" w:rsidRPr="00BA478A">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0DD5E008" w14:textId="77777777" w:rsidR="00DC0280" w:rsidRDefault="00DC0280" w:rsidP="006728D4">
      <w:pPr>
        <w:pStyle w:val="ListParagraph"/>
        <w:numPr>
          <w:ilvl w:val="0"/>
          <w:numId w:val="32"/>
        </w:numPr>
        <w:ind w:left="360" w:hanging="360"/>
        <w:rPr>
          <w:rFonts w:ascii="Calibri" w:hAnsi="Calibri"/>
        </w:rPr>
      </w:pPr>
      <w:r w:rsidRPr="00DC0280">
        <w:rPr>
          <w:rFonts w:ascii="Calibri" w:hAnsi="Calibri"/>
        </w:rPr>
        <w:t>If the space conditioning system is a multiple-split system, then enter the number of ducted indoor units (AHU) connected to the outdoor unit</w:t>
      </w:r>
      <w:r w:rsidR="00BA478A">
        <w:rPr>
          <w:rFonts w:ascii="Calibri" w:hAnsi="Calibri"/>
        </w:rPr>
        <w:t xml:space="preserve">. </w:t>
      </w:r>
      <w:r w:rsidR="00BA478A" w:rsidRPr="00BA478A">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610052E5" w14:textId="77777777" w:rsidR="00252FCD" w:rsidRPr="00970AC4" w:rsidRDefault="00FE01F3" w:rsidP="006728D4">
      <w:pPr>
        <w:pStyle w:val="ListParagraph"/>
        <w:numPr>
          <w:ilvl w:val="0"/>
          <w:numId w:val="32"/>
        </w:numPr>
        <w:ind w:left="360" w:hanging="360"/>
        <w:rPr>
          <w:rFonts w:ascii="Calibri" w:hAnsi="Calibri"/>
        </w:rPr>
      </w:pPr>
      <w:r w:rsidRPr="00FE01F3">
        <w:rPr>
          <w:rFonts w:ascii="Calibri" w:hAnsi="Calibri"/>
        </w:rPr>
        <w:t>If the indoor unit is used to bring outdoor air into the dwelling, the system may be used to comply with the IAQ mechanical ventilation requirements.  This is called central fan integrated ventilation (CFI).</w:t>
      </w:r>
      <w:r>
        <w:rPr>
          <w:rFonts w:ascii="Calibri" w:hAnsi="Calibri"/>
        </w:rPr>
        <w:t xml:space="preserve"> Select CFI System if the system is used to provide IAQ ventilation.</w:t>
      </w:r>
    </w:p>
    <w:p w14:paraId="6478F9AD" w14:textId="77777777" w:rsidR="00252FCD" w:rsidRPr="00970AC4" w:rsidRDefault="00252FCD" w:rsidP="00252FCD">
      <w:pPr>
        <w:ind w:left="360"/>
        <w:rPr>
          <w:rFonts w:asciiTheme="minorHAnsi" w:hAnsiTheme="minorHAnsi"/>
        </w:rPr>
      </w:pPr>
    </w:p>
    <w:p w14:paraId="100F3D90" w14:textId="77777777" w:rsidR="00970AC4" w:rsidRDefault="00970AC4">
      <w:pPr>
        <w:rPr>
          <w:rFonts w:ascii="Calibri" w:hAnsi="Calibri"/>
          <w:b/>
        </w:rPr>
      </w:pPr>
    </w:p>
    <w:p w14:paraId="33B97D61" w14:textId="77777777" w:rsidR="00252FCD" w:rsidRPr="00970AC4" w:rsidRDefault="00252FCD" w:rsidP="00252FCD">
      <w:pPr>
        <w:keepNext/>
        <w:rPr>
          <w:rFonts w:ascii="Calibri" w:hAnsi="Calibri"/>
          <w:b/>
        </w:rPr>
      </w:pPr>
      <w:r w:rsidRPr="00970AC4">
        <w:rPr>
          <w:rFonts w:ascii="Calibri" w:hAnsi="Calibri"/>
          <w:b/>
        </w:rPr>
        <w:t>D.</w:t>
      </w:r>
      <w:r w:rsidR="00D070C6" w:rsidRPr="00970AC4">
        <w:rPr>
          <w:rFonts w:ascii="Calibri" w:hAnsi="Calibri"/>
          <w:b/>
        </w:rPr>
        <w:t xml:space="preserve"> </w:t>
      </w:r>
      <w:r w:rsidRPr="00970AC4">
        <w:rPr>
          <w:rFonts w:ascii="Calibri" w:hAnsi="Calibri"/>
          <w:b/>
        </w:rPr>
        <w:t xml:space="preserve">Installed Heating Equipment </w:t>
      </w:r>
      <w:r w:rsidR="00970AC4">
        <w:rPr>
          <w:rFonts w:ascii="Calibri" w:hAnsi="Calibri"/>
          <w:b/>
        </w:rPr>
        <w:t>I</w:t>
      </w:r>
      <w:r w:rsidRPr="00970AC4">
        <w:rPr>
          <w:rFonts w:ascii="Calibri" w:hAnsi="Calibri"/>
          <w:b/>
        </w:rPr>
        <w:t>nformation</w:t>
      </w:r>
    </w:p>
    <w:p w14:paraId="6E0BB153" w14:textId="77777777" w:rsidR="00252FCD" w:rsidRPr="00970AC4" w:rsidRDefault="00252FCD" w:rsidP="0032048E">
      <w:pPr>
        <w:pStyle w:val="ListParagraph"/>
        <w:numPr>
          <w:ilvl w:val="0"/>
          <w:numId w:val="33"/>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FE01F3">
        <w:rPr>
          <w:rFonts w:ascii="Calibri" w:hAnsi="Calibri"/>
        </w:rPr>
        <w:t xml:space="preserve">a </w:t>
      </w:r>
      <w:r w:rsidRPr="00970AC4">
        <w:rPr>
          <w:rFonts w:ascii="Calibri" w:hAnsi="Calibri"/>
        </w:rPr>
        <w:t>previous section.</w:t>
      </w:r>
    </w:p>
    <w:p w14:paraId="519EBB1B" w14:textId="77777777" w:rsidR="00252FCD" w:rsidRPr="00970AC4" w:rsidRDefault="00252FCD" w:rsidP="0032048E">
      <w:pPr>
        <w:pStyle w:val="ListParagraph"/>
        <w:numPr>
          <w:ilvl w:val="0"/>
          <w:numId w:val="33"/>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w:t>
      </w:r>
      <w:r w:rsidR="00FE01F3">
        <w:rPr>
          <w:rFonts w:ascii="Calibri" w:hAnsi="Calibri"/>
        </w:rPr>
        <w:t xml:space="preserve"> a previous section.</w:t>
      </w:r>
    </w:p>
    <w:p w14:paraId="517CE1AF" w14:textId="77777777" w:rsidR="00FE01F3" w:rsidRDefault="00FE01F3" w:rsidP="00FE01F3">
      <w:pPr>
        <w:pStyle w:val="ListParagraph"/>
        <w:numPr>
          <w:ilvl w:val="0"/>
          <w:numId w:val="33"/>
        </w:numPr>
        <w:rPr>
          <w:rFonts w:ascii="Calibri" w:hAnsi="Calibri"/>
        </w:rPr>
      </w:pPr>
      <w:r w:rsidRPr="00FE01F3">
        <w:rPr>
          <w:rFonts w:ascii="Calibri" w:hAnsi="Calibri"/>
        </w:rPr>
        <w:t>This field is filled out automatically. It is referenced from a previous section</w:t>
      </w:r>
    </w:p>
    <w:p w14:paraId="3EEADF79"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certified heating efficiency of the </w:t>
      </w:r>
      <w:r w:rsidRPr="00970AC4">
        <w:rPr>
          <w:rFonts w:ascii="Calibri" w:hAnsi="Calibri"/>
          <w:i/>
        </w:rPr>
        <w:t>installed</w:t>
      </w:r>
      <w:r w:rsidRPr="00970AC4">
        <w:rPr>
          <w:rFonts w:ascii="Calibri" w:hAnsi="Calibri"/>
        </w:rPr>
        <w:t xml:space="preserve"> equipment.</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538C0A2F"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Manufacturer as shown on the equipment nameplate.</w:t>
      </w:r>
    </w:p>
    <w:p w14:paraId="3E6F9620"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Model Number as shown on the equipment nameplate.</w:t>
      </w:r>
    </w:p>
    <w:p w14:paraId="59DF166D"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Serial number as shown on the equipment nameplate.</w:t>
      </w:r>
    </w:p>
    <w:p w14:paraId="5E6C3467"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rated heating capacity (output) of the </w:t>
      </w:r>
      <w:r w:rsidRPr="00970AC4">
        <w:rPr>
          <w:rFonts w:ascii="Calibri" w:hAnsi="Calibri"/>
          <w:i/>
        </w:rPr>
        <w:t>installed</w:t>
      </w:r>
      <w:r w:rsidRPr="00970AC4">
        <w:rPr>
          <w:rFonts w:ascii="Calibri" w:hAnsi="Calibri"/>
        </w:rPr>
        <w:t xml:space="preserve"> Heating Unit in BTUs per hour.</w:t>
      </w:r>
    </w:p>
    <w:p w14:paraId="78234754" w14:textId="77777777" w:rsidR="00252FCD" w:rsidRPr="00DE7F30" w:rsidRDefault="00C8726A" w:rsidP="00DE7F30">
      <w:pPr>
        <w:pStyle w:val="ListParagraph"/>
        <w:numPr>
          <w:ilvl w:val="0"/>
          <w:numId w:val="33"/>
        </w:numPr>
        <w:rPr>
          <w:rFonts w:ascii="Calibri" w:hAnsi="Calibri"/>
        </w:rPr>
      </w:pPr>
      <w:r w:rsidRPr="00DE7F30">
        <w:rPr>
          <w:rFonts w:ascii="Calibri" w:hAnsi="Calibri"/>
        </w:rPr>
        <w:t>Enter text to provide a name for multi-split indoor units if prompted to do so, otherwise the field is filled out automatically.</w:t>
      </w:r>
    </w:p>
    <w:p w14:paraId="7C7461A4" w14:textId="77777777" w:rsidR="00C8726A" w:rsidRPr="00DE7F30" w:rsidRDefault="00C8726A" w:rsidP="00DE7F30">
      <w:pPr>
        <w:pStyle w:val="ListParagraph"/>
        <w:numPr>
          <w:ilvl w:val="0"/>
          <w:numId w:val="33"/>
        </w:numPr>
        <w:rPr>
          <w:rFonts w:ascii="Calibri" w:hAnsi="Calibri"/>
        </w:rPr>
      </w:pPr>
      <w:r w:rsidRPr="00DE7F30">
        <w:rPr>
          <w:rFonts w:ascii="Calibri" w:hAnsi="Calibri"/>
        </w:rPr>
        <w:t xml:space="preserve">Select the description that best describes the distribution system if prompted to do so (allowed values are </w:t>
      </w:r>
      <w:proofErr w:type="gramStart"/>
      <w:r w:rsidRPr="00DE7F30">
        <w:rPr>
          <w:rFonts w:ascii="Calibri" w:hAnsi="Calibri"/>
        </w:rPr>
        <w:t>1:[</w:t>
      </w:r>
      <w:proofErr w:type="gramEnd"/>
      <w:r w:rsidRPr="00DE7F30">
        <w:rPr>
          <w:rFonts w:ascii="Calibri" w:hAnsi="Calibri"/>
        </w:rPr>
        <w:t>Ductless] 2:[Ducted &gt;10ft length] 3:[Ducted ≤10ft length], otherwise the field</w:t>
      </w:r>
      <w:r w:rsidR="00DE7F30" w:rsidRPr="00DE7F30">
        <w:rPr>
          <w:rFonts w:ascii="Calibri" w:hAnsi="Calibri"/>
        </w:rPr>
        <w:t xml:space="preserve"> is filled out automatically</w:t>
      </w:r>
      <w:r w:rsidR="00DE7F30">
        <w:rPr>
          <w:rFonts w:ascii="Calibri" w:hAnsi="Calibri"/>
        </w:rPr>
        <w:t>.</w:t>
      </w:r>
    </w:p>
    <w:p w14:paraId="17D2C1CC" w14:textId="77777777" w:rsidR="00C8726A" w:rsidRDefault="00C8726A" w:rsidP="00252FCD">
      <w:pPr>
        <w:rPr>
          <w:rFonts w:ascii="Calibri" w:hAnsi="Calibri"/>
        </w:rPr>
      </w:pPr>
    </w:p>
    <w:p w14:paraId="0B617446" w14:textId="77777777" w:rsidR="00C8726A" w:rsidRDefault="00C8726A" w:rsidP="00252FCD">
      <w:pPr>
        <w:rPr>
          <w:rFonts w:ascii="Calibri" w:hAnsi="Calibri"/>
        </w:rPr>
      </w:pPr>
    </w:p>
    <w:p w14:paraId="34B647A5" w14:textId="77777777" w:rsidR="00C8726A" w:rsidRPr="00970AC4" w:rsidRDefault="00C8726A" w:rsidP="00252FCD">
      <w:pPr>
        <w:rPr>
          <w:rFonts w:ascii="Calibri" w:hAnsi="Calibri"/>
        </w:rPr>
      </w:pPr>
    </w:p>
    <w:p w14:paraId="4FE750D8" w14:textId="77777777" w:rsidR="00252FCD" w:rsidRPr="00970AC4" w:rsidRDefault="00252FCD" w:rsidP="00252FCD">
      <w:pPr>
        <w:rPr>
          <w:rFonts w:ascii="Calibri" w:hAnsi="Calibri"/>
          <w:b/>
        </w:rPr>
      </w:pPr>
      <w:r w:rsidRPr="00970AC4">
        <w:rPr>
          <w:rFonts w:ascii="Calibri" w:hAnsi="Calibri"/>
          <w:b/>
        </w:rPr>
        <w:t>E.</w:t>
      </w:r>
      <w:r w:rsidR="00D070C6" w:rsidRPr="00970AC4">
        <w:rPr>
          <w:rFonts w:ascii="Calibri" w:hAnsi="Calibri"/>
          <w:b/>
        </w:rPr>
        <w:t xml:space="preserve"> </w:t>
      </w:r>
      <w:r w:rsidRPr="00970AC4">
        <w:rPr>
          <w:rFonts w:ascii="Calibri" w:hAnsi="Calibri"/>
          <w:b/>
        </w:rPr>
        <w:t xml:space="preserve">Installed Cooling Equipment </w:t>
      </w:r>
      <w:r w:rsidR="00970AC4">
        <w:rPr>
          <w:rFonts w:ascii="Calibri" w:hAnsi="Calibri"/>
          <w:b/>
        </w:rPr>
        <w:t>I</w:t>
      </w:r>
      <w:r w:rsidRPr="00970AC4">
        <w:rPr>
          <w:rFonts w:ascii="Calibri" w:hAnsi="Calibri"/>
          <w:b/>
        </w:rPr>
        <w:t xml:space="preserve">nformation: </w:t>
      </w:r>
    </w:p>
    <w:p w14:paraId="78154861"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4B19AF">
        <w:rPr>
          <w:rFonts w:ascii="Calibri" w:hAnsi="Calibri"/>
        </w:rPr>
        <w:t xml:space="preserve">a </w:t>
      </w:r>
      <w:r w:rsidRPr="00970AC4">
        <w:rPr>
          <w:rFonts w:ascii="Calibri" w:hAnsi="Calibri"/>
        </w:rPr>
        <w:t>previous section.</w:t>
      </w:r>
    </w:p>
    <w:p w14:paraId="6386B03D" w14:textId="77777777" w:rsidR="004B19AF" w:rsidRPr="004B19AF" w:rsidRDefault="004B19AF" w:rsidP="004B19AF">
      <w:pPr>
        <w:pStyle w:val="ListParagraph"/>
        <w:numPr>
          <w:ilvl w:val="0"/>
          <w:numId w:val="34"/>
        </w:numPr>
        <w:rPr>
          <w:rFonts w:ascii="Calibri" w:hAnsi="Calibri"/>
        </w:rPr>
      </w:pPr>
      <w:r w:rsidRPr="004B19AF">
        <w:rPr>
          <w:rFonts w:ascii="Calibri" w:hAnsi="Calibri"/>
        </w:rPr>
        <w:t>This field is filled out automatically. It is referenced from a previous section</w:t>
      </w:r>
      <w:r>
        <w:rPr>
          <w:rFonts w:ascii="Calibri" w:hAnsi="Calibri"/>
        </w:rPr>
        <w:t>.</w:t>
      </w:r>
    </w:p>
    <w:p w14:paraId="41240FDE"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Section C.</w:t>
      </w:r>
    </w:p>
    <w:p w14:paraId="1F818D38"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certified cooling efficiency of the </w:t>
      </w:r>
      <w:r w:rsidRPr="00970AC4">
        <w:rPr>
          <w:rFonts w:ascii="Calibri" w:hAnsi="Calibri"/>
          <w:i/>
        </w:rPr>
        <w:t>installed</w:t>
      </w:r>
      <w:r w:rsidRPr="00970AC4">
        <w:rPr>
          <w:rFonts w:ascii="Calibri" w:hAnsi="Calibri"/>
        </w:rPr>
        <w:t xml:space="preserve"> equipment that corresponds to the type shown in the previous column.</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48136174"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Manufacturer as shown on the equipment nameplate.</w:t>
      </w:r>
    </w:p>
    <w:p w14:paraId="2A8E7D41"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Model Number as shown on the equipment nameplate.</w:t>
      </w:r>
    </w:p>
    <w:p w14:paraId="3767DF7C"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Serial Number as shown on the equipment nameplate.</w:t>
      </w:r>
    </w:p>
    <w:p w14:paraId="26F56CB8"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sensible cooling capacity at design conditions of the </w:t>
      </w:r>
      <w:r w:rsidRPr="00970AC4">
        <w:rPr>
          <w:rFonts w:ascii="Calibri" w:hAnsi="Calibri"/>
          <w:i/>
        </w:rPr>
        <w:t>installed</w:t>
      </w:r>
      <w:r w:rsidRPr="00970AC4">
        <w:rPr>
          <w:rFonts w:ascii="Calibri" w:hAnsi="Calibri"/>
        </w:rPr>
        <w:t xml:space="preserve"> cooling system in BTUs per hour.</w:t>
      </w:r>
    </w:p>
    <w:p w14:paraId="30588C10"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w:t>
      </w:r>
      <w:r w:rsidRPr="00970AC4">
        <w:rPr>
          <w:rFonts w:ascii="Calibri" w:hAnsi="Calibri"/>
          <w:i/>
        </w:rPr>
        <w:t xml:space="preserve">installed </w:t>
      </w:r>
      <w:r w:rsidRPr="00970AC4">
        <w:rPr>
          <w:rFonts w:ascii="Calibri" w:hAnsi="Calibri"/>
        </w:rPr>
        <w:t>Condenser Nominal Cooling Capacity in tons.</w:t>
      </w:r>
      <w:r w:rsidR="00D070C6" w:rsidRPr="00970AC4">
        <w:rPr>
          <w:rFonts w:ascii="Calibri" w:hAnsi="Calibri"/>
        </w:rPr>
        <w:t xml:space="preserve"> </w:t>
      </w:r>
      <w:r w:rsidRPr="00970AC4">
        <w:rPr>
          <w:rFonts w:ascii="Calibri" w:hAnsi="Calibri"/>
        </w:rPr>
        <w:t>Note that this is based on the condenser, not the coil or air handler.</w:t>
      </w:r>
      <w:r w:rsidR="00D070C6" w:rsidRPr="00970AC4">
        <w:rPr>
          <w:rFonts w:ascii="Calibri" w:hAnsi="Calibri"/>
        </w:rPr>
        <w:t xml:space="preserve"> </w:t>
      </w:r>
      <w:r w:rsidRPr="00970AC4">
        <w:rPr>
          <w:rFonts w:ascii="Calibri" w:hAnsi="Calibri"/>
        </w:rPr>
        <w:t>This can usually be determined by the condenser model number.</w:t>
      </w:r>
    </w:p>
    <w:p w14:paraId="500204A6" w14:textId="77777777" w:rsidR="00252FCD" w:rsidRPr="00970AC4" w:rsidRDefault="00252FCD" w:rsidP="00252FCD">
      <w:pPr>
        <w:rPr>
          <w:rFonts w:ascii="Calibri" w:hAnsi="Calibri"/>
          <w:b/>
        </w:rPr>
      </w:pPr>
    </w:p>
    <w:p w14:paraId="78792F0A" w14:textId="0FA79526" w:rsidR="00252FCD" w:rsidRPr="00970AC4" w:rsidRDefault="00252FCD" w:rsidP="00252FCD">
      <w:pPr>
        <w:rPr>
          <w:rFonts w:ascii="Calibri" w:hAnsi="Calibri"/>
          <w:b/>
        </w:rPr>
      </w:pPr>
      <w:r w:rsidRPr="00970AC4">
        <w:rPr>
          <w:rFonts w:ascii="Calibri" w:hAnsi="Calibri"/>
          <w:b/>
        </w:rPr>
        <w:t>F.</w:t>
      </w:r>
      <w:r w:rsidR="00D070C6" w:rsidRPr="00970AC4">
        <w:rPr>
          <w:rFonts w:ascii="Calibri" w:hAnsi="Calibri"/>
          <w:b/>
        </w:rPr>
        <w:t xml:space="preserve"> </w:t>
      </w:r>
      <w:r w:rsidRPr="00970AC4">
        <w:rPr>
          <w:rFonts w:ascii="Calibri" w:hAnsi="Calibri"/>
          <w:b/>
        </w:rPr>
        <w:t xml:space="preserve">Extension of Existing Duct System, Greater Than </w:t>
      </w:r>
      <w:r w:rsidR="006D2CD4">
        <w:rPr>
          <w:rFonts w:ascii="Calibri" w:hAnsi="Calibri"/>
          <w:b/>
        </w:rPr>
        <w:t>25</w:t>
      </w:r>
      <w:r w:rsidR="006D2CD4" w:rsidRPr="00970AC4">
        <w:rPr>
          <w:rFonts w:ascii="Calibri" w:hAnsi="Calibri"/>
          <w:b/>
        </w:rPr>
        <w:t xml:space="preserve"> </w:t>
      </w:r>
      <w:r w:rsidRPr="00970AC4">
        <w:rPr>
          <w:rFonts w:ascii="Calibri" w:hAnsi="Calibri"/>
          <w:b/>
        </w:rPr>
        <w:t xml:space="preserve">Feet </w:t>
      </w:r>
    </w:p>
    <w:p w14:paraId="5C0E918F" w14:textId="77777777" w:rsidR="00252FCD" w:rsidRPr="00970AC4" w:rsidRDefault="00252FCD" w:rsidP="0032048E">
      <w:pPr>
        <w:pStyle w:val="ListParagraph"/>
        <w:numPr>
          <w:ilvl w:val="0"/>
          <w:numId w:val="35"/>
        </w:numPr>
        <w:tabs>
          <w:tab w:val="clear" w:pos="1080"/>
          <w:tab w:val="num" w:pos="360"/>
        </w:tabs>
        <w:ind w:left="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121927">
        <w:rPr>
          <w:rFonts w:ascii="Calibri" w:hAnsi="Calibri"/>
        </w:rPr>
        <w:t xml:space="preserve">a </w:t>
      </w:r>
      <w:r w:rsidRPr="00970AC4">
        <w:rPr>
          <w:rFonts w:ascii="Calibri" w:hAnsi="Calibri"/>
        </w:rPr>
        <w:t>previous section.</w:t>
      </w:r>
    </w:p>
    <w:p w14:paraId="35F30FC3" w14:textId="77777777" w:rsidR="00121927" w:rsidRDefault="00121927" w:rsidP="00121927">
      <w:pPr>
        <w:pStyle w:val="ListParagraph"/>
        <w:numPr>
          <w:ilvl w:val="0"/>
          <w:numId w:val="35"/>
        </w:numPr>
        <w:tabs>
          <w:tab w:val="clear" w:pos="1080"/>
          <w:tab w:val="num" w:pos="360"/>
        </w:tabs>
        <w:ind w:left="360"/>
        <w:rPr>
          <w:rFonts w:ascii="Calibri" w:hAnsi="Calibri"/>
        </w:rPr>
      </w:pPr>
      <w:r>
        <w:rPr>
          <w:rFonts w:ascii="Calibri" w:hAnsi="Calibri"/>
        </w:rPr>
        <w:t>T</w:t>
      </w:r>
      <w:r w:rsidRPr="00121927">
        <w:rPr>
          <w:rFonts w:ascii="Calibri" w:hAnsi="Calibri"/>
        </w:rPr>
        <w:t xml:space="preserve">his field is filled out automatically. It is referenced from </w:t>
      </w:r>
      <w:r>
        <w:rPr>
          <w:rFonts w:ascii="Calibri" w:hAnsi="Calibri"/>
        </w:rPr>
        <w:t>a previous section.</w:t>
      </w:r>
    </w:p>
    <w:p w14:paraId="48B08C7F" w14:textId="77777777" w:rsidR="00661C7F" w:rsidRDefault="00661C7F" w:rsidP="00661C7F">
      <w:pPr>
        <w:pStyle w:val="ListParagraph"/>
        <w:numPr>
          <w:ilvl w:val="0"/>
          <w:numId w:val="35"/>
        </w:numPr>
        <w:tabs>
          <w:tab w:val="clear" w:pos="1080"/>
          <w:tab w:val="num" w:pos="360"/>
        </w:tabs>
        <w:ind w:left="360"/>
        <w:rPr>
          <w:rFonts w:ascii="Calibri" w:hAnsi="Calibri"/>
        </w:rPr>
      </w:pPr>
      <w:r w:rsidRPr="00661C7F">
        <w:rPr>
          <w:rFonts w:ascii="Calibri" w:hAnsi="Calibri"/>
        </w:rPr>
        <w:t>Enter a brief name or description of the indoor unit area served. Examples: Master Bedroom, Dining Room, Living Room, etc</w:t>
      </w:r>
      <w:r w:rsidR="00442492">
        <w:rPr>
          <w:rFonts w:ascii="Calibri" w:hAnsi="Calibri"/>
        </w:rPr>
        <w:t>.</w:t>
      </w:r>
    </w:p>
    <w:p w14:paraId="380ACA1D" w14:textId="77777777" w:rsidR="00DC0280" w:rsidRDefault="00DC0280" w:rsidP="0032048E">
      <w:pPr>
        <w:pStyle w:val="ListParagraph"/>
        <w:numPr>
          <w:ilvl w:val="0"/>
          <w:numId w:val="35"/>
        </w:numPr>
        <w:tabs>
          <w:tab w:val="clear" w:pos="1080"/>
          <w:tab w:val="num" w:pos="360"/>
        </w:tabs>
        <w:ind w:left="360"/>
        <w:rPr>
          <w:rFonts w:ascii="Calibri" w:hAnsi="Calibri"/>
        </w:rPr>
      </w:pPr>
      <w:r>
        <w:rPr>
          <w:rFonts w:ascii="Calibri" w:hAnsi="Calibri"/>
        </w:rPr>
        <w:t>If any lengths of new ducts were installed, answer yes, otherwise if new ducts were</w:t>
      </w:r>
      <w:r w:rsidR="005229AB">
        <w:rPr>
          <w:rFonts w:ascii="Calibri" w:hAnsi="Calibri"/>
        </w:rPr>
        <w:t xml:space="preserve"> not</w:t>
      </w:r>
      <w:r>
        <w:rPr>
          <w:rFonts w:ascii="Calibri" w:hAnsi="Calibri"/>
        </w:rPr>
        <w:t xml:space="preserve"> installed, answer no.</w:t>
      </w:r>
    </w:p>
    <w:p w14:paraId="10F89C8B" w14:textId="77777777" w:rsidR="00795D04" w:rsidRDefault="005229AB" w:rsidP="00795D04">
      <w:pPr>
        <w:pStyle w:val="ListParagraph"/>
        <w:numPr>
          <w:ilvl w:val="0"/>
          <w:numId w:val="35"/>
        </w:numPr>
        <w:tabs>
          <w:tab w:val="clear" w:pos="1080"/>
          <w:tab w:val="num" w:pos="360"/>
        </w:tabs>
        <w:ind w:left="360"/>
        <w:rPr>
          <w:rFonts w:ascii="Calibri" w:hAnsi="Calibri"/>
        </w:rPr>
      </w:pPr>
      <w:r>
        <w:rPr>
          <w:rFonts w:ascii="Calibri" w:hAnsi="Calibri"/>
        </w:rPr>
        <w:t>This field is filled out automatical</w:t>
      </w:r>
      <w:r w:rsidR="00795D04">
        <w:rPr>
          <w:rFonts w:ascii="Calibri" w:hAnsi="Calibri"/>
        </w:rPr>
        <w:t>ly based on values referenced from</w:t>
      </w:r>
      <w:r>
        <w:rPr>
          <w:rFonts w:ascii="Calibri" w:hAnsi="Calibri"/>
        </w:rPr>
        <w:t xml:space="preserve"> other sections.</w:t>
      </w:r>
    </w:p>
    <w:p w14:paraId="2C9A4A74" w14:textId="77777777" w:rsidR="00795D04" w:rsidRP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Select the choice that best describes the predominant location of the supply ducts for this system</w:t>
      </w:r>
    </w:p>
    <w:p w14:paraId="36270255" w14:textId="77777777" w:rsidR="00795D04" w:rsidRDefault="00252FCD" w:rsidP="00795D04">
      <w:pPr>
        <w:pStyle w:val="ListParagraph"/>
        <w:numPr>
          <w:ilvl w:val="0"/>
          <w:numId w:val="35"/>
        </w:numPr>
        <w:tabs>
          <w:tab w:val="clear" w:pos="1080"/>
          <w:tab w:val="num" w:pos="360"/>
        </w:tabs>
        <w:ind w:left="360"/>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 xml:space="preserve">This value is verified against the minimum value </w:t>
      </w:r>
      <w:r w:rsidR="00442492">
        <w:rPr>
          <w:rFonts w:ascii="Calibri" w:hAnsi="Calibri"/>
        </w:rPr>
        <w:t>required by the standards</w:t>
      </w:r>
      <w:r w:rsidRPr="00970AC4">
        <w:rPr>
          <w:rFonts w:ascii="Calibri" w:hAnsi="Calibri"/>
        </w:rPr>
        <w:t>.</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11914794" w14:textId="77777777" w:rsid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Select the choice that best describes the predominant location of the </w:t>
      </w:r>
      <w:r>
        <w:rPr>
          <w:rFonts w:ascii="Calibri" w:hAnsi="Calibri"/>
        </w:rPr>
        <w:t>return</w:t>
      </w:r>
      <w:r w:rsidRPr="00795D04">
        <w:rPr>
          <w:rFonts w:ascii="Calibri" w:hAnsi="Calibri"/>
        </w:rPr>
        <w:t xml:space="preserve"> ducts for this system</w:t>
      </w:r>
    </w:p>
    <w:p w14:paraId="0D73C44C" w14:textId="77777777" w:rsid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lastRenderedPageBreak/>
        <w:t xml:space="preserve">Enter the R-value of the installed </w:t>
      </w:r>
      <w:r>
        <w:rPr>
          <w:rFonts w:ascii="Calibri" w:hAnsi="Calibri"/>
        </w:rPr>
        <w:t>return</w:t>
      </w:r>
      <w:r w:rsidRPr="00795D04">
        <w:rPr>
          <w:rFonts w:ascii="Calibri" w:hAnsi="Calibri"/>
        </w:rPr>
        <w:t xml:space="preserve"> ducts. This value is verified against the minimum value required by the standards. The installed R-value must be greater than or equal to the required minimum R-value</w:t>
      </w:r>
    </w:p>
    <w:p w14:paraId="4A5D5675" w14:textId="15A05E9F" w:rsidR="00795D04" w:rsidRPr="004D6C4A" w:rsidRDefault="004B582F" w:rsidP="004D6C4A">
      <w:pPr>
        <w:pStyle w:val="ListParagraph"/>
        <w:numPr>
          <w:ilvl w:val="0"/>
          <w:numId w:val="35"/>
        </w:numPr>
        <w:tabs>
          <w:tab w:val="clear" w:pos="1080"/>
          <w:tab w:val="num" w:pos="360"/>
        </w:tabs>
        <w:ind w:left="360"/>
        <w:rPr>
          <w:rFonts w:ascii="Calibri" w:hAnsi="Calibri"/>
        </w:rPr>
      </w:pPr>
      <w:r w:rsidRPr="007F0777">
        <w:rPr>
          <w:rFonts w:ascii="Calibri" w:hAnsi="Calibri"/>
        </w:rPr>
        <w:t xml:space="preserve">The duct system </w:t>
      </w:r>
      <w:r>
        <w:rPr>
          <w:rFonts w:ascii="Calibri" w:hAnsi="Calibri"/>
        </w:rPr>
        <w:t xml:space="preserve">needs to meet minimum R-6 </w:t>
      </w:r>
      <w:r w:rsidRPr="007F0777">
        <w:rPr>
          <w:rFonts w:ascii="Calibri" w:hAnsi="Calibri"/>
        </w:rPr>
        <w:t xml:space="preserve">requirement </w:t>
      </w:r>
      <w:r>
        <w:rPr>
          <w:rFonts w:ascii="Calibri" w:hAnsi="Calibri"/>
        </w:rPr>
        <w:t>except for portions of ducts located in conditioned space.  Duct systems that are entirely in conditioned space can be uninsulated, subject to HERS verification</w:t>
      </w:r>
      <w:r w:rsidRPr="007F0777">
        <w:rPr>
          <w:rFonts w:ascii="Calibri" w:hAnsi="Calibri"/>
        </w:rPr>
        <w:t xml:space="preserve">. </w:t>
      </w:r>
      <w:r w:rsidR="004D6C4A" w:rsidRPr="004D6C4A">
        <w:rPr>
          <w:rFonts w:ascii="Calibri" w:hAnsi="Calibri"/>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9CA99E5" w14:textId="20617F26" w:rsidR="00795D04" w:rsidRP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Enter the </w:t>
      </w:r>
      <w:r w:rsidRPr="004D6C4A">
        <w:rPr>
          <w:rFonts w:ascii="Calibri" w:hAnsi="Calibri"/>
          <w:u w:val="single"/>
        </w:rPr>
        <w:t>indoor unit</w:t>
      </w:r>
      <w:r w:rsidRPr="00795D04">
        <w:rPr>
          <w:rFonts w:ascii="Calibri" w:hAnsi="Calibri"/>
        </w:rPr>
        <w:t xml:space="preserve"> </w:t>
      </w:r>
      <w:r w:rsidR="004D6C4A">
        <w:rPr>
          <w:rFonts w:ascii="Calibri" w:hAnsi="Calibri"/>
        </w:rPr>
        <w:t xml:space="preserve">nominal </w:t>
      </w:r>
      <w:r w:rsidRPr="00795D04">
        <w:rPr>
          <w:rFonts w:ascii="Calibri" w:hAnsi="Calibri"/>
        </w:rPr>
        <w:t>cooling capacity</w:t>
      </w:r>
      <w:r w:rsidR="004D6C4A">
        <w:rPr>
          <w:rFonts w:ascii="Calibri" w:hAnsi="Calibri"/>
        </w:rPr>
        <w:t xml:space="preserve"> (ton</w:t>
      </w:r>
      <w:r w:rsidR="00C07882">
        <w:rPr>
          <w:rFonts w:ascii="Calibri" w:hAnsi="Calibri"/>
        </w:rPr>
        <w:t>s</w:t>
      </w:r>
      <w:r w:rsidR="004D6C4A">
        <w:rPr>
          <w:rFonts w:ascii="Calibri" w:hAnsi="Calibri"/>
        </w:rPr>
        <w:t>)</w:t>
      </w:r>
      <w:r w:rsidRPr="00795D04">
        <w:rPr>
          <w:rFonts w:ascii="Calibri" w:hAnsi="Calibri"/>
        </w:rPr>
        <w:t xml:space="preserve"> if the indoor unit is </w:t>
      </w:r>
      <w:r>
        <w:rPr>
          <w:rFonts w:ascii="Calibri" w:hAnsi="Calibri"/>
        </w:rPr>
        <w:t>a multiple-split system type</w:t>
      </w:r>
      <w:r w:rsidRPr="00795D04">
        <w:rPr>
          <w:rFonts w:ascii="Calibri" w:hAnsi="Calibri"/>
        </w:rPr>
        <w:t>, otherwise this field is not needed</w:t>
      </w:r>
      <w:r w:rsidR="004D6C4A">
        <w:rPr>
          <w:rFonts w:ascii="Calibri" w:hAnsi="Calibri"/>
        </w:rPr>
        <w:t xml:space="preserve">. </w:t>
      </w:r>
    </w:p>
    <w:p w14:paraId="6C7EECC3" w14:textId="77777777" w:rsidR="00252FCD" w:rsidRPr="00970AC4" w:rsidRDefault="00252FCD" w:rsidP="00252FCD">
      <w:pPr>
        <w:rPr>
          <w:rFonts w:ascii="Calibri" w:hAnsi="Calibri"/>
        </w:rPr>
      </w:pPr>
    </w:p>
    <w:p w14:paraId="5C4DD75F" w14:textId="77777777" w:rsidR="00252FCD" w:rsidRPr="00970AC4" w:rsidRDefault="00252FCD" w:rsidP="004D6C4A">
      <w:pPr>
        <w:keepNext/>
        <w:rPr>
          <w:rFonts w:ascii="Calibri" w:hAnsi="Calibri"/>
          <w:b/>
        </w:rPr>
      </w:pPr>
      <w:r w:rsidRPr="00970AC4">
        <w:rPr>
          <w:rFonts w:ascii="Calibri" w:hAnsi="Calibri"/>
          <w:b/>
        </w:rPr>
        <w:t>G.</w:t>
      </w:r>
      <w:r w:rsidR="00D070C6" w:rsidRPr="00970AC4">
        <w:rPr>
          <w:rFonts w:ascii="Calibri" w:hAnsi="Calibri"/>
          <w:b/>
        </w:rPr>
        <w:t xml:space="preserve"> </w:t>
      </w:r>
      <w:r w:rsidRPr="00970AC4">
        <w:rPr>
          <w:rFonts w:ascii="Calibri" w:hAnsi="Calibri"/>
          <w:b/>
        </w:rPr>
        <w:t xml:space="preserve">Installed Duct System information </w:t>
      </w:r>
    </w:p>
    <w:p w14:paraId="314C2BF5"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523F24AE"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5B6EF669" w14:textId="77777777" w:rsidR="00442492" w:rsidRDefault="00442492" w:rsidP="00442492">
      <w:pPr>
        <w:pStyle w:val="ListParagraph"/>
        <w:numPr>
          <w:ilvl w:val="0"/>
          <w:numId w:val="36"/>
        </w:numPr>
        <w:rPr>
          <w:rFonts w:ascii="Calibri" w:hAnsi="Calibri"/>
        </w:rPr>
      </w:pPr>
      <w:r>
        <w:rPr>
          <w:rFonts w:ascii="Calibri" w:hAnsi="Calibri"/>
        </w:rPr>
        <w:t>E</w:t>
      </w:r>
      <w:r w:rsidRPr="00442492">
        <w:rPr>
          <w:rFonts w:ascii="Calibri" w:hAnsi="Calibri"/>
        </w:rPr>
        <w:t xml:space="preserve">nter a brief name or description of the indoor unit area served. Examples: Master Bedroom, Dining Room, Living Room, </w:t>
      </w:r>
      <w:proofErr w:type="gramStart"/>
      <w:r w:rsidRPr="00442492">
        <w:rPr>
          <w:rFonts w:ascii="Calibri" w:hAnsi="Calibri"/>
        </w:rPr>
        <w:t>etc..</w:t>
      </w:r>
      <w:proofErr w:type="gramEnd"/>
    </w:p>
    <w:p w14:paraId="4AEFF3C2" w14:textId="77777777" w:rsidR="000C2BB4" w:rsidRDefault="000C2BB4" w:rsidP="000C2BB4">
      <w:pPr>
        <w:pStyle w:val="ListParagraph"/>
        <w:numPr>
          <w:ilvl w:val="0"/>
          <w:numId w:val="36"/>
        </w:numPr>
        <w:rPr>
          <w:rFonts w:ascii="Calibri" w:hAnsi="Calibri"/>
        </w:rPr>
      </w:pPr>
      <w:r w:rsidRPr="000C2BB4">
        <w:rPr>
          <w:rFonts w:ascii="Calibri" w:hAnsi="Calibri"/>
        </w:rPr>
        <w:t xml:space="preserve">Enter the description of the </w:t>
      </w:r>
      <w:r>
        <w:rPr>
          <w:rFonts w:ascii="Calibri" w:hAnsi="Calibri"/>
        </w:rPr>
        <w:t xml:space="preserve">total combined length of the supply and return </w:t>
      </w:r>
      <w:r w:rsidRPr="000C2BB4">
        <w:rPr>
          <w:rFonts w:ascii="Calibri" w:hAnsi="Calibri"/>
        </w:rPr>
        <w:t>ducts on this indoor unit.  The possible choices are</w:t>
      </w:r>
      <w:r>
        <w:rPr>
          <w:rFonts w:ascii="Calibri" w:hAnsi="Calibri"/>
        </w:rPr>
        <w:t>:</w:t>
      </w:r>
      <w:r w:rsidRPr="000C2BB4">
        <w:rPr>
          <w:rFonts w:ascii="Calibri" w:hAnsi="Calibri"/>
        </w:rPr>
        <w:t xml:space="preserve"> &gt;10f</w:t>
      </w:r>
      <w:r>
        <w:rPr>
          <w:rFonts w:ascii="Calibri" w:hAnsi="Calibri"/>
        </w:rPr>
        <w:t xml:space="preserve">t length, </w:t>
      </w:r>
      <w:proofErr w:type="gramStart"/>
      <w:r>
        <w:rPr>
          <w:rFonts w:ascii="Calibri" w:hAnsi="Calibri"/>
        </w:rPr>
        <w:t xml:space="preserve">and </w:t>
      </w:r>
      <w:r w:rsidRPr="000C2BB4">
        <w:rPr>
          <w:rFonts w:ascii="Calibri" w:hAnsi="Calibri"/>
        </w:rPr>
        <w:t xml:space="preserve"> ≤</w:t>
      </w:r>
      <w:proofErr w:type="gramEnd"/>
      <w:r w:rsidRPr="000C2BB4">
        <w:rPr>
          <w:rFonts w:ascii="Calibri" w:hAnsi="Calibri"/>
        </w:rPr>
        <w:t>10ft length.</w:t>
      </w:r>
      <w:r>
        <w:rPr>
          <w:rFonts w:ascii="Calibri" w:hAnsi="Calibri"/>
        </w:rPr>
        <w:t xml:space="preserve">  </w:t>
      </w:r>
    </w:p>
    <w:p w14:paraId="72673C9B" w14:textId="77777777" w:rsidR="000C2BB4" w:rsidRDefault="00B116A7" w:rsidP="0032048E">
      <w:pPr>
        <w:pStyle w:val="ListParagraph"/>
        <w:numPr>
          <w:ilvl w:val="0"/>
          <w:numId w:val="36"/>
        </w:numPr>
        <w:rPr>
          <w:rFonts w:ascii="Calibri" w:hAnsi="Calibri"/>
        </w:rPr>
      </w:pPr>
      <w:r>
        <w:rPr>
          <w:rFonts w:ascii="Calibri" w:hAnsi="Calibri"/>
        </w:rPr>
        <w:t>This field is filled out automatically.  This is the minimum R-value for new ducts in this climate zone.</w:t>
      </w:r>
    </w:p>
    <w:p w14:paraId="7D8CEC0F"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supply ducts for this system.</w:t>
      </w:r>
    </w:p>
    <w:p w14:paraId="2248EF11"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This value is verified against the minimum value</w:t>
      </w:r>
      <w:r w:rsidR="00B116A7">
        <w:rPr>
          <w:rFonts w:ascii="Calibri" w:hAnsi="Calibri"/>
        </w:rPr>
        <w:t xml:space="preserve"> in G05</w:t>
      </w:r>
      <w:r w:rsidRPr="00970AC4">
        <w:rPr>
          <w:rFonts w:ascii="Calibri" w:hAnsi="Calibri"/>
        </w:rPr>
        <w:t>.</w:t>
      </w:r>
      <w:r w:rsidR="00D070C6" w:rsidRPr="00970AC4">
        <w:rPr>
          <w:rFonts w:ascii="Calibri" w:hAnsi="Calibri"/>
        </w:rPr>
        <w:t xml:space="preserve"> </w:t>
      </w:r>
      <w:r w:rsidRPr="00970AC4">
        <w:rPr>
          <w:rFonts w:ascii="Calibri" w:hAnsi="Calibri"/>
        </w:rPr>
        <w:t>The installed R-value must be greater than or equal to the minimum R-value.</w:t>
      </w:r>
    </w:p>
    <w:p w14:paraId="63081D24"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return ducts for this system.</w:t>
      </w:r>
    </w:p>
    <w:p w14:paraId="4952D03C"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return ducts.</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387DCC91" w14:textId="77777777" w:rsidR="002E2C6E" w:rsidRPr="007F0777" w:rsidRDefault="002E2C6E" w:rsidP="002E2C6E">
      <w:pPr>
        <w:pStyle w:val="ListParagraph"/>
        <w:numPr>
          <w:ilvl w:val="0"/>
          <w:numId w:val="36"/>
        </w:numPr>
        <w:rPr>
          <w:rFonts w:ascii="Calibri" w:hAnsi="Calibri"/>
        </w:rPr>
      </w:pPr>
      <w:r w:rsidRPr="007F0777">
        <w:rPr>
          <w:rFonts w:ascii="Calibri" w:hAnsi="Calibri"/>
        </w:rPr>
        <w:t xml:space="preserve">The duct system </w:t>
      </w:r>
      <w:r>
        <w:rPr>
          <w:rFonts w:ascii="Calibri" w:hAnsi="Calibri"/>
        </w:rPr>
        <w:t xml:space="preserve">needs to meet minimum R-6 </w:t>
      </w:r>
      <w:r w:rsidRPr="007F0777">
        <w:rPr>
          <w:rFonts w:ascii="Calibri" w:hAnsi="Calibri"/>
        </w:rPr>
        <w:t xml:space="preserve">requirement </w:t>
      </w:r>
      <w:r>
        <w:rPr>
          <w:rFonts w:ascii="Calibri" w:hAnsi="Calibri"/>
        </w:rPr>
        <w:t>except for portions of ducts located in conditioned space.  Duct systems that are entirely in conditioned space can be uninsulated, subject to HERS verification</w:t>
      </w:r>
      <w:r w:rsidRPr="007F0777">
        <w:rPr>
          <w:rFonts w:ascii="Calibri" w:hAnsi="Calibri"/>
        </w:rPr>
        <w:t xml:space="preserve">. </w:t>
      </w:r>
    </w:p>
    <w:p w14:paraId="1548ED41" w14:textId="348216CA" w:rsidR="00252FCD" w:rsidRPr="00970AC4" w:rsidRDefault="00252FCD" w:rsidP="0032048E">
      <w:pPr>
        <w:pStyle w:val="ListParagraph"/>
        <w:numPr>
          <w:ilvl w:val="0"/>
          <w:numId w:val="36"/>
        </w:numPr>
        <w:rPr>
          <w:rFonts w:ascii="Calibri" w:hAnsi="Calibri"/>
        </w:rPr>
      </w:pPr>
      <w:r w:rsidRPr="00970AC4">
        <w:rPr>
          <w:rFonts w:ascii="Calibri" w:hAnsi="Calibri"/>
        </w:rPr>
        <w:t>Pick the appropriate choice.</w:t>
      </w:r>
      <w:r w:rsidR="00D070C6" w:rsidRPr="00970AC4">
        <w:rPr>
          <w:rFonts w:ascii="Calibri" w:hAnsi="Calibri"/>
        </w:rPr>
        <w:t xml:space="preserve"> </w:t>
      </w:r>
      <w:r w:rsidRPr="00970AC4">
        <w:rPr>
          <w:rFonts w:ascii="Calibri" w:hAnsi="Calibri"/>
        </w:rPr>
        <w:t>Refer to section 1</w:t>
      </w:r>
      <w:r w:rsidR="00627392">
        <w:rPr>
          <w:rFonts w:ascii="Calibri" w:hAnsi="Calibri"/>
        </w:rPr>
        <w:t>60.3(b)5L</w:t>
      </w:r>
      <w:r w:rsidRPr="00970AC4">
        <w:rPr>
          <w:rFonts w:ascii="Calibri" w:hAnsi="Calibri"/>
        </w:rPr>
        <w:t xml:space="preserve"> of the </w:t>
      </w:r>
      <w:r w:rsidR="001C5A05">
        <w:rPr>
          <w:rFonts w:ascii="Calibri" w:hAnsi="Calibri"/>
        </w:rPr>
        <w:t>2022</w:t>
      </w:r>
      <w:r w:rsidR="001C5A05" w:rsidRPr="00970AC4">
        <w:rPr>
          <w:rFonts w:ascii="Calibri" w:hAnsi="Calibri"/>
        </w:rPr>
        <w:t xml:space="preserve"> </w:t>
      </w:r>
      <w:r w:rsidRPr="00970AC4">
        <w:rPr>
          <w:rFonts w:ascii="Calibri" w:hAnsi="Calibri"/>
        </w:rPr>
        <w:t xml:space="preserve">Building Energy Efficiency Standards, and Chapter </w:t>
      </w:r>
      <w:r w:rsidR="00627392">
        <w:rPr>
          <w:rFonts w:ascii="Calibri" w:hAnsi="Calibri"/>
        </w:rPr>
        <w:t>11</w:t>
      </w:r>
      <w:r w:rsidRPr="00970AC4">
        <w:rPr>
          <w:rFonts w:ascii="Calibri" w:hAnsi="Calibri"/>
        </w:rPr>
        <w:t xml:space="preserve"> of the </w:t>
      </w:r>
      <w:r w:rsidR="001C5A05">
        <w:rPr>
          <w:rFonts w:ascii="Calibri" w:hAnsi="Calibri"/>
        </w:rPr>
        <w:t>2022</w:t>
      </w:r>
      <w:r w:rsidR="001C5A05" w:rsidRPr="00970AC4">
        <w:rPr>
          <w:rFonts w:ascii="Calibri" w:hAnsi="Calibri"/>
        </w:rPr>
        <w:t xml:space="preserve"> </w:t>
      </w:r>
      <w:r w:rsidR="00627392">
        <w:rPr>
          <w:rFonts w:ascii="Calibri" w:hAnsi="Calibri"/>
        </w:rPr>
        <w:t>Nonresidential</w:t>
      </w:r>
      <w:r w:rsidR="00627392" w:rsidRPr="00970AC4">
        <w:rPr>
          <w:rFonts w:ascii="Calibri" w:hAnsi="Calibri"/>
        </w:rPr>
        <w:t xml:space="preserve"> </w:t>
      </w:r>
      <w:r w:rsidRPr="00970AC4">
        <w:rPr>
          <w:rFonts w:ascii="Calibri" w:hAnsi="Calibri"/>
        </w:rPr>
        <w:t>Compliance Manual for more information.</w:t>
      </w:r>
    </w:p>
    <w:p w14:paraId="29C281B3" w14:textId="77777777" w:rsidR="00252FCD" w:rsidRDefault="00252FCD" w:rsidP="0032048E">
      <w:pPr>
        <w:pStyle w:val="ListParagraph"/>
        <w:numPr>
          <w:ilvl w:val="0"/>
          <w:numId w:val="36"/>
        </w:numPr>
        <w:rPr>
          <w:rFonts w:ascii="Calibri" w:hAnsi="Calibri"/>
        </w:rPr>
      </w:pPr>
      <w:r w:rsidRPr="00970AC4">
        <w:rPr>
          <w:rFonts w:ascii="Calibri" w:hAnsi="Calibri"/>
        </w:rPr>
        <w:t xml:space="preserve">Specify the number of air filter devices installed </w:t>
      </w:r>
      <w:r w:rsidR="00B116A7">
        <w:rPr>
          <w:rFonts w:ascii="Calibri" w:hAnsi="Calibri"/>
        </w:rPr>
        <w:t>on this indoor unit</w:t>
      </w:r>
      <w:r w:rsidRPr="00970AC4">
        <w:rPr>
          <w:rFonts w:ascii="Calibri" w:hAnsi="Calibri"/>
        </w:rPr>
        <w:t>.</w:t>
      </w:r>
      <w:r w:rsidR="00D070C6" w:rsidRPr="00970AC4">
        <w:rPr>
          <w:rFonts w:ascii="Calibri" w:hAnsi="Calibri"/>
        </w:rPr>
        <w:t xml:space="preserve"> </w:t>
      </w:r>
      <w:r w:rsidRPr="00970AC4">
        <w:rPr>
          <w:rFonts w:ascii="Calibri" w:hAnsi="Calibri"/>
        </w:rPr>
        <w:t>Air filter devices installed in completely new systems must be properly sized, as documented in the next section.</w:t>
      </w:r>
      <w:r w:rsidR="00D070C6" w:rsidRPr="00970AC4">
        <w:rPr>
          <w:rFonts w:ascii="Calibri" w:hAnsi="Calibri"/>
        </w:rPr>
        <w:t xml:space="preserve"> </w:t>
      </w:r>
      <w:r w:rsidRPr="00970AC4">
        <w:rPr>
          <w:rFonts w:ascii="Calibri" w:hAnsi="Calibri"/>
        </w:rPr>
        <w:t>The value entered here will determine the number of rows needed in the following section.</w:t>
      </w:r>
    </w:p>
    <w:p w14:paraId="25F67484" w14:textId="77777777" w:rsidR="009120FF" w:rsidRDefault="009120FF" w:rsidP="006509B1">
      <w:pPr>
        <w:pStyle w:val="ListParagraph"/>
        <w:numPr>
          <w:ilvl w:val="0"/>
          <w:numId w:val="36"/>
        </w:numPr>
        <w:rPr>
          <w:rFonts w:ascii="Calibri" w:hAnsi="Calibri"/>
        </w:rPr>
      </w:pPr>
      <w:r>
        <w:rPr>
          <w:rFonts w:ascii="Calibri" w:hAnsi="Calibri"/>
        </w:rPr>
        <w:t xml:space="preserve">If the system is of a type that can use one of the </w:t>
      </w:r>
      <w:r w:rsidR="00795D04">
        <w:rPr>
          <w:rFonts w:ascii="Calibri" w:hAnsi="Calibri"/>
        </w:rPr>
        <w:t>approved</w:t>
      </w:r>
      <w:r>
        <w:rPr>
          <w:rFonts w:ascii="Calibri" w:hAnsi="Calibri"/>
        </w:rPr>
        <w:t xml:space="preserve"> protocols for testing the airflow rate, then enter yes. Otherwise enter no.</w:t>
      </w:r>
      <w:r w:rsidR="006509B1" w:rsidRPr="006509B1">
        <w:t xml:space="preserve"> </w:t>
      </w:r>
      <w:r w:rsidR="006509B1" w:rsidRPr="006509B1">
        <w:rPr>
          <w:rFonts w:ascii="Calibri" w:hAnsi="Calibri"/>
        </w:rPr>
        <w:t>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AE0A02D" w14:textId="77777777" w:rsidR="004D6C4A" w:rsidRDefault="004D6C4A" w:rsidP="004D6C4A">
      <w:pPr>
        <w:pStyle w:val="ListParagraph"/>
        <w:numPr>
          <w:ilvl w:val="0"/>
          <w:numId w:val="36"/>
        </w:numPr>
        <w:rPr>
          <w:rFonts w:ascii="Calibri" w:hAnsi="Calibri"/>
        </w:rPr>
      </w:pPr>
      <w:r w:rsidRPr="004D6C4A">
        <w:rPr>
          <w:rFonts w:ascii="Calibri" w:hAnsi="Calibri"/>
        </w:rPr>
        <w:t xml:space="preserve">If the system is of a type that can use one of the approved protocols for testing the </w:t>
      </w:r>
      <w:r>
        <w:rPr>
          <w:rFonts w:ascii="Calibri" w:hAnsi="Calibri"/>
        </w:rPr>
        <w:t>fan efficacy</w:t>
      </w:r>
      <w:r w:rsidRPr="004D6C4A">
        <w:rPr>
          <w:rFonts w:ascii="Calibri" w:hAnsi="Calibri"/>
        </w:rPr>
        <w:t>, then enter yes. Otherwise enter no.</w:t>
      </w:r>
    </w:p>
    <w:p w14:paraId="166DCF58" w14:textId="77777777" w:rsidR="004D6C4A" w:rsidRPr="004D6C4A" w:rsidRDefault="004D6C4A" w:rsidP="004D6C4A">
      <w:pPr>
        <w:pStyle w:val="ListParagraph"/>
        <w:numPr>
          <w:ilvl w:val="0"/>
          <w:numId w:val="36"/>
        </w:numPr>
        <w:rPr>
          <w:rFonts w:ascii="Calibri" w:hAnsi="Calibri"/>
        </w:rPr>
      </w:pPr>
      <w:r w:rsidRPr="004D6C4A">
        <w:rPr>
          <w:rFonts w:ascii="Calibri" w:hAnsi="Calibri"/>
        </w:rPr>
        <w:t xml:space="preserve">Enter the </w:t>
      </w:r>
      <w:r w:rsidRPr="004D6C4A">
        <w:rPr>
          <w:rFonts w:ascii="Calibri" w:hAnsi="Calibri"/>
          <w:u w:val="single"/>
        </w:rPr>
        <w:t>indoor unit</w:t>
      </w:r>
      <w:r w:rsidRPr="004D6C4A">
        <w:rPr>
          <w:rFonts w:ascii="Calibri" w:hAnsi="Calibri"/>
        </w:rPr>
        <w:t xml:space="preserve"> cooling capacity if the indoor unit is a multiple-split system type, otherwise this field is not needed</w:t>
      </w:r>
      <w:r w:rsidR="000126D5">
        <w:rPr>
          <w:rFonts w:ascii="Calibri" w:hAnsi="Calibri"/>
        </w:rPr>
        <w:t>.</w:t>
      </w:r>
      <w:r w:rsidR="00685BF5">
        <w:rPr>
          <w:rFonts w:ascii="Calibri" w:hAnsi="Calibri"/>
        </w:rPr>
        <w:t xml:space="preserve"> </w:t>
      </w:r>
    </w:p>
    <w:p w14:paraId="0DB81327" w14:textId="77777777" w:rsidR="009120FF" w:rsidRPr="004D6C4A" w:rsidRDefault="009120FF" w:rsidP="004D6C4A">
      <w:pPr>
        <w:pStyle w:val="ListParagraph"/>
        <w:ind w:left="360"/>
        <w:rPr>
          <w:rFonts w:ascii="Calibri" w:hAnsi="Calibri"/>
        </w:rPr>
      </w:pPr>
    </w:p>
    <w:p w14:paraId="69C36AC6" w14:textId="77777777" w:rsidR="009120FF" w:rsidRDefault="009120FF">
      <w:pPr>
        <w:rPr>
          <w:rFonts w:ascii="Calibri" w:hAnsi="Calibri"/>
          <w:b/>
        </w:rPr>
      </w:pPr>
      <w:r>
        <w:rPr>
          <w:rFonts w:ascii="Calibri" w:hAnsi="Calibri"/>
          <w:b/>
        </w:rPr>
        <w:br w:type="page"/>
      </w:r>
    </w:p>
    <w:p w14:paraId="08E42332" w14:textId="77777777" w:rsidR="00252FCD" w:rsidRPr="00970AC4" w:rsidRDefault="00252FCD" w:rsidP="00252FCD">
      <w:pPr>
        <w:keepNext/>
        <w:rPr>
          <w:rFonts w:ascii="Calibri" w:hAnsi="Calibri"/>
          <w:b/>
        </w:rPr>
      </w:pPr>
      <w:r w:rsidRPr="00970AC4">
        <w:rPr>
          <w:rFonts w:ascii="Calibri" w:hAnsi="Calibri"/>
          <w:b/>
        </w:rPr>
        <w:lastRenderedPageBreak/>
        <w:t>H.</w:t>
      </w:r>
      <w:r w:rsidR="00D070C6" w:rsidRPr="00970AC4">
        <w:rPr>
          <w:rFonts w:ascii="Calibri" w:hAnsi="Calibri"/>
          <w:b/>
        </w:rPr>
        <w:t xml:space="preserve"> </w:t>
      </w:r>
      <w:r w:rsidRPr="00970AC4">
        <w:rPr>
          <w:rFonts w:ascii="Calibri" w:hAnsi="Calibri"/>
          <w:b/>
        </w:rPr>
        <w:t>Installed Air Filter Device Information</w:t>
      </w:r>
    </w:p>
    <w:p w14:paraId="3326F2E8"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78417B87"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032CF4AA"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field is filled out automatically. It is referenced from the same row and column in the previous sections</w:t>
      </w:r>
      <w:r>
        <w:rPr>
          <w:rFonts w:ascii="Calibri" w:hAnsi="Calibri"/>
        </w:rPr>
        <w:t>.</w:t>
      </w:r>
    </w:p>
    <w:p w14:paraId="6EB2D2BB"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a descriptive name of each air filter device so that it may be distinguished from others in the same system.</w:t>
      </w:r>
      <w:r w:rsidR="00D070C6" w:rsidRPr="00970AC4">
        <w:rPr>
          <w:rFonts w:ascii="Calibri" w:hAnsi="Calibri"/>
        </w:rPr>
        <w:t xml:space="preserve"> </w:t>
      </w:r>
      <w:r w:rsidRPr="00970AC4">
        <w:rPr>
          <w:rFonts w:ascii="Calibri" w:hAnsi="Calibri"/>
        </w:rPr>
        <w:t xml:space="preserve"> Examples: FG1, filter2, etc.</w:t>
      </w:r>
    </w:p>
    <w:p w14:paraId="5D4B39E2" w14:textId="77777777" w:rsidR="00252FCD" w:rsidRPr="00970AC4" w:rsidRDefault="00252FCD" w:rsidP="0032048E">
      <w:pPr>
        <w:pStyle w:val="ListParagraph"/>
        <w:numPr>
          <w:ilvl w:val="0"/>
          <w:numId w:val="37"/>
        </w:numPr>
        <w:rPr>
          <w:rFonts w:ascii="Calibri" w:hAnsi="Calibri"/>
        </w:rPr>
      </w:pPr>
      <w:r w:rsidRPr="00970AC4">
        <w:rPr>
          <w:rFonts w:ascii="Calibri" w:hAnsi="Calibri"/>
        </w:rPr>
        <w:t>Select the appropriate type of filter device from the list.</w:t>
      </w:r>
    </w:p>
    <w:p w14:paraId="29F87DE0"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the design flow in CFM of the filter device.</w:t>
      </w:r>
      <w:r w:rsidR="00D070C6" w:rsidRPr="00970AC4">
        <w:rPr>
          <w:rFonts w:ascii="Calibri" w:hAnsi="Calibri"/>
        </w:rPr>
        <w:t xml:space="preserve"> </w:t>
      </w:r>
      <w:r w:rsidRPr="00970AC4">
        <w:rPr>
          <w:rFonts w:ascii="Calibri" w:hAnsi="Calibri"/>
        </w:rPr>
        <w:t>The total for all filter devices in a single system should be greater than or equal to the total system design CFM in cooling mode (or heating mode for heat-only systems).</w:t>
      </w:r>
    </w:p>
    <w:p w14:paraId="3D01CDFF" w14:textId="7DB10731" w:rsidR="00666250" w:rsidRPr="00666250" w:rsidRDefault="00666250" w:rsidP="00666250">
      <w:pPr>
        <w:pStyle w:val="ListParagraph"/>
        <w:numPr>
          <w:ilvl w:val="0"/>
          <w:numId w:val="37"/>
        </w:numPr>
        <w:rPr>
          <w:rFonts w:ascii="Calibri" w:hAnsi="Calibri"/>
        </w:rPr>
      </w:pPr>
      <w:r w:rsidRPr="00666250">
        <w:rPr>
          <w:rFonts w:ascii="Calibri" w:hAnsi="Calibri"/>
        </w:rPr>
        <w:t xml:space="preserve">Enter the nominal depth of the filter in inches.  This is the dimension that is parallel to the airflow. many filters available for sale are 1-inch depth.  The </w:t>
      </w:r>
      <w:r w:rsidR="00230D38">
        <w:rPr>
          <w:rFonts w:ascii="Calibri" w:hAnsi="Calibri"/>
        </w:rPr>
        <w:t>2022</w:t>
      </w:r>
      <w:r w:rsidR="00230D38" w:rsidRPr="00666250">
        <w:rPr>
          <w:rFonts w:ascii="Calibri" w:hAnsi="Calibri"/>
        </w:rPr>
        <w:t xml:space="preserve"> </w:t>
      </w:r>
      <w:r w:rsidRPr="00666250">
        <w:rPr>
          <w:rFonts w:ascii="Calibri" w:hAnsi="Calibri"/>
        </w:rPr>
        <w:t xml:space="preserve">standards </w:t>
      </w:r>
      <w:r w:rsidR="00C60DF3" w:rsidRPr="00666250">
        <w:rPr>
          <w:rFonts w:ascii="Calibri" w:hAnsi="Calibri"/>
        </w:rPr>
        <w:t>encourage</w:t>
      </w:r>
      <w:r w:rsidRPr="00666250">
        <w:rPr>
          <w:rFonts w:ascii="Calibri" w:hAnsi="Calibri"/>
        </w:rPr>
        <w:t xml:space="preserve"> use of 2-inch depth filters.</w:t>
      </w:r>
    </w:p>
    <w:p w14:paraId="09487E64" w14:textId="77777777" w:rsidR="00666250" w:rsidRPr="00666250" w:rsidRDefault="00666250" w:rsidP="00666250">
      <w:pPr>
        <w:pStyle w:val="ListParagraph"/>
        <w:numPr>
          <w:ilvl w:val="0"/>
          <w:numId w:val="37"/>
        </w:numPr>
        <w:rPr>
          <w:rFonts w:ascii="Calibri" w:hAnsi="Calibri"/>
        </w:rPr>
      </w:pPr>
      <w:r w:rsidRPr="00666250">
        <w:rPr>
          <w:rFonts w:ascii="Calibri" w:hAnsi="Calibri"/>
        </w:rPr>
        <w:t>Enter the nominal length of the filter.  for example, if the filter is 20" x 30", enter 30.</w:t>
      </w:r>
    </w:p>
    <w:p w14:paraId="3D257222" w14:textId="77777777" w:rsidR="00666250" w:rsidRPr="00666250" w:rsidRDefault="00666250" w:rsidP="00666250">
      <w:pPr>
        <w:pStyle w:val="ListParagraph"/>
        <w:numPr>
          <w:ilvl w:val="0"/>
          <w:numId w:val="37"/>
        </w:numPr>
        <w:rPr>
          <w:rFonts w:ascii="Calibri" w:hAnsi="Calibri"/>
        </w:rPr>
      </w:pPr>
      <w:r w:rsidRPr="00666250">
        <w:rPr>
          <w:rFonts w:ascii="Calibri" w:hAnsi="Calibri"/>
        </w:rPr>
        <w:t>Enter the nominal width of the filter, for example, if the filter is a 20" x 30", enter 20.</w:t>
      </w:r>
    </w:p>
    <w:p w14:paraId="609857D8"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field is calculated automatically based on your entries in 8 and 9.</w:t>
      </w:r>
    </w:p>
    <w:p w14:paraId="4F6EDCF9"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value is calculated automatically for 1-inch depth filters.  2-inch depth or greater filters may use a value determined by the system designer.</w:t>
      </w:r>
    </w:p>
    <w:p w14:paraId="6B201EB0" w14:textId="0B6DCB67" w:rsidR="00666250" w:rsidRPr="00666250" w:rsidRDefault="00666250" w:rsidP="00666250">
      <w:pPr>
        <w:pStyle w:val="ListParagraph"/>
        <w:numPr>
          <w:ilvl w:val="0"/>
          <w:numId w:val="37"/>
        </w:numPr>
        <w:rPr>
          <w:rFonts w:ascii="Calibri" w:hAnsi="Calibri"/>
        </w:rPr>
      </w:pPr>
      <w:r w:rsidRPr="00666250">
        <w:rPr>
          <w:rFonts w:ascii="Calibri" w:hAnsi="Calibri"/>
        </w:rPr>
        <w:t>This field determines whether a 1-inch depth filter complies with the sizing requirements in section 1</w:t>
      </w:r>
      <w:r w:rsidR="003A703D">
        <w:rPr>
          <w:rFonts w:ascii="Calibri" w:hAnsi="Calibri"/>
        </w:rPr>
        <w:t>60.0(b)1</w:t>
      </w:r>
      <w:r w:rsidRPr="00666250">
        <w:rPr>
          <w:rFonts w:ascii="Calibri" w:hAnsi="Calibri"/>
        </w:rPr>
        <w:t xml:space="preserve">. A 2-inch depth or greater filter may use the face area determined by the system </w:t>
      </w:r>
      <w:proofErr w:type="gramStart"/>
      <w:r w:rsidRPr="00666250">
        <w:rPr>
          <w:rFonts w:ascii="Calibri" w:hAnsi="Calibri"/>
        </w:rPr>
        <w:t>designer,</w:t>
      </w:r>
      <w:proofErr w:type="gramEnd"/>
      <w:r w:rsidRPr="00666250">
        <w:rPr>
          <w:rFonts w:ascii="Calibri" w:hAnsi="Calibri"/>
        </w:rPr>
        <w:t xml:space="preserve"> however most systems have to meet airflow rate and fan efficacy requirements.</w:t>
      </w:r>
    </w:p>
    <w:p w14:paraId="4A4624CC" w14:textId="77777777" w:rsidR="00252FCD" w:rsidRPr="00970AC4" w:rsidRDefault="00252FCD" w:rsidP="00666250">
      <w:pPr>
        <w:pStyle w:val="ListParagraph"/>
        <w:numPr>
          <w:ilvl w:val="0"/>
          <w:numId w:val="37"/>
        </w:numPr>
        <w:rPr>
          <w:rFonts w:ascii="Calibri" w:hAnsi="Calibri"/>
        </w:rPr>
      </w:pPr>
      <w:r w:rsidRPr="00970AC4">
        <w:rPr>
          <w:rFonts w:ascii="Calibri" w:hAnsi="Calibri"/>
        </w:rPr>
        <w:t xml:space="preserve">Enter the design static pressure drop </w:t>
      </w:r>
      <w:r w:rsidR="00666250" w:rsidRPr="00666250">
        <w:rPr>
          <w:rFonts w:ascii="Calibri" w:hAnsi="Calibri"/>
        </w:rPr>
        <w:t xml:space="preserve">determined by the system designer if 2-inch or greater filters are used. For 1-inch depth filters, the maximum pressure drop is mandatory 0.1 inch </w:t>
      </w:r>
      <w:proofErr w:type="gramStart"/>
      <w:r w:rsidR="00666250" w:rsidRPr="00666250">
        <w:rPr>
          <w:rFonts w:ascii="Calibri" w:hAnsi="Calibri"/>
        </w:rPr>
        <w:t>W.C..</w:t>
      </w:r>
      <w:proofErr w:type="gramEnd"/>
      <w:r w:rsidR="00666250" w:rsidRPr="00666250">
        <w:rPr>
          <w:rFonts w:ascii="Calibri" w:hAnsi="Calibri"/>
        </w:rPr>
        <w:t xml:space="preserve"> Filters installed in the filter grille/rack must be capable of meeting this maximum pressure drop at the design airflow rate, as shown on the manufacturer's filter label</w:t>
      </w:r>
      <w:r w:rsidRPr="00970AC4">
        <w:rPr>
          <w:rFonts w:ascii="Calibri" w:hAnsi="Calibri"/>
        </w:rPr>
        <w:t>.</w:t>
      </w:r>
      <w:r w:rsidR="00D070C6" w:rsidRPr="00970AC4">
        <w:rPr>
          <w:rFonts w:ascii="Calibri" w:hAnsi="Calibri"/>
        </w:rPr>
        <w:t xml:space="preserve"> </w:t>
      </w:r>
      <w:r w:rsidRPr="00970AC4">
        <w:rPr>
          <w:rFonts w:ascii="Calibri" w:hAnsi="Calibri"/>
        </w:rPr>
        <w:t xml:space="preserve">Not accounting for higher filter pressure drops will result in poor system airflow characteristics, reduced </w:t>
      </w:r>
      <w:proofErr w:type="gramStart"/>
      <w:r w:rsidRPr="00970AC4">
        <w:rPr>
          <w:rFonts w:ascii="Calibri" w:hAnsi="Calibri"/>
        </w:rPr>
        <w:t>capacity</w:t>
      </w:r>
      <w:proofErr w:type="gramEnd"/>
      <w:r w:rsidRPr="00970AC4">
        <w:rPr>
          <w:rFonts w:ascii="Calibri" w:hAnsi="Calibri"/>
        </w:rPr>
        <w:t xml:space="preserve"> and reduced efficiency.</w:t>
      </w:r>
      <w:r w:rsidR="00D070C6" w:rsidRPr="00970AC4">
        <w:rPr>
          <w:rFonts w:ascii="Calibri" w:hAnsi="Calibri"/>
        </w:rPr>
        <w:t xml:space="preserve"> </w:t>
      </w:r>
      <w:r w:rsidRPr="00970AC4">
        <w:rPr>
          <w:rFonts w:ascii="Calibri" w:hAnsi="Calibri"/>
        </w:rPr>
        <w:t>This may result in not passing field verification.</w:t>
      </w:r>
    </w:p>
    <w:p w14:paraId="7FFE7E72" w14:textId="77777777" w:rsidR="00252FCD" w:rsidRPr="00970AC4" w:rsidRDefault="00252FCD" w:rsidP="00252FCD">
      <w:pPr>
        <w:rPr>
          <w:rFonts w:ascii="Calibri" w:hAnsi="Calibri"/>
        </w:rPr>
      </w:pPr>
    </w:p>
    <w:p w14:paraId="6145E189" w14:textId="77777777" w:rsidR="00252FCD" w:rsidRPr="00970AC4" w:rsidRDefault="00252FCD" w:rsidP="00252FCD">
      <w:pPr>
        <w:rPr>
          <w:rFonts w:ascii="Calibri" w:hAnsi="Calibri"/>
        </w:rPr>
      </w:pPr>
      <w:r w:rsidRPr="00970AC4">
        <w:rPr>
          <w:rFonts w:ascii="Calibri" w:hAnsi="Calibri"/>
          <w:b/>
        </w:rPr>
        <w:t>I.</w:t>
      </w:r>
      <w:r w:rsidR="00D070C6" w:rsidRPr="00970AC4">
        <w:rPr>
          <w:rFonts w:ascii="Calibri" w:hAnsi="Calibri"/>
          <w:b/>
        </w:rPr>
        <w:t xml:space="preserve"> </w:t>
      </w:r>
      <w:r w:rsidRPr="00970AC4">
        <w:rPr>
          <w:rFonts w:ascii="Calibri" w:hAnsi="Calibri"/>
          <w:b/>
        </w:rPr>
        <w:t>Air Filter Device Requirements</w:t>
      </w:r>
      <w:r w:rsidR="00D070C6" w:rsidRPr="00970AC4">
        <w:rPr>
          <w:rFonts w:ascii="Calibri" w:hAnsi="Calibri"/>
          <w:b/>
        </w:rPr>
        <w:t xml:space="preserve"> </w:t>
      </w:r>
    </w:p>
    <w:p w14:paraId="50EA2401" w14:textId="77777777" w:rsidR="00252FCD" w:rsidRPr="00970AC4" w:rsidRDefault="00A4026A" w:rsidP="00252FCD">
      <w:pPr>
        <w:rPr>
          <w:rFonts w:ascii="Calibri" w:hAnsi="Calibri"/>
        </w:rPr>
      </w:pPr>
      <w:r>
        <w:rPr>
          <w:rFonts w:ascii="Calibri" w:hAnsi="Calibri"/>
        </w:rPr>
        <w:t>This table is a list of requirements for air filter devices.</w:t>
      </w:r>
    </w:p>
    <w:p w14:paraId="41740F08" w14:textId="77777777" w:rsidR="00252FCD" w:rsidRPr="00970AC4" w:rsidRDefault="00252FCD" w:rsidP="00252FCD">
      <w:pPr>
        <w:rPr>
          <w:rFonts w:ascii="Calibri" w:hAnsi="Calibri"/>
        </w:rPr>
      </w:pPr>
    </w:p>
    <w:p w14:paraId="1C71897D" w14:textId="77777777" w:rsidR="00252FCD" w:rsidRPr="00970AC4" w:rsidRDefault="00252FCD" w:rsidP="00252FCD">
      <w:pPr>
        <w:keepNext/>
        <w:rPr>
          <w:rFonts w:ascii="Calibri" w:hAnsi="Calibri"/>
        </w:rPr>
      </w:pPr>
      <w:r w:rsidRPr="00970AC4">
        <w:rPr>
          <w:rFonts w:ascii="Calibri" w:hAnsi="Calibri"/>
          <w:b/>
        </w:rPr>
        <w:t xml:space="preserve">J. HERS Verification Requirements </w:t>
      </w:r>
    </w:p>
    <w:p w14:paraId="4AB4433F"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0084A2A1"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7B5FACB0" w14:textId="77777777" w:rsidR="00472167" w:rsidRDefault="00472167" w:rsidP="00472167">
      <w:pPr>
        <w:pStyle w:val="ListParagraph"/>
        <w:numPr>
          <w:ilvl w:val="0"/>
          <w:numId w:val="38"/>
        </w:numPr>
        <w:rPr>
          <w:rFonts w:ascii="Calibri" w:hAnsi="Calibri"/>
        </w:rPr>
      </w:pPr>
      <w:r w:rsidRPr="00472167">
        <w:rPr>
          <w:rFonts w:ascii="Calibri" w:hAnsi="Calibri"/>
        </w:rPr>
        <w:t>This field is filled out automatically. It references previous sections in this document</w:t>
      </w:r>
      <w:r>
        <w:rPr>
          <w:rFonts w:ascii="Calibri" w:hAnsi="Calibri"/>
        </w:rPr>
        <w:t>.</w:t>
      </w:r>
    </w:p>
    <w:p w14:paraId="2070D09B" w14:textId="77777777" w:rsidR="00252FCD" w:rsidRPr="00970AC4" w:rsidRDefault="00252FCD" w:rsidP="0032048E">
      <w:pPr>
        <w:pStyle w:val="ListParagraph"/>
        <w:numPr>
          <w:ilvl w:val="0"/>
          <w:numId w:val="38"/>
        </w:numPr>
        <w:rPr>
          <w:rFonts w:ascii="Calibri" w:hAnsi="Calibri"/>
        </w:rPr>
      </w:pPr>
      <w:r w:rsidRPr="00970AC4">
        <w:rPr>
          <w:rFonts w:ascii="Calibri" w:hAnsi="Calibri"/>
        </w:rPr>
        <w:t xml:space="preserve">If applicable, select </w:t>
      </w:r>
      <w:r w:rsidR="00472167">
        <w:rPr>
          <w:rFonts w:ascii="Calibri" w:hAnsi="Calibri"/>
        </w:rPr>
        <w:t xml:space="preserve">from </w:t>
      </w:r>
      <w:r w:rsidRPr="00970AC4">
        <w:rPr>
          <w:rFonts w:ascii="Calibri" w:hAnsi="Calibri"/>
        </w:rPr>
        <w:t xml:space="preserve">the </w:t>
      </w:r>
      <w:r w:rsidR="00472167">
        <w:rPr>
          <w:rFonts w:ascii="Calibri" w:hAnsi="Calibri"/>
        </w:rPr>
        <w:t xml:space="preserve">available </w:t>
      </w:r>
      <w:r w:rsidRPr="00970AC4">
        <w:rPr>
          <w:rFonts w:ascii="Calibri" w:hAnsi="Calibri"/>
        </w:rPr>
        <w:t>exemptions listed.</w:t>
      </w:r>
      <w:r w:rsidR="00D070C6" w:rsidRPr="00970AC4">
        <w:rPr>
          <w:rFonts w:ascii="Calibri" w:hAnsi="Calibri"/>
        </w:rPr>
        <w:t xml:space="preserve"> </w:t>
      </w:r>
      <w:r w:rsidRPr="00970AC4">
        <w:rPr>
          <w:rFonts w:ascii="Calibri" w:hAnsi="Calibri"/>
        </w:rPr>
        <w:t xml:space="preserve">Exemptions will be flagged </w:t>
      </w:r>
      <w:r w:rsidR="000E59FB">
        <w:rPr>
          <w:rFonts w:ascii="Calibri" w:hAnsi="Calibri"/>
        </w:rPr>
        <w:t xml:space="preserve">and </w:t>
      </w:r>
      <w:r w:rsidRPr="00970AC4">
        <w:rPr>
          <w:rFonts w:ascii="Calibri" w:hAnsi="Calibri"/>
        </w:rPr>
        <w:t>may subject the system to additional enforcement scrutiny.</w:t>
      </w:r>
    </w:p>
    <w:p w14:paraId="22FF8248" w14:textId="0E20F7C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3F35D1EF" w14:textId="21CE3A1A"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0EC38622" w14:textId="7F97C2BF"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7DFD84B0" w14:textId="7C17084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01D858F0" w14:textId="1AA5856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r w:rsidR="002370BE">
        <w:rPr>
          <w:rFonts w:ascii="Calibri" w:hAnsi="Calibri"/>
        </w:rPr>
        <w:t>LMCC</w:t>
      </w:r>
      <w:r w:rsidRPr="00970AC4">
        <w:rPr>
          <w:rFonts w:ascii="Calibri" w:hAnsi="Calibri"/>
        </w:rPr>
        <w:t xml:space="preserve"> and from previous sections in this document.</w:t>
      </w:r>
    </w:p>
    <w:p w14:paraId="63D8B28C" w14:textId="77777777" w:rsidR="00252FCD" w:rsidRDefault="00252FCD" w:rsidP="00252FCD">
      <w:pPr>
        <w:keepNext/>
        <w:rPr>
          <w:rFonts w:ascii="Calibri" w:hAnsi="Calibri"/>
        </w:rPr>
      </w:pPr>
    </w:p>
    <w:p w14:paraId="0B468A05" w14:textId="77777777" w:rsidR="00AC14C2" w:rsidRDefault="00AC14C2" w:rsidP="00252FCD">
      <w:pPr>
        <w:keepNext/>
        <w:rPr>
          <w:rFonts w:ascii="Calibri" w:hAnsi="Calibri"/>
          <w:b/>
        </w:rPr>
      </w:pPr>
      <w:r w:rsidRPr="00AC14C2">
        <w:rPr>
          <w:rFonts w:ascii="Calibri" w:hAnsi="Calibri"/>
          <w:b/>
        </w:rPr>
        <w:t>K. HERS Verification Requirements for Space Conditioning Equipment</w:t>
      </w:r>
    </w:p>
    <w:p w14:paraId="2C298E2D" w14:textId="5AFB92C3" w:rsidR="00AC14C2" w:rsidRDefault="00AC14C2" w:rsidP="00AC14C2">
      <w:pPr>
        <w:pStyle w:val="ListParagraph"/>
        <w:numPr>
          <w:ilvl w:val="0"/>
          <w:numId w:val="41"/>
        </w:numPr>
        <w:rPr>
          <w:rFonts w:ascii="Calibri" w:hAnsi="Calibri"/>
        </w:rPr>
      </w:pPr>
      <w:r w:rsidRPr="00970AC4">
        <w:rPr>
          <w:rFonts w:ascii="Calibri" w:hAnsi="Calibri"/>
        </w:rPr>
        <w:t xml:space="preserve">This field is filled out automatically. It is calculated based on data from the </w:t>
      </w:r>
      <w:r w:rsidR="002370BE">
        <w:rPr>
          <w:rFonts w:ascii="Calibri" w:hAnsi="Calibri"/>
        </w:rPr>
        <w:t>LMCC</w:t>
      </w:r>
      <w:r w:rsidRPr="00970AC4">
        <w:rPr>
          <w:rFonts w:ascii="Calibri" w:hAnsi="Calibri"/>
        </w:rPr>
        <w:t xml:space="preserve"> and from previous sections in this document.</w:t>
      </w:r>
    </w:p>
    <w:p w14:paraId="51401C34" w14:textId="003A3496" w:rsidR="00AC14C2" w:rsidRDefault="00AC14C2" w:rsidP="00AC14C2">
      <w:pPr>
        <w:pStyle w:val="ListParagraph"/>
        <w:numPr>
          <w:ilvl w:val="0"/>
          <w:numId w:val="41"/>
        </w:numPr>
        <w:rPr>
          <w:rFonts w:ascii="Calibri" w:hAnsi="Calibri"/>
        </w:rPr>
      </w:pPr>
      <w:r w:rsidRPr="00AC14C2">
        <w:rPr>
          <w:rFonts w:ascii="Calibri" w:hAnsi="Calibri"/>
        </w:rPr>
        <w:t xml:space="preserve">This field is filled out automatically. It is calculated based on data from the </w:t>
      </w:r>
      <w:r w:rsidR="002370BE">
        <w:rPr>
          <w:rFonts w:ascii="Calibri" w:hAnsi="Calibri"/>
        </w:rPr>
        <w:t>LMCC</w:t>
      </w:r>
      <w:r w:rsidRPr="00AC14C2">
        <w:rPr>
          <w:rFonts w:ascii="Calibri" w:hAnsi="Calibri"/>
        </w:rPr>
        <w:t xml:space="preserve"> and from previous sections in this document.</w:t>
      </w:r>
    </w:p>
    <w:p w14:paraId="2386D826" w14:textId="540007A0" w:rsidR="00AC14C2" w:rsidRPr="00970AC4" w:rsidRDefault="00AC14C2" w:rsidP="00AC14C2">
      <w:pPr>
        <w:pStyle w:val="ListParagraph"/>
        <w:numPr>
          <w:ilvl w:val="0"/>
          <w:numId w:val="41"/>
        </w:numPr>
        <w:rPr>
          <w:rFonts w:ascii="Calibri" w:hAnsi="Calibri"/>
        </w:rPr>
      </w:pPr>
      <w:r w:rsidRPr="00AC14C2">
        <w:rPr>
          <w:rFonts w:ascii="Calibri" w:hAnsi="Calibri"/>
        </w:rPr>
        <w:t xml:space="preserve">This field is filled out automatically. It is calculated based on data from the </w:t>
      </w:r>
      <w:r w:rsidR="002370BE">
        <w:rPr>
          <w:rFonts w:ascii="Calibri" w:hAnsi="Calibri"/>
        </w:rPr>
        <w:t>LMCC</w:t>
      </w:r>
      <w:r w:rsidRPr="00AC14C2">
        <w:rPr>
          <w:rFonts w:ascii="Calibri" w:hAnsi="Calibri"/>
        </w:rPr>
        <w:t xml:space="preserve"> and from previous sections in this document.</w:t>
      </w:r>
    </w:p>
    <w:p w14:paraId="071EFACE" w14:textId="77777777" w:rsidR="00AC14C2" w:rsidRPr="00AC14C2" w:rsidRDefault="00AC14C2" w:rsidP="00252FCD">
      <w:pPr>
        <w:keepNext/>
        <w:rPr>
          <w:rFonts w:ascii="Calibri" w:hAnsi="Calibri"/>
          <w:b/>
        </w:rPr>
      </w:pPr>
    </w:p>
    <w:p w14:paraId="4A8871E0" w14:textId="77777777" w:rsidR="00AC14C2" w:rsidRPr="00970AC4" w:rsidRDefault="00AC14C2" w:rsidP="00252FCD">
      <w:pPr>
        <w:keepNext/>
        <w:rPr>
          <w:rFonts w:ascii="Calibri" w:hAnsi="Calibri"/>
        </w:rPr>
      </w:pPr>
    </w:p>
    <w:p w14:paraId="6F856B53" w14:textId="77777777" w:rsidR="00252FCD" w:rsidRPr="00970AC4" w:rsidRDefault="00AC14C2" w:rsidP="00252FCD">
      <w:pPr>
        <w:keepNext/>
        <w:rPr>
          <w:rFonts w:ascii="Calibri" w:hAnsi="Calibri"/>
          <w:b/>
        </w:rPr>
      </w:pPr>
      <w:r>
        <w:rPr>
          <w:rFonts w:ascii="Calibri" w:hAnsi="Calibri"/>
          <w:b/>
        </w:rPr>
        <w:t>L</w:t>
      </w:r>
      <w:r w:rsidR="00252FCD" w:rsidRPr="00970AC4">
        <w:rPr>
          <w:rFonts w:ascii="Calibri" w:hAnsi="Calibri"/>
          <w:b/>
        </w:rPr>
        <w:t>.</w:t>
      </w:r>
      <w:r w:rsidR="00D070C6" w:rsidRPr="00970AC4">
        <w:rPr>
          <w:rFonts w:ascii="Calibri" w:hAnsi="Calibri"/>
          <w:b/>
        </w:rPr>
        <w:t xml:space="preserve"> </w:t>
      </w:r>
      <w:r w:rsidR="00252FCD" w:rsidRPr="00970AC4">
        <w:rPr>
          <w:rFonts w:ascii="Calibri" w:hAnsi="Calibri"/>
          <w:b/>
        </w:rPr>
        <w:t>Space Conditioning Systems, Ducts and Fans – Mandatory Requirements and Additional Measures</w:t>
      </w:r>
    </w:p>
    <w:p w14:paraId="6C733DE5" w14:textId="77777777" w:rsidR="00252FCD" w:rsidRPr="00970AC4" w:rsidRDefault="00A4026A" w:rsidP="00252FCD">
      <w:pPr>
        <w:rPr>
          <w:rFonts w:ascii="Calibri" w:hAnsi="Calibri"/>
        </w:rPr>
      </w:pPr>
      <w:r>
        <w:rPr>
          <w:rFonts w:ascii="Calibri" w:hAnsi="Calibri"/>
        </w:rPr>
        <w:t xml:space="preserve">This table is a list of mandatory measures and additional requirements for space conditioning systems, </w:t>
      </w:r>
      <w:proofErr w:type="gramStart"/>
      <w:r>
        <w:rPr>
          <w:rFonts w:ascii="Calibri" w:hAnsi="Calibri"/>
        </w:rPr>
        <w:t>ducts</w:t>
      </w:r>
      <w:proofErr w:type="gramEnd"/>
      <w:r>
        <w:rPr>
          <w:rFonts w:ascii="Calibri" w:hAnsi="Calibri"/>
        </w:rPr>
        <w:t xml:space="preserve"> and fans.</w:t>
      </w:r>
    </w:p>
    <w:p w14:paraId="1C1A6604" w14:textId="77777777" w:rsidR="00252FCD" w:rsidRDefault="00252FCD" w:rsidP="009148E8">
      <w:pPr>
        <w:rPr>
          <w:rFonts w:asciiTheme="minorHAnsi" w:hAnsiTheme="minorHAnsi" w:cs="Arial"/>
          <w:b/>
          <w:sz w:val="24"/>
          <w:szCs w:val="24"/>
        </w:rPr>
      </w:pPr>
    </w:p>
    <w:p w14:paraId="3BC8699E" w14:textId="77777777" w:rsidR="000F413D" w:rsidRPr="003322A6" w:rsidRDefault="000F413D" w:rsidP="0035199F">
      <w:pPr>
        <w:rPr>
          <w:rFonts w:ascii="Calibri" w:hAnsi="Calibri"/>
          <w:sz w:val="18"/>
          <w:szCs w:val="18"/>
        </w:rPr>
      </w:pPr>
    </w:p>
    <w:p w14:paraId="128894CA" w14:textId="77777777" w:rsidR="000F413D" w:rsidRPr="007E2934" w:rsidRDefault="000F413D" w:rsidP="0035199F">
      <w:pPr>
        <w:rPr>
          <w:rFonts w:ascii="Calibri" w:hAnsi="Calibri"/>
          <w:sz w:val="18"/>
          <w:szCs w:val="18"/>
        </w:rPr>
        <w:sectPr w:rsidR="000F413D" w:rsidRPr="007E2934" w:rsidSect="000D7E3D">
          <w:headerReference w:type="even" r:id="rId17"/>
          <w:headerReference w:type="default" r:id="rId18"/>
          <w:footerReference w:type="default" r:id="rId19"/>
          <w:headerReference w:type="first" r:id="rId20"/>
          <w:pgSz w:w="15840" w:h="12240" w:orient="landscape" w:code="1"/>
          <w:pgMar w:top="1296" w:right="1440" w:bottom="1008" w:left="720" w:header="576" w:footer="720" w:gutter="0"/>
          <w:pgNumType w:start="1"/>
          <w:cols w:space="720"/>
          <w:docGrid w:linePitch="272"/>
        </w:sectPr>
      </w:pPr>
    </w:p>
    <w:tbl>
      <w:tblPr>
        <w:tblW w:w="14402"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5"/>
        <w:gridCol w:w="3240"/>
        <w:gridCol w:w="3690"/>
        <w:gridCol w:w="271"/>
        <w:gridCol w:w="3298"/>
        <w:gridCol w:w="3598"/>
      </w:tblGrid>
      <w:tr w:rsidR="000F413D" w:rsidRPr="007E2934" w14:paraId="28B859FE" w14:textId="77777777" w:rsidTr="00607164">
        <w:trPr>
          <w:cantSplit/>
          <w:trHeight w:val="288"/>
        </w:trPr>
        <w:tc>
          <w:tcPr>
            <w:tcW w:w="5000" w:type="pct"/>
            <w:gridSpan w:val="6"/>
            <w:shd w:val="clear" w:color="auto" w:fill="auto"/>
            <w:vAlign w:val="center"/>
          </w:tcPr>
          <w:p w14:paraId="1CC0BA50" w14:textId="77777777" w:rsidR="000F413D" w:rsidRPr="007E2934" w:rsidRDefault="000F413D" w:rsidP="0035199F">
            <w:pPr>
              <w:keepNext/>
              <w:rPr>
                <w:rFonts w:ascii="Calibri" w:hAnsi="Calibri"/>
                <w:b/>
                <w:sz w:val="18"/>
                <w:szCs w:val="18"/>
              </w:rPr>
            </w:pPr>
            <w:r w:rsidRPr="007E2934">
              <w:rPr>
                <w:rFonts w:ascii="Calibri" w:hAnsi="Calibri"/>
                <w:b/>
                <w:sz w:val="18"/>
                <w:szCs w:val="18"/>
              </w:rPr>
              <w:lastRenderedPageBreak/>
              <w:t>A. General Information</w:t>
            </w:r>
          </w:p>
        </w:tc>
      </w:tr>
      <w:tr w:rsidR="000346D1" w:rsidRPr="007E2934" w14:paraId="5F780BFB" w14:textId="77777777" w:rsidTr="00607164">
        <w:trPr>
          <w:cantSplit/>
          <w:trHeight w:val="432"/>
        </w:trPr>
        <w:tc>
          <w:tcPr>
            <w:tcW w:w="106" w:type="pct"/>
            <w:shd w:val="clear" w:color="auto" w:fill="auto"/>
            <w:tcMar>
              <w:left w:w="29" w:type="dxa"/>
              <w:right w:w="29" w:type="dxa"/>
            </w:tcMar>
            <w:vAlign w:val="center"/>
          </w:tcPr>
          <w:p w14:paraId="43613153"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01</w:t>
            </w:r>
          </w:p>
        </w:tc>
        <w:tc>
          <w:tcPr>
            <w:tcW w:w="1125" w:type="pct"/>
            <w:shd w:val="clear" w:color="auto" w:fill="auto"/>
            <w:vAlign w:val="center"/>
          </w:tcPr>
          <w:p w14:paraId="02AE2502" w14:textId="77777777" w:rsidR="000346D1" w:rsidRPr="007E2934" w:rsidRDefault="000346D1" w:rsidP="0035199F">
            <w:pPr>
              <w:rPr>
                <w:rFonts w:ascii="Calibri" w:hAnsi="Calibri"/>
                <w:sz w:val="18"/>
                <w:szCs w:val="18"/>
              </w:rPr>
            </w:pPr>
            <w:r w:rsidRPr="007E2934">
              <w:rPr>
                <w:rFonts w:ascii="Calibri" w:hAnsi="Calibri"/>
                <w:sz w:val="18"/>
                <w:szCs w:val="18"/>
              </w:rPr>
              <w:t>Dwelling Unit Name</w:t>
            </w:r>
          </w:p>
        </w:tc>
        <w:tc>
          <w:tcPr>
            <w:tcW w:w="1281" w:type="pct"/>
            <w:shd w:val="clear" w:color="auto" w:fill="auto"/>
            <w:vAlign w:val="center"/>
          </w:tcPr>
          <w:p w14:paraId="6DCE67C2" w14:textId="20317A9E" w:rsidR="000346D1" w:rsidRPr="007E2934" w:rsidRDefault="000346D1" w:rsidP="0066142F">
            <w:pPr>
              <w:spacing w:after="60"/>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r w:rsidR="002370BE">
              <w:rPr>
                <w:rFonts w:ascii="Calibri" w:hAnsi="Calibri"/>
                <w:sz w:val="18"/>
                <w:szCs w:val="18"/>
              </w:rPr>
              <w:t>LMCC</w:t>
            </w:r>
            <w:r>
              <w:rPr>
                <w:rFonts w:ascii="Calibri" w:hAnsi="Calibri"/>
                <w:sz w:val="18"/>
                <w:szCs w:val="18"/>
              </w:rPr>
              <w:t>;</w:t>
            </w:r>
            <w:r w:rsidRPr="007E2934">
              <w:rPr>
                <w:rFonts w:ascii="Calibri" w:hAnsi="Calibri"/>
                <w:sz w:val="18"/>
                <w:szCs w:val="18"/>
              </w:rPr>
              <w:t xml:space="preserve"> or </w:t>
            </w:r>
            <w:r>
              <w:rPr>
                <w:rFonts w:ascii="Calibri" w:hAnsi="Calibri"/>
                <w:sz w:val="18"/>
                <w:szCs w:val="18"/>
              </w:rPr>
              <w:t xml:space="preserve">allow </w:t>
            </w:r>
            <w:r w:rsidRPr="007E2934">
              <w:rPr>
                <w:rFonts w:ascii="Calibri" w:hAnsi="Calibri"/>
                <w:sz w:val="18"/>
                <w:szCs w:val="18"/>
              </w:rPr>
              <w:t>user override input: text, 15 character maximum&gt;&gt;</w:t>
            </w:r>
          </w:p>
        </w:tc>
        <w:tc>
          <w:tcPr>
            <w:tcW w:w="94" w:type="pct"/>
            <w:shd w:val="clear" w:color="auto" w:fill="auto"/>
            <w:tcMar>
              <w:left w:w="29" w:type="dxa"/>
              <w:right w:w="29" w:type="dxa"/>
            </w:tcMar>
            <w:vAlign w:val="center"/>
          </w:tcPr>
          <w:p w14:paraId="226F79DD"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02</w:t>
            </w:r>
          </w:p>
        </w:tc>
        <w:tc>
          <w:tcPr>
            <w:tcW w:w="1145" w:type="pct"/>
            <w:shd w:val="clear" w:color="auto" w:fill="auto"/>
            <w:vAlign w:val="center"/>
          </w:tcPr>
          <w:p w14:paraId="29A2CB8F" w14:textId="77777777" w:rsidR="000346D1" w:rsidRPr="009909F1" w:rsidRDefault="000346D1" w:rsidP="000346D1">
            <w:pPr>
              <w:rPr>
                <w:rFonts w:ascii="Calibri" w:hAnsi="Calibri"/>
                <w:b/>
                <w:sz w:val="18"/>
                <w:szCs w:val="18"/>
              </w:rPr>
            </w:pPr>
            <w:r w:rsidRPr="000346D1">
              <w:rPr>
                <w:rFonts w:ascii="Calibri" w:hAnsi="Calibri"/>
                <w:sz w:val="18"/>
                <w:szCs w:val="18"/>
              </w:rPr>
              <w:t>Climate Zone</w:t>
            </w:r>
          </w:p>
        </w:tc>
        <w:tc>
          <w:tcPr>
            <w:tcW w:w="1250" w:type="pct"/>
            <w:shd w:val="clear" w:color="auto" w:fill="auto"/>
            <w:vAlign w:val="center"/>
          </w:tcPr>
          <w:p w14:paraId="6567F03C" w14:textId="2539BA12" w:rsidR="000346D1" w:rsidRPr="00F2777B" w:rsidRDefault="000346D1" w:rsidP="001600E7">
            <w:pPr>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r w:rsidR="002370BE">
              <w:rPr>
                <w:rFonts w:ascii="Calibri" w:hAnsi="Calibri"/>
                <w:sz w:val="18"/>
                <w:szCs w:val="18"/>
              </w:rPr>
              <w:t>LMCC</w:t>
            </w:r>
            <w:r w:rsidRPr="007E2934">
              <w:rPr>
                <w:rFonts w:ascii="Calibri" w:hAnsi="Calibri"/>
                <w:sz w:val="18"/>
                <w:szCs w:val="18"/>
              </w:rPr>
              <w:t xml:space="preserve"> &gt;&gt;</w:t>
            </w:r>
          </w:p>
        </w:tc>
      </w:tr>
      <w:tr w:rsidR="000346D1" w:rsidRPr="007E2934" w14:paraId="07E91D90" w14:textId="77777777" w:rsidTr="00607164">
        <w:trPr>
          <w:cantSplit/>
          <w:trHeight w:val="432"/>
        </w:trPr>
        <w:tc>
          <w:tcPr>
            <w:tcW w:w="106" w:type="pct"/>
            <w:shd w:val="clear" w:color="auto" w:fill="auto"/>
            <w:tcMar>
              <w:left w:w="29" w:type="dxa"/>
              <w:right w:w="29" w:type="dxa"/>
            </w:tcMar>
            <w:vAlign w:val="center"/>
          </w:tcPr>
          <w:p w14:paraId="1B708263"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03</w:t>
            </w:r>
          </w:p>
        </w:tc>
        <w:tc>
          <w:tcPr>
            <w:tcW w:w="1125" w:type="pct"/>
            <w:shd w:val="clear" w:color="auto" w:fill="auto"/>
            <w:vAlign w:val="center"/>
          </w:tcPr>
          <w:p w14:paraId="4646E083" w14:textId="77777777" w:rsidR="000346D1" w:rsidRPr="007E2934" w:rsidRDefault="000346D1" w:rsidP="0035199F">
            <w:pPr>
              <w:rPr>
                <w:rFonts w:ascii="Calibri" w:hAnsi="Calibri"/>
                <w:sz w:val="18"/>
                <w:szCs w:val="18"/>
              </w:rPr>
            </w:pPr>
            <w:r w:rsidRPr="007E2934">
              <w:rPr>
                <w:rFonts w:ascii="Calibri" w:hAnsi="Calibri"/>
                <w:sz w:val="18"/>
                <w:szCs w:val="18"/>
              </w:rPr>
              <w:t xml:space="preserve">Dwelling Unit </w:t>
            </w:r>
            <w:r w:rsidR="002F07ED">
              <w:rPr>
                <w:rFonts w:ascii="Calibri" w:hAnsi="Calibri"/>
                <w:sz w:val="18"/>
                <w:szCs w:val="18"/>
              </w:rPr>
              <w:t xml:space="preserve">Total </w:t>
            </w:r>
            <w:r w:rsidRPr="007E2934">
              <w:rPr>
                <w:rFonts w:ascii="Calibri" w:hAnsi="Calibri"/>
                <w:sz w:val="18"/>
                <w:szCs w:val="18"/>
              </w:rPr>
              <w:t>Conditioned Floor Area (ft</w:t>
            </w:r>
            <w:r w:rsidRPr="000E59FB">
              <w:rPr>
                <w:rFonts w:ascii="Calibri" w:hAnsi="Calibri"/>
                <w:sz w:val="18"/>
                <w:szCs w:val="18"/>
                <w:vertAlign w:val="superscript"/>
              </w:rPr>
              <w:t>2</w:t>
            </w:r>
            <w:r w:rsidRPr="007E2934">
              <w:rPr>
                <w:rFonts w:ascii="Calibri" w:hAnsi="Calibri"/>
                <w:sz w:val="18"/>
                <w:szCs w:val="18"/>
              </w:rPr>
              <w:t>)</w:t>
            </w:r>
          </w:p>
        </w:tc>
        <w:tc>
          <w:tcPr>
            <w:tcW w:w="1281" w:type="pct"/>
            <w:shd w:val="clear" w:color="auto" w:fill="auto"/>
            <w:vAlign w:val="center"/>
          </w:tcPr>
          <w:p w14:paraId="281FE58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&lt;&lt;numeric: </w:t>
            </w:r>
            <w:proofErr w:type="spellStart"/>
            <w:proofErr w:type="gramStart"/>
            <w:r w:rsidRPr="00A42831">
              <w:rPr>
                <w:rFonts w:ascii="Calibri" w:hAnsi="Calibri"/>
                <w:sz w:val="12"/>
                <w:szCs w:val="12"/>
              </w:rPr>
              <w:t>xxxxx</w:t>
            </w:r>
            <w:proofErr w:type="spellEnd"/>
            <w:r w:rsidRPr="00A42831">
              <w:rPr>
                <w:rFonts w:ascii="Calibri" w:hAnsi="Calibri"/>
                <w:sz w:val="12"/>
                <w:szCs w:val="12"/>
              </w:rPr>
              <w:t>;</w:t>
            </w:r>
            <w:proofErr w:type="gramEnd"/>
            <w:r w:rsidRPr="00A42831">
              <w:rPr>
                <w:rFonts w:ascii="Calibri" w:hAnsi="Calibri"/>
                <w:sz w:val="12"/>
                <w:szCs w:val="12"/>
              </w:rPr>
              <w:t xml:space="preserve"> </w:t>
            </w:r>
          </w:p>
          <w:p w14:paraId="6AB5EB2C" w14:textId="32A400A2" w:rsidR="00BF6A75" w:rsidRPr="00A42831" w:rsidRDefault="00BF6A75" w:rsidP="00BF6A75">
            <w:pPr>
              <w:spacing w:after="60"/>
              <w:rPr>
                <w:rFonts w:ascii="Calibri" w:hAnsi="Calibri"/>
                <w:sz w:val="12"/>
                <w:szCs w:val="12"/>
              </w:rPr>
            </w:pPr>
            <w:r w:rsidRPr="00A42831">
              <w:rPr>
                <w:rFonts w:ascii="Calibri" w:hAnsi="Calibri"/>
                <w:b/>
                <w:sz w:val="12"/>
                <w:szCs w:val="12"/>
              </w:rPr>
              <w:t xml:space="preserve">if1 parent is </w:t>
            </w:r>
            <w:r w:rsidR="002370BE">
              <w:rPr>
                <w:rFonts w:ascii="Calibri" w:hAnsi="Calibri"/>
                <w:b/>
                <w:sz w:val="12"/>
                <w:szCs w:val="12"/>
              </w:rPr>
              <w:t>LMCC</w:t>
            </w:r>
            <w:r w:rsidRPr="00A42831">
              <w:rPr>
                <w:rFonts w:ascii="Calibri" w:hAnsi="Calibri"/>
                <w:b/>
                <w:sz w:val="12"/>
                <w:szCs w:val="12"/>
              </w:rPr>
              <w:t>-PRF</w:t>
            </w:r>
            <w:r w:rsidRPr="00A42831">
              <w:rPr>
                <w:rFonts w:ascii="Calibri" w:hAnsi="Calibri"/>
                <w:sz w:val="12"/>
                <w:szCs w:val="12"/>
              </w:rPr>
              <w:t>, then</w:t>
            </w:r>
          </w:p>
          <w:p w14:paraId="600BE37B"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if2 project scope = Newly Constructed (Addition Alone)</w:t>
            </w:r>
          </w:p>
          <w:p w14:paraId="4322C01F"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27314852"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existing CFA + addition CFA</w:t>
            </w:r>
          </w:p>
          <w:p w14:paraId="28B02A36" w14:textId="58B91440" w:rsidR="00BF6A75" w:rsidRPr="00A42831" w:rsidRDefault="00BF6A75" w:rsidP="00BF6A75">
            <w:pPr>
              <w:spacing w:after="60"/>
              <w:rPr>
                <w:rFonts w:ascii="Calibri" w:hAnsi="Calibri"/>
                <w:sz w:val="12"/>
                <w:szCs w:val="12"/>
              </w:rPr>
            </w:pPr>
            <w:r w:rsidRPr="00A42831">
              <w:rPr>
                <w:rFonts w:ascii="Calibri" w:hAnsi="Calibri"/>
                <w:sz w:val="12"/>
                <w:szCs w:val="12"/>
              </w:rPr>
              <w:t xml:space="preserve">     else reference the value from </w:t>
            </w:r>
            <w:r w:rsidR="002370BE">
              <w:rPr>
                <w:rFonts w:ascii="Calibri" w:hAnsi="Calibri"/>
                <w:sz w:val="12"/>
                <w:szCs w:val="12"/>
              </w:rPr>
              <w:t>LMCC</w:t>
            </w:r>
            <w:r w:rsidR="00D61B84">
              <w:rPr>
                <w:rFonts w:ascii="Calibri" w:hAnsi="Calibri"/>
                <w:sz w:val="12"/>
                <w:szCs w:val="12"/>
              </w:rPr>
              <w:t>-PRF</w:t>
            </w:r>
            <w:r w:rsidRPr="00A42831">
              <w:rPr>
                <w:rFonts w:ascii="Calibri" w:hAnsi="Calibri"/>
                <w:sz w:val="12"/>
                <w:szCs w:val="12"/>
              </w:rPr>
              <w:t xml:space="preserve"> endif2</w:t>
            </w:r>
          </w:p>
          <w:p w14:paraId="0943CB2E" w14:textId="77777777" w:rsidR="00826F71" w:rsidRPr="003F31EC" w:rsidRDefault="00826F71" w:rsidP="00826F71">
            <w:pPr>
              <w:rPr>
                <w:rFonts w:ascii="Calibri" w:hAnsi="Calibri"/>
                <w:sz w:val="12"/>
                <w:szCs w:val="12"/>
              </w:rPr>
            </w:pPr>
            <w:r w:rsidRPr="003F31EC">
              <w:rPr>
                <w:rFonts w:ascii="Calibri" w:hAnsi="Calibri"/>
                <w:sz w:val="12"/>
                <w:szCs w:val="12"/>
              </w:rPr>
              <w:t>elseif parent is LMCC-MCH, then</w:t>
            </w:r>
            <w:r>
              <w:rPr>
                <w:rFonts w:ascii="Calibri" w:hAnsi="Calibri"/>
                <w:sz w:val="12"/>
                <w:szCs w:val="12"/>
              </w:rPr>
              <w:t xml:space="preserve"> </w:t>
            </w:r>
            <w:r w:rsidRPr="003F31EC">
              <w:rPr>
                <w:rFonts w:ascii="Calibri" w:hAnsi="Calibri"/>
                <w:sz w:val="12"/>
                <w:szCs w:val="12"/>
              </w:rPr>
              <w:t xml:space="preserve">prompt user to enter a value equal to dwelling unit CFA. </w:t>
            </w:r>
          </w:p>
          <w:p w14:paraId="09502AD8" w14:textId="77777777" w:rsidR="00BF6A75" w:rsidRPr="00A42831" w:rsidRDefault="00BF6A75" w:rsidP="00BF6A75">
            <w:pPr>
              <w:spacing w:after="60"/>
              <w:rPr>
                <w:rFonts w:ascii="Calibri" w:hAnsi="Calibri"/>
                <w:sz w:val="12"/>
                <w:szCs w:val="12"/>
              </w:rPr>
            </w:pPr>
          </w:p>
          <w:p w14:paraId="0B783878" w14:textId="699A48FC" w:rsidR="00BF6A75" w:rsidRPr="00B9256D" w:rsidRDefault="00BF6A75" w:rsidP="00BF6A75">
            <w:pPr>
              <w:spacing w:after="60"/>
              <w:rPr>
                <w:rFonts w:ascii="Calibri" w:hAnsi="Calibri"/>
                <w:sz w:val="14"/>
                <w:szCs w:val="14"/>
              </w:rPr>
            </w:pPr>
            <w:r w:rsidRPr="00A42831">
              <w:rPr>
                <w:rFonts w:ascii="Calibri" w:hAnsi="Calibri"/>
                <w:sz w:val="12"/>
                <w:szCs w:val="12"/>
              </w:rPr>
              <w:t>endif1</w:t>
            </w:r>
          </w:p>
          <w:p w14:paraId="1E1B093F" w14:textId="77777777" w:rsidR="000346D1" w:rsidRPr="007E2934" w:rsidRDefault="00BF6A75" w:rsidP="0035199F">
            <w:pPr>
              <w:spacing w:after="60"/>
              <w:rPr>
                <w:rFonts w:ascii="Calibri" w:hAnsi="Calibri"/>
                <w:sz w:val="18"/>
                <w:szCs w:val="18"/>
              </w:rPr>
            </w:pPr>
            <w:r w:rsidRPr="000D12C7">
              <w:rPr>
                <w:rFonts w:ascii="Calibri" w:hAnsi="Calibri"/>
                <w:sz w:val="14"/>
                <w:szCs w:val="14"/>
              </w:rPr>
              <w:t xml:space="preserve">allow user to override default and input a </w:t>
            </w:r>
            <w:proofErr w:type="gramStart"/>
            <w:r w:rsidRPr="000D12C7">
              <w:rPr>
                <w:rFonts w:ascii="Calibri" w:hAnsi="Calibri"/>
                <w:sz w:val="14"/>
                <w:szCs w:val="14"/>
              </w:rPr>
              <w:t>value;  flag</w:t>
            </w:r>
            <w:proofErr w:type="gramEnd"/>
            <w:r w:rsidRPr="000D12C7">
              <w:rPr>
                <w:rFonts w:ascii="Calibri" w:hAnsi="Calibri"/>
                <w:sz w:val="14"/>
                <w:szCs w:val="14"/>
              </w:rPr>
              <w:t xml:space="preserve"> overridden values and report in project status notes field &gt;&gt;</w:t>
            </w:r>
          </w:p>
        </w:tc>
        <w:tc>
          <w:tcPr>
            <w:tcW w:w="94" w:type="pct"/>
            <w:shd w:val="clear" w:color="auto" w:fill="auto"/>
            <w:tcMar>
              <w:left w:w="29" w:type="dxa"/>
              <w:right w:w="29" w:type="dxa"/>
            </w:tcMar>
            <w:vAlign w:val="center"/>
          </w:tcPr>
          <w:p w14:paraId="0E3E6B77"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04</w:t>
            </w:r>
          </w:p>
        </w:tc>
        <w:tc>
          <w:tcPr>
            <w:tcW w:w="1145" w:type="pct"/>
            <w:shd w:val="clear" w:color="auto" w:fill="auto"/>
            <w:vAlign w:val="center"/>
          </w:tcPr>
          <w:p w14:paraId="0BAD62D7" w14:textId="77777777" w:rsidR="000346D1" w:rsidRPr="007E2934" w:rsidRDefault="000346D1" w:rsidP="000E59FB">
            <w:pPr>
              <w:spacing w:after="60"/>
              <w:rPr>
                <w:rFonts w:ascii="Calibri" w:hAnsi="Calibri"/>
                <w:sz w:val="18"/>
                <w:szCs w:val="18"/>
              </w:rPr>
            </w:pPr>
            <w:r w:rsidRPr="007E2934">
              <w:rPr>
                <w:rFonts w:ascii="Calibri" w:hAnsi="Calibri"/>
                <w:sz w:val="18"/>
                <w:szCs w:val="18"/>
              </w:rPr>
              <w:t xml:space="preserve">Number of Space Conditioning Systems in this </w:t>
            </w:r>
            <w:r w:rsidR="000E59FB">
              <w:rPr>
                <w:rFonts w:ascii="Calibri" w:hAnsi="Calibri"/>
                <w:sz w:val="18"/>
                <w:szCs w:val="18"/>
              </w:rPr>
              <w:t>D</w:t>
            </w:r>
            <w:r w:rsidRPr="007E2934">
              <w:rPr>
                <w:rFonts w:ascii="Calibri" w:hAnsi="Calibri"/>
                <w:sz w:val="18"/>
                <w:szCs w:val="18"/>
              </w:rPr>
              <w:t xml:space="preserve">welling </w:t>
            </w:r>
            <w:r w:rsidR="000E59FB">
              <w:rPr>
                <w:rFonts w:ascii="Calibri" w:hAnsi="Calibri"/>
                <w:sz w:val="18"/>
                <w:szCs w:val="18"/>
              </w:rPr>
              <w:t>U</w:t>
            </w:r>
            <w:r w:rsidRPr="007E2934">
              <w:rPr>
                <w:rFonts w:ascii="Calibri" w:hAnsi="Calibri"/>
                <w:sz w:val="18"/>
                <w:szCs w:val="18"/>
              </w:rPr>
              <w:t>nit</w:t>
            </w:r>
          </w:p>
        </w:tc>
        <w:tc>
          <w:tcPr>
            <w:tcW w:w="1250" w:type="pct"/>
            <w:shd w:val="clear" w:color="auto" w:fill="auto"/>
            <w:vAlign w:val="center"/>
          </w:tcPr>
          <w:p w14:paraId="15B584D6" w14:textId="77777777" w:rsidR="0010166D" w:rsidRDefault="000346D1" w:rsidP="000346D1">
            <w:pPr>
              <w:spacing w:after="60"/>
              <w:rPr>
                <w:rFonts w:ascii="Calibri" w:hAnsi="Calibri"/>
                <w:sz w:val="18"/>
                <w:szCs w:val="18"/>
              </w:rPr>
            </w:pPr>
            <w:r>
              <w:rPr>
                <w:rFonts w:ascii="Calibri" w:hAnsi="Calibri"/>
                <w:sz w:val="18"/>
                <w:szCs w:val="18"/>
              </w:rPr>
              <w:t xml:space="preserve">&lt;&lt;integer: </w:t>
            </w:r>
            <w:proofErr w:type="gramStart"/>
            <w:r>
              <w:rPr>
                <w:rFonts w:ascii="Calibri" w:hAnsi="Calibri"/>
                <w:sz w:val="18"/>
                <w:szCs w:val="18"/>
              </w:rPr>
              <w:t>xx;</w:t>
            </w:r>
            <w:proofErr w:type="gramEnd"/>
            <w:r>
              <w:rPr>
                <w:rFonts w:ascii="Calibri" w:hAnsi="Calibri"/>
                <w:sz w:val="18"/>
                <w:szCs w:val="18"/>
              </w:rPr>
              <w:t xml:space="preserve"> </w:t>
            </w:r>
          </w:p>
          <w:p w14:paraId="29644CF5" w14:textId="4783E40E" w:rsidR="000346D1" w:rsidRPr="007E2934" w:rsidRDefault="0010166D" w:rsidP="0010166D">
            <w:pPr>
              <w:spacing w:after="60"/>
              <w:rPr>
                <w:rFonts w:ascii="Calibri" w:hAnsi="Calibri"/>
                <w:sz w:val="18"/>
                <w:szCs w:val="18"/>
              </w:rPr>
            </w:pPr>
            <w:r>
              <w:rPr>
                <w:rFonts w:ascii="Calibri" w:hAnsi="Calibri"/>
                <w:sz w:val="18"/>
                <w:szCs w:val="18"/>
              </w:rPr>
              <w:t>user input the integer value</w:t>
            </w:r>
            <w:r w:rsidR="000346D1">
              <w:rPr>
                <w:rFonts w:ascii="Calibri" w:hAnsi="Calibri"/>
                <w:sz w:val="18"/>
                <w:szCs w:val="18"/>
              </w:rPr>
              <w:t>&gt;&gt;</w:t>
            </w:r>
          </w:p>
        </w:tc>
      </w:tr>
      <w:tr w:rsidR="000346D1" w:rsidRPr="007E2934" w14:paraId="3EF46DDD" w14:textId="77777777" w:rsidTr="00607164">
        <w:trPr>
          <w:cantSplit/>
          <w:trHeight w:val="1142"/>
        </w:trPr>
        <w:tc>
          <w:tcPr>
            <w:tcW w:w="106" w:type="pct"/>
            <w:shd w:val="clear" w:color="auto" w:fill="auto"/>
            <w:tcMar>
              <w:left w:w="29" w:type="dxa"/>
              <w:right w:w="29" w:type="dxa"/>
            </w:tcMar>
            <w:vAlign w:val="center"/>
          </w:tcPr>
          <w:p w14:paraId="151FC687"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05</w:t>
            </w:r>
          </w:p>
        </w:tc>
        <w:tc>
          <w:tcPr>
            <w:tcW w:w="1125" w:type="pct"/>
            <w:shd w:val="clear" w:color="auto" w:fill="auto"/>
            <w:vAlign w:val="center"/>
          </w:tcPr>
          <w:p w14:paraId="7F0FD8C5" w14:textId="77777777" w:rsidR="000346D1" w:rsidRPr="007E2934" w:rsidRDefault="000346D1" w:rsidP="0035199F">
            <w:pPr>
              <w:rPr>
                <w:rFonts w:ascii="Calibri" w:hAnsi="Calibri"/>
                <w:sz w:val="18"/>
                <w:szCs w:val="18"/>
              </w:rPr>
            </w:pPr>
            <w:r w:rsidRPr="007E2934">
              <w:rPr>
                <w:rFonts w:ascii="Calibri" w:hAnsi="Calibri"/>
                <w:sz w:val="18"/>
                <w:szCs w:val="18"/>
              </w:rPr>
              <w:t>Certificate of Compliance Type</w:t>
            </w:r>
          </w:p>
        </w:tc>
        <w:tc>
          <w:tcPr>
            <w:tcW w:w="1281" w:type="pct"/>
            <w:shd w:val="clear" w:color="auto" w:fill="auto"/>
            <w:vAlign w:val="center"/>
          </w:tcPr>
          <w:p w14:paraId="1DFBF275" w14:textId="0D36DC19" w:rsidR="000346D1" w:rsidRPr="007E2934" w:rsidRDefault="000346D1" w:rsidP="001600E7">
            <w:pPr>
              <w:spacing w:after="60"/>
              <w:rPr>
                <w:rFonts w:ascii="Calibri" w:hAnsi="Calibri"/>
                <w:sz w:val="18"/>
                <w:szCs w:val="18"/>
              </w:rPr>
            </w:pPr>
            <w:r w:rsidRPr="007E2934">
              <w:rPr>
                <w:rFonts w:ascii="Calibri" w:hAnsi="Calibri"/>
                <w:sz w:val="18"/>
                <w:szCs w:val="18"/>
              </w:rPr>
              <w:t>&lt;&lt;</w:t>
            </w:r>
            <w:r>
              <w:rPr>
                <w:rFonts w:ascii="Calibri" w:hAnsi="Calibri"/>
                <w:sz w:val="18"/>
                <w:szCs w:val="18"/>
              </w:rPr>
              <w:t xml:space="preserve"> reference document type property</w:t>
            </w:r>
            <w:r w:rsidR="001600E7" w:rsidRPr="007E2934">
              <w:rPr>
                <w:rFonts w:ascii="Calibri" w:hAnsi="Calibri"/>
                <w:sz w:val="18"/>
                <w:szCs w:val="18"/>
              </w:rPr>
              <w:t xml:space="preserve"> from </w:t>
            </w:r>
            <w:r w:rsidR="002370BE">
              <w:rPr>
                <w:rFonts w:ascii="Calibri" w:hAnsi="Calibri"/>
                <w:sz w:val="18"/>
                <w:szCs w:val="18"/>
              </w:rPr>
              <w:t>LMCC</w:t>
            </w:r>
            <w:r>
              <w:rPr>
                <w:rFonts w:ascii="Calibri" w:hAnsi="Calibri"/>
                <w:sz w:val="18"/>
                <w:szCs w:val="18"/>
              </w:rPr>
              <w:t xml:space="preserve">:  allowed values: </w:t>
            </w:r>
            <w:r w:rsidRPr="007E2934">
              <w:rPr>
                <w:rFonts w:ascii="Calibri" w:hAnsi="Calibri"/>
                <w:sz w:val="18"/>
                <w:szCs w:val="18"/>
                <w:u w:val="single"/>
              </w:rPr>
              <w:t>performance</w:t>
            </w:r>
            <w:r w:rsidR="001600E7">
              <w:rPr>
                <w:rFonts w:ascii="Calibri" w:hAnsi="Calibri"/>
                <w:sz w:val="18"/>
                <w:szCs w:val="18"/>
                <w:u w:val="single"/>
              </w:rPr>
              <w:t xml:space="preserve"> (</w:t>
            </w:r>
            <w:r w:rsidR="002370BE">
              <w:rPr>
                <w:rFonts w:ascii="Calibri" w:hAnsi="Calibri"/>
                <w:sz w:val="18"/>
                <w:szCs w:val="18"/>
                <w:u w:val="single"/>
              </w:rPr>
              <w:t>LMCC</w:t>
            </w:r>
            <w:r w:rsidR="001600E7">
              <w:rPr>
                <w:rFonts w:ascii="Calibri" w:hAnsi="Calibri"/>
                <w:sz w:val="18"/>
                <w:szCs w:val="18"/>
                <w:u w:val="single"/>
              </w:rPr>
              <w:t>-PRF)</w:t>
            </w:r>
            <w:r w:rsidRPr="007E2934">
              <w:rPr>
                <w:rFonts w:ascii="Calibri" w:hAnsi="Calibri"/>
                <w:sz w:val="18"/>
                <w:szCs w:val="18"/>
              </w:rPr>
              <w:t xml:space="preserve">; or </w:t>
            </w:r>
            <w:r w:rsidRPr="00FC14B0">
              <w:rPr>
                <w:rFonts w:ascii="Calibri" w:hAnsi="Calibri"/>
                <w:sz w:val="18"/>
                <w:szCs w:val="18"/>
                <w:u w:val="single"/>
              </w:rPr>
              <w:t xml:space="preserve">prescriptive </w:t>
            </w:r>
            <w:r w:rsidR="000C2F8B">
              <w:rPr>
                <w:rFonts w:ascii="Calibri" w:hAnsi="Calibri"/>
                <w:sz w:val="18"/>
                <w:szCs w:val="18"/>
                <w:u w:val="single"/>
              </w:rPr>
              <w:t>(LMCC-MCH)</w:t>
            </w:r>
            <w:r w:rsidR="000C2F8B" w:rsidRPr="00AE5B93">
              <w:rPr>
                <w:rFonts w:ascii="Calibri" w:hAnsi="Calibri"/>
                <w:sz w:val="18"/>
                <w:szCs w:val="18"/>
                <w:u w:val="single"/>
              </w:rPr>
              <w:t xml:space="preserve"> </w:t>
            </w:r>
            <w:r w:rsidR="001600E7">
              <w:rPr>
                <w:rFonts w:ascii="Calibri" w:hAnsi="Calibri"/>
                <w:sz w:val="18"/>
                <w:szCs w:val="18"/>
                <w:u w:val="single"/>
              </w:rPr>
              <w:t>&gt;&gt;</w:t>
            </w:r>
          </w:p>
        </w:tc>
        <w:tc>
          <w:tcPr>
            <w:tcW w:w="94" w:type="pct"/>
            <w:shd w:val="clear" w:color="auto" w:fill="auto"/>
            <w:tcMar>
              <w:left w:w="29" w:type="dxa"/>
              <w:right w:w="29" w:type="dxa"/>
            </w:tcMar>
            <w:vAlign w:val="center"/>
          </w:tcPr>
          <w:p w14:paraId="659133C4"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06</w:t>
            </w:r>
          </w:p>
        </w:tc>
        <w:tc>
          <w:tcPr>
            <w:tcW w:w="1145" w:type="pct"/>
            <w:shd w:val="clear" w:color="auto" w:fill="auto"/>
            <w:vAlign w:val="center"/>
          </w:tcPr>
          <w:p w14:paraId="0E7BC810" w14:textId="6677DAC1" w:rsidR="000346D1" w:rsidRPr="007E2934" w:rsidRDefault="006B69EF" w:rsidP="000E59FB">
            <w:pPr>
              <w:spacing w:after="60"/>
              <w:rPr>
                <w:rFonts w:ascii="Calibri" w:hAnsi="Calibri"/>
                <w:sz w:val="18"/>
                <w:szCs w:val="18"/>
              </w:rPr>
            </w:pPr>
            <w:r>
              <w:rPr>
                <w:rFonts w:ascii="Calibri" w:hAnsi="Calibri"/>
                <w:sz w:val="18"/>
                <w:szCs w:val="18"/>
              </w:rPr>
              <w:t>M</w:t>
            </w:r>
            <w:r w:rsidR="000346D1" w:rsidRPr="007E2934">
              <w:rPr>
                <w:rFonts w:ascii="Calibri" w:hAnsi="Calibri"/>
                <w:sz w:val="18"/>
                <w:szCs w:val="18"/>
              </w:rPr>
              <w:t xml:space="preserve">ethod </w:t>
            </w:r>
            <w:r w:rsidR="000E59FB">
              <w:rPr>
                <w:rFonts w:ascii="Calibri" w:hAnsi="Calibri"/>
                <w:sz w:val="18"/>
                <w:szCs w:val="18"/>
              </w:rPr>
              <w:t>U</w:t>
            </w:r>
            <w:r w:rsidR="000346D1" w:rsidRPr="007E2934">
              <w:rPr>
                <w:rFonts w:ascii="Calibri" w:hAnsi="Calibri"/>
                <w:sz w:val="18"/>
                <w:szCs w:val="18"/>
              </w:rPr>
              <w:t>sed to calculate HVAC loads</w:t>
            </w:r>
            <w:r w:rsidR="0047272A">
              <w:rPr>
                <w:rFonts w:ascii="Calibri" w:hAnsi="Calibri"/>
                <w:sz w:val="18"/>
                <w:szCs w:val="18"/>
              </w:rPr>
              <w:t xml:space="preserve"> (See </w:t>
            </w:r>
            <w:r>
              <w:rPr>
                <w:rFonts w:ascii="Calibri" w:hAnsi="Calibri"/>
                <w:sz w:val="18"/>
                <w:szCs w:val="18"/>
              </w:rPr>
              <w:t>S</w:t>
            </w:r>
            <w:r w:rsidR="0047272A">
              <w:rPr>
                <w:rFonts w:ascii="Calibri" w:hAnsi="Calibri"/>
                <w:sz w:val="18"/>
                <w:szCs w:val="18"/>
              </w:rPr>
              <w:t>ection 1</w:t>
            </w:r>
            <w:r w:rsidR="00B42F4F">
              <w:rPr>
                <w:rFonts w:ascii="Calibri" w:hAnsi="Calibri"/>
                <w:sz w:val="18"/>
                <w:szCs w:val="18"/>
              </w:rPr>
              <w:t>60.3(b)1</w:t>
            </w:r>
            <w:r w:rsidR="0047272A">
              <w:rPr>
                <w:rFonts w:ascii="Calibri" w:hAnsi="Calibri"/>
                <w:sz w:val="18"/>
                <w:szCs w:val="18"/>
              </w:rPr>
              <w:t>)</w:t>
            </w:r>
          </w:p>
        </w:tc>
        <w:tc>
          <w:tcPr>
            <w:tcW w:w="1250" w:type="pct"/>
            <w:shd w:val="clear" w:color="auto" w:fill="auto"/>
            <w:vAlign w:val="center"/>
          </w:tcPr>
          <w:p w14:paraId="3DB6C9D5" w14:textId="77777777" w:rsidR="000346D1" w:rsidRDefault="000346D1" w:rsidP="00BF6480">
            <w:pPr>
              <w:rPr>
                <w:rFonts w:asciiTheme="minorHAnsi" w:hAnsiTheme="minorHAnsi"/>
                <w:sz w:val="18"/>
                <w:szCs w:val="18"/>
              </w:rPr>
            </w:pPr>
            <w:r w:rsidRPr="00BF6480">
              <w:rPr>
                <w:rFonts w:asciiTheme="minorHAnsi" w:hAnsiTheme="minorHAnsi"/>
                <w:sz w:val="18"/>
                <w:szCs w:val="18"/>
              </w:rPr>
              <w:t>&lt;&lt;</w:t>
            </w:r>
            <w:proofErr w:type="gramStart"/>
            <w:r w:rsidRPr="00BF6480">
              <w:rPr>
                <w:rFonts w:asciiTheme="minorHAnsi" w:hAnsiTheme="minorHAnsi"/>
                <w:sz w:val="18"/>
                <w:szCs w:val="18"/>
              </w:rPr>
              <w:t>user</w:t>
            </w:r>
            <w:proofErr w:type="gramEnd"/>
            <w:r w:rsidRPr="00BF6480">
              <w:rPr>
                <w:rFonts w:asciiTheme="minorHAnsi" w:hAnsiTheme="minorHAnsi"/>
                <w:sz w:val="18"/>
                <w:szCs w:val="18"/>
              </w:rPr>
              <w:t xml:space="preserve"> select from list: </w:t>
            </w:r>
          </w:p>
          <w:p w14:paraId="2869B6D0"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 xml:space="preserve">ASHRAE </w:t>
            </w:r>
            <w:proofErr w:type="gramStart"/>
            <w:r w:rsidRPr="00BF6480">
              <w:rPr>
                <w:rFonts w:asciiTheme="minorHAnsi" w:hAnsiTheme="minorHAnsi"/>
                <w:sz w:val="18"/>
                <w:szCs w:val="18"/>
              </w:rPr>
              <w:t>Handbook;</w:t>
            </w:r>
            <w:proofErr w:type="gramEnd"/>
            <w:r w:rsidRPr="00BF6480">
              <w:rPr>
                <w:rFonts w:asciiTheme="minorHAnsi" w:hAnsiTheme="minorHAnsi"/>
                <w:sz w:val="18"/>
                <w:szCs w:val="18"/>
              </w:rPr>
              <w:t xml:space="preserve">  </w:t>
            </w:r>
          </w:p>
          <w:p w14:paraId="7A971982"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SMACNA Residential Comfort System In</w:t>
            </w:r>
            <w:r>
              <w:rPr>
                <w:rFonts w:asciiTheme="minorHAnsi" w:hAnsiTheme="minorHAnsi"/>
                <w:sz w:val="18"/>
                <w:szCs w:val="18"/>
              </w:rPr>
              <w:t xml:space="preserve">stallation Standards </w:t>
            </w:r>
            <w:proofErr w:type="gramStart"/>
            <w:r>
              <w:rPr>
                <w:rFonts w:asciiTheme="minorHAnsi" w:hAnsiTheme="minorHAnsi"/>
                <w:sz w:val="18"/>
                <w:szCs w:val="18"/>
              </w:rPr>
              <w:t>Manual;</w:t>
            </w:r>
            <w:proofErr w:type="gramEnd"/>
          </w:p>
          <w:p w14:paraId="11BA892A"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ACCA Manual J</w:t>
            </w:r>
          </w:p>
          <w:p w14:paraId="3C2CCA54" w14:textId="77777777" w:rsidR="000346D1" w:rsidRPr="00BF6480" w:rsidRDefault="000346D1" w:rsidP="00BF6480">
            <w:pPr>
              <w:rPr>
                <w:rFonts w:asciiTheme="minorHAnsi" w:hAnsiTheme="minorHAnsi"/>
                <w:sz w:val="18"/>
                <w:szCs w:val="18"/>
              </w:rPr>
            </w:pPr>
            <w:r>
              <w:rPr>
                <w:rFonts w:asciiTheme="minorHAnsi" w:hAnsiTheme="minorHAnsi"/>
                <w:sz w:val="18"/>
                <w:szCs w:val="18"/>
              </w:rPr>
              <w:t>*n/a equipment changeout, like-for-like</w:t>
            </w:r>
            <w:r w:rsidRPr="00BF6480">
              <w:rPr>
                <w:rFonts w:asciiTheme="minorHAnsi" w:hAnsiTheme="minorHAnsi"/>
                <w:sz w:val="18"/>
                <w:szCs w:val="18"/>
              </w:rPr>
              <w:t>&gt;&gt;</w:t>
            </w:r>
          </w:p>
          <w:p w14:paraId="1D5AC997" w14:textId="77777777" w:rsidR="000346D1" w:rsidRPr="007E2934" w:rsidRDefault="000346D1" w:rsidP="0035199F">
            <w:pPr>
              <w:spacing w:after="60"/>
              <w:rPr>
                <w:rFonts w:ascii="Calibri" w:hAnsi="Calibri"/>
                <w:sz w:val="18"/>
                <w:szCs w:val="18"/>
              </w:rPr>
            </w:pPr>
          </w:p>
        </w:tc>
      </w:tr>
      <w:tr w:rsidR="000346D1" w:rsidRPr="007E2934" w14:paraId="290ADF98" w14:textId="77777777" w:rsidTr="00607164">
        <w:trPr>
          <w:cantSplit/>
          <w:trHeight w:val="432"/>
        </w:trPr>
        <w:tc>
          <w:tcPr>
            <w:tcW w:w="106" w:type="pct"/>
            <w:shd w:val="clear" w:color="auto" w:fill="auto"/>
            <w:tcMar>
              <w:left w:w="29" w:type="dxa"/>
              <w:right w:w="29" w:type="dxa"/>
            </w:tcMar>
            <w:vAlign w:val="center"/>
          </w:tcPr>
          <w:p w14:paraId="4227801E"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07</w:t>
            </w:r>
          </w:p>
        </w:tc>
        <w:tc>
          <w:tcPr>
            <w:tcW w:w="1125" w:type="pct"/>
            <w:shd w:val="clear" w:color="auto" w:fill="auto"/>
            <w:vAlign w:val="center"/>
          </w:tcPr>
          <w:p w14:paraId="006AC7A8" w14:textId="77777777" w:rsidR="000346D1" w:rsidRPr="007E2934" w:rsidRDefault="000346D1" w:rsidP="0035199F">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81" w:type="pct"/>
            <w:shd w:val="clear" w:color="auto" w:fill="auto"/>
            <w:vAlign w:val="center"/>
          </w:tcPr>
          <w:p w14:paraId="1B7A39D2" w14:textId="77777777" w:rsidR="000346D1" w:rsidRPr="004F3B82" w:rsidRDefault="000346D1" w:rsidP="0052329B">
            <w:pPr>
              <w:spacing w:after="60"/>
              <w:rPr>
                <w:rFonts w:ascii="Calibri" w:hAnsi="Calibri"/>
                <w:sz w:val="18"/>
                <w:szCs w:val="18"/>
              </w:rPr>
            </w:pPr>
            <w:r w:rsidRPr="004F3B82">
              <w:rPr>
                <w:rFonts w:ascii="Calibri" w:hAnsi="Calibri"/>
                <w:sz w:val="18"/>
                <w:szCs w:val="18"/>
              </w:rPr>
              <w:t xml:space="preserve">&lt;&lt;user entry: integer:  </w:t>
            </w:r>
            <w:proofErr w:type="spellStart"/>
            <w:r w:rsidRPr="004F3B82">
              <w:rPr>
                <w:rFonts w:ascii="Calibri" w:hAnsi="Calibri"/>
                <w:sz w:val="18"/>
                <w:szCs w:val="18"/>
              </w:rPr>
              <w:t>xxxxx</w:t>
            </w:r>
            <w:proofErr w:type="spellEnd"/>
            <w:r w:rsidR="0052329B" w:rsidRPr="004F3B82">
              <w:rPr>
                <w:rFonts w:ascii="Calibri" w:hAnsi="Calibri"/>
                <w:sz w:val="18"/>
                <w:szCs w:val="18"/>
              </w:rPr>
              <w:t>;</w:t>
            </w:r>
            <w:r w:rsidRPr="004F3B82">
              <w:rPr>
                <w:rFonts w:ascii="Calibri" w:hAnsi="Calibri"/>
                <w:sz w:val="18"/>
                <w:szCs w:val="18"/>
              </w:rPr>
              <w:t xml:space="preserve"> </w:t>
            </w:r>
            <w:r w:rsidR="0052329B" w:rsidRPr="004F3B82">
              <w:rPr>
                <w:rFonts w:ascii="Calibri" w:hAnsi="Calibri"/>
                <w:sz w:val="18"/>
                <w:szCs w:val="18"/>
              </w:rPr>
              <w:t xml:space="preserve">or </w:t>
            </w:r>
            <w:r w:rsidRPr="004F3B82">
              <w:rPr>
                <w:rFonts w:ascii="Calibri" w:hAnsi="Calibri"/>
                <w:sz w:val="18"/>
                <w:szCs w:val="18"/>
              </w:rPr>
              <w:t xml:space="preserve">allow </w:t>
            </w:r>
            <w:r w:rsidR="0052329B" w:rsidRPr="004F3B82">
              <w:rPr>
                <w:rFonts w:ascii="Calibri" w:hAnsi="Calibri"/>
                <w:sz w:val="18"/>
                <w:szCs w:val="18"/>
              </w:rPr>
              <w:t xml:space="preserve">selection of value=n/a </w:t>
            </w:r>
            <w:r w:rsidRPr="004F3B82">
              <w:rPr>
                <w:rFonts w:ascii="Calibri" w:hAnsi="Calibri"/>
                <w:sz w:val="18"/>
                <w:szCs w:val="18"/>
              </w:rPr>
              <w:t>if</w:t>
            </w:r>
            <w:r w:rsidR="0052329B" w:rsidRPr="004F3B82">
              <w:rPr>
                <w:rFonts w:ascii="Calibri" w:hAnsi="Calibri"/>
                <w:sz w:val="18"/>
                <w:szCs w:val="18"/>
              </w:rPr>
              <w:t xml:space="preserve"> value in A06=</w:t>
            </w:r>
            <w:r w:rsidRPr="004F3B82">
              <w:rPr>
                <w:rFonts w:ascii="Calibri" w:hAnsi="Calibri"/>
                <w:sz w:val="18"/>
                <w:szCs w:val="18"/>
              </w:rPr>
              <w:t>"</w:t>
            </w:r>
            <w:r w:rsidRPr="004F3B82">
              <w:rPr>
                <w:rFonts w:asciiTheme="minorHAnsi" w:hAnsiTheme="minorHAnsi"/>
                <w:sz w:val="18"/>
                <w:szCs w:val="18"/>
              </w:rPr>
              <w:t xml:space="preserve">n/a equipment changeout, like-for-like" </w:t>
            </w:r>
            <w:r w:rsidRPr="004F3B82">
              <w:rPr>
                <w:rFonts w:ascii="Calibri" w:hAnsi="Calibri"/>
                <w:sz w:val="18"/>
                <w:szCs w:val="18"/>
              </w:rPr>
              <w:t>&gt;&gt;</w:t>
            </w:r>
            <w:r w:rsidR="002E3D4D" w:rsidRPr="004F3B82">
              <w:rPr>
                <w:rFonts w:ascii="Calibri" w:hAnsi="Calibri"/>
                <w:sz w:val="18"/>
                <w:szCs w:val="18"/>
              </w:rPr>
              <w:t xml:space="preserve"> </w:t>
            </w:r>
          </w:p>
        </w:tc>
        <w:tc>
          <w:tcPr>
            <w:tcW w:w="94" w:type="pct"/>
            <w:shd w:val="clear" w:color="auto" w:fill="auto"/>
            <w:tcMar>
              <w:left w:w="29" w:type="dxa"/>
              <w:right w:w="29" w:type="dxa"/>
            </w:tcMar>
            <w:vAlign w:val="center"/>
          </w:tcPr>
          <w:p w14:paraId="3B08F333" w14:textId="77777777" w:rsidR="000346D1" w:rsidRPr="004F3B82" w:rsidRDefault="000346D1" w:rsidP="00BA02F4">
            <w:pPr>
              <w:spacing w:after="60"/>
              <w:jc w:val="center"/>
              <w:rPr>
                <w:rFonts w:ascii="Calibri" w:hAnsi="Calibri"/>
                <w:sz w:val="18"/>
                <w:szCs w:val="18"/>
              </w:rPr>
            </w:pPr>
            <w:r w:rsidRPr="004F3B82">
              <w:rPr>
                <w:rFonts w:ascii="Calibri" w:hAnsi="Calibri"/>
                <w:sz w:val="18"/>
                <w:szCs w:val="18"/>
              </w:rPr>
              <w:t>08</w:t>
            </w:r>
          </w:p>
        </w:tc>
        <w:tc>
          <w:tcPr>
            <w:tcW w:w="1145" w:type="pct"/>
            <w:shd w:val="clear" w:color="auto" w:fill="auto"/>
            <w:vAlign w:val="center"/>
          </w:tcPr>
          <w:p w14:paraId="6166BC90" w14:textId="77777777" w:rsidR="000346D1" w:rsidRPr="004F3B82" w:rsidRDefault="000346D1" w:rsidP="0035199F">
            <w:pPr>
              <w:spacing w:after="60"/>
              <w:rPr>
                <w:rFonts w:ascii="Calibri" w:hAnsi="Calibri"/>
                <w:sz w:val="18"/>
                <w:szCs w:val="18"/>
              </w:rPr>
            </w:pPr>
            <w:r w:rsidRPr="004F3B82">
              <w:rPr>
                <w:rFonts w:ascii="Calibri" w:hAnsi="Calibri"/>
                <w:sz w:val="18"/>
                <w:szCs w:val="18"/>
              </w:rPr>
              <w:t>Calculated Dwelling Unit Heating Load (</w:t>
            </w:r>
            <w:r w:rsidR="00325DEA" w:rsidRPr="004F3B82">
              <w:rPr>
                <w:rFonts w:ascii="Calibri" w:hAnsi="Calibri"/>
                <w:sz w:val="18"/>
                <w:szCs w:val="18"/>
              </w:rPr>
              <w:t>Btu/h</w:t>
            </w:r>
            <w:r w:rsidRPr="004F3B82">
              <w:rPr>
                <w:rFonts w:ascii="Calibri" w:hAnsi="Calibri"/>
                <w:sz w:val="18"/>
                <w:szCs w:val="18"/>
              </w:rPr>
              <w:t>)</w:t>
            </w:r>
          </w:p>
        </w:tc>
        <w:tc>
          <w:tcPr>
            <w:tcW w:w="1250" w:type="pct"/>
            <w:shd w:val="clear" w:color="auto" w:fill="auto"/>
            <w:vAlign w:val="center"/>
          </w:tcPr>
          <w:p w14:paraId="3D5CB7FB" w14:textId="77777777" w:rsidR="000346D1" w:rsidRPr="004F3B82" w:rsidRDefault="000346D1" w:rsidP="0052329B">
            <w:pPr>
              <w:spacing w:after="60"/>
              <w:rPr>
                <w:rFonts w:ascii="Calibri" w:hAnsi="Calibri"/>
                <w:sz w:val="18"/>
                <w:szCs w:val="18"/>
              </w:rPr>
            </w:pPr>
            <w:r w:rsidRPr="004F3B82">
              <w:rPr>
                <w:rFonts w:ascii="Calibri" w:hAnsi="Calibri"/>
                <w:sz w:val="18"/>
                <w:szCs w:val="18"/>
              </w:rPr>
              <w:t xml:space="preserve">&lt;&lt;user entry: integer:  </w:t>
            </w:r>
            <w:proofErr w:type="spellStart"/>
            <w:r w:rsidRPr="004F3B82">
              <w:rPr>
                <w:rFonts w:ascii="Calibri" w:hAnsi="Calibri"/>
                <w:sz w:val="18"/>
                <w:szCs w:val="18"/>
              </w:rPr>
              <w:t>xxxxx</w:t>
            </w:r>
            <w:proofErr w:type="spellEnd"/>
            <w:r w:rsidR="0052329B" w:rsidRPr="004F3B82">
              <w:rPr>
                <w:rFonts w:ascii="Calibri" w:hAnsi="Calibri"/>
                <w:sz w:val="18"/>
                <w:szCs w:val="18"/>
              </w:rPr>
              <w:t>;</w:t>
            </w:r>
            <w:r w:rsidRPr="004F3B82">
              <w:rPr>
                <w:rFonts w:ascii="Calibri" w:hAnsi="Calibri"/>
                <w:sz w:val="18"/>
                <w:szCs w:val="18"/>
              </w:rPr>
              <w:t xml:space="preserve"> </w:t>
            </w:r>
            <w:r w:rsidR="0052329B" w:rsidRPr="004F3B82">
              <w:rPr>
                <w:rFonts w:ascii="Calibri" w:hAnsi="Calibri"/>
                <w:sz w:val="18"/>
                <w:szCs w:val="18"/>
              </w:rPr>
              <w:t xml:space="preserve">or </w:t>
            </w:r>
            <w:r w:rsidRPr="004F3B82">
              <w:rPr>
                <w:rFonts w:ascii="Calibri" w:hAnsi="Calibri"/>
                <w:sz w:val="18"/>
                <w:szCs w:val="18"/>
              </w:rPr>
              <w:t>allow</w:t>
            </w:r>
            <w:r w:rsidR="0052329B" w:rsidRPr="004F3B82">
              <w:rPr>
                <w:rFonts w:ascii="Calibri" w:hAnsi="Calibri"/>
                <w:sz w:val="18"/>
                <w:szCs w:val="18"/>
              </w:rPr>
              <w:t xml:space="preserve"> selection of value=n/a</w:t>
            </w:r>
            <w:r w:rsidRPr="004F3B82">
              <w:rPr>
                <w:rFonts w:ascii="Calibri" w:hAnsi="Calibri"/>
                <w:sz w:val="18"/>
                <w:szCs w:val="18"/>
              </w:rPr>
              <w:t xml:space="preserve"> if value in A06="</w:t>
            </w:r>
            <w:r w:rsidRPr="004F3B82">
              <w:rPr>
                <w:rFonts w:asciiTheme="minorHAnsi" w:hAnsiTheme="minorHAnsi"/>
                <w:sz w:val="18"/>
                <w:szCs w:val="18"/>
              </w:rPr>
              <w:t>n/a equipment changeout, like-for-like"</w:t>
            </w:r>
            <w:r w:rsidRPr="004F3B82">
              <w:rPr>
                <w:rFonts w:ascii="Calibri" w:hAnsi="Calibri"/>
                <w:sz w:val="18"/>
                <w:szCs w:val="18"/>
              </w:rPr>
              <w:t>&gt;&gt;</w:t>
            </w:r>
          </w:p>
        </w:tc>
      </w:tr>
      <w:tr w:rsidR="00E12DCB" w:rsidRPr="007E2934" w14:paraId="3B07BA00" w14:textId="77777777" w:rsidTr="00607164">
        <w:trPr>
          <w:cantSplit/>
          <w:trHeight w:val="432"/>
        </w:trPr>
        <w:tc>
          <w:tcPr>
            <w:tcW w:w="106" w:type="pct"/>
            <w:shd w:val="clear" w:color="auto" w:fill="auto"/>
            <w:tcMar>
              <w:left w:w="29" w:type="dxa"/>
              <w:right w:w="29" w:type="dxa"/>
            </w:tcMar>
            <w:vAlign w:val="center"/>
          </w:tcPr>
          <w:p w14:paraId="213081AB" w14:textId="77777777" w:rsidR="00E12DCB" w:rsidRPr="007E2934" w:rsidRDefault="00E12DCB" w:rsidP="00BA02F4">
            <w:pPr>
              <w:pStyle w:val="FootnoteText"/>
              <w:jc w:val="center"/>
              <w:rPr>
                <w:rFonts w:ascii="Calibri" w:hAnsi="Calibri"/>
                <w:sz w:val="18"/>
                <w:szCs w:val="18"/>
              </w:rPr>
            </w:pPr>
            <w:r w:rsidRPr="007E2934">
              <w:rPr>
                <w:rFonts w:ascii="Calibri" w:hAnsi="Calibri"/>
                <w:sz w:val="18"/>
                <w:szCs w:val="18"/>
              </w:rPr>
              <w:t>09</w:t>
            </w:r>
          </w:p>
        </w:tc>
        <w:tc>
          <w:tcPr>
            <w:tcW w:w="1125" w:type="pct"/>
            <w:shd w:val="clear" w:color="auto" w:fill="auto"/>
            <w:vAlign w:val="center"/>
          </w:tcPr>
          <w:p w14:paraId="5CEB407B" w14:textId="77777777" w:rsidR="00E12DCB" w:rsidRPr="007E2934" w:rsidRDefault="00E12DCB" w:rsidP="00281F61">
            <w:pPr>
              <w:rPr>
                <w:rFonts w:ascii="Calibri" w:hAnsi="Calibri"/>
                <w:sz w:val="18"/>
                <w:szCs w:val="18"/>
              </w:rPr>
            </w:pPr>
            <w:r>
              <w:rPr>
                <w:rFonts w:ascii="Calibri" w:hAnsi="Calibri"/>
                <w:sz w:val="18"/>
                <w:szCs w:val="18"/>
              </w:rPr>
              <w:t>Dwelling Unit Number of Bedrooms</w:t>
            </w:r>
          </w:p>
        </w:tc>
        <w:tc>
          <w:tcPr>
            <w:tcW w:w="1281" w:type="pct"/>
            <w:shd w:val="clear" w:color="auto" w:fill="auto"/>
            <w:vAlign w:val="center"/>
          </w:tcPr>
          <w:p w14:paraId="481593D6" w14:textId="77777777" w:rsidR="00E12DCB" w:rsidRDefault="00E12DCB" w:rsidP="00E12DCB">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7ED55AD2" w14:textId="48341D6D" w:rsidR="00E12DCB" w:rsidRPr="00990CE6" w:rsidRDefault="00E12DCB" w:rsidP="00E12DCB">
            <w:pPr>
              <w:spacing w:after="60"/>
              <w:rPr>
                <w:rFonts w:ascii="Calibri" w:hAnsi="Calibri"/>
                <w:sz w:val="18"/>
                <w:szCs w:val="18"/>
              </w:rPr>
            </w:pPr>
            <w:r w:rsidRPr="00990CE6">
              <w:rPr>
                <w:rFonts w:ascii="Calibri" w:hAnsi="Calibri"/>
                <w:sz w:val="18"/>
                <w:szCs w:val="18"/>
              </w:rPr>
              <w:t xml:space="preserve">if </w:t>
            </w:r>
            <w:proofErr w:type="spellStart"/>
            <w:r w:rsidRPr="00990CE6">
              <w:rPr>
                <w:rFonts w:ascii="Calibri" w:hAnsi="Calibri"/>
                <w:sz w:val="18"/>
                <w:szCs w:val="18"/>
              </w:rPr>
              <w:t>CertComplianceType</w:t>
            </w:r>
            <w:proofErr w:type="spellEnd"/>
            <w:r w:rsidRPr="00990CE6">
              <w:rPr>
                <w:rFonts w:ascii="Calibri" w:hAnsi="Calibri"/>
                <w:sz w:val="18"/>
                <w:szCs w:val="18"/>
              </w:rPr>
              <w:t>=</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w:t>
            </w:r>
            <w:r w:rsidR="002370BE">
              <w:rPr>
                <w:rFonts w:ascii="Calibri" w:hAnsi="Calibri"/>
                <w:sz w:val="18"/>
                <w:szCs w:val="18"/>
              </w:rPr>
              <w:t>LMCC</w:t>
            </w:r>
            <w:r>
              <w:rPr>
                <w:rFonts w:ascii="Calibri" w:hAnsi="Calibri"/>
                <w:sz w:val="18"/>
                <w:szCs w:val="18"/>
              </w:rPr>
              <w:t xml:space="preserve">-PRF </w:t>
            </w:r>
            <w:r w:rsidRPr="00990CE6">
              <w:rPr>
                <w:rFonts w:ascii="Calibri" w:hAnsi="Calibri"/>
                <w:sz w:val="18"/>
                <w:szCs w:val="18"/>
              </w:rPr>
              <w:t>or allow user to override the default and input a new value</w:t>
            </w:r>
            <w:r w:rsidR="00C753DB" w:rsidRPr="00C06492">
              <w:rPr>
                <w:rFonts w:ascii="Calibri" w:hAnsi="Calibri"/>
                <w:sz w:val="18"/>
                <w:szCs w:val="18"/>
              </w:rPr>
              <w:t xml:space="preserve"> constrained to be greater than or equal to the default value from the </w:t>
            </w:r>
            <w:r w:rsidR="002370BE">
              <w:rPr>
                <w:rFonts w:ascii="Calibri" w:hAnsi="Calibri"/>
                <w:sz w:val="18"/>
                <w:szCs w:val="18"/>
              </w:rPr>
              <w:t>LMCC</w:t>
            </w:r>
            <w:r w:rsidR="00C753DB" w:rsidRPr="00C06492">
              <w:rPr>
                <w:rFonts w:ascii="Calibri" w:hAnsi="Calibri"/>
                <w:sz w:val="18"/>
                <w:szCs w:val="18"/>
              </w:rPr>
              <w:t>-</w:t>
            </w:r>
            <w:proofErr w:type="gramStart"/>
            <w:r w:rsidR="00C753DB" w:rsidRPr="00C06492">
              <w:rPr>
                <w:rFonts w:ascii="Calibri" w:hAnsi="Calibri"/>
                <w:sz w:val="18"/>
                <w:szCs w:val="18"/>
              </w:rPr>
              <w:t>PRF</w:t>
            </w:r>
            <w:r w:rsidRPr="00990CE6">
              <w:rPr>
                <w:rFonts w:ascii="Calibri" w:hAnsi="Calibri"/>
                <w:sz w:val="18"/>
                <w:szCs w:val="18"/>
              </w:rPr>
              <w:t>;  flag</w:t>
            </w:r>
            <w:proofErr w:type="gramEnd"/>
            <w:r w:rsidRPr="00990CE6">
              <w:rPr>
                <w:rFonts w:ascii="Calibri" w:hAnsi="Calibri"/>
                <w:sz w:val="18"/>
                <w:szCs w:val="18"/>
              </w:rPr>
              <w:t xml:space="preserve"> non-default values and report in project status notes field;</w:t>
            </w:r>
          </w:p>
          <w:p w14:paraId="5A0A2193" w14:textId="1259B571" w:rsidR="00E12DCB" w:rsidRDefault="00E12DCB" w:rsidP="00E12DCB">
            <w:pPr>
              <w:spacing w:after="60"/>
              <w:rPr>
                <w:rFonts w:ascii="Calibri" w:hAnsi="Calibri"/>
                <w:sz w:val="18"/>
                <w:szCs w:val="18"/>
              </w:rPr>
            </w:pPr>
            <w:r>
              <w:rPr>
                <w:rFonts w:ascii="Calibri" w:hAnsi="Calibri"/>
                <w:sz w:val="18"/>
                <w:szCs w:val="18"/>
              </w:rPr>
              <w:t xml:space="preserve">elseif parent is not </w:t>
            </w:r>
            <w:r w:rsidR="002370BE">
              <w:rPr>
                <w:rFonts w:ascii="Calibri" w:hAnsi="Calibri"/>
                <w:sz w:val="18"/>
                <w:szCs w:val="18"/>
              </w:rPr>
              <w:t>LMCC</w:t>
            </w:r>
            <w:r>
              <w:rPr>
                <w:rFonts w:ascii="Calibri" w:hAnsi="Calibri"/>
                <w:sz w:val="18"/>
                <w:szCs w:val="18"/>
              </w:rPr>
              <w:t>-PRF</w:t>
            </w:r>
            <w:r w:rsidRPr="00990CE6">
              <w:rPr>
                <w:rFonts w:ascii="Calibri" w:hAnsi="Calibri"/>
                <w:sz w:val="18"/>
                <w:szCs w:val="18"/>
              </w:rPr>
              <w:t xml:space="preserve"> doc type, t</w:t>
            </w:r>
            <w:r>
              <w:rPr>
                <w:rFonts w:ascii="Calibri" w:hAnsi="Calibri"/>
                <w:sz w:val="18"/>
                <w:szCs w:val="18"/>
              </w:rPr>
              <w:t>hen user input the integer value xx&gt;&gt;</w:t>
            </w:r>
          </w:p>
          <w:p w14:paraId="51B6E4D6" w14:textId="77777777" w:rsidR="00E12DCB" w:rsidRPr="007E2934" w:rsidRDefault="00E12DCB" w:rsidP="001600E7">
            <w:pPr>
              <w:rPr>
                <w:rFonts w:ascii="Calibri" w:hAnsi="Calibri"/>
                <w:sz w:val="18"/>
                <w:szCs w:val="18"/>
              </w:rPr>
            </w:pPr>
          </w:p>
        </w:tc>
        <w:tc>
          <w:tcPr>
            <w:tcW w:w="94" w:type="pct"/>
            <w:shd w:val="clear" w:color="auto" w:fill="auto"/>
            <w:tcMar>
              <w:left w:w="29" w:type="dxa"/>
              <w:right w:w="29" w:type="dxa"/>
            </w:tcMar>
            <w:vAlign w:val="center"/>
          </w:tcPr>
          <w:p w14:paraId="7075B6D0" w14:textId="77777777" w:rsidR="00E12DCB" w:rsidRPr="007E2934" w:rsidRDefault="00E12DCB" w:rsidP="00BA02F4">
            <w:pPr>
              <w:spacing w:after="60"/>
              <w:jc w:val="center"/>
              <w:rPr>
                <w:rFonts w:ascii="Calibri" w:hAnsi="Calibri"/>
                <w:sz w:val="18"/>
                <w:szCs w:val="18"/>
              </w:rPr>
            </w:pPr>
            <w:r>
              <w:rPr>
                <w:rFonts w:ascii="Calibri" w:hAnsi="Calibri"/>
                <w:sz w:val="18"/>
                <w:szCs w:val="18"/>
              </w:rPr>
              <w:t>10</w:t>
            </w:r>
          </w:p>
        </w:tc>
        <w:tc>
          <w:tcPr>
            <w:tcW w:w="1145" w:type="pct"/>
            <w:shd w:val="clear" w:color="auto" w:fill="auto"/>
            <w:vAlign w:val="center"/>
          </w:tcPr>
          <w:p w14:paraId="6EF337EE" w14:textId="77777777" w:rsidR="00E12DCB" w:rsidRPr="007E2934" w:rsidRDefault="00E12DCB" w:rsidP="0035199F">
            <w:pPr>
              <w:spacing w:after="60"/>
              <w:rPr>
                <w:rFonts w:ascii="Calibri" w:hAnsi="Calibri"/>
                <w:sz w:val="18"/>
                <w:szCs w:val="18"/>
              </w:rPr>
            </w:pPr>
            <w:r w:rsidRPr="007E2934">
              <w:rPr>
                <w:rFonts w:ascii="Calibri" w:hAnsi="Calibri"/>
                <w:sz w:val="18"/>
                <w:szCs w:val="18"/>
              </w:rPr>
              <w:t xml:space="preserve">Determination of Mech01 type (this </w:t>
            </w:r>
            <w:r>
              <w:rPr>
                <w:rFonts w:ascii="Calibri" w:hAnsi="Calibri"/>
                <w:sz w:val="18"/>
                <w:szCs w:val="18"/>
              </w:rPr>
              <w:t>field</w:t>
            </w:r>
            <w:r w:rsidRPr="007E2934">
              <w:rPr>
                <w:rFonts w:ascii="Calibri" w:hAnsi="Calibri"/>
                <w:sz w:val="18"/>
                <w:szCs w:val="18"/>
              </w:rPr>
              <w:t xml:space="preserve"> not visible to user)</w:t>
            </w:r>
          </w:p>
        </w:tc>
        <w:tc>
          <w:tcPr>
            <w:tcW w:w="1250" w:type="pct"/>
            <w:shd w:val="clear" w:color="auto" w:fill="auto"/>
            <w:vAlign w:val="center"/>
          </w:tcPr>
          <w:p w14:paraId="03B594BC" w14:textId="77777777" w:rsidR="00BE200C" w:rsidRDefault="00BE200C" w:rsidP="00BE200C">
            <w:pPr>
              <w:rPr>
                <w:rFonts w:ascii="Calibri" w:hAnsi="Calibri"/>
                <w:sz w:val="18"/>
                <w:szCs w:val="18"/>
              </w:rPr>
            </w:pPr>
            <w:r>
              <w:rPr>
                <w:rFonts w:ascii="Calibri" w:hAnsi="Calibri"/>
                <w:sz w:val="18"/>
                <w:szCs w:val="18"/>
              </w:rPr>
              <w:t>&lt;&lt;calculated field:</w:t>
            </w:r>
          </w:p>
          <w:p w14:paraId="681799BB" w14:textId="77777777" w:rsidR="00BE200C" w:rsidRDefault="00BE200C" w:rsidP="00BE200C">
            <w:pPr>
              <w:rPr>
                <w:rFonts w:ascii="Calibri" w:hAnsi="Calibri"/>
                <w:sz w:val="18"/>
                <w:szCs w:val="18"/>
              </w:rPr>
            </w:pPr>
            <w:r>
              <w:rPr>
                <w:rFonts w:ascii="Calibri" w:hAnsi="Calibri"/>
                <w:sz w:val="18"/>
                <w:szCs w:val="18"/>
              </w:rPr>
              <w:t xml:space="preserve">if1 </w:t>
            </w:r>
            <w:proofErr w:type="spellStart"/>
            <w:r>
              <w:rPr>
                <w:rFonts w:ascii="Calibri" w:hAnsi="Calibri"/>
                <w:sz w:val="18"/>
                <w:szCs w:val="18"/>
              </w:rPr>
              <w:t>CertComplianceType</w:t>
            </w:r>
            <w:proofErr w:type="spellEnd"/>
            <w:r>
              <w:rPr>
                <w:rFonts w:ascii="Calibri" w:hAnsi="Calibri"/>
                <w:sz w:val="18"/>
                <w:szCs w:val="18"/>
              </w:rPr>
              <w:t>=performance, then</w:t>
            </w:r>
          </w:p>
          <w:p w14:paraId="6C7185EE" w14:textId="16927789" w:rsidR="00BE200C" w:rsidRDefault="00BE200C" w:rsidP="00BE200C">
            <w:pPr>
              <w:rPr>
                <w:rFonts w:ascii="Calibri" w:hAnsi="Calibri"/>
                <w:sz w:val="18"/>
                <w:szCs w:val="18"/>
              </w:rPr>
            </w:pPr>
            <w:r>
              <w:rPr>
                <w:rFonts w:ascii="Calibri" w:hAnsi="Calibri"/>
                <w:sz w:val="18"/>
                <w:szCs w:val="18"/>
              </w:rPr>
              <w:t xml:space="preserve">     if2 </w:t>
            </w:r>
            <w:r w:rsidR="002370BE">
              <w:rPr>
                <w:rFonts w:ascii="Calibri" w:hAnsi="Calibri"/>
                <w:sz w:val="18"/>
                <w:szCs w:val="18"/>
              </w:rPr>
              <w:t>LMCC</w:t>
            </w:r>
            <w:r>
              <w:rPr>
                <w:rFonts w:ascii="Calibri" w:hAnsi="Calibri"/>
                <w:sz w:val="18"/>
                <w:szCs w:val="18"/>
              </w:rPr>
              <w:t>-PRF Project Scope=one of the</w:t>
            </w:r>
          </w:p>
          <w:p w14:paraId="5A2BE3FC" w14:textId="77777777" w:rsidR="00BE200C" w:rsidRDefault="00BE200C" w:rsidP="00BE200C">
            <w:pPr>
              <w:rPr>
                <w:rFonts w:ascii="Calibri" w:hAnsi="Calibri"/>
                <w:sz w:val="18"/>
                <w:szCs w:val="18"/>
              </w:rPr>
            </w:pPr>
            <w:r>
              <w:rPr>
                <w:rFonts w:ascii="Calibri" w:hAnsi="Calibri"/>
                <w:sz w:val="18"/>
                <w:szCs w:val="18"/>
              </w:rPr>
              <w:t xml:space="preserve">     following two types:</w:t>
            </w:r>
          </w:p>
          <w:p w14:paraId="60D6235F" w14:textId="77777777" w:rsidR="00BE200C" w:rsidRDefault="00BE200C" w:rsidP="00BE200C">
            <w:pPr>
              <w:rPr>
                <w:rFonts w:ascii="Calibri" w:hAnsi="Calibri"/>
                <w:sz w:val="18"/>
                <w:szCs w:val="18"/>
              </w:rPr>
            </w:pPr>
            <w:r>
              <w:rPr>
                <w:rFonts w:ascii="Calibri" w:hAnsi="Calibri"/>
                <w:sz w:val="18"/>
                <w:szCs w:val="18"/>
              </w:rPr>
              <w:t xml:space="preserve">     **Addition and/or Alteration</w:t>
            </w:r>
          </w:p>
          <w:p w14:paraId="1217D1C6" w14:textId="77777777" w:rsidR="00BE200C" w:rsidRDefault="00BE200C" w:rsidP="00BE200C">
            <w:pPr>
              <w:rPr>
                <w:rFonts w:ascii="Calibri" w:hAnsi="Calibri"/>
                <w:sz w:val="18"/>
                <w:szCs w:val="18"/>
              </w:rPr>
            </w:pPr>
            <w:r>
              <w:rPr>
                <w:rFonts w:ascii="Calibri" w:hAnsi="Calibri"/>
                <w:sz w:val="18"/>
                <w:szCs w:val="18"/>
              </w:rPr>
              <w:t xml:space="preserve">     **Newly Constructed - Addition Alone</w:t>
            </w:r>
          </w:p>
          <w:p w14:paraId="36D75FBD" w14:textId="77777777" w:rsidR="00BE200C" w:rsidRDefault="00BE200C" w:rsidP="00BE200C">
            <w:pPr>
              <w:rPr>
                <w:rFonts w:ascii="Calibri" w:hAnsi="Calibri"/>
                <w:sz w:val="18"/>
                <w:szCs w:val="18"/>
              </w:rPr>
            </w:pPr>
            <w:r>
              <w:rPr>
                <w:rFonts w:ascii="Calibri" w:hAnsi="Calibri"/>
                <w:sz w:val="18"/>
                <w:szCs w:val="18"/>
              </w:rPr>
              <w:t xml:space="preserve">     then display doc variation MCH-</w:t>
            </w:r>
            <w:proofErr w:type="gramStart"/>
            <w:r>
              <w:rPr>
                <w:rFonts w:ascii="Calibri" w:hAnsi="Calibri"/>
                <w:sz w:val="18"/>
                <w:szCs w:val="18"/>
              </w:rPr>
              <w:t>01d;</w:t>
            </w:r>
            <w:proofErr w:type="gramEnd"/>
          </w:p>
          <w:p w14:paraId="7F80A215" w14:textId="0C008130" w:rsidR="00BE200C" w:rsidRDefault="00BE200C" w:rsidP="00BE200C">
            <w:pPr>
              <w:rPr>
                <w:rFonts w:ascii="Calibri" w:hAnsi="Calibri"/>
                <w:sz w:val="18"/>
                <w:szCs w:val="18"/>
              </w:rPr>
            </w:pPr>
            <w:r>
              <w:rPr>
                <w:rFonts w:ascii="Calibri" w:hAnsi="Calibri"/>
                <w:sz w:val="18"/>
                <w:szCs w:val="18"/>
              </w:rPr>
              <w:t xml:space="preserve">     elseif </w:t>
            </w:r>
            <w:r w:rsidR="002370BE">
              <w:rPr>
                <w:rFonts w:ascii="Calibri" w:hAnsi="Calibri"/>
                <w:sz w:val="18"/>
                <w:szCs w:val="18"/>
              </w:rPr>
              <w:t>LMCC</w:t>
            </w:r>
            <w:r>
              <w:rPr>
                <w:rFonts w:ascii="Calibri" w:hAnsi="Calibri"/>
                <w:sz w:val="18"/>
                <w:szCs w:val="18"/>
              </w:rPr>
              <w:t xml:space="preserve">-PRF Project Scope=Newly </w:t>
            </w:r>
          </w:p>
          <w:p w14:paraId="04D70A53" w14:textId="77777777" w:rsidR="00E07CDA" w:rsidRDefault="00BE200C" w:rsidP="00BE200C">
            <w:pPr>
              <w:rPr>
                <w:rFonts w:ascii="Calibri" w:hAnsi="Calibri"/>
                <w:sz w:val="18"/>
                <w:szCs w:val="18"/>
              </w:rPr>
            </w:pPr>
            <w:r>
              <w:rPr>
                <w:rFonts w:ascii="Calibri" w:hAnsi="Calibri"/>
                <w:sz w:val="18"/>
                <w:szCs w:val="18"/>
              </w:rPr>
              <w:t xml:space="preserve">     Constructed,</w:t>
            </w:r>
          </w:p>
          <w:p w14:paraId="48B3CE05" w14:textId="77777777" w:rsidR="00BE200C" w:rsidRDefault="00BE200C" w:rsidP="00BE200C">
            <w:pPr>
              <w:rPr>
                <w:rFonts w:ascii="Calibri" w:hAnsi="Calibri"/>
                <w:sz w:val="18"/>
                <w:szCs w:val="18"/>
              </w:rPr>
            </w:pPr>
            <w:r>
              <w:rPr>
                <w:rFonts w:ascii="Calibri" w:hAnsi="Calibri"/>
                <w:sz w:val="18"/>
                <w:szCs w:val="18"/>
              </w:rPr>
              <w:t xml:space="preserve">     then display doc variation MECH01a </w:t>
            </w:r>
          </w:p>
          <w:p w14:paraId="34F374AD" w14:textId="77777777" w:rsidR="00BE200C" w:rsidRDefault="00BE200C" w:rsidP="00BE200C">
            <w:pPr>
              <w:rPr>
                <w:rFonts w:ascii="Calibri" w:hAnsi="Calibri"/>
                <w:sz w:val="18"/>
                <w:szCs w:val="18"/>
              </w:rPr>
            </w:pPr>
            <w:r>
              <w:rPr>
                <w:rFonts w:ascii="Calibri" w:hAnsi="Calibri"/>
                <w:sz w:val="18"/>
                <w:szCs w:val="18"/>
              </w:rPr>
              <w:t xml:space="preserve">      endif2</w:t>
            </w:r>
          </w:p>
          <w:p w14:paraId="7ACFE909" w14:textId="77777777" w:rsidR="00BE200C" w:rsidRDefault="00BE200C" w:rsidP="00BE200C">
            <w:pPr>
              <w:rPr>
                <w:rFonts w:ascii="Calibri" w:hAnsi="Calibri"/>
                <w:sz w:val="18"/>
                <w:szCs w:val="18"/>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additions/alterations</w:t>
            </w:r>
            <w:r>
              <w:rPr>
                <w:rFonts w:ascii="Calibri" w:hAnsi="Calibri"/>
                <w:sz w:val="18"/>
                <w:szCs w:val="18"/>
              </w:rPr>
              <w:t>,</w:t>
            </w:r>
          </w:p>
          <w:p w14:paraId="152BF675" w14:textId="77777777" w:rsidR="00BE200C" w:rsidRDefault="00BE200C" w:rsidP="00BE200C">
            <w:pPr>
              <w:rPr>
                <w:rFonts w:ascii="Calibri" w:hAnsi="Calibri"/>
                <w:sz w:val="18"/>
                <w:szCs w:val="18"/>
              </w:rPr>
            </w:pPr>
            <w:r>
              <w:rPr>
                <w:rFonts w:ascii="Calibri" w:hAnsi="Calibri"/>
                <w:sz w:val="18"/>
                <w:szCs w:val="18"/>
              </w:rPr>
              <w:t>then display doc variation MECH01b,</w:t>
            </w:r>
          </w:p>
          <w:p w14:paraId="529AA777" w14:textId="77777777" w:rsidR="00BE200C" w:rsidRDefault="00BE200C" w:rsidP="00BE200C">
            <w:pPr>
              <w:rPr>
                <w:rFonts w:ascii="Calibri" w:hAnsi="Calibri"/>
                <w:sz w:val="18"/>
                <w:szCs w:val="18"/>
                <w:u w:val="single"/>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newly constructed,</w:t>
            </w:r>
          </w:p>
          <w:p w14:paraId="12176C94" w14:textId="77777777" w:rsidR="00BE200C" w:rsidRDefault="00BE200C" w:rsidP="00BE200C">
            <w:pPr>
              <w:rPr>
                <w:rFonts w:ascii="Calibri" w:hAnsi="Calibri"/>
                <w:sz w:val="18"/>
                <w:szCs w:val="18"/>
                <w:u w:val="single"/>
              </w:rPr>
            </w:pPr>
            <w:r>
              <w:rPr>
                <w:rFonts w:ascii="Calibri" w:hAnsi="Calibri"/>
                <w:sz w:val="18"/>
                <w:szCs w:val="18"/>
              </w:rPr>
              <w:t>then display doc variation MECH01c</w:t>
            </w:r>
          </w:p>
          <w:p w14:paraId="27AD3645" w14:textId="77777777" w:rsidR="00E12DCB" w:rsidRPr="007E2934" w:rsidRDefault="00BE200C" w:rsidP="0035199F">
            <w:pPr>
              <w:spacing w:after="60"/>
              <w:rPr>
                <w:rFonts w:ascii="Calibri" w:hAnsi="Calibri"/>
                <w:sz w:val="18"/>
                <w:szCs w:val="18"/>
              </w:rPr>
            </w:pPr>
            <w:r>
              <w:rPr>
                <w:rFonts w:ascii="Calibri" w:hAnsi="Calibri"/>
                <w:sz w:val="18"/>
                <w:szCs w:val="18"/>
              </w:rPr>
              <w:t>(</w:t>
            </w:r>
            <w:proofErr w:type="gramStart"/>
            <w:r>
              <w:rPr>
                <w:rFonts w:ascii="Calibri" w:hAnsi="Calibri"/>
                <w:sz w:val="18"/>
                <w:szCs w:val="18"/>
              </w:rPr>
              <w:t>this</w:t>
            </w:r>
            <w:proofErr w:type="gramEnd"/>
            <w:r>
              <w:rPr>
                <w:rFonts w:ascii="Calibri" w:hAnsi="Calibri"/>
                <w:sz w:val="18"/>
                <w:szCs w:val="18"/>
              </w:rPr>
              <w:t xml:space="preserve"> field not visible to user) endif1&gt;&gt;</w:t>
            </w:r>
          </w:p>
        </w:tc>
      </w:tr>
    </w:tbl>
    <w:p w14:paraId="32777009" w14:textId="77777777" w:rsidR="000F413D"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14:paraId="68061D8F" w14:textId="77777777">
        <w:tc>
          <w:tcPr>
            <w:tcW w:w="5000" w:type="pct"/>
          </w:tcPr>
          <w:p w14:paraId="2B11E189" w14:textId="77777777" w:rsidR="009F054B" w:rsidRDefault="000A23E5" w:rsidP="00916C50">
            <w:pPr>
              <w:keepNext/>
              <w:rPr>
                <w:rFonts w:ascii="Calibri" w:hAnsi="Calibri"/>
                <w:b/>
                <w:sz w:val="18"/>
                <w:szCs w:val="18"/>
              </w:rPr>
            </w:pPr>
            <w:r w:rsidRPr="000A23E5">
              <w:rPr>
                <w:rFonts w:ascii="Calibri" w:hAnsi="Calibri"/>
                <w:b/>
                <w:sz w:val="18"/>
                <w:szCs w:val="18"/>
              </w:rPr>
              <w:t>MCH-01</w:t>
            </w:r>
            <w:proofErr w:type="gramStart"/>
            <w:r w:rsidR="00BF6480">
              <w:rPr>
                <w:rFonts w:ascii="Calibri" w:hAnsi="Calibri"/>
                <w:b/>
                <w:sz w:val="18"/>
                <w:szCs w:val="18"/>
              </w:rPr>
              <w:t>b</w:t>
            </w:r>
            <w:r w:rsidRPr="000A23E5">
              <w:rPr>
                <w:rFonts w:ascii="Calibri" w:hAnsi="Calibri"/>
                <w:b/>
                <w:sz w:val="18"/>
                <w:szCs w:val="18"/>
              </w:rPr>
              <w:t xml:space="preserve"> </w:t>
            </w:r>
            <w:r w:rsidR="00916C50">
              <w:rPr>
                <w:rFonts w:ascii="Calibri" w:hAnsi="Calibri"/>
                <w:b/>
                <w:sz w:val="18"/>
                <w:szCs w:val="18"/>
              </w:rPr>
              <w:t xml:space="preserve"> -</w:t>
            </w:r>
            <w:proofErr w:type="gramEnd"/>
            <w:r w:rsidR="00916C50">
              <w:rPr>
                <w:rFonts w:ascii="Calibri" w:hAnsi="Calibri"/>
                <w:b/>
                <w:sz w:val="18"/>
                <w:szCs w:val="18"/>
              </w:rPr>
              <w:t xml:space="preserve"> </w:t>
            </w:r>
            <w:r w:rsidR="005A52E4" w:rsidRPr="005A52E4">
              <w:rPr>
                <w:rFonts w:ascii="Calibri" w:hAnsi="Calibri"/>
                <w:b/>
                <w:sz w:val="18"/>
                <w:szCs w:val="18"/>
              </w:rPr>
              <w:t>Space Conditioning Systems Ducts and Fans</w:t>
            </w:r>
            <w:r w:rsidR="00916C50">
              <w:rPr>
                <w:rFonts w:ascii="Calibri" w:hAnsi="Calibri"/>
                <w:b/>
                <w:sz w:val="18"/>
                <w:szCs w:val="18"/>
              </w:rPr>
              <w:t xml:space="preserve"> - Prescriptive Alterations</w:t>
            </w:r>
          </w:p>
        </w:tc>
      </w:tr>
    </w:tbl>
    <w:p w14:paraId="4DA8DA27" w14:textId="77777777" w:rsidR="00E81C65" w:rsidRDefault="00E81C65"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1"/>
        <w:gridCol w:w="1594"/>
        <w:gridCol w:w="1314"/>
        <w:gridCol w:w="1314"/>
        <w:gridCol w:w="1315"/>
        <w:gridCol w:w="1314"/>
        <w:gridCol w:w="1315"/>
        <w:gridCol w:w="1314"/>
        <w:gridCol w:w="1315"/>
        <w:gridCol w:w="1984"/>
      </w:tblGrid>
      <w:tr w:rsidR="004D570F" w:rsidRPr="00C571D2" w14:paraId="685848E4" w14:textId="77777777">
        <w:trPr>
          <w:trHeight w:val="222"/>
        </w:trPr>
        <w:tc>
          <w:tcPr>
            <w:tcW w:w="14616" w:type="dxa"/>
            <w:gridSpan w:val="10"/>
            <w:shd w:val="clear" w:color="auto" w:fill="auto"/>
          </w:tcPr>
          <w:p w14:paraId="61C5F6E3" w14:textId="77777777" w:rsidR="004D570F" w:rsidRPr="00C571D2" w:rsidRDefault="004D570F" w:rsidP="00E81C65">
            <w:pPr>
              <w:keepNext/>
              <w:rPr>
                <w:rFonts w:ascii="Calibri" w:hAnsi="Calibri"/>
                <w:b/>
                <w:sz w:val="18"/>
                <w:szCs w:val="24"/>
              </w:rPr>
            </w:pPr>
            <w:r w:rsidRPr="00C571D2">
              <w:rPr>
                <w:rFonts w:ascii="Calibri" w:hAnsi="Calibri"/>
                <w:b/>
                <w:sz w:val="18"/>
                <w:szCs w:val="24"/>
              </w:rPr>
              <w:t xml:space="preserve">B. Space Conditioning (SC) System Information </w:t>
            </w:r>
          </w:p>
          <w:p w14:paraId="029D51D0" w14:textId="77777777" w:rsidR="004D570F" w:rsidRPr="00C571D2" w:rsidRDefault="004D570F" w:rsidP="00437EEF">
            <w:pPr>
              <w:keepNext/>
              <w:rPr>
                <w:rFonts w:ascii="Calibri" w:hAnsi="Calibri"/>
                <w:b/>
                <w:sz w:val="18"/>
                <w:szCs w:val="18"/>
              </w:rPr>
            </w:pPr>
            <w:r w:rsidRPr="00C571D2">
              <w:rPr>
                <w:rFonts w:ascii="Calibri" w:hAnsi="Calibri"/>
                <w:sz w:val="18"/>
                <w:szCs w:val="18"/>
              </w:rPr>
              <w:t>&lt;&lt;</w:t>
            </w:r>
            <w:r w:rsidRPr="00C571D2">
              <w:rPr>
                <w:sz w:val="18"/>
                <w:szCs w:val="18"/>
              </w:rPr>
              <w:t xml:space="preserve"> </w:t>
            </w:r>
            <w:r w:rsidRPr="00C571D2">
              <w:rPr>
                <w:rFonts w:ascii="Calibri" w:hAnsi="Calibri"/>
                <w:sz w:val="18"/>
                <w:szCs w:val="18"/>
              </w:rPr>
              <w:t>require one row of data to be entered in this table for each of the quantity of space con</w:t>
            </w:r>
            <w:r w:rsidR="005A52E4" w:rsidRPr="00C571D2">
              <w:rPr>
                <w:rFonts w:ascii="Calibri" w:hAnsi="Calibri"/>
                <w:sz w:val="18"/>
                <w:szCs w:val="18"/>
              </w:rPr>
              <w:t>ditioning systems entered in A0</w:t>
            </w:r>
            <w:r w:rsidR="00437EEF" w:rsidRPr="00C571D2">
              <w:rPr>
                <w:rFonts w:ascii="Calibri" w:hAnsi="Calibri"/>
                <w:sz w:val="18"/>
                <w:szCs w:val="18"/>
              </w:rPr>
              <w:t>4</w:t>
            </w:r>
            <w:r w:rsidRPr="00C571D2">
              <w:rPr>
                <w:rFonts w:ascii="Calibri" w:hAnsi="Calibri"/>
                <w:sz w:val="18"/>
                <w:szCs w:val="18"/>
              </w:rPr>
              <w:t>&gt;&gt;</w:t>
            </w:r>
          </w:p>
        </w:tc>
      </w:tr>
      <w:tr w:rsidR="004D570F" w:rsidRPr="00C571D2" w14:paraId="04B89055" w14:textId="77777777">
        <w:trPr>
          <w:trHeight w:val="223"/>
        </w:trPr>
        <w:tc>
          <w:tcPr>
            <w:tcW w:w="1638" w:type="dxa"/>
            <w:shd w:val="clear" w:color="auto" w:fill="auto"/>
            <w:vAlign w:val="bottom"/>
          </w:tcPr>
          <w:p w14:paraId="1DF132BE"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01</w:t>
            </w:r>
          </w:p>
        </w:tc>
        <w:tc>
          <w:tcPr>
            <w:tcW w:w="1620" w:type="dxa"/>
            <w:shd w:val="clear" w:color="auto" w:fill="auto"/>
          </w:tcPr>
          <w:p w14:paraId="49345A52"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02</w:t>
            </w:r>
          </w:p>
        </w:tc>
        <w:tc>
          <w:tcPr>
            <w:tcW w:w="1334" w:type="dxa"/>
            <w:shd w:val="clear" w:color="auto" w:fill="auto"/>
            <w:vAlign w:val="bottom"/>
          </w:tcPr>
          <w:p w14:paraId="7879D793"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03</w:t>
            </w:r>
          </w:p>
        </w:tc>
        <w:tc>
          <w:tcPr>
            <w:tcW w:w="1334" w:type="dxa"/>
            <w:shd w:val="clear" w:color="auto" w:fill="auto"/>
          </w:tcPr>
          <w:p w14:paraId="75500FCB"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04</w:t>
            </w:r>
          </w:p>
        </w:tc>
        <w:tc>
          <w:tcPr>
            <w:tcW w:w="1335" w:type="dxa"/>
            <w:shd w:val="clear" w:color="auto" w:fill="auto"/>
          </w:tcPr>
          <w:p w14:paraId="1B7AE672"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05</w:t>
            </w:r>
          </w:p>
        </w:tc>
        <w:tc>
          <w:tcPr>
            <w:tcW w:w="1334" w:type="dxa"/>
            <w:shd w:val="clear" w:color="auto" w:fill="auto"/>
          </w:tcPr>
          <w:p w14:paraId="54E75517"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06</w:t>
            </w:r>
          </w:p>
        </w:tc>
        <w:tc>
          <w:tcPr>
            <w:tcW w:w="1335" w:type="dxa"/>
            <w:shd w:val="clear" w:color="auto" w:fill="auto"/>
          </w:tcPr>
          <w:p w14:paraId="49B83D9B"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07</w:t>
            </w:r>
          </w:p>
        </w:tc>
        <w:tc>
          <w:tcPr>
            <w:tcW w:w="1334" w:type="dxa"/>
            <w:shd w:val="clear" w:color="auto" w:fill="auto"/>
          </w:tcPr>
          <w:p w14:paraId="3C202C84"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08</w:t>
            </w:r>
          </w:p>
        </w:tc>
        <w:tc>
          <w:tcPr>
            <w:tcW w:w="1335" w:type="dxa"/>
            <w:shd w:val="clear" w:color="auto" w:fill="auto"/>
          </w:tcPr>
          <w:p w14:paraId="39588930"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09</w:t>
            </w:r>
          </w:p>
        </w:tc>
        <w:tc>
          <w:tcPr>
            <w:tcW w:w="2017" w:type="dxa"/>
            <w:shd w:val="clear" w:color="auto" w:fill="auto"/>
            <w:vAlign w:val="bottom"/>
          </w:tcPr>
          <w:p w14:paraId="1493C9FC" w14:textId="77777777" w:rsidR="004D570F" w:rsidRPr="00C571D2" w:rsidRDefault="004D570F" w:rsidP="00E81C65">
            <w:pPr>
              <w:keepNext/>
              <w:jc w:val="center"/>
              <w:rPr>
                <w:rFonts w:ascii="Calibri" w:hAnsi="Calibri"/>
                <w:sz w:val="18"/>
                <w:szCs w:val="18"/>
              </w:rPr>
            </w:pPr>
            <w:r w:rsidRPr="00C571D2">
              <w:rPr>
                <w:rFonts w:ascii="Calibri" w:hAnsi="Calibri"/>
                <w:sz w:val="18"/>
                <w:szCs w:val="18"/>
              </w:rPr>
              <w:t>10</w:t>
            </w:r>
          </w:p>
        </w:tc>
      </w:tr>
      <w:tr w:rsidR="0017124B" w:rsidRPr="00C571D2" w14:paraId="1143885F" w14:textId="77777777">
        <w:trPr>
          <w:trHeight w:val="390"/>
        </w:trPr>
        <w:tc>
          <w:tcPr>
            <w:tcW w:w="1638" w:type="dxa"/>
            <w:shd w:val="clear" w:color="auto" w:fill="auto"/>
            <w:vAlign w:val="bottom"/>
          </w:tcPr>
          <w:p w14:paraId="3785C0CE" w14:textId="77777777" w:rsidR="0017124B" w:rsidRPr="00C571D2" w:rsidRDefault="0017124B" w:rsidP="00E81C65">
            <w:pPr>
              <w:keepNext/>
              <w:jc w:val="center"/>
              <w:rPr>
                <w:rFonts w:ascii="Calibri" w:hAnsi="Calibri"/>
                <w:sz w:val="18"/>
                <w:szCs w:val="18"/>
              </w:rPr>
            </w:pPr>
            <w:r w:rsidRPr="00C571D2">
              <w:rPr>
                <w:rFonts w:ascii="Calibri" w:hAnsi="Calibri"/>
                <w:sz w:val="18"/>
                <w:szCs w:val="18"/>
              </w:rPr>
              <w:t xml:space="preserve">SC System </w:t>
            </w:r>
          </w:p>
          <w:p w14:paraId="214273F5" w14:textId="77777777" w:rsidR="0017124B" w:rsidRPr="00C571D2" w:rsidRDefault="007752EC" w:rsidP="00E81C65">
            <w:pPr>
              <w:keepNext/>
              <w:jc w:val="center"/>
              <w:rPr>
                <w:rFonts w:ascii="Calibri" w:hAnsi="Calibri"/>
                <w:sz w:val="18"/>
                <w:szCs w:val="18"/>
              </w:rPr>
            </w:pPr>
            <w:r w:rsidRPr="00C571D2">
              <w:rPr>
                <w:rFonts w:ascii="Calibri" w:hAnsi="Calibri"/>
                <w:sz w:val="18"/>
                <w:szCs w:val="18"/>
              </w:rPr>
              <w:t>ID/</w:t>
            </w:r>
            <w:r w:rsidR="0017124B" w:rsidRPr="00C571D2">
              <w:rPr>
                <w:rFonts w:ascii="Calibri" w:hAnsi="Calibri"/>
                <w:sz w:val="18"/>
                <w:szCs w:val="18"/>
              </w:rPr>
              <w:t>Name</w:t>
            </w:r>
            <w:r w:rsidR="001F299E" w:rsidRPr="00C571D2">
              <w:t xml:space="preserve"> </w:t>
            </w:r>
            <w:r w:rsidR="001F299E" w:rsidRPr="00C571D2">
              <w:rPr>
                <w:rFonts w:ascii="Calibri" w:hAnsi="Calibri"/>
                <w:sz w:val="18"/>
                <w:szCs w:val="18"/>
              </w:rPr>
              <w:t>from CF1R</w:t>
            </w:r>
          </w:p>
        </w:tc>
        <w:tc>
          <w:tcPr>
            <w:tcW w:w="1620" w:type="dxa"/>
            <w:shd w:val="clear" w:color="auto" w:fill="auto"/>
            <w:vAlign w:val="bottom"/>
          </w:tcPr>
          <w:p w14:paraId="0D673EAC" w14:textId="77777777" w:rsidR="0017124B" w:rsidRPr="00C571D2" w:rsidRDefault="0017124B" w:rsidP="00E81C65">
            <w:pPr>
              <w:keepNext/>
              <w:jc w:val="center"/>
              <w:rPr>
                <w:rFonts w:ascii="Calibri" w:hAnsi="Calibri"/>
                <w:sz w:val="18"/>
                <w:szCs w:val="18"/>
              </w:rPr>
            </w:pPr>
            <w:r w:rsidRPr="00C571D2">
              <w:rPr>
                <w:rFonts w:ascii="Calibri" w:hAnsi="Calibri"/>
                <w:sz w:val="18"/>
                <w:szCs w:val="18"/>
              </w:rPr>
              <w:t xml:space="preserve">SC System </w:t>
            </w:r>
          </w:p>
          <w:p w14:paraId="4CDBF698" w14:textId="77777777" w:rsidR="0017124B" w:rsidRPr="00C571D2" w:rsidRDefault="007752EC" w:rsidP="00E81C65">
            <w:pPr>
              <w:keepNext/>
              <w:jc w:val="center"/>
              <w:rPr>
                <w:rFonts w:ascii="Calibri" w:hAnsi="Calibri"/>
                <w:sz w:val="18"/>
                <w:szCs w:val="18"/>
              </w:rPr>
            </w:pPr>
            <w:r w:rsidRPr="00C571D2">
              <w:rPr>
                <w:rFonts w:ascii="Calibri" w:hAnsi="Calibri"/>
                <w:sz w:val="18"/>
                <w:szCs w:val="18"/>
              </w:rPr>
              <w:t xml:space="preserve">Description of </w:t>
            </w:r>
            <w:r w:rsidR="0017124B" w:rsidRPr="00C571D2">
              <w:rPr>
                <w:rFonts w:ascii="Calibri" w:hAnsi="Calibri"/>
                <w:sz w:val="18"/>
                <w:szCs w:val="18"/>
              </w:rPr>
              <w:t>Area Served</w:t>
            </w:r>
          </w:p>
        </w:tc>
        <w:tc>
          <w:tcPr>
            <w:tcW w:w="1334" w:type="dxa"/>
            <w:shd w:val="clear" w:color="auto" w:fill="auto"/>
            <w:vAlign w:val="bottom"/>
          </w:tcPr>
          <w:p w14:paraId="2D900235" w14:textId="77777777" w:rsidR="0017124B" w:rsidRPr="00C571D2" w:rsidRDefault="0017124B" w:rsidP="00E81C65">
            <w:pPr>
              <w:keepNext/>
              <w:jc w:val="center"/>
              <w:rPr>
                <w:rFonts w:ascii="Calibri" w:hAnsi="Calibri"/>
                <w:sz w:val="18"/>
                <w:szCs w:val="18"/>
              </w:rPr>
            </w:pPr>
            <w:r w:rsidRPr="00C571D2">
              <w:rPr>
                <w:rFonts w:ascii="Calibri" w:hAnsi="Calibri"/>
                <w:sz w:val="18"/>
                <w:szCs w:val="18"/>
              </w:rPr>
              <w:t>CFA served by this SC System (ft</w:t>
            </w:r>
            <w:r w:rsidRPr="00C571D2">
              <w:rPr>
                <w:rFonts w:ascii="Calibri" w:hAnsi="Calibri"/>
                <w:sz w:val="18"/>
                <w:szCs w:val="18"/>
                <w:vertAlign w:val="superscript"/>
              </w:rPr>
              <w:t>2</w:t>
            </w:r>
            <w:r w:rsidRPr="00C571D2">
              <w:rPr>
                <w:rFonts w:ascii="Calibri" w:hAnsi="Calibri"/>
                <w:sz w:val="18"/>
                <w:szCs w:val="18"/>
              </w:rPr>
              <w:t>):</w:t>
            </w:r>
          </w:p>
        </w:tc>
        <w:tc>
          <w:tcPr>
            <w:tcW w:w="1334" w:type="dxa"/>
            <w:shd w:val="clear" w:color="auto" w:fill="auto"/>
            <w:vAlign w:val="bottom"/>
          </w:tcPr>
          <w:p w14:paraId="08B16EB1" w14:textId="77777777" w:rsidR="0017124B" w:rsidRPr="00C571D2" w:rsidRDefault="0017124B"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Is the SC system a ducted system?</w:t>
            </w:r>
          </w:p>
        </w:tc>
        <w:tc>
          <w:tcPr>
            <w:tcW w:w="1335" w:type="dxa"/>
            <w:shd w:val="clear" w:color="auto" w:fill="auto"/>
            <w:vAlign w:val="bottom"/>
          </w:tcPr>
          <w:p w14:paraId="19F04210" w14:textId="659AB89B" w:rsidR="0017124B" w:rsidRPr="00C571D2" w:rsidRDefault="00C717A6"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Pr="00C571D2">
              <w:rPr>
                <w:rFonts w:asciiTheme="minorHAnsi" w:hAnsiTheme="minorHAnsi" w:cs="Calibri"/>
                <w:color w:val="000000"/>
                <w:sz w:val="18"/>
                <w:szCs w:val="18"/>
              </w:rPr>
              <w:t xml:space="preserve"> the work include i</w:t>
            </w:r>
            <w:r w:rsidR="0017124B" w:rsidRPr="00C571D2">
              <w:rPr>
                <w:rFonts w:asciiTheme="minorHAnsi" w:hAnsiTheme="minorHAnsi" w:cs="Calibri"/>
                <w:color w:val="000000"/>
                <w:sz w:val="18"/>
                <w:szCs w:val="18"/>
              </w:rPr>
              <w:t>nstalling a refrigerant containing component?</w:t>
            </w:r>
          </w:p>
        </w:tc>
        <w:tc>
          <w:tcPr>
            <w:tcW w:w="1334" w:type="dxa"/>
            <w:shd w:val="clear" w:color="auto" w:fill="auto"/>
            <w:vAlign w:val="bottom"/>
          </w:tcPr>
          <w:p w14:paraId="31231769" w14:textId="07D801AF" w:rsidR="0017124B" w:rsidRPr="00C571D2" w:rsidRDefault="00C717A6"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Pr="00C571D2">
              <w:rPr>
                <w:rFonts w:asciiTheme="minorHAnsi" w:hAnsiTheme="minorHAnsi" w:cs="Calibri"/>
                <w:color w:val="000000"/>
                <w:sz w:val="18"/>
                <w:szCs w:val="18"/>
              </w:rPr>
              <w:t xml:space="preserve"> the work include i</w:t>
            </w:r>
            <w:r w:rsidR="0017124B" w:rsidRPr="00C571D2">
              <w:rPr>
                <w:rFonts w:asciiTheme="minorHAnsi" w:hAnsiTheme="minorHAnsi" w:cs="Calibri"/>
                <w:color w:val="000000"/>
                <w:sz w:val="18"/>
                <w:szCs w:val="18"/>
              </w:rPr>
              <w:t xml:space="preserve">nstalling new SC System components? </w:t>
            </w:r>
          </w:p>
        </w:tc>
        <w:tc>
          <w:tcPr>
            <w:tcW w:w="1335" w:type="dxa"/>
            <w:shd w:val="clear" w:color="auto" w:fill="auto"/>
            <w:vAlign w:val="bottom"/>
          </w:tcPr>
          <w:p w14:paraId="2A45E872" w14:textId="476D5D62" w:rsidR="0017124B" w:rsidRPr="00C571D2" w:rsidRDefault="00C717A6"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Pr="00C571D2">
              <w:rPr>
                <w:rFonts w:asciiTheme="minorHAnsi" w:hAnsiTheme="minorHAnsi" w:cs="Calibri"/>
                <w:color w:val="000000"/>
                <w:sz w:val="18"/>
                <w:szCs w:val="18"/>
              </w:rPr>
              <w:t xml:space="preserve"> the work include i</w:t>
            </w:r>
            <w:r w:rsidR="0017124B" w:rsidRPr="00C571D2">
              <w:rPr>
                <w:rFonts w:asciiTheme="minorHAnsi" w:hAnsiTheme="minorHAnsi" w:cs="Calibri"/>
                <w:color w:val="000000"/>
                <w:sz w:val="18"/>
                <w:szCs w:val="18"/>
              </w:rPr>
              <w:t xml:space="preserve">nstalling more than </w:t>
            </w:r>
            <w:r w:rsidR="0043284A" w:rsidRPr="00C571D2">
              <w:rPr>
                <w:rFonts w:asciiTheme="minorHAnsi" w:hAnsiTheme="minorHAnsi" w:cs="Calibri"/>
                <w:color w:val="000000"/>
                <w:sz w:val="18"/>
                <w:szCs w:val="18"/>
              </w:rPr>
              <w:t xml:space="preserve">25 </w:t>
            </w:r>
            <w:r w:rsidR="0017124B" w:rsidRPr="00C571D2">
              <w:rPr>
                <w:rFonts w:asciiTheme="minorHAnsi" w:hAnsiTheme="minorHAnsi" w:cs="Calibri"/>
                <w:color w:val="000000"/>
                <w:sz w:val="18"/>
                <w:szCs w:val="18"/>
              </w:rPr>
              <w:t>feet of ducts?</w:t>
            </w:r>
          </w:p>
        </w:tc>
        <w:tc>
          <w:tcPr>
            <w:tcW w:w="1334" w:type="dxa"/>
            <w:shd w:val="clear" w:color="auto" w:fill="auto"/>
            <w:vAlign w:val="bottom"/>
          </w:tcPr>
          <w:p w14:paraId="56F313F6" w14:textId="66761FFE" w:rsidR="0017124B" w:rsidRPr="00C571D2" w:rsidRDefault="00C717A6"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Pr="00C571D2">
              <w:rPr>
                <w:rFonts w:asciiTheme="minorHAnsi" w:hAnsiTheme="minorHAnsi" w:cs="Calibri"/>
                <w:color w:val="000000"/>
                <w:sz w:val="18"/>
                <w:szCs w:val="18"/>
              </w:rPr>
              <w:t xml:space="preserve"> the work include i</w:t>
            </w:r>
            <w:r w:rsidR="0017124B" w:rsidRPr="00C571D2">
              <w:rPr>
                <w:rFonts w:asciiTheme="minorHAnsi" w:hAnsiTheme="minorHAnsi" w:cs="Calibri"/>
                <w:color w:val="000000"/>
                <w:sz w:val="18"/>
                <w:szCs w:val="18"/>
              </w:rPr>
              <w:t xml:space="preserve">nstalling </w:t>
            </w:r>
            <w:r w:rsidR="0099177A" w:rsidRPr="00C571D2">
              <w:rPr>
                <w:rFonts w:asciiTheme="minorHAnsi" w:hAnsiTheme="minorHAnsi" w:cs="Calibri"/>
                <w:color w:val="000000"/>
                <w:sz w:val="18"/>
                <w:szCs w:val="18"/>
              </w:rPr>
              <w:t>an “</w:t>
            </w:r>
            <w:r w:rsidR="0017124B" w:rsidRPr="00C571D2">
              <w:rPr>
                <w:rFonts w:asciiTheme="minorHAnsi" w:hAnsiTheme="minorHAnsi" w:cs="Calibri"/>
                <w:color w:val="000000"/>
                <w:sz w:val="18"/>
                <w:szCs w:val="18"/>
              </w:rPr>
              <w:t>entirely new duct system</w:t>
            </w:r>
            <w:r w:rsidR="0099177A" w:rsidRPr="00C571D2">
              <w:rPr>
                <w:rFonts w:asciiTheme="minorHAnsi" w:hAnsiTheme="minorHAnsi" w:cs="Calibri"/>
                <w:color w:val="000000"/>
                <w:sz w:val="18"/>
                <w:szCs w:val="18"/>
              </w:rPr>
              <w:t>”</w:t>
            </w:r>
            <w:r w:rsidR="0017124B" w:rsidRPr="00C571D2">
              <w:rPr>
                <w:rFonts w:asciiTheme="minorHAnsi" w:hAnsiTheme="minorHAnsi" w:cs="Calibri"/>
                <w:color w:val="000000"/>
                <w:sz w:val="18"/>
                <w:szCs w:val="18"/>
              </w:rPr>
              <w:t>?</w:t>
            </w:r>
          </w:p>
        </w:tc>
        <w:tc>
          <w:tcPr>
            <w:tcW w:w="1335" w:type="dxa"/>
            <w:shd w:val="clear" w:color="auto" w:fill="auto"/>
            <w:vAlign w:val="bottom"/>
          </w:tcPr>
          <w:p w14:paraId="4651A733" w14:textId="0F239AE7" w:rsidR="0017124B" w:rsidRPr="00C571D2" w:rsidRDefault="0017124B" w:rsidP="004D570F">
            <w:pPr>
              <w:keepNext/>
              <w:autoSpaceDE w:val="0"/>
              <w:autoSpaceDN w:val="0"/>
              <w:adjustRightInd w:val="0"/>
              <w:jc w:val="center"/>
              <w:rPr>
                <w:rFonts w:asciiTheme="minorHAnsi" w:hAnsiTheme="minorHAnsi" w:cs="Calibri"/>
                <w:color w:val="000000"/>
                <w:sz w:val="18"/>
                <w:szCs w:val="18"/>
              </w:rPr>
            </w:pPr>
            <w:r w:rsidRPr="00C571D2">
              <w:rPr>
                <w:rFonts w:asciiTheme="minorHAnsi" w:hAnsiTheme="minorHAnsi" w:cs="Calibri"/>
                <w:color w:val="000000"/>
                <w:sz w:val="18"/>
                <w:szCs w:val="18"/>
              </w:rPr>
              <w:t xml:space="preserve"> </w:t>
            </w:r>
            <w:r w:rsidR="00C717A6" w:rsidRPr="00C571D2">
              <w:rPr>
                <w:rFonts w:asciiTheme="minorHAnsi" w:hAnsiTheme="minorHAnsi" w:cs="Calibri"/>
                <w:color w:val="000000"/>
                <w:sz w:val="18"/>
                <w:szCs w:val="18"/>
              </w:rPr>
              <w:t>D</w:t>
            </w:r>
            <w:r w:rsidR="0099177A" w:rsidRPr="00C571D2">
              <w:rPr>
                <w:rFonts w:asciiTheme="minorHAnsi" w:hAnsiTheme="minorHAnsi" w:cs="Calibri"/>
                <w:color w:val="000000"/>
                <w:sz w:val="18"/>
                <w:szCs w:val="18"/>
              </w:rPr>
              <w:t>oes</w:t>
            </w:r>
            <w:r w:rsidR="00C717A6" w:rsidRPr="00C571D2">
              <w:rPr>
                <w:rFonts w:asciiTheme="minorHAnsi" w:hAnsiTheme="minorHAnsi" w:cs="Calibri"/>
                <w:color w:val="000000"/>
                <w:sz w:val="18"/>
                <w:szCs w:val="18"/>
              </w:rPr>
              <w:t xml:space="preserve"> the work include i</w:t>
            </w:r>
            <w:r w:rsidRPr="00C571D2">
              <w:rPr>
                <w:rFonts w:asciiTheme="minorHAnsi" w:hAnsiTheme="minorHAnsi" w:cs="Calibri"/>
                <w:color w:val="000000"/>
                <w:sz w:val="18"/>
                <w:szCs w:val="18"/>
              </w:rPr>
              <w:t xml:space="preserve">nstalling </w:t>
            </w:r>
            <w:r w:rsidR="0099177A" w:rsidRPr="00C571D2">
              <w:rPr>
                <w:rFonts w:asciiTheme="minorHAnsi" w:hAnsiTheme="minorHAnsi" w:cs="Calibri"/>
                <w:color w:val="000000"/>
                <w:sz w:val="18"/>
                <w:szCs w:val="18"/>
              </w:rPr>
              <w:t>an “</w:t>
            </w:r>
            <w:r w:rsidRPr="00C571D2">
              <w:rPr>
                <w:rFonts w:asciiTheme="minorHAnsi" w:hAnsiTheme="minorHAnsi" w:cs="Calibri"/>
                <w:color w:val="000000"/>
                <w:sz w:val="18"/>
                <w:szCs w:val="18"/>
              </w:rPr>
              <w:t>entirely new SC system</w:t>
            </w:r>
            <w:r w:rsidR="0099177A" w:rsidRPr="00C571D2">
              <w:rPr>
                <w:rFonts w:asciiTheme="minorHAnsi" w:hAnsiTheme="minorHAnsi" w:cs="Calibri"/>
                <w:color w:val="000000"/>
                <w:sz w:val="18"/>
                <w:szCs w:val="18"/>
              </w:rPr>
              <w:t>”</w:t>
            </w:r>
            <w:r w:rsidRPr="00C571D2">
              <w:rPr>
                <w:rFonts w:asciiTheme="minorHAnsi" w:hAnsiTheme="minorHAnsi" w:cs="Calibri"/>
                <w:color w:val="000000"/>
                <w:sz w:val="18"/>
                <w:szCs w:val="18"/>
              </w:rPr>
              <w:t>?</w:t>
            </w:r>
          </w:p>
        </w:tc>
        <w:tc>
          <w:tcPr>
            <w:tcW w:w="2017" w:type="dxa"/>
            <w:shd w:val="clear" w:color="auto" w:fill="auto"/>
            <w:vAlign w:val="bottom"/>
          </w:tcPr>
          <w:p w14:paraId="45881968" w14:textId="77777777" w:rsidR="0017124B" w:rsidRPr="00C571D2" w:rsidRDefault="0017124B" w:rsidP="00E81C65">
            <w:pPr>
              <w:keepNext/>
              <w:jc w:val="center"/>
              <w:rPr>
                <w:rFonts w:ascii="Calibri" w:hAnsi="Calibri"/>
                <w:sz w:val="18"/>
                <w:szCs w:val="18"/>
              </w:rPr>
            </w:pPr>
            <w:r w:rsidRPr="00C571D2">
              <w:rPr>
                <w:rFonts w:ascii="Calibri" w:hAnsi="Calibri"/>
                <w:sz w:val="18"/>
                <w:szCs w:val="18"/>
              </w:rPr>
              <w:t>Alteration Type</w:t>
            </w:r>
          </w:p>
        </w:tc>
      </w:tr>
      <w:tr w:rsidR="0017124B" w:rsidRPr="004D570F" w14:paraId="0F82731D" w14:textId="77777777">
        <w:trPr>
          <w:trHeight w:val="432"/>
        </w:trPr>
        <w:tc>
          <w:tcPr>
            <w:tcW w:w="1638" w:type="dxa"/>
            <w:shd w:val="clear" w:color="auto" w:fill="auto"/>
          </w:tcPr>
          <w:p w14:paraId="66D352F7" w14:textId="71A74B5F"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values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w:t>
            </w:r>
            <w:r w:rsidR="00C72974" w:rsidRPr="00C571D2">
              <w:rPr>
                <w:rFonts w:ascii="Calibri" w:hAnsi="Calibri"/>
                <w:sz w:val="18"/>
                <w:szCs w:val="18"/>
              </w:rPr>
              <w:t>&gt;&gt;</w:t>
            </w:r>
          </w:p>
          <w:p w14:paraId="5422BF3F" w14:textId="77777777" w:rsidR="0017124B" w:rsidRPr="00C571D2" w:rsidRDefault="0017124B" w:rsidP="008022E4">
            <w:pPr>
              <w:keepNext/>
              <w:rPr>
                <w:rFonts w:ascii="Calibri" w:hAnsi="Calibri"/>
                <w:sz w:val="18"/>
                <w:szCs w:val="18"/>
              </w:rPr>
            </w:pPr>
          </w:p>
        </w:tc>
        <w:tc>
          <w:tcPr>
            <w:tcW w:w="1620" w:type="dxa"/>
            <w:shd w:val="clear" w:color="auto" w:fill="auto"/>
          </w:tcPr>
          <w:p w14:paraId="540FB4D8" w14:textId="33630528" w:rsidR="00080506" w:rsidRPr="00C571D2" w:rsidRDefault="0017124B" w:rsidP="008022E4">
            <w:pPr>
              <w:keepNext/>
              <w:rPr>
                <w:rFonts w:ascii="Calibri" w:hAnsi="Calibri"/>
                <w:sz w:val="18"/>
                <w:szCs w:val="18"/>
              </w:rPr>
            </w:pPr>
            <w:r w:rsidRPr="00C571D2">
              <w:rPr>
                <w:rFonts w:ascii="Calibri" w:hAnsi="Calibri"/>
                <w:sz w:val="18"/>
                <w:szCs w:val="18"/>
              </w:rPr>
              <w:t xml:space="preserve">&lt;&lt;reference values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w:t>
            </w:r>
          </w:p>
          <w:p w14:paraId="79999DF4" w14:textId="77777777" w:rsidR="00080506" w:rsidRPr="00C571D2" w:rsidRDefault="00080506" w:rsidP="008022E4">
            <w:pPr>
              <w:keepNext/>
              <w:rPr>
                <w:rFonts w:ascii="Calibri" w:hAnsi="Calibri"/>
                <w:sz w:val="18"/>
                <w:szCs w:val="18"/>
              </w:rPr>
            </w:pPr>
          </w:p>
          <w:p w14:paraId="154D9187" w14:textId="77777777" w:rsidR="0017124B" w:rsidRPr="00C571D2" w:rsidRDefault="00C72974" w:rsidP="00080506">
            <w:pPr>
              <w:keepNext/>
              <w:rPr>
                <w:rFonts w:ascii="Calibri" w:hAnsi="Calibri"/>
                <w:sz w:val="18"/>
                <w:szCs w:val="18"/>
              </w:rPr>
            </w:pPr>
            <w:r w:rsidRPr="00C571D2">
              <w:rPr>
                <w:rFonts w:ascii="Calibri" w:hAnsi="Calibri"/>
                <w:sz w:val="18"/>
                <w:szCs w:val="18"/>
              </w:rPr>
              <w:t xml:space="preserve">Require each entry to be unique in this dwelling unit </w:t>
            </w:r>
            <w:proofErr w:type="gramStart"/>
            <w:r w:rsidRPr="00C571D2">
              <w:rPr>
                <w:rFonts w:ascii="Calibri" w:hAnsi="Calibri"/>
                <w:sz w:val="18"/>
                <w:szCs w:val="18"/>
              </w:rPr>
              <w:t>i.e.</w:t>
            </w:r>
            <w:proofErr w:type="gramEnd"/>
            <w:r w:rsidRPr="00C571D2">
              <w:rPr>
                <w:rFonts w:ascii="Calibri" w:hAnsi="Calibri"/>
                <w:sz w:val="18"/>
                <w:szCs w:val="18"/>
              </w:rPr>
              <w:t xml:space="preserve"> unique within the scope of this instance of the MCH-01</w:t>
            </w:r>
            <w:r w:rsidR="0017124B" w:rsidRPr="00C571D2">
              <w:rPr>
                <w:rFonts w:ascii="Calibri" w:hAnsi="Calibri"/>
                <w:sz w:val="18"/>
                <w:szCs w:val="18"/>
              </w:rPr>
              <w:t>&gt;&gt;</w:t>
            </w:r>
          </w:p>
        </w:tc>
        <w:tc>
          <w:tcPr>
            <w:tcW w:w="1334" w:type="dxa"/>
            <w:shd w:val="clear" w:color="auto" w:fill="auto"/>
          </w:tcPr>
          <w:p w14:paraId="5BD4B37F" w14:textId="690F2EBA"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4" w:type="dxa"/>
            <w:shd w:val="clear" w:color="auto" w:fill="auto"/>
          </w:tcPr>
          <w:p w14:paraId="09F6E59C" w14:textId="0D40E724"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5" w:type="dxa"/>
            <w:shd w:val="clear" w:color="auto" w:fill="auto"/>
          </w:tcPr>
          <w:p w14:paraId="5FD3364F" w14:textId="4C382B16"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4" w:type="dxa"/>
            <w:shd w:val="clear" w:color="auto" w:fill="auto"/>
          </w:tcPr>
          <w:p w14:paraId="44D76E15" w14:textId="389AC57C"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5" w:type="dxa"/>
            <w:shd w:val="clear" w:color="auto" w:fill="auto"/>
          </w:tcPr>
          <w:p w14:paraId="17A6FF5C" w14:textId="4FA9FBB9"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4" w:type="dxa"/>
            <w:shd w:val="clear" w:color="auto" w:fill="auto"/>
          </w:tcPr>
          <w:p w14:paraId="7C9F3D31" w14:textId="4F2C4EFA"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1335" w:type="dxa"/>
            <w:shd w:val="clear" w:color="auto" w:fill="auto"/>
          </w:tcPr>
          <w:p w14:paraId="03FB79AA" w14:textId="085E5408" w:rsidR="0017124B" w:rsidRPr="00C571D2" w:rsidRDefault="0017124B" w:rsidP="008022E4">
            <w:pPr>
              <w:keepNext/>
              <w:rPr>
                <w:rFonts w:ascii="Calibri" w:hAnsi="Calibri"/>
                <w:sz w:val="18"/>
                <w:szCs w:val="18"/>
              </w:rPr>
            </w:pPr>
            <w:r w:rsidRPr="00C571D2">
              <w:rPr>
                <w:rFonts w:ascii="Calibri" w:hAnsi="Calibri"/>
                <w:sz w:val="18"/>
                <w:szCs w:val="18"/>
              </w:rPr>
              <w:t xml:space="preserve">&lt;&lt;reference value from </w:t>
            </w:r>
            <w:r w:rsidR="002370BE" w:rsidRPr="00C571D2">
              <w:rPr>
                <w:rFonts w:ascii="Calibri" w:hAnsi="Calibri"/>
                <w:sz w:val="18"/>
                <w:szCs w:val="18"/>
              </w:rPr>
              <w:t>LMCC</w:t>
            </w:r>
            <w:r w:rsidRPr="00C571D2">
              <w:rPr>
                <w:rFonts w:ascii="Calibri" w:hAnsi="Calibri"/>
                <w:sz w:val="18"/>
                <w:szCs w:val="18"/>
              </w:rPr>
              <w:t xml:space="preserve"> as default; allow user to override the default and input a new </w:t>
            </w:r>
            <w:proofErr w:type="gramStart"/>
            <w:r w:rsidRPr="00C571D2">
              <w:rPr>
                <w:rFonts w:ascii="Calibri" w:hAnsi="Calibri"/>
                <w:sz w:val="18"/>
                <w:szCs w:val="18"/>
              </w:rPr>
              <w:t>value;  flag</w:t>
            </w:r>
            <w:proofErr w:type="gramEnd"/>
            <w:r w:rsidRPr="00C571D2">
              <w:rPr>
                <w:rFonts w:ascii="Calibri" w:hAnsi="Calibri"/>
                <w:sz w:val="18"/>
                <w:szCs w:val="18"/>
              </w:rPr>
              <w:t xml:space="preserve"> non-default values and report in project status notes field; a revised </w:t>
            </w:r>
            <w:r w:rsidR="002370BE" w:rsidRPr="00C571D2">
              <w:rPr>
                <w:rFonts w:ascii="Calibri" w:hAnsi="Calibri"/>
                <w:sz w:val="18"/>
                <w:szCs w:val="18"/>
              </w:rPr>
              <w:t>LMCC</w:t>
            </w:r>
            <w:r w:rsidRPr="00C571D2">
              <w:rPr>
                <w:rFonts w:ascii="Calibri" w:hAnsi="Calibri"/>
                <w:sz w:val="18"/>
                <w:szCs w:val="18"/>
              </w:rPr>
              <w:t xml:space="preserve"> may be required &gt;&gt;</w:t>
            </w:r>
          </w:p>
        </w:tc>
        <w:tc>
          <w:tcPr>
            <w:tcW w:w="2017" w:type="dxa"/>
            <w:shd w:val="clear" w:color="auto" w:fill="auto"/>
          </w:tcPr>
          <w:p w14:paraId="617721C8"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&lt;</w:t>
            </w:r>
            <w:proofErr w:type="gramStart"/>
            <w:r w:rsidRPr="00C571D2">
              <w:rPr>
                <w:rFonts w:asciiTheme="minorHAnsi" w:hAnsiTheme="minorHAnsi"/>
                <w:sz w:val="16"/>
                <w:szCs w:val="16"/>
              </w:rPr>
              <w:t>&lt;  Calculated</w:t>
            </w:r>
            <w:proofErr w:type="gramEnd"/>
            <w:r w:rsidRPr="00C571D2">
              <w:rPr>
                <w:rFonts w:asciiTheme="minorHAnsi" w:hAnsiTheme="minorHAnsi"/>
                <w:sz w:val="16"/>
                <w:szCs w:val="16"/>
              </w:rPr>
              <w:t xml:space="preserve"> field: determine the correct result for "alteration type" for entry in this field by the user responses in B04, B05, B06, B07, B08, B09 and use of Logic Table for Determining Alteration Type and HERS Verification Requirements (inserted below this section); constrain user input for fields B04-B09 to allow only the available combinations of responses given in the Logic Table in rows a through </w:t>
            </w:r>
            <w:r w:rsidR="008658B8" w:rsidRPr="00C571D2">
              <w:rPr>
                <w:rFonts w:asciiTheme="minorHAnsi" w:hAnsiTheme="minorHAnsi"/>
                <w:sz w:val="16"/>
                <w:szCs w:val="16"/>
              </w:rPr>
              <w:t>t</w:t>
            </w:r>
            <w:r w:rsidRPr="00C571D2">
              <w:rPr>
                <w:rFonts w:asciiTheme="minorHAnsi" w:hAnsiTheme="minorHAnsi"/>
                <w:sz w:val="16"/>
                <w:szCs w:val="16"/>
              </w:rPr>
              <w:t>;  alteration types are:</w:t>
            </w:r>
          </w:p>
          <w:p w14:paraId="3257EA3F"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 xml:space="preserve">*Extension of Existing Duct </w:t>
            </w:r>
            <w:proofErr w:type="gramStart"/>
            <w:r w:rsidRPr="00C571D2">
              <w:rPr>
                <w:rFonts w:asciiTheme="minorHAnsi" w:hAnsiTheme="minorHAnsi"/>
                <w:sz w:val="16"/>
                <w:szCs w:val="16"/>
              </w:rPr>
              <w:t>System;</w:t>
            </w:r>
            <w:proofErr w:type="gramEnd"/>
            <w:r w:rsidRPr="00C571D2">
              <w:rPr>
                <w:rFonts w:asciiTheme="minorHAnsi" w:hAnsiTheme="minorHAnsi"/>
                <w:sz w:val="16"/>
                <w:szCs w:val="16"/>
              </w:rPr>
              <w:t xml:space="preserve"> </w:t>
            </w:r>
          </w:p>
          <w:p w14:paraId="71C23EA3"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 xml:space="preserve">*Altered Space Conditioning </w:t>
            </w:r>
            <w:proofErr w:type="gramStart"/>
            <w:r w:rsidRPr="00C571D2">
              <w:rPr>
                <w:rFonts w:asciiTheme="minorHAnsi" w:hAnsiTheme="minorHAnsi"/>
                <w:sz w:val="16"/>
                <w:szCs w:val="16"/>
              </w:rPr>
              <w:t>System;</w:t>
            </w:r>
            <w:proofErr w:type="gramEnd"/>
            <w:r w:rsidRPr="00C571D2">
              <w:rPr>
                <w:rFonts w:asciiTheme="minorHAnsi" w:hAnsiTheme="minorHAnsi"/>
                <w:sz w:val="16"/>
                <w:szCs w:val="16"/>
              </w:rPr>
              <w:t xml:space="preserve"> </w:t>
            </w:r>
          </w:p>
          <w:p w14:paraId="43E9E58E"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 xml:space="preserve">*Entirely New or Complete Replacement Duct System with or without Equipment </w:t>
            </w:r>
            <w:proofErr w:type="gramStart"/>
            <w:r w:rsidRPr="00C571D2">
              <w:rPr>
                <w:rFonts w:asciiTheme="minorHAnsi" w:hAnsiTheme="minorHAnsi"/>
                <w:sz w:val="16"/>
                <w:szCs w:val="16"/>
              </w:rPr>
              <w:t>Changeout;</w:t>
            </w:r>
            <w:proofErr w:type="gramEnd"/>
          </w:p>
          <w:p w14:paraId="7F18599D" w14:textId="77777777" w:rsidR="0017124B" w:rsidRPr="00C571D2" w:rsidRDefault="0017124B" w:rsidP="008022E4">
            <w:pPr>
              <w:rPr>
                <w:rFonts w:asciiTheme="minorHAnsi" w:hAnsiTheme="minorHAnsi"/>
                <w:sz w:val="16"/>
                <w:szCs w:val="16"/>
              </w:rPr>
            </w:pPr>
            <w:r w:rsidRPr="00C571D2">
              <w:rPr>
                <w:rFonts w:asciiTheme="minorHAnsi" w:hAnsiTheme="minorHAnsi"/>
                <w:sz w:val="16"/>
                <w:szCs w:val="16"/>
              </w:rPr>
              <w:t>*Entirely New or Complete Replacement Space Conditioning System</w:t>
            </w:r>
          </w:p>
          <w:p w14:paraId="6432E4DA" w14:textId="77777777" w:rsidR="0017124B" w:rsidRPr="00352B76" w:rsidRDefault="0017124B" w:rsidP="003256B1">
            <w:pPr>
              <w:rPr>
                <w:rFonts w:ascii="Calibri" w:hAnsi="Calibri"/>
              </w:rPr>
            </w:pPr>
            <w:r w:rsidRPr="00C571D2">
              <w:rPr>
                <w:rFonts w:asciiTheme="minorHAnsi" w:hAnsiTheme="minorHAnsi"/>
                <w:sz w:val="16"/>
                <w:szCs w:val="16"/>
              </w:rPr>
              <w:t>*</w:t>
            </w:r>
            <w:r w:rsidRPr="00C571D2">
              <w:rPr>
                <w:rFonts w:asciiTheme="minorHAnsi" w:hAnsiTheme="minorHAnsi" w:cs="Calibri"/>
                <w:color w:val="000000"/>
                <w:sz w:val="16"/>
                <w:szCs w:val="16"/>
              </w:rPr>
              <w:t xml:space="preserve"> No alteration Performed</w:t>
            </w:r>
            <w:r w:rsidRPr="00C571D2">
              <w:rPr>
                <w:rFonts w:asciiTheme="minorHAnsi" w:hAnsiTheme="minorHAnsi"/>
                <w:sz w:val="16"/>
                <w:szCs w:val="16"/>
              </w:rPr>
              <w:t xml:space="preserve"> &gt;&gt;</w:t>
            </w:r>
          </w:p>
        </w:tc>
      </w:tr>
    </w:tbl>
    <w:p w14:paraId="1A86D2F0" w14:textId="77777777" w:rsidR="00E81C65" w:rsidRDefault="00E81C65" w:rsidP="008846F4">
      <w:pPr>
        <w:rPr>
          <w:rFonts w:ascii="Calibri" w:hAnsi="Calibri"/>
          <w:sz w:val="18"/>
          <w:szCs w:val="18"/>
        </w:rPr>
      </w:pPr>
    </w:p>
    <w:p w14:paraId="41570BE4" w14:textId="77777777" w:rsidR="007752EC" w:rsidRDefault="007752EC" w:rsidP="008846F4">
      <w:pPr>
        <w:rPr>
          <w:rFonts w:ascii="Calibri" w:hAnsi="Calibri"/>
          <w:sz w:val="18"/>
          <w:szCs w:val="18"/>
        </w:rPr>
      </w:pPr>
    </w:p>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862A62" w:rsidRPr="00862A62" w14:paraId="3BD66275" w14:textId="77777777">
        <w:trPr>
          <w:trHeight w:val="218"/>
        </w:trPr>
        <w:tc>
          <w:tcPr>
            <w:tcW w:w="14390" w:type="dxa"/>
            <w:gridSpan w:val="10"/>
            <w:tcBorders>
              <w:top w:val="single" w:sz="4" w:space="0" w:color="auto"/>
              <w:left w:val="single" w:sz="4" w:space="0" w:color="auto"/>
              <w:bottom w:val="nil"/>
              <w:right w:val="single" w:sz="4" w:space="0" w:color="auto"/>
            </w:tcBorders>
            <w:vAlign w:val="center"/>
          </w:tcPr>
          <w:p w14:paraId="43700757" w14:textId="77777777" w:rsidR="00862A62" w:rsidRPr="00862A62" w:rsidRDefault="00862A62" w:rsidP="00862A62">
            <w:pPr>
              <w:keepNext/>
              <w:autoSpaceDE w:val="0"/>
              <w:autoSpaceDN w:val="0"/>
              <w:adjustRightInd w:val="0"/>
              <w:rPr>
                <w:rFonts w:asciiTheme="minorHAnsi" w:hAnsiTheme="minorHAnsi" w:cs="Calibri"/>
                <w:b/>
                <w:color w:val="000000"/>
                <w:sz w:val="24"/>
                <w:szCs w:val="24"/>
              </w:rPr>
            </w:pPr>
            <w:r w:rsidRPr="00862A62">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862A62" w:rsidRPr="00862A62" w14:paraId="5C31044D" w14:textId="77777777">
        <w:trPr>
          <w:trHeight w:val="218"/>
        </w:trPr>
        <w:tc>
          <w:tcPr>
            <w:tcW w:w="258" w:type="dxa"/>
            <w:tcBorders>
              <w:top w:val="nil"/>
              <w:left w:val="single" w:sz="4" w:space="0" w:color="auto"/>
              <w:bottom w:val="nil"/>
              <w:right w:val="nil"/>
            </w:tcBorders>
            <w:vAlign w:val="center"/>
          </w:tcPr>
          <w:p w14:paraId="2A8BF1C8" w14:textId="77777777" w:rsidR="00862A62" w:rsidRPr="00862A62" w:rsidRDefault="00862A62" w:rsidP="00862A62">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6" w:space="0" w:color="auto"/>
              <w:bottom w:val="single" w:sz="6" w:space="0" w:color="auto"/>
              <w:right w:val="single" w:sz="6" w:space="0" w:color="auto"/>
            </w:tcBorders>
            <w:vAlign w:val="center"/>
          </w:tcPr>
          <w:p w14:paraId="55C73FE0"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57EA536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538DBCBA"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7F8E1B8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9C258AB"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7FD0572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76ABAA5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2B2902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07517CE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9</w:t>
            </w:r>
          </w:p>
        </w:tc>
      </w:tr>
      <w:tr w:rsidR="00862A62" w:rsidRPr="00862A62" w14:paraId="43DB93B8" w14:textId="77777777">
        <w:trPr>
          <w:trHeight w:val="1470"/>
        </w:trPr>
        <w:tc>
          <w:tcPr>
            <w:tcW w:w="258" w:type="dxa"/>
            <w:tcBorders>
              <w:top w:val="single" w:sz="6" w:space="0" w:color="auto"/>
              <w:left w:val="single" w:sz="4" w:space="0" w:color="auto"/>
              <w:bottom w:val="nil"/>
              <w:right w:val="nil"/>
            </w:tcBorders>
            <w:vAlign w:val="bottom"/>
          </w:tcPr>
          <w:p w14:paraId="5F7EF721" w14:textId="77777777" w:rsidR="00862A62" w:rsidRPr="00862A62" w:rsidRDefault="00862A62" w:rsidP="00862A62">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24DBA22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18E9757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4F4CE76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new components?  (</w:t>
            </w:r>
            <w:proofErr w:type="gramStart"/>
            <w:r w:rsidRPr="00862A62">
              <w:rPr>
                <w:rFonts w:asciiTheme="minorHAnsi" w:hAnsiTheme="minorHAnsi" w:cs="Calibri"/>
                <w:color w:val="000000"/>
                <w:sz w:val="16"/>
                <w:szCs w:val="16"/>
              </w:rPr>
              <w:t>packaged</w:t>
            </w:r>
            <w:proofErr w:type="gramEnd"/>
            <w:r w:rsidRPr="00862A62">
              <w:rPr>
                <w:rFonts w:asciiTheme="minorHAnsi" w:hAnsiTheme="minorHAnsi" w:cs="Calibri"/>
                <w:color w:val="000000"/>
                <w:sz w:val="16"/>
                <w:szCs w:val="16"/>
              </w:rPr>
              <w:t xml:space="preserve"> unit, or condensing unit, or cooling/heating coil, or air-handling unit, </w:t>
            </w:r>
            <w:proofErr w:type="spellStart"/>
            <w:r w:rsidRPr="00862A62">
              <w:rPr>
                <w:rFonts w:asciiTheme="minorHAnsi" w:hAnsiTheme="minorHAnsi" w:cs="Calibri"/>
                <w:color w:val="000000"/>
                <w:sz w:val="16"/>
                <w:szCs w:val="16"/>
              </w:rPr>
              <w:t>etc</w:t>
            </w:r>
            <w:proofErr w:type="spellEnd"/>
            <w:r w:rsidRPr="00862A62">
              <w:rPr>
                <w:rFonts w:asciiTheme="minorHAnsi" w:hAnsiTheme="minorHAnsi" w:cs="Calibri"/>
                <w:color w:val="000000"/>
                <w:sz w:val="16"/>
                <w:szCs w:val="16"/>
              </w:rPr>
              <w:t>)</w:t>
            </w:r>
          </w:p>
        </w:tc>
        <w:tc>
          <w:tcPr>
            <w:tcW w:w="1463" w:type="dxa"/>
            <w:tcBorders>
              <w:top w:val="single" w:sz="6" w:space="0" w:color="auto"/>
              <w:left w:val="single" w:sz="6" w:space="0" w:color="auto"/>
              <w:bottom w:val="single" w:sz="6" w:space="0" w:color="auto"/>
              <w:right w:val="single" w:sz="6" w:space="0" w:color="auto"/>
            </w:tcBorders>
            <w:vAlign w:val="bottom"/>
          </w:tcPr>
          <w:p w14:paraId="5456D7C0" w14:textId="6F17BE76"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Installing more than </w:t>
            </w:r>
            <w:r w:rsidR="0043284A">
              <w:rPr>
                <w:rFonts w:asciiTheme="minorHAnsi" w:hAnsiTheme="minorHAnsi" w:cs="Calibri"/>
                <w:color w:val="000000"/>
                <w:sz w:val="16"/>
                <w:szCs w:val="16"/>
              </w:rPr>
              <w:t>25</w:t>
            </w:r>
            <w:r w:rsidR="0043284A" w:rsidRPr="00862A62">
              <w:rPr>
                <w:rFonts w:asciiTheme="minorHAnsi" w:hAnsiTheme="minorHAnsi" w:cs="Calibri"/>
                <w:color w:val="000000"/>
                <w:sz w:val="16"/>
                <w:szCs w:val="16"/>
              </w:rPr>
              <w:t xml:space="preserve"> </w:t>
            </w:r>
            <w:r w:rsidRPr="00862A62">
              <w:rPr>
                <w:rFonts w:asciiTheme="minorHAnsi" w:hAnsiTheme="minorHAnsi" w:cs="Calibri"/>
                <w:color w:val="000000"/>
                <w:sz w:val="16"/>
                <w:szCs w:val="16"/>
              </w:rPr>
              <w:t>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229FBF7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entire duct system accessible for sealing, and is more than 75</w:t>
            </w:r>
            <w:proofErr w:type="gramStart"/>
            <w:r w:rsidRPr="00862A62">
              <w:rPr>
                <w:rFonts w:asciiTheme="minorHAnsi" w:hAnsiTheme="minorHAnsi" w:cs="Calibri"/>
                <w:color w:val="000000"/>
                <w:sz w:val="16"/>
                <w:szCs w:val="16"/>
              </w:rPr>
              <w:t>%  of</w:t>
            </w:r>
            <w:proofErr w:type="gramEnd"/>
            <w:r w:rsidRPr="00862A62">
              <w:rPr>
                <w:rFonts w:asciiTheme="minorHAnsi" w:hAnsiTheme="minorHAnsi" w:cs="Calibri"/>
                <w:color w:val="000000"/>
                <w:sz w:val="16"/>
                <w:szCs w:val="16"/>
              </w:rPr>
              <w:t xml:space="preserve">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6580DC1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Are </w:t>
            </w:r>
            <w:proofErr w:type="gramStart"/>
            <w:r w:rsidRPr="00862A62">
              <w:rPr>
                <w:rFonts w:asciiTheme="minorHAnsi" w:hAnsiTheme="minorHAnsi" w:cs="Calibri"/>
                <w:color w:val="000000"/>
                <w:sz w:val="16"/>
                <w:szCs w:val="16"/>
                <w:u w:val="single"/>
              </w:rPr>
              <w:t>all</w:t>
            </w:r>
            <w:r w:rsidRPr="00862A62">
              <w:rPr>
                <w:rFonts w:asciiTheme="minorHAnsi" w:hAnsiTheme="minorHAnsi" w:cs="Calibri"/>
                <w:color w:val="000000"/>
                <w:sz w:val="16"/>
                <w:szCs w:val="16"/>
              </w:rPr>
              <w:t xml:space="preserve"> of</w:t>
            </w:r>
            <w:proofErr w:type="gramEnd"/>
            <w:r w:rsidRPr="00862A62">
              <w:rPr>
                <w:rFonts w:asciiTheme="minorHAnsi" w:hAnsiTheme="minorHAnsi" w:cs="Calibri"/>
                <w:color w:val="000000"/>
                <w:sz w:val="16"/>
                <w:szCs w:val="16"/>
              </w:rPr>
              <w:t xml:space="preserve"> the system's components and ducts new or replaced? (</w:t>
            </w:r>
            <w:proofErr w:type="gramStart"/>
            <w:r w:rsidRPr="00862A62">
              <w:rPr>
                <w:rFonts w:asciiTheme="minorHAnsi" w:hAnsiTheme="minorHAnsi" w:cs="Calibri"/>
                <w:color w:val="000000"/>
                <w:sz w:val="16"/>
                <w:szCs w:val="16"/>
              </w:rPr>
              <w:t>entirely</w:t>
            </w:r>
            <w:proofErr w:type="gramEnd"/>
            <w:r w:rsidRPr="00862A62">
              <w:rPr>
                <w:rFonts w:asciiTheme="minorHAnsi" w:hAnsiTheme="minorHAnsi" w:cs="Calibri"/>
                <w:color w:val="000000"/>
                <w:sz w:val="16"/>
                <w:szCs w:val="16"/>
              </w:rPr>
              <w:t xml:space="preserve">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1B896B5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01E735B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0513F6" w14:textId="77777777" w:rsidR="00862A62" w:rsidRPr="00862A62" w:rsidRDefault="00862A62" w:rsidP="00862A62">
            <w:pPr>
              <w:keepNext/>
              <w:autoSpaceDE w:val="0"/>
              <w:autoSpaceDN w:val="0"/>
              <w:adjustRightInd w:val="0"/>
              <w:jc w:val="center"/>
              <w:rPr>
                <w:rFonts w:asciiTheme="minorHAnsi" w:hAnsiTheme="minorHAnsi" w:cs="Cambria"/>
                <w:color w:val="000000"/>
                <w:sz w:val="16"/>
                <w:szCs w:val="16"/>
              </w:rPr>
            </w:pPr>
            <w:r w:rsidRPr="00862A62">
              <w:rPr>
                <w:rFonts w:asciiTheme="minorHAnsi" w:hAnsiTheme="minorHAnsi" w:cs="Cambria"/>
                <w:color w:val="000000"/>
                <w:sz w:val="16"/>
                <w:szCs w:val="16"/>
              </w:rPr>
              <w:t>notes</w:t>
            </w:r>
          </w:p>
        </w:tc>
      </w:tr>
      <w:tr w:rsidR="00862A62" w:rsidRPr="00862A62" w14:paraId="3955947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9BED208"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088C751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F74DAA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6318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FD8077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DA2B21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59660F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511AF75"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84CDE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DD06AB"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refrigerant containing component - mini-split or packaged AC</w:t>
            </w:r>
          </w:p>
        </w:tc>
      </w:tr>
      <w:tr w:rsidR="00862A62" w:rsidRPr="00862A62" w14:paraId="4E2ED44F"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32DFBAA"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361C7F7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E523EA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3BAC9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059282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6606F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26A89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61FA2A5"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6AF675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21C2E7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mini-split system component</w:t>
            </w:r>
          </w:p>
        </w:tc>
      </w:tr>
      <w:tr w:rsidR="00862A62" w:rsidRPr="00862A62" w14:paraId="0D3FD9C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593AF1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3DB00D3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5F8FD4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C19935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C37395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9EACC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B57D5D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3B2863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2D4F821"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F3FCA4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w:t>
            </w:r>
            <w:r w:rsidR="00FE3830">
              <w:rPr>
                <w:rFonts w:asciiTheme="minorHAnsi" w:hAnsiTheme="minorHAnsi" w:cs="Calibri"/>
                <w:color w:val="000000"/>
                <w:sz w:val="16"/>
                <w:szCs w:val="16"/>
              </w:rPr>
              <w:t xml:space="preserve"> ducted</w:t>
            </w:r>
            <w:r w:rsidRPr="00862A62">
              <w:rPr>
                <w:rFonts w:asciiTheme="minorHAnsi" w:hAnsiTheme="minorHAnsi" w:cs="Calibri"/>
                <w:color w:val="000000"/>
                <w:sz w:val="16"/>
                <w:szCs w:val="16"/>
              </w:rPr>
              <w:t xml:space="preserve"> hydronic </w:t>
            </w:r>
            <w:r w:rsidR="00FE3830">
              <w:rPr>
                <w:rFonts w:asciiTheme="minorHAnsi" w:hAnsiTheme="minorHAnsi" w:cs="Calibri"/>
                <w:color w:val="000000"/>
                <w:sz w:val="16"/>
                <w:szCs w:val="16"/>
              </w:rPr>
              <w:t xml:space="preserve">fan coil unit </w:t>
            </w:r>
            <w:r w:rsidRPr="00862A62">
              <w:rPr>
                <w:rFonts w:asciiTheme="minorHAnsi" w:hAnsiTheme="minorHAnsi" w:cs="Calibri"/>
                <w:color w:val="000000"/>
                <w:sz w:val="16"/>
                <w:szCs w:val="16"/>
              </w:rPr>
              <w:t>or furnace</w:t>
            </w:r>
          </w:p>
        </w:tc>
      </w:tr>
      <w:tr w:rsidR="00862A62" w:rsidRPr="00862A62" w14:paraId="6E56D21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592FC9D"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52F1F1E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6D9B66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369F6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F8ED99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3D2F4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4C431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CB7748C"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4FEDD8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0844BA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furnace + duct alteration</w:t>
            </w:r>
          </w:p>
        </w:tc>
      </w:tr>
      <w:tr w:rsidR="00862A62" w:rsidRPr="00862A62" w14:paraId="27DA542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C7357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5C5C068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7253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9FF66B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6142D6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F1FC29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0789E0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5257F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805832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684987B"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a refrigerant containing component - split system</w:t>
            </w:r>
          </w:p>
        </w:tc>
      </w:tr>
      <w:tr w:rsidR="00862A62" w:rsidRPr="00862A62" w14:paraId="3C622019"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DDBB2E9"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706B84C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7D2F64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3DFB9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BE9EA3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7CAD3F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B33577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BB05AC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7988F7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2C4A10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components</w:t>
            </w:r>
          </w:p>
        </w:tc>
      </w:tr>
      <w:tr w:rsidR="00862A62" w:rsidRPr="00862A62" w14:paraId="4FB6BF2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B762C69"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1F927D0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D2666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FB0665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533CB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D4E521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0B0FD9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0FCBE8D"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B27125E"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4F8969D"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w:t>
            </w:r>
            <w:r w:rsidR="00FE3830">
              <w:rPr>
                <w:rFonts w:asciiTheme="minorHAnsi" w:hAnsiTheme="minorHAnsi" w:cs="Calibri"/>
                <w:color w:val="000000"/>
                <w:sz w:val="16"/>
                <w:szCs w:val="16"/>
              </w:rPr>
              <w:t>o</w:t>
            </w:r>
            <w:r w:rsidRPr="00862A62">
              <w:rPr>
                <w:rFonts w:asciiTheme="minorHAnsi" w:hAnsiTheme="minorHAnsi" w:cs="Calibri"/>
                <w:color w:val="000000"/>
                <w:sz w:val="16"/>
                <w:szCs w:val="16"/>
              </w:rPr>
              <w:t>nent + altered ducts</w:t>
            </w:r>
          </w:p>
        </w:tc>
      </w:tr>
      <w:tr w:rsidR="00862A62" w:rsidRPr="00862A62" w14:paraId="41D2889D"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D11FC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61BBF2F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266103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088867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9C3CF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DB61C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F43539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4EB3740"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EB3793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3D898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refrigerant containing component + altered ducts   </w:t>
            </w:r>
          </w:p>
        </w:tc>
      </w:tr>
      <w:tr w:rsidR="00862A62" w:rsidRPr="00862A62" w14:paraId="75DE769F"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4CFD72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proofErr w:type="spellStart"/>
            <w:r w:rsidRPr="00862A62">
              <w:rPr>
                <w:rFonts w:ascii="Calibri" w:hAnsi="Calibri" w:cs="Calibri"/>
                <w:b/>
                <w:bCs/>
                <w:color w:val="000000"/>
                <w:sz w:val="16"/>
                <w:szCs w:val="16"/>
              </w:rPr>
              <w:t>i</w:t>
            </w:r>
            <w:proofErr w:type="spellEnd"/>
          </w:p>
        </w:tc>
        <w:tc>
          <w:tcPr>
            <w:tcW w:w="1464" w:type="dxa"/>
            <w:tcBorders>
              <w:top w:val="single" w:sz="6" w:space="0" w:color="auto"/>
              <w:left w:val="single" w:sz="6" w:space="0" w:color="auto"/>
              <w:bottom w:val="single" w:sz="6" w:space="0" w:color="auto"/>
              <w:right w:val="single" w:sz="6" w:space="0" w:color="auto"/>
            </w:tcBorders>
            <w:vAlign w:val="center"/>
          </w:tcPr>
          <w:p w14:paraId="747F125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EFA5D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BAFEB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5CA1D0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5C9578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2F039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EAACC1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9648CB0" w14:textId="411F1A03" w:rsidR="00862A62" w:rsidRPr="00862A62" w:rsidRDefault="00862A62" w:rsidP="00FD615A">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237F52">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D6048E">
              <w:rPr>
                <w:rFonts w:asciiTheme="minorHAnsi" w:hAnsiTheme="minorHAnsi" w:cs="Calibri"/>
                <w:color w:val="000000"/>
                <w:sz w:val="16"/>
                <w:szCs w:val="16"/>
              </w:rPr>
              <w:t>A</w:t>
            </w:r>
            <w:r w:rsidRPr="00862A62">
              <w:rPr>
                <w:rFonts w:asciiTheme="minorHAnsi" w:hAnsiTheme="minorHAnsi" w:cs="Calibri"/>
                <w:color w:val="000000"/>
                <w:sz w:val="16"/>
                <w:szCs w:val="16"/>
              </w:rPr>
              <w:t>,</w:t>
            </w:r>
            <w:r w:rsidR="00D6048E">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1175F90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duct system without equipment changeout</w:t>
            </w:r>
          </w:p>
        </w:tc>
      </w:tr>
      <w:tr w:rsidR="00862A62" w:rsidRPr="00862A62" w14:paraId="6C66954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7279BB1A"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430BD2B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79EF96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8D32FE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E2577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E4224D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A8BC67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F4A6B6C"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507E91F" w14:textId="3BA0A3A1" w:rsidR="00862A62" w:rsidRPr="00862A62" w:rsidRDefault="00862A62" w:rsidP="00FD615A">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976B26">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0803F5">
              <w:rPr>
                <w:rFonts w:asciiTheme="minorHAnsi" w:hAnsiTheme="minorHAnsi" w:cs="Calibri"/>
                <w:color w:val="000000"/>
                <w:sz w:val="16"/>
                <w:szCs w:val="16"/>
              </w:rPr>
              <w:t>A</w:t>
            </w:r>
            <w:r w:rsidRPr="00862A62">
              <w:rPr>
                <w:rFonts w:asciiTheme="minorHAnsi" w:hAnsiTheme="minorHAnsi" w:cs="Calibri"/>
                <w:color w:val="000000"/>
                <w:sz w:val="16"/>
                <w:szCs w:val="16"/>
              </w:rPr>
              <w:t>,</w:t>
            </w:r>
            <w:r w:rsidR="000803F5">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5B8730C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furnace + new duct system</w:t>
            </w:r>
          </w:p>
        </w:tc>
      </w:tr>
      <w:tr w:rsidR="00862A62" w:rsidRPr="00862A62" w14:paraId="4D2C202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678FED0"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5AD4328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9A32B0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B6780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A28294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1C5004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DA8A26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96BE20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ACAE363" w14:textId="1D5D4E3A"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0803F5">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0803F5">
              <w:rPr>
                <w:rFonts w:asciiTheme="minorHAnsi" w:hAnsiTheme="minorHAnsi" w:cs="Calibri"/>
                <w:color w:val="000000"/>
                <w:sz w:val="16"/>
                <w:szCs w:val="16"/>
              </w:rPr>
              <w:t>A</w:t>
            </w:r>
            <w:r w:rsidRPr="00862A62">
              <w:rPr>
                <w:rFonts w:asciiTheme="minorHAnsi" w:hAnsiTheme="minorHAnsi" w:cs="Calibri"/>
                <w:color w:val="000000"/>
                <w:sz w:val="16"/>
                <w:szCs w:val="16"/>
              </w:rPr>
              <w:t>,</w:t>
            </w:r>
            <w:r w:rsidR="000803F5">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4482135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a refrigerant containing component + new duct system</w:t>
            </w:r>
          </w:p>
        </w:tc>
      </w:tr>
      <w:tr w:rsidR="00862A62" w:rsidRPr="00862A62" w14:paraId="515029AD"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0D98F0B"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255178E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9822F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481360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C030A3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BAB4E4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5E7988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0D3EBA8"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7D0459BA" w14:textId="74DF11AB"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0803F5">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0803F5">
              <w:rPr>
                <w:rFonts w:asciiTheme="minorHAnsi" w:hAnsiTheme="minorHAnsi" w:cs="Calibri"/>
                <w:color w:val="000000"/>
                <w:sz w:val="16"/>
                <w:szCs w:val="16"/>
              </w:rPr>
              <w:t>A</w:t>
            </w:r>
            <w:r w:rsidRPr="00862A62">
              <w:rPr>
                <w:rFonts w:asciiTheme="minorHAnsi" w:hAnsiTheme="minorHAnsi" w:cs="Calibri"/>
                <w:color w:val="000000"/>
                <w:sz w:val="16"/>
                <w:szCs w:val="16"/>
              </w:rPr>
              <w:t>,</w:t>
            </w:r>
            <w:r w:rsidR="000803F5">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AF342A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component + new duct system</w:t>
            </w:r>
          </w:p>
        </w:tc>
      </w:tr>
      <w:tr w:rsidR="00862A62" w:rsidRPr="00862A62" w14:paraId="528A49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5BB01C"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lastRenderedPageBreak/>
              <w:t>m</w:t>
            </w:r>
          </w:p>
        </w:tc>
        <w:tc>
          <w:tcPr>
            <w:tcW w:w="1464" w:type="dxa"/>
            <w:tcBorders>
              <w:top w:val="single" w:sz="6" w:space="0" w:color="auto"/>
              <w:left w:val="single" w:sz="6" w:space="0" w:color="auto"/>
              <w:bottom w:val="single" w:sz="6" w:space="0" w:color="auto"/>
              <w:right w:val="single" w:sz="6" w:space="0" w:color="auto"/>
            </w:tcBorders>
            <w:vAlign w:val="center"/>
          </w:tcPr>
          <w:p w14:paraId="577FE8F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119B19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1BF920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D50EC2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480926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37E158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70D6D4E"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927343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4009C9A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w:t>
            </w:r>
            <w:r w:rsidR="00FE3830">
              <w:rPr>
                <w:rFonts w:asciiTheme="minorHAnsi" w:hAnsiTheme="minorHAnsi" w:cs="Calibri"/>
                <w:color w:val="000000"/>
                <w:sz w:val="16"/>
                <w:szCs w:val="16"/>
              </w:rPr>
              <w:t xml:space="preserve">entirely </w:t>
            </w:r>
            <w:r w:rsidRPr="00862A62">
              <w:rPr>
                <w:rFonts w:asciiTheme="minorHAnsi" w:hAnsiTheme="minorHAnsi" w:cs="Calibri"/>
                <w:color w:val="000000"/>
                <w:sz w:val="16"/>
                <w:szCs w:val="16"/>
              </w:rPr>
              <w:t>new ductless hydronic heating system</w:t>
            </w:r>
            <w:r w:rsidR="00FE3830">
              <w:rPr>
                <w:rFonts w:asciiTheme="minorHAnsi" w:hAnsiTheme="minorHAnsi" w:cs="Calibri"/>
                <w:color w:val="000000"/>
                <w:sz w:val="16"/>
                <w:szCs w:val="16"/>
              </w:rPr>
              <w:t xml:space="preserve"> </w:t>
            </w:r>
            <w:r w:rsidR="00FE3830">
              <w:rPr>
                <w:rFonts w:ascii="Calibri" w:hAnsi="Calibri" w:cs="Calibri"/>
                <w:color w:val="000000"/>
                <w:sz w:val="16"/>
                <w:szCs w:val="16"/>
              </w:rPr>
              <w:t>(boiler heating only); or new wall heater</w:t>
            </w:r>
          </w:p>
        </w:tc>
      </w:tr>
      <w:tr w:rsidR="00862A62" w:rsidRPr="00862A62" w14:paraId="4ADB7E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E2E3182"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n</w:t>
            </w:r>
          </w:p>
        </w:tc>
        <w:tc>
          <w:tcPr>
            <w:tcW w:w="1464" w:type="dxa"/>
            <w:tcBorders>
              <w:top w:val="single" w:sz="6" w:space="0" w:color="auto"/>
              <w:left w:val="single" w:sz="6" w:space="0" w:color="auto"/>
              <w:bottom w:val="single" w:sz="6" w:space="0" w:color="auto"/>
              <w:right w:val="single" w:sz="6" w:space="0" w:color="auto"/>
            </w:tcBorders>
            <w:vAlign w:val="center"/>
          </w:tcPr>
          <w:p w14:paraId="6D2E1A3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CAFE56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016AC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6A288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BA109B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FED9C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1AF53336"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BBA4D8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53CDC48"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mini-split (weigh-in); or new room pack</w:t>
            </w:r>
            <w:r w:rsidR="00FE3830">
              <w:rPr>
                <w:rFonts w:asciiTheme="minorHAnsi" w:hAnsiTheme="minorHAnsi" w:cs="Calibri"/>
                <w:color w:val="000000"/>
                <w:sz w:val="16"/>
                <w:szCs w:val="16"/>
              </w:rPr>
              <w:t>a</w:t>
            </w:r>
            <w:r w:rsidRPr="00862A62">
              <w:rPr>
                <w:rFonts w:asciiTheme="minorHAnsi" w:hAnsiTheme="minorHAnsi" w:cs="Calibri"/>
                <w:color w:val="000000"/>
                <w:sz w:val="16"/>
                <w:szCs w:val="16"/>
              </w:rPr>
              <w:t>ged AC (factory charged)</w:t>
            </w:r>
          </w:p>
        </w:tc>
      </w:tr>
      <w:tr w:rsidR="00862A62" w:rsidRPr="00862A62" w14:paraId="5DD03AA6"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18C79B3"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6525AAC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115A3E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63EC32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0D21D1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B1E3D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E7EF16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56FF894E"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4435878" w14:textId="77777777" w:rsidR="00862A62" w:rsidRPr="00862A62" w:rsidRDefault="00862A62" w:rsidP="007E2383">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A5B2F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ducted hydronic heating system</w:t>
            </w:r>
            <w:r w:rsidR="007E2383">
              <w:rPr>
                <w:rFonts w:asciiTheme="minorHAnsi" w:hAnsiTheme="minorHAnsi" w:cs="Calibri"/>
                <w:color w:val="000000"/>
                <w:sz w:val="16"/>
                <w:szCs w:val="16"/>
              </w:rPr>
              <w:t xml:space="preserve">, or other new </w:t>
            </w:r>
            <w:r w:rsidR="00FE3830">
              <w:rPr>
                <w:rFonts w:asciiTheme="minorHAnsi" w:hAnsiTheme="minorHAnsi" w:cs="Calibri"/>
                <w:color w:val="000000"/>
                <w:sz w:val="16"/>
                <w:szCs w:val="16"/>
              </w:rPr>
              <w:t xml:space="preserve">ducted </w:t>
            </w:r>
            <w:r w:rsidR="007E2383">
              <w:rPr>
                <w:rFonts w:asciiTheme="minorHAnsi" w:hAnsiTheme="minorHAnsi" w:cs="Calibri"/>
                <w:color w:val="000000"/>
                <w:sz w:val="16"/>
                <w:szCs w:val="16"/>
              </w:rPr>
              <w:t>heating-only system</w:t>
            </w:r>
          </w:p>
        </w:tc>
      </w:tr>
      <w:tr w:rsidR="00862A62" w:rsidRPr="00862A62" w14:paraId="5C011401"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1866C8A0"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3A2B5F3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CEFB61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32866C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FFC519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DD1D6A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624D79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E70105A"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C302BA1" w14:textId="7973615C"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D42D70">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D42D70">
              <w:rPr>
                <w:rFonts w:asciiTheme="minorHAnsi" w:hAnsiTheme="minorHAnsi" w:cs="Calibri"/>
                <w:color w:val="000000"/>
                <w:sz w:val="16"/>
                <w:szCs w:val="16"/>
              </w:rPr>
              <w:t>A</w:t>
            </w:r>
            <w:r w:rsidRPr="00862A62">
              <w:rPr>
                <w:rFonts w:asciiTheme="minorHAnsi" w:hAnsiTheme="minorHAnsi" w:cs="Calibri"/>
                <w:color w:val="000000"/>
                <w:sz w:val="16"/>
                <w:szCs w:val="16"/>
              </w:rPr>
              <w:t>,</w:t>
            </w:r>
            <w:r w:rsidR="00D42D70">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1F069EA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split system</w:t>
            </w:r>
          </w:p>
        </w:tc>
      </w:tr>
      <w:tr w:rsidR="00862A62" w:rsidRPr="00862A62" w14:paraId="2288F24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69521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537E18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84037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E86262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B718C6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5E24A2D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87CDE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AF2C871"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4F0099B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65164604"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altered ducts</w:t>
            </w:r>
          </w:p>
        </w:tc>
      </w:tr>
      <w:tr w:rsidR="00862A62" w:rsidRPr="00862A62" w14:paraId="78851F3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AC44E8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5806B4F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458581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C3862B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2EEF3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59B5BA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17231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6AA80B4"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76182E3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18B1CFF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862A62" w:rsidRPr="00862A62" w14:paraId="362CDD61"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B2F96"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162D66B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CAFA9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3FC207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7726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12232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DAF37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4CBA2E4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D8F7AF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246E4A8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916C50" w:rsidRPr="00862A62" w14:paraId="36E891F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23593A6" w14:textId="77777777" w:rsidR="00916C50" w:rsidRPr="00862A62" w:rsidRDefault="00916C50" w:rsidP="00862A62">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0C6E371A"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B449438"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715E4"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20F94E1"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ACF7FC3"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6537C6"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7719A242" w14:textId="77777777" w:rsidR="00916C50" w:rsidRPr="00862A62" w:rsidRDefault="00916C50"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D72BD6E" w14:textId="3FFBE7F6" w:rsidR="00916C50" w:rsidRPr="00862A62" w:rsidRDefault="00916C50"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r w:rsidR="00D42D70">
              <w:rPr>
                <w:rFonts w:asciiTheme="minorHAnsi" w:hAnsiTheme="minorHAnsi" w:cs="Calibri"/>
                <w:color w:val="000000"/>
                <w:sz w:val="16"/>
                <w:szCs w:val="16"/>
              </w:rPr>
              <w:t>60.3</w:t>
            </w:r>
            <w:r w:rsidRPr="00862A62">
              <w:rPr>
                <w:rFonts w:asciiTheme="minorHAnsi" w:hAnsiTheme="minorHAnsi" w:cs="Calibri"/>
                <w:color w:val="000000"/>
                <w:sz w:val="16"/>
                <w:szCs w:val="16"/>
              </w:rPr>
              <w:t>-</w:t>
            </w:r>
            <w:proofErr w:type="gramStart"/>
            <w:r w:rsidR="00F00AC5">
              <w:rPr>
                <w:rFonts w:asciiTheme="minorHAnsi" w:hAnsiTheme="minorHAnsi" w:cs="Calibri"/>
                <w:color w:val="000000"/>
                <w:sz w:val="16"/>
                <w:szCs w:val="16"/>
              </w:rPr>
              <w:t>A</w:t>
            </w:r>
            <w:r w:rsidRPr="00862A62">
              <w:rPr>
                <w:rFonts w:asciiTheme="minorHAnsi" w:hAnsiTheme="minorHAnsi" w:cs="Calibri"/>
                <w:color w:val="000000"/>
                <w:sz w:val="16"/>
                <w:szCs w:val="16"/>
              </w:rPr>
              <w:t>,</w:t>
            </w:r>
            <w:r w:rsidR="00F00AC5">
              <w:rPr>
                <w:rFonts w:asciiTheme="minorHAnsi" w:hAnsiTheme="minorHAnsi" w:cs="Calibri"/>
                <w:color w:val="000000"/>
                <w:sz w:val="16"/>
                <w:szCs w:val="16"/>
              </w:rPr>
              <w:t>B</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5D9FDC1" w14:textId="5FB48691" w:rsidR="00916C50" w:rsidRPr="00862A62" w:rsidRDefault="00916C50"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w:t>
            </w:r>
            <w:r>
              <w:rPr>
                <w:rFonts w:asciiTheme="minorHAnsi" w:hAnsiTheme="minorHAnsi" w:cs="Calibri"/>
                <w:color w:val="000000"/>
                <w:sz w:val="16"/>
                <w:szCs w:val="16"/>
              </w:rPr>
              <w:t>ducted</w:t>
            </w:r>
            <w:r w:rsidRPr="00862A62">
              <w:rPr>
                <w:rFonts w:asciiTheme="minorHAnsi" w:hAnsiTheme="minorHAnsi" w:cs="Calibri"/>
                <w:color w:val="000000"/>
                <w:sz w:val="16"/>
                <w:szCs w:val="16"/>
              </w:rPr>
              <w:t xml:space="preserve"> system</w:t>
            </w:r>
            <w:r>
              <w:rPr>
                <w:rFonts w:asciiTheme="minorHAnsi" w:hAnsiTheme="minorHAnsi" w:cs="Calibri"/>
                <w:color w:val="000000"/>
                <w:sz w:val="16"/>
                <w:szCs w:val="16"/>
              </w:rPr>
              <w:t xml:space="preserve"> that has less than </w:t>
            </w:r>
            <w:r w:rsidR="0043284A">
              <w:rPr>
                <w:rFonts w:asciiTheme="minorHAnsi" w:hAnsiTheme="minorHAnsi" w:cs="Calibri"/>
                <w:color w:val="000000"/>
                <w:sz w:val="16"/>
                <w:szCs w:val="16"/>
              </w:rPr>
              <w:t xml:space="preserve">25 </w:t>
            </w:r>
            <w:r>
              <w:rPr>
                <w:rFonts w:asciiTheme="minorHAnsi" w:hAnsiTheme="minorHAnsi" w:cs="Calibri"/>
                <w:color w:val="000000"/>
                <w:sz w:val="16"/>
                <w:szCs w:val="16"/>
              </w:rPr>
              <w:t>ft of ducts</w:t>
            </w:r>
          </w:p>
        </w:tc>
      </w:tr>
      <w:tr w:rsidR="00FE3830" w:rsidRPr="00862A62" w14:paraId="311FF99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342A5D" w14:textId="77777777" w:rsidR="00FE3830" w:rsidRDefault="00FE3830" w:rsidP="00FE3830">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5349FAC4"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82607E5"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09BC19"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E81F819" w14:textId="77777777" w:rsidR="00FE3830"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B17E24C"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516A55"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46907DC" w14:textId="77777777" w:rsidR="00FE3830" w:rsidRPr="00862A62" w:rsidRDefault="00FE3830" w:rsidP="00FE3830">
            <w:pPr>
              <w:keepNext/>
              <w:autoSpaceDE w:val="0"/>
              <w:autoSpaceDN w:val="0"/>
              <w:adjustRightInd w:val="0"/>
              <w:rPr>
                <w:rFonts w:asciiTheme="minorHAnsi" w:hAnsiTheme="minorHAnsi" w:cs="Cambria"/>
                <w:color w:val="000000"/>
                <w:sz w:val="16"/>
                <w:szCs w:val="16"/>
              </w:rPr>
            </w:pPr>
            <w:r w:rsidRPr="001C741F">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C5F599D" w14:textId="77777777" w:rsidR="00FE3830" w:rsidRPr="00862A62" w:rsidRDefault="00FE3830" w:rsidP="00FE3830">
            <w:pPr>
              <w:keepNext/>
              <w:autoSpaceDE w:val="0"/>
              <w:autoSpaceDN w:val="0"/>
              <w:adjustRightInd w:val="0"/>
              <w:rPr>
                <w:rFonts w:asciiTheme="minorHAnsi" w:hAnsiTheme="minorHAnsi" w:cs="Calibri"/>
                <w:color w:val="000000"/>
                <w:sz w:val="16"/>
                <w:szCs w:val="16"/>
              </w:rPr>
            </w:pPr>
            <w:r>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50FDBBF1" w14:textId="77777777" w:rsidR="00FE3830" w:rsidRPr="00862A62" w:rsidRDefault="00FE3830" w:rsidP="00FE3830">
            <w:pPr>
              <w:keepNext/>
              <w:autoSpaceDE w:val="0"/>
              <w:autoSpaceDN w:val="0"/>
              <w:adjustRightInd w:val="0"/>
              <w:rPr>
                <w:rFonts w:asciiTheme="minorHAnsi" w:hAnsiTheme="minorHAnsi" w:cs="Calibri"/>
                <w:color w:val="000000"/>
                <w:sz w:val="16"/>
                <w:szCs w:val="16"/>
              </w:rPr>
            </w:pPr>
            <w:proofErr w:type="gramStart"/>
            <w:r w:rsidRPr="00672BD1">
              <w:rPr>
                <w:rFonts w:ascii="Calibri" w:hAnsi="Calibri" w:cs="Cambria"/>
                <w:color w:val="000000"/>
                <w:sz w:val="16"/>
                <w:szCs w:val="16"/>
              </w:rPr>
              <w:t>e.g.</w:t>
            </w:r>
            <w:proofErr w:type="gramEnd"/>
            <w:r w:rsidRPr="00672BD1">
              <w:rPr>
                <w:rFonts w:ascii="Calibri" w:hAnsi="Calibri" w:cs="Cambria"/>
                <w:color w:val="000000"/>
                <w:sz w:val="16"/>
                <w:szCs w:val="16"/>
              </w:rPr>
              <w:t xml:space="preserve"> new ducted hydronic </w:t>
            </w:r>
            <w:r>
              <w:rPr>
                <w:rFonts w:ascii="Calibri" w:hAnsi="Calibri" w:cs="Cambria"/>
                <w:color w:val="000000"/>
                <w:sz w:val="16"/>
                <w:szCs w:val="16"/>
              </w:rPr>
              <w:t>fan coil unit</w:t>
            </w:r>
            <w:r w:rsidRPr="00672BD1">
              <w:rPr>
                <w:rFonts w:ascii="Calibri" w:hAnsi="Calibri" w:cs="Cambria"/>
                <w:color w:val="000000"/>
                <w:sz w:val="16"/>
                <w:szCs w:val="16"/>
              </w:rPr>
              <w:t xml:space="preserve"> or </w:t>
            </w:r>
            <w:r>
              <w:rPr>
                <w:rFonts w:ascii="Calibri" w:hAnsi="Calibri" w:cs="Cambria"/>
                <w:color w:val="000000"/>
                <w:sz w:val="16"/>
                <w:szCs w:val="16"/>
              </w:rPr>
              <w:t>new hydronic heating boiler</w:t>
            </w:r>
          </w:p>
        </w:tc>
      </w:tr>
      <w:tr w:rsidR="00862A62" w:rsidRPr="00862A62" w14:paraId="275097A2" w14:textId="77777777">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32B63AE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Nomenclature:</w:t>
            </w:r>
          </w:p>
          <w:p w14:paraId="13FE296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Refrigerant Charge Verification (MCH-25)</w:t>
            </w:r>
          </w:p>
          <w:p w14:paraId="18870F7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Duct Leakage Test (MCH-20)</w:t>
            </w:r>
          </w:p>
          <w:p w14:paraId="106900CE" w14:textId="77777777"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FE/AF or Tbl150.0-</w:t>
            </w:r>
            <w:proofErr w:type="gramStart"/>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roofErr w:type="gramEnd"/>
            <w:r w:rsidRPr="00862A62">
              <w:rPr>
                <w:rFonts w:asciiTheme="minorHAnsi" w:hAnsiTheme="minorHAnsi" w:cs="Calibri"/>
                <w:color w:val="000000"/>
                <w:sz w:val="16"/>
                <w:szCs w:val="16"/>
              </w:rPr>
              <w:t xml:space="preserve"> - Fan Efficacy and Airflow Rate verification (MCH-22; MCH-23) or alternative compliance: (MCH-28)</w:t>
            </w:r>
          </w:p>
        </w:tc>
      </w:tr>
    </w:tbl>
    <w:p w14:paraId="59D5EF8D" w14:textId="77777777" w:rsidR="00862A62" w:rsidRDefault="00862A62" w:rsidP="008846F4">
      <w:pPr>
        <w:rPr>
          <w:rFonts w:ascii="Calibri" w:hAnsi="Calibri"/>
          <w:sz w:val="18"/>
          <w:szCs w:val="18"/>
        </w:rPr>
      </w:pPr>
    </w:p>
    <w:p w14:paraId="7F53DBEB" w14:textId="77777777" w:rsidR="00E81C65" w:rsidRDefault="00E81C65" w:rsidP="008846F4">
      <w:pPr>
        <w:rPr>
          <w:rFonts w:ascii="Calibri" w:hAnsi="Calibri"/>
          <w:sz w:val="18"/>
          <w:szCs w:val="18"/>
        </w:rPr>
      </w:pPr>
    </w:p>
    <w:p w14:paraId="4F28D58F" w14:textId="77777777" w:rsidR="00392860" w:rsidRDefault="00392860" w:rsidP="008846F4">
      <w:pPr>
        <w:rPr>
          <w:rFonts w:ascii="Calibri" w:hAnsi="Calibri"/>
          <w:sz w:val="18"/>
          <w:szCs w:val="18"/>
        </w:rPr>
      </w:pPr>
    </w:p>
    <w:p w14:paraId="6C95AD48" w14:textId="77777777" w:rsidR="00392860" w:rsidRDefault="00392860" w:rsidP="008846F4">
      <w:pPr>
        <w:rPr>
          <w:rFonts w:ascii="Calibri" w:hAnsi="Calibri"/>
          <w:sz w:val="18"/>
          <w:szCs w:val="18"/>
        </w:rPr>
      </w:pPr>
    </w:p>
    <w:p w14:paraId="4525974C" w14:textId="77777777" w:rsidR="00392860" w:rsidRDefault="00392860" w:rsidP="008846F4">
      <w:pPr>
        <w:rPr>
          <w:rFonts w:ascii="Calibri" w:hAnsi="Calibri"/>
          <w:sz w:val="18"/>
          <w:szCs w:val="18"/>
        </w:rPr>
      </w:pPr>
    </w:p>
    <w:p w14:paraId="4E2A0711" w14:textId="77777777" w:rsidR="00392860" w:rsidRDefault="0039286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0"/>
        <w:gridCol w:w="960"/>
        <w:gridCol w:w="960"/>
        <w:gridCol w:w="959"/>
        <w:gridCol w:w="960"/>
        <w:gridCol w:w="960"/>
        <w:gridCol w:w="959"/>
        <w:gridCol w:w="960"/>
        <w:gridCol w:w="960"/>
        <w:gridCol w:w="959"/>
        <w:gridCol w:w="960"/>
        <w:gridCol w:w="960"/>
        <w:gridCol w:w="959"/>
        <w:gridCol w:w="960"/>
        <w:gridCol w:w="960"/>
      </w:tblGrid>
      <w:tr w:rsidR="006A320B" w:rsidRPr="006A1FBE" w14:paraId="4DB9DECE" w14:textId="77777777" w:rsidTr="00B6655B">
        <w:trPr>
          <w:cantSplit/>
          <w:trHeight w:val="223"/>
        </w:trPr>
        <w:tc>
          <w:tcPr>
            <w:tcW w:w="14396" w:type="dxa"/>
            <w:gridSpan w:val="15"/>
          </w:tcPr>
          <w:p w14:paraId="3D5DE374" w14:textId="5EB54EA2" w:rsidR="006A320B" w:rsidRPr="006A1FBE" w:rsidRDefault="006A320B" w:rsidP="00392860">
            <w:pPr>
              <w:keepNext/>
              <w:rPr>
                <w:rFonts w:ascii="Calibri" w:hAnsi="Calibri"/>
                <w:b/>
                <w:szCs w:val="24"/>
              </w:rPr>
            </w:pPr>
            <w:r w:rsidRPr="006A1FBE">
              <w:rPr>
                <w:rFonts w:ascii="Calibri" w:hAnsi="Calibri"/>
                <w:b/>
                <w:sz w:val="18"/>
                <w:szCs w:val="22"/>
              </w:rPr>
              <w:lastRenderedPageBreak/>
              <w:t>C. Space Conditioning (SC) System Alterations Compliance Information</w:t>
            </w:r>
          </w:p>
          <w:p w14:paraId="55EBAF88" w14:textId="77777777" w:rsidR="006A320B" w:rsidRPr="006A1FBE" w:rsidRDefault="006A320B" w:rsidP="00392860">
            <w:pPr>
              <w:keepNext/>
              <w:rPr>
                <w:rFonts w:ascii="Calibri" w:hAnsi="Calibri"/>
                <w:b/>
                <w:sz w:val="22"/>
                <w:szCs w:val="22"/>
              </w:rPr>
            </w:pPr>
            <w:r w:rsidRPr="006A1FBE">
              <w:rPr>
                <w:rFonts w:ascii="Calibri" w:hAnsi="Calibri"/>
                <w:sz w:val="18"/>
                <w:szCs w:val="18"/>
              </w:rPr>
              <w:t>&lt;&lt; require one row of data in this table for each of the SC Systems listed in Section B for which Alteration Type in B10≠</w:t>
            </w:r>
            <w:r w:rsidRPr="006A1FBE">
              <w:rPr>
                <w:rFonts w:asciiTheme="minorHAnsi" w:hAnsiTheme="minorHAnsi" w:cs="Calibri"/>
                <w:color w:val="000000"/>
                <w:sz w:val="16"/>
                <w:szCs w:val="16"/>
              </w:rPr>
              <w:t xml:space="preserve"> no alteration performed</w:t>
            </w:r>
            <w:r w:rsidRPr="006A1FBE">
              <w:rPr>
                <w:rFonts w:ascii="Calibri" w:hAnsi="Calibri"/>
                <w:sz w:val="18"/>
                <w:szCs w:val="18"/>
              </w:rPr>
              <w:t xml:space="preserve"> &gt;&gt;</w:t>
            </w:r>
          </w:p>
        </w:tc>
      </w:tr>
      <w:tr w:rsidR="0005738B" w:rsidRPr="006A1FBE" w14:paraId="256ED6C2" w14:textId="77777777" w:rsidTr="006A320B">
        <w:trPr>
          <w:cantSplit/>
          <w:trHeight w:val="224"/>
        </w:trPr>
        <w:tc>
          <w:tcPr>
            <w:tcW w:w="960" w:type="dxa"/>
            <w:shd w:val="clear" w:color="auto" w:fill="auto"/>
          </w:tcPr>
          <w:p w14:paraId="6EA55BFA"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01</w:t>
            </w:r>
          </w:p>
        </w:tc>
        <w:tc>
          <w:tcPr>
            <w:tcW w:w="960" w:type="dxa"/>
          </w:tcPr>
          <w:p w14:paraId="58C6692D"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02</w:t>
            </w:r>
          </w:p>
        </w:tc>
        <w:tc>
          <w:tcPr>
            <w:tcW w:w="960" w:type="dxa"/>
            <w:shd w:val="clear" w:color="auto" w:fill="auto"/>
          </w:tcPr>
          <w:p w14:paraId="4EBDB7CB"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03</w:t>
            </w:r>
          </w:p>
        </w:tc>
        <w:tc>
          <w:tcPr>
            <w:tcW w:w="959" w:type="dxa"/>
            <w:shd w:val="clear" w:color="auto" w:fill="auto"/>
          </w:tcPr>
          <w:p w14:paraId="5F40B56B"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04</w:t>
            </w:r>
          </w:p>
        </w:tc>
        <w:tc>
          <w:tcPr>
            <w:tcW w:w="960" w:type="dxa"/>
            <w:shd w:val="clear" w:color="auto" w:fill="auto"/>
          </w:tcPr>
          <w:p w14:paraId="507CBF6F"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05</w:t>
            </w:r>
          </w:p>
        </w:tc>
        <w:tc>
          <w:tcPr>
            <w:tcW w:w="960" w:type="dxa"/>
            <w:shd w:val="clear" w:color="auto" w:fill="auto"/>
          </w:tcPr>
          <w:p w14:paraId="5CC8DEF0"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06</w:t>
            </w:r>
          </w:p>
        </w:tc>
        <w:tc>
          <w:tcPr>
            <w:tcW w:w="959" w:type="dxa"/>
            <w:shd w:val="clear" w:color="auto" w:fill="auto"/>
          </w:tcPr>
          <w:p w14:paraId="211D805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07</w:t>
            </w:r>
          </w:p>
        </w:tc>
        <w:tc>
          <w:tcPr>
            <w:tcW w:w="960" w:type="dxa"/>
            <w:shd w:val="clear" w:color="auto" w:fill="auto"/>
          </w:tcPr>
          <w:p w14:paraId="03D0892F"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08</w:t>
            </w:r>
          </w:p>
        </w:tc>
        <w:tc>
          <w:tcPr>
            <w:tcW w:w="960" w:type="dxa"/>
            <w:shd w:val="clear" w:color="auto" w:fill="auto"/>
          </w:tcPr>
          <w:p w14:paraId="722B76CF"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09</w:t>
            </w:r>
          </w:p>
        </w:tc>
        <w:tc>
          <w:tcPr>
            <w:tcW w:w="959" w:type="dxa"/>
            <w:shd w:val="clear" w:color="auto" w:fill="auto"/>
          </w:tcPr>
          <w:p w14:paraId="0879DFE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10</w:t>
            </w:r>
          </w:p>
        </w:tc>
        <w:tc>
          <w:tcPr>
            <w:tcW w:w="960" w:type="dxa"/>
          </w:tcPr>
          <w:p w14:paraId="0B69354D" w14:textId="766DB286" w:rsidR="007B3FEF" w:rsidRPr="006A1FBE" w:rsidRDefault="007B3FEF" w:rsidP="007B3FEF">
            <w:pPr>
              <w:keepNext/>
              <w:jc w:val="center"/>
              <w:rPr>
                <w:rFonts w:ascii="Calibri" w:hAnsi="Calibri"/>
                <w:sz w:val="18"/>
                <w:szCs w:val="18"/>
              </w:rPr>
            </w:pPr>
            <w:r>
              <w:rPr>
                <w:rFonts w:ascii="Calibri" w:hAnsi="Calibri"/>
                <w:sz w:val="18"/>
                <w:szCs w:val="18"/>
              </w:rPr>
              <w:t>10b</w:t>
            </w:r>
          </w:p>
        </w:tc>
        <w:tc>
          <w:tcPr>
            <w:tcW w:w="960" w:type="dxa"/>
            <w:shd w:val="clear" w:color="auto" w:fill="auto"/>
          </w:tcPr>
          <w:p w14:paraId="468E9E2B" w14:textId="5D651F28" w:rsidR="007B3FEF" w:rsidRPr="006A1FBE" w:rsidRDefault="007B3FEF" w:rsidP="007B3FEF">
            <w:pPr>
              <w:keepNext/>
              <w:jc w:val="center"/>
              <w:rPr>
                <w:rFonts w:ascii="Calibri" w:hAnsi="Calibri"/>
                <w:sz w:val="18"/>
                <w:szCs w:val="18"/>
              </w:rPr>
            </w:pPr>
            <w:r w:rsidRPr="006A1FBE">
              <w:rPr>
                <w:rFonts w:ascii="Calibri" w:hAnsi="Calibri"/>
                <w:sz w:val="18"/>
                <w:szCs w:val="18"/>
              </w:rPr>
              <w:t>11</w:t>
            </w:r>
          </w:p>
        </w:tc>
        <w:tc>
          <w:tcPr>
            <w:tcW w:w="959" w:type="dxa"/>
            <w:shd w:val="clear" w:color="auto" w:fill="auto"/>
          </w:tcPr>
          <w:p w14:paraId="6856B2E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12</w:t>
            </w:r>
          </w:p>
        </w:tc>
        <w:tc>
          <w:tcPr>
            <w:tcW w:w="960" w:type="dxa"/>
          </w:tcPr>
          <w:p w14:paraId="61196B15"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13</w:t>
            </w:r>
          </w:p>
        </w:tc>
        <w:tc>
          <w:tcPr>
            <w:tcW w:w="960" w:type="dxa"/>
          </w:tcPr>
          <w:p w14:paraId="272DDC7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14</w:t>
            </w:r>
          </w:p>
        </w:tc>
      </w:tr>
      <w:tr w:rsidR="0005738B" w:rsidRPr="006A1FBE" w14:paraId="7E77F50F" w14:textId="77777777" w:rsidTr="006A320B">
        <w:trPr>
          <w:cantSplit/>
          <w:trHeight w:val="392"/>
        </w:trPr>
        <w:tc>
          <w:tcPr>
            <w:tcW w:w="960" w:type="dxa"/>
            <w:shd w:val="clear" w:color="auto" w:fill="auto"/>
            <w:vAlign w:val="bottom"/>
          </w:tcPr>
          <w:p w14:paraId="2831A60C" w14:textId="3DFE911F" w:rsidR="007B3FEF" w:rsidRPr="006A1FBE" w:rsidRDefault="007B3FEF" w:rsidP="007B3FEF">
            <w:pPr>
              <w:keepNext/>
              <w:jc w:val="center"/>
              <w:rPr>
                <w:rFonts w:ascii="Calibri" w:hAnsi="Calibri"/>
                <w:sz w:val="18"/>
                <w:szCs w:val="18"/>
              </w:rPr>
            </w:pPr>
            <w:r w:rsidRPr="006A1FBE">
              <w:rPr>
                <w:rFonts w:ascii="Calibri" w:hAnsi="Calibri"/>
                <w:sz w:val="18"/>
                <w:szCs w:val="18"/>
              </w:rPr>
              <w:t>SC System ID/Name</w:t>
            </w:r>
            <w:r w:rsidRPr="006A1FBE">
              <w:t xml:space="preserve"> </w:t>
            </w:r>
            <w:r w:rsidRPr="006A1FBE">
              <w:rPr>
                <w:rFonts w:ascii="Calibri" w:hAnsi="Calibri"/>
                <w:sz w:val="18"/>
                <w:szCs w:val="18"/>
              </w:rPr>
              <w:t>from LMCC</w:t>
            </w:r>
          </w:p>
        </w:tc>
        <w:tc>
          <w:tcPr>
            <w:tcW w:w="960" w:type="dxa"/>
            <w:vAlign w:val="bottom"/>
          </w:tcPr>
          <w:p w14:paraId="13BBDE79"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SC System</w:t>
            </w:r>
          </w:p>
          <w:p w14:paraId="29527FB5"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Description of Area Served</w:t>
            </w:r>
          </w:p>
        </w:tc>
        <w:tc>
          <w:tcPr>
            <w:tcW w:w="960" w:type="dxa"/>
            <w:shd w:val="clear" w:color="auto" w:fill="auto"/>
            <w:vAlign w:val="bottom"/>
          </w:tcPr>
          <w:p w14:paraId="5CF9FB9F"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Heating System Type</w:t>
            </w:r>
          </w:p>
        </w:tc>
        <w:tc>
          <w:tcPr>
            <w:tcW w:w="959" w:type="dxa"/>
            <w:shd w:val="clear" w:color="auto" w:fill="auto"/>
            <w:vAlign w:val="bottom"/>
          </w:tcPr>
          <w:p w14:paraId="7D36FDCA"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Altered</w:t>
            </w:r>
          </w:p>
          <w:p w14:paraId="41B33853"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Heating Component</w:t>
            </w:r>
          </w:p>
        </w:tc>
        <w:tc>
          <w:tcPr>
            <w:tcW w:w="960" w:type="dxa"/>
            <w:shd w:val="clear" w:color="auto" w:fill="auto"/>
            <w:vAlign w:val="bottom"/>
          </w:tcPr>
          <w:p w14:paraId="1384B16E" w14:textId="77777777" w:rsidR="007B3FEF" w:rsidRPr="006A1FBE" w:rsidRDefault="007B3FEF" w:rsidP="007B3FEF">
            <w:pPr>
              <w:keepNext/>
              <w:jc w:val="center"/>
              <w:rPr>
                <w:rFonts w:ascii="Calibri" w:hAnsi="Calibri"/>
                <w:sz w:val="18"/>
                <w:szCs w:val="18"/>
              </w:rPr>
            </w:pPr>
            <w:r w:rsidRPr="006A1FBE">
              <w:rPr>
                <w:rFonts w:ascii="Calibri" w:hAnsi="Calibri"/>
                <w:sz w:val="16"/>
                <w:szCs w:val="16"/>
              </w:rPr>
              <w:t>Heating Efficiency Type</w:t>
            </w:r>
          </w:p>
        </w:tc>
        <w:tc>
          <w:tcPr>
            <w:tcW w:w="960" w:type="dxa"/>
            <w:shd w:val="clear" w:color="auto" w:fill="auto"/>
            <w:vAlign w:val="bottom"/>
          </w:tcPr>
          <w:p w14:paraId="6497844D" w14:textId="77777777" w:rsidR="007B3FEF" w:rsidRPr="006A1FBE" w:rsidRDefault="007B3FEF" w:rsidP="007B3FEF">
            <w:pPr>
              <w:keepNext/>
              <w:jc w:val="center"/>
              <w:rPr>
                <w:rFonts w:ascii="Calibri" w:hAnsi="Calibri"/>
                <w:sz w:val="16"/>
                <w:szCs w:val="16"/>
              </w:rPr>
            </w:pPr>
            <w:r w:rsidRPr="006A1FBE">
              <w:rPr>
                <w:rFonts w:ascii="Calibri" w:hAnsi="Calibri"/>
                <w:sz w:val="16"/>
                <w:szCs w:val="16"/>
              </w:rPr>
              <w:t xml:space="preserve">Heating </w:t>
            </w:r>
          </w:p>
          <w:p w14:paraId="23BB78C8" w14:textId="77777777" w:rsidR="007B3FEF" w:rsidRPr="006A1FBE" w:rsidRDefault="007B3FEF" w:rsidP="007B3FEF">
            <w:pPr>
              <w:keepNext/>
              <w:jc w:val="center"/>
              <w:rPr>
                <w:rFonts w:ascii="Calibri" w:hAnsi="Calibri"/>
                <w:sz w:val="16"/>
                <w:szCs w:val="16"/>
              </w:rPr>
            </w:pPr>
            <w:r w:rsidRPr="006A1FBE">
              <w:rPr>
                <w:rFonts w:ascii="Calibri" w:hAnsi="Calibri"/>
                <w:sz w:val="16"/>
                <w:szCs w:val="16"/>
              </w:rPr>
              <w:t>Minimum</w:t>
            </w:r>
          </w:p>
          <w:p w14:paraId="6A155F54" w14:textId="77777777" w:rsidR="007B3FEF" w:rsidRPr="006A1FBE" w:rsidRDefault="007B3FEF" w:rsidP="007B3FEF">
            <w:pPr>
              <w:keepNext/>
              <w:jc w:val="center"/>
              <w:rPr>
                <w:rFonts w:ascii="Calibri" w:hAnsi="Calibri"/>
                <w:sz w:val="18"/>
                <w:szCs w:val="18"/>
              </w:rPr>
            </w:pPr>
            <w:r w:rsidRPr="006A1FBE">
              <w:rPr>
                <w:rFonts w:ascii="Calibri" w:hAnsi="Calibri"/>
                <w:sz w:val="16"/>
                <w:szCs w:val="16"/>
              </w:rPr>
              <w:t>Efficiency Value</w:t>
            </w:r>
          </w:p>
        </w:tc>
        <w:tc>
          <w:tcPr>
            <w:tcW w:w="959" w:type="dxa"/>
            <w:shd w:val="clear" w:color="auto" w:fill="auto"/>
            <w:vAlign w:val="bottom"/>
          </w:tcPr>
          <w:p w14:paraId="50F70F14"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Cooling System Type</w:t>
            </w:r>
          </w:p>
        </w:tc>
        <w:tc>
          <w:tcPr>
            <w:tcW w:w="960" w:type="dxa"/>
            <w:shd w:val="clear" w:color="auto" w:fill="auto"/>
            <w:vAlign w:val="bottom"/>
          </w:tcPr>
          <w:p w14:paraId="310A4BE2"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Altered</w:t>
            </w:r>
          </w:p>
          <w:p w14:paraId="730DD9DE" w14:textId="77777777" w:rsidR="007B3FEF" w:rsidRPr="006A1FBE" w:rsidRDefault="007B3FEF" w:rsidP="007B3FEF">
            <w:pPr>
              <w:keepNext/>
              <w:jc w:val="center"/>
              <w:rPr>
                <w:rFonts w:ascii="Calibri" w:hAnsi="Calibri"/>
                <w:sz w:val="18"/>
                <w:szCs w:val="18"/>
              </w:rPr>
            </w:pPr>
            <w:r w:rsidRPr="006A1FBE">
              <w:rPr>
                <w:rFonts w:ascii="Calibri" w:hAnsi="Calibri"/>
                <w:sz w:val="18"/>
                <w:szCs w:val="18"/>
              </w:rPr>
              <w:t>Cooling Components</w:t>
            </w:r>
          </w:p>
        </w:tc>
        <w:tc>
          <w:tcPr>
            <w:tcW w:w="960" w:type="dxa"/>
            <w:shd w:val="clear" w:color="auto" w:fill="auto"/>
            <w:vAlign w:val="bottom"/>
          </w:tcPr>
          <w:p w14:paraId="756BFF66" w14:textId="77777777" w:rsidR="007B3FEF" w:rsidRPr="006A1FBE" w:rsidRDefault="007B3FEF" w:rsidP="007B3FEF">
            <w:pPr>
              <w:keepNext/>
              <w:jc w:val="center"/>
              <w:rPr>
                <w:rFonts w:ascii="Calibri" w:hAnsi="Calibri"/>
                <w:sz w:val="18"/>
                <w:szCs w:val="18"/>
              </w:rPr>
            </w:pPr>
            <w:r w:rsidRPr="006A1FBE">
              <w:rPr>
                <w:rFonts w:ascii="Calibri" w:hAnsi="Calibri"/>
                <w:sz w:val="16"/>
                <w:szCs w:val="16"/>
              </w:rPr>
              <w:t>Cooling Efficiency Type</w:t>
            </w:r>
          </w:p>
        </w:tc>
        <w:tc>
          <w:tcPr>
            <w:tcW w:w="959" w:type="dxa"/>
            <w:shd w:val="clear" w:color="auto" w:fill="auto"/>
            <w:vAlign w:val="bottom"/>
          </w:tcPr>
          <w:p w14:paraId="4B31DFAB" w14:textId="77777777" w:rsidR="007B3FEF" w:rsidRPr="006A1FBE" w:rsidRDefault="007B3FEF" w:rsidP="007B3FEF">
            <w:pPr>
              <w:keepNext/>
              <w:jc w:val="center"/>
              <w:rPr>
                <w:rFonts w:ascii="Calibri" w:hAnsi="Calibri"/>
                <w:sz w:val="18"/>
                <w:szCs w:val="18"/>
              </w:rPr>
            </w:pPr>
            <w:r w:rsidRPr="006A1FBE">
              <w:rPr>
                <w:rFonts w:ascii="Calibri" w:hAnsi="Calibri"/>
                <w:sz w:val="16"/>
                <w:szCs w:val="16"/>
              </w:rPr>
              <w:t>Cooling Minimum</w:t>
            </w:r>
            <w:r w:rsidRPr="006A1FBE">
              <w:rPr>
                <w:rFonts w:ascii="Calibri" w:hAnsi="Calibri"/>
                <w:color w:val="FF0000"/>
                <w:sz w:val="16"/>
                <w:szCs w:val="16"/>
              </w:rPr>
              <w:t xml:space="preserve"> </w:t>
            </w:r>
            <w:r w:rsidRPr="006A1FBE">
              <w:rPr>
                <w:rFonts w:ascii="Calibri" w:hAnsi="Calibri"/>
                <w:sz w:val="16"/>
                <w:szCs w:val="16"/>
              </w:rPr>
              <w:t>Efficiency Value</w:t>
            </w:r>
          </w:p>
        </w:tc>
        <w:tc>
          <w:tcPr>
            <w:tcW w:w="960" w:type="dxa"/>
            <w:vAlign w:val="bottom"/>
          </w:tcPr>
          <w:p w14:paraId="6966C386" w14:textId="77777777" w:rsidR="007B3FEF" w:rsidRDefault="007B3FEF" w:rsidP="007B3FEF">
            <w:pPr>
              <w:keepNext/>
              <w:jc w:val="center"/>
              <w:rPr>
                <w:rFonts w:ascii="Calibri" w:hAnsi="Calibri"/>
                <w:sz w:val="18"/>
                <w:szCs w:val="18"/>
              </w:rPr>
            </w:pPr>
            <w:r>
              <w:rPr>
                <w:rFonts w:ascii="Calibri" w:hAnsi="Calibri"/>
                <w:sz w:val="18"/>
                <w:szCs w:val="18"/>
              </w:rPr>
              <w:t>Cooling Minimum Efficiency Value</w:t>
            </w:r>
          </w:p>
          <w:p w14:paraId="33E9F5EE" w14:textId="2667EDD5" w:rsidR="007B3FEF" w:rsidRPr="006A1FBE" w:rsidRDefault="007B3FEF" w:rsidP="007B3FEF">
            <w:pPr>
              <w:keepNext/>
              <w:jc w:val="center"/>
              <w:rPr>
                <w:rFonts w:ascii="Calibri" w:hAnsi="Calibri"/>
                <w:sz w:val="18"/>
                <w:szCs w:val="18"/>
              </w:rPr>
            </w:pPr>
            <w:r>
              <w:rPr>
                <w:rFonts w:ascii="Calibri" w:hAnsi="Calibri"/>
                <w:sz w:val="18"/>
                <w:szCs w:val="18"/>
              </w:rPr>
              <w:t>EER/EER2/</w:t>
            </w:r>
            <w:r>
              <w:rPr>
                <w:rFonts w:ascii="Calibri" w:hAnsi="Calibri"/>
                <w:sz w:val="18"/>
                <w:szCs w:val="18"/>
              </w:rPr>
              <w:br/>
              <w:t>CEER</w:t>
            </w:r>
          </w:p>
        </w:tc>
        <w:tc>
          <w:tcPr>
            <w:tcW w:w="960" w:type="dxa"/>
            <w:shd w:val="clear" w:color="auto" w:fill="auto"/>
            <w:vAlign w:val="bottom"/>
          </w:tcPr>
          <w:p w14:paraId="535E8773" w14:textId="250E629D" w:rsidR="007B3FEF" w:rsidRPr="006A1FBE" w:rsidRDefault="007B3FEF" w:rsidP="007B3FEF">
            <w:pPr>
              <w:keepNext/>
              <w:jc w:val="center"/>
              <w:rPr>
                <w:rFonts w:ascii="Calibri" w:hAnsi="Calibri"/>
                <w:sz w:val="18"/>
                <w:szCs w:val="18"/>
              </w:rPr>
            </w:pPr>
            <w:r w:rsidRPr="006A1FBE">
              <w:rPr>
                <w:rFonts w:ascii="Calibri" w:hAnsi="Calibri"/>
                <w:sz w:val="18"/>
                <w:szCs w:val="18"/>
              </w:rPr>
              <w:t>Required Thermostat</w:t>
            </w:r>
            <w:r w:rsidRPr="006A1FBE">
              <w:rPr>
                <w:rFonts w:ascii="Calibri" w:hAnsi="Calibri"/>
                <w:sz w:val="18"/>
                <w:szCs w:val="18"/>
              </w:rPr>
              <w:br/>
              <w:t>Type</w:t>
            </w:r>
          </w:p>
        </w:tc>
        <w:tc>
          <w:tcPr>
            <w:tcW w:w="959" w:type="dxa"/>
            <w:shd w:val="clear" w:color="auto" w:fill="auto"/>
            <w:vAlign w:val="bottom"/>
          </w:tcPr>
          <w:p w14:paraId="6C7F28EE" w14:textId="77777777" w:rsidR="007B3FEF" w:rsidRPr="006A1FBE" w:rsidRDefault="007B3FEF" w:rsidP="007B3FEF">
            <w:pPr>
              <w:keepNext/>
              <w:jc w:val="center"/>
              <w:rPr>
                <w:rFonts w:ascii="Calibri" w:hAnsi="Calibri"/>
                <w:sz w:val="8"/>
                <w:szCs w:val="8"/>
              </w:rPr>
            </w:pPr>
            <w:r w:rsidRPr="006A1FBE">
              <w:rPr>
                <w:rFonts w:ascii="Calibri" w:hAnsi="Calibri"/>
                <w:sz w:val="18"/>
                <w:szCs w:val="18"/>
              </w:rPr>
              <w:t>Number of Indoor Units for this System</w:t>
            </w:r>
          </w:p>
        </w:tc>
        <w:tc>
          <w:tcPr>
            <w:tcW w:w="960" w:type="dxa"/>
            <w:vAlign w:val="bottom"/>
          </w:tcPr>
          <w:p w14:paraId="655230B7" w14:textId="77777777" w:rsidR="007B3FEF" w:rsidRPr="006A1FBE" w:rsidRDefault="007B3FEF" w:rsidP="007B3FEF">
            <w:pPr>
              <w:keepNext/>
              <w:jc w:val="center"/>
              <w:rPr>
                <w:rFonts w:ascii="Calibri" w:hAnsi="Calibri"/>
                <w:sz w:val="16"/>
                <w:szCs w:val="16"/>
              </w:rPr>
            </w:pPr>
            <w:r w:rsidRPr="006A1FBE">
              <w:rPr>
                <w:rFonts w:ascii="Calibri" w:hAnsi="Calibri"/>
                <w:sz w:val="16"/>
                <w:szCs w:val="16"/>
              </w:rPr>
              <w:t>Number of Ducted Indoor Units for this System</w:t>
            </w:r>
          </w:p>
        </w:tc>
        <w:tc>
          <w:tcPr>
            <w:tcW w:w="960" w:type="dxa"/>
            <w:vAlign w:val="bottom"/>
          </w:tcPr>
          <w:p w14:paraId="1D23B8DF" w14:textId="77777777" w:rsidR="007B3FEF" w:rsidRPr="006A1FBE" w:rsidRDefault="007B3FEF" w:rsidP="007B3FEF">
            <w:pPr>
              <w:keepNext/>
              <w:jc w:val="center"/>
              <w:rPr>
                <w:rFonts w:ascii="Calibri" w:hAnsi="Calibri"/>
                <w:sz w:val="16"/>
                <w:szCs w:val="16"/>
              </w:rPr>
            </w:pPr>
            <w:r w:rsidRPr="006A1FBE">
              <w:rPr>
                <w:rFonts w:ascii="Calibri" w:hAnsi="Calibri"/>
                <w:sz w:val="16"/>
                <w:szCs w:val="16"/>
              </w:rPr>
              <w:t>Central Fan Integrated (CFI) Ventilation System Status</w:t>
            </w:r>
          </w:p>
        </w:tc>
      </w:tr>
      <w:tr w:rsidR="0005738B" w:rsidRPr="006A1FBE" w14:paraId="49C96BBA" w14:textId="77777777" w:rsidTr="006A320B">
        <w:trPr>
          <w:cantSplit/>
          <w:trHeight w:val="435"/>
        </w:trPr>
        <w:tc>
          <w:tcPr>
            <w:tcW w:w="960" w:type="dxa"/>
            <w:shd w:val="clear" w:color="auto" w:fill="auto"/>
            <w:tcMar>
              <w:left w:w="29" w:type="dxa"/>
              <w:right w:w="29" w:type="dxa"/>
            </w:tcMar>
          </w:tcPr>
          <w:p w14:paraId="5B014D8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&lt;&lt;reference value from B01&gt;&gt;</w:t>
            </w:r>
          </w:p>
        </w:tc>
        <w:tc>
          <w:tcPr>
            <w:tcW w:w="960" w:type="dxa"/>
            <w:tcMar>
              <w:left w:w="29" w:type="dxa"/>
              <w:right w:w="29" w:type="dxa"/>
            </w:tcMar>
          </w:tcPr>
          <w:p w14:paraId="5C08822B"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&lt;&lt;reference value from B02&gt;&gt;</w:t>
            </w:r>
          </w:p>
        </w:tc>
        <w:tc>
          <w:tcPr>
            <w:tcW w:w="960" w:type="dxa"/>
            <w:shd w:val="clear" w:color="auto" w:fill="auto"/>
            <w:tcMar>
              <w:left w:w="29" w:type="dxa"/>
              <w:right w:w="29" w:type="dxa"/>
            </w:tcMar>
          </w:tcPr>
          <w:p w14:paraId="7EB978DA" w14:textId="6A123A69" w:rsidR="007B3FEF" w:rsidRPr="006A1FBE" w:rsidRDefault="007B3FEF" w:rsidP="007B3FEF">
            <w:pPr>
              <w:rPr>
                <w:rFonts w:asciiTheme="minorHAnsi" w:hAnsiTheme="minorHAnsi"/>
                <w:sz w:val="10"/>
                <w:szCs w:val="10"/>
              </w:rPr>
            </w:pPr>
            <w:r w:rsidRPr="006A1FBE">
              <w:rPr>
                <w:rFonts w:asciiTheme="minorHAnsi" w:hAnsiTheme="minorHAnsi"/>
                <w:sz w:val="10"/>
                <w:szCs w:val="10"/>
              </w:rPr>
              <w:t>&lt;&lt; reference value from LMCC as default</w:t>
            </w:r>
          </w:p>
          <w:p w14:paraId="2C5E4978" w14:textId="77777777" w:rsidR="007B3FEF" w:rsidRPr="006A1FBE" w:rsidRDefault="007B3FEF" w:rsidP="007B3FEF">
            <w:pPr>
              <w:rPr>
                <w:rFonts w:asciiTheme="minorHAnsi" w:hAnsiTheme="minorHAnsi"/>
                <w:sz w:val="10"/>
                <w:szCs w:val="10"/>
              </w:rPr>
            </w:pPr>
          </w:p>
          <w:p w14:paraId="38354740" w14:textId="77777777" w:rsidR="007B3FEF" w:rsidRPr="006A1FBE" w:rsidRDefault="007B3FEF" w:rsidP="007B3FEF">
            <w:pPr>
              <w:rPr>
                <w:rFonts w:asciiTheme="minorHAnsi" w:hAnsiTheme="minorHAnsi"/>
                <w:sz w:val="10"/>
                <w:szCs w:val="10"/>
              </w:rPr>
            </w:pPr>
            <w:r w:rsidRPr="006A1FBE">
              <w:rPr>
                <w:rFonts w:asciiTheme="minorHAnsi" w:hAnsiTheme="minorHAnsi"/>
                <w:sz w:val="10"/>
                <w:szCs w:val="10"/>
              </w:rPr>
              <w:t>if value =no heating,</w:t>
            </w:r>
          </w:p>
          <w:p w14:paraId="6EFB471A" w14:textId="77777777" w:rsidR="007B3FEF" w:rsidRPr="006A1FBE" w:rsidRDefault="007B3FEF" w:rsidP="007B3FEF">
            <w:pPr>
              <w:rPr>
                <w:rFonts w:asciiTheme="minorHAnsi" w:hAnsiTheme="minorHAnsi"/>
                <w:sz w:val="10"/>
                <w:szCs w:val="10"/>
              </w:rPr>
            </w:pPr>
            <w:r w:rsidRPr="006A1FBE">
              <w:rPr>
                <w:rFonts w:asciiTheme="minorHAnsi" w:hAnsiTheme="minorHAnsi"/>
                <w:sz w:val="10"/>
                <w:szCs w:val="10"/>
              </w:rPr>
              <w:t xml:space="preserve">then </w:t>
            </w:r>
            <w:proofErr w:type="gramStart"/>
            <w:r w:rsidRPr="006A1FBE">
              <w:rPr>
                <w:rFonts w:asciiTheme="minorHAnsi" w:hAnsiTheme="minorHAnsi"/>
                <w:sz w:val="10"/>
                <w:szCs w:val="10"/>
              </w:rPr>
              <w:t>check:</w:t>
            </w:r>
            <w:proofErr w:type="gramEnd"/>
            <w:r w:rsidRPr="006A1FBE">
              <w:rPr>
                <w:rFonts w:asciiTheme="minorHAnsi" w:hAnsiTheme="minorHAnsi"/>
                <w:sz w:val="10"/>
                <w:szCs w:val="10"/>
              </w:rPr>
              <w:t xml:space="preserve"> there must be at least one heating system entered in this section in column C04 to comply,</w:t>
            </w:r>
          </w:p>
          <w:p w14:paraId="47D14DBA" w14:textId="464537BE" w:rsidR="007B3FEF" w:rsidRPr="006A1FBE" w:rsidRDefault="007B3FEF" w:rsidP="007B3FEF">
            <w:pPr>
              <w:rPr>
                <w:rFonts w:asciiTheme="minorHAnsi" w:hAnsiTheme="minorHAnsi"/>
                <w:sz w:val="10"/>
                <w:szCs w:val="10"/>
              </w:rPr>
            </w:pPr>
            <w:r w:rsidRPr="006A1FBE">
              <w:rPr>
                <w:rFonts w:asciiTheme="minorHAnsi" w:hAnsiTheme="minorHAnsi"/>
                <w:sz w:val="10"/>
                <w:szCs w:val="10"/>
              </w:rPr>
              <w:t>else flag noncompliant condition (no heating installed) and do not allow registration to continue. &gt;&gt;</w:t>
            </w:r>
          </w:p>
        </w:tc>
        <w:tc>
          <w:tcPr>
            <w:tcW w:w="959" w:type="dxa"/>
            <w:shd w:val="clear" w:color="auto" w:fill="auto"/>
            <w:tcMar>
              <w:left w:w="29" w:type="dxa"/>
              <w:right w:w="29" w:type="dxa"/>
            </w:tcMar>
          </w:tcPr>
          <w:p w14:paraId="439FB39C" w14:textId="5857BA6A"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&lt;&lt; reference value from LMCC as default; allow user to override the default and pick as many as are applicable from list: </w:t>
            </w:r>
          </w:p>
          <w:p w14:paraId="60BA35BF"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gas</w:t>
            </w:r>
            <w:proofErr w:type="gramEnd"/>
            <w:r w:rsidRPr="006A1FBE">
              <w:rPr>
                <w:rFonts w:asciiTheme="minorHAnsi" w:hAnsiTheme="minorHAnsi"/>
                <w:sz w:val="12"/>
                <w:szCs w:val="12"/>
              </w:rPr>
              <w:t xml:space="preserve"> furnace AHU;</w:t>
            </w:r>
          </w:p>
          <w:p w14:paraId="62ACC490"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spellStart"/>
            <w:proofErr w:type="gramStart"/>
            <w:r w:rsidRPr="006A1FBE">
              <w:rPr>
                <w:rFonts w:asciiTheme="minorHAnsi" w:hAnsiTheme="minorHAnsi"/>
                <w:sz w:val="12"/>
                <w:szCs w:val="12"/>
              </w:rPr>
              <w:t>fancoil</w:t>
            </w:r>
            <w:proofErr w:type="spellEnd"/>
            <w:proofErr w:type="gramEnd"/>
            <w:r w:rsidRPr="006A1FBE">
              <w:rPr>
                <w:rFonts w:asciiTheme="minorHAnsi" w:hAnsiTheme="minorHAnsi"/>
                <w:sz w:val="12"/>
                <w:szCs w:val="12"/>
              </w:rPr>
              <w:t xml:space="preserve"> AHU;</w:t>
            </w:r>
          </w:p>
          <w:p w14:paraId="18FDC2E6"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outdoor</w:t>
            </w:r>
            <w:proofErr w:type="gramEnd"/>
            <w:r w:rsidRPr="006A1FBE">
              <w:rPr>
                <w:rFonts w:asciiTheme="minorHAnsi" w:hAnsiTheme="minorHAnsi"/>
                <w:sz w:val="12"/>
                <w:szCs w:val="12"/>
              </w:rPr>
              <w:t xml:space="preserve"> condensing unit;</w:t>
            </w:r>
          </w:p>
          <w:p w14:paraId="5A2AAB53"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indoor</w:t>
            </w:r>
            <w:proofErr w:type="gramEnd"/>
            <w:r w:rsidRPr="006A1FBE">
              <w:rPr>
                <w:rFonts w:asciiTheme="minorHAnsi" w:hAnsiTheme="minorHAnsi"/>
                <w:sz w:val="12"/>
                <w:szCs w:val="12"/>
              </w:rPr>
              <w:t xml:space="preserve"> coil;</w:t>
            </w:r>
          </w:p>
          <w:p w14:paraId="31FB6AB7"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boiler;</w:t>
            </w:r>
            <w:proofErr w:type="gramEnd"/>
          </w:p>
          <w:p w14:paraId="1539C6F9"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*TXV or </w:t>
            </w:r>
            <w:proofErr w:type="gramStart"/>
            <w:r w:rsidRPr="006A1FBE">
              <w:rPr>
                <w:rFonts w:asciiTheme="minorHAnsi" w:hAnsiTheme="minorHAnsi"/>
                <w:sz w:val="12"/>
                <w:szCs w:val="12"/>
              </w:rPr>
              <w:t>EXV;</w:t>
            </w:r>
            <w:proofErr w:type="gramEnd"/>
          </w:p>
          <w:p w14:paraId="649305C9"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compressor;</w:t>
            </w:r>
            <w:proofErr w:type="gramEnd"/>
          </w:p>
          <w:p w14:paraId="7751ED39"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refrigerant</w:t>
            </w:r>
            <w:proofErr w:type="gramEnd"/>
            <w:r w:rsidRPr="006A1FBE">
              <w:rPr>
                <w:rFonts w:asciiTheme="minorHAnsi" w:hAnsiTheme="minorHAnsi"/>
                <w:sz w:val="12"/>
                <w:szCs w:val="12"/>
              </w:rPr>
              <w:t xml:space="preserve"> </w:t>
            </w:r>
            <w:proofErr w:type="spellStart"/>
            <w:r w:rsidRPr="006A1FBE">
              <w:rPr>
                <w:rFonts w:asciiTheme="minorHAnsi" w:hAnsiTheme="minorHAnsi"/>
                <w:sz w:val="12"/>
                <w:szCs w:val="12"/>
              </w:rPr>
              <w:t>lineset</w:t>
            </w:r>
            <w:proofErr w:type="spellEnd"/>
            <w:r w:rsidRPr="006A1FBE">
              <w:rPr>
                <w:rFonts w:asciiTheme="minorHAnsi" w:hAnsiTheme="minorHAnsi"/>
                <w:sz w:val="12"/>
                <w:szCs w:val="12"/>
              </w:rPr>
              <w:t>;</w:t>
            </w:r>
          </w:p>
          <w:p w14:paraId="1D06918E"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no</w:t>
            </w:r>
            <w:proofErr w:type="gramEnd"/>
            <w:r w:rsidRPr="006A1FBE">
              <w:rPr>
                <w:rFonts w:asciiTheme="minorHAnsi" w:hAnsiTheme="minorHAnsi"/>
                <w:sz w:val="12"/>
                <w:szCs w:val="12"/>
              </w:rPr>
              <w:t xml:space="preserve"> heating component altered;</w:t>
            </w:r>
          </w:p>
          <w:p w14:paraId="200AB327" w14:textId="77777777" w:rsidR="007B3FEF" w:rsidRPr="006A1FBE" w:rsidRDefault="007B3FEF" w:rsidP="007B3FEF">
            <w:pPr>
              <w:rPr>
                <w:rFonts w:asciiTheme="minorHAnsi" w:hAnsiTheme="minorHAnsi"/>
                <w:sz w:val="12"/>
                <w:szCs w:val="12"/>
              </w:rPr>
            </w:pPr>
          </w:p>
          <w:p w14:paraId="5587AC58" w14:textId="38976068"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flag non-default values and report in project status notes field; a revised LMCC may be required &gt;&gt; </w:t>
            </w:r>
          </w:p>
        </w:tc>
        <w:tc>
          <w:tcPr>
            <w:tcW w:w="960" w:type="dxa"/>
            <w:shd w:val="clear" w:color="auto" w:fill="auto"/>
            <w:tcMar>
              <w:left w:w="29" w:type="dxa"/>
              <w:right w:w="29" w:type="dxa"/>
            </w:tcMar>
          </w:tcPr>
          <w:p w14:paraId="50EB8941"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&lt;&lt;</w:t>
            </w:r>
            <w:r w:rsidRPr="006A1FBE">
              <w:rPr>
                <w:rFonts w:asciiTheme="minorHAnsi" w:hAnsiTheme="minorHAnsi"/>
                <w:b/>
                <w:sz w:val="12"/>
                <w:szCs w:val="12"/>
              </w:rPr>
              <w:t>if</w:t>
            </w:r>
            <w:r w:rsidRPr="006A1FBE">
              <w:rPr>
                <w:rFonts w:asciiTheme="minorHAnsi" w:hAnsiTheme="minorHAnsi"/>
                <w:sz w:val="12"/>
                <w:szCs w:val="12"/>
              </w:rPr>
              <w:t xml:space="preserve"> C04 = no heating component altered, </w:t>
            </w:r>
          </w:p>
          <w:p w14:paraId="76FD61EB" w14:textId="77777777" w:rsidR="007B3FEF" w:rsidRPr="006A1FBE" w:rsidRDefault="007B3FEF" w:rsidP="007B3FEF">
            <w:pPr>
              <w:keepNext/>
              <w:rPr>
                <w:rFonts w:asciiTheme="minorHAnsi" w:hAnsiTheme="minorHAnsi"/>
                <w:sz w:val="12"/>
                <w:szCs w:val="12"/>
              </w:rPr>
            </w:pPr>
            <w:r w:rsidRPr="006A1FBE">
              <w:rPr>
                <w:rFonts w:asciiTheme="minorHAnsi" w:hAnsiTheme="minorHAnsi"/>
                <w:b/>
                <w:sz w:val="12"/>
                <w:szCs w:val="12"/>
              </w:rPr>
              <w:t>then</w:t>
            </w:r>
            <w:r w:rsidRPr="006A1FBE">
              <w:rPr>
                <w:rFonts w:asciiTheme="minorHAnsi" w:hAnsiTheme="minorHAnsi"/>
                <w:sz w:val="12"/>
                <w:szCs w:val="12"/>
              </w:rPr>
              <w:t xml:space="preserve"> value =n/a</w:t>
            </w:r>
          </w:p>
          <w:p w14:paraId="71A2765E" w14:textId="77777777" w:rsidR="007B3FEF" w:rsidRPr="006A1FBE" w:rsidRDefault="007B3FEF" w:rsidP="007B3FEF">
            <w:pPr>
              <w:keepNext/>
              <w:rPr>
                <w:rFonts w:asciiTheme="minorHAnsi" w:hAnsiTheme="minorHAnsi"/>
                <w:sz w:val="12"/>
                <w:szCs w:val="12"/>
              </w:rPr>
            </w:pPr>
            <w:r w:rsidRPr="006A1FBE">
              <w:rPr>
                <w:rFonts w:asciiTheme="minorHAnsi" w:hAnsiTheme="minorHAnsi"/>
                <w:b/>
                <w:sz w:val="12"/>
                <w:szCs w:val="12"/>
              </w:rPr>
              <w:t>elseif</w:t>
            </w:r>
            <w:r w:rsidRPr="006A1FBE">
              <w:rPr>
                <w:rFonts w:asciiTheme="minorHAnsi" w:hAnsiTheme="minorHAnsi"/>
                <w:sz w:val="12"/>
                <w:szCs w:val="12"/>
              </w:rPr>
              <w:t xml:space="preserve"> C03 = one of the following system types:</w:t>
            </w:r>
          </w:p>
          <w:p w14:paraId="00A3FA0D"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hydronic</w:t>
            </w:r>
            <w:proofErr w:type="gramEnd"/>
            <w:r w:rsidRPr="006A1FBE">
              <w:rPr>
                <w:rFonts w:asciiTheme="minorHAnsi" w:hAnsiTheme="minorHAnsi"/>
                <w:sz w:val="12"/>
                <w:szCs w:val="12"/>
              </w:rPr>
              <w:t xml:space="preserve">, *hydronic + forced air, </w:t>
            </w:r>
          </w:p>
          <w:p w14:paraId="2DBC689D"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combined</w:t>
            </w:r>
            <w:proofErr w:type="gramEnd"/>
            <w:r w:rsidRPr="006A1FBE">
              <w:rPr>
                <w:rFonts w:asciiTheme="minorHAnsi" w:hAnsiTheme="minorHAnsi"/>
                <w:sz w:val="12"/>
                <w:szCs w:val="12"/>
              </w:rPr>
              <w:t xml:space="preserve"> hydronic, </w:t>
            </w:r>
          </w:p>
          <w:p w14:paraId="3006291A"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combined</w:t>
            </w:r>
            <w:proofErr w:type="gramEnd"/>
            <w:r w:rsidRPr="006A1FBE">
              <w:rPr>
                <w:rFonts w:asciiTheme="minorHAnsi" w:hAnsiTheme="minorHAnsi"/>
                <w:sz w:val="12"/>
                <w:szCs w:val="12"/>
              </w:rPr>
              <w:t xml:space="preserve"> hydronic + forced air,</w:t>
            </w:r>
          </w:p>
          <w:p w14:paraId="77639628"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hydronic</w:t>
            </w:r>
            <w:proofErr w:type="gramEnd"/>
            <w:r w:rsidRPr="006A1FBE">
              <w:rPr>
                <w:rFonts w:asciiTheme="minorHAnsi" w:hAnsiTheme="minorHAnsi"/>
                <w:sz w:val="12"/>
                <w:szCs w:val="12"/>
              </w:rPr>
              <w:t xml:space="preserve"> HP,</w:t>
            </w:r>
          </w:p>
          <w:p w14:paraId="42847E92"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hydronic</w:t>
            </w:r>
            <w:proofErr w:type="gramEnd"/>
            <w:r w:rsidRPr="006A1FBE">
              <w:rPr>
                <w:rFonts w:asciiTheme="minorHAnsi" w:hAnsiTheme="minorHAnsi"/>
                <w:sz w:val="12"/>
                <w:szCs w:val="12"/>
              </w:rPr>
              <w:t xml:space="preserve"> HP + forced air, </w:t>
            </w:r>
          </w:p>
          <w:p w14:paraId="6FF876D6" w14:textId="77777777" w:rsidR="007B3FEF" w:rsidRPr="006A1FBE" w:rsidRDefault="007B3FEF" w:rsidP="007B3FEF">
            <w:pPr>
              <w:keepNext/>
              <w:rPr>
                <w:rFonts w:asciiTheme="minorHAnsi" w:hAnsiTheme="minorHAnsi"/>
                <w:sz w:val="12"/>
                <w:szCs w:val="12"/>
              </w:rPr>
            </w:pPr>
            <w:r w:rsidRPr="006A1FBE">
              <w:rPr>
                <w:rFonts w:asciiTheme="minorHAnsi" w:hAnsiTheme="minorHAnsi"/>
                <w:b/>
                <w:sz w:val="12"/>
                <w:szCs w:val="12"/>
              </w:rPr>
              <w:t>then</w:t>
            </w:r>
            <w:r w:rsidRPr="006A1FBE">
              <w:rPr>
                <w:rFonts w:asciiTheme="minorHAnsi" w:hAnsiTheme="minorHAnsi"/>
                <w:sz w:val="6"/>
                <w:szCs w:val="6"/>
              </w:rPr>
              <w:t xml:space="preserve"> </w:t>
            </w:r>
            <w:r w:rsidRPr="006A1FBE">
              <w:rPr>
                <w:rFonts w:asciiTheme="minorHAnsi" w:hAnsiTheme="minorHAnsi"/>
                <w:sz w:val="12"/>
                <w:szCs w:val="12"/>
              </w:rPr>
              <w:t>value=</w:t>
            </w:r>
            <w:proofErr w:type="gramStart"/>
            <w:r w:rsidRPr="006A1FBE">
              <w:rPr>
                <w:rFonts w:asciiTheme="minorHAnsi" w:hAnsiTheme="minorHAnsi"/>
                <w:sz w:val="12"/>
                <w:szCs w:val="12"/>
              </w:rPr>
              <w:t>NA;</w:t>
            </w:r>
            <w:proofErr w:type="gramEnd"/>
            <w:r w:rsidRPr="006A1FBE">
              <w:rPr>
                <w:rFonts w:asciiTheme="minorHAnsi" w:hAnsiTheme="minorHAnsi"/>
                <w:sz w:val="12"/>
                <w:szCs w:val="12"/>
              </w:rPr>
              <w:t xml:space="preserve"> </w:t>
            </w:r>
          </w:p>
          <w:p w14:paraId="29F3DABE" w14:textId="225A3ED7" w:rsidR="007B3FEF" w:rsidRPr="006A1FBE" w:rsidRDefault="007B3FEF" w:rsidP="007B3FEF">
            <w:pPr>
              <w:keepNext/>
              <w:rPr>
                <w:rFonts w:asciiTheme="minorHAnsi" w:hAnsiTheme="minorHAnsi"/>
                <w:sz w:val="12"/>
                <w:szCs w:val="12"/>
              </w:rPr>
            </w:pPr>
            <w:r w:rsidRPr="006A1FBE">
              <w:rPr>
                <w:rFonts w:asciiTheme="minorHAnsi" w:hAnsiTheme="minorHAnsi"/>
                <w:b/>
                <w:sz w:val="12"/>
                <w:szCs w:val="12"/>
              </w:rPr>
              <w:t>else</w:t>
            </w:r>
            <w:r w:rsidRPr="006A1FBE">
              <w:rPr>
                <w:rFonts w:asciiTheme="minorHAnsi" w:hAnsiTheme="minorHAnsi"/>
                <w:sz w:val="12"/>
                <w:szCs w:val="12"/>
              </w:rPr>
              <w:t xml:space="preserve"> reference value from LMCC as </w:t>
            </w:r>
            <w:proofErr w:type="gramStart"/>
            <w:r w:rsidRPr="006A1FBE">
              <w:rPr>
                <w:rFonts w:asciiTheme="minorHAnsi" w:hAnsiTheme="minorHAnsi"/>
                <w:sz w:val="12"/>
                <w:szCs w:val="12"/>
              </w:rPr>
              <w:t>default;</w:t>
            </w:r>
            <w:proofErr w:type="gramEnd"/>
          </w:p>
          <w:p w14:paraId="0B1B6D30" w14:textId="77777777" w:rsidR="007B3FEF" w:rsidRPr="006A1FBE" w:rsidRDefault="007B3FEF" w:rsidP="007B3FEF">
            <w:pPr>
              <w:keepNext/>
              <w:rPr>
                <w:rFonts w:asciiTheme="minorHAnsi" w:hAnsiTheme="minorHAnsi"/>
                <w:sz w:val="12"/>
                <w:szCs w:val="12"/>
              </w:rPr>
            </w:pPr>
          </w:p>
          <w:p w14:paraId="36388CD3" w14:textId="77777777" w:rsidR="007B3FEF" w:rsidRPr="006A1FBE" w:rsidRDefault="007B3FEF" w:rsidP="007B3FEF">
            <w:pPr>
              <w:rPr>
                <w:rFonts w:asciiTheme="minorHAnsi" w:hAnsiTheme="minorHAnsi"/>
                <w:sz w:val="10"/>
                <w:szCs w:val="10"/>
              </w:rPr>
            </w:pPr>
            <w:r w:rsidRPr="006A1FBE">
              <w:rPr>
                <w:rFonts w:asciiTheme="minorHAnsi" w:hAnsiTheme="minorHAnsi"/>
                <w:sz w:val="10"/>
                <w:szCs w:val="10"/>
              </w:rPr>
              <w:t xml:space="preserve">allow user to override the default and pick one from list:  </w:t>
            </w:r>
          </w:p>
          <w:p w14:paraId="327F51F2" w14:textId="7B297566" w:rsidR="007B3FEF" w:rsidRPr="006A1FBE" w:rsidRDefault="007B3FEF" w:rsidP="007B3FEF">
            <w:pPr>
              <w:rPr>
                <w:rFonts w:asciiTheme="minorHAnsi" w:hAnsiTheme="minorHAnsi"/>
                <w:sz w:val="10"/>
                <w:szCs w:val="10"/>
              </w:rPr>
            </w:pPr>
            <w:r w:rsidRPr="006A1FBE">
              <w:rPr>
                <w:rFonts w:asciiTheme="minorHAnsi" w:hAnsiTheme="minorHAnsi"/>
                <w:sz w:val="10"/>
                <w:szCs w:val="10"/>
              </w:rPr>
              <w:t>*AFUE; *HSPF; *HSP2; *</w:t>
            </w:r>
            <w:proofErr w:type="gramStart"/>
            <w:r w:rsidRPr="006A1FBE">
              <w:rPr>
                <w:rFonts w:asciiTheme="minorHAnsi" w:hAnsiTheme="minorHAnsi"/>
                <w:sz w:val="10"/>
                <w:szCs w:val="10"/>
              </w:rPr>
              <w:t>COP;</w:t>
            </w:r>
            <w:proofErr w:type="gramEnd"/>
            <w:r w:rsidRPr="006A1FBE">
              <w:rPr>
                <w:rFonts w:asciiTheme="minorHAnsi" w:hAnsiTheme="minorHAnsi"/>
                <w:sz w:val="10"/>
                <w:szCs w:val="10"/>
              </w:rPr>
              <w:t xml:space="preserve">  </w:t>
            </w:r>
          </w:p>
          <w:p w14:paraId="59777BD7" w14:textId="77777777" w:rsidR="007B3FEF" w:rsidRPr="006A1FBE" w:rsidRDefault="007B3FEF" w:rsidP="007B3FEF">
            <w:pPr>
              <w:rPr>
                <w:rFonts w:asciiTheme="minorHAnsi" w:hAnsiTheme="minorHAnsi"/>
                <w:sz w:val="10"/>
                <w:szCs w:val="10"/>
              </w:rPr>
            </w:pPr>
          </w:p>
          <w:p w14:paraId="57D6D985" w14:textId="0089CC36" w:rsidR="007B3FEF" w:rsidRPr="006A1FBE" w:rsidRDefault="007B3FEF" w:rsidP="007B3FEF">
            <w:pPr>
              <w:rPr>
                <w:rFonts w:asciiTheme="minorHAnsi" w:hAnsiTheme="minorHAnsi"/>
                <w:sz w:val="12"/>
                <w:szCs w:val="12"/>
              </w:rPr>
            </w:pPr>
            <w:r w:rsidRPr="006A1FBE">
              <w:rPr>
                <w:rFonts w:asciiTheme="minorHAnsi" w:hAnsiTheme="minorHAnsi"/>
                <w:sz w:val="10"/>
                <w:szCs w:val="10"/>
              </w:rPr>
              <w:t>flag non-default values and report in project status notes field; a revised LMCC may be required &gt;&gt;</w:t>
            </w:r>
          </w:p>
        </w:tc>
        <w:tc>
          <w:tcPr>
            <w:tcW w:w="960" w:type="dxa"/>
            <w:shd w:val="clear" w:color="auto" w:fill="auto"/>
            <w:tcMar>
              <w:left w:w="29" w:type="dxa"/>
              <w:right w:w="29" w:type="dxa"/>
            </w:tcMar>
          </w:tcPr>
          <w:p w14:paraId="6863AB2A"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&lt;&lt;</w:t>
            </w:r>
            <w:r w:rsidRPr="006A1FBE">
              <w:rPr>
                <w:rFonts w:asciiTheme="minorHAnsi" w:hAnsiTheme="minorHAnsi"/>
                <w:b/>
                <w:sz w:val="10"/>
                <w:szCs w:val="10"/>
              </w:rPr>
              <w:t>if</w:t>
            </w:r>
            <w:r w:rsidRPr="006A1FBE">
              <w:rPr>
                <w:rFonts w:asciiTheme="minorHAnsi" w:hAnsiTheme="minorHAnsi"/>
                <w:sz w:val="10"/>
                <w:szCs w:val="10"/>
              </w:rPr>
              <w:t xml:space="preserve"> C04 = no heating component altered,</w:t>
            </w:r>
          </w:p>
          <w:p w14:paraId="52AA6105" w14:textId="77777777" w:rsidR="007B3FEF" w:rsidRPr="006A1FBE" w:rsidRDefault="007B3FEF" w:rsidP="007B3FEF">
            <w:pPr>
              <w:keepNext/>
              <w:rPr>
                <w:rFonts w:asciiTheme="minorHAnsi" w:hAnsiTheme="minorHAnsi"/>
                <w:sz w:val="10"/>
                <w:szCs w:val="10"/>
              </w:rPr>
            </w:pPr>
            <w:r w:rsidRPr="006A1FBE">
              <w:rPr>
                <w:rFonts w:asciiTheme="minorHAnsi" w:hAnsiTheme="minorHAnsi"/>
                <w:b/>
                <w:sz w:val="10"/>
                <w:szCs w:val="10"/>
              </w:rPr>
              <w:t>then</w:t>
            </w:r>
            <w:r w:rsidRPr="006A1FBE">
              <w:rPr>
                <w:rFonts w:asciiTheme="minorHAnsi" w:hAnsiTheme="minorHAnsi"/>
                <w:sz w:val="10"/>
                <w:szCs w:val="10"/>
              </w:rPr>
              <w:t xml:space="preserve"> value =n/a</w:t>
            </w:r>
          </w:p>
          <w:p w14:paraId="6D58D2D5" w14:textId="77777777" w:rsidR="007B3FEF" w:rsidRPr="006A1FBE" w:rsidRDefault="007B3FEF" w:rsidP="007B3FEF">
            <w:pPr>
              <w:keepNext/>
              <w:rPr>
                <w:rFonts w:asciiTheme="minorHAnsi" w:hAnsiTheme="minorHAnsi"/>
                <w:sz w:val="10"/>
                <w:szCs w:val="10"/>
              </w:rPr>
            </w:pPr>
            <w:r w:rsidRPr="006A1FBE">
              <w:rPr>
                <w:rFonts w:asciiTheme="minorHAnsi" w:hAnsiTheme="minorHAnsi"/>
                <w:b/>
                <w:sz w:val="10"/>
                <w:szCs w:val="10"/>
              </w:rPr>
              <w:t>elseif</w:t>
            </w:r>
            <w:r w:rsidRPr="006A1FBE">
              <w:rPr>
                <w:rFonts w:asciiTheme="minorHAnsi" w:hAnsiTheme="minorHAnsi"/>
                <w:sz w:val="10"/>
                <w:szCs w:val="10"/>
              </w:rPr>
              <w:t xml:space="preserve"> C03 = one of the following system types:</w:t>
            </w:r>
          </w:p>
          <w:p w14:paraId="039D234D"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w:t>
            </w:r>
            <w:proofErr w:type="gramStart"/>
            <w:r w:rsidRPr="006A1FBE">
              <w:rPr>
                <w:rFonts w:asciiTheme="minorHAnsi" w:hAnsiTheme="minorHAnsi"/>
                <w:sz w:val="10"/>
                <w:szCs w:val="10"/>
              </w:rPr>
              <w:t>hydronic</w:t>
            </w:r>
            <w:proofErr w:type="gramEnd"/>
            <w:r w:rsidRPr="006A1FBE">
              <w:rPr>
                <w:rFonts w:asciiTheme="minorHAnsi" w:hAnsiTheme="minorHAnsi"/>
                <w:sz w:val="10"/>
                <w:szCs w:val="10"/>
              </w:rPr>
              <w:t xml:space="preserve">, </w:t>
            </w:r>
          </w:p>
          <w:p w14:paraId="3E60066E"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 xml:space="preserve">*hydronic + forced air, </w:t>
            </w:r>
          </w:p>
          <w:p w14:paraId="04E3926A"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w:t>
            </w:r>
            <w:proofErr w:type="gramStart"/>
            <w:r w:rsidRPr="006A1FBE">
              <w:rPr>
                <w:rFonts w:asciiTheme="minorHAnsi" w:hAnsiTheme="minorHAnsi"/>
                <w:sz w:val="10"/>
                <w:szCs w:val="10"/>
              </w:rPr>
              <w:t>combined</w:t>
            </w:r>
            <w:proofErr w:type="gramEnd"/>
            <w:r w:rsidRPr="006A1FBE">
              <w:rPr>
                <w:rFonts w:asciiTheme="minorHAnsi" w:hAnsiTheme="minorHAnsi"/>
                <w:sz w:val="10"/>
                <w:szCs w:val="10"/>
              </w:rPr>
              <w:t xml:space="preserve"> hydronic, *combined hydronic + forced air, </w:t>
            </w:r>
          </w:p>
          <w:p w14:paraId="2974A7ED" w14:textId="77777777" w:rsidR="007B3FEF" w:rsidRPr="006A1FBE" w:rsidRDefault="007B3FEF" w:rsidP="007B3FEF">
            <w:pPr>
              <w:keepNext/>
              <w:rPr>
                <w:rFonts w:asciiTheme="minorHAnsi" w:hAnsiTheme="minorHAnsi"/>
                <w:sz w:val="10"/>
                <w:szCs w:val="10"/>
              </w:rPr>
            </w:pPr>
            <w:r w:rsidRPr="006A1FBE">
              <w:rPr>
                <w:rFonts w:asciiTheme="minorHAnsi" w:hAnsiTheme="minorHAnsi"/>
                <w:sz w:val="10"/>
                <w:szCs w:val="10"/>
              </w:rPr>
              <w:t>*</w:t>
            </w:r>
            <w:proofErr w:type="gramStart"/>
            <w:r w:rsidRPr="006A1FBE">
              <w:rPr>
                <w:rFonts w:asciiTheme="minorHAnsi" w:hAnsiTheme="minorHAnsi"/>
                <w:sz w:val="10"/>
                <w:szCs w:val="10"/>
              </w:rPr>
              <w:t>hydronic</w:t>
            </w:r>
            <w:proofErr w:type="gramEnd"/>
            <w:r w:rsidRPr="006A1FBE">
              <w:rPr>
                <w:rFonts w:asciiTheme="minorHAnsi" w:hAnsiTheme="minorHAnsi"/>
                <w:sz w:val="10"/>
                <w:szCs w:val="10"/>
              </w:rPr>
              <w:t xml:space="preserve"> HP, *hydronic HP + forced air, </w:t>
            </w:r>
          </w:p>
          <w:p w14:paraId="7B5B0A82" w14:textId="77777777" w:rsidR="007B3FEF" w:rsidRPr="006A1FBE" w:rsidRDefault="007B3FEF" w:rsidP="007B3FEF">
            <w:pPr>
              <w:keepNext/>
              <w:rPr>
                <w:rFonts w:asciiTheme="minorHAnsi" w:hAnsiTheme="minorHAnsi"/>
                <w:sz w:val="10"/>
                <w:szCs w:val="10"/>
              </w:rPr>
            </w:pPr>
            <w:r w:rsidRPr="006A1FBE">
              <w:rPr>
                <w:rFonts w:asciiTheme="minorHAnsi" w:hAnsiTheme="minorHAnsi"/>
                <w:b/>
                <w:sz w:val="10"/>
                <w:szCs w:val="10"/>
              </w:rPr>
              <w:t>then</w:t>
            </w:r>
            <w:r w:rsidRPr="006A1FBE">
              <w:rPr>
                <w:rFonts w:asciiTheme="minorHAnsi" w:hAnsiTheme="minorHAnsi"/>
                <w:sz w:val="10"/>
                <w:szCs w:val="10"/>
              </w:rPr>
              <w:t xml:space="preserve"> value=</w:t>
            </w:r>
            <w:proofErr w:type="gramStart"/>
            <w:r w:rsidRPr="006A1FBE">
              <w:rPr>
                <w:rFonts w:asciiTheme="minorHAnsi" w:hAnsiTheme="minorHAnsi"/>
                <w:sz w:val="10"/>
                <w:szCs w:val="10"/>
              </w:rPr>
              <w:t>NA;</w:t>
            </w:r>
            <w:proofErr w:type="gramEnd"/>
            <w:r w:rsidRPr="006A1FBE">
              <w:rPr>
                <w:rFonts w:asciiTheme="minorHAnsi" w:hAnsiTheme="minorHAnsi"/>
                <w:sz w:val="10"/>
                <w:szCs w:val="10"/>
              </w:rPr>
              <w:t xml:space="preserve"> </w:t>
            </w:r>
          </w:p>
          <w:p w14:paraId="6EAF0E24" w14:textId="416BD45C" w:rsidR="007B3FEF" w:rsidRPr="006A1FBE" w:rsidRDefault="007B3FEF" w:rsidP="007B3FEF">
            <w:pPr>
              <w:keepNext/>
              <w:rPr>
                <w:rFonts w:asciiTheme="minorHAnsi" w:hAnsiTheme="minorHAnsi"/>
                <w:sz w:val="10"/>
                <w:szCs w:val="10"/>
              </w:rPr>
            </w:pPr>
            <w:r w:rsidRPr="006A1FBE">
              <w:rPr>
                <w:rFonts w:asciiTheme="minorHAnsi" w:hAnsiTheme="minorHAnsi"/>
                <w:b/>
                <w:sz w:val="10"/>
                <w:szCs w:val="10"/>
              </w:rPr>
              <w:t>else</w:t>
            </w:r>
            <w:r w:rsidRPr="006A1FBE">
              <w:rPr>
                <w:rFonts w:asciiTheme="minorHAnsi" w:hAnsiTheme="minorHAnsi"/>
                <w:sz w:val="10"/>
                <w:szCs w:val="10"/>
              </w:rPr>
              <w:t xml:space="preserve"> reference value from LMCC as </w:t>
            </w:r>
            <w:proofErr w:type="gramStart"/>
            <w:r w:rsidRPr="006A1FBE">
              <w:rPr>
                <w:rFonts w:asciiTheme="minorHAnsi" w:hAnsiTheme="minorHAnsi"/>
                <w:sz w:val="10"/>
                <w:szCs w:val="10"/>
              </w:rPr>
              <w:t>default;</w:t>
            </w:r>
            <w:proofErr w:type="gramEnd"/>
          </w:p>
          <w:p w14:paraId="4CBE7117" w14:textId="77777777" w:rsidR="007B3FEF" w:rsidRPr="006A1FBE" w:rsidRDefault="007B3FEF" w:rsidP="007B3FEF">
            <w:pPr>
              <w:keepNext/>
              <w:rPr>
                <w:rFonts w:asciiTheme="minorHAnsi" w:hAnsiTheme="minorHAnsi"/>
                <w:sz w:val="6"/>
                <w:szCs w:val="6"/>
              </w:rPr>
            </w:pPr>
          </w:p>
          <w:p w14:paraId="41055C7E"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allow user to override the default to enter value: </w:t>
            </w:r>
            <w:proofErr w:type="spellStart"/>
            <w:r w:rsidRPr="006A1FBE">
              <w:rPr>
                <w:rFonts w:asciiTheme="minorHAnsi" w:hAnsiTheme="minorHAnsi"/>
                <w:sz w:val="12"/>
                <w:szCs w:val="12"/>
              </w:rPr>
              <w:t>xx.</w:t>
            </w:r>
            <w:proofErr w:type="gramStart"/>
            <w:r w:rsidRPr="006A1FBE">
              <w:rPr>
                <w:rFonts w:asciiTheme="minorHAnsi" w:hAnsiTheme="minorHAnsi"/>
                <w:sz w:val="12"/>
                <w:szCs w:val="12"/>
              </w:rPr>
              <w:t>x</w:t>
            </w:r>
            <w:proofErr w:type="spellEnd"/>
            <w:r w:rsidRPr="006A1FBE">
              <w:rPr>
                <w:rFonts w:asciiTheme="minorHAnsi" w:hAnsiTheme="minorHAnsi"/>
                <w:sz w:val="12"/>
                <w:szCs w:val="12"/>
              </w:rPr>
              <w:t>;</w:t>
            </w:r>
            <w:proofErr w:type="gramEnd"/>
            <w:r w:rsidRPr="006A1FBE">
              <w:rPr>
                <w:rFonts w:asciiTheme="minorHAnsi" w:hAnsiTheme="minorHAnsi"/>
                <w:sz w:val="12"/>
                <w:szCs w:val="12"/>
              </w:rPr>
              <w:t xml:space="preserve">  </w:t>
            </w:r>
          </w:p>
          <w:p w14:paraId="05BA1F26" w14:textId="77777777" w:rsidR="007B3FEF" w:rsidRPr="006A1FBE" w:rsidRDefault="007B3FEF" w:rsidP="007B3FEF">
            <w:pPr>
              <w:keepNext/>
              <w:rPr>
                <w:rFonts w:asciiTheme="minorHAnsi" w:hAnsiTheme="minorHAnsi"/>
                <w:sz w:val="12"/>
                <w:szCs w:val="12"/>
              </w:rPr>
            </w:pPr>
          </w:p>
          <w:p w14:paraId="5049B252" w14:textId="6F0D33BC"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note: default minimum value for AFUE=80; </w:t>
            </w:r>
            <w:proofErr w:type="gramStart"/>
            <w:r w:rsidRPr="006A1FBE">
              <w:rPr>
                <w:rFonts w:asciiTheme="minorHAnsi" w:hAnsiTheme="minorHAnsi"/>
                <w:sz w:val="12"/>
                <w:szCs w:val="12"/>
              </w:rPr>
              <w:t>and  default</w:t>
            </w:r>
            <w:proofErr w:type="gramEnd"/>
            <w:r w:rsidRPr="006A1FBE">
              <w:rPr>
                <w:rFonts w:asciiTheme="minorHAnsi" w:hAnsiTheme="minorHAnsi"/>
                <w:sz w:val="12"/>
                <w:szCs w:val="12"/>
              </w:rPr>
              <w:t xml:space="preserve"> minimum value for HSPF=8.0</w:t>
            </w:r>
            <w:r w:rsidR="00A51263">
              <w:rPr>
                <w:rFonts w:asciiTheme="minorHAnsi" w:hAnsiTheme="minorHAnsi"/>
                <w:sz w:val="12"/>
                <w:szCs w:val="12"/>
              </w:rPr>
              <w:t xml:space="preserve"> ; or default minimum value for HSPF2=6.7</w:t>
            </w:r>
            <w:r w:rsidRPr="006A1FBE">
              <w:rPr>
                <w:rFonts w:asciiTheme="minorHAnsi" w:hAnsiTheme="minorHAnsi"/>
                <w:sz w:val="12"/>
                <w:szCs w:val="12"/>
              </w:rPr>
              <w:t xml:space="preserve">;  </w:t>
            </w:r>
          </w:p>
          <w:p w14:paraId="364AD280" w14:textId="77777777" w:rsidR="007B3FEF" w:rsidRPr="006A1FBE" w:rsidRDefault="007B3FEF" w:rsidP="007B3FEF">
            <w:pPr>
              <w:rPr>
                <w:rFonts w:asciiTheme="minorHAnsi" w:hAnsiTheme="minorHAnsi"/>
                <w:sz w:val="12"/>
                <w:szCs w:val="12"/>
              </w:rPr>
            </w:pPr>
          </w:p>
          <w:p w14:paraId="6F7A42C0" w14:textId="60BEB5B9" w:rsidR="007B3FEF" w:rsidRPr="006A1FBE" w:rsidRDefault="007B3FEF" w:rsidP="007B3FEF">
            <w:pPr>
              <w:rPr>
                <w:rFonts w:asciiTheme="minorHAnsi" w:hAnsiTheme="minorHAnsi"/>
                <w:sz w:val="12"/>
                <w:szCs w:val="12"/>
              </w:rPr>
            </w:pPr>
            <w:r w:rsidRPr="006A1FBE">
              <w:rPr>
                <w:rFonts w:ascii="Calibri" w:hAnsi="Calibri"/>
                <w:sz w:val="12"/>
                <w:szCs w:val="12"/>
              </w:rPr>
              <w:t>flag non-default values and report in project status notes field</w:t>
            </w:r>
            <w:r w:rsidRPr="006A1FBE">
              <w:rPr>
                <w:rFonts w:asciiTheme="minorHAnsi" w:hAnsiTheme="minorHAnsi"/>
                <w:sz w:val="12"/>
                <w:szCs w:val="12"/>
              </w:rPr>
              <w:t xml:space="preserve"> a revised LMCC may be required&gt;&gt;</w:t>
            </w:r>
          </w:p>
        </w:tc>
        <w:tc>
          <w:tcPr>
            <w:tcW w:w="959" w:type="dxa"/>
            <w:shd w:val="clear" w:color="auto" w:fill="auto"/>
            <w:tcMar>
              <w:left w:w="29" w:type="dxa"/>
              <w:right w:w="29" w:type="dxa"/>
            </w:tcMar>
          </w:tcPr>
          <w:p w14:paraId="015C6ECA" w14:textId="0F4E5985" w:rsidR="007B3FEF" w:rsidRPr="006A1FBE" w:rsidRDefault="007B3FEF" w:rsidP="007B3FEF">
            <w:pPr>
              <w:rPr>
                <w:rFonts w:asciiTheme="minorHAnsi" w:hAnsiTheme="minorHAnsi"/>
                <w:sz w:val="12"/>
                <w:szCs w:val="12"/>
              </w:rPr>
            </w:pPr>
            <w:r w:rsidRPr="006A1FBE">
              <w:rPr>
                <w:rFonts w:asciiTheme="minorHAnsi" w:hAnsiTheme="minorHAnsi"/>
                <w:sz w:val="10"/>
                <w:szCs w:val="10"/>
              </w:rPr>
              <w:t>&lt;&lt;reference value from LMCC as default &gt;&gt;</w:t>
            </w:r>
          </w:p>
        </w:tc>
        <w:tc>
          <w:tcPr>
            <w:tcW w:w="960" w:type="dxa"/>
            <w:shd w:val="clear" w:color="auto" w:fill="auto"/>
            <w:tcMar>
              <w:left w:w="29" w:type="dxa"/>
              <w:right w:w="29" w:type="dxa"/>
            </w:tcMar>
          </w:tcPr>
          <w:p w14:paraId="5212DBE7" w14:textId="4BCCF897"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&lt;&lt; reference value from LMCC as default; allow user to override the default and pick as many as are applicable from list: </w:t>
            </w:r>
          </w:p>
          <w:p w14:paraId="388B0051"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outdoor</w:t>
            </w:r>
            <w:proofErr w:type="gramEnd"/>
            <w:r w:rsidRPr="006A1FBE">
              <w:rPr>
                <w:rFonts w:asciiTheme="minorHAnsi" w:hAnsiTheme="minorHAnsi"/>
                <w:sz w:val="12"/>
                <w:szCs w:val="12"/>
              </w:rPr>
              <w:t xml:space="preserve"> condensing unit,</w:t>
            </w:r>
          </w:p>
          <w:p w14:paraId="4797E8BC"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indoor</w:t>
            </w:r>
            <w:proofErr w:type="gramEnd"/>
            <w:r w:rsidRPr="006A1FBE">
              <w:rPr>
                <w:rFonts w:asciiTheme="minorHAnsi" w:hAnsiTheme="minorHAnsi"/>
                <w:sz w:val="12"/>
                <w:szCs w:val="12"/>
              </w:rPr>
              <w:t xml:space="preserve"> </w:t>
            </w:r>
            <w:proofErr w:type="spellStart"/>
            <w:r w:rsidRPr="006A1FBE">
              <w:rPr>
                <w:rFonts w:asciiTheme="minorHAnsi" w:hAnsiTheme="minorHAnsi"/>
                <w:sz w:val="12"/>
                <w:szCs w:val="12"/>
              </w:rPr>
              <w:t>fancoil</w:t>
            </w:r>
            <w:proofErr w:type="spellEnd"/>
            <w:r w:rsidRPr="006A1FBE">
              <w:rPr>
                <w:rFonts w:asciiTheme="minorHAnsi" w:hAnsiTheme="minorHAnsi"/>
                <w:sz w:val="12"/>
                <w:szCs w:val="12"/>
              </w:rPr>
              <w:t xml:space="preserve"> AHU,</w:t>
            </w:r>
          </w:p>
          <w:p w14:paraId="29C84ED0"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indoor</w:t>
            </w:r>
            <w:proofErr w:type="gramEnd"/>
            <w:r w:rsidRPr="006A1FBE">
              <w:rPr>
                <w:rFonts w:asciiTheme="minorHAnsi" w:hAnsiTheme="minorHAnsi"/>
                <w:sz w:val="12"/>
                <w:szCs w:val="12"/>
              </w:rPr>
              <w:t xml:space="preserve"> coil,</w:t>
            </w:r>
          </w:p>
          <w:p w14:paraId="0484453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*TXV or EXV,</w:t>
            </w:r>
          </w:p>
          <w:p w14:paraId="6160765E"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*Compressor,</w:t>
            </w:r>
          </w:p>
          <w:p w14:paraId="4CA9EC1C"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refrigerant</w:t>
            </w:r>
            <w:proofErr w:type="gramEnd"/>
            <w:r w:rsidRPr="006A1FBE">
              <w:rPr>
                <w:rFonts w:asciiTheme="minorHAnsi" w:hAnsiTheme="minorHAnsi"/>
                <w:sz w:val="12"/>
                <w:szCs w:val="12"/>
              </w:rPr>
              <w:t xml:space="preserve"> </w:t>
            </w:r>
            <w:proofErr w:type="spellStart"/>
            <w:r w:rsidRPr="006A1FBE">
              <w:rPr>
                <w:rFonts w:asciiTheme="minorHAnsi" w:hAnsiTheme="minorHAnsi"/>
                <w:sz w:val="12"/>
                <w:szCs w:val="12"/>
              </w:rPr>
              <w:t>lineset</w:t>
            </w:r>
            <w:proofErr w:type="spellEnd"/>
            <w:r w:rsidRPr="006A1FBE">
              <w:rPr>
                <w:rFonts w:asciiTheme="minorHAnsi" w:hAnsiTheme="minorHAnsi"/>
                <w:sz w:val="12"/>
                <w:szCs w:val="12"/>
              </w:rPr>
              <w:t>,</w:t>
            </w:r>
          </w:p>
          <w:p w14:paraId="2DD3C098"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no</w:t>
            </w:r>
            <w:proofErr w:type="gramEnd"/>
            <w:r w:rsidRPr="006A1FBE">
              <w:rPr>
                <w:rFonts w:asciiTheme="minorHAnsi" w:hAnsiTheme="minorHAnsi"/>
                <w:sz w:val="12"/>
                <w:szCs w:val="12"/>
              </w:rPr>
              <w:t xml:space="preserve"> cooling component altered;  </w:t>
            </w:r>
          </w:p>
          <w:p w14:paraId="2F905991" w14:textId="77777777" w:rsidR="007B3FEF" w:rsidRPr="006A1FBE" w:rsidRDefault="007B3FEF" w:rsidP="007B3FEF">
            <w:pPr>
              <w:rPr>
                <w:rFonts w:asciiTheme="minorHAnsi" w:hAnsiTheme="minorHAnsi"/>
                <w:sz w:val="12"/>
                <w:szCs w:val="12"/>
              </w:rPr>
            </w:pPr>
          </w:p>
          <w:p w14:paraId="4FC8DB0E" w14:textId="11699851" w:rsidR="007B3FEF" w:rsidRPr="006A1FBE" w:rsidRDefault="007B3FEF" w:rsidP="007B3FEF">
            <w:pPr>
              <w:rPr>
                <w:rFonts w:asciiTheme="minorHAnsi" w:hAnsiTheme="minorHAnsi"/>
                <w:sz w:val="12"/>
                <w:szCs w:val="12"/>
              </w:rPr>
            </w:pPr>
            <w:r w:rsidRPr="006A1FBE">
              <w:rPr>
                <w:rFonts w:asciiTheme="minorHAnsi" w:hAnsiTheme="minorHAnsi"/>
                <w:sz w:val="12"/>
                <w:szCs w:val="12"/>
              </w:rPr>
              <w:t>flag non-default values and report in project status notes field; a revised LMCC may be required &gt;&gt;</w:t>
            </w:r>
          </w:p>
        </w:tc>
        <w:tc>
          <w:tcPr>
            <w:tcW w:w="960" w:type="dxa"/>
            <w:shd w:val="clear" w:color="auto" w:fill="auto"/>
            <w:tcMar>
              <w:left w:w="29" w:type="dxa"/>
              <w:right w:w="29" w:type="dxa"/>
            </w:tcMar>
          </w:tcPr>
          <w:p w14:paraId="67887795" w14:textId="1B051EA4"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&lt;&lt;reference value from LMCC as </w:t>
            </w:r>
            <w:proofErr w:type="gramStart"/>
            <w:r w:rsidRPr="006A1FBE">
              <w:rPr>
                <w:rFonts w:asciiTheme="minorHAnsi" w:hAnsiTheme="minorHAnsi"/>
                <w:sz w:val="12"/>
                <w:szCs w:val="12"/>
              </w:rPr>
              <w:t>default;</w:t>
            </w:r>
            <w:proofErr w:type="gramEnd"/>
            <w:r w:rsidRPr="006A1FBE">
              <w:rPr>
                <w:rFonts w:asciiTheme="minorHAnsi" w:hAnsiTheme="minorHAnsi"/>
                <w:sz w:val="12"/>
                <w:szCs w:val="12"/>
              </w:rPr>
              <w:t xml:space="preserve"> </w:t>
            </w:r>
          </w:p>
          <w:p w14:paraId="7960849D"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if C08= no cooling component altered, </w:t>
            </w:r>
          </w:p>
          <w:p w14:paraId="06CC740C"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then value =n/a </w:t>
            </w:r>
          </w:p>
          <w:p w14:paraId="6C8CB152"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else allow user to override the </w:t>
            </w:r>
            <w:proofErr w:type="spellStart"/>
            <w:proofErr w:type="gramStart"/>
            <w:r w:rsidRPr="006A1FBE">
              <w:rPr>
                <w:rFonts w:asciiTheme="minorHAnsi" w:hAnsiTheme="minorHAnsi"/>
                <w:sz w:val="12"/>
                <w:szCs w:val="12"/>
              </w:rPr>
              <w:t>default;to</w:t>
            </w:r>
            <w:proofErr w:type="spellEnd"/>
            <w:proofErr w:type="gramEnd"/>
            <w:r w:rsidRPr="006A1FBE">
              <w:rPr>
                <w:rFonts w:asciiTheme="minorHAnsi" w:hAnsiTheme="minorHAnsi"/>
                <w:sz w:val="12"/>
                <w:szCs w:val="12"/>
              </w:rPr>
              <w:t xml:space="preserve"> enter value: user pick from list:  </w:t>
            </w:r>
          </w:p>
          <w:p w14:paraId="6C7B8322" w14:textId="474CE5BC"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w:t>
            </w:r>
            <w:del w:id="0" w:author="Alhabibi, Haider@Energy" w:date="2022-09-23T18:31:00Z">
              <w:r w:rsidRPr="006A1FBE" w:rsidDel="00B56355">
                <w:rPr>
                  <w:rFonts w:asciiTheme="minorHAnsi" w:hAnsiTheme="minorHAnsi"/>
                  <w:sz w:val="12"/>
                  <w:szCs w:val="12"/>
                </w:rPr>
                <w:delText>S</w:delText>
              </w:r>
            </w:del>
            <w:r w:rsidRPr="006A1FBE">
              <w:rPr>
                <w:rFonts w:asciiTheme="minorHAnsi" w:hAnsiTheme="minorHAnsi"/>
                <w:sz w:val="12"/>
                <w:szCs w:val="12"/>
              </w:rPr>
              <w:t>EER/</w:t>
            </w:r>
            <w:proofErr w:type="gramStart"/>
            <w:ins w:id="1" w:author="Alhabibi, Haider@Energy" w:date="2022-09-23T18:31:00Z">
              <w:r w:rsidR="00B56355">
                <w:rPr>
                  <w:rFonts w:asciiTheme="minorHAnsi" w:hAnsiTheme="minorHAnsi"/>
                  <w:sz w:val="12"/>
                  <w:szCs w:val="12"/>
                </w:rPr>
                <w:t>S</w:t>
              </w:r>
            </w:ins>
            <w:r w:rsidRPr="006A1FBE">
              <w:rPr>
                <w:rFonts w:asciiTheme="minorHAnsi" w:hAnsiTheme="minorHAnsi"/>
                <w:sz w:val="12"/>
                <w:szCs w:val="12"/>
              </w:rPr>
              <w:t>EER;</w:t>
            </w:r>
            <w:proofErr w:type="gramEnd"/>
            <w:r w:rsidRPr="006A1FBE">
              <w:rPr>
                <w:rFonts w:asciiTheme="minorHAnsi" w:hAnsiTheme="minorHAnsi"/>
                <w:sz w:val="12"/>
                <w:szCs w:val="12"/>
              </w:rPr>
              <w:t xml:space="preserve"> </w:t>
            </w:r>
          </w:p>
          <w:p w14:paraId="5962A25E" w14:textId="3A28CCBD"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del w:id="2" w:author="Alhabibi, Haider@Energy" w:date="2022-09-23T18:31:00Z">
              <w:r w:rsidRPr="006A1FBE" w:rsidDel="00B56355">
                <w:rPr>
                  <w:rFonts w:asciiTheme="minorHAnsi" w:hAnsiTheme="minorHAnsi"/>
                  <w:sz w:val="12"/>
                  <w:szCs w:val="12"/>
                </w:rPr>
                <w:delText>S</w:delText>
              </w:r>
            </w:del>
            <w:r w:rsidRPr="006A1FBE">
              <w:rPr>
                <w:rFonts w:asciiTheme="minorHAnsi" w:hAnsiTheme="minorHAnsi"/>
                <w:sz w:val="12"/>
                <w:szCs w:val="12"/>
              </w:rPr>
              <w:t>EER2/</w:t>
            </w:r>
            <w:proofErr w:type="gramStart"/>
            <w:ins w:id="3" w:author="Alhabibi, Haider@Energy" w:date="2022-09-23T18:31:00Z">
              <w:r w:rsidR="00B56355">
                <w:rPr>
                  <w:rFonts w:asciiTheme="minorHAnsi" w:hAnsiTheme="minorHAnsi"/>
                  <w:sz w:val="12"/>
                  <w:szCs w:val="12"/>
                </w:rPr>
                <w:t>S</w:t>
              </w:r>
            </w:ins>
            <w:r w:rsidRPr="006A1FBE">
              <w:rPr>
                <w:rFonts w:asciiTheme="minorHAnsi" w:hAnsiTheme="minorHAnsi"/>
                <w:sz w:val="12"/>
                <w:szCs w:val="12"/>
              </w:rPr>
              <w:t>EER2;</w:t>
            </w:r>
            <w:proofErr w:type="gramEnd"/>
          </w:p>
          <w:p w14:paraId="37FBC318" w14:textId="76E4A5D8"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CEER;</w:t>
            </w:r>
            <w:proofErr w:type="gramEnd"/>
            <w:r w:rsidRPr="006A1FBE">
              <w:rPr>
                <w:rFonts w:asciiTheme="minorHAnsi" w:hAnsiTheme="minorHAnsi"/>
                <w:sz w:val="12"/>
                <w:szCs w:val="12"/>
              </w:rPr>
              <w:t xml:space="preserve">  </w:t>
            </w:r>
          </w:p>
          <w:p w14:paraId="50784C7B" w14:textId="77777777" w:rsidR="007B3FEF" w:rsidRPr="006A1FBE" w:rsidRDefault="007B3FEF" w:rsidP="007B3FEF">
            <w:pPr>
              <w:rPr>
                <w:rFonts w:asciiTheme="minorHAnsi" w:hAnsiTheme="minorHAnsi"/>
                <w:sz w:val="12"/>
                <w:szCs w:val="12"/>
              </w:rPr>
            </w:pPr>
          </w:p>
          <w:p w14:paraId="321ADF94" w14:textId="2E752A6F" w:rsidR="007B3FEF" w:rsidRPr="006A1FBE" w:rsidRDefault="007B3FEF" w:rsidP="007B3FEF">
            <w:pPr>
              <w:rPr>
                <w:rFonts w:asciiTheme="minorHAnsi" w:hAnsiTheme="minorHAnsi"/>
                <w:sz w:val="12"/>
                <w:szCs w:val="12"/>
              </w:rPr>
            </w:pPr>
            <w:r w:rsidRPr="006A1FBE">
              <w:rPr>
                <w:rFonts w:asciiTheme="minorHAnsi" w:hAnsiTheme="minorHAnsi"/>
                <w:sz w:val="12"/>
                <w:szCs w:val="12"/>
              </w:rPr>
              <w:t>flag non-default values and report in project status notes field; a revised LMCC may be required &gt;&gt;</w:t>
            </w:r>
          </w:p>
        </w:tc>
        <w:tc>
          <w:tcPr>
            <w:tcW w:w="959" w:type="dxa"/>
            <w:shd w:val="clear" w:color="auto" w:fill="auto"/>
            <w:tcMar>
              <w:left w:w="29" w:type="dxa"/>
              <w:right w:w="29" w:type="dxa"/>
            </w:tcMar>
          </w:tcPr>
          <w:p w14:paraId="4C0002E3" w14:textId="5FE9A848"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&lt;&lt;reference value from LMCC as </w:t>
            </w:r>
            <w:proofErr w:type="gramStart"/>
            <w:r w:rsidRPr="006A1FBE">
              <w:rPr>
                <w:rFonts w:asciiTheme="minorHAnsi" w:hAnsiTheme="minorHAnsi"/>
                <w:sz w:val="12"/>
                <w:szCs w:val="12"/>
              </w:rPr>
              <w:t>default;</w:t>
            </w:r>
            <w:proofErr w:type="gramEnd"/>
            <w:r w:rsidRPr="006A1FBE">
              <w:rPr>
                <w:rFonts w:asciiTheme="minorHAnsi" w:hAnsiTheme="minorHAnsi"/>
                <w:sz w:val="12"/>
                <w:szCs w:val="12"/>
              </w:rPr>
              <w:t xml:space="preserve"> </w:t>
            </w:r>
          </w:p>
          <w:p w14:paraId="377B9B4D"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if C08= no cooling component altered, then value =n/a </w:t>
            </w:r>
          </w:p>
          <w:p w14:paraId="1C01B4D6" w14:textId="77777777" w:rsidR="007B3FEF" w:rsidRPr="006A1FBE" w:rsidRDefault="007B3FEF" w:rsidP="007B3FEF">
            <w:pPr>
              <w:keepNext/>
              <w:rPr>
                <w:rFonts w:asciiTheme="minorHAnsi" w:hAnsiTheme="minorHAnsi"/>
                <w:sz w:val="12"/>
                <w:szCs w:val="12"/>
              </w:rPr>
            </w:pPr>
            <w:r w:rsidRPr="006A1FBE">
              <w:rPr>
                <w:rFonts w:asciiTheme="minorHAnsi" w:hAnsiTheme="minorHAnsi"/>
                <w:sz w:val="12"/>
                <w:szCs w:val="12"/>
              </w:rPr>
              <w:t xml:space="preserve">else allow user to override the default to enter value: </w:t>
            </w:r>
          </w:p>
          <w:p w14:paraId="088343BF" w14:textId="08A5AD12" w:rsidR="007B3FEF" w:rsidRPr="006A1FBE" w:rsidRDefault="007B3FEF" w:rsidP="007B3FEF">
            <w:pPr>
              <w:rPr>
                <w:rFonts w:asciiTheme="minorHAnsi" w:hAnsiTheme="minorHAnsi"/>
                <w:sz w:val="12"/>
                <w:szCs w:val="12"/>
              </w:rPr>
            </w:pPr>
            <w:proofErr w:type="spellStart"/>
            <w:r w:rsidRPr="006A1FBE">
              <w:rPr>
                <w:rFonts w:asciiTheme="minorHAnsi" w:hAnsiTheme="minorHAnsi"/>
                <w:sz w:val="12"/>
                <w:szCs w:val="12"/>
              </w:rPr>
              <w:t>xx.x</w:t>
            </w:r>
            <w:proofErr w:type="spellEnd"/>
            <w:proofErr w:type="gramStart"/>
            <w:r w:rsidRPr="006A1FBE">
              <w:rPr>
                <w:rFonts w:asciiTheme="minorHAnsi" w:hAnsiTheme="minorHAnsi"/>
                <w:sz w:val="12"/>
                <w:szCs w:val="12"/>
              </w:rPr>
              <w:t>;  default</w:t>
            </w:r>
            <w:proofErr w:type="gramEnd"/>
            <w:r w:rsidRPr="006A1FBE">
              <w:rPr>
                <w:rFonts w:asciiTheme="minorHAnsi" w:hAnsiTheme="minorHAnsi"/>
                <w:sz w:val="12"/>
                <w:szCs w:val="12"/>
              </w:rPr>
              <w:t xml:space="preserve"> minimum value for </w:t>
            </w:r>
            <w:del w:id="4" w:author="Alhabibi, Haider@Energy" w:date="2022-09-23T18:32:00Z">
              <w:r w:rsidRPr="006A1FBE" w:rsidDel="00B56355">
                <w:rPr>
                  <w:rFonts w:asciiTheme="minorHAnsi" w:hAnsiTheme="minorHAnsi"/>
                  <w:sz w:val="12"/>
                  <w:szCs w:val="12"/>
                </w:rPr>
                <w:delText>S</w:delText>
              </w:r>
            </w:del>
            <w:r w:rsidRPr="006A1FBE">
              <w:rPr>
                <w:rFonts w:asciiTheme="minorHAnsi" w:hAnsiTheme="minorHAnsi"/>
                <w:sz w:val="12"/>
                <w:szCs w:val="12"/>
              </w:rPr>
              <w:t>EER</w:t>
            </w:r>
            <w:r w:rsidR="00007151">
              <w:rPr>
                <w:rFonts w:asciiTheme="minorHAnsi" w:hAnsiTheme="minorHAnsi"/>
                <w:sz w:val="12"/>
                <w:szCs w:val="12"/>
              </w:rPr>
              <w:t>/</w:t>
            </w:r>
            <w:ins w:id="5" w:author="Alhabibi, Haider@Energy" w:date="2022-09-23T18:32:00Z">
              <w:r w:rsidR="00B56355">
                <w:rPr>
                  <w:rFonts w:asciiTheme="minorHAnsi" w:hAnsiTheme="minorHAnsi"/>
                  <w:sz w:val="12"/>
                  <w:szCs w:val="12"/>
                </w:rPr>
                <w:t>S</w:t>
              </w:r>
            </w:ins>
            <w:r w:rsidR="00007151">
              <w:rPr>
                <w:rFonts w:asciiTheme="minorHAnsi" w:hAnsiTheme="minorHAnsi"/>
                <w:sz w:val="12"/>
                <w:szCs w:val="12"/>
              </w:rPr>
              <w:t>EER</w:t>
            </w:r>
            <w:r w:rsidRPr="006A1FBE">
              <w:rPr>
                <w:rFonts w:asciiTheme="minorHAnsi" w:hAnsiTheme="minorHAnsi"/>
                <w:sz w:val="12"/>
                <w:szCs w:val="12"/>
              </w:rPr>
              <w:t xml:space="preserve">=14;  </w:t>
            </w:r>
            <w:r w:rsidR="00CD4519">
              <w:rPr>
                <w:rFonts w:asciiTheme="minorHAnsi" w:hAnsiTheme="minorHAnsi"/>
                <w:sz w:val="12"/>
                <w:szCs w:val="12"/>
              </w:rPr>
              <w:t xml:space="preserve">default minimum values for </w:t>
            </w:r>
            <w:del w:id="6" w:author="Alhabibi, Haider@Energy" w:date="2022-09-23T18:32:00Z">
              <w:r w:rsidR="00CD4519" w:rsidDel="00B56355">
                <w:rPr>
                  <w:rFonts w:asciiTheme="minorHAnsi" w:hAnsiTheme="minorHAnsi"/>
                  <w:sz w:val="12"/>
                  <w:szCs w:val="12"/>
                </w:rPr>
                <w:delText>S</w:delText>
              </w:r>
            </w:del>
            <w:r w:rsidR="00CD4519">
              <w:rPr>
                <w:rFonts w:asciiTheme="minorHAnsi" w:hAnsiTheme="minorHAnsi"/>
                <w:sz w:val="12"/>
                <w:szCs w:val="12"/>
              </w:rPr>
              <w:t>EER2/</w:t>
            </w:r>
            <w:ins w:id="7" w:author="Alhabibi, Haider@Energy" w:date="2022-09-23T18:32:00Z">
              <w:r w:rsidR="00B56355">
                <w:rPr>
                  <w:rFonts w:asciiTheme="minorHAnsi" w:hAnsiTheme="minorHAnsi"/>
                  <w:sz w:val="12"/>
                  <w:szCs w:val="12"/>
                </w:rPr>
                <w:t>S</w:t>
              </w:r>
            </w:ins>
            <w:r w:rsidR="00CD4519">
              <w:rPr>
                <w:rFonts w:asciiTheme="minorHAnsi" w:hAnsiTheme="minorHAnsi"/>
                <w:sz w:val="12"/>
                <w:szCs w:val="12"/>
              </w:rPr>
              <w:t>EER2=13.4;</w:t>
            </w:r>
            <w:r w:rsidR="00CD4519" w:rsidRPr="00E42B8E">
              <w:rPr>
                <w:rFonts w:asciiTheme="minorHAnsi" w:hAnsiTheme="minorHAnsi"/>
                <w:sz w:val="12"/>
                <w:szCs w:val="12"/>
              </w:rPr>
              <w:t xml:space="preserve"> </w:t>
            </w:r>
            <w:r w:rsidRPr="006A1FBE">
              <w:rPr>
                <w:rFonts w:asciiTheme="minorHAnsi" w:hAnsiTheme="minorHAnsi"/>
                <w:sz w:val="12"/>
                <w:szCs w:val="12"/>
              </w:rPr>
              <w:t xml:space="preserve">allow user to overwrite default value, but </w:t>
            </w:r>
            <w:r w:rsidRPr="006A1FBE">
              <w:rPr>
                <w:rFonts w:ascii="Calibri" w:hAnsi="Calibri"/>
                <w:sz w:val="12"/>
                <w:szCs w:val="12"/>
              </w:rPr>
              <w:t>flag non-default values and report in project status notes field</w:t>
            </w:r>
            <w:r w:rsidRPr="006A1FBE">
              <w:rPr>
                <w:rFonts w:asciiTheme="minorHAnsi" w:hAnsiTheme="minorHAnsi"/>
                <w:sz w:val="12"/>
                <w:szCs w:val="12"/>
              </w:rPr>
              <w:t xml:space="preserve"> a revised LMCC may be required &gt;&gt; </w:t>
            </w:r>
          </w:p>
        </w:tc>
        <w:tc>
          <w:tcPr>
            <w:tcW w:w="960" w:type="dxa"/>
          </w:tcPr>
          <w:p w14:paraId="7C1BCB68" w14:textId="77777777" w:rsidR="007B3FEF" w:rsidRDefault="007B3FEF" w:rsidP="007B3FEF">
            <w:pPr>
              <w:rPr>
                <w:rFonts w:asciiTheme="minorHAnsi" w:hAnsiTheme="minorHAnsi"/>
                <w:sz w:val="12"/>
                <w:szCs w:val="12"/>
              </w:rPr>
            </w:pPr>
            <w:r>
              <w:rPr>
                <w:rFonts w:asciiTheme="minorHAnsi" w:hAnsiTheme="minorHAnsi"/>
                <w:sz w:val="12"/>
                <w:szCs w:val="12"/>
              </w:rPr>
              <w:t xml:space="preserve">&lt;&lt;reference value from CF1R as </w:t>
            </w:r>
            <w:proofErr w:type="gramStart"/>
            <w:r>
              <w:rPr>
                <w:rFonts w:asciiTheme="minorHAnsi" w:hAnsiTheme="minorHAnsi"/>
                <w:sz w:val="12"/>
                <w:szCs w:val="12"/>
              </w:rPr>
              <w:t>default;</w:t>
            </w:r>
            <w:proofErr w:type="gramEnd"/>
          </w:p>
          <w:p w14:paraId="51575C7A" w14:textId="77777777" w:rsidR="007B3FEF" w:rsidRDefault="007B3FEF" w:rsidP="007B3FEF">
            <w:pPr>
              <w:rPr>
                <w:rFonts w:asciiTheme="minorHAnsi" w:hAnsiTheme="minorHAnsi"/>
                <w:sz w:val="12"/>
                <w:szCs w:val="12"/>
              </w:rPr>
            </w:pPr>
            <w:r>
              <w:rPr>
                <w:rFonts w:asciiTheme="minorHAnsi" w:hAnsiTheme="minorHAnsi"/>
                <w:sz w:val="12"/>
                <w:szCs w:val="12"/>
              </w:rPr>
              <w:t>If C08 = no cooling component altered, then value = n/</w:t>
            </w:r>
            <w:proofErr w:type="gramStart"/>
            <w:r>
              <w:rPr>
                <w:rFonts w:asciiTheme="minorHAnsi" w:hAnsiTheme="minorHAnsi"/>
                <w:sz w:val="12"/>
                <w:szCs w:val="12"/>
              </w:rPr>
              <w:t>a;</w:t>
            </w:r>
            <w:proofErr w:type="gramEnd"/>
          </w:p>
          <w:p w14:paraId="1F838C5D" w14:textId="77777777" w:rsidR="007B3FEF" w:rsidRDefault="007B3FEF" w:rsidP="007B3FEF">
            <w:pPr>
              <w:rPr>
                <w:rFonts w:asciiTheme="minorHAnsi" w:hAnsiTheme="minorHAnsi"/>
                <w:sz w:val="12"/>
                <w:szCs w:val="12"/>
              </w:rPr>
            </w:pPr>
            <w:r>
              <w:rPr>
                <w:rFonts w:asciiTheme="minorHAnsi" w:hAnsiTheme="minorHAnsi"/>
                <w:sz w:val="12"/>
                <w:szCs w:val="12"/>
              </w:rPr>
              <w:t xml:space="preserve">Else allow user to override the default to </w:t>
            </w:r>
            <w:proofErr w:type="spellStart"/>
            <w:r>
              <w:rPr>
                <w:rFonts w:asciiTheme="minorHAnsi" w:hAnsiTheme="minorHAnsi"/>
                <w:sz w:val="12"/>
                <w:szCs w:val="12"/>
              </w:rPr>
              <w:t>ener</w:t>
            </w:r>
            <w:proofErr w:type="spellEnd"/>
            <w:r>
              <w:rPr>
                <w:rFonts w:asciiTheme="minorHAnsi" w:hAnsiTheme="minorHAnsi"/>
                <w:sz w:val="12"/>
                <w:szCs w:val="12"/>
              </w:rPr>
              <w:t xml:space="preserve"> value:</w:t>
            </w:r>
          </w:p>
          <w:p w14:paraId="14AC8FAC" w14:textId="0E01AB58" w:rsidR="007B3FEF" w:rsidRDefault="007B3FEF" w:rsidP="007B3FEF">
            <w:pPr>
              <w:rPr>
                <w:rFonts w:asciiTheme="minorHAnsi" w:hAnsiTheme="minorHAnsi"/>
                <w:sz w:val="12"/>
                <w:szCs w:val="12"/>
              </w:rPr>
            </w:pPr>
            <w:proofErr w:type="spellStart"/>
            <w:r>
              <w:rPr>
                <w:rFonts w:asciiTheme="minorHAnsi" w:hAnsiTheme="minorHAnsi"/>
                <w:sz w:val="12"/>
                <w:szCs w:val="12"/>
              </w:rPr>
              <w:t>xx.x</w:t>
            </w:r>
            <w:proofErr w:type="spellEnd"/>
            <w:r>
              <w:rPr>
                <w:rFonts w:asciiTheme="minorHAnsi" w:hAnsiTheme="minorHAnsi"/>
                <w:sz w:val="12"/>
                <w:szCs w:val="12"/>
              </w:rPr>
              <w:t xml:space="preserve">; default minimum value for </w:t>
            </w:r>
            <w:del w:id="8" w:author="Alhabibi, Haider@Energy" w:date="2022-09-23T18:32:00Z">
              <w:r w:rsidDel="00B56355">
                <w:rPr>
                  <w:rFonts w:asciiTheme="minorHAnsi" w:hAnsiTheme="minorHAnsi"/>
                  <w:sz w:val="12"/>
                  <w:szCs w:val="12"/>
                </w:rPr>
                <w:delText>S</w:delText>
              </w:r>
            </w:del>
            <w:r>
              <w:rPr>
                <w:rFonts w:asciiTheme="minorHAnsi" w:hAnsiTheme="minorHAnsi"/>
                <w:sz w:val="12"/>
                <w:szCs w:val="12"/>
              </w:rPr>
              <w:t>EER/</w:t>
            </w:r>
            <w:ins w:id="9" w:author="Alhabibi, Haider@Energy" w:date="2022-09-23T18:32:00Z">
              <w:r w:rsidR="00B56355">
                <w:rPr>
                  <w:rFonts w:asciiTheme="minorHAnsi" w:hAnsiTheme="minorHAnsi"/>
                  <w:sz w:val="12"/>
                  <w:szCs w:val="12"/>
                </w:rPr>
                <w:t>S</w:t>
              </w:r>
            </w:ins>
            <w:r>
              <w:rPr>
                <w:rFonts w:asciiTheme="minorHAnsi" w:hAnsiTheme="minorHAnsi"/>
                <w:sz w:val="12"/>
                <w:szCs w:val="12"/>
              </w:rPr>
              <w:t xml:space="preserve">EER = 11.7; default minimum value for </w:t>
            </w:r>
            <w:del w:id="10" w:author="Alhabibi, Haider@Energy" w:date="2022-09-23T18:32:00Z">
              <w:r w:rsidDel="00B56355">
                <w:rPr>
                  <w:rFonts w:asciiTheme="minorHAnsi" w:hAnsiTheme="minorHAnsi"/>
                  <w:sz w:val="12"/>
                  <w:szCs w:val="12"/>
                </w:rPr>
                <w:delText>S</w:delText>
              </w:r>
            </w:del>
            <w:r>
              <w:rPr>
                <w:rFonts w:asciiTheme="minorHAnsi" w:hAnsiTheme="minorHAnsi"/>
                <w:sz w:val="12"/>
                <w:szCs w:val="12"/>
              </w:rPr>
              <w:t>EER2/</w:t>
            </w:r>
            <w:ins w:id="11" w:author="Alhabibi, Haider@Energy" w:date="2022-09-23T18:32:00Z">
              <w:r w:rsidR="00B56355">
                <w:rPr>
                  <w:rFonts w:asciiTheme="minorHAnsi" w:hAnsiTheme="minorHAnsi"/>
                  <w:sz w:val="12"/>
                  <w:szCs w:val="12"/>
                </w:rPr>
                <w:t>S</w:t>
              </w:r>
            </w:ins>
            <w:r>
              <w:rPr>
                <w:rFonts w:asciiTheme="minorHAnsi" w:hAnsiTheme="minorHAnsi"/>
                <w:sz w:val="12"/>
                <w:szCs w:val="12"/>
              </w:rPr>
              <w:t>EER2=11.2; allow user to overwrite default value, but flag non-default values and report in project states notes field a revised CF1R may be required</w:t>
            </w:r>
          </w:p>
          <w:p w14:paraId="3CD2B95F" w14:textId="3B1082B1" w:rsidR="007B3FEF" w:rsidRPr="006A1FBE" w:rsidRDefault="007B3FEF" w:rsidP="007B3FEF">
            <w:pPr>
              <w:rPr>
                <w:rFonts w:asciiTheme="minorHAnsi" w:hAnsiTheme="minorHAnsi"/>
                <w:sz w:val="12"/>
                <w:szCs w:val="12"/>
              </w:rPr>
            </w:pPr>
            <w:r>
              <w:rPr>
                <w:rFonts w:asciiTheme="minorHAnsi" w:hAnsiTheme="minorHAnsi"/>
                <w:sz w:val="12"/>
                <w:szCs w:val="12"/>
              </w:rPr>
              <w:t>&gt;&gt;</w:t>
            </w:r>
          </w:p>
        </w:tc>
        <w:tc>
          <w:tcPr>
            <w:tcW w:w="960" w:type="dxa"/>
            <w:shd w:val="clear" w:color="auto" w:fill="auto"/>
            <w:tcMar>
              <w:left w:w="29" w:type="dxa"/>
              <w:right w:w="29" w:type="dxa"/>
            </w:tcMar>
          </w:tcPr>
          <w:p w14:paraId="2ECAAD3C" w14:textId="12B17498" w:rsidR="007B3FEF" w:rsidRPr="006A1FBE" w:rsidRDefault="007B3FEF" w:rsidP="007B3FEF">
            <w:pPr>
              <w:rPr>
                <w:rFonts w:asciiTheme="minorHAnsi" w:hAnsiTheme="minorHAnsi"/>
                <w:sz w:val="12"/>
                <w:szCs w:val="12"/>
              </w:rPr>
            </w:pPr>
            <w:r w:rsidRPr="006A1FBE">
              <w:rPr>
                <w:rFonts w:asciiTheme="minorHAnsi" w:hAnsiTheme="minorHAnsi"/>
                <w:sz w:val="12"/>
                <w:szCs w:val="12"/>
              </w:rPr>
              <w:t>&lt;&lt;If alteration type in B10=Extension of Existing Duct System; then display result: "N/A</w:t>
            </w:r>
            <w:proofErr w:type="gramStart"/>
            <w:r w:rsidRPr="006A1FBE">
              <w:rPr>
                <w:rFonts w:asciiTheme="minorHAnsi" w:hAnsiTheme="minorHAnsi"/>
                <w:sz w:val="12"/>
                <w:szCs w:val="12"/>
              </w:rPr>
              <w:t>";</w:t>
            </w:r>
            <w:proofErr w:type="gramEnd"/>
            <w:r w:rsidRPr="006A1FBE">
              <w:rPr>
                <w:rFonts w:asciiTheme="minorHAnsi" w:hAnsiTheme="minorHAnsi"/>
                <w:sz w:val="12"/>
                <w:szCs w:val="12"/>
              </w:rPr>
              <w:t xml:space="preserve"> </w:t>
            </w:r>
          </w:p>
          <w:p w14:paraId="3064AF23"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else as default display result:</w:t>
            </w:r>
          </w:p>
          <w:p w14:paraId="219FB17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"setback"</w:t>
            </w:r>
          </w:p>
          <w:p w14:paraId="06684E0B" w14:textId="77777777" w:rsidR="007B3FEF" w:rsidRPr="006A1FBE" w:rsidRDefault="007B3FEF" w:rsidP="007B3FEF">
            <w:pPr>
              <w:rPr>
                <w:rFonts w:asciiTheme="minorHAnsi" w:hAnsiTheme="minorHAnsi"/>
                <w:sz w:val="12"/>
                <w:szCs w:val="12"/>
              </w:rPr>
            </w:pPr>
          </w:p>
          <w:p w14:paraId="6A86C2B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allow user to override the default and pick one from list:</w:t>
            </w:r>
          </w:p>
          <w:p w14:paraId="4EE94564"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w:t>
            </w:r>
            <w:proofErr w:type="gramStart"/>
            <w:r w:rsidRPr="006A1FBE">
              <w:rPr>
                <w:rFonts w:asciiTheme="minorHAnsi" w:hAnsiTheme="minorHAnsi"/>
                <w:sz w:val="12"/>
                <w:szCs w:val="12"/>
              </w:rPr>
              <w:t>setback;</w:t>
            </w:r>
            <w:proofErr w:type="gramEnd"/>
          </w:p>
          <w:p w14:paraId="6617F5C7"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*Occupant Controlled Smart Thermostat (OCST) per </w:t>
            </w:r>
            <w:proofErr w:type="gramStart"/>
            <w:r w:rsidRPr="006A1FBE">
              <w:rPr>
                <w:rFonts w:asciiTheme="minorHAnsi" w:hAnsiTheme="minorHAnsi"/>
                <w:sz w:val="12"/>
                <w:szCs w:val="12"/>
              </w:rPr>
              <w:t>JA5;</w:t>
            </w:r>
            <w:proofErr w:type="gramEnd"/>
            <w:r w:rsidRPr="006A1FBE">
              <w:rPr>
                <w:rFonts w:asciiTheme="minorHAnsi" w:hAnsiTheme="minorHAnsi"/>
                <w:sz w:val="12"/>
                <w:szCs w:val="12"/>
              </w:rPr>
              <w:t xml:space="preserve"> </w:t>
            </w:r>
          </w:p>
          <w:p w14:paraId="403CB513"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*Energy Management Control System (EMCS)&gt;&gt;</w:t>
            </w:r>
          </w:p>
          <w:p w14:paraId="73FB7550" w14:textId="77777777" w:rsidR="007B3FEF" w:rsidRPr="006A1FBE" w:rsidRDefault="007B3FEF" w:rsidP="007B3FEF">
            <w:pPr>
              <w:rPr>
                <w:rFonts w:asciiTheme="minorHAnsi" w:hAnsiTheme="minorHAnsi"/>
                <w:sz w:val="12"/>
                <w:szCs w:val="12"/>
              </w:rPr>
            </w:pPr>
          </w:p>
          <w:p w14:paraId="10D06EFC" w14:textId="77777777" w:rsidR="007B3FEF" w:rsidRPr="006A1FBE" w:rsidRDefault="007B3FEF" w:rsidP="007B3FEF">
            <w:pPr>
              <w:rPr>
                <w:rFonts w:asciiTheme="minorHAnsi" w:hAnsiTheme="minorHAnsi"/>
                <w:sz w:val="12"/>
                <w:szCs w:val="12"/>
              </w:rPr>
            </w:pPr>
          </w:p>
          <w:p w14:paraId="273E62D6" w14:textId="77777777" w:rsidR="007B3FEF" w:rsidRPr="006A1FBE" w:rsidRDefault="007B3FEF" w:rsidP="007B3FEF">
            <w:pPr>
              <w:rPr>
                <w:rFonts w:asciiTheme="minorHAnsi" w:hAnsiTheme="minorHAnsi"/>
                <w:sz w:val="12"/>
                <w:szCs w:val="12"/>
              </w:rPr>
            </w:pPr>
          </w:p>
          <w:p w14:paraId="1F626271"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&gt;&gt;</w:t>
            </w:r>
          </w:p>
        </w:tc>
        <w:tc>
          <w:tcPr>
            <w:tcW w:w="959" w:type="dxa"/>
            <w:shd w:val="clear" w:color="auto" w:fill="auto"/>
            <w:tcMar>
              <w:left w:w="29" w:type="dxa"/>
              <w:right w:w="29" w:type="dxa"/>
            </w:tcMar>
          </w:tcPr>
          <w:p w14:paraId="1C675375" w14:textId="77777777" w:rsidR="007B3FEF" w:rsidRPr="006A1FBE" w:rsidRDefault="007B3FEF" w:rsidP="007B3FEF">
            <w:pPr>
              <w:keepNext/>
              <w:rPr>
                <w:rFonts w:ascii="Calibri" w:hAnsi="Calibri"/>
                <w:sz w:val="10"/>
                <w:szCs w:val="10"/>
              </w:rPr>
            </w:pPr>
            <w:r w:rsidRPr="006A1FBE">
              <w:rPr>
                <w:rFonts w:ascii="Calibri" w:hAnsi="Calibri"/>
                <w:sz w:val="10"/>
                <w:szCs w:val="10"/>
              </w:rPr>
              <w:t>&lt;&lt;</w:t>
            </w:r>
            <w:r w:rsidRPr="006A1FBE">
              <w:rPr>
                <w:rFonts w:ascii="Calibri" w:hAnsi="Calibri"/>
                <w:b/>
                <w:sz w:val="10"/>
                <w:szCs w:val="10"/>
              </w:rPr>
              <w:t xml:space="preserve"> if</w:t>
            </w:r>
            <w:r w:rsidRPr="006A1FBE">
              <w:rPr>
                <w:rFonts w:ascii="Calibri" w:hAnsi="Calibri"/>
                <w:sz w:val="10"/>
                <w:szCs w:val="10"/>
              </w:rPr>
              <w:t xml:space="preserve"> [C03 or C07]</w:t>
            </w:r>
            <w:r w:rsidRPr="006A1FBE">
              <w:rPr>
                <w:rFonts w:ascii="Calibri" w:hAnsi="Calibri" w:cs="Calibri"/>
                <w:sz w:val="10"/>
                <w:szCs w:val="10"/>
              </w:rPr>
              <w:t xml:space="preserve"> = </w:t>
            </w:r>
            <w:r w:rsidRPr="006A1FBE">
              <w:rPr>
                <w:rFonts w:ascii="Calibri" w:hAnsi="Calibri"/>
                <w:sz w:val="10"/>
                <w:szCs w:val="10"/>
              </w:rPr>
              <w:t>one of the following system types:</w:t>
            </w:r>
          </w:p>
          <w:p w14:paraId="42F97124"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room</w:t>
            </w:r>
            <w:proofErr w:type="gramEnd"/>
            <w:r w:rsidRPr="006A1FBE">
              <w:rPr>
                <w:rFonts w:ascii="Calibri" w:hAnsi="Calibri"/>
                <w:sz w:val="10"/>
                <w:szCs w:val="10"/>
              </w:rPr>
              <w:t xml:space="preserve"> HP</w:t>
            </w:r>
          </w:p>
          <w:p w14:paraId="76765069"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gas</w:t>
            </w:r>
            <w:proofErr w:type="gramEnd"/>
            <w:r w:rsidRPr="006A1FBE">
              <w:rPr>
                <w:rFonts w:ascii="Calibri" w:hAnsi="Calibri"/>
                <w:sz w:val="10"/>
                <w:szCs w:val="10"/>
              </w:rPr>
              <w:t xml:space="preserve"> wall furnace;</w:t>
            </w:r>
          </w:p>
          <w:p w14:paraId="33F7C049"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gas</w:t>
            </w:r>
            <w:proofErr w:type="gramEnd"/>
            <w:r w:rsidRPr="006A1FBE">
              <w:rPr>
                <w:rFonts w:ascii="Calibri" w:hAnsi="Calibri"/>
                <w:sz w:val="10"/>
                <w:szCs w:val="10"/>
              </w:rPr>
              <w:t xml:space="preserve"> space heater;</w:t>
            </w:r>
          </w:p>
          <w:p w14:paraId="429878FA"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electric ;</w:t>
            </w:r>
            <w:proofErr w:type="gramEnd"/>
          </w:p>
          <w:p w14:paraId="6E65DB18" w14:textId="77777777" w:rsidR="007B3FEF" w:rsidRPr="006A1FBE" w:rsidRDefault="007B3FEF" w:rsidP="007B3FEF">
            <w:pPr>
              <w:keepNext/>
              <w:rPr>
                <w:rFonts w:ascii="Calibri" w:hAnsi="Calibri"/>
                <w:sz w:val="10"/>
                <w:szCs w:val="10"/>
              </w:rPr>
            </w:pPr>
            <w:r w:rsidRPr="006A1FBE">
              <w:rPr>
                <w:rFonts w:ascii="Calibri" w:hAnsi="Calibri"/>
                <w:sz w:val="10"/>
                <w:szCs w:val="10"/>
              </w:rPr>
              <w:t xml:space="preserve">*Wood </w:t>
            </w:r>
            <w:proofErr w:type="gramStart"/>
            <w:r w:rsidRPr="006A1FBE">
              <w:rPr>
                <w:rFonts w:ascii="Calibri" w:hAnsi="Calibri"/>
                <w:sz w:val="10"/>
                <w:szCs w:val="10"/>
              </w:rPr>
              <w:t>Heat;</w:t>
            </w:r>
            <w:proofErr w:type="gramEnd"/>
            <w:r w:rsidRPr="006A1FBE">
              <w:rPr>
                <w:rFonts w:ascii="Calibri" w:hAnsi="Calibri"/>
                <w:sz w:val="10"/>
                <w:szCs w:val="10"/>
              </w:rPr>
              <w:t xml:space="preserve">  </w:t>
            </w:r>
          </w:p>
          <w:p w14:paraId="54932479" w14:textId="77777777" w:rsidR="007B3FEF" w:rsidRPr="006A1FBE" w:rsidRDefault="007B3FEF" w:rsidP="007B3FEF">
            <w:pPr>
              <w:keepNext/>
              <w:rPr>
                <w:rFonts w:ascii="Calibri" w:hAnsi="Calibri"/>
                <w:sz w:val="10"/>
                <w:szCs w:val="10"/>
              </w:rPr>
            </w:pPr>
            <w:r w:rsidRPr="006A1FBE">
              <w:rPr>
                <w:rFonts w:ascii="Calibri" w:hAnsi="Calibri"/>
                <w:sz w:val="10"/>
                <w:szCs w:val="10"/>
              </w:rPr>
              <w:t>*Packaged gas furnace</w:t>
            </w:r>
          </w:p>
          <w:p w14:paraId="2BEB206F" w14:textId="77777777" w:rsidR="007B3FEF" w:rsidRPr="006A1FBE" w:rsidRDefault="007B3FEF" w:rsidP="007B3FEF">
            <w:pPr>
              <w:keepNext/>
              <w:rPr>
                <w:rFonts w:ascii="Calibri" w:hAnsi="Calibri"/>
                <w:sz w:val="10"/>
                <w:szCs w:val="10"/>
              </w:rPr>
            </w:pPr>
            <w:r w:rsidRPr="006A1FBE">
              <w:rPr>
                <w:rFonts w:ascii="Calibri" w:hAnsi="Calibri"/>
                <w:sz w:val="10"/>
                <w:szCs w:val="10"/>
              </w:rPr>
              <w:t xml:space="preserve">*central packaged </w:t>
            </w:r>
            <w:proofErr w:type="gramStart"/>
            <w:r w:rsidRPr="006A1FBE">
              <w:rPr>
                <w:rFonts w:ascii="Calibri" w:hAnsi="Calibri"/>
                <w:sz w:val="10"/>
                <w:szCs w:val="10"/>
              </w:rPr>
              <w:t>AC ;</w:t>
            </w:r>
            <w:proofErr w:type="gramEnd"/>
          </w:p>
          <w:p w14:paraId="7647FA11"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central</w:t>
            </w:r>
            <w:proofErr w:type="gramEnd"/>
            <w:r w:rsidRPr="006A1FBE">
              <w:rPr>
                <w:rFonts w:ascii="Calibri" w:hAnsi="Calibri"/>
                <w:sz w:val="10"/>
                <w:szCs w:val="10"/>
              </w:rPr>
              <w:t xml:space="preserve"> packaged HP</w:t>
            </w:r>
          </w:p>
          <w:p w14:paraId="425163C6" w14:textId="77777777" w:rsidR="007B3FEF" w:rsidRPr="006A1FBE" w:rsidRDefault="007B3FEF" w:rsidP="007B3FEF">
            <w:pPr>
              <w:keepNext/>
              <w:rPr>
                <w:rFonts w:ascii="Calibri" w:hAnsi="Calibri"/>
                <w:sz w:val="10"/>
                <w:szCs w:val="10"/>
              </w:rPr>
            </w:pPr>
            <w:r w:rsidRPr="006A1FBE">
              <w:rPr>
                <w:rFonts w:ascii="Calibri" w:hAnsi="Calibri"/>
                <w:sz w:val="10"/>
                <w:szCs w:val="10"/>
              </w:rPr>
              <w:t xml:space="preserve">*central large packaged </w:t>
            </w:r>
            <w:proofErr w:type="gramStart"/>
            <w:r w:rsidRPr="006A1FBE">
              <w:rPr>
                <w:rFonts w:ascii="Calibri" w:hAnsi="Calibri"/>
                <w:sz w:val="10"/>
                <w:szCs w:val="10"/>
              </w:rPr>
              <w:t>AC ;</w:t>
            </w:r>
            <w:proofErr w:type="gramEnd"/>
          </w:p>
          <w:p w14:paraId="476D77AC"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central</w:t>
            </w:r>
            <w:proofErr w:type="gramEnd"/>
            <w:r w:rsidRPr="006A1FBE">
              <w:rPr>
                <w:rFonts w:ascii="Calibri" w:hAnsi="Calibri"/>
                <w:sz w:val="10"/>
                <w:szCs w:val="10"/>
              </w:rPr>
              <w:t xml:space="preserve"> large packaged HP</w:t>
            </w:r>
          </w:p>
          <w:p w14:paraId="4D94EC08"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room</w:t>
            </w:r>
            <w:proofErr w:type="gramEnd"/>
            <w:r w:rsidRPr="006A1FBE">
              <w:rPr>
                <w:rFonts w:ascii="Calibri" w:hAnsi="Calibri"/>
                <w:sz w:val="10"/>
                <w:szCs w:val="10"/>
              </w:rPr>
              <w:t xml:space="preserve"> AC;</w:t>
            </w:r>
          </w:p>
          <w:p w14:paraId="652FD3FC"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room</w:t>
            </w:r>
            <w:proofErr w:type="gramEnd"/>
            <w:r w:rsidRPr="006A1FBE">
              <w:rPr>
                <w:rFonts w:ascii="Calibri" w:hAnsi="Calibri"/>
                <w:sz w:val="10"/>
                <w:szCs w:val="10"/>
              </w:rPr>
              <w:t xml:space="preserve"> HP; </w:t>
            </w:r>
          </w:p>
          <w:p w14:paraId="76E445A8"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evaporative</w:t>
            </w:r>
            <w:proofErr w:type="gramEnd"/>
            <w:r w:rsidRPr="006A1FBE">
              <w:rPr>
                <w:rFonts w:ascii="Calibri" w:hAnsi="Calibri"/>
                <w:sz w:val="10"/>
                <w:szCs w:val="10"/>
              </w:rPr>
              <w:t xml:space="preserve"> - direct</w:t>
            </w:r>
          </w:p>
          <w:p w14:paraId="2E513971"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evaporative</w:t>
            </w:r>
            <w:proofErr w:type="gramEnd"/>
            <w:r w:rsidRPr="006A1FBE">
              <w:rPr>
                <w:rFonts w:ascii="Calibri" w:hAnsi="Calibri"/>
                <w:sz w:val="10"/>
                <w:szCs w:val="10"/>
              </w:rPr>
              <w:t xml:space="preserve"> - indirect</w:t>
            </w:r>
          </w:p>
          <w:p w14:paraId="7D155DD1" w14:textId="77777777" w:rsidR="007B3FEF" w:rsidRPr="006A1FBE" w:rsidRDefault="007B3FEF" w:rsidP="007B3FEF">
            <w:pPr>
              <w:keepNext/>
              <w:rPr>
                <w:rFonts w:ascii="Calibri" w:hAnsi="Calibri"/>
                <w:sz w:val="10"/>
                <w:szCs w:val="10"/>
              </w:rPr>
            </w:pPr>
            <w:r w:rsidRPr="006A1FBE">
              <w:rPr>
                <w:rFonts w:ascii="Calibri" w:hAnsi="Calibri"/>
                <w:sz w:val="10"/>
                <w:szCs w:val="10"/>
              </w:rPr>
              <w:t>*</w:t>
            </w:r>
            <w:proofErr w:type="gramStart"/>
            <w:r w:rsidRPr="006A1FBE">
              <w:rPr>
                <w:rFonts w:ascii="Calibri" w:hAnsi="Calibri"/>
                <w:sz w:val="10"/>
                <w:szCs w:val="10"/>
              </w:rPr>
              <w:t>evaporative</w:t>
            </w:r>
            <w:proofErr w:type="gramEnd"/>
            <w:r w:rsidRPr="006A1FBE">
              <w:rPr>
                <w:rFonts w:ascii="Calibri" w:hAnsi="Calibri"/>
                <w:sz w:val="10"/>
                <w:szCs w:val="10"/>
              </w:rPr>
              <w:t xml:space="preserve"> - </w:t>
            </w:r>
            <w:proofErr w:type="spellStart"/>
            <w:r w:rsidRPr="006A1FBE">
              <w:rPr>
                <w:rFonts w:ascii="Calibri" w:hAnsi="Calibri"/>
                <w:sz w:val="10"/>
                <w:szCs w:val="10"/>
              </w:rPr>
              <w:t>indirectdirect</w:t>
            </w:r>
            <w:proofErr w:type="spellEnd"/>
          </w:p>
          <w:p w14:paraId="37BD1CDA" w14:textId="77777777" w:rsidR="007B3FEF" w:rsidRPr="006A1FBE" w:rsidRDefault="007B3FEF" w:rsidP="007B3FEF">
            <w:pPr>
              <w:keepNext/>
              <w:rPr>
                <w:rFonts w:ascii="Calibri" w:hAnsi="Calibri"/>
                <w:sz w:val="10"/>
                <w:szCs w:val="10"/>
              </w:rPr>
            </w:pPr>
            <w:r w:rsidRPr="006A1FBE">
              <w:rPr>
                <w:rFonts w:ascii="Calibri" w:hAnsi="Calibri"/>
                <w:b/>
                <w:sz w:val="10"/>
                <w:szCs w:val="10"/>
              </w:rPr>
              <w:t>then</w:t>
            </w:r>
            <w:r w:rsidRPr="006A1FBE">
              <w:rPr>
                <w:rFonts w:ascii="Calibri" w:hAnsi="Calibri"/>
                <w:sz w:val="10"/>
                <w:szCs w:val="10"/>
              </w:rPr>
              <w:t xml:space="preserve"> text value=N/A,</w:t>
            </w:r>
          </w:p>
          <w:p w14:paraId="6D08AFD5" w14:textId="77777777" w:rsidR="007B3FEF" w:rsidRPr="006A1FBE" w:rsidRDefault="007B3FEF" w:rsidP="007B3FEF">
            <w:pPr>
              <w:keepNext/>
              <w:rPr>
                <w:rFonts w:ascii="Calibri" w:hAnsi="Calibri"/>
                <w:sz w:val="10"/>
                <w:szCs w:val="10"/>
              </w:rPr>
            </w:pPr>
          </w:p>
          <w:p w14:paraId="014E7A04" w14:textId="77777777" w:rsidR="007B3FEF" w:rsidRPr="006A1FBE" w:rsidRDefault="007B3FEF" w:rsidP="007B3FEF">
            <w:pPr>
              <w:keepNext/>
              <w:rPr>
                <w:rFonts w:ascii="Calibri" w:hAnsi="Calibri"/>
                <w:sz w:val="10"/>
                <w:szCs w:val="10"/>
              </w:rPr>
            </w:pPr>
            <w:r w:rsidRPr="006A1FBE">
              <w:rPr>
                <w:rFonts w:ascii="Calibri" w:hAnsi="Calibri"/>
                <w:sz w:val="10"/>
                <w:szCs w:val="10"/>
              </w:rPr>
              <w:t>elseif C14=CFI System'</w:t>
            </w:r>
          </w:p>
          <w:p w14:paraId="3AAB93D7" w14:textId="77777777" w:rsidR="007B3FEF" w:rsidRPr="006A1FBE" w:rsidRDefault="007B3FEF" w:rsidP="007B3FEF">
            <w:pPr>
              <w:keepNext/>
              <w:rPr>
                <w:rFonts w:ascii="Calibri" w:hAnsi="Calibri"/>
                <w:sz w:val="10"/>
                <w:szCs w:val="10"/>
              </w:rPr>
            </w:pPr>
            <w:r w:rsidRPr="006A1FBE">
              <w:rPr>
                <w:rFonts w:ascii="Calibri" w:hAnsi="Calibri"/>
                <w:sz w:val="10"/>
                <w:szCs w:val="10"/>
              </w:rPr>
              <w:t>then integer value=1,</w:t>
            </w:r>
          </w:p>
          <w:p w14:paraId="63537546" w14:textId="77777777" w:rsidR="007B3FEF" w:rsidRPr="006A1FBE" w:rsidRDefault="007B3FEF" w:rsidP="007B3FEF">
            <w:pPr>
              <w:keepNext/>
              <w:rPr>
                <w:rFonts w:ascii="Calibri" w:hAnsi="Calibri"/>
                <w:sz w:val="10"/>
                <w:szCs w:val="10"/>
              </w:rPr>
            </w:pPr>
          </w:p>
          <w:p w14:paraId="13C6DF64" w14:textId="77777777" w:rsidR="007B3FEF" w:rsidRPr="006A1FBE" w:rsidRDefault="007B3FEF" w:rsidP="007B3FEF">
            <w:pPr>
              <w:keepNext/>
              <w:rPr>
                <w:rFonts w:ascii="Calibri" w:hAnsi="Calibri"/>
                <w:sz w:val="10"/>
                <w:szCs w:val="10"/>
              </w:rPr>
            </w:pPr>
            <w:r w:rsidRPr="006A1FBE">
              <w:rPr>
                <w:rFonts w:ascii="Calibri" w:hAnsi="Calibri"/>
                <w:sz w:val="10"/>
                <w:szCs w:val="10"/>
              </w:rPr>
              <w:t>else default integer value =</w:t>
            </w:r>
            <w:proofErr w:type="gramStart"/>
            <w:r w:rsidRPr="006A1FBE">
              <w:rPr>
                <w:rFonts w:ascii="Calibri" w:hAnsi="Calibri"/>
                <w:sz w:val="10"/>
                <w:szCs w:val="10"/>
              </w:rPr>
              <w:t>1;</w:t>
            </w:r>
            <w:proofErr w:type="gramEnd"/>
          </w:p>
          <w:p w14:paraId="4F74B474" w14:textId="77777777" w:rsidR="007B3FEF" w:rsidRPr="006A1FBE" w:rsidRDefault="007B3FEF" w:rsidP="007B3FEF">
            <w:pPr>
              <w:keepNext/>
              <w:rPr>
                <w:rFonts w:ascii="Calibri" w:hAnsi="Calibri"/>
                <w:sz w:val="10"/>
                <w:szCs w:val="10"/>
              </w:rPr>
            </w:pPr>
          </w:p>
          <w:p w14:paraId="4B3B97AA" w14:textId="77777777" w:rsidR="007B3FEF" w:rsidRPr="006A1FBE" w:rsidRDefault="007B3FEF" w:rsidP="007B3FEF">
            <w:pPr>
              <w:keepNext/>
              <w:rPr>
                <w:rFonts w:ascii="Calibri" w:hAnsi="Calibri"/>
                <w:sz w:val="10"/>
                <w:szCs w:val="10"/>
              </w:rPr>
            </w:pPr>
            <w:r w:rsidRPr="006A1FBE">
              <w:rPr>
                <w:rFonts w:ascii="Calibri" w:hAnsi="Calibri"/>
                <w:sz w:val="10"/>
                <w:szCs w:val="10"/>
              </w:rPr>
              <w:t>allow user to overwrite the default to enter one of the following two:</w:t>
            </w:r>
          </w:p>
          <w:p w14:paraId="48362036" w14:textId="77777777" w:rsidR="007B3FEF" w:rsidRPr="006A1FBE" w:rsidRDefault="007B3FEF" w:rsidP="007B3FEF">
            <w:pPr>
              <w:keepNext/>
              <w:rPr>
                <w:rFonts w:ascii="Calibri" w:hAnsi="Calibri"/>
                <w:sz w:val="10"/>
                <w:szCs w:val="10"/>
              </w:rPr>
            </w:pPr>
            <w:r w:rsidRPr="006A1FBE">
              <w:rPr>
                <w:rFonts w:ascii="Calibri" w:hAnsi="Calibri"/>
                <w:sz w:val="10"/>
                <w:szCs w:val="10"/>
              </w:rPr>
              <w:t>1: an integer value greater than 1,</w:t>
            </w:r>
          </w:p>
          <w:p w14:paraId="5F7E8E15" w14:textId="77777777" w:rsidR="007B3FEF" w:rsidRPr="006A1FBE" w:rsidRDefault="007B3FEF" w:rsidP="007B3FEF">
            <w:pPr>
              <w:keepNext/>
              <w:rPr>
                <w:rFonts w:ascii="Calibri" w:hAnsi="Calibri"/>
                <w:sz w:val="10"/>
                <w:szCs w:val="10"/>
              </w:rPr>
            </w:pPr>
            <w:r w:rsidRPr="006A1FBE">
              <w:rPr>
                <w:rFonts w:ascii="Calibri" w:hAnsi="Calibri"/>
                <w:sz w:val="10"/>
                <w:szCs w:val="10"/>
              </w:rPr>
              <w:t>2: text value=N/A &gt;&gt;</w:t>
            </w:r>
          </w:p>
          <w:p w14:paraId="151DAD00" w14:textId="77777777" w:rsidR="007B3FEF" w:rsidRPr="006A1FBE" w:rsidRDefault="007B3FEF" w:rsidP="007B3FEF">
            <w:pPr>
              <w:rPr>
                <w:rFonts w:asciiTheme="minorHAnsi" w:hAnsiTheme="minorHAnsi"/>
                <w:sz w:val="10"/>
                <w:szCs w:val="10"/>
              </w:rPr>
            </w:pPr>
          </w:p>
        </w:tc>
        <w:tc>
          <w:tcPr>
            <w:tcW w:w="960" w:type="dxa"/>
          </w:tcPr>
          <w:p w14:paraId="2E8285A9"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&lt;&lt;</w:t>
            </w:r>
            <w:r w:rsidRPr="006A1FBE">
              <w:rPr>
                <w:rFonts w:asciiTheme="minorHAnsi" w:hAnsiTheme="minorHAnsi"/>
                <w:b/>
                <w:sz w:val="12"/>
                <w:szCs w:val="12"/>
              </w:rPr>
              <w:t>if</w:t>
            </w:r>
            <w:r w:rsidRPr="006A1FBE">
              <w:rPr>
                <w:rFonts w:asciiTheme="minorHAnsi" w:hAnsiTheme="minorHAnsi"/>
                <w:sz w:val="12"/>
                <w:szCs w:val="12"/>
              </w:rPr>
              <w:t xml:space="preserve"> B04=no, </w:t>
            </w:r>
            <w:r w:rsidRPr="006A1FBE">
              <w:rPr>
                <w:rFonts w:asciiTheme="minorHAnsi" w:hAnsiTheme="minorHAnsi"/>
                <w:b/>
                <w:sz w:val="12"/>
                <w:szCs w:val="12"/>
              </w:rPr>
              <w:t>then</w:t>
            </w:r>
            <w:r w:rsidRPr="006A1FBE">
              <w:rPr>
                <w:rFonts w:asciiTheme="minorHAnsi" w:hAnsiTheme="minorHAnsi"/>
                <w:sz w:val="12"/>
                <w:szCs w:val="12"/>
              </w:rPr>
              <w:t xml:space="preserve"> text value = "n/a</w:t>
            </w:r>
            <w:proofErr w:type="gramStart"/>
            <w:r w:rsidRPr="006A1FBE">
              <w:rPr>
                <w:rFonts w:asciiTheme="minorHAnsi" w:hAnsiTheme="minorHAnsi"/>
                <w:sz w:val="12"/>
                <w:szCs w:val="12"/>
              </w:rPr>
              <w:t>";</w:t>
            </w:r>
            <w:proofErr w:type="gramEnd"/>
          </w:p>
          <w:p w14:paraId="604E61C2" w14:textId="77777777" w:rsidR="007B3FEF" w:rsidRPr="006A1FBE" w:rsidRDefault="007B3FEF" w:rsidP="007B3FEF">
            <w:pPr>
              <w:rPr>
                <w:rFonts w:asciiTheme="minorHAnsi" w:hAnsiTheme="minorHAnsi"/>
                <w:sz w:val="12"/>
                <w:szCs w:val="12"/>
              </w:rPr>
            </w:pPr>
          </w:p>
          <w:p w14:paraId="3A09469D" w14:textId="77777777" w:rsidR="007B3FEF" w:rsidRPr="006A1FBE" w:rsidRDefault="007B3FEF" w:rsidP="007B3FEF">
            <w:pPr>
              <w:rPr>
                <w:rFonts w:asciiTheme="minorHAnsi" w:hAnsiTheme="minorHAnsi"/>
                <w:sz w:val="12"/>
                <w:szCs w:val="12"/>
              </w:rPr>
            </w:pPr>
            <w:r w:rsidRPr="006A1FBE">
              <w:rPr>
                <w:rFonts w:asciiTheme="minorHAnsi" w:hAnsiTheme="minorHAnsi"/>
                <w:b/>
                <w:sz w:val="12"/>
                <w:szCs w:val="12"/>
              </w:rPr>
              <w:t>else</w:t>
            </w:r>
            <w:r w:rsidRPr="006A1FBE">
              <w:rPr>
                <w:rFonts w:asciiTheme="minorHAnsi" w:hAnsiTheme="minorHAnsi"/>
                <w:sz w:val="12"/>
                <w:szCs w:val="12"/>
              </w:rPr>
              <w:t xml:space="preserve"> default integer value =</w:t>
            </w:r>
            <w:proofErr w:type="gramStart"/>
            <w:r w:rsidRPr="006A1FBE">
              <w:rPr>
                <w:rFonts w:asciiTheme="minorHAnsi" w:hAnsiTheme="minorHAnsi"/>
                <w:sz w:val="12"/>
                <w:szCs w:val="12"/>
              </w:rPr>
              <w:t>1;</w:t>
            </w:r>
            <w:proofErr w:type="gramEnd"/>
          </w:p>
          <w:p w14:paraId="10E6C789" w14:textId="77777777" w:rsidR="007B3FEF" w:rsidRPr="006A1FBE" w:rsidRDefault="007B3FEF" w:rsidP="007B3FEF">
            <w:pPr>
              <w:rPr>
                <w:rFonts w:asciiTheme="minorHAnsi" w:hAnsiTheme="minorHAnsi"/>
                <w:sz w:val="12"/>
                <w:szCs w:val="12"/>
              </w:rPr>
            </w:pPr>
          </w:p>
          <w:p w14:paraId="008185BA" w14:textId="77777777" w:rsidR="007B3FEF" w:rsidRPr="006A1FBE" w:rsidRDefault="007B3FEF" w:rsidP="007B3FEF">
            <w:pPr>
              <w:rPr>
                <w:rFonts w:asciiTheme="minorHAnsi" w:hAnsiTheme="minorHAnsi"/>
                <w:sz w:val="12"/>
                <w:szCs w:val="12"/>
              </w:rPr>
            </w:pPr>
            <w:r w:rsidRPr="006A1FBE">
              <w:rPr>
                <w:rFonts w:asciiTheme="minorHAnsi" w:hAnsiTheme="minorHAnsi"/>
                <w:sz w:val="12"/>
                <w:szCs w:val="12"/>
              </w:rPr>
              <w:t xml:space="preserve">allow user to overwrite the default to enter an integer value </w:t>
            </w:r>
            <w:r w:rsidRPr="006A1FBE">
              <w:rPr>
                <w:rFonts w:asciiTheme="minorHAnsi" w:hAnsiTheme="minorHAnsi" w:cstheme="minorHAnsi"/>
                <w:sz w:val="12"/>
                <w:szCs w:val="12"/>
              </w:rPr>
              <w:t>≥</w:t>
            </w:r>
            <w:r w:rsidRPr="006A1FBE">
              <w:rPr>
                <w:rFonts w:asciiTheme="minorHAnsi" w:hAnsiTheme="minorHAnsi"/>
                <w:sz w:val="12"/>
                <w:szCs w:val="12"/>
              </w:rPr>
              <w:t>1 and ≤ the value in C12&gt;&gt;</w:t>
            </w:r>
          </w:p>
        </w:tc>
        <w:tc>
          <w:tcPr>
            <w:tcW w:w="960" w:type="dxa"/>
            <w:tcMar>
              <w:left w:w="29" w:type="dxa"/>
              <w:right w:w="29" w:type="dxa"/>
            </w:tcMar>
          </w:tcPr>
          <w:p w14:paraId="03F3D178" w14:textId="77777777" w:rsidR="007B3FEF" w:rsidRPr="006A1FBE" w:rsidRDefault="007B3FEF" w:rsidP="007B3FEF">
            <w:pPr>
              <w:rPr>
                <w:rFonts w:asciiTheme="minorHAnsi" w:hAnsiTheme="minorHAnsi"/>
                <w:sz w:val="14"/>
                <w:szCs w:val="14"/>
              </w:rPr>
            </w:pPr>
            <w:r w:rsidRPr="006A1FBE">
              <w:rPr>
                <w:rFonts w:asciiTheme="minorHAnsi" w:hAnsiTheme="minorHAnsi"/>
                <w:sz w:val="14"/>
                <w:szCs w:val="14"/>
              </w:rPr>
              <w:t xml:space="preserve">&lt;&lt;user pick one from list: </w:t>
            </w:r>
          </w:p>
          <w:p w14:paraId="3BB7921B" w14:textId="77777777" w:rsidR="007B3FEF" w:rsidRPr="006A1FBE" w:rsidRDefault="007B3FEF" w:rsidP="007B3FEF">
            <w:pPr>
              <w:rPr>
                <w:rFonts w:asciiTheme="minorHAnsi" w:hAnsiTheme="minorHAnsi"/>
                <w:sz w:val="14"/>
                <w:szCs w:val="14"/>
              </w:rPr>
            </w:pPr>
            <w:r w:rsidRPr="006A1FBE">
              <w:rPr>
                <w:rFonts w:asciiTheme="minorHAnsi" w:hAnsiTheme="minorHAnsi"/>
                <w:sz w:val="14"/>
                <w:szCs w:val="14"/>
              </w:rPr>
              <w:t>*CFI System</w:t>
            </w:r>
          </w:p>
          <w:p w14:paraId="0C6CECE9" w14:textId="77777777" w:rsidR="007B3FEF" w:rsidRPr="006A1FBE" w:rsidRDefault="007B3FEF" w:rsidP="007B3FEF">
            <w:pPr>
              <w:rPr>
                <w:rFonts w:asciiTheme="minorHAnsi" w:hAnsiTheme="minorHAnsi"/>
                <w:sz w:val="18"/>
                <w:szCs w:val="18"/>
              </w:rPr>
            </w:pPr>
            <w:r w:rsidRPr="006A1FBE">
              <w:rPr>
                <w:rFonts w:asciiTheme="minorHAnsi" w:hAnsiTheme="minorHAnsi"/>
                <w:sz w:val="14"/>
                <w:szCs w:val="14"/>
              </w:rPr>
              <w:t>*Not CFI&gt;&gt;</w:t>
            </w:r>
          </w:p>
        </w:tc>
      </w:tr>
      <w:tr w:rsidR="0005738B" w:rsidRPr="006A1FBE" w14:paraId="13A232B3" w14:textId="77777777" w:rsidTr="006A320B">
        <w:trPr>
          <w:cantSplit/>
          <w:trHeight w:val="144"/>
        </w:trPr>
        <w:tc>
          <w:tcPr>
            <w:tcW w:w="960" w:type="dxa"/>
            <w:shd w:val="clear" w:color="auto" w:fill="auto"/>
          </w:tcPr>
          <w:p w14:paraId="4F36AA8B" w14:textId="77777777" w:rsidR="007B3FEF" w:rsidRPr="006A1FBE" w:rsidRDefault="007B3FEF" w:rsidP="007B3FEF">
            <w:pPr>
              <w:rPr>
                <w:rFonts w:asciiTheme="minorHAnsi" w:hAnsiTheme="minorHAnsi"/>
                <w:sz w:val="16"/>
                <w:szCs w:val="16"/>
              </w:rPr>
            </w:pPr>
          </w:p>
        </w:tc>
        <w:tc>
          <w:tcPr>
            <w:tcW w:w="960" w:type="dxa"/>
          </w:tcPr>
          <w:p w14:paraId="7F396684" w14:textId="77777777" w:rsidR="007B3FEF" w:rsidRPr="006A1FBE" w:rsidRDefault="007B3FEF" w:rsidP="007B3FEF">
            <w:pPr>
              <w:rPr>
                <w:rFonts w:asciiTheme="minorHAnsi" w:hAnsiTheme="minorHAnsi"/>
                <w:sz w:val="16"/>
                <w:szCs w:val="16"/>
              </w:rPr>
            </w:pPr>
          </w:p>
        </w:tc>
        <w:tc>
          <w:tcPr>
            <w:tcW w:w="960" w:type="dxa"/>
            <w:shd w:val="clear" w:color="auto" w:fill="auto"/>
          </w:tcPr>
          <w:p w14:paraId="581ED5DB" w14:textId="77777777" w:rsidR="007B3FEF" w:rsidRPr="006A1FBE" w:rsidRDefault="007B3FEF" w:rsidP="007B3FEF">
            <w:pPr>
              <w:rPr>
                <w:rFonts w:asciiTheme="minorHAnsi" w:hAnsiTheme="minorHAnsi"/>
                <w:sz w:val="16"/>
                <w:szCs w:val="16"/>
              </w:rPr>
            </w:pPr>
          </w:p>
        </w:tc>
        <w:tc>
          <w:tcPr>
            <w:tcW w:w="959" w:type="dxa"/>
            <w:shd w:val="clear" w:color="auto" w:fill="auto"/>
          </w:tcPr>
          <w:p w14:paraId="31FF0ECC" w14:textId="77777777" w:rsidR="007B3FEF" w:rsidRPr="006A1FBE" w:rsidRDefault="007B3FEF" w:rsidP="007B3FEF">
            <w:pPr>
              <w:rPr>
                <w:rFonts w:asciiTheme="minorHAnsi" w:hAnsiTheme="minorHAnsi"/>
                <w:sz w:val="16"/>
                <w:szCs w:val="16"/>
              </w:rPr>
            </w:pPr>
          </w:p>
        </w:tc>
        <w:tc>
          <w:tcPr>
            <w:tcW w:w="960" w:type="dxa"/>
            <w:shd w:val="clear" w:color="auto" w:fill="auto"/>
          </w:tcPr>
          <w:p w14:paraId="20E77297" w14:textId="77777777" w:rsidR="007B3FEF" w:rsidRPr="006A1FBE" w:rsidRDefault="007B3FEF" w:rsidP="007B3FEF">
            <w:pPr>
              <w:rPr>
                <w:rFonts w:asciiTheme="minorHAnsi" w:hAnsiTheme="minorHAnsi"/>
                <w:sz w:val="16"/>
                <w:szCs w:val="16"/>
              </w:rPr>
            </w:pPr>
          </w:p>
        </w:tc>
        <w:tc>
          <w:tcPr>
            <w:tcW w:w="960" w:type="dxa"/>
            <w:shd w:val="clear" w:color="auto" w:fill="auto"/>
          </w:tcPr>
          <w:p w14:paraId="6A23D375" w14:textId="77777777" w:rsidR="007B3FEF" w:rsidRPr="006A1FBE" w:rsidRDefault="007B3FEF" w:rsidP="007B3FEF">
            <w:pPr>
              <w:rPr>
                <w:rFonts w:asciiTheme="minorHAnsi" w:hAnsiTheme="minorHAnsi"/>
                <w:sz w:val="16"/>
                <w:szCs w:val="16"/>
              </w:rPr>
            </w:pPr>
          </w:p>
        </w:tc>
        <w:tc>
          <w:tcPr>
            <w:tcW w:w="959" w:type="dxa"/>
            <w:shd w:val="clear" w:color="auto" w:fill="auto"/>
          </w:tcPr>
          <w:p w14:paraId="7B743014" w14:textId="77777777" w:rsidR="007B3FEF" w:rsidRPr="006A1FBE" w:rsidRDefault="007B3FEF" w:rsidP="007B3FEF">
            <w:pPr>
              <w:rPr>
                <w:rFonts w:asciiTheme="minorHAnsi" w:hAnsiTheme="minorHAnsi"/>
                <w:sz w:val="16"/>
                <w:szCs w:val="16"/>
              </w:rPr>
            </w:pPr>
          </w:p>
        </w:tc>
        <w:tc>
          <w:tcPr>
            <w:tcW w:w="960" w:type="dxa"/>
            <w:shd w:val="clear" w:color="auto" w:fill="auto"/>
          </w:tcPr>
          <w:p w14:paraId="336563C8" w14:textId="77777777" w:rsidR="007B3FEF" w:rsidRPr="006A1FBE" w:rsidRDefault="007B3FEF" w:rsidP="007B3FEF">
            <w:pPr>
              <w:rPr>
                <w:rFonts w:asciiTheme="minorHAnsi" w:hAnsiTheme="minorHAnsi"/>
                <w:sz w:val="16"/>
                <w:szCs w:val="16"/>
              </w:rPr>
            </w:pPr>
          </w:p>
        </w:tc>
        <w:tc>
          <w:tcPr>
            <w:tcW w:w="960" w:type="dxa"/>
            <w:shd w:val="clear" w:color="auto" w:fill="auto"/>
          </w:tcPr>
          <w:p w14:paraId="53B1B484" w14:textId="77777777" w:rsidR="007B3FEF" w:rsidRPr="006A1FBE" w:rsidRDefault="007B3FEF" w:rsidP="007B3FEF">
            <w:pPr>
              <w:rPr>
                <w:rFonts w:asciiTheme="minorHAnsi" w:hAnsiTheme="minorHAnsi"/>
                <w:sz w:val="16"/>
                <w:szCs w:val="16"/>
              </w:rPr>
            </w:pPr>
          </w:p>
        </w:tc>
        <w:tc>
          <w:tcPr>
            <w:tcW w:w="959" w:type="dxa"/>
            <w:shd w:val="clear" w:color="auto" w:fill="auto"/>
          </w:tcPr>
          <w:p w14:paraId="63670305" w14:textId="77777777" w:rsidR="007B3FEF" w:rsidRPr="006A1FBE" w:rsidRDefault="007B3FEF" w:rsidP="007B3FEF">
            <w:pPr>
              <w:rPr>
                <w:rFonts w:asciiTheme="minorHAnsi" w:hAnsiTheme="minorHAnsi"/>
                <w:sz w:val="16"/>
                <w:szCs w:val="16"/>
              </w:rPr>
            </w:pPr>
          </w:p>
        </w:tc>
        <w:tc>
          <w:tcPr>
            <w:tcW w:w="960" w:type="dxa"/>
          </w:tcPr>
          <w:p w14:paraId="1D0FDB41" w14:textId="77777777" w:rsidR="007B3FEF" w:rsidRPr="006A1FBE" w:rsidRDefault="007B3FEF" w:rsidP="007B3FEF">
            <w:pPr>
              <w:rPr>
                <w:rFonts w:asciiTheme="minorHAnsi" w:hAnsiTheme="minorHAnsi"/>
                <w:sz w:val="16"/>
                <w:szCs w:val="16"/>
              </w:rPr>
            </w:pPr>
          </w:p>
        </w:tc>
        <w:tc>
          <w:tcPr>
            <w:tcW w:w="960" w:type="dxa"/>
            <w:shd w:val="clear" w:color="auto" w:fill="auto"/>
          </w:tcPr>
          <w:p w14:paraId="01EBB335" w14:textId="4D1AED56" w:rsidR="007B3FEF" w:rsidRPr="006A1FBE" w:rsidRDefault="007B3FEF" w:rsidP="007B3FEF">
            <w:pPr>
              <w:rPr>
                <w:rFonts w:asciiTheme="minorHAnsi" w:hAnsiTheme="minorHAnsi"/>
                <w:sz w:val="16"/>
                <w:szCs w:val="16"/>
              </w:rPr>
            </w:pPr>
          </w:p>
        </w:tc>
        <w:tc>
          <w:tcPr>
            <w:tcW w:w="959" w:type="dxa"/>
            <w:shd w:val="clear" w:color="auto" w:fill="auto"/>
          </w:tcPr>
          <w:p w14:paraId="4A46AA4E" w14:textId="77777777" w:rsidR="007B3FEF" w:rsidRPr="006A1FBE" w:rsidRDefault="007B3FEF" w:rsidP="007B3FEF">
            <w:pPr>
              <w:rPr>
                <w:rFonts w:asciiTheme="minorHAnsi" w:hAnsiTheme="minorHAnsi"/>
                <w:sz w:val="16"/>
                <w:szCs w:val="16"/>
              </w:rPr>
            </w:pPr>
          </w:p>
        </w:tc>
        <w:tc>
          <w:tcPr>
            <w:tcW w:w="960" w:type="dxa"/>
          </w:tcPr>
          <w:p w14:paraId="14005911" w14:textId="77777777" w:rsidR="007B3FEF" w:rsidRPr="006A1FBE" w:rsidRDefault="007B3FEF" w:rsidP="007B3FEF">
            <w:pPr>
              <w:rPr>
                <w:rFonts w:asciiTheme="minorHAnsi" w:hAnsiTheme="minorHAnsi"/>
                <w:sz w:val="16"/>
                <w:szCs w:val="16"/>
              </w:rPr>
            </w:pPr>
          </w:p>
        </w:tc>
        <w:tc>
          <w:tcPr>
            <w:tcW w:w="960" w:type="dxa"/>
          </w:tcPr>
          <w:p w14:paraId="6C65ACC7" w14:textId="77777777" w:rsidR="007B3FEF" w:rsidRPr="006A1FBE" w:rsidRDefault="007B3FEF" w:rsidP="007B3FEF">
            <w:pPr>
              <w:rPr>
                <w:rFonts w:asciiTheme="minorHAnsi" w:hAnsiTheme="minorHAnsi"/>
                <w:sz w:val="16"/>
                <w:szCs w:val="16"/>
              </w:rPr>
            </w:pPr>
          </w:p>
        </w:tc>
      </w:tr>
      <w:tr w:rsidR="00C21C26" w:rsidRPr="007E2934" w14:paraId="4FED7C27" w14:textId="77777777" w:rsidTr="006A320B">
        <w:tblPrEx>
          <w:tblLook w:val="00A0" w:firstRow="1" w:lastRow="0" w:firstColumn="1" w:lastColumn="0" w:noHBand="0" w:noVBand="0"/>
        </w:tblPrEx>
        <w:trPr>
          <w:cantSplit/>
          <w:trHeight w:val="214"/>
        </w:trPr>
        <w:tc>
          <w:tcPr>
            <w:tcW w:w="14396" w:type="dxa"/>
            <w:gridSpan w:val="15"/>
          </w:tcPr>
          <w:p w14:paraId="507FBFCA" w14:textId="199D7001" w:rsidR="00C21C26" w:rsidRPr="007E2934" w:rsidRDefault="00C21C26" w:rsidP="007B3FEF">
            <w:pPr>
              <w:keepNext/>
              <w:rPr>
                <w:rFonts w:ascii="Calibri" w:hAnsi="Calibri"/>
                <w:sz w:val="18"/>
                <w:szCs w:val="18"/>
              </w:rPr>
            </w:pPr>
            <w:r w:rsidRPr="006A1FBE">
              <w:rPr>
                <w:rFonts w:ascii="Calibri" w:hAnsi="Calibri"/>
                <w:sz w:val="18"/>
                <w:szCs w:val="18"/>
              </w:rPr>
              <w:t>Notes:</w:t>
            </w:r>
          </w:p>
        </w:tc>
      </w:tr>
    </w:tbl>
    <w:p w14:paraId="64C0C0DA" w14:textId="77777777" w:rsidR="00C86E8A" w:rsidRDefault="00C86E8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7"/>
        <w:gridCol w:w="1350"/>
        <w:gridCol w:w="1261"/>
        <w:gridCol w:w="1170"/>
        <w:gridCol w:w="1799"/>
        <w:gridCol w:w="1619"/>
        <w:gridCol w:w="1619"/>
        <w:gridCol w:w="1350"/>
        <w:gridCol w:w="1530"/>
        <w:gridCol w:w="1435"/>
      </w:tblGrid>
      <w:tr w:rsidR="00C3019B" w:rsidRPr="003D77A4" w14:paraId="56101000" w14:textId="77777777" w:rsidTr="000E3766">
        <w:trPr>
          <w:cantSplit/>
        </w:trPr>
        <w:tc>
          <w:tcPr>
            <w:tcW w:w="14616" w:type="dxa"/>
            <w:gridSpan w:val="10"/>
            <w:tcBorders>
              <w:top w:val="single" w:sz="4" w:space="0" w:color="auto"/>
              <w:left w:val="single" w:sz="4" w:space="0" w:color="auto"/>
              <w:bottom w:val="single" w:sz="4" w:space="0" w:color="auto"/>
              <w:right w:val="single" w:sz="4" w:space="0" w:color="auto"/>
            </w:tcBorders>
          </w:tcPr>
          <w:p w14:paraId="51B35F7C" w14:textId="77777777" w:rsidR="00C3019B" w:rsidRPr="003D77A4" w:rsidRDefault="00C3019B" w:rsidP="00C86E8A">
            <w:pPr>
              <w:keepNext/>
              <w:rPr>
                <w:rFonts w:ascii="Calibri" w:hAnsi="Calibri"/>
                <w:b/>
                <w:sz w:val="18"/>
                <w:szCs w:val="18"/>
              </w:rPr>
            </w:pPr>
            <w:r w:rsidRPr="003D77A4">
              <w:rPr>
                <w:rFonts w:ascii="Calibri" w:hAnsi="Calibri"/>
                <w:b/>
                <w:sz w:val="18"/>
                <w:szCs w:val="18"/>
              </w:rPr>
              <w:lastRenderedPageBreak/>
              <w:t>D. Installed Heating Equipment Information for Gas Furnace Indoor Unit, or Heat Pump Indoor Unit, or Packaged Unit (Gas Furnace or Heat Pump)</w:t>
            </w:r>
          </w:p>
          <w:p w14:paraId="6962EE4A" w14:textId="77777777" w:rsidR="00C3019B" w:rsidRPr="003D77A4" w:rsidRDefault="00C3019B" w:rsidP="007D0027">
            <w:pPr>
              <w:keepNext/>
              <w:rPr>
                <w:rFonts w:ascii="Calibri" w:hAnsi="Calibri"/>
                <w:sz w:val="16"/>
                <w:szCs w:val="16"/>
              </w:rPr>
            </w:pPr>
            <w:r w:rsidRPr="003D77A4">
              <w:rPr>
                <w:rFonts w:ascii="Calibri" w:hAnsi="Calibri"/>
                <w:sz w:val="16"/>
                <w:szCs w:val="16"/>
              </w:rPr>
              <w:t xml:space="preserve">&lt;&lt; </w:t>
            </w:r>
            <w:r w:rsidRPr="003D77A4">
              <w:rPr>
                <w:rFonts w:ascii="Calibri" w:hAnsi="Calibri"/>
                <w:b/>
                <w:sz w:val="16"/>
                <w:szCs w:val="16"/>
              </w:rPr>
              <w:t>If</w:t>
            </w:r>
            <w:r w:rsidRPr="003D77A4">
              <w:rPr>
                <w:rFonts w:ascii="Calibri" w:hAnsi="Calibri"/>
                <w:sz w:val="16"/>
                <w:szCs w:val="16"/>
              </w:rPr>
              <w:t xml:space="preserve"> all systems listed in Section C have a value in C04=</w:t>
            </w:r>
            <w:r w:rsidRPr="003D77A4">
              <w:rPr>
                <w:sz w:val="16"/>
                <w:szCs w:val="16"/>
              </w:rPr>
              <w:t xml:space="preserve"> </w:t>
            </w:r>
            <w:r w:rsidR="00384DCB" w:rsidRPr="003D77A4">
              <w:rPr>
                <w:sz w:val="16"/>
                <w:szCs w:val="16"/>
              </w:rPr>
              <w:t>[</w:t>
            </w:r>
            <w:r w:rsidRPr="003D77A4">
              <w:rPr>
                <w:rFonts w:ascii="Calibri" w:hAnsi="Calibri"/>
                <w:sz w:val="16"/>
                <w:szCs w:val="16"/>
              </w:rPr>
              <w:t xml:space="preserve">no heating component </w:t>
            </w:r>
            <w:proofErr w:type="gramStart"/>
            <w:r w:rsidRPr="003D77A4">
              <w:rPr>
                <w:rFonts w:ascii="Calibri" w:hAnsi="Calibri"/>
                <w:sz w:val="16"/>
                <w:szCs w:val="16"/>
              </w:rPr>
              <w:t>altered</w:t>
            </w:r>
            <w:r w:rsidR="00384DCB" w:rsidRPr="003D77A4">
              <w:rPr>
                <w:rFonts w:ascii="Calibri" w:hAnsi="Calibri"/>
                <w:sz w:val="16"/>
                <w:szCs w:val="16"/>
              </w:rPr>
              <w:t>[</w:t>
            </w:r>
            <w:proofErr w:type="gramEnd"/>
            <w:r w:rsidRPr="003D77A4">
              <w:rPr>
                <w:rFonts w:ascii="Calibri" w:hAnsi="Calibri"/>
                <w:sz w:val="16"/>
                <w:szCs w:val="16"/>
              </w:rPr>
              <w:t xml:space="preserve">, </w:t>
            </w:r>
            <w:r w:rsidRPr="003D77A4">
              <w:rPr>
                <w:rFonts w:ascii="Calibri" w:hAnsi="Calibri"/>
                <w:b/>
                <w:sz w:val="16"/>
                <w:szCs w:val="16"/>
              </w:rPr>
              <w:t>then</w:t>
            </w:r>
            <w:r w:rsidRPr="003D77A4">
              <w:rPr>
                <w:rFonts w:ascii="Calibri" w:hAnsi="Calibri"/>
                <w:sz w:val="16"/>
                <w:szCs w:val="16"/>
              </w:rPr>
              <w:t xml:space="preserve"> display the section does not apply message;  </w:t>
            </w:r>
          </w:p>
          <w:p w14:paraId="135C6959" w14:textId="77777777" w:rsidR="00C3019B" w:rsidRPr="003D77A4" w:rsidRDefault="00C3019B" w:rsidP="007D0027">
            <w:pPr>
              <w:keepNext/>
              <w:rPr>
                <w:rFonts w:ascii="Calibri" w:hAnsi="Calibri"/>
                <w:sz w:val="16"/>
                <w:szCs w:val="16"/>
              </w:rPr>
            </w:pPr>
            <w:r w:rsidRPr="003D77A4">
              <w:rPr>
                <w:rFonts w:ascii="Calibri" w:hAnsi="Calibri"/>
                <w:b/>
                <w:sz w:val="16"/>
                <w:szCs w:val="16"/>
              </w:rPr>
              <w:t>else</w:t>
            </w:r>
            <w:r w:rsidRPr="003D77A4">
              <w:rPr>
                <w:rFonts w:ascii="Calibri" w:hAnsi="Calibri"/>
                <w:sz w:val="16"/>
                <w:szCs w:val="16"/>
              </w:rPr>
              <w:t xml:space="preserve"> for each of the SC systems in Section C </w:t>
            </w:r>
            <w:r w:rsidR="00951527" w:rsidRPr="003D77A4">
              <w:rPr>
                <w:rFonts w:ascii="Calibri" w:hAnsi="Calibri"/>
                <w:sz w:val="16"/>
                <w:szCs w:val="16"/>
              </w:rPr>
              <w:t xml:space="preserve">for which </w:t>
            </w:r>
            <w:r w:rsidRPr="003D77A4">
              <w:rPr>
                <w:rFonts w:ascii="Calibri" w:hAnsi="Calibri"/>
                <w:sz w:val="16"/>
                <w:szCs w:val="16"/>
              </w:rPr>
              <w:t>C04</w:t>
            </w:r>
            <w:proofErr w:type="gramStart"/>
            <w:r w:rsidRPr="003D77A4">
              <w:rPr>
                <w:rFonts w:ascii="Calibri" w:hAnsi="Calibri" w:cs="Calibri"/>
                <w:sz w:val="16"/>
                <w:szCs w:val="16"/>
              </w:rPr>
              <w:t>≠</w:t>
            </w:r>
            <w:r w:rsidR="00384DCB" w:rsidRPr="003D77A4">
              <w:rPr>
                <w:rFonts w:ascii="Calibri" w:hAnsi="Calibri" w:cs="Calibri"/>
                <w:sz w:val="16"/>
                <w:szCs w:val="16"/>
              </w:rPr>
              <w:t>[</w:t>
            </w:r>
            <w:proofErr w:type="gramEnd"/>
            <w:r w:rsidRPr="003D77A4">
              <w:rPr>
                <w:rFonts w:ascii="Calibri" w:hAnsi="Calibri"/>
                <w:sz w:val="16"/>
                <w:szCs w:val="16"/>
              </w:rPr>
              <w:t>no heating component altered</w:t>
            </w:r>
            <w:r w:rsidR="00384DCB" w:rsidRPr="003D77A4">
              <w:rPr>
                <w:rFonts w:ascii="Calibri" w:hAnsi="Calibri"/>
                <w:sz w:val="16"/>
                <w:szCs w:val="16"/>
              </w:rPr>
              <w:t>]</w:t>
            </w:r>
            <w:r w:rsidR="00951527" w:rsidRPr="003D77A4">
              <w:rPr>
                <w:rFonts w:ascii="Calibri" w:hAnsi="Calibri"/>
                <w:sz w:val="16"/>
                <w:szCs w:val="16"/>
              </w:rPr>
              <w:t>, do the following actions</w:t>
            </w:r>
            <w:r w:rsidR="00384DCB" w:rsidRPr="003D77A4">
              <w:rPr>
                <w:rFonts w:ascii="Calibri" w:hAnsi="Calibri"/>
                <w:sz w:val="16"/>
                <w:szCs w:val="16"/>
              </w:rPr>
              <w:t>:</w:t>
            </w:r>
            <w:r w:rsidR="00951527" w:rsidRPr="003D77A4">
              <w:rPr>
                <w:rFonts w:ascii="Calibri" w:hAnsi="Calibri"/>
                <w:sz w:val="16"/>
                <w:szCs w:val="16"/>
              </w:rPr>
              <w:t xml:space="preserve"> A, B</w:t>
            </w:r>
            <w:r w:rsidR="006947E6" w:rsidRPr="003D77A4">
              <w:rPr>
                <w:rFonts w:ascii="Calibri" w:hAnsi="Calibri"/>
                <w:sz w:val="16"/>
                <w:szCs w:val="16"/>
              </w:rPr>
              <w:t>, C</w:t>
            </w:r>
            <w:r w:rsidR="00384DCB" w:rsidRPr="003D77A4">
              <w:rPr>
                <w:rFonts w:ascii="Calibri" w:hAnsi="Calibri"/>
                <w:sz w:val="16"/>
                <w:szCs w:val="16"/>
              </w:rPr>
              <w:t>:</w:t>
            </w:r>
          </w:p>
          <w:p w14:paraId="5B42345A" w14:textId="77777777" w:rsidR="00C3019B" w:rsidRPr="003D77A4" w:rsidRDefault="00951527" w:rsidP="007D0027">
            <w:pPr>
              <w:keepNext/>
              <w:rPr>
                <w:rFonts w:ascii="Calibri" w:hAnsi="Calibri"/>
                <w:sz w:val="16"/>
                <w:szCs w:val="16"/>
              </w:rPr>
            </w:pPr>
            <w:r w:rsidRPr="003D77A4">
              <w:rPr>
                <w:rFonts w:ascii="Calibri" w:hAnsi="Calibri"/>
                <w:sz w:val="16"/>
                <w:szCs w:val="16"/>
              </w:rPr>
              <w:t xml:space="preserve">A: if C12 &gt;1, </w:t>
            </w:r>
            <w:r w:rsidR="006947E6" w:rsidRPr="003D77A4">
              <w:rPr>
                <w:rFonts w:ascii="Calibri" w:hAnsi="Calibri"/>
                <w:sz w:val="16"/>
                <w:szCs w:val="16"/>
              </w:rPr>
              <w:t xml:space="preserve">then </w:t>
            </w:r>
            <w:r w:rsidRPr="003D77A4">
              <w:rPr>
                <w:rFonts w:ascii="Calibri" w:hAnsi="Calibri"/>
                <w:sz w:val="16"/>
                <w:szCs w:val="16"/>
              </w:rPr>
              <w:t>require one row of data in this table for each of the quantity of indoor units</w:t>
            </w:r>
            <w:r w:rsidR="00384DCB" w:rsidRPr="003D77A4">
              <w:rPr>
                <w:rFonts w:ascii="Calibri" w:hAnsi="Calibri"/>
                <w:sz w:val="16"/>
                <w:szCs w:val="16"/>
              </w:rPr>
              <w:t xml:space="preserve"> specified in C12</w:t>
            </w:r>
            <w:r w:rsidR="002927B9" w:rsidRPr="003D77A4">
              <w:rPr>
                <w:rFonts w:ascii="Calibri" w:hAnsi="Calibri"/>
                <w:sz w:val="16"/>
                <w:szCs w:val="16"/>
              </w:rPr>
              <w:t>,</w:t>
            </w:r>
          </w:p>
          <w:p w14:paraId="15DF434E" w14:textId="77777777" w:rsidR="006947E6" w:rsidRPr="003D77A4" w:rsidRDefault="00384DCB" w:rsidP="00C86E8A">
            <w:pPr>
              <w:keepNext/>
              <w:rPr>
                <w:rFonts w:ascii="Calibri" w:hAnsi="Calibri"/>
                <w:sz w:val="16"/>
                <w:szCs w:val="16"/>
              </w:rPr>
            </w:pPr>
            <w:r w:rsidRPr="003D77A4">
              <w:rPr>
                <w:rFonts w:ascii="Calibri" w:hAnsi="Calibri"/>
                <w:sz w:val="16"/>
                <w:szCs w:val="16"/>
              </w:rPr>
              <w:t xml:space="preserve">B: if C12=1, </w:t>
            </w:r>
            <w:r w:rsidR="006947E6" w:rsidRPr="003D77A4">
              <w:rPr>
                <w:rFonts w:ascii="Calibri" w:hAnsi="Calibri"/>
                <w:sz w:val="16"/>
                <w:szCs w:val="16"/>
              </w:rPr>
              <w:t xml:space="preserve">then </w:t>
            </w:r>
            <w:r w:rsidRPr="003D77A4">
              <w:rPr>
                <w:rFonts w:ascii="Calibri" w:hAnsi="Calibri"/>
                <w:sz w:val="16"/>
                <w:szCs w:val="16"/>
              </w:rPr>
              <w:t>require one row of data in this table</w:t>
            </w:r>
            <w:r w:rsidR="002927B9" w:rsidRPr="003D77A4">
              <w:rPr>
                <w:rFonts w:ascii="Calibri" w:hAnsi="Calibri"/>
                <w:sz w:val="16"/>
                <w:szCs w:val="16"/>
              </w:rPr>
              <w:t>,</w:t>
            </w:r>
          </w:p>
          <w:p w14:paraId="3125BC50" w14:textId="77777777" w:rsidR="00384DCB" w:rsidRPr="003D77A4" w:rsidRDefault="006947E6" w:rsidP="00C86E8A">
            <w:pPr>
              <w:keepNext/>
              <w:rPr>
                <w:rFonts w:ascii="Calibri" w:hAnsi="Calibri"/>
                <w:sz w:val="16"/>
                <w:szCs w:val="16"/>
              </w:rPr>
            </w:pPr>
            <w:r w:rsidRPr="003D77A4">
              <w:rPr>
                <w:rFonts w:ascii="Calibri" w:hAnsi="Calibri"/>
                <w:sz w:val="16"/>
                <w:szCs w:val="16"/>
              </w:rPr>
              <w:t>C: if C12=N/A, then require one row of data in this table</w:t>
            </w:r>
            <w:r w:rsidR="00384DCB" w:rsidRPr="003D77A4">
              <w:rPr>
                <w:rFonts w:ascii="Calibri" w:hAnsi="Calibri"/>
                <w:sz w:val="16"/>
                <w:szCs w:val="16"/>
              </w:rPr>
              <w:t>&gt;&gt;</w:t>
            </w:r>
          </w:p>
          <w:p w14:paraId="0FB60CA7" w14:textId="77777777" w:rsidR="00C3019B" w:rsidRPr="003D77A4" w:rsidRDefault="00C3019B" w:rsidP="00C86E8A">
            <w:pPr>
              <w:keepNext/>
              <w:rPr>
                <w:rFonts w:ascii="Calibri" w:hAnsi="Calibri"/>
                <w:b/>
                <w:sz w:val="14"/>
                <w:szCs w:val="14"/>
              </w:rPr>
            </w:pPr>
          </w:p>
        </w:tc>
      </w:tr>
      <w:tr w:rsidR="002927B9" w:rsidRPr="003D77A4" w14:paraId="04D1F530" w14:textId="77777777" w:rsidTr="000E3766">
        <w:trPr>
          <w:cantSplit/>
          <w:trHeight w:val="188"/>
        </w:trPr>
        <w:tc>
          <w:tcPr>
            <w:tcW w:w="1276" w:type="dxa"/>
            <w:shd w:val="clear" w:color="auto" w:fill="auto"/>
            <w:vAlign w:val="bottom"/>
          </w:tcPr>
          <w:p w14:paraId="4142A5B8"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01</w:t>
            </w:r>
          </w:p>
        </w:tc>
        <w:tc>
          <w:tcPr>
            <w:tcW w:w="1371" w:type="dxa"/>
          </w:tcPr>
          <w:p w14:paraId="34DC55E4"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02</w:t>
            </w:r>
          </w:p>
        </w:tc>
        <w:tc>
          <w:tcPr>
            <w:tcW w:w="1280" w:type="dxa"/>
            <w:shd w:val="clear" w:color="auto" w:fill="auto"/>
            <w:vAlign w:val="bottom"/>
          </w:tcPr>
          <w:p w14:paraId="03D7E1B3"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03</w:t>
            </w:r>
          </w:p>
        </w:tc>
        <w:tc>
          <w:tcPr>
            <w:tcW w:w="1188" w:type="dxa"/>
            <w:shd w:val="clear" w:color="auto" w:fill="auto"/>
            <w:vAlign w:val="bottom"/>
          </w:tcPr>
          <w:p w14:paraId="0BFA49A7"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04</w:t>
            </w:r>
          </w:p>
        </w:tc>
        <w:tc>
          <w:tcPr>
            <w:tcW w:w="1828" w:type="dxa"/>
            <w:shd w:val="clear" w:color="auto" w:fill="auto"/>
            <w:vAlign w:val="bottom"/>
          </w:tcPr>
          <w:p w14:paraId="1BE832EF"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05</w:t>
            </w:r>
          </w:p>
        </w:tc>
        <w:tc>
          <w:tcPr>
            <w:tcW w:w="1645" w:type="dxa"/>
            <w:shd w:val="clear" w:color="auto" w:fill="auto"/>
            <w:vAlign w:val="bottom"/>
          </w:tcPr>
          <w:p w14:paraId="35F6B532"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06</w:t>
            </w:r>
          </w:p>
        </w:tc>
        <w:tc>
          <w:tcPr>
            <w:tcW w:w="1645" w:type="dxa"/>
            <w:shd w:val="clear" w:color="auto" w:fill="auto"/>
            <w:vAlign w:val="bottom"/>
          </w:tcPr>
          <w:p w14:paraId="549205BF"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07</w:t>
            </w:r>
          </w:p>
        </w:tc>
        <w:tc>
          <w:tcPr>
            <w:tcW w:w="1371" w:type="dxa"/>
            <w:shd w:val="clear" w:color="auto" w:fill="auto"/>
            <w:vAlign w:val="bottom"/>
          </w:tcPr>
          <w:p w14:paraId="00F34E47"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08</w:t>
            </w:r>
          </w:p>
        </w:tc>
        <w:tc>
          <w:tcPr>
            <w:tcW w:w="1554" w:type="dxa"/>
          </w:tcPr>
          <w:p w14:paraId="110E9DC3"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09</w:t>
            </w:r>
          </w:p>
        </w:tc>
        <w:tc>
          <w:tcPr>
            <w:tcW w:w="1458" w:type="dxa"/>
          </w:tcPr>
          <w:p w14:paraId="78C6FC82" w14:textId="77777777" w:rsidR="00C3019B" w:rsidRPr="003D77A4" w:rsidRDefault="00C3019B" w:rsidP="00C86E8A">
            <w:pPr>
              <w:keepNext/>
              <w:jc w:val="center"/>
              <w:rPr>
                <w:rFonts w:ascii="Calibri" w:hAnsi="Calibri"/>
                <w:sz w:val="18"/>
                <w:szCs w:val="18"/>
              </w:rPr>
            </w:pPr>
            <w:r w:rsidRPr="003D77A4">
              <w:rPr>
                <w:rFonts w:ascii="Calibri" w:hAnsi="Calibri"/>
                <w:sz w:val="18"/>
                <w:szCs w:val="18"/>
              </w:rPr>
              <w:t>10</w:t>
            </w:r>
          </w:p>
        </w:tc>
      </w:tr>
      <w:tr w:rsidR="000E3766" w:rsidRPr="003D77A4" w14:paraId="3FF740DB" w14:textId="77777777" w:rsidTr="006B69EF">
        <w:trPr>
          <w:cantSplit/>
          <w:trHeight w:val="246"/>
        </w:trPr>
        <w:tc>
          <w:tcPr>
            <w:tcW w:w="1276" w:type="dxa"/>
            <w:vMerge w:val="restart"/>
            <w:shd w:val="clear" w:color="auto" w:fill="auto"/>
            <w:vAlign w:val="bottom"/>
          </w:tcPr>
          <w:p w14:paraId="05B7E82A" w14:textId="20C515C7" w:rsidR="000E3766" w:rsidRPr="003D77A4" w:rsidRDefault="000E3766" w:rsidP="00C86E8A">
            <w:pPr>
              <w:keepNext/>
              <w:jc w:val="center"/>
              <w:rPr>
                <w:rFonts w:ascii="Calibri" w:hAnsi="Calibri"/>
                <w:sz w:val="18"/>
                <w:szCs w:val="18"/>
              </w:rPr>
            </w:pPr>
            <w:r w:rsidRPr="003D77A4">
              <w:rPr>
                <w:rFonts w:ascii="Calibri" w:hAnsi="Calibri"/>
                <w:sz w:val="18"/>
                <w:szCs w:val="18"/>
              </w:rPr>
              <w:t xml:space="preserve">SC System ID/Name from </w:t>
            </w:r>
            <w:r w:rsidR="002370BE" w:rsidRPr="003D77A4">
              <w:rPr>
                <w:rFonts w:ascii="Calibri" w:hAnsi="Calibri"/>
                <w:sz w:val="18"/>
                <w:szCs w:val="18"/>
              </w:rPr>
              <w:t>LMCC</w:t>
            </w:r>
          </w:p>
        </w:tc>
        <w:tc>
          <w:tcPr>
            <w:tcW w:w="1371" w:type="dxa"/>
            <w:vMerge w:val="restart"/>
            <w:vAlign w:val="bottom"/>
          </w:tcPr>
          <w:p w14:paraId="7B524FCC"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SC System</w:t>
            </w:r>
          </w:p>
          <w:p w14:paraId="1FCC3C53"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Description of Area Served</w:t>
            </w:r>
          </w:p>
        </w:tc>
        <w:tc>
          <w:tcPr>
            <w:tcW w:w="1280" w:type="dxa"/>
            <w:vMerge w:val="restart"/>
            <w:shd w:val="clear" w:color="auto" w:fill="auto"/>
            <w:vAlign w:val="bottom"/>
          </w:tcPr>
          <w:p w14:paraId="7932EF53"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Heating Efficiency</w:t>
            </w:r>
          </w:p>
          <w:p w14:paraId="321445AE"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Type</w:t>
            </w:r>
          </w:p>
        </w:tc>
        <w:tc>
          <w:tcPr>
            <w:tcW w:w="1188" w:type="dxa"/>
            <w:vMerge w:val="restart"/>
            <w:shd w:val="clear" w:color="auto" w:fill="auto"/>
            <w:vAlign w:val="bottom"/>
          </w:tcPr>
          <w:p w14:paraId="4EC1E7DF"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Heating Efficiency</w:t>
            </w:r>
          </w:p>
          <w:p w14:paraId="7FE930AC"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Value</w:t>
            </w:r>
          </w:p>
        </w:tc>
        <w:tc>
          <w:tcPr>
            <w:tcW w:w="1828" w:type="dxa"/>
            <w:vMerge w:val="restart"/>
            <w:shd w:val="clear" w:color="auto" w:fill="auto"/>
            <w:vAlign w:val="bottom"/>
          </w:tcPr>
          <w:p w14:paraId="2FFD2E72" w14:textId="77777777" w:rsidR="000E3766" w:rsidRPr="003D77A4" w:rsidRDefault="000E3766" w:rsidP="006302A6">
            <w:pPr>
              <w:keepNext/>
              <w:jc w:val="center"/>
              <w:rPr>
                <w:rFonts w:ascii="Calibri" w:hAnsi="Calibri"/>
                <w:sz w:val="18"/>
                <w:szCs w:val="18"/>
              </w:rPr>
            </w:pPr>
            <w:r w:rsidRPr="003D77A4">
              <w:rPr>
                <w:rFonts w:ascii="Calibri" w:hAnsi="Calibri"/>
                <w:sz w:val="18"/>
                <w:szCs w:val="18"/>
              </w:rPr>
              <w:t xml:space="preserve">Indoor Unit or Packaged Unit </w:t>
            </w:r>
          </w:p>
          <w:p w14:paraId="1EEB9DEA" w14:textId="77777777" w:rsidR="000E3766" w:rsidRPr="003D77A4" w:rsidRDefault="000E3766" w:rsidP="006302A6">
            <w:pPr>
              <w:keepNext/>
              <w:jc w:val="center"/>
              <w:rPr>
                <w:rFonts w:ascii="Calibri" w:hAnsi="Calibri"/>
                <w:sz w:val="18"/>
                <w:szCs w:val="18"/>
              </w:rPr>
            </w:pPr>
            <w:r w:rsidRPr="003D77A4">
              <w:rPr>
                <w:rFonts w:ascii="Calibri" w:hAnsi="Calibri"/>
                <w:sz w:val="18"/>
                <w:szCs w:val="18"/>
              </w:rPr>
              <w:t>Manufacturer</w:t>
            </w:r>
          </w:p>
        </w:tc>
        <w:tc>
          <w:tcPr>
            <w:tcW w:w="1645" w:type="dxa"/>
            <w:vMerge w:val="restart"/>
            <w:shd w:val="clear" w:color="auto" w:fill="auto"/>
            <w:vAlign w:val="bottom"/>
          </w:tcPr>
          <w:p w14:paraId="5015CCF5" w14:textId="77777777" w:rsidR="000E3766" w:rsidRPr="003D77A4" w:rsidRDefault="000E3766" w:rsidP="006302A6">
            <w:pPr>
              <w:keepNext/>
              <w:jc w:val="center"/>
              <w:rPr>
                <w:rFonts w:ascii="Calibri" w:hAnsi="Calibri"/>
                <w:sz w:val="18"/>
                <w:szCs w:val="18"/>
              </w:rPr>
            </w:pPr>
            <w:r w:rsidRPr="003D77A4">
              <w:rPr>
                <w:rFonts w:ascii="Calibri" w:hAnsi="Calibri"/>
                <w:sz w:val="18"/>
                <w:szCs w:val="18"/>
              </w:rPr>
              <w:t>Indoor Unit or Packaged Unit Model Number</w:t>
            </w:r>
          </w:p>
        </w:tc>
        <w:tc>
          <w:tcPr>
            <w:tcW w:w="1645" w:type="dxa"/>
            <w:vMerge w:val="restart"/>
            <w:shd w:val="clear" w:color="auto" w:fill="auto"/>
            <w:vAlign w:val="bottom"/>
          </w:tcPr>
          <w:p w14:paraId="6F64C09F" w14:textId="77777777" w:rsidR="000E3766" w:rsidRPr="003D77A4" w:rsidRDefault="000E3766" w:rsidP="006302A6">
            <w:pPr>
              <w:keepNext/>
              <w:jc w:val="center"/>
              <w:rPr>
                <w:rFonts w:ascii="Calibri" w:hAnsi="Calibri"/>
                <w:sz w:val="18"/>
                <w:szCs w:val="18"/>
              </w:rPr>
            </w:pPr>
            <w:r w:rsidRPr="003D77A4">
              <w:rPr>
                <w:rFonts w:ascii="Calibri" w:hAnsi="Calibri"/>
                <w:sz w:val="18"/>
                <w:szCs w:val="18"/>
              </w:rPr>
              <w:t>Indoor Unit or Packaged Unit Serial Number</w:t>
            </w:r>
          </w:p>
        </w:tc>
        <w:tc>
          <w:tcPr>
            <w:tcW w:w="1371" w:type="dxa"/>
            <w:vMerge w:val="restart"/>
            <w:shd w:val="clear" w:color="auto" w:fill="auto"/>
            <w:vAlign w:val="bottom"/>
          </w:tcPr>
          <w:p w14:paraId="073E8A01" w14:textId="77777777" w:rsidR="000E3766" w:rsidRPr="003D77A4" w:rsidRDefault="000E3766" w:rsidP="00C86E8A">
            <w:pPr>
              <w:keepNext/>
              <w:jc w:val="center"/>
              <w:rPr>
                <w:rFonts w:ascii="Calibri" w:hAnsi="Calibri"/>
                <w:sz w:val="18"/>
                <w:szCs w:val="18"/>
              </w:rPr>
            </w:pPr>
            <w:r w:rsidRPr="003D77A4">
              <w:rPr>
                <w:rFonts w:ascii="Calibri" w:hAnsi="Calibri"/>
                <w:sz w:val="18"/>
                <w:szCs w:val="18"/>
              </w:rPr>
              <w:t>SC System Rated Heating Capacity, Output (Btu/h)</w:t>
            </w:r>
          </w:p>
        </w:tc>
        <w:tc>
          <w:tcPr>
            <w:tcW w:w="3012" w:type="dxa"/>
            <w:gridSpan w:val="2"/>
            <w:vAlign w:val="bottom"/>
          </w:tcPr>
          <w:p w14:paraId="6F5C38AD" w14:textId="39F0F81B" w:rsidR="000E3766" w:rsidRPr="003D77A4" w:rsidRDefault="000E3766" w:rsidP="001F64CF">
            <w:pPr>
              <w:keepNext/>
              <w:jc w:val="center"/>
              <w:rPr>
                <w:rFonts w:ascii="Calibri" w:hAnsi="Calibri"/>
                <w:sz w:val="18"/>
                <w:szCs w:val="18"/>
              </w:rPr>
            </w:pPr>
            <w:r w:rsidRPr="003D77A4">
              <w:rPr>
                <w:rFonts w:ascii="Calibri" w:hAnsi="Calibri"/>
                <w:sz w:val="18"/>
                <w:szCs w:val="18"/>
              </w:rPr>
              <w:t>Multi-split systems only</w:t>
            </w:r>
          </w:p>
        </w:tc>
      </w:tr>
      <w:tr w:rsidR="000E3766" w:rsidRPr="003D77A4" w14:paraId="063EBA1D" w14:textId="77777777" w:rsidTr="000E3766">
        <w:trPr>
          <w:cantSplit/>
          <w:trHeight w:val="245"/>
        </w:trPr>
        <w:tc>
          <w:tcPr>
            <w:tcW w:w="1276" w:type="dxa"/>
            <w:vMerge/>
            <w:shd w:val="clear" w:color="auto" w:fill="auto"/>
            <w:vAlign w:val="bottom"/>
          </w:tcPr>
          <w:p w14:paraId="71CDD792" w14:textId="77777777" w:rsidR="000E3766" w:rsidRPr="003D77A4" w:rsidRDefault="000E3766" w:rsidP="00C86E8A">
            <w:pPr>
              <w:keepNext/>
              <w:jc w:val="center"/>
              <w:rPr>
                <w:rFonts w:ascii="Calibri" w:hAnsi="Calibri"/>
                <w:sz w:val="18"/>
                <w:szCs w:val="18"/>
              </w:rPr>
            </w:pPr>
          </w:p>
        </w:tc>
        <w:tc>
          <w:tcPr>
            <w:tcW w:w="1371" w:type="dxa"/>
            <w:vMerge/>
            <w:vAlign w:val="bottom"/>
          </w:tcPr>
          <w:p w14:paraId="00D3FA5F" w14:textId="77777777" w:rsidR="000E3766" w:rsidRPr="003D77A4" w:rsidRDefault="000E3766" w:rsidP="00C86E8A">
            <w:pPr>
              <w:keepNext/>
              <w:jc w:val="center"/>
              <w:rPr>
                <w:rFonts w:ascii="Calibri" w:hAnsi="Calibri"/>
                <w:sz w:val="18"/>
                <w:szCs w:val="18"/>
              </w:rPr>
            </w:pPr>
          </w:p>
        </w:tc>
        <w:tc>
          <w:tcPr>
            <w:tcW w:w="1280" w:type="dxa"/>
            <w:vMerge/>
            <w:shd w:val="clear" w:color="auto" w:fill="auto"/>
            <w:vAlign w:val="bottom"/>
          </w:tcPr>
          <w:p w14:paraId="5F38CB94" w14:textId="77777777" w:rsidR="000E3766" w:rsidRPr="003D77A4" w:rsidRDefault="000E3766" w:rsidP="00C86E8A">
            <w:pPr>
              <w:keepNext/>
              <w:jc w:val="center"/>
              <w:rPr>
                <w:rFonts w:ascii="Calibri" w:hAnsi="Calibri"/>
                <w:sz w:val="18"/>
                <w:szCs w:val="18"/>
              </w:rPr>
            </w:pPr>
          </w:p>
        </w:tc>
        <w:tc>
          <w:tcPr>
            <w:tcW w:w="1188" w:type="dxa"/>
            <w:vMerge/>
            <w:shd w:val="clear" w:color="auto" w:fill="auto"/>
            <w:vAlign w:val="bottom"/>
          </w:tcPr>
          <w:p w14:paraId="20E6C808" w14:textId="77777777" w:rsidR="000E3766" w:rsidRPr="003D77A4" w:rsidRDefault="000E3766" w:rsidP="00C86E8A">
            <w:pPr>
              <w:keepNext/>
              <w:jc w:val="center"/>
              <w:rPr>
                <w:rFonts w:ascii="Calibri" w:hAnsi="Calibri"/>
                <w:sz w:val="18"/>
                <w:szCs w:val="18"/>
              </w:rPr>
            </w:pPr>
          </w:p>
        </w:tc>
        <w:tc>
          <w:tcPr>
            <w:tcW w:w="1828" w:type="dxa"/>
            <w:vMerge/>
            <w:shd w:val="clear" w:color="auto" w:fill="auto"/>
            <w:vAlign w:val="bottom"/>
          </w:tcPr>
          <w:p w14:paraId="5094A2FD" w14:textId="77777777" w:rsidR="000E3766" w:rsidRPr="003D77A4" w:rsidRDefault="000E3766" w:rsidP="006302A6">
            <w:pPr>
              <w:keepNext/>
              <w:jc w:val="center"/>
              <w:rPr>
                <w:rFonts w:ascii="Calibri" w:hAnsi="Calibri"/>
                <w:sz w:val="18"/>
                <w:szCs w:val="18"/>
              </w:rPr>
            </w:pPr>
          </w:p>
        </w:tc>
        <w:tc>
          <w:tcPr>
            <w:tcW w:w="1645" w:type="dxa"/>
            <w:vMerge/>
            <w:shd w:val="clear" w:color="auto" w:fill="auto"/>
            <w:vAlign w:val="bottom"/>
          </w:tcPr>
          <w:p w14:paraId="713D93B5" w14:textId="77777777" w:rsidR="000E3766" w:rsidRPr="003D77A4" w:rsidRDefault="000E3766" w:rsidP="006302A6">
            <w:pPr>
              <w:keepNext/>
              <w:jc w:val="center"/>
              <w:rPr>
                <w:rFonts w:ascii="Calibri" w:hAnsi="Calibri"/>
                <w:sz w:val="18"/>
                <w:szCs w:val="18"/>
              </w:rPr>
            </w:pPr>
          </w:p>
        </w:tc>
        <w:tc>
          <w:tcPr>
            <w:tcW w:w="1645" w:type="dxa"/>
            <w:vMerge/>
            <w:shd w:val="clear" w:color="auto" w:fill="auto"/>
            <w:vAlign w:val="bottom"/>
          </w:tcPr>
          <w:p w14:paraId="625871C0" w14:textId="77777777" w:rsidR="000E3766" w:rsidRPr="003D77A4" w:rsidRDefault="000E3766" w:rsidP="006302A6">
            <w:pPr>
              <w:keepNext/>
              <w:jc w:val="center"/>
              <w:rPr>
                <w:rFonts w:ascii="Calibri" w:hAnsi="Calibri"/>
                <w:sz w:val="18"/>
                <w:szCs w:val="18"/>
              </w:rPr>
            </w:pPr>
          </w:p>
        </w:tc>
        <w:tc>
          <w:tcPr>
            <w:tcW w:w="1371" w:type="dxa"/>
            <w:vMerge/>
            <w:shd w:val="clear" w:color="auto" w:fill="auto"/>
            <w:vAlign w:val="bottom"/>
          </w:tcPr>
          <w:p w14:paraId="7610BB46" w14:textId="77777777" w:rsidR="000E3766" w:rsidRPr="003D77A4" w:rsidRDefault="000E3766" w:rsidP="00C86E8A">
            <w:pPr>
              <w:keepNext/>
              <w:jc w:val="center"/>
              <w:rPr>
                <w:rFonts w:ascii="Calibri" w:hAnsi="Calibri"/>
                <w:sz w:val="18"/>
                <w:szCs w:val="18"/>
              </w:rPr>
            </w:pPr>
          </w:p>
        </w:tc>
        <w:tc>
          <w:tcPr>
            <w:tcW w:w="1554" w:type="dxa"/>
            <w:vAlign w:val="bottom"/>
          </w:tcPr>
          <w:p w14:paraId="7AED552D" w14:textId="4E59CD01" w:rsidR="000E3766" w:rsidRPr="003D77A4" w:rsidRDefault="000E3766" w:rsidP="001F64CF">
            <w:pPr>
              <w:keepNext/>
              <w:jc w:val="center"/>
              <w:rPr>
                <w:rFonts w:ascii="Calibri" w:hAnsi="Calibri"/>
                <w:sz w:val="18"/>
                <w:szCs w:val="18"/>
              </w:rPr>
            </w:pPr>
            <w:r w:rsidRPr="003D77A4">
              <w:rPr>
                <w:rFonts w:ascii="Calibri" w:hAnsi="Calibri"/>
                <w:sz w:val="18"/>
                <w:szCs w:val="18"/>
              </w:rPr>
              <w:t>Indoor Unit Name or Description of Area Served</w:t>
            </w:r>
          </w:p>
        </w:tc>
        <w:tc>
          <w:tcPr>
            <w:tcW w:w="1458" w:type="dxa"/>
            <w:vAlign w:val="bottom"/>
          </w:tcPr>
          <w:p w14:paraId="7DE99D26" w14:textId="5F0E376C" w:rsidR="000E3766" w:rsidRPr="003D77A4" w:rsidRDefault="000E3766" w:rsidP="001F64CF">
            <w:pPr>
              <w:keepNext/>
              <w:jc w:val="center"/>
              <w:rPr>
                <w:rFonts w:ascii="Calibri" w:hAnsi="Calibri"/>
                <w:sz w:val="18"/>
                <w:szCs w:val="18"/>
              </w:rPr>
            </w:pPr>
            <w:r w:rsidRPr="003D77A4">
              <w:rPr>
                <w:rFonts w:ascii="Calibri" w:hAnsi="Calibri"/>
                <w:sz w:val="18"/>
                <w:szCs w:val="18"/>
              </w:rPr>
              <w:t>Indoor Unit Duct Status</w:t>
            </w:r>
          </w:p>
        </w:tc>
      </w:tr>
      <w:tr w:rsidR="002927B9" w:rsidRPr="003D77A4" w14:paraId="372BBB5A" w14:textId="77777777" w:rsidTr="000E3766">
        <w:trPr>
          <w:cantSplit/>
          <w:trHeight w:val="395"/>
        </w:trPr>
        <w:tc>
          <w:tcPr>
            <w:tcW w:w="1276" w:type="dxa"/>
            <w:shd w:val="clear" w:color="auto" w:fill="auto"/>
          </w:tcPr>
          <w:p w14:paraId="0B7FDCB7" w14:textId="77777777" w:rsidR="00C3019B" w:rsidRPr="003D77A4" w:rsidRDefault="00C3019B" w:rsidP="00C86E8A">
            <w:pPr>
              <w:keepNext/>
              <w:rPr>
                <w:rFonts w:ascii="Calibri" w:hAnsi="Calibri"/>
                <w:sz w:val="16"/>
                <w:szCs w:val="16"/>
              </w:rPr>
            </w:pPr>
            <w:r w:rsidRPr="003D77A4">
              <w:rPr>
                <w:rFonts w:asciiTheme="minorHAnsi" w:hAnsiTheme="minorHAnsi"/>
                <w:sz w:val="16"/>
                <w:szCs w:val="16"/>
              </w:rPr>
              <w:t>&lt;&lt;reference value from B01&gt;&gt;</w:t>
            </w:r>
          </w:p>
        </w:tc>
        <w:tc>
          <w:tcPr>
            <w:tcW w:w="1371" w:type="dxa"/>
          </w:tcPr>
          <w:p w14:paraId="43431313" w14:textId="77777777" w:rsidR="00C3019B" w:rsidRPr="003D77A4" w:rsidRDefault="00C3019B" w:rsidP="00C86E8A">
            <w:pPr>
              <w:keepNext/>
              <w:rPr>
                <w:rFonts w:ascii="Calibri" w:hAnsi="Calibri"/>
                <w:sz w:val="16"/>
                <w:szCs w:val="16"/>
              </w:rPr>
            </w:pPr>
            <w:r w:rsidRPr="003D77A4">
              <w:rPr>
                <w:rFonts w:asciiTheme="minorHAnsi" w:hAnsiTheme="minorHAnsi"/>
                <w:sz w:val="16"/>
                <w:szCs w:val="16"/>
              </w:rPr>
              <w:t>&lt;&lt;reference value from B02&gt;&gt;</w:t>
            </w:r>
          </w:p>
        </w:tc>
        <w:tc>
          <w:tcPr>
            <w:tcW w:w="1280" w:type="dxa"/>
            <w:shd w:val="clear" w:color="auto" w:fill="auto"/>
          </w:tcPr>
          <w:p w14:paraId="7F3F9B63" w14:textId="77777777" w:rsidR="00C3019B" w:rsidRPr="003D77A4" w:rsidRDefault="00C3019B" w:rsidP="007D0027">
            <w:pPr>
              <w:keepNext/>
              <w:rPr>
                <w:rFonts w:ascii="Calibri" w:hAnsi="Calibri"/>
                <w:sz w:val="16"/>
                <w:szCs w:val="16"/>
              </w:rPr>
            </w:pPr>
            <w:r w:rsidRPr="003D77A4">
              <w:rPr>
                <w:rFonts w:ascii="Calibri" w:hAnsi="Calibri"/>
                <w:sz w:val="16"/>
                <w:szCs w:val="16"/>
              </w:rPr>
              <w:t>&lt;&lt;reference value from C05&gt;&gt;</w:t>
            </w:r>
          </w:p>
        </w:tc>
        <w:tc>
          <w:tcPr>
            <w:tcW w:w="1188" w:type="dxa"/>
            <w:shd w:val="clear" w:color="auto" w:fill="auto"/>
          </w:tcPr>
          <w:p w14:paraId="46391CDA" w14:textId="77777777" w:rsidR="00C3019B" w:rsidRPr="003D77A4" w:rsidRDefault="00C3019B" w:rsidP="00C86E8A">
            <w:pPr>
              <w:keepNext/>
              <w:rPr>
                <w:rFonts w:ascii="Calibri" w:hAnsi="Calibri"/>
                <w:sz w:val="18"/>
                <w:szCs w:val="18"/>
              </w:rPr>
            </w:pPr>
            <w:r w:rsidRPr="003D77A4">
              <w:rPr>
                <w:rFonts w:ascii="Calibri" w:hAnsi="Calibri"/>
                <w:sz w:val="18"/>
                <w:szCs w:val="18"/>
              </w:rPr>
              <w:t xml:space="preserve">&lt;&lt;if C06 = NA, then report </w:t>
            </w:r>
            <w:proofErr w:type="gramStart"/>
            <w:r w:rsidRPr="003D77A4">
              <w:rPr>
                <w:rFonts w:ascii="Calibri" w:hAnsi="Calibri"/>
                <w:sz w:val="18"/>
                <w:szCs w:val="18"/>
              </w:rPr>
              <w:t>NA;</w:t>
            </w:r>
            <w:proofErr w:type="gramEnd"/>
          </w:p>
          <w:p w14:paraId="1814A2A7" w14:textId="77777777" w:rsidR="00C3019B" w:rsidRPr="003D77A4" w:rsidRDefault="00C3019B" w:rsidP="00C86E8A">
            <w:pPr>
              <w:keepNext/>
              <w:rPr>
                <w:rFonts w:ascii="Calibri" w:hAnsi="Calibri"/>
                <w:sz w:val="18"/>
                <w:szCs w:val="18"/>
              </w:rPr>
            </w:pPr>
            <w:r w:rsidRPr="003D77A4">
              <w:rPr>
                <w:rFonts w:ascii="Calibri" w:hAnsi="Calibri"/>
                <w:sz w:val="18"/>
                <w:szCs w:val="18"/>
              </w:rPr>
              <w:t xml:space="preserve">Else user input, numeric, </w:t>
            </w:r>
            <w:proofErr w:type="spellStart"/>
            <w:r w:rsidRPr="003D77A4">
              <w:rPr>
                <w:rFonts w:ascii="Calibri" w:hAnsi="Calibri"/>
                <w:sz w:val="18"/>
                <w:szCs w:val="18"/>
              </w:rPr>
              <w:t>xx.</w:t>
            </w:r>
            <w:proofErr w:type="gramStart"/>
            <w:r w:rsidRPr="003D77A4">
              <w:rPr>
                <w:rFonts w:ascii="Calibri" w:hAnsi="Calibri"/>
                <w:sz w:val="18"/>
                <w:szCs w:val="18"/>
              </w:rPr>
              <w:t>x</w:t>
            </w:r>
            <w:proofErr w:type="spellEnd"/>
            <w:r w:rsidRPr="003D77A4">
              <w:rPr>
                <w:rFonts w:ascii="Calibri" w:hAnsi="Calibri"/>
                <w:sz w:val="18"/>
                <w:szCs w:val="18"/>
              </w:rPr>
              <w:t>;</w:t>
            </w:r>
            <w:proofErr w:type="gramEnd"/>
            <w:r w:rsidRPr="003D77A4">
              <w:rPr>
                <w:rFonts w:ascii="Calibri" w:hAnsi="Calibri"/>
                <w:sz w:val="18"/>
                <w:szCs w:val="18"/>
              </w:rPr>
              <w:t xml:space="preserve">  </w:t>
            </w:r>
          </w:p>
          <w:p w14:paraId="6AB090C5" w14:textId="77777777" w:rsidR="00C3019B" w:rsidRPr="003D77A4" w:rsidRDefault="00C3019B" w:rsidP="00C86E8A">
            <w:pPr>
              <w:keepNext/>
              <w:rPr>
                <w:rFonts w:ascii="Calibri" w:hAnsi="Calibri"/>
                <w:sz w:val="18"/>
                <w:szCs w:val="18"/>
              </w:rPr>
            </w:pPr>
          </w:p>
          <w:p w14:paraId="12AEC6F0" w14:textId="77777777" w:rsidR="00C3019B" w:rsidRPr="003D77A4" w:rsidRDefault="00C3019B" w:rsidP="00C86E8A">
            <w:pPr>
              <w:keepNext/>
              <w:rPr>
                <w:rFonts w:asciiTheme="minorHAnsi" w:hAnsiTheme="minorHAnsi"/>
                <w:sz w:val="16"/>
                <w:szCs w:val="16"/>
              </w:rPr>
            </w:pPr>
            <w:r w:rsidRPr="003D77A4">
              <w:rPr>
                <w:rFonts w:ascii="Calibri" w:hAnsi="Calibri"/>
                <w:sz w:val="18"/>
                <w:szCs w:val="18"/>
              </w:rPr>
              <w:t xml:space="preserve">check value must be ≥ value in C06, to comply; else </w:t>
            </w:r>
            <w:r w:rsidRPr="003D77A4">
              <w:rPr>
                <w:rFonts w:asciiTheme="minorHAnsi" w:hAnsiTheme="minorHAnsi"/>
                <w:sz w:val="16"/>
                <w:szCs w:val="16"/>
              </w:rPr>
              <w:t>flag non-compliant value and do not allow this document to be registered</w:t>
            </w:r>
          </w:p>
          <w:p w14:paraId="561291D8" w14:textId="77777777" w:rsidR="00C3019B" w:rsidRPr="003D77A4" w:rsidRDefault="00C3019B" w:rsidP="00C86E8A">
            <w:pPr>
              <w:keepNext/>
              <w:rPr>
                <w:rFonts w:ascii="Calibri" w:hAnsi="Calibri"/>
                <w:sz w:val="18"/>
                <w:szCs w:val="18"/>
              </w:rPr>
            </w:pPr>
            <w:r w:rsidRPr="003D77A4">
              <w:rPr>
                <w:rFonts w:ascii="Calibri" w:hAnsi="Calibri"/>
                <w:sz w:val="18"/>
                <w:szCs w:val="18"/>
              </w:rPr>
              <w:t>&gt;&gt;</w:t>
            </w:r>
          </w:p>
        </w:tc>
        <w:tc>
          <w:tcPr>
            <w:tcW w:w="1828" w:type="dxa"/>
            <w:shd w:val="clear" w:color="auto" w:fill="auto"/>
          </w:tcPr>
          <w:p w14:paraId="2171EF33" w14:textId="77777777" w:rsidR="00C3019B" w:rsidRPr="003D77A4" w:rsidRDefault="00C3019B" w:rsidP="00C86E8A">
            <w:pPr>
              <w:keepNext/>
              <w:rPr>
                <w:rFonts w:ascii="Calibri" w:hAnsi="Calibri"/>
                <w:sz w:val="18"/>
                <w:szCs w:val="18"/>
              </w:rPr>
            </w:pPr>
            <w:r w:rsidRPr="003D77A4">
              <w:rPr>
                <w:rFonts w:ascii="Calibri" w:hAnsi="Calibri"/>
                <w:sz w:val="18"/>
                <w:szCs w:val="18"/>
              </w:rPr>
              <w:t xml:space="preserve">&lt;&lt;user input alphanumeric text string max 50? characters&gt;&gt; </w:t>
            </w:r>
          </w:p>
        </w:tc>
        <w:tc>
          <w:tcPr>
            <w:tcW w:w="1645" w:type="dxa"/>
            <w:shd w:val="clear" w:color="auto" w:fill="auto"/>
          </w:tcPr>
          <w:p w14:paraId="2AF2484D" w14:textId="77777777" w:rsidR="00C3019B" w:rsidRPr="003D77A4" w:rsidRDefault="00C3019B" w:rsidP="00C86E8A">
            <w:pPr>
              <w:keepNext/>
              <w:rPr>
                <w:rFonts w:ascii="Calibri" w:hAnsi="Calibri"/>
                <w:sz w:val="18"/>
                <w:szCs w:val="18"/>
              </w:rPr>
            </w:pPr>
            <w:r w:rsidRPr="003D77A4">
              <w:rPr>
                <w:rFonts w:ascii="Calibri" w:hAnsi="Calibri"/>
                <w:sz w:val="18"/>
                <w:szCs w:val="18"/>
              </w:rPr>
              <w:t>&lt;&lt;user input alphanumeric text string max 50? characters&gt;&gt;</w:t>
            </w:r>
          </w:p>
        </w:tc>
        <w:tc>
          <w:tcPr>
            <w:tcW w:w="1645" w:type="dxa"/>
            <w:shd w:val="clear" w:color="auto" w:fill="auto"/>
          </w:tcPr>
          <w:p w14:paraId="2BCC8478" w14:textId="77777777" w:rsidR="00C3019B" w:rsidRPr="003D77A4" w:rsidRDefault="00C3019B" w:rsidP="00C86E8A">
            <w:pPr>
              <w:keepNext/>
              <w:rPr>
                <w:rFonts w:ascii="Calibri" w:hAnsi="Calibri"/>
                <w:sz w:val="18"/>
                <w:szCs w:val="18"/>
              </w:rPr>
            </w:pPr>
            <w:r w:rsidRPr="003D77A4">
              <w:rPr>
                <w:rFonts w:ascii="Calibri" w:hAnsi="Calibri"/>
                <w:sz w:val="18"/>
                <w:szCs w:val="18"/>
              </w:rPr>
              <w:t>&lt;&lt;user input alphanumeric text string max 50? characters&gt;&gt;</w:t>
            </w:r>
          </w:p>
        </w:tc>
        <w:tc>
          <w:tcPr>
            <w:tcW w:w="1371" w:type="dxa"/>
            <w:shd w:val="clear" w:color="auto" w:fill="auto"/>
          </w:tcPr>
          <w:p w14:paraId="6002C8E8" w14:textId="77777777" w:rsidR="00C3019B" w:rsidRPr="003D77A4" w:rsidRDefault="00C3019B" w:rsidP="00C86E8A">
            <w:pPr>
              <w:keepNext/>
              <w:rPr>
                <w:rFonts w:ascii="Calibri" w:hAnsi="Calibri"/>
                <w:sz w:val="18"/>
                <w:szCs w:val="18"/>
              </w:rPr>
            </w:pPr>
            <w:r w:rsidRPr="003D77A4">
              <w:rPr>
                <w:rFonts w:ascii="Calibri" w:hAnsi="Calibri"/>
                <w:sz w:val="18"/>
                <w:szCs w:val="18"/>
              </w:rPr>
              <w:t xml:space="preserve">&lt;&lt;user input, numeric, </w:t>
            </w:r>
            <w:proofErr w:type="spellStart"/>
            <w:r w:rsidRPr="003D77A4">
              <w:rPr>
                <w:rFonts w:ascii="Calibri" w:hAnsi="Calibri"/>
                <w:sz w:val="18"/>
                <w:szCs w:val="18"/>
              </w:rPr>
              <w:t>xxxx</w:t>
            </w:r>
            <w:proofErr w:type="spellEnd"/>
            <w:r w:rsidRPr="003D77A4">
              <w:rPr>
                <w:rFonts w:ascii="Calibri" w:hAnsi="Calibri"/>
                <w:sz w:val="18"/>
                <w:szCs w:val="18"/>
              </w:rPr>
              <w:t>&gt;&gt;</w:t>
            </w:r>
          </w:p>
        </w:tc>
        <w:tc>
          <w:tcPr>
            <w:tcW w:w="1554" w:type="dxa"/>
          </w:tcPr>
          <w:p w14:paraId="65E259E6" w14:textId="77777777" w:rsidR="00C05B14" w:rsidRPr="003D77A4" w:rsidRDefault="00C05B14" w:rsidP="00C86E8A">
            <w:pPr>
              <w:keepNext/>
              <w:rPr>
                <w:rFonts w:ascii="Calibri" w:hAnsi="Calibri"/>
                <w:sz w:val="14"/>
                <w:szCs w:val="14"/>
              </w:rPr>
            </w:pPr>
            <w:r w:rsidRPr="003D77A4">
              <w:rPr>
                <w:rFonts w:ascii="Calibri" w:hAnsi="Calibri"/>
                <w:sz w:val="14"/>
                <w:szCs w:val="14"/>
              </w:rPr>
              <w:t>&lt;&lt;</w:t>
            </w:r>
            <w:r w:rsidRPr="003D77A4">
              <w:rPr>
                <w:rFonts w:ascii="Calibri" w:hAnsi="Calibri"/>
                <w:b/>
                <w:sz w:val="14"/>
                <w:szCs w:val="14"/>
              </w:rPr>
              <w:t>If</w:t>
            </w:r>
            <w:r w:rsidRPr="003D77A4">
              <w:rPr>
                <w:rFonts w:ascii="Calibri" w:hAnsi="Calibri"/>
                <w:sz w:val="14"/>
                <w:szCs w:val="14"/>
              </w:rPr>
              <w:t xml:space="preserve"> C12=one of the following two values:</w:t>
            </w:r>
          </w:p>
          <w:p w14:paraId="379FC2CB" w14:textId="77777777" w:rsidR="00C05B14" w:rsidRPr="003D77A4" w:rsidRDefault="002E3B51" w:rsidP="00C86E8A">
            <w:pPr>
              <w:keepNext/>
              <w:rPr>
                <w:rFonts w:ascii="Calibri" w:hAnsi="Calibri"/>
                <w:sz w:val="14"/>
                <w:szCs w:val="14"/>
              </w:rPr>
            </w:pPr>
            <w:r w:rsidRPr="003D77A4">
              <w:rPr>
                <w:rFonts w:ascii="Calibri" w:hAnsi="Calibri"/>
                <w:sz w:val="14"/>
                <w:szCs w:val="14"/>
              </w:rPr>
              <w:t>{</w:t>
            </w:r>
            <w:r w:rsidR="00C05B14" w:rsidRPr="003D77A4">
              <w:rPr>
                <w:rFonts w:ascii="Calibri" w:hAnsi="Calibri"/>
                <w:sz w:val="14"/>
                <w:szCs w:val="14"/>
              </w:rPr>
              <w:t>N/A</w:t>
            </w:r>
            <w:r w:rsidRPr="003D77A4">
              <w:rPr>
                <w:rFonts w:ascii="Calibri" w:hAnsi="Calibri"/>
                <w:sz w:val="14"/>
                <w:szCs w:val="14"/>
              </w:rPr>
              <w:t>}</w:t>
            </w:r>
            <w:r w:rsidR="00C05B14" w:rsidRPr="003D77A4">
              <w:rPr>
                <w:rFonts w:ascii="Calibri" w:hAnsi="Calibri"/>
                <w:sz w:val="14"/>
                <w:szCs w:val="14"/>
              </w:rPr>
              <w:t>,</w:t>
            </w:r>
          </w:p>
          <w:p w14:paraId="0700B15A" w14:textId="77777777" w:rsidR="00C3019B" w:rsidRPr="003D77A4" w:rsidRDefault="002E3B51" w:rsidP="00C86E8A">
            <w:pPr>
              <w:keepNext/>
              <w:rPr>
                <w:rFonts w:ascii="Calibri" w:hAnsi="Calibri"/>
                <w:sz w:val="14"/>
                <w:szCs w:val="14"/>
              </w:rPr>
            </w:pPr>
            <w:r w:rsidRPr="003D77A4">
              <w:rPr>
                <w:rFonts w:ascii="Calibri" w:hAnsi="Calibri"/>
                <w:sz w:val="14"/>
                <w:szCs w:val="14"/>
              </w:rPr>
              <w:t>{</w:t>
            </w:r>
            <w:r w:rsidR="00C05B14" w:rsidRPr="003D77A4">
              <w:rPr>
                <w:rFonts w:ascii="Calibri" w:hAnsi="Calibri"/>
                <w:sz w:val="14"/>
                <w:szCs w:val="14"/>
              </w:rPr>
              <w:t>1</w:t>
            </w:r>
            <w:r w:rsidRPr="003D77A4">
              <w:rPr>
                <w:rFonts w:ascii="Calibri" w:hAnsi="Calibri"/>
                <w:sz w:val="14"/>
                <w:szCs w:val="14"/>
              </w:rPr>
              <w:t>}</w:t>
            </w:r>
            <w:r w:rsidR="00C05B14" w:rsidRPr="003D77A4">
              <w:rPr>
                <w:rFonts w:ascii="Calibri" w:hAnsi="Calibri"/>
                <w:sz w:val="14"/>
                <w:szCs w:val="14"/>
              </w:rPr>
              <w:t>,</w:t>
            </w:r>
          </w:p>
          <w:p w14:paraId="40A087BC" w14:textId="77777777" w:rsidR="00C05B14" w:rsidRPr="003D77A4" w:rsidRDefault="00C05B14" w:rsidP="00C86E8A">
            <w:pPr>
              <w:keepNext/>
              <w:rPr>
                <w:rFonts w:ascii="Calibri" w:hAnsi="Calibri"/>
                <w:sz w:val="14"/>
                <w:szCs w:val="14"/>
              </w:rPr>
            </w:pPr>
            <w:r w:rsidRPr="003D77A4">
              <w:rPr>
                <w:rFonts w:ascii="Calibri" w:hAnsi="Calibri"/>
                <w:b/>
                <w:sz w:val="14"/>
                <w:szCs w:val="14"/>
              </w:rPr>
              <w:t>then</w:t>
            </w:r>
            <w:r w:rsidRPr="003D77A4">
              <w:rPr>
                <w:rFonts w:ascii="Calibri" w:hAnsi="Calibri"/>
                <w:sz w:val="14"/>
                <w:szCs w:val="14"/>
              </w:rPr>
              <w:t xml:space="preserve"> value=N/A,</w:t>
            </w:r>
          </w:p>
          <w:p w14:paraId="6984206B" w14:textId="77777777" w:rsidR="00C05B14" w:rsidRPr="003D77A4" w:rsidRDefault="00C05B14" w:rsidP="00C86E8A">
            <w:pPr>
              <w:keepNext/>
              <w:rPr>
                <w:sz w:val="14"/>
                <w:szCs w:val="14"/>
              </w:rPr>
            </w:pPr>
            <w:r w:rsidRPr="003D77A4">
              <w:rPr>
                <w:rFonts w:ascii="Calibri" w:hAnsi="Calibri"/>
                <w:b/>
                <w:sz w:val="14"/>
                <w:szCs w:val="14"/>
              </w:rPr>
              <w:t>elseif</w:t>
            </w:r>
            <w:r w:rsidRPr="003D77A4">
              <w:rPr>
                <w:rFonts w:ascii="Calibri" w:hAnsi="Calibri"/>
                <w:sz w:val="14"/>
                <w:szCs w:val="14"/>
              </w:rPr>
              <w:t xml:space="preserve"> value in C12&gt;1</w:t>
            </w:r>
          </w:p>
          <w:p w14:paraId="0CDCA302" w14:textId="77777777" w:rsidR="00313D5A" w:rsidRPr="003D77A4" w:rsidRDefault="00C05B14" w:rsidP="00C86E8A">
            <w:pPr>
              <w:keepNext/>
              <w:rPr>
                <w:rFonts w:ascii="Calibri" w:hAnsi="Calibri"/>
                <w:sz w:val="14"/>
                <w:szCs w:val="14"/>
              </w:rPr>
            </w:pPr>
            <w:r w:rsidRPr="003D77A4">
              <w:rPr>
                <w:sz w:val="14"/>
                <w:szCs w:val="14"/>
              </w:rPr>
              <w:t>then</w:t>
            </w:r>
            <w:r w:rsidR="00951527" w:rsidRPr="003D77A4">
              <w:rPr>
                <w:sz w:val="14"/>
                <w:szCs w:val="14"/>
              </w:rPr>
              <w:t xml:space="preserve"> prompt</w:t>
            </w:r>
            <w:r w:rsidRPr="003D77A4">
              <w:rPr>
                <w:sz w:val="14"/>
                <w:szCs w:val="14"/>
              </w:rPr>
              <w:t xml:space="preserve"> </w:t>
            </w:r>
            <w:r w:rsidRPr="003D77A4">
              <w:rPr>
                <w:rFonts w:ascii="Calibri" w:hAnsi="Calibri"/>
                <w:sz w:val="14"/>
                <w:szCs w:val="14"/>
              </w:rPr>
              <w:t xml:space="preserve">user </w:t>
            </w:r>
            <w:r w:rsidR="00951527" w:rsidRPr="003D77A4">
              <w:rPr>
                <w:rFonts w:ascii="Calibri" w:hAnsi="Calibri"/>
                <w:sz w:val="14"/>
                <w:szCs w:val="14"/>
              </w:rPr>
              <w:t>to input</w:t>
            </w:r>
            <w:r w:rsidRPr="003D77A4">
              <w:rPr>
                <w:rFonts w:ascii="Calibri" w:hAnsi="Calibri"/>
                <w:sz w:val="14"/>
                <w:szCs w:val="14"/>
              </w:rPr>
              <w:t xml:space="preserve"> text, 15 characters </w:t>
            </w:r>
            <w:proofErr w:type="gramStart"/>
            <w:r w:rsidRPr="003D77A4">
              <w:rPr>
                <w:rFonts w:ascii="Calibri" w:hAnsi="Calibri"/>
                <w:sz w:val="14"/>
                <w:szCs w:val="14"/>
              </w:rPr>
              <w:t>maximum</w:t>
            </w:r>
            <w:r w:rsidR="00313D5A" w:rsidRPr="003D77A4">
              <w:rPr>
                <w:rFonts w:ascii="Calibri" w:hAnsi="Calibri"/>
                <w:sz w:val="14"/>
                <w:szCs w:val="14"/>
              </w:rPr>
              <w:t>;</w:t>
            </w:r>
            <w:proofErr w:type="gramEnd"/>
          </w:p>
          <w:p w14:paraId="07663A0E" w14:textId="77777777" w:rsidR="00313D5A" w:rsidRPr="003D77A4" w:rsidRDefault="00313D5A" w:rsidP="00C86E8A">
            <w:pPr>
              <w:keepNext/>
              <w:rPr>
                <w:rFonts w:ascii="Calibri" w:hAnsi="Calibri"/>
                <w:sz w:val="14"/>
                <w:szCs w:val="14"/>
              </w:rPr>
            </w:pPr>
          </w:p>
          <w:p w14:paraId="77CDD2A5" w14:textId="77777777" w:rsidR="00C05B14" w:rsidRPr="003D77A4" w:rsidRDefault="00313D5A" w:rsidP="00843B2C">
            <w:pPr>
              <w:keepNext/>
              <w:rPr>
                <w:rFonts w:ascii="Calibri" w:hAnsi="Calibri"/>
                <w:sz w:val="14"/>
                <w:szCs w:val="14"/>
              </w:rPr>
            </w:pPr>
            <w:r w:rsidRPr="003D77A4">
              <w:rPr>
                <w:rFonts w:ascii="Calibri" w:hAnsi="Calibri"/>
                <w:sz w:val="14"/>
                <w:szCs w:val="14"/>
              </w:rPr>
              <w:t>d</w:t>
            </w:r>
            <w:r w:rsidR="00843B2C" w:rsidRPr="003D77A4">
              <w:rPr>
                <w:rFonts w:ascii="Calibri" w:hAnsi="Calibri"/>
                <w:sz w:val="14"/>
                <w:szCs w:val="14"/>
              </w:rPr>
              <w:t>o not allow duplicate values</w:t>
            </w:r>
            <w:r w:rsidRPr="003D77A4">
              <w:rPr>
                <w:rFonts w:ascii="Calibri" w:hAnsi="Calibri"/>
                <w:sz w:val="14"/>
                <w:szCs w:val="14"/>
              </w:rPr>
              <w:t xml:space="preserve"> in this column on this MCH-01 </w:t>
            </w:r>
            <w:r w:rsidR="00384DCB" w:rsidRPr="003D77A4">
              <w:rPr>
                <w:rFonts w:ascii="Calibri" w:hAnsi="Calibri"/>
                <w:sz w:val="14"/>
                <w:szCs w:val="14"/>
              </w:rPr>
              <w:t>&gt;&gt;</w:t>
            </w:r>
          </w:p>
        </w:tc>
        <w:tc>
          <w:tcPr>
            <w:tcW w:w="1458" w:type="dxa"/>
          </w:tcPr>
          <w:p w14:paraId="2E17008C" w14:textId="77777777" w:rsidR="002E3B51" w:rsidRPr="003D77A4" w:rsidRDefault="002E3B51" w:rsidP="002E3B51">
            <w:pPr>
              <w:keepNext/>
              <w:rPr>
                <w:rFonts w:ascii="Calibri" w:hAnsi="Calibri"/>
                <w:sz w:val="14"/>
                <w:szCs w:val="14"/>
              </w:rPr>
            </w:pPr>
            <w:r w:rsidRPr="003D77A4">
              <w:rPr>
                <w:rFonts w:ascii="Calibri" w:hAnsi="Calibri"/>
                <w:sz w:val="14"/>
                <w:szCs w:val="14"/>
              </w:rPr>
              <w:t>&lt;&lt;</w:t>
            </w:r>
            <w:r w:rsidRPr="003D77A4">
              <w:rPr>
                <w:rFonts w:ascii="Calibri" w:hAnsi="Calibri"/>
                <w:b/>
                <w:sz w:val="14"/>
                <w:szCs w:val="14"/>
              </w:rPr>
              <w:t>if</w:t>
            </w:r>
            <w:r w:rsidRPr="003D77A4">
              <w:rPr>
                <w:rFonts w:ascii="Calibri" w:hAnsi="Calibri"/>
                <w:sz w:val="14"/>
                <w:szCs w:val="14"/>
              </w:rPr>
              <w:t xml:space="preserve"> D09=NA,</w:t>
            </w:r>
          </w:p>
          <w:p w14:paraId="437CD765" w14:textId="77777777" w:rsidR="002E3B51" w:rsidRPr="003D77A4" w:rsidRDefault="002E3B51" w:rsidP="002E3B51">
            <w:pPr>
              <w:keepNext/>
              <w:rPr>
                <w:rFonts w:ascii="Calibri" w:hAnsi="Calibri"/>
                <w:sz w:val="14"/>
                <w:szCs w:val="14"/>
              </w:rPr>
            </w:pPr>
            <w:r w:rsidRPr="003D77A4">
              <w:rPr>
                <w:rFonts w:ascii="Calibri" w:hAnsi="Calibri"/>
                <w:b/>
                <w:sz w:val="14"/>
                <w:szCs w:val="14"/>
              </w:rPr>
              <w:t>then</w:t>
            </w:r>
            <w:r w:rsidRPr="003D77A4">
              <w:rPr>
                <w:rFonts w:ascii="Calibri" w:hAnsi="Calibri"/>
                <w:sz w:val="14"/>
                <w:szCs w:val="14"/>
              </w:rPr>
              <w:t xml:space="preserve"> </w:t>
            </w:r>
            <w:r w:rsidR="002927B9" w:rsidRPr="003D77A4">
              <w:rPr>
                <w:rFonts w:ascii="Calibri" w:hAnsi="Calibri"/>
                <w:sz w:val="14"/>
                <w:szCs w:val="14"/>
              </w:rPr>
              <w:t xml:space="preserve">text </w:t>
            </w:r>
            <w:r w:rsidRPr="003D77A4">
              <w:rPr>
                <w:rFonts w:ascii="Calibri" w:hAnsi="Calibri"/>
                <w:sz w:val="14"/>
                <w:szCs w:val="14"/>
              </w:rPr>
              <w:t>value=N/A,</w:t>
            </w:r>
          </w:p>
          <w:p w14:paraId="2760240C" w14:textId="77777777" w:rsidR="002E3B51" w:rsidRPr="003D77A4" w:rsidRDefault="002E3B51" w:rsidP="002E3B51">
            <w:pPr>
              <w:keepNext/>
              <w:rPr>
                <w:rFonts w:ascii="Calibri" w:hAnsi="Calibri"/>
                <w:sz w:val="14"/>
                <w:szCs w:val="14"/>
              </w:rPr>
            </w:pPr>
            <w:r w:rsidRPr="003D77A4">
              <w:rPr>
                <w:rFonts w:ascii="Calibri" w:hAnsi="Calibri"/>
                <w:b/>
                <w:sz w:val="14"/>
                <w:szCs w:val="14"/>
              </w:rPr>
              <w:t>else</w:t>
            </w:r>
            <w:r w:rsidRPr="003D77A4">
              <w:rPr>
                <w:rFonts w:ascii="Calibri" w:hAnsi="Calibri"/>
                <w:sz w:val="14"/>
                <w:szCs w:val="14"/>
              </w:rPr>
              <w:t xml:space="preserve"> user pick one of the following three values:</w:t>
            </w:r>
          </w:p>
          <w:p w14:paraId="2E53987B" w14:textId="77777777" w:rsidR="002E3B51" w:rsidRPr="003D77A4" w:rsidRDefault="002927B9" w:rsidP="002E3B51">
            <w:pPr>
              <w:keepNext/>
              <w:rPr>
                <w:rFonts w:ascii="Calibri" w:hAnsi="Calibri"/>
                <w:sz w:val="14"/>
                <w:szCs w:val="14"/>
              </w:rPr>
            </w:pPr>
            <w:proofErr w:type="gramStart"/>
            <w:r w:rsidRPr="003D77A4">
              <w:rPr>
                <w:rFonts w:ascii="Calibri" w:hAnsi="Calibri"/>
                <w:sz w:val="14"/>
                <w:szCs w:val="14"/>
              </w:rPr>
              <w:t>1:[</w:t>
            </w:r>
            <w:proofErr w:type="gramEnd"/>
            <w:r w:rsidR="002E3B51" w:rsidRPr="003D77A4">
              <w:rPr>
                <w:rFonts w:ascii="Calibri" w:hAnsi="Calibri"/>
                <w:sz w:val="14"/>
                <w:szCs w:val="14"/>
              </w:rPr>
              <w:t>Ductless</w:t>
            </w:r>
            <w:r w:rsidRPr="003D77A4">
              <w:rPr>
                <w:rFonts w:ascii="Calibri" w:hAnsi="Calibri"/>
                <w:sz w:val="14"/>
                <w:szCs w:val="14"/>
              </w:rPr>
              <w:t>]</w:t>
            </w:r>
          </w:p>
          <w:p w14:paraId="580D8265" w14:textId="77777777" w:rsidR="002E3B51" w:rsidRPr="003D77A4" w:rsidRDefault="002927B9" w:rsidP="002E3B51">
            <w:pPr>
              <w:keepNext/>
              <w:rPr>
                <w:rFonts w:ascii="Calibri" w:hAnsi="Calibri"/>
                <w:sz w:val="14"/>
                <w:szCs w:val="14"/>
              </w:rPr>
            </w:pPr>
            <w:proofErr w:type="gramStart"/>
            <w:r w:rsidRPr="003D77A4">
              <w:rPr>
                <w:rFonts w:ascii="Calibri" w:hAnsi="Calibri"/>
                <w:sz w:val="14"/>
                <w:szCs w:val="14"/>
              </w:rPr>
              <w:t>2:[</w:t>
            </w:r>
            <w:proofErr w:type="gramEnd"/>
            <w:r w:rsidR="002E3B51" w:rsidRPr="003D77A4">
              <w:rPr>
                <w:rFonts w:ascii="Calibri" w:hAnsi="Calibri"/>
                <w:sz w:val="14"/>
                <w:szCs w:val="14"/>
              </w:rPr>
              <w:t>Ducted &gt;10ft length</w:t>
            </w:r>
            <w:r w:rsidRPr="003D77A4">
              <w:rPr>
                <w:rFonts w:ascii="Calibri" w:hAnsi="Calibri"/>
                <w:sz w:val="14"/>
                <w:szCs w:val="14"/>
              </w:rPr>
              <w:t>]</w:t>
            </w:r>
          </w:p>
          <w:p w14:paraId="1950431F" w14:textId="77777777" w:rsidR="00C3019B" w:rsidRPr="003D77A4" w:rsidRDefault="002927B9" w:rsidP="002E3B51">
            <w:pPr>
              <w:keepNext/>
              <w:rPr>
                <w:rFonts w:ascii="Calibri" w:hAnsi="Calibri"/>
                <w:sz w:val="18"/>
                <w:szCs w:val="18"/>
              </w:rPr>
            </w:pPr>
            <w:proofErr w:type="gramStart"/>
            <w:r w:rsidRPr="003D77A4">
              <w:rPr>
                <w:rFonts w:ascii="Calibri" w:hAnsi="Calibri"/>
                <w:sz w:val="14"/>
                <w:szCs w:val="14"/>
              </w:rPr>
              <w:t>3:[</w:t>
            </w:r>
            <w:proofErr w:type="gramEnd"/>
            <w:r w:rsidR="002E3B51" w:rsidRPr="003D77A4">
              <w:rPr>
                <w:rFonts w:ascii="Calibri" w:hAnsi="Calibri"/>
                <w:sz w:val="14"/>
                <w:szCs w:val="14"/>
              </w:rPr>
              <w:t>Ducted ≤10ft length</w:t>
            </w:r>
            <w:r w:rsidRPr="003D77A4">
              <w:rPr>
                <w:rFonts w:ascii="Calibri" w:hAnsi="Calibri"/>
                <w:sz w:val="14"/>
                <w:szCs w:val="14"/>
              </w:rPr>
              <w:t>]</w:t>
            </w:r>
            <w:r w:rsidR="002E3B51" w:rsidRPr="003D77A4">
              <w:rPr>
                <w:rFonts w:ascii="Calibri" w:hAnsi="Calibri"/>
                <w:sz w:val="14"/>
                <w:szCs w:val="14"/>
              </w:rPr>
              <w:t>&gt;&gt;</w:t>
            </w:r>
          </w:p>
        </w:tc>
      </w:tr>
      <w:tr w:rsidR="002927B9" w:rsidRPr="003D77A4" w14:paraId="6EC183CE" w14:textId="77777777" w:rsidTr="000E3766">
        <w:trPr>
          <w:cantSplit/>
          <w:trHeight w:val="467"/>
        </w:trPr>
        <w:tc>
          <w:tcPr>
            <w:tcW w:w="1276" w:type="dxa"/>
            <w:shd w:val="clear" w:color="auto" w:fill="auto"/>
          </w:tcPr>
          <w:p w14:paraId="23BF434A" w14:textId="77777777" w:rsidR="00C3019B" w:rsidRPr="003D77A4" w:rsidRDefault="00C3019B" w:rsidP="00C3019B">
            <w:pPr>
              <w:keepNext/>
              <w:rPr>
                <w:rFonts w:ascii="Calibri" w:hAnsi="Calibri"/>
                <w:sz w:val="18"/>
                <w:szCs w:val="18"/>
              </w:rPr>
            </w:pPr>
          </w:p>
        </w:tc>
        <w:tc>
          <w:tcPr>
            <w:tcW w:w="1371" w:type="dxa"/>
          </w:tcPr>
          <w:p w14:paraId="7B852E51" w14:textId="77777777" w:rsidR="00C3019B" w:rsidRPr="003D77A4" w:rsidRDefault="00C3019B" w:rsidP="00C3019B">
            <w:pPr>
              <w:keepNext/>
              <w:rPr>
                <w:rFonts w:ascii="Calibri" w:hAnsi="Calibri"/>
                <w:sz w:val="18"/>
                <w:szCs w:val="18"/>
              </w:rPr>
            </w:pPr>
          </w:p>
        </w:tc>
        <w:tc>
          <w:tcPr>
            <w:tcW w:w="1280" w:type="dxa"/>
            <w:shd w:val="clear" w:color="auto" w:fill="auto"/>
          </w:tcPr>
          <w:p w14:paraId="3F4EE1B9" w14:textId="77777777" w:rsidR="00C3019B" w:rsidRPr="003D77A4" w:rsidRDefault="00C3019B" w:rsidP="00C3019B">
            <w:pPr>
              <w:keepNext/>
              <w:rPr>
                <w:rFonts w:ascii="Calibri" w:hAnsi="Calibri"/>
                <w:sz w:val="18"/>
                <w:szCs w:val="18"/>
              </w:rPr>
            </w:pPr>
          </w:p>
        </w:tc>
        <w:tc>
          <w:tcPr>
            <w:tcW w:w="1188" w:type="dxa"/>
            <w:shd w:val="clear" w:color="auto" w:fill="auto"/>
          </w:tcPr>
          <w:p w14:paraId="50363944" w14:textId="77777777" w:rsidR="00C3019B" w:rsidRPr="003D77A4" w:rsidRDefault="00C3019B" w:rsidP="00C3019B">
            <w:pPr>
              <w:keepNext/>
              <w:rPr>
                <w:rFonts w:ascii="Calibri" w:hAnsi="Calibri"/>
                <w:sz w:val="18"/>
                <w:szCs w:val="18"/>
              </w:rPr>
            </w:pPr>
          </w:p>
        </w:tc>
        <w:tc>
          <w:tcPr>
            <w:tcW w:w="1828" w:type="dxa"/>
            <w:shd w:val="clear" w:color="auto" w:fill="auto"/>
          </w:tcPr>
          <w:p w14:paraId="4B3FD559" w14:textId="77777777" w:rsidR="00C3019B" w:rsidRPr="003D77A4" w:rsidRDefault="00C3019B" w:rsidP="00C3019B">
            <w:pPr>
              <w:keepNext/>
              <w:rPr>
                <w:rFonts w:ascii="Calibri" w:hAnsi="Calibri"/>
                <w:sz w:val="18"/>
                <w:szCs w:val="18"/>
              </w:rPr>
            </w:pPr>
          </w:p>
        </w:tc>
        <w:tc>
          <w:tcPr>
            <w:tcW w:w="1645" w:type="dxa"/>
            <w:shd w:val="clear" w:color="auto" w:fill="auto"/>
          </w:tcPr>
          <w:p w14:paraId="6AE88388" w14:textId="77777777" w:rsidR="00C3019B" w:rsidRPr="003D77A4" w:rsidRDefault="00C3019B" w:rsidP="00C3019B">
            <w:pPr>
              <w:keepNext/>
              <w:rPr>
                <w:rFonts w:ascii="Calibri" w:hAnsi="Calibri"/>
                <w:sz w:val="18"/>
                <w:szCs w:val="18"/>
              </w:rPr>
            </w:pPr>
          </w:p>
        </w:tc>
        <w:tc>
          <w:tcPr>
            <w:tcW w:w="1645" w:type="dxa"/>
            <w:shd w:val="clear" w:color="auto" w:fill="auto"/>
          </w:tcPr>
          <w:p w14:paraId="750AEE31" w14:textId="77777777" w:rsidR="00C3019B" w:rsidRPr="003D77A4" w:rsidRDefault="00C3019B" w:rsidP="00C3019B">
            <w:pPr>
              <w:keepNext/>
              <w:rPr>
                <w:rFonts w:ascii="Calibri" w:hAnsi="Calibri"/>
                <w:sz w:val="18"/>
                <w:szCs w:val="18"/>
              </w:rPr>
            </w:pPr>
          </w:p>
        </w:tc>
        <w:tc>
          <w:tcPr>
            <w:tcW w:w="1371" w:type="dxa"/>
            <w:shd w:val="clear" w:color="auto" w:fill="auto"/>
          </w:tcPr>
          <w:p w14:paraId="3F60BC52" w14:textId="77777777" w:rsidR="00C3019B" w:rsidRPr="003D77A4" w:rsidRDefault="00C3019B" w:rsidP="00C3019B">
            <w:pPr>
              <w:keepNext/>
              <w:rPr>
                <w:rFonts w:ascii="Calibri" w:hAnsi="Calibri"/>
                <w:sz w:val="18"/>
                <w:szCs w:val="18"/>
              </w:rPr>
            </w:pPr>
          </w:p>
        </w:tc>
        <w:tc>
          <w:tcPr>
            <w:tcW w:w="1554" w:type="dxa"/>
          </w:tcPr>
          <w:p w14:paraId="7D256CA1" w14:textId="77777777" w:rsidR="00C3019B" w:rsidRPr="003D77A4" w:rsidRDefault="00C3019B" w:rsidP="00C3019B">
            <w:pPr>
              <w:keepNext/>
              <w:rPr>
                <w:rFonts w:ascii="Calibri" w:hAnsi="Calibri"/>
                <w:sz w:val="18"/>
                <w:szCs w:val="18"/>
              </w:rPr>
            </w:pPr>
          </w:p>
        </w:tc>
        <w:tc>
          <w:tcPr>
            <w:tcW w:w="1458" w:type="dxa"/>
          </w:tcPr>
          <w:p w14:paraId="1FC54A56" w14:textId="77777777" w:rsidR="00C3019B" w:rsidRPr="003D77A4" w:rsidRDefault="00C3019B" w:rsidP="00C3019B">
            <w:pPr>
              <w:keepNext/>
              <w:rPr>
                <w:rFonts w:ascii="Calibri" w:hAnsi="Calibri"/>
                <w:sz w:val="18"/>
                <w:szCs w:val="18"/>
              </w:rPr>
            </w:pPr>
          </w:p>
        </w:tc>
      </w:tr>
      <w:tr w:rsidR="00C3019B" w:rsidRPr="007E2934" w14:paraId="0BD96550" w14:textId="77777777" w:rsidTr="000E3766">
        <w:trPr>
          <w:cantSplit/>
        </w:trPr>
        <w:tc>
          <w:tcPr>
            <w:tcW w:w="14616" w:type="dxa"/>
            <w:gridSpan w:val="10"/>
          </w:tcPr>
          <w:p w14:paraId="10EA6961" w14:textId="77777777" w:rsidR="00C3019B" w:rsidRPr="007E2934" w:rsidRDefault="00C3019B" w:rsidP="0019543B">
            <w:pPr>
              <w:keepNext/>
              <w:rPr>
                <w:rFonts w:ascii="Calibri" w:hAnsi="Calibri"/>
                <w:sz w:val="18"/>
                <w:szCs w:val="18"/>
              </w:rPr>
            </w:pPr>
            <w:r w:rsidRPr="003D77A4">
              <w:rPr>
                <w:rFonts w:ascii="Calibri" w:hAnsi="Calibri"/>
                <w:sz w:val="18"/>
                <w:szCs w:val="18"/>
              </w:rPr>
              <w:t>Notes:</w:t>
            </w:r>
          </w:p>
        </w:tc>
      </w:tr>
    </w:tbl>
    <w:p w14:paraId="2E1074F2" w14:textId="77777777" w:rsidR="00787C67" w:rsidRDefault="00787C67" w:rsidP="008846F4">
      <w:pPr>
        <w:rPr>
          <w:rFonts w:ascii="Calibri" w:hAnsi="Calibri"/>
          <w:sz w:val="18"/>
          <w:szCs w:val="18"/>
        </w:rPr>
      </w:pPr>
    </w:p>
    <w:p w14:paraId="48633B4F" w14:textId="77777777" w:rsidR="00787C67" w:rsidRPr="007E2934" w:rsidRDefault="00787C67"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9"/>
        <w:gridCol w:w="1151"/>
        <w:gridCol w:w="1150"/>
        <w:gridCol w:w="1225"/>
        <w:gridCol w:w="2255"/>
        <w:gridCol w:w="2329"/>
        <w:gridCol w:w="2329"/>
        <w:gridCol w:w="1311"/>
        <w:gridCol w:w="1311"/>
      </w:tblGrid>
      <w:tr w:rsidR="000964E2" w:rsidRPr="007E2934" w14:paraId="255D16CE" w14:textId="77777777" w:rsidTr="006A5FDB">
        <w:trPr>
          <w:cantSplit/>
        </w:trPr>
        <w:tc>
          <w:tcPr>
            <w:tcW w:w="14390" w:type="dxa"/>
            <w:gridSpan w:val="9"/>
            <w:shd w:val="clear" w:color="auto" w:fill="auto"/>
          </w:tcPr>
          <w:p w14:paraId="21E725E9" w14:textId="77777777" w:rsidR="000964E2" w:rsidRPr="006A5FDB" w:rsidRDefault="000964E2" w:rsidP="00F60E55">
            <w:pPr>
              <w:keepNext/>
              <w:rPr>
                <w:rFonts w:ascii="Calibri" w:hAnsi="Calibri"/>
                <w:b/>
                <w:sz w:val="18"/>
                <w:szCs w:val="18"/>
              </w:rPr>
            </w:pPr>
            <w:r w:rsidRPr="006A5FDB">
              <w:rPr>
                <w:rFonts w:ascii="Calibri" w:hAnsi="Calibri"/>
                <w:b/>
                <w:sz w:val="18"/>
                <w:szCs w:val="18"/>
              </w:rPr>
              <w:lastRenderedPageBreak/>
              <w:t>E. Installed Cooling Equipment Information</w:t>
            </w:r>
            <w:r w:rsidR="00F110C2" w:rsidRPr="006A5FDB">
              <w:rPr>
                <w:rFonts w:ascii="Calibri" w:hAnsi="Calibri"/>
                <w:b/>
                <w:sz w:val="18"/>
                <w:szCs w:val="18"/>
              </w:rPr>
              <w:t xml:space="preserve"> for Outdoor Condenser or Package Unit (Air Conditioner or Heat Pump)</w:t>
            </w:r>
            <w:r w:rsidRPr="006A5FDB">
              <w:rPr>
                <w:rFonts w:ascii="Calibri" w:hAnsi="Calibri"/>
                <w:b/>
                <w:sz w:val="18"/>
                <w:szCs w:val="18"/>
              </w:rPr>
              <w:t>:</w:t>
            </w:r>
          </w:p>
          <w:p w14:paraId="3BA617D0" w14:textId="77777777" w:rsidR="00043181" w:rsidRPr="006A5FDB" w:rsidRDefault="000964E2" w:rsidP="00F244E9">
            <w:pPr>
              <w:keepNext/>
              <w:rPr>
                <w:rFonts w:ascii="Calibri" w:hAnsi="Calibri"/>
                <w:sz w:val="18"/>
                <w:szCs w:val="18"/>
              </w:rPr>
            </w:pPr>
            <w:r w:rsidRPr="006A5FDB">
              <w:rPr>
                <w:rFonts w:ascii="Calibri" w:hAnsi="Calibri"/>
                <w:sz w:val="18"/>
                <w:szCs w:val="18"/>
              </w:rPr>
              <w:t>&lt;&lt;</w:t>
            </w:r>
            <w:r w:rsidRPr="006A5FDB">
              <w:rPr>
                <w:rFonts w:ascii="Calibri" w:hAnsi="Calibri"/>
                <w:b/>
                <w:sz w:val="18"/>
                <w:szCs w:val="18"/>
              </w:rPr>
              <w:t>if</w:t>
            </w:r>
            <w:r w:rsidRPr="006A5FDB">
              <w:rPr>
                <w:rFonts w:ascii="Calibri" w:hAnsi="Calibri"/>
                <w:sz w:val="18"/>
                <w:szCs w:val="18"/>
              </w:rPr>
              <w:t xml:space="preserve"> all of the SC Systems listed in Section C have a value in </w:t>
            </w:r>
            <w:r w:rsidR="00F244E9" w:rsidRPr="006A5FDB">
              <w:rPr>
                <w:rFonts w:ascii="Calibri" w:hAnsi="Calibri"/>
                <w:sz w:val="18"/>
                <w:szCs w:val="18"/>
              </w:rPr>
              <w:t>C07</w:t>
            </w:r>
            <w:r w:rsidRPr="006A5FDB">
              <w:rPr>
                <w:rFonts w:ascii="Calibri" w:hAnsi="Calibri"/>
                <w:sz w:val="18"/>
                <w:szCs w:val="18"/>
              </w:rPr>
              <w:t>=</w:t>
            </w:r>
            <w:r w:rsidRPr="006A5FDB">
              <w:rPr>
                <w:rFonts w:asciiTheme="minorHAnsi" w:hAnsiTheme="minorHAnsi"/>
                <w:sz w:val="16"/>
                <w:szCs w:val="16"/>
              </w:rPr>
              <w:t>no cooling</w:t>
            </w:r>
            <w:r w:rsidRPr="006A5FDB">
              <w:rPr>
                <w:rFonts w:ascii="Calibri" w:hAnsi="Calibri"/>
                <w:sz w:val="18"/>
                <w:szCs w:val="18"/>
              </w:rPr>
              <w:t xml:space="preserve">, </w:t>
            </w:r>
            <w:r w:rsidRPr="006A5FDB">
              <w:rPr>
                <w:rFonts w:ascii="Calibri" w:hAnsi="Calibri"/>
                <w:b/>
                <w:sz w:val="18"/>
                <w:szCs w:val="18"/>
              </w:rPr>
              <w:t>then</w:t>
            </w:r>
            <w:r w:rsidRPr="006A5FDB">
              <w:rPr>
                <w:rFonts w:ascii="Calibri" w:hAnsi="Calibri"/>
                <w:sz w:val="18"/>
                <w:szCs w:val="18"/>
              </w:rPr>
              <w:t xml:space="preserve"> display the section does not apply </w:t>
            </w:r>
            <w:proofErr w:type="gramStart"/>
            <w:r w:rsidRPr="006A5FDB">
              <w:rPr>
                <w:rFonts w:ascii="Calibri" w:hAnsi="Calibri"/>
                <w:sz w:val="18"/>
                <w:szCs w:val="18"/>
              </w:rPr>
              <w:t>message;</w:t>
            </w:r>
            <w:proofErr w:type="gramEnd"/>
            <w:r w:rsidRPr="006A5FDB">
              <w:rPr>
                <w:rFonts w:ascii="Calibri" w:hAnsi="Calibri"/>
                <w:sz w:val="18"/>
                <w:szCs w:val="18"/>
              </w:rPr>
              <w:t xml:space="preserve"> </w:t>
            </w:r>
          </w:p>
          <w:p w14:paraId="6DEC5AEE" w14:textId="77777777" w:rsidR="00043181" w:rsidRPr="006A5FDB" w:rsidRDefault="00043181" w:rsidP="00F244E9">
            <w:pPr>
              <w:keepNext/>
              <w:rPr>
                <w:rFonts w:ascii="Calibri" w:hAnsi="Calibri"/>
                <w:sz w:val="18"/>
                <w:szCs w:val="18"/>
              </w:rPr>
            </w:pPr>
          </w:p>
          <w:p w14:paraId="1F694A88" w14:textId="77777777" w:rsidR="000964E2" w:rsidRPr="006A5FDB" w:rsidRDefault="000964E2" w:rsidP="00F244E9">
            <w:pPr>
              <w:keepNext/>
              <w:rPr>
                <w:rFonts w:ascii="Calibri" w:hAnsi="Calibri"/>
                <w:b/>
                <w:sz w:val="18"/>
                <w:szCs w:val="18"/>
              </w:rPr>
            </w:pPr>
            <w:r w:rsidRPr="006A5FDB">
              <w:rPr>
                <w:rFonts w:ascii="Calibri" w:hAnsi="Calibri"/>
                <w:b/>
                <w:sz w:val="18"/>
                <w:szCs w:val="18"/>
              </w:rPr>
              <w:t>else</w:t>
            </w:r>
            <w:r w:rsidRPr="006A5FDB">
              <w:rPr>
                <w:rFonts w:ascii="Calibri" w:hAnsi="Calibri"/>
                <w:sz w:val="18"/>
                <w:szCs w:val="18"/>
              </w:rPr>
              <w:t xml:space="preserve"> require one row of data in this table for each of the SC Systems listed in Section C that do not have</w:t>
            </w:r>
            <w:r w:rsidR="00231D3F" w:rsidRPr="006A5FDB">
              <w:rPr>
                <w:rFonts w:ascii="Calibri" w:hAnsi="Calibri"/>
                <w:sz w:val="18"/>
                <w:szCs w:val="18"/>
              </w:rPr>
              <w:t xml:space="preserve"> one of the following two conditions</w:t>
            </w:r>
            <w:r w:rsidRPr="006A5FDB">
              <w:rPr>
                <w:rFonts w:ascii="Calibri" w:hAnsi="Calibri"/>
                <w:sz w:val="18"/>
                <w:szCs w:val="18"/>
              </w:rPr>
              <w:t xml:space="preserve">: </w:t>
            </w:r>
            <w:proofErr w:type="gramStart"/>
            <w:r w:rsidR="00231D3F" w:rsidRPr="006A5FDB">
              <w:rPr>
                <w:rFonts w:ascii="Calibri" w:hAnsi="Calibri"/>
                <w:sz w:val="18"/>
                <w:szCs w:val="18"/>
              </w:rPr>
              <w:t>1:[</w:t>
            </w:r>
            <w:proofErr w:type="gramEnd"/>
            <w:r w:rsidRPr="006A5FDB">
              <w:rPr>
                <w:rFonts w:ascii="Calibri" w:hAnsi="Calibri"/>
                <w:sz w:val="18"/>
                <w:szCs w:val="18"/>
              </w:rPr>
              <w:t xml:space="preserve">a value in </w:t>
            </w:r>
            <w:r w:rsidR="00F244E9" w:rsidRPr="006A5FDB">
              <w:rPr>
                <w:rFonts w:ascii="Calibri" w:hAnsi="Calibri"/>
                <w:sz w:val="18"/>
                <w:szCs w:val="18"/>
              </w:rPr>
              <w:t>C07</w:t>
            </w:r>
            <w:r w:rsidRPr="006A5FDB">
              <w:rPr>
                <w:rFonts w:ascii="Calibri" w:hAnsi="Calibri"/>
                <w:sz w:val="18"/>
                <w:szCs w:val="18"/>
              </w:rPr>
              <w:t>=</w:t>
            </w:r>
            <w:r w:rsidRPr="006A5FDB">
              <w:rPr>
                <w:rFonts w:asciiTheme="minorHAnsi" w:hAnsiTheme="minorHAnsi"/>
                <w:sz w:val="16"/>
                <w:szCs w:val="16"/>
              </w:rPr>
              <w:t>no cooling</w:t>
            </w:r>
            <w:r w:rsidR="00231D3F" w:rsidRPr="006A5FDB">
              <w:rPr>
                <w:rFonts w:asciiTheme="minorHAnsi" w:hAnsiTheme="minorHAnsi"/>
                <w:sz w:val="16"/>
                <w:szCs w:val="16"/>
              </w:rPr>
              <w:t>]</w:t>
            </w:r>
            <w:r w:rsidRPr="006A5FDB">
              <w:t xml:space="preserve"> </w:t>
            </w:r>
            <w:r w:rsidRPr="006A5FDB">
              <w:rPr>
                <w:rFonts w:asciiTheme="minorHAnsi" w:hAnsiTheme="minorHAnsi"/>
                <w:sz w:val="16"/>
                <w:szCs w:val="16"/>
              </w:rPr>
              <w:t xml:space="preserve">or </w:t>
            </w:r>
            <w:r w:rsidR="00231D3F" w:rsidRPr="006A5FDB">
              <w:rPr>
                <w:rFonts w:asciiTheme="minorHAnsi" w:hAnsiTheme="minorHAnsi"/>
                <w:sz w:val="16"/>
                <w:szCs w:val="16"/>
              </w:rPr>
              <w:t>2:[</w:t>
            </w:r>
            <w:r w:rsidRPr="006A5FDB">
              <w:rPr>
                <w:rFonts w:asciiTheme="minorHAnsi" w:hAnsiTheme="minorHAnsi"/>
                <w:sz w:val="16"/>
                <w:szCs w:val="16"/>
              </w:rPr>
              <w:t xml:space="preserve">a value in </w:t>
            </w:r>
            <w:r w:rsidR="00F244E9" w:rsidRPr="006A5FDB">
              <w:rPr>
                <w:rFonts w:asciiTheme="minorHAnsi" w:hAnsiTheme="minorHAnsi"/>
                <w:sz w:val="16"/>
                <w:szCs w:val="16"/>
              </w:rPr>
              <w:t xml:space="preserve">C08 </w:t>
            </w:r>
            <w:r w:rsidRPr="006A5FDB">
              <w:rPr>
                <w:rFonts w:asciiTheme="minorHAnsi" w:hAnsiTheme="minorHAnsi"/>
                <w:sz w:val="16"/>
                <w:szCs w:val="16"/>
              </w:rPr>
              <w:t>= no cooling component altered</w:t>
            </w:r>
            <w:r w:rsidR="00231D3F" w:rsidRPr="006A5FDB">
              <w:rPr>
                <w:rFonts w:asciiTheme="minorHAnsi" w:hAnsiTheme="minorHAnsi"/>
                <w:sz w:val="16"/>
                <w:szCs w:val="16"/>
              </w:rPr>
              <w:t>]</w:t>
            </w:r>
            <w:r w:rsidRPr="006A5FDB">
              <w:rPr>
                <w:rFonts w:ascii="Calibri" w:hAnsi="Calibri"/>
                <w:sz w:val="18"/>
                <w:szCs w:val="18"/>
              </w:rPr>
              <w:t>&gt;&gt;</w:t>
            </w:r>
          </w:p>
        </w:tc>
      </w:tr>
      <w:tr w:rsidR="000964E2" w:rsidRPr="007E2934" w14:paraId="13E39D3B" w14:textId="77777777" w:rsidTr="006A5FDB">
        <w:trPr>
          <w:cantSplit/>
          <w:trHeight w:val="224"/>
        </w:trPr>
        <w:tc>
          <w:tcPr>
            <w:tcW w:w="1329" w:type="dxa"/>
            <w:shd w:val="clear" w:color="auto" w:fill="auto"/>
            <w:vAlign w:val="bottom"/>
          </w:tcPr>
          <w:p w14:paraId="7F4096AD" w14:textId="77777777" w:rsidR="000964E2" w:rsidRPr="006A5FDB" w:rsidRDefault="000964E2" w:rsidP="00BA02F4">
            <w:pPr>
              <w:keepNext/>
              <w:jc w:val="center"/>
              <w:rPr>
                <w:rFonts w:ascii="Calibri" w:hAnsi="Calibri"/>
                <w:sz w:val="18"/>
                <w:szCs w:val="18"/>
              </w:rPr>
            </w:pPr>
            <w:r w:rsidRPr="006A5FDB">
              <w:rPr>
                <w:rFonts w:ascii="Calibri" w:hAnsi="Calibri"/>
                <w:sz w:val="18"/>
                <w:szCs w:val="18"/>
              </w:rPr>
              <w:t>01</w:t>
            </w:r>
          </w:p>
        </w:tc>
        <w:tc>
          <w:tcPr>
            <w:tcW w:w="1151" w:type="dxa"/>
            <w:shd w:val="clear" w:color="auto" w:fill="auto"/>
          </w:tcPr>
          <w:p w14:paraId="6BE173BD" w14:textId="77777777" w:rsidR="000964E2" w:rsidRPr="006A5FDB" w:rsidRDefault="002105BE" w:rsidP="00BA02F4">
            <w:pPr>
              <w:keepNext/>
              <w:jc w:val="center"/>
              <w:rPr>
                <w:rFonts w:ascii="Calibri" w:hAnsi="Calibri"/>
                <w:sz w:val="18"/>
                <w:szCs w:val="18"/>
              </w:rPr>
            </w:pPr>
            <w:r w:rsidRPr="006A5FDB">
              <w:rPr>
                <w:rFonts w:ascii="Calibri" w:hAnsi="Calibri"/>
                <w:sz w:val="18"/>
                <w:szCs w:val="18"/>
              </w:rPr>
              <w:t>02</w:t>
            </w:r>
          </w:p>
        </w:tc>
        <w:tc>
          <w:tcPr>
            <w:tcW w:w="1150" w:type="dxa"/>
            <w:shd w:val="clear" w:color="auto" w:fill="auto"/>
            <w:vAlign w:val="bottom"/>
          </w:tcPr>
          <w:p w14:paraId="43221478" w14:textId="77777777" w:rsidR="000964E2" w:rsidRPr="006A5FDB" w:rsidRDefault="002105BE" w:rsidP="00BA02F4">
            <w:pPr>
              <w:keepNext/>
              <w:jc w:val="center"/>
              <w:rPr>
                <w:rFonts w:ascii="Calibri" w:hAnsi="Calibri"/>
                <w:sz w:val="18"/>
                <w:szCs w:val="18"/>
              </w:rPr>
            </w:pPr>
            <w:r w:rsidRPr="006A5FDB">
              <w:rPr>
                <w:rFonts w:ascii="Calibri" w:hAnsi="Calibri"/>
                <w:sz w:val="18"/>
                <w:szCs w:val="18"/>
              </w:rPr>
              <w:t>03</w:t>
            </w:r>
          </w:p>
        </w:tc>
        <w:tc>
          <w:tcPr>
            <w:tcW w:w="1225" w:type="dxa"/>
            <w:shd w:val="clear" w:color="auto" w:fill="auto"/>
            <w:vAlign w:val="bottom"/>
          </w:tcPr>
          <w:p w14:paraId="0D780E59" w14:textId="77777777" w:rsidR="000964E2" w:rsidRPr="006A5FDB" w:rsidRDefault="002105BE" w:rsidP="00BA02F4">
            <w:pPr>
              <w:keepNext/>
              <w:jc w:val="center"/>
              <w:rPr>
                <w:rFonts w:ascii="Calibri" w:hAnsi="Calibri"/>
                <w:sz w:val="18"/>
                <w:szCs w:val="18"/>
              </w:rPr>
            </w:pPr>
            <w:r w:rsidRPr="006A5FDB">
              <w:rPr>
                <w:rFonts w:ascii="Calibri" w:hAnsi="Calibri"/>
                <w:sz w:val="18"/>
                <w:szCs w:val="18"/>
              </w:rPr>
              <w:t>04</w:t>
            </w:r>
          </w:p>
        </w:tc>
        <w:tc>
          <w:tcPr>
            <w:tcW w:w="2255" w:type="dxa"/>
            <w:shd w:val="clear" w:color="auto" w:fill="auto"/>
            <w:vAlign w:val="bottom"/>
          </w:tcPr>
          <w:p w14:paraId="51CB1C23" w14:textId="77777777" w:rsidR="000964E2" w:rsidRPr="006A5FDB" w:rsidRDefault="002105BE" w:rsidP="00BA02F4">
            <w:pPr>
              <w:keepNext/>
              <w:jc w:val="center"/>
              <w:rPr>
                <w:rFonts w:ascii="Calibri" w:hAnsi="Calibri"/>
                <w:sz w:val="18"/>
                <w:szCs w:val="18"/>
              </w:rPr>
            </w:pPr>
            <w:r w:rsidRPr="006A5FDB">
              <w:rPr>
                <w:rFonts w:ascii="Calibri" w:hAnsi="Calibri"/>
                <w:sz w:val="18"/>
                <w:szCs w:val="18"/>
              </w:rPr>
              <w:t>05</w:t>
            </w:r>
          </w:p>
        </w:tc>
        <w:tc>
          <w:tcPr>
            <w:tcW w:w="2329" w:type="dxa"/>
            <w:shd w:val="clear" w:color="auto" w:fill="auto"/>
            <w:vAlign w:val="bottom"/>
          </w:tcPr>
          <w:p w14:paraId="78034034" w14:textId="77777777" w:rsidR="000964E2" w:rsidRPr="006A5FDB" w:rsidRDefault="002105BE" w:rsidP="00BA02F4">
            <w:pPr>
              <w:keepNext/>
              <w:jc w:val="center"/>
              <w:rPr>
                <w:rFonts w:ascii="Calibri" w:hAnsi="Calibri"/>
                <w:sz w:val="18"/>
                <w:szCs w:val="18"/>
              </w:rPr>
            </w:pPr>
            <w:r w:rsidRPr="006A5FDB">
              <w:rPr>
                <w:rFonts w:ascii="Calibri" w:hAnsi="Calibri"/>
                <w:sz w:val="18"/>
                <w:szCs w:val="18"/>
              </w:rPr>
              <w:t>06</w:t>
            </w:r>
          </w:p>
        </w:tc>
        <w:tc>
          <w:tcPr>
            <w:tcW w:w="2329" w:type="dxa"/>
            <w:shd w:val="clear" w:color="auto" w:fill="auto"/>
            <w:vAlign w:val="bottom"/>
          </w:tcPr>
          <w:p w14:paraId="2FC314C3" w14:textId="77777777" w:rsidR="000964E2" w:rsidRPr="006A5FDB" w:rsidRDefault="002105BE" w:rsidP="00BA02F4">
            <w:pPr>
              <w:keepNext/>
              <w:jc w:val="center"/>
              <w:rPr>
                <w:rFonts w:ascii="Calibri" w:hAnsi="Calibri"/>
                <w:sz w:val="18"/>
                <w:szCs w:val="18"/>
              </w:rPr>
            </w:pPr>
            <w:r w:rsidRPr="006A5FDB">
              <w:rPr>
                <w:rFonts w:ascii="Calibri" w:hAnsi="Calibri"/>
                <w:sz w:val="18"/>
                <w:szCs w:val="18"/>
              </w:rPr>
              <w:t>07</w:t>
            </w:r>
          </w:p>
        </w:tc>
        <w:tc>
          <w:tcPr>
            <w:tcW w:w="1311" w:type="dxa"/>
            <w:shd w:val="clear" w:color="auto" w:fill="auto"/>
            <w:vAlign w:val="bottom"/>
          </w:tcPr>
          <w:p w14:paraId="6A0038B5" w14:textId="77777777" w:rsidR="000964E2" w:rsidRPr="006A5FDB" w:rsidRDefault="002105BE" w:rsidP="00BA02F4">
            <w:pPr>
              <w:keepNext/>
              <w:jc w:val="center"/>
              <w:rPr>
                <w:rFonts w:ascii="Calibri" w:hAnsi="Calibri"/>
                <w:sz w:val="18"/>
                <w:szCs w:val="18"/>
              </w:rPr>
            </w:pPr>
            <w:r w:rsidRPr="006A5FDB">
              <w:rPr>
                <w:rFonts w:ascii="Calibri" w:hAnsi="Calibri"/>
                <w:sz w:val="18"/>
                <w:szCs w:val="18"/>
              </w:rPr>
              <w:t>08</w:t>
            </w:r>
          </w:p>
        </w:tc>
        <w:tc>
          <w:tcPr>
            <w:tcW w:w="1311" w:type="dxa"/>
            <w:shd w:val="clear" w:color="auto" w:fill="auto"/>
            <w:vAlign w:val="bottom"/>
          </w:tcPr>
          <w:p w14:paraId="258C569D" w14:textId="77777777" w:rsidR="000964E2" w:rsidRPr="006A5FDB" w:rsidRDefault="002105BE" w:rsidP="00BA02F4">
            <w:pPr>
              <w:keepNext/>
              <w:jc w:val="center"/>
              <w:rPr>
                <w:rFonts w:ascii="Calibri" w:hAnsi="Calibri"/>
                <w:sz w:val="18"/>
                <w:szCs w:val="18"/>
              </w:rPr>
            </w:pPr>
            <w:r w:rsidRPr="006A5FDB">
              <w:rPr>
                <w:rFonts w:ascii="Calibri" w:hAnsi="Calibri"/>
                <w:sz w:val="18"/>
                <w:szCs w:val="18"/>
              </w:rPr>
              <w:t>09</w:t>
            </w:r>
          </w:p>
        </w:tc>
      </w:tr>
      <w:tr w:rsidR="000964E2" w:rsidRPr="007E2934" w14:paraId="0952A221" w14:textId="77777777" w:rsidTr="006A5FDB">
        <w:trPr>
          <w:cantSplit/>
          <w:trHeight w:val="576"/>
        </w:trPr>
        <w:tc>
          <w:tcPr>
            <w:tcW w:w="1329" w:type="dxa"/>
            <w:shd w:val="clear" w:color="auto" w:fill="auto"/>
            <w:vAlign w:val="bottom"/>
          </w:tcPr>
          <w:p w14:paraId="1E138BE5" w14:textId="43E14736" w:rsidR="000964E2" w:rsidRPr="006A5FDB" w:rsidRDefault="000964E2" w:rsidP="00EA04F8">
            <w:pPr>
              <w:keepNext/>
              <w:jc w:val="center"/>
              <w:rPr>
                <w:rFonts w:ascii="Calibri" w:hAnsi="Calibri"/>
                <w:sz w:val="18"/>
                <w:szCs w:val="18"/>
              </w:rPr>
            </w:pPr>
            <w:r w:rsidRPr="006A5FDB">
              <w:rPr>
                <w:rFonts w:ascii="Calibri" w:hAnsi="Calibri"/>
                <w:sz w:val="18"/>
                <w:szCs w:val="18"/>
              </w:rPr>
              <w:t xml:space="preserve">SC </w:t>
            </w:r>
            <w:r w:rsidR="00EA04F8" w:rsidRPr="006A5FDB">
              <w:rPr>
                <w:rFonts w:ascii="Calibri" w:hAnsi="Calibri"/>
                <w:sz w:val="18"/>
                <w:szCs w:val="18"/>
              </w:rPr>
              <w:t>System ID/</w:t>
            </w:r>
            <w:r w:rsidRPr="006A5FDB">
              <w:rPr>
                <w:rFonts w:ascii="Calibri" w:hAnsi="Calibri"/>
                <w:sz w:val="18"/>
                <w:szCs w:val="18"/>
              </w:rPr>
              <w:t>Name</w:t>
            </w:r>
            <w:r w:rsidR="00EA04F8" w:rsidRPr="006A5FDB">
              <w:rPr>
                <w:rFonts w:ascii="Calibri" w:hAnsi="Calibri"/>
                <w:sz w:val="18"/>
                <w:szCs w:val="18"/>
              </w:rPr>
              <w:t xml:space="preserve"> from </w:t>
            </w:r>
            <w:r w:rsidR="002370BE" w:rsidRPr="006A5FDB">
              <w:rPr>
                <w:rFonts w:ascii="Calibri" w:hAnsi="Calibri"/>
                <w:sz w:val="18"/>
                <w:szCs w:val="18"/>
              </w:rPr>
              <w:t>LMCC</w:t>
            </w:r>
          </w:p>
        </w:tc>
        <w:tc>
          <w:tcPr>
            <w:tcW w:w="1151" w:type="dxa"/>
            <w:shd w:val="clear" w:color="auto" w:fill="auto"/>
            <w:vAlign w:val="bottom"/>
          </w:tcPr>
          <w:p w14:paraId="6EEA9127" w14:textId="77777777" w:rsidR="000964E2" w:rsidRPr="006A5FDB" w:rsidRDefault="000964E2" w:rsidP="000964E2">
            <w:pPr>
              <w:keepNext/>
              <w:jc w:val="center"/>
              <w:rPr>
                <w:rFonts w:ascii="Calibri" w:hAnsi="Calibri"/>
                <w:sz w:val="18"/>
                <w:szCs w:val="18"/>
              </w:rPr>
            </w:pPr>
            <w:r w:rsidRPr="006A5FDB">
              <w:rPr>
                <w:rFonts w:ascii="Calibri" w:hAnsi="Calibri"/>
                <w:sz w:val="18"/>
                <w:szCs w:val="18"/>
              </w:rPr>
              <w:t>SC System</w:t>
            </w:r>
          </w:p>
          <w:p w14:paraId="37CF7184" w14:textId="77777777" w:rsidR="000964E2" w:rsidRPr="006A5FDB" w:rsidRDefault="000964E2" w:rsidP="000964E2">
            <w:pPr>
              <w:keepNext/>
              <w:jc w:val="center"/>
              <w:rPr>
                <w:rFonts w:ascii="Calibri" w:hAnsi="Calibri"/>
                <w:sz w:val="16"/>
                <w:szCs w:val="16"/>
              </w:rPr>
            </w:pPr>
            <w:r w:rsidRPr="006A5FDB">
              <w:rPr>
                <w:rFonts w:ascii="Calibri" w:hAnsi="Calibri"/>
                <w:sz w:val="18"/>
                <w:szCs w:val="18"/>
              </w:rPr>
              <w:t>Description of Area Served</w:t>
            </w:r>
          </w:p>
        </w:tc>
        <w:tc>
          <w:tcPr>
            <w:tcW w:w="1150" w:type="dxa"/>
            <w:shd w:val="clear" w:color="auto" w:fill="auto"/>
            <w:vAlign w:val="bottom"/>
          </w:tcPr>
          <w:p w14:paraId="2C42A19B" w14:textId="77777777" w:rsidR="000964E2" w:rsidRPr="006A5FDB" w:rsidRDefault="000964E2" w:rsidP="000964E2">
            <w:pPr>
              <w:keepNext/>
              <w:jc w:val="center"/>
              <w:rPr>
                <w:rFonts w:ascii="Calibri" w:hAnsi="Calibri"/>
                <w:sz w:val="16"/>
                <w:szCs w:val="16"/>
              </w:rPr>
            </w:pPr>
            <w:r w:rsidRPr="006A5FDB">
              <w:rPr>
                <w:rFonts w:ascii="Calibri" w:hAnsi="Calibri"/>
                <w:sz w:val="16"/>
                <w:szCs w:val="16"/>
              </w:rPr>
              <w:t xml:space="preserve">Cooling Efficiency </w:t>
            </w:r>
          </w:p>
          <w:p w14:paraId="133E8A2F" w14:textId="77777777" w:rsidR="000964E2" w:rsidRPr="006A5FDB" w:rsidRDefault="000964E2" w:rsidP="000964E2">
            <w:pPr>
              <w:keepNext/>
              <w:jc w:val="center"/>
              <w:rPr>
                <w:rFonts w:ascii="Calibri" w:hAnsi="Calibri"/>
                <w:sz w:val="18"/>
                <w:szCs w:val="18"/>
              </w:rPr>
            </w:pPr>
            <w:r w:rsidRPr="006A5FDB">
              <w:rPr>
                <w:rFonts w:ascii="Calibri" w:hAnsi="Calibri"/>
                <w:sz w:val="16"/>
                <w:szCs w:val="16"/>
              </w:rPr>
              <w:t>Type</w:t>
            </w:r>
          </w:p>
        </w:tc>
        <w:tc>
          <w:tcPr>
            <w:tcW w:w="1225" w:type="dxa"/>
            <w:shd w:val="clear" w:color="auto" w:fill="auto"/>
            <w:vAlign w:val="bottom"/>
          </w:tcPr>
          <w:p w14:paraId="6147DC81" w14:textId="77777777" w:rsidR="000964E2" w:rsidRPr="006A5FDB" w:rsidRDefault="000964E2" w:rsidP="000964E2">
            <w:pPr>
              <w:keepNext/>
              <w:jc w:val="center"/>
              <w:rPr>
                <w:rFonts w:ascii="Calibri" w:hAnsi="Calibri"/>
                <w:sz w:val="18"/>
                <w:szCs w:val="18"/>
              </w:rPr>
            </w:pPr>
            <w:r w:rsidRPr="006A5FDB">
              <w:rPr>
                <w:rFonts w:ascii="Calibri" w:hAnsi="Calibri"/>
                <w:sz w:val="16"/>
                <w:szCs w:val="16"/>
              </w:rPr>
              <w:t>Cooling Efficiency Value</w:t>
            </w:r>
          </w:p>
        </w:tc>
        <w:tc>
          <w:tcPr>
            <w:tcW w:w="2255" w:type="dxa"/>
            <w:shd w:val="clear" w:color="auto" w:fill="auto"/>
            <w:vAlign w:val="bottom"/>
          </w:tcPr>
          <w:p w14:paraId="1CE319E1" w14:textId="77777777" w:rsidR="000964E2" w:rsidRPr="006A5FDB" w:rsidRDefault="000964E2" w:rsidP="000964E2">
            <w:pPr>
              <w:keepNext/>
              <w:jc w:val="center"/>
              <w:rPr>
                <w:rFonts w:ascii="Calibri" w:hAnsi="Calibri"/>
                <w:sz w:val="18"/>
                <w:szCs w:val="18"/>
              </w:rPr>
            </w:pPr>
            <w:r w:rsidRPr="006A5FDB">
              <w:rPr>
                <w:rFonts w:ascii="Calibri" w:hAnsi="Calibri"/>
                <w:sz w:val="18"/>
                <w:szCs w:val="18"/>
              </w:rPr>
              <w:t>Condenser or Package Unit Manufacturer</w:t>
            </w:r>
          </w:p>
        </w:tc>
        <w:tc>
          <w:tcPr>
            <w:tcW w:w="2329" w:type="dxa"/>
            <w:shd w:val="clear" w:color="auto" w:fill="auto"/>
            <w:vAlign w:val="bottom"/>
          </w:tcPr>
          <w:p w14:paraId="4F649E7C" w14:textId="77777777" w:rsidR="000964E2" w:rsidRPr="006A5FDB" w:rsidRDefault="000964E2" w:rsidP="000964E2">
            <w:pPr>
              <w:keepNext/>
              <w:jc w:val="center"/>
              <w:rPr>
                <w:rFonts w:ascii="Calibri" w:hAnsi="Calibri"/>
                <w:sz w:val="18"/>
                <w:szCs w:val="18"/>
              </w:rPr>
            </w:pPr>
            <w:r w:rsidRPr="006A5FDB">
              <w:rPr>
                <w:rFonts w:ascii="Calibri" w:hAnsi="Calibri"/>
                <w:sz w:val="18"/>
                <w:szCs w:val="18"/>
              </w:rPr>
              <w:t>Condenser or Package Unit Model Number</w:t>
            </w:r>
          </w:p>
        </w:tc>
        <w:tc>
          <w:tcPr>
            <w:tcW w:w="2329" w:type="dxa"/>
            <w:shd w:val="clear" w:color="auto" w:fill="auto"/>
            <w:vAlign w:val="bottom"/>
          </w:tcPr>
          <w:p w14:paraId="6220DB67" w14:textId="77777777" w:rsidR="000964E2" w:rsidRPr="006A5FDB" w:rsidRDefault="000964E2" w:rsidP="000964E2">
            <w:pPr>
              <w:keepNext/>
              <w:jc w:val="center"/>
              <w:rPr>
                <w:rFonts w:ascii="Calibri" w:hAnsi="Calibri"/>
                <w:sz w:val="18"/>
                <w:szCs w:val="18"/>
              </w:rPr>
            </w:pPr>
            <w:r w:rsidRPr="006A5FDB">
              <w:rPr>
                <w:rFonts w:ascii="Calibri" w:hAnsi="Calibri"/>
                <w:sz w:val="18"/>
                <w:szCs w:val="18"/>
              </w:rPr>
              <w:t xml:space="preserve">Condenser or Package Unit </w:t>
            </w:r>
          </w:p>
          <w:p w14:paraId="218DEEE3" w14:textId="77777777" w:rsidR="000964E2" w:rsidRPr="006A5FDB" w:rsidRDefault="000964E2" w:rsidP="000964E2">
            <w:pPr>
              <w:keepNext/>
              <w:jc w:val="center"/>
              <w:rPr>
                <w:rFonts w:ascii="Calibri" w:hAnsi="Calibri"/>
                <w:sz w:val="18"/>
                <w:szCs w:val="18"/>
              </w:rPr>
            </w:pPr>
            <w:r w:rsidRPr="006A5FDB">
              <w:rPr>
                <w:rFonts w:ascii="Calibri" w:hAnsi="Calibri"/>
                <w:sz w:val="18"/>
                <w:szCs w:val="18"/>
              </w:rPr>
              <w:t>Serial Number</w:t>
            </w:r>
          </w:p>
        </w:tc>
        <w:tc>
          <w:tcPr>
            <w:tcW w:w="1311" w:type="dxa"/>
            <w:shd w:val="clear" w:color="auto" w:fill="auto"/>
            <w:vAlign w:val="bottom"/>
          </w:tcPr>
          <w:p w14:paraId="5D124697" w14:textId="77777777" w:rsidR="000964E2" w:rsidRPr="006A5FDB" w:rsidRDefault="000964E2" w:rsidP="00C01F8F">
            <w:pPr>
              <w:keepNext/>
              <w:jc w:val="center"/>
              <w:rPr>
                <w:rFonts w:ascii="Calibri" w:hAnsi="Calibri"/>
                <w:sz w:val="18"/>
                <w:szCs w:val="18"/>
              </w:rPr>
            </w:pPr>
            <w:r w:rsidRPr="006A5FDB">
              <w:rPr>
                <w:rFonts w:ascii="Calibri" w:hAnsi="Calibri"/>
                <w:sz w:val="18"/>
                <w:szCs w:val="18"/>
              </w:rPr>
              <w:t>System Cooling Capacity at Design Conditions (Btu/h)</w:t>
            </w:r>
          </w:p>
        </w:tc>
        <w:tc>
          <w:tcPr>
            <w:tcW w:w="1311" w:type="dxa"/>
            <w:shd w:val="clear" w:color="auto" w:fill="auto"/>
            <w:vAlign w:val="bottom"/>
          </w:tcPr>
          <w:p w14:paraId="212AFDAD" w14:textId="4CAE3F41" w:rsidR="000964E2" w:rsidRPr="006A5FDB" w:rsidRDefault="000964E2" w:rsidP="00C01F8F">
            <w:pPr>
              <w:keepNext/>
              <w:jc w:val="center"/>
              <w:rPr>
                <w:rFonts w:ascii="Calibri" w:hAnsi="Calibri"/>
                <w:sz w:val="18"/>
                <w:szCs w:val="18"/>
              </w:rPr>
            </w:pPr>
            <w:r w:rsidRPr="006A5FDB">
              <w:rPr>
                <w:rFonts w:ascii="Calibri" w:hAnsi="Calibri"/>
                <w:sz w:val="18"/>
                <w:szCs w:val="18"/>
              </w:rPr>
              <w:t>Condenser Nominal Capacity (ton</w:t>
            </w:r>
            <w:r w:rsidR="00C07882" w:rsidRPr="006A5FDB">
              <w:rPr>
                <w:rFonts w:ascii="Calibri" w:hAnsi="Calibri"/>
                <w:sz w:val="18"/>
                <w:szCs w:val="18"/>
              </w:rPr>
              <w:t>s</w:t>
            </w:r>
            <w:r w:rsidRPr="006A5FDB">
              <w:rPr>
                <w:rFonts w:ascii="Calibri" w:hAnsi="Calibri"/>
                <w:sz w:val="18"/>
                <w:szCs w:val="18"/>
              </w:rPr>
              <w:t>)</w:t>
            </w:r>
          </w:p>
        </w:tc>
      </w:tr>
      <w:tr w:rsidR="000964E2" w:rsidRPr="007E2934" w14:paraId="15837BEA" w14:textId="77777777" w:rsidTr="006A5FDB">
        <w:trPr>
          <w:cantSplit/>
          <w:trHeight w:val="395"/>
        </w:trPr>
        <w:tc>
          <w:tcPr>
            <w:tcW w:w="1329" w:type="dxa"/>
            <w:shd w:val="clear" w:color="auto" w:fill="auto"/>
          </w:tcPr>
          <w:p w14:paraId="42227C04" w14:textId="77777777" w:rsidR="000964E2" w:rsidRPr="006A5FDB" w:rsidRDefault="000964E2" w:rsidP="00F244E9">
            <w:pPr>
              <w:keepNext/>
              <w:rPr>
                <w:rFonts w:ascii="Calibri" w:hAnsi="Calibri"/>
                <w:sz w:val="16"/>
                <w:szCs w:val="16"/>
              </w:rPr>
            </w:pPr>
            <w:r w:rsidRPr="006A5FDB">
              <w:rPr>
                <w:rFonts w:asciiTheme="minorHAnsi" w:hAnsiTheme="minorHAnsi"/>
                <w:sz w:val="16"/>
                <w:szCs w:val="16"/>
              </w:rPr>
              <w:t xml:space="preserve">&lt;&lt;reference value from </w:t>
            </w:r>
            <w:r w:rsidR="00F244E9" w:rsidRPr="006A5FDB">
              <w:rPr>
                <w:rFonts w:asciiTheme="minorHAnsi" w:hAnsiTheme="minorHAnsi"/>
                <w:sz w:val="16"/>
                <w:szCs w:val="16"/>
              </w:rPr>
              <w:t>B01</w:t>
            </w:r>
            <w:r w:rsidRPr="006A5FDB">
              <w:rPr>
                <w:rFonts w:asciiTheme="minorHAnsi" w:hAnsiTheme="minorHAnsi"/>
                <w:sz w:val="16"/>
                <w:szCs w:val="16"/>
              </w:rPr>
              <w:t>&gt;&gt;</w:t>
            </w:r>
          </w:p>
        </w:tc>
        <w:tc>
          <w:tcPr>
            <w:tcW w:w="1151" w:type="dxa"/>
            <w:shd w:val="clear" w:color="auto" w:fill="auto"/>
          </w:tcPr>
          <w:p w14:paraId="3FFC8FDA" w14:textId="77777777" w:rsidR="000964E2" w:rsidRPr="006A5FDB" w:rsidRDefault="000964E2" w:rsidP="000964E2">
            <w:pPr>
              <w:keepNext/>
              <w:rPr>
                <w:rFonts w:ascii="Calibri" w:hAnsi="Calibri"/>
                <w:sz w:val="16"/>
                <w:szCs w:val="16"/>
              </w:rPr>
            </w:pPr>
            <w:r w:rsidRPr="006A5FDB">
              <w:rPr>
                <w:rFonts w:asciiTheme="minorHAnsi" w:hAnsiTheme="minorHAnsi"/>
                <w:sz w:val="16"/>
                <w:szCs w:val="16"/>
              </w:rPr>
              <w:t>&lt;&lt;reference value from B02&gt;&gt;</w:t>
            </w:r>
          </w:p>
        </w:tc>
        <w:tc>
          <w:tcPr>
            <w:tcW w:w="1150" w:type="dxa"/>
            <w:shd w:val="clear" w:color="auto" w:fill="auto"/>
          </w:tcPr>
          <w:p w14:paraId="57277556" w14:textId="77777777" w:rsidR="000964E2" w:rsidRPr="006A5FDB" w:rsidRDefault="000964E2" w:rsidP="00F244E9">
            <w:pPr>
              <w:keepNext/>
              <w:rPr>
                <w:rFonts w:ascii="Calibri" w:hAnsi="Calibri"/>
                <w:sz w:val="16"/>
                <w:szCs w:val="16"/>
              </w:rPr>
            </w:pPr>
            <w:r w:rsidRPr="006A5FDB">
              <w:rPr>
                <w:rFonts w:ascii="Calibri" w:hAnsi="Calibri"/>
                <w:sz w:val="16"/>
                <w:szCs w:val="16"/>
              </w:rPr>
              <w:t xml:space="preserve">&lt;&lt;reference value from </w:t>
            </w:r>
            <w:r w:rsidR="00F244E9" w:rsidRPr="006A5FDB">
              <w:rPr>
                <w:rFonts w:ascii="Calibri" w:hAnsi="Calibri"/>
                <w:sz w:val="16"/>
                <w:szCs w:val="16"/>
              </w:rPr>
              <w:t>C09</w:t>
            </w:r>
            <w:r w:rsidRPr="006A5FDB">
              <w:rPr>
                <w:rFonts w:ascii="Calibri" w:hAnsi="Calibri"/>
                <w:sz w:val="16"/>
                <w:szCs w:val="16"/>
              </w:rPr>
              <w:t>&gt;&gt;</w:t>
            </w:r>
          </w:p>
        </w:tc>
        <w:tc>
          <w:tcPr>
            <w:tcW w:w="1225" w:type="dxa"/>
            <w:shd w:val="clear" w:color="auto" w:fill="auto"/>
          </w:tcPr>
          <w:p w14:paraId="1FCD4799" w14:textId="77777777" w:rsidR="000964E2" w:rsidRPr="006A5FDB" w:rsidRDefault="000964E2" w:rsidP="000964E2">
            <w:pPr>
              <w:keepNext/>
              <w:rPr>
                <w:rFonts w:ascii="Calibri" w:hAnsi="Calibri"/>
                <w:sz w:val="18"/>
                <w:szCs w:val="18"/>
              </w:rPr>
            </w:pPr>
            <w:r w:rsidRPr="006A5FDB">
              <w:rPr>
                <w:rFonts w:ascii="Calibri" w:hAnsi="Calibri"/>
                <w:sz w:val="18"/>
                <w:szCs w:val="18"/>
              </w:rPr>
              <w:t xml:space="preserve">&lt;&lt;user input, numeric, </w:t>
            </w:r>
            <w:proofErr w:type="spellStart"/>
            <w:r w:rsidRPr="006A5FDB">
              <w:rPr>
                <w:rFonts w:ascii="Calibri" w:hAnsi="Calibri"/>
                <w:sz w:val="18"/>
                <w:szCs w:val="18"/>
              </w:rPr>
              <w:t>xx.x</w:t>
            </w:r>
            <w:proofErr w:type="spellEnd"/>
            <w:proofErr w:type="gramStart"/>
            <w:r w:rsidRPr="006A5FDB">
              <w:rPr>
                <w:rFonts w:ascii="Calibri" w:hAnsi="Calibri"/>
                <w:sz w:val="18"/>
                <w:szCs w:val="18"/>
              </w:rPr>
              <w:t>;  check</w:t>
            </w:r>
            <w:proofErr w:type="gramEnd"/>
            <w:r w:rsidRPr="006A5FDB">
              <w:rPr>
                <w:rFonts w:ascii="Calibri" w:hAnsi="Calibri"/>
                <w:sz w:val="18"/>
                <w:szCs w:val="18"/>
              </w:rPr>
              <w:t xml:space="preserve"> value must be ≥ value in </w:t>
            </w:r>
            <w:r w:rsidR="00F244E9" w:rsidRPr="006A5FDB">
              <w:rPr>
                <w:rFonts w:ascii="Calibri" w:hAnsi="Calibri"/>
                <w:sz w:val="18"/>
                <w:szCs w:val="18"/>
              </w:rPr>
              <w:t xml:space="preserve">C10 </w:t>
            </w:r>
            <w:r w:rsidRPr="006A5FDB">
              <w:rPr>
                <w:rFonts w:ascii="Calibri" w:hAnsi="Calibri"/>
                <w:sz w:val="18"/>
                <w:szCs w:val="18"/>
              </w:rPr>
              <w:t xml:space="preserve">to comply; else </w:t>
            </w:r>
            <w:r w:rsidRPr="006A5FDB">
              <w:rPr>
                <w:rFonts w:asciiTheme="minorHAnsi" w:hAnsiTheme="minorHAnsi"/>
                <w:sz w:val="16"/>
                <w:szCs w:val="16"/>
              </w:rPr>
              <w:t>flag non-compliant value and do not allow this document to be registered</w:t>
            </w:r>
            <w:r w:rsidRPr="006A5FDB">
              <w:rPr>
                <w:rFonts w:ascii="Calibri" w:hAnsi="Calibri"/>
                <w:sz w:val="18"/>
                <w:szCs w:val="18"/>
              </w:rPr>
              <w:t>&gt;&gt;</w:t>
            </w:r>
          </w:p>
        </w:tc>
        <w:tc>
          <w:tcPr>
            <w:tcW w:w="2255" w:type="dxa"/>
            <w:shd w:val="clear" w:color="auto" w:fill="auto"/>
          </w:tcPr>
          <w:p w14:paraId="21408CE1" w14:textId="77777777" w:rsidR="000964E2" w:rsidRPr="006A5FDB" w:rsidRDefault="000964E2" w:rsidP="000964E2">
            <w:pPr>
              <w:keepNext/>
              <w:rPr>
                <w:rFonts w:ascii="Calibri" w:hAnsi="Calibri"/>
                <w:sz w:val="18"/>
                <w:szCs w:val="18"/>
              </w:rPr>
            </w:pPr>
            <w:r w:rsidRPr="006A5FDB">
              <w:rPr>
                <w:rFonts w:ascii="Calibri" w:hAnsi="Calibri"/>
                <w:sz w:val="18"/>
                <w:szCs w:val="18"/>
              </w:rPr>
              <w:t>&lt;&lt;user input alphanumeric text string max 50? characters&gt;&gt;</w:t>
            </w:r>
          </w:p>
        </w:tc>
        <w:tc>
          <w:tcPr>
            <w:tcW w:w="2329" w:type="dxa"/>
            <w:shd w:val="clear" w:color="auto" w:fill="auto"/>
          </w:tcPr>
          <w:p w14:paraId="4469547A" w14:textId="77777777" w:rsidR="000964E2" w:rsidRPr="006A5FDB" w:rsidRDefault="000964E2" w:rsidP="000964E2">
            <w:pPr>
              <w:keepNext/>
              <w:rPr>
                <w:rFonts w:ascii="Calibri" w:hAnsi="Calibri"/>
                <w:sz w:val="18"/>
                <w:szCs w:val="18"/>
              </w:rPr>
            </w:pPr>
            <w:r w:rsidRPr="006A5FDB">
              <w:rPr>
                <w:rFonts w:ascii="Calibri" w:hAnsi="Calibri"/>
                <w:sz w:val="18"/>
                <w:szCs w:val="18"/>
              </w:rPr>
              <w:t>&lt;&lt;user input alphanumeric text string max 50? characters&gt;&gt;</w:t>
            </w:r>
          </w:p>
        </w:tc>
        <w:tc>
          <w:tcPr>
            <w:tcW w:w="2329" w:type="dxa"/>
            <w:shd w:val="clear" w:color="auto" w:fill="auto"/>
          </w:tcPr>
          <w:p w14:paraId="17DAA3C4" w14:textId="77777777" w:rsidR="000964E2" w:rsidRPr="006A5FDB" w:rsidRDefault="000964E2" w:rsidP="000964E2">
            <w:pPr>
              <w:keepNext/>
              <w:rPr>
                <w:rFonts w:ascii="Calibri" w:hAnsi="Calibri"/>
                <w:sz w:val="18"/>
                <w:szCs w:val="18"/>
              </w:rPr>
            </w:pPr>
            <w:r w:rsidRPr="006A5FDB">
              <w:rPr>
                <w:rFonts w:ascii="Calibri" w:hAnsi="Calibri"/>
                <w:sz w:val="18"/>
                <w:szCs w:val="18"/>
              </w:rPr>
              <w:t>&lt;&lt;user input alphanumeric text string max 50 characters&gt;&gt;</w:t>
            </w:r>
          </w:p>
        </w:tc>
        <w:tc>
          <w:tcPr>
            <w:tcW w:w="1311" w:type="dxa"/>
            <w:shd w:val="clear" w:color="auto" w:fill="auto"/>
          </w:tcPr>
          <w:p w14:paraId="39C948B5" w14:textId="77777777" w:rsidR="000964E2" w:rsidRPr="006A5FDB" w:rsidRDefault="000964E2" w:rsidP="000964E2">
            <w:pPr>
              <w:keepNext/>
              <w:rPr>
                <w:rFonts w:ascii="Calibri" w:hAnsi="Calibri"/>
                <w:sz w:val="18"/>
                <w:szCs w:val="18"/>
              </w:rPr>
            </w:pPr>
            <w:r w:rsidRPr="006A5FDB">
              <w:rPr>
                <w:rFonts w:ascii="Calibri" w:hAnsi="Calibri"/>
                <w:sz w:val="18"/>
                <w:szCs w:val="18"/>
              </w:rPr>
              <w:t xml:space="preserve">&lt;&lt;user input, numeric, </w:t>
            </w:r>
            <w:proofErr w:type="spellStart"/>
            <w:r w:rsidRPr="006A5FDB">
              <w:rPr>
                <w:rFonts w:ascii="Calibri" w:hAnsi="Calibri"/>
                <w:sz w:val="18"/>
                <w:szCs w:val="18"/>
              </w:rPr>
              <w:t>xxxxxx</w:t>
            </w:r>
            <w:proofErr w:type="spellEnd"/>
            <w:r w:rsidRPr="006A5FDB">
              <w:rPr>
                <w:rFonts w:ascii="Calibri" w:hAnsi="Calibri"/>
                <w:sz w:val="18"/>
                <w:szCs w:val="18"/>
              </w:rPr>
              <w:t>&gt;&gt;</w:t>
            </w:r>
          </w:p>
        </w:tc>
        <w:tc>
          <w:tcPr>
            <w:tcW w:w="1311" w:type="dxa"/>
            <w:shd w:val="clear" w:color="auto" w:fill="auto"/>
          </w:tcPr>
          <w:p w14:paraId="79F70B90" w14:textId="77777777" w:rsidR="000964E2" w:rsidRPr="006A5FDB" w:rsidRDefault="000964E2" w:rsidP="000964E2">
            <w:pPr>
              <w:keepNext/>
              <w:rPr>
                <w:rFonts w:ascii="Calibri" w:hAnsi="Calibri"/>
                <w:sz w:val="18"/>
                <w:szCs w:val="18"/>
              </w:rPr>
            </w:pPr>
            <w:r w:rsidRPr="006A5FDB">
              <w:rPr>
                <w:rFonts w:ascii="Calibri" w:hAnsi="Calibri"/>
                <w:sz w:val="18"/>
                <w:szCs w:val="18"/>
              </w:rPr>
              <w:t xml:space="preserve">&lt;&lt;user input, numeric, </w:t>
            </w:r>
            <w:proofErr w:type="spellStart"/>
            <w:r w:rsidRPr="006A5FDB">
              <w:rPr>
                <w:rFonts w:ascii="Calibri" w:hAnsi="Calibri"/>
                <w:sz w:val="18"/>
                <w:szCs w:val="18"/>
              </w:rPr>
              <w:t>x.x</w:t>
            </w:r>
            <w:proofErr w:type="spellEnd"/>
            <w:r w:rsidRPr="006A5FDB">
              <w:rPr>
                <w:rFonts w:ascii="Calibri" w:hAnsi="Calibri"/>
                <w:sz w:val="18"/>
                <w:szCs w:val="18"/>
              </w:rPr>
              <w:t>&gt;&gt;</w:t>
            </w:r>
          </w:p>
        </w:tc>
      </w:tr>
      <w:tr w:rsidR="000964E2" w:rsidRPr="007E2934" w14:paraId="60F1ECE3" w14:textId="77777777" w:rsidTr="006A5FDB">
        <w:trPr>
          <w:cantSplit/>
          <w:trHeight w:val="467"/>
        </w:trPr>
        <w:tc>
          <w:tcPr>
            <w:tcW w:w="1329" w:type="dxa"/>
            <w:shd w:val="clear" w:color="auto" w:fill="auto"/>
            <w:vAlign w:val="bottom"/>
          </w:tcPr>
          <w:p w14:paraId="7035895C" w14:textId="77777777" w:rsidR="000964E2" w:rsidRPr="007E2934" w:rsidRDefault="000964E2" w:rsidP="000964E2">
            <w:pPr>
              <w:keepNext/>
              <w:jc w:val="center"/>
              <w:rPr>
                <w:rFonts w:ascii="Calibri" w:hAnsi="Calibri"/>
                <w:sz w:val="18"/>
                <w:szCs w:val="18"/>
              </w:rPr>
            </w:pPr>
          </w:p>
        </w:tc>
        <w:tc>
          <w:tcPr>
            <w:tcW w:w="1151" w:type="dxa"/>
            <w:shd w:val="clear" w:color="auto" w:fill="auto"/>
          </w:tcPr>
          <w:p w14:paraId="50E387F4" w14:textId="77777777" w:rsidR="000964E2" w:rsidRPr="007E2934" w:rsidRDefault="000964E2" w:rsidP="000964E2">
            <w:pPr>
              <w:keepNext/>
              <w:jc w:val="center"/>
              <w:rPr>
                <w:rFonts w:ascii="Calibri" w:hAnsi="Calibri"/>
                <w:sz w:val="18"/>
                <w:szCs w:val="18"/>
              </w:rPr>
            </w:pPr>
          </w:p>
        </w:tc>
        <w:tc>
          <w:tcPr>
            <w:tcW w:w="1150" w:type="dxa"/>
            <w:shd w:val="clear" w:color="auto" w:fill="auto"/>
            <w:vAlign w:val="bottom"/>
          </w:tcPr>
          <w:p w14:paraId="43E38D75" w14:textId="77777777" w:rsidR="000964E2" w:rsidRPr="007E2934" w:rsidRDefault="000964E2" w:rsidP="000964E2">
            <w:pPr>
              <w:keepNext/>
              <w:jc w:val="center"/>
              <w:rPr>
                <w:rFonts w:ascii="Calibri" w:hAnsi="Calibri"/>
                <w:sz w:val="18"/>
                <w:szCs w:val="18"/>
              </w:rPr>
            </w:pPr>
          </w:p>
        </w:tc>
        <w:tc>
          <w:tcPr>
            <w:tcW w:w="1225" w:type="dxa"/>
            <w:shd w:val="clear" w:color="auto" w:fill="auto"/>
            <w:vAlign w:val="bottom"/>
          </w:tcPr>
          <w:p w14:paraId="0BB697FA" w14:textId="77777777" w:rsidR="000964E2" w:rsidRPr="007E2934" w:rsidRDefault="000964E2" w:rsidP="000964E2">
            <w:pPr>
              <w:keepNext/>
              <w:jc w:val="center"/>
              <w:rPr>
                <w:rFonts w:ascii="Calibri" w:hAnsi="Calibri"/>
                <w:sz w:val="18"/>
                <w:szCs w:val="18"/>
              </w:rPr>
            </w:pPr>
          </w:p>
        </w:tc>
        <w:tc>
          <w:tcPr>
            <w:tcW w:w="2255" w:type="dxa"/>
            <w:shd w:val="clear" w:color="auto" w:fill="auto"/>
            <w:vAlign w:val="bottom"/>
          </w:tcPr>
          <w:p w14:paraId="76F0F675" w14:textId="77777777" w:rsidR="000964E2" w:rsidRPr="007E2934" w:rsidRDefault="000964E2" w:rsidP="000964E2">
            <w:pPr>
              <w:keepNext/>
              <w:jc w:val="center"/>
              <w:rPr>
                <w:rFonts w:ascii="Calibri" w:hAnsi="Calibri"/>
                <w:sz w:val="18"/>
                <w:szCs w:val="18"/>
              </w:rPr>
            </w:pPr>
          </w:p>
        </w:tc>
        <w:tc>
          <w:tcPr>
            <w:tcW w:w="2329" w:type="dxa"/>
            <w:shd w:val="clear" w:color="auto" w:fill="auto"/>
            <w:vAlign w:val="bottom"/>
          </w:tcPr>
          <w:p w14:paraId="152BDFE4" w14:textId="77777777" w:rsidR="000964E2" w:rsidRPr="007E2934" w:rsidRDefault="000964E2" w:rsidP="000964E2">
            <w:pPr>
              <w:keepNext/>
              <w:jc w:val="center"/>
              <w:rPr>
                <w:rFonts w:ascii="Calibri" w:hAnsi="Calibri"/>
                <w:sz w:val="18"/>
                <w:szCs w:val="18"/>
              </w:rPr>
            </w:pPr>
          </w:p>
        </w:tc>
        <w:tc>
          <w:tcPr>
            <w:tcW w:w="2329" w:type="dxa"/>
            <w:shd w:val="clear" w:color="auto" w:fill="auto"/>
            <w:vAlign w:val="bottom"/>
          </w:tcPr>
          <w:p w14:paraId="4F38EB32" w14:textId="77777777" w:rsidR="000964E2" w:rsidRPr="007E2934" w:rsidRDefault="000964E2" w:rsidP="000964E2">
            <w:pPr>
              <w:keepNext/>
              <w:jc w:val="center"/>
              <w:rPr>
                <w:rFonts w:ascii="Calibri" w:hAnsi="Calibri"/>
                <w:sz w:val="18"/>
                <w:szCs w:val="18"/>
              </w:rPr>
            </w:pPr>
          </w:p>
        </w:tc>
        <w:tc>
          <w:tcPr>
            <w:tcW w:w="1311" w:type="dxa"/>
            <w:shd w:val="clear" w:color="auto" w:fill="auto"/>
            <w:vAlign w:val="bottom"/>
          </w:tcPr>
          <w:p w14:paraId="55A3ADF0" w14:textId="77777777" w:rsidR="000964E2" w:rsidRPr="007E2934" w:rsidRDefault="000964E2" w:rsidP="000964E2">
            <w:pPr>
              <w:keepNext/>
              <w:jc w:val="center"/>
              <w:rPr>
                <w:rFonts w:ascii="Calibri" w:hAnsi="Calibri"/>
                <w:sz w:val="18"/>
                <w:szCs w:val="18"/>
              </w:rPr>
            </w:pPr>
          </w:p>
        </w:tc>
        <w:tc>
          <w:tcPr>
            <w:tcW w:w="1311" w:type="dxa"/>
            <w:shd w:val="clear" w:color="auto" w:fill="auto"/>
            <w:vAlign w:val="bottom"/>
          </w:tcPr>
          <w:p w14:paraId="0354A2B0" w14:textId="77777777" w:rsidR="000964E2" w:rsidRPr="007E2934" w:rsidRDefault="000964E2" w:rsidP="000964E2">
            <w:pPr>
              <w:keepNext/>
              <w:jc w:val="center"/>
              <w:rPr>
                <w:rFonts w:ascii="Calibri" w:hAnsi="Calibri"/>
                <w:sz w:val="18"/>
                <w:szCs w:val="18"/>
              </w:rPr>
            </w:pPr>
          </w:p>
        </w:tc>
      </w:tr>
      <w:tr w:rsidR="000964E2" w:rsidRPr="007E2934" w14:paraId="403868DE" w14:textId="77777777" w:rsidTr="006A5FDB">
        <w:trPr>
          <w:cantSplit/>
        </w:trPr>
        <w:tc>
          <w:tcPr>
            <w:tcW w:w="14390" w:type="dxa"/>
            <w:gridSpan w:val="9"/>
            <w:shd w:val="clear" w:color="auto" w:fill="auto"/>
          </w:tcPr>
          <w:p w14:paraId="3C19AE16" w14:textId="77777777" w:rsidR="000964E2" w:rsidRPr="007E2934" w:rsidRDefault="000964E2" w:rsidP="000964E2">
            <w:pPr>
              <w:keepNext/>
              <w:rPr>
                <w:rFonts w:ascii="Calibri" w:hAnsi="Calibri"/>
                <w:sz w:val="18"/>
                <w:szCs w:val="18"/>
              </w:rPr>
            </w:pPr>
            <w:r w:rsidRPr="007E2934">
              <w:rPr>
                <w:rFonts w:ascii="Calibri" w:hAnsi="Calibri"/>
                <w:sz w:val="18"/>
                <w:szCs w:val="18"/>
              </w:rPr>
              <w:t>Notes:</w:t>
            </w:r>
          </w:p>
        </w:tc>
      </w:tr>
    </w:tbl>
    <w:p w14:paraId="4F1BF58C" w14:textId="77777777" w:rsidR="000F413D" w:rsidRPr="007E2934" w:rsidRDefault="000F413D" w:rsidP="008846F4">
      <w:pPr>
        <w:rPr>
          <w:rFonts w:ascii="Calibri" w:hAnsi="Calibri"/>
          <w:sz w:val="18"/>
          <w:szCs w:val="18"/>
        </w:rPr>
      </w:pPr>
    </w:p>
    <w:p w14:paraId="7EA7E116" w14:textId="77777777" w:rsidR="00AD1D84" w:rsidRDefault="00AD1D84"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6"/>
        <w:gridCol w:w="1080"/>
        <w:gridCol w:w="1080"/>
        <w:gridCol w:w="970"/>
        <w:gridCol w:w="1273"/>
        <w:gridCol w:w="1274"/>
        <w:gridCol w:w="1274"/>
        <w:gridCol w:w="1274"/>
        <w:gridCol w:w="1273"/>
        <w:gridCol w:w="1274"/>
        <w:gridCol w:w="1274"/>
        <w:gridCol w:w="1274"/>
      </w:tblGrid>
      <w:tr w:rsidR="009D21E8" w:rsidRPr="00061E11" w14:paraId="5D85B72F" w14:textId="77777777">
        <w:trPr>
          <w:trHeight w:val="222"/>
        </w:trPr>
        <w:tc>
          <w:tcPr>
            <w:tcW w:w="14396" w:type="dxa"/>
            <w:gridSpan w:val="12"/>
          </w:tcPr>
          <w:p w14:paraId="0972F20C" w14:textId="77777777" w:rsidR="009D21E8" w:rsidRPr="00061E11" w:rsidRDefault="009D21E8" w:rsidP="00AD1D84">
            <w:pPr>
              <w:keepNext/>
              <w:rPr>
                <w:rFonts w:ascii="Calibri" w:hAnsi="Calibri"/>
                <w:b/>
                <w:sz w:val="18"/>
                <w:szCs w:val="24"/>
              </w:rPr>
            </w:pPr>
            <w:r w:rsidRPr="00061E11">
              <w:rPr>
                <w:rFonts w:ascii="Calibri" w:hAnsi="Calibri"/>
                <w:b/>
                <w:sz w:val="18"/>
                <w:szCs w:val="24"/>
              </w:rPr>
              <w:lastRenderedPageBreak/>
              <w:t xml:space="preserve">F. </w:t>
            </w:r>
            <w:r w:rsidR="00B81A83" w:rsidRPr="00061E11">
              <w:rPr>
                <w:rFonts w:ascii="Calibri" w:hAnsi="Calibri"/>
                <w:b/>
                <w:sz w:val="18"/>
                <w:szCs w:val="24"/>
              </w:rPr>
              <w:t xml:space="preserve"> Altered Space Conditioning System Duct Information</w:t>
            </w:r>
            <w:r w:rsidRPr="00061E11">
              <w:rPr>
                <w:rFonts w:ascii="Calibri" w:hAnsi="Calibri"/>
                <w:b/>
                <w:sz w:val="18"/>
                <w:szCs w:val="24"/>
              </w:rPr>
              <w:t xml:space="preserve"> </w:t>
            </w:r>
            <w:r w:rsidR="00E73448" w:rsidRPr="00061E11">
              <w:rPr>
                <w:rFonts w:ascii="Calibri" w:hAnsi="Calibri"/>
                <w:b/>
                <w:sz w:val="18"/>
                <w:szCs w:val="24"/>
              </w:rPr>
              <w:t xml:space="preserve">(&lt;75% of duct system </w:t>
            </w:r>
            <w:r w:rsidR="00FF7B47" w:rsidRPr="00061E11">
              <w:rPr>
                <w:rFonts w:ascii="Calibri" w:hAnsi="Calibri"/>
                <w:b/>
                <w:sz w:val="18"/>
                <w:szCs w:val="24"/>
              </w:rPr>
              <w:t xml:space="preserve">is </w:t>
            </w:r>
            <w:r w:rsidR="00060ACD" w:rsidRPr="00061E11">
              <w:rPr>
                <w:rFonts w:ascii="Calibri" w:hAnsi="Calibri"/>
                <w:b/>
                <w:sz w:val="18"/>
                <w:szCs w:val="24"/>
              </w:rPr>
              <w:t>altered;</w:t>
            </w:r>
            <w:r w:rsidR="003B6D67" w:rsidRPr="00061E11">
              <w:rPr>
                <w:rFonts w:ascii="Calibri" w:hAnsi="Calibri"/>
                <w:b/>
                <w:sz w:val="18"/>
                <w:szCs w:val="24"/>
              </w:rPr>
              <w:t xml:space="preserve"> or duct system is not altered</w:t>
            </w:r>
            <w:r w:rsidR="00E73448" w:rsidRPr="00061E11">
              <w:rPr>
                <w:rFonts w:ascii="Calibri" w:hAnsi="Calibri"/>
                <w:b/>
                <w:sz w:val="18"/>
                <w:szCs w:val="24"/>
              </w:rPr>
              <w:t>)</w:t>
            </w:r>
          </w:p>
          <w:p w14:paraId="19BC5CF3" w14:textId="77777777" w:rsidR="006A47DD" w:rsidRPr="00061E11" w:rsidRDefault="00B32A14" w:rsidP="00B21B17">
            <w:pPr>
              <w:keepNext/>
              <w:rPr>
                <w:rFonts w:ascii="Calibri" w:hAnsi="Calibri"/>
                <w:sz w:val="14"/>
                <w:szCs w:val="14"/>
              </w:rPr>
            </w:pPr>
            <w:r w:rsidRPr="00061E11">
              <w:rPr>
                <w:rFonts w:ascii="Calibri" w:hAnsi="Calibri"/>
                <w:sz w:val="14"/>
                <w:szCs w:val="14"/>
              </w:rPr>
              <w:t>&lt;&lt;</w:t>
            </w:r>
            <w:r w:rsidRPr="00061E11">
              <w:rPr>
                <w:rFonts w:ascii="Calibri" w:hAnsi="Calibri"/>
                <w:b/>
                <w:sz w:val="14"/>
                <w:szCs w:val="14"/>
              </w:rPr>
              <w:t>if</w:t>
            </w:r>
            <w:r w:rsidRPr="00061E11">
              <w:rPr>
                <w:rFonts w:ascii="Calibri" w:hAnsi="Calibri"/>
                <w:sz w:val="14"/>
                <w:szCs w:val="14"/>
              </w:rPr>
              <w:t xml:space="preserve"> there are no</w:t>
            </w:r>
            <w:r w:rsidR="00FF7B47" w:rsidRPr="00061E11">
              <w:rPr>
                <w:rFonts w:ascii="Calibri" w:hAnsi="Calibri"/>
                <w:sz w:val="14"/>
                <w:szCs w:val="14"/>
              </w:rPr>
              <w:t xml:space="preserve"> systems in Section B for which</w:t>
            </w:r>
            <w:r w:rsidR="00CA4870" w:rsidRPr="00061E11">
              <w:rPr>
                <w:rFonts w:ascii="Calibri" w:hAnsi="Calibri"/>
                <w:sz w:val="14"/>
                <w:szCs w:val="14"/>
              </w:rPr>
              <w:t xml:space="preserve"> BOTH of the fol</w:t>
            </w:r>
            <w:r w:rsidR="004A4DC0" w:rsidRPr="00061E11">
              <w:rPr>
                <w:rFonts w:ascii="Calibri" w:hAnsi="Calibri"/>
                <w:sz w:val="14"/>
                <w:szCs w:val="14"/>
              </w:rPr>
              <w:t xml:space="preserve">lowing two conditions </w:t>
            </w:r>
            <w:r w:rsidR="00CA4870" w:rsidRPr="00061E11">
              <w:rPr>
                <w:rFonts w:ascii="Calibri" w:hAnsi="Calibri"/>
                <w:sz w:val="14"/>
                <w:szCs w:val="14"/>
              </w:rPr>
              <w:t>are true</w:t>
            </w:r>
            <w:r w:rsidR="003465F6" w:rsidRPr="00061E11">
              <w:rPr>
                <w:rFonts w:ascii="Calibri" w:hAnsi="Calibri"/>
                <w:sz w:val="14"/>
                <w:szCs w:val="14"/>
              </w:rPr>
              <w:t xml:space="preserve">: </w:t>
            </w:r>
            <w:r w:rsidR="004A4DC0" w:rsidRPr="00061E11">
              <w:rPr>
                <w:rFonts w:ascii="Calibri" w:hAnsi="Calibri"/>
                <w:sz w:val="14"/>
                <w:szCs w:val="14"/>
              </w:rPr>
              <w:t xml:space="preserve"> </w:t>
            </w:r>
            <w:proofErr w:type="gramStart"/>
            <w:r w:rsidR="004A4DC0" w:rsidRPr="00061E11">
              <w:rPr>
                <w:rFonts w:ascii="Calibri" w:hAnsi="Calibri"/>
                <w:sz w:val="14"/>
                <w:szCs w:val="14"/>
              </w:rPr>
              <w:t>1:[</w:t>
            </w:r>
            <w:proofErr w:type="gramEnd"/>
            <w:r w:rsidR="00FF7B47" w:rsidRPr="00061E11">
              <w:rPr>
                <w:rFonts w:ascii="Calibri" w:hAnsi="Calibri"/>
                <w:sz w:val="14"/>
                <w:szCs w:val="14"/>
              </w:rPr>
              <w:t>B04 = yes</w:t>
            </w:r>
            <w:r w:rsidR="004A4DC0" w:rsidRPr="00061E11">
              <w:rPr>
                <w:rFonts w:ascii="Calibri" w:hAnsi="Calibri"/>
                <w:sz w:val="14"/>
                <w:szCs w:val="14"/>
              </w:rPr>
              <w:t>]</w:t>
            </w:r>
            <w:r w:rsidR="00FF7B47" w:rsidRPr="00061E11">
              <w:rPr>
                <w:rFonts w:ascii="Calibri" w:hAnsi="Calibri"/>
                <w:sz w:val="14"/>
                <w:szCs w:val="14"/>
              </w:rPr>
              <w:t xml:space="preserve"> </w:t>
            </w:r>
            <w:r w:rsidR="00CA4870" w:rsidRPr="00061E11">
              <w:rPr>
                <w:rFonts w:ascii="Calibri" w:hAnsi="Calibri"/>
                <w:sz w:val="14"/>
                <w:szCs w:val="14"/>
              </w:rPr>
              <w:t xml:space="preserve"> </w:t>
            </w:r>
            <w:r w:rsidR="004A4DC0" w:rsidRPr="00061E11">
              <w:rPr>
                <w:rFonts w:ascii="Calibri" w:hAnsi="Calibri"/>
                <w:sz w:val="14"/>
                <w:szCs w:val="14"/>
              </w:rPr>
              <w:t>2:[</w:t>
            </w:r>
            <w:r w:rsidR="00FF7B47" w:rsidRPr="00061E11">
              <w:rPr>
                <w:rFonts w:ascii="Calibri" w:hAnsi="Calibri"/>
                <w:sz w:val="14"/>
                <w:szCs w:val="14"/>
              </w:rPr>
              <w:t>the</w:t>
            </w:r>
            <w:r w:rsidRPr="00061E11">
              <w:rPr>
                <w:rFonts w:ascii="Calibri" w:hAnsi="Calibri"/>
                <w:sz w:val="14"/>
                <w:szCs w:val="14"/>
              </w:rPr>
              <w:t xml:space="preserve"> Alteration Type in column </w:t>
            </w:r>
            <w:r w:rsidR="006A47DD" w:rsidRPr="00061E11">
              <w:rPr>
                <w:rFonts w:ascii="Calibri" w:hAnsi="Calibri"/>
                <w:sz w:val="14"/>
                <w:szCs w:val="14"/>
              </w:rPr>
              <w:t>B10</w:t>
            </w:r>
            <w:r w:rsidRPr="00061E11">
              <w:rPr>
                <w:rFonts w:ascii="Calibri" w:hAnsi="Calibri"/>
                <w:sz w:val="14"/>
                <w:szCs w:val="14"/>
              </w:rPr>
              <w:t xml:space="preserve"> equal</w:t>
            </w:r>
            <w:r w:rsidR="0025547C" w:rsidRPr="00061E11">
              <w:rPr>
                <w:rFonts w:ascii="Calibri" w:hAnsi="Calibri"/>
                <w:sz w:val="14"/>
                <w:szCs w:val="14"/>
              </w:rPr>
              <w:t>s</w:t>
            </w:r>
            <w:r w:rsidR="001037C7" w:rsidRPr="00061E11">
              <w:rPr>
                <w:rFonts w:ascii="Calibri" w:hAnsi="Calibri"/>
                <w:sz w:val="14"/>
                <w:szCs w:val="14"/>
              </w:rPr>
              <w:t xml:space="preserve"> </w:t>
            </w:r>
            <w:r w:rsidR="004A4DC0" w:rsidRPr="00061E11">
              <w:rPr>
                <w:rFonts w:ascii="Calibri" w:hAnsi="Calibri"/>
                <w:sz w:val="14"/>
                <w:szCs w:val="14"/>
              </w:rPr>
              <w:t>one of the following two {</w:t>
            </w:r>
            <w:r w:rsidRPr="00061E11">
              <w:rPr>
                <w:rFonts w:ascii="Calibri" w:hAnsi="Calibri"/>
                <w:sz w:val="14"/>
                <w:szCs w:val="14"/>
              </w:rPr>
              <w:t>Extension of Existing Duct System</w:t>
            </w:r>
            <w:r w:rsidR="004A4DC0" w:rsidRPr="00061E11">
              <w:rPr>
                <w:rFonts w:ascii="Calibri" w:hAnsi="Calibri"/>
                <w:sz w:val="14"/>
                <w:szCs w:val="14"/>
              </w:rPr>
              <w:t>}</w:t>
            </w:r>
            <w:r w:rsidR="00345A89" w:rsidRPr="00061E11">
              <w:rPr>
                <w:rFonts w:ascii="Calibri" w:hAnsi="Calibri"/>
                <w:sz w:val="14"/>
                <w:szCs w:val="14"/>
              </w:rPr>
              <w:t>;</w:t>
            </w:r>
            <w:r w:rsidR="004A4DC0" w:rsidRPr="00061E11">
              <w:rPr>
                <w:rFonts w:ascii="Calibri" w:hAnsi="Calibri"/>
                <w:sz w:val="14"/>
                <w:szCs w:val="14"/>
              </w:rPr>
              <w:t xml:space="preserve"> {</w:t>
            </w:r>
            <w:r w:rsidR="00E73448" w:rsidRPr="00061E11">
              <w:rPr>
                <w:rFonts w:ascii="Calibri" w:hAnsi="Calibri"/>
                <w:sz w:val="14"/>
                <w:szCs w:val="14"/>
              </w:rPr>
              <w:t>Altered Space Conditio</w:t>
            </w:r>
            <w:r w:rsidR="004A4DC0" w:rsidRPr="00061E11">
              <w:rPr>
                <w:rFonts w:ascii="Calibri" w:hAnsi="Calibri"/>
                <w:sz w:val="14"/>
                <w:szCs w:val="14"/>
              </w:rPr>
              <w:t>ning System</w:t>
            </w:r>
            <w:r w:rsidR="00CA4870" w:rsidRPr="00061E11">
              <w:rPr>
                <w:rFonts w:ascii="Calibri" w:hAnsi="Calibri"/>
                <w:sz w:val="14"/>
                <w:szCs w:val="14"/>
              </w:rPr>
              <w:t>}</w:t>
            </w:r>
            <w:r w:rsidR="004A4DC0" w:rsidRPr="00061E11">
              <w:rPr>
                <w:rFonts w:ascii="Calibri" w:hAnsi="Calibri"/>
                <w:sz w:val="14"/>
                <w:szCs w:val="14"/>
              </w:rPr>
              <w:t>]</w:t>
            </w:r>
            <w:r w:rsidR="00E73448" w:rsidRPr="00061E11">
              <w:rPr>
                <w:rFonts w:ascii="Calibri" w:hAnsi="Calibri"/>
                <w:sz w:val="14"/>
                <w:szCs w:val="14"/>
              </w:rPr>
              <w:t>,</w:t>
            </w:r>
            <w:r w:rsidRPr="00061E11">
              <w:rPr>
                <w:rFonts w:ascii="Calibri" w:hAnsi="Calibri"/>
                <w:sz w:val="14"/>
                <w:szCs w:val="14"/>
              </w:rPr>
              <w:t xml:space="preserve"> </w:t>
            </w:r>
            <w:r w:rsidRPr="00061E11">
              <w:rPr>
                <w:rFonts w:ascii="Calibri" w:hAnsi="Calibri"/>
                <w:b/>
                <w:sz w:val="14"/>
                <w:szCs w:val="14"/>
              </w:rPr>
              <w:t>then</w:t>
            </w:r>
            <w:r w:rsidRPr="00061E11">
              <w:rPr>
                <w:rFonts w:ascii="Calibri" w:hAnsi="Calibri"/>
                <w:sz w:val="14"/>
                <w:szCs w:val="14"/>
              </w:rPr>
              <w:t xml:space="preserve"> display the "section does not apply" message;</w:t>
            </w:r>
            <w:r w:rsidR="006A47DD" w:rsidRPr="00061E11">
              <w:rPr>
                <w:rFonts w:ascii="Calibri" w:hAnsi="Calibri"/>
                <w:sz w:val="14"/>
                <w:szCs w:val="14"/>
              </w:rPr>
              <w:t xml:space="preserve"> </w:t>
            </w:r>
          </w:p>
          <w:p w14:paraId="6A469EA8" w14:textId="77777777" w:rsidR="00CA4870" w:rsidRPr="00061E11" w:rsidRDefault="00CA4870" w:rsidP="00B21B17">
            <w:pPr>
              <w:keepNext/>
              <w:rPr>
                <w:rFonts w:ascii="Calibri" w:hAnsi="Calibri"/>
                <w:sz w:val="8"/>
                <w:szCs w:val="8"/>
              </w:rPr>
            </w:pPr>
          </w:p>
          <w:p w14:paraId="32417EB4" w14:textId="77777777" w:rsidR="00345A89" w:rsidRPr="00061E11" w:rsidRDefault="006A47DD" w:rsidP="003465F6">
            <w:pPr>
              <w:keepNext/>
              <w:rPr>
                <w:rFonts w:ascii="Calibri" w:hAnsi="Calibri"/>
                <w:sz w:val="14"/>
                <w:szCs w:val="14"/>
              </w:rPr>
            </w:pPr>
            <w:r w:rsidRPr="00061E11">
              <w:rPr>
                <w:rFonts w:ascii="Calibri" w:hAnsi="Calibri"/>
                <w:b/>
                <w:sz w:val="14"/>
                <w:szCs w:val="14"/>
              </w:rPr>
              <w:t>else</w:t>
            </w:r>
            <w:r w:rsidRPr="00061E11">
              <w:rPr>
                <w:rFonts w:ascii="Calibri" w:hAnsi="Calibri"/>
                <w:sz w:val="14"/>
                <w:szCs w:val="14"/>
              </w:rPr>
              <w:t xml:space="preserve"> for each SC System </w:t>
            </w:r>
            <w:r w:rsidR="000B2D12" w:rsidRPr="00061E11">
              <w:rPr>
                <w:rFonts w:ascii="Calibri" w:hAnsi="Calibri"/>
                <w:sz w:val="14"/>
                <w:szCs w:val="14"/>
              </w:rPr>
              <w:t>in Section B for which</w:t>
            </w:r>
            <w:r w:rsidR="003465F6" w:rsidRPr="00061E11">
              <w:rPr>
                <w:sz w:val="14"/>
                <w:szCs w:val="14"/>
              </w:rPr>
              <w:t xml:space="preserve"> </w:t>
            </w:r>
            <w:r w:rsidR="003465F6" w:rsidRPr="00061E11">
              <w:rPr>
                <w:rFonts w:ascii="Calibri" w:hAnsi="Calibri"/>
                <w:sz w:val="14"/>
                <w:szCs w:val="14"/>
              </w:rPr>
              <w:t>BOTH of the fol</w:t>
            </w:r>
            <w:r w:rsidR="004A4DC0" w:rsidRPr="00061E11">
              <w:rPr>
                <w:rFonts w:ascii="Calibri" w:hAnsi="Calibri"/>
                <w:sz w:val="14"/>
                <w:szCs w:val="14"/>
              </w:rPr>
              <w:t xml:space="preserve">lowing two conditions </w:t>
            </w:r>
            <w:r w:rsidR="003465F6" w:rsidRPr="00061E11">
              <w:rPr>
                <w:rFonts w:ascii="Calibri" w:hAnsi="Calibri"/>
                <w:sz w:val="14"/>
                <w:szCs w:val="14"/>
              </w:rPr>
              <w:t>are true:</w:t>
            </w:r>
            <w:r w:rsidR="000B2D12" w:rsidRPr="00061E11">
              <w:rPr>
                <w:rFonts w:ascii="Calibri" w:hAnsi="Calibri"/>
                <w:sz w:val="14"/>
                <w:szCs w:val="14"/>
              </w:rPr>
              <w:t xml:space="preserve"> </w:t>
            </w:r>
            <w:proofErr w:type="gramStart"/>
            <w:r w:rsidR="004A4DC0" w:rsidRPr="00061E11">
              <w:rPr>
                <w:rFonts w:ascii="Calibri" w:hAnsi="Calibri"/>
                <w:sz w:val="14"/>
                <w:szCs w:val="14"/>
              </w:rPr>
              <w:t>1:[</w:t>
            </w:r>
            <w:proofErr w:type="gramEnd"/>
            <w:r w:rsidR="000B2D12" w:rsidRPr="00061E11">
              <w:rPr>
                <w:rFonts w:ascii="Calibri" w:hAnsi="Calibri"/>
                <w:sz w:val="14"/>
                <w:szCs w:val="14"/>
              </w:rPr>
              <w:t>B04 = yes</w:t>
            </w:r>
            <w:r w:rsidR="004A4DC0" w:rsidRPr="00061E11">
              <w:rPr>
                <w:rFonts w:ascii="Calibri" w:hAnsi="Calibri"/>
                <w:sz w:val="14"/>
                <w:szCs w:val="14"/>
              </w:rPr>
              <w:t>]</w:t>
            </w:r>
            <w:r w:rsidR="000B2D12" w:rsidRPr="00061E11">
              <w:rPr>
                <w:rFonts w:ascii="Calibri" w:hAnsi="Calibri"/>
                <w:sz w:val="14"/>
                <w:szCs w:val="14"/>
              </w:rPr>
              <w:t xml:space="preserve"> </w:t>
            </w:r>
            <w:r w:rsidR="004A4DC0" w:rsidRPr="00061E11">
              <w:rPr>
                <w:rFonts w:ascii="Calibri" w:hAnsi="Calibri"/>
                <w:sz w:val="14"/>
                <w:szCs w:val="14"/>
              </w:rPr>
              <w:t>2:[</w:t>
            </w:r>
            <w:r w:rsidR="003465F6" w:rsidRPr="00061E11">
              <w:rPr>
                <w:rFonts w:ascii="Calibri" w:hAnsi="Calibri"/>
                <w:sz w:val="14"/>
                <w:szCs w:val="14"/>
              </w:rPr>
              <w:t xml:space="preserve">the </w:t>
            </w:r>
            <w:r w:rsidRPr="00061E11">
              <w:rPr>
                <w:rFonts w:ascii="Calibri" w:hAnsi="Calibri"/>
                <w:sz w:val="14"/>
                <w:szCs w:val="14"/>
              </w:rPr>
              <w:t xml:space="preserve">alteration type value in column B10 </w:t>
            </w:r>
            <w:r w:rsidR="000B2D12" w:rsidRPr="00061E11">
              <w:rPr>
                <w:rFonts w:ascii="Calibri" w:hAnsi="Calibri"/>
                <w:sz w:val="14"/>
                <w:szCs w:val="14"/>
              </w:rPr>
              <w:t xml:space="preserve">is </w:t>
            </w:r>
            <w:r w:rsidRPr="00061E11">
              <w:rPr>
                <w:rFonts w:ascii="Calibri" w:hAnsi="Calibri"/>
                <w:sz w:val="14"/>
                <w:szCs w:val="14"/>
              </w:rPr>
              <w:t>equal to</w:t>
            </w:r>
            <w:r w:rsidR="00E73448" w:rsidRPr="00061E11">
              <w:rPr>
                <w:sz w:val="14"/>
                <w:szCs w:val="14"/>
              </w:rPr>
              <w:t xml:space="preserve"> </w:t>
            </w:r>
            <w:r w:rsidR="004A4DC0" w:rsidRPr="00061E11">
              <w:rPr>
                <w:rFonts w:ascii="Calibri" w:hAnsi="Calibri"/>
                <w:sz w:val="14"/>
                <w:szCs w:val="14"/>
              </w:rPr>
              <w:t>one of the following two: {</w:t>
            </w:r>
            <w:r w:rsidRPr="00061E11">
              <w:rPr>
                <w:rFonts w:ascii="Calibri" w:hAnsi="Calibri"/>
                <w:sz w:val="14"/>
                <w:szCs w:val="14"/>
              </w:rPr>
              <w:t>Extension of Existing Duct System</w:t>
            </w:r>
            <w:r w:rsidR="004A4DC0" w:rsidRPr="00061E11">
              <w:rPr>
                <w:rFonts w:ascii="Calibri" w:hAnsi="Calibri"/>
                <w:sz w:val="14"/>
                <w:szCs w:val="14"/>
              </w:rPr>
              <w:t>}</w:t>
            </w:r>
            <w:r w:rsidR="00345A89" w:rsidRPr="00061E11">
              <w:rPr>
                <w:rFonts w:ascii="Calibri" w:hAnsi="Calibri"/>
                <w:sz w:val="14"/>
                <w:szCs w:val="14"/>
              </w:rPr>
              <w:t>;</w:t>
            </w:r>
            <w:r w:rsidR="004A4DC0" w:rsidRPr="00061E11">
              <w:rPr>
                <w:rFonts w:ascii="Calibri" w:hAnsi="Calibri"/>
                <w:sz w:val="14"/>
                <w:szCs w:val="14"/>
              </w:rPr>
              <w:t xml:space="preserve"> {</w:t>
            </w:r>
            <w:r w:rsidR="00E73448" w:rsidRPr="00061E11">
              <w:rPr>
                <w:rFonts w:ascii="Calibri" w:hAnsi="Calibri"/>
                <w:sz w:val="14"/>
                <w:szCs w:val="14"/>
              </w:rPr>
              <w:t>Al</w:t>
            </w:r>
            <w:r w:rsidR="004A4DC0" w:rsidRPr="00061E11">
              <w:rPr>
                <w:rFonts w:ascii="Calibri" w:hAnsi="Calibri"/>
                <w:sz w:val="14"/>
                <w:szCs w:val="14"/>
              </w:rPr>
              <w:t>tered Space Conditioning System</w:t>
            </w:r>
            <w:r w:rsidR="003465F6" w:rsidRPr="00061E11">
              <w:rPr>
                <w:rFonts w:ascii="Calibri" w:hAnsi="Calibri"/>
                <w:sz w:val="14"/>
                <w:szCs w:val="14"/>
              </w:rPr>
              <w:t>}</w:t>
            </w:r>
            <w:r w:rsidR="004A4DC0" w:rsidRPr="00061E11">
              <w:rPr>
                <w:rFonts w:ascii="Calibri" w:hAnsi="Calibri"/>
                <w:sz w:val="14"/>
                <w:szCs w:val="14"/>
              </w:rPr>
              <w:t>]</w:t>
            </w:r>
            <w:r w:rsidRPr="00061E11">
              <w:rPr>
                <w:rFonts w:ascii="Calibri" w:hAnsi="Calibri"/>
                <w:sz w:val="14"/>
                <w:szCs w:val="14"/>
              </w:rPr>
              <w:t xml:space="preserve">, </w:t>
            </w:r>
            <w:r w:rsidR="00345A89" w:rsidRPr="00061E11">
              <w:rPr>
                <w:rFonts w:ascii="Calibri" w:hAnsi="Calibri"/>
                <w:sz w:val="14"/>
                <w:szCs w:val="14"/>
              </w:rPr>
              <w:t>do the following actions</w:t>
            </w:r>
            <w:r w:rsidR="008406D9" w:rsidRPr="00061E11">
              <w:rPr>
                <w:rFonts w:ascii="Calibri" w:hAnsi="Calibri"/>
                <w:sz w:val="14"/>
                <w:szCs w:val="14"/>
              </w:rPr>
              <w:t xml:space="preserve"> A, B, C</w:t>
            </w:r>
            <w:r w:rsidR="00345A89" w:rsidRPr="00061E11">
              <w:rPr>
                <w:rFonts w:ascii="Calibri" w:hAnsi="Calibri"/>
                <w:sz w:val="14"/>
                <w:szCs w:val="14"/>
              </w:rPr>
              <w:t>:</w:t>
            </w:r>
          </w:p>
          <w:p w14:paraId="15A699E8" w14:textId="77777777" w:rsidR="008406D9" w:rsidRPr="00061E11" w:rsidRDefault="008406D9" w:rsidP="003465F6">
            <w:pPr>
              <w:keepNext/>
              <w:rPr>
                <w:rFonts w:ascii="Calibri" w:hAnsi="Calibri"/>
                <w:sz w:val="14"/>
                <w:szCs w:val="14"/>
              </w:rPr>
            </w:pPr>
          </w:p>
          <w:p w14:paraId="336B1CF1" w14:textId="77777777" w:rsidR="004A4DC0" w:rsidRPr="00061E11" w:rsidRDefault="00345A89" w:rsidP="004A4DC0">
            <w:pPr>
              <w:keepNext/>
              <w:rPr>
                <w:rFonts w:ascii="Calibri" w:hAnsi="Calibri"/>
                <w:sz w:val="14"/>
                <w:szCs w:val="14"/>
              </w:rPr>
            </w:pPr>
            <w:r w:rsidRPr="00061E11">
              <w:rPr>
                <w:rFonts w:ascii="Calibri" w:hAnsi="Calibri"/>
                <w:b/>
                <w:sz w:val="14"/>
                <w:szCs w:val="14"/>
              </w:rPr>
              <w:t>A</w:t>
            </w:r>
            <w:r w:rsidRPr="00061E11">
              <w:rPr>
                <w:rFonts w:ascii="Calibri" w:hAnsi="Calibri"/>
                <w:sz w:val="14"/>
                <w:szCs w:val="14"/>
              </w:rPr>
              <w:t xml:space="preserve">: </w:t>
            </w:r>
            <w:r w:rsidR="004A4DC0" w:rsidRPr="00061E11">
              <w:rPr>
                <w:rFonts w:ascii="Calibri" w:hAnsi="Calibri"/>
                <w:sz w:val="14"/>
                <w:szCs w:val="14"/>
              </w:rPr>
              <w:t xml:space="preserve">require one row of data in this table for each space conditioning system in section </w:t>
            </w:r>
            <w:r w:rsidRPr="00061E11">
              <w:rPr>
                <w:rFonts w:ascii="Calibri" w:hAnsi="Calibri"/>
                <w:sz w:val="14"/>
                <w:szCs w:val="14"/>
              </w:rPr>
              <w:t>D</w:t>
            </w:r>
            <w:r w:rsidR="004A4DC0" w:rsidRPr="00061E11">
              <w:rPr>
                <w:rFonts w:ascii="Calibri" w:hAnsi="Calibri"/>
                <w:sz w:val="14"/>
                <w:szCs w:val="14"/>
              </w:rPr>
              <w:t xml:space="preserve"> field </w:t>
            </w:r>
            <w:r w:rsidRPr="00061E11">
              <w:rPr>
                <w:rFonts w:ascii="Calibri" w:hAnsi="Calibri"/>
                <w:sz w:val="14"/>
                <w:szCs w:val="14"/>
              </w:rPr>
              <w:t>D</w:t>
            </w:r>
            <w:r w:rsidR="004A4DC0" w:rsidRPr="00061E11">
              <w:rPr>
                <w:rFonts w:ascii="Calibri" w:hAnsi="Calibri"/>
                <w:sz w:val="14"/>
                <w:szCs w:val="14"/>
              </w:rPr>
              <w:t>02</w:t>
            </w:r>
            <w:r w:rsidRPr="00061E11">
              <w:rPr>
                <w:rFonts w:ascii="Calibri" w:hAnsi="Calibri"/>
                <w:sz w:val="14"/>
                <w:szCs w:val="14"/>
              </w:rPr>
              <w:t xml:space="preserve"> for which C03=Packaged Gas Furnace.</w:t>
            </w:r>
          </w:p>
          <w:p w14:paraId="2F422437" w14:textId="77777777" w:rsidR="004A4DC0" w:rsidRPr="00061E11" w:rsidRDefault="008E588A" w:rsidP="004A4DC0">
            <w:pPr>
              <w:keepNext/>
              <w:rPr>
                <w:rFonts w:ascii="Calibri" w:hAnsi="Calibri"/>
                <w:sz w:val="14"/>
                <w:szCs w:val="14"/>
              </w:rPr>
            </w:pPr>
            <w:r w:rsidRPr="00061E11">
              <w:rPr>
                <w:rFonts w:ascii="Calibri" w:hAnsi="Calibri"/>
                <w:b/>
                <w:sz w:val="14"/>
                <w:szCs w:val="14"/>
              </w:rPr>
              <w:t>B</w:t>
            </w:r>
            <w:r w:rsidR="00345A89" w:rsidRPr="00061E11">
              <w:rPr>
                <w:rFonts w:ascii="Calibri" w:hAnsi="Calibri"/>
                <w:b/>
                <w:sz w:val="14"/>
                <w:szCs w:val="14"/>
              </w:rPr>
              <w:t>:</w:t>
            </w:r>
            <w:r w:rsidR="004A4DC0" w:rsidRPr="00061E11">
              <w:rPr>
                <w:rFonts w:ascii="Calibri" w:hAnsi="Calibri"/>
                <w:sz w:val="14"/>
                <w:szCs w:val="14"/>
              </w:rPr>
              <w:t xml:space="preserve"> require one row in this table for each space conditioning system in section </w:t>
            </w:r>
            <w:r w:rsidRPr="00061E11">
              <w:rPr>
                <w:rFonts w:ascii="Calibri" w:hAnsi="Calibri"/>
                <w:sz w:val="14"/>
                <w:szCs w:val="14"/>
              </w:rPr>
              <w:t>E</w:t>
            </w:r>
            <w:r w:rsidR="004A4DC0" w:rsidRPr="00061E11">
              <w:rPr>
                <w:rFonts w:ascii="Calibri" w:hAnsi="Calibri"/>
                <w:sz w:val="14"/>
                <w:szCs w:val="14"/>
              </w:rPr>
              <w:t xml:space="preserve"> field </w:t>
            </w:r>
            <w:r w:rsidRPr="00061E11">
              <w:rPr>
                <w:rFonts w:ascii="Calibri" w:hAnsi="Calibri"/>
                <w:sz w:val="14"/>
                <w:szCs w:val="14"/>
              </w:rPr>
              <w:t>E</w:t>
            </w:r>
            <w:r w:rsidR="004A4DC0" w:rsidRPr="00061E11">
              <w:rPr>
                <w:rFonts w:ascii="Calibri" w:hAnsi="Calibri"/>
                <w:sz w:val="14"/>
                <w:szCs w:val="14"/>
              </w:rPr>
              <w:t xml:space="preserve">02 that meets the following </w:t>
            </w:r>
            <w:r w:rsidR="008406D9" w:rsidRPr="00061E11">
              <w:rPr>
                <w:rFonts w:ascii="Calibri" w:hAnsi="Calibri"/>
                <w:sz w:val="14"/>
                <w:szCs w:val="14"/>
              </w:rPr>
              <w:t>two</w:t>
            </w:r>
            <w:r w:rsidR="004A4DC0" w:rsidRPr="00061E11">
              <w:rPr>
                <w:rFonts w:ascii="Calibri" w:hAnsi="Calibri"/>
                <w:sz w:val="14"/>
                <w:szCs w:val="14"/>
              </w:rPr>
              <w:t xml:space="preserve"> conditions: </w:t>
            </w:r>
            <w:proofErr w:type="gramStart"/>
            <w:r w:rsidR="004A4DC0" w:rsidRPr="00061E11">
              <w:rPr>
                <w:rFonts w:ascii="Calibri" w:hAnsi="Calibri"/>
                <w:sz w:val="14"/>
                <w:szCs w:val="14"/>
              </w:rPr>
              <w:t>1:[</w:t>
            </w:r>
            <w:proofErr w:type="gramEnd"/>
            <w:r w:rsidR="004A4DC0" w:rsidRPr="00061E11">
              <w:rPr>
                <w:rFonts w:ascii="Calibri" w:hAnsi="Calibri"/>
                <w:sz w:val="14"/>
                <w:szCs w:val="14"/>
              </w:rPr>
              <w:t xml:space="preserve">value in </w:t>
            </w:r>
            <w:r w:rsidRPr="00061E11">
              <w:rPr>
                <w:rFonts w:ascii="Calibri" w:hAnsi="Calibri"/>
                <w:sz w:val="14"/>
                <w:szCs w:val="14"/>
              </w:rPr>
              <w:t>C07</w:t>
            </w:r>
            <w:r w:rsidR="004A4DC0" w:rsidRPr="00061E11">
              <w:rPr>
                <w:rFonts w:ascii="Calibri" w:hAnsi="Calibri"/>
                <w:sz w:val="14"/>
                <w:szCs w:val="14"/>
              </w:rPr>
              <w:t>=</w:t>
            </w:r>
            <w:r w:rsidR="008406D9" w:rsidRPr="00061E11">
              <w:rPr>
                <w:rFonts w:ascii="Calibri" w:hAnsi="Calibri"/>
                <w:sz w:val="14"/>
                <w:szCs w:val="14"/>
              </w:rPr>
              <w:t xml:space="preserve"> one of the packaged unit types {</w:t>
            </w:r>
            <w:r w:rsidR="004A4DC0" w:rsidRPr="00061E11">
              <w:rPr>
                <w:rFonts w:ascii="Calibri" w:hAnsi="Calibri"/>
                <w:sz w:val="14"/>
                <w:szCs w:val="14"/>
              </w:rPr>
              <w:t>central packaged AC</w:t>
            </w:r>
            <w:r w:rsidR="008406D9" w:rsidRPr="00061E11">
              <w:rPr>
                <w:rFonts w:ascii="Calibri" w:hAnsi="Calibri"/>
                <w:sz w:val="14"/>
                <w:szCs w:val="14"/>
              </w:rPr>
              <w:t>}</w:t>
            </w:r>
            <w:r w:rsidR="004A4DC0" w:rsidRPr="00061E11">
              <w:rPr>
                <w:rFonts w:ascii="Calibri" w:hAnsi="Calibri"/>
                <w:sz w:val="14"/>
                <w:szCs w:val="14"/>
              </w:rPr>
              <w:t xml:space="preserve">, </w:t>
            </w:r>
            <w:r w:rsidR="008406D9" w:rsidRPr="00061E11">
              <w:rPr>
                <w:rFonts w:ascii="Calibri" w:hAnsi="Calibri"/>
                <w:sz w:val="14"/>
                <w:szCs w:val="14"/>
              </w:rPr>
              <w:t>{</w:t>
            </w:r>
            <w:r w:rsidR="004A4DC0" w:rsidRPr="00061E11">
              <w:rPr>
                <w:rFonts w:ascii="Calibri" w:hAnsi="Calibri"/>
                <w:sz w:val="14"/>
                <w:szCs w:val="14"/>
              </w:rPr>
              <w:t>central large packaged AC</w:t>
            </w:r>
            <w:r w:rsidR="008406D9" w:rsidRPr="00061E11">
              <w:rPr>
                <w:rFonts w:ascii="Calibri" w:hAnsi="Calibri"/>
                <w:sz w:val="14"/>
                <w:szCs w:val="14"/>
              </w:rPr>
              <w:t>}, {central packaged HP}</w:t>
            </w:r>
            <w:r w:rsidR="00C72974" w:rsidRPr="00061E11">
              <w:rPr>
                <w:rFonts w:ascii="Calibri" w:hAnsi="Calibri"/>
                <w:sz w:val="14"/>
                <w:szCs w:val="14"/>
              </w:rPr>
              <w:t>,</w:t>
            </w:r>
            <w:r w:rsidR="008406D9" w:rsidRPr="00061E11">
              <w:rPr>
                <w:rFonts w:ascii="Calibri" w:hAnsi="Calibri"/>
                <w:sz w:val="14"/>
                <w:szCs w:val="14"/>
              </w:rPr>
              <w:t xml:space="preserve"> {central large packaged HP}</w:t>
            </w:r>
            <w:r w:rsidR="004A4DC0" w:rsidRPr="00061E11">
              <w:rPr>
                <w:rFonts w:ascii="Calibri" w:hAnsi="Calibri"/>
                <w:sz w:val="14"/>
                <w:szCs w:val="14"/>
              </w:rPr>
              <w:t xml:space="preserve">], </w:t>
            </w:r>
            <w:r w:rsidR="008406D9" w:rsidRPr="00061E11">
              <w:rPr>
                <w:rFonts w:ascii="Calibri" w:hAnsi="Calibri"/>
                <w:sz w:val="14"/>
                <w:szCs w:val="14"/>
              </w:rPr>
              <w:t xml:space="preserve"> </w:t>
            </w:r>
            <w:r w:rsidR="004A4DC0" w:rsidRPr="00061E11">
              <w:rPr>
                <w:rFonts w:ascii="Calibri" w:hAnsi="Calibri"/>
                <w:sz w:val="14"/>
                <w:szCs w:val="14"/>
              </w:rPr>
              <w:t xml:space="preserve">2:[the same packaged unit is not already listed in section </w:t>
            </w:r>
            <w:r w:rsidRPr="00061E11">
              <w:rPr>
                <w:rFonts w:ascii="Calibri" w:hAnsi="Calibri"/>
                <w:sz w:val="14"/>
                <w:szCs w:val="14"/>
              </w:rPr>
              <w:t>D</w:t>
            </w:r>
            <w:r w:rsidR="004A4DC0" w:rsidRPr="00061E11">
              <w:rPr>
                <w:rFonts w:ascii="Calibri" w:hAnsi="Calibri"/>
                <w:sz w:val="14"/>
                <w:szCs w:val="14"/>
              </w:rPr>
              <w:t xml:space="preserve"> thus </w:t>
            </w:r>
            <w:r w:rsidRPr="00061E11">
              <w:rPr>
                <w:rFonts w:ascii="Calibri" w:hAnsi="Calibri"/>
                <w:sz w:val="14"/>
                <w:szCs w:val="14"/>
              </w:rPr>
              <w:t>D</w:t>
            </w:r>
            <w:r w:rsidR="004A4DC0" w:rsidRPr="00061E11">
              <w:rPr>
                <w:rFonts w:ascii="Calibri" w:hAnsi="Calibri"/>
                <w:sz w:val="14"/>
                <w:szCs w:val="14"/>
              </w:rPr>
              <w:t>02</w:t>
            </w:r>
            <w:r w:rsidR="004A4DC0" w:rsidRPr="00061E11">
              <w:rPr>
                <w:rFonts w:ascii="Calibri" w:hAnsi="Calibri" w:cs="Calibri"/>
                <w:sz w:val="14"/>
                <w:szCs w:val="14"/>
              </w:rPr>
              <w:t>≠</w:t>
            </w:r>
            <w:r w:rsidRPr="00061E11">
              <w:rPr>
                <w:rFonts w:ascii="Calibri" w:hAnsi="Calibri"/>
                <w:sz w:val="14"/>
                <w:szCs w:val="14"/>
              </w:rPr>
              <w:t>E</w:t>
            </w:r>
            <w:r w:rsidR="004A4DC0" w:rsidRPr="00061E11">
              <w:rPr>
                <w:rFonts w:ascii="Calibri" w:hAnsi="Calibri"/>
                <w:sz w:val="14"/>
                <w:szCs w:val="14"/>
              </w:rPr>
              <w:t>02</w:t>
            </w:r>
            <w:r w:rsidR="008406D9" w:rsidRPr="00061E11">
              <w:rPr>
                <w:rFonts w:ascii="Calibri" w:hAnsi="Calibri"/>
                <w:sz w:val="14"/>
                <w:szCs w:val="14"/>
              </w:rPr>
              <w:t>];</w:t>
            </w:r>
          </w:p>
          <w:p w14:paraId="17742395" w14:textId="77777777" w:rsidR="009D21E8" w:rsidRPr="00061E11" w:rsidRDefault="008406D9" w:rsidP="00F11A2B">
            <w:pPr>
              <w:keepNext/>
              <w:rPr>
                <w:rFonts w:ascii="Calibri" w:hAnsi="Calibri"/>
                <w:sz w:val="24"/>
                <w:szCs w:val="24"/>
              </w:rPr>
            </w:pPr>
            <w:r w:rsidRPr="00061E11">
              <w:rPr>
                <w:rFonts w:ascii="Calibri" w:hAnsi="Calibri"/>
                <w:b/>
                <w:sz w:val="14"/>
                <w:szCs w:val="14"/>
              </w:rPr>
              <w:t>C</w:t>
            </w:r>
            <w:r w:rsidR="008E588A" w:rsidRPr="00061E11">
              <w:rPr>
                <w:rFonts w:ascii="Calibri" w:hAnsi="Calibri"/>
                <w:sz w:val="14"/>
                <w:szCs w:val="14"/>
              </w:rPr>
              <w:t xml:space="preserve">: </w:t>
            </w:r>
            <w:r w:rsidR="00B574E1" w:rsidRPr="00061E11">
              <w:rPr>
                <w:rFonts w:ascii="Calibri" w:hAnsi="Calibri"/>
                <w:sz w:val="14"/>
                <w:szCs w:val="14"/>
              </w:rPr>
              <w:t xml:space="preserve">for systems for which </w:t>
            </w:r>
            <w:r w:rsidR="004A4DC0" w:rsidRPr="00061E11">
              <w:rPr>
                <w:rFonts w:ascii="Calibri" w:hAnsi="Calibri"/>
                <w:sz w:val="14"/>
                <w:szCs w:val="14"/>
              </w:rPr>
              <w:t>C13</w:t>
            </w:r>
            <w:r w:rsidR="004A4DC0" w:rsidRPr="00061E11">
              <w:rPr>
                <w:rFonts w:ascii="Calibri" w:hAnsi="Calibri" w:cs="Calibri"/>
                <w:sz w:val="14"/>
                <w:szCs w:val="14"/>
              </w:rPr>
              <w:t>≥</w:t>
            </w:r>
            <w:r w:rsidR="004A4DC0" w:rsidRPr="00061E11">
              <w:rPr>
                <w:rFonts w:ascii="Calibri" w:hAnsi="Calibri"/>
                <w:sz w:val="14"/>
                <w:szCs w:val="14"/>
              </w:rPr>
              <w:t xml:space="preserve">1, </w:t>
            </w:r>
            <w:r w:rsidR="006A47DD" w:rsidRPr="00061E11">
              <w:rPr>
                <w:rFonts w:ascii="Calibri" w:hAnsi="Calibri"/>
                <w:sz w:val="14"/>
                <w:szCs w:val="14"/>
              </w:rPr>
              <w:t xml:space="preserve">enter one row of data in this table for each of the quantity of ducted indoor units specified in </w:t>
            </w:r>
            <w:r w:rsidR="006A0622" w:rsidRPr="00061E11">
              <w:rPr>
                <w:rFonts w:ascii="Calibri" w:hAnsi="Calibri"/>
                <w:sz w:val="14"/>
                <w:szCs w:val="14"/>
              </w:rPr>
              <w:t xml:space="preserve">C13 </w:t>
            </w:r>
            <w:r w:rsidR="006A47DD" w:rsidRPr="00061E11">
              <w:rPr>
                <w:rFonts w:ascii="Calibri" w:hAnsi="Calibri"/>
                <w:sz w:val="14"/>
                <w:szCs w:val="14"/>
              </w:rPr>
              <w:t>for that system</w:t>
            </w:r>
            <w:r w:rsidR="00CA4870" w:rsidRPr="00061E11">
              <w:rPr>
                <w:rFonts w:ascii="Calibri" w:hAnsi="Calibri"/>
                <w:sz w:val="14"/>
                <w:szCs w:val="14"/>
              </w:rPr>
              <w:t>&gt;&gt;</w:t>
            </w:r>
          </w:p>
        </w:tc>
      </w:tr>
      <w:tr w:rsidR="00B30893" w:rsidRPr="00061E11" w14:paraId="039D7A04" w14:textId="77777777">
        <w:trPr>
          <w:trHeight w:val="223"/>
        </w:trPr>
        <w:tc>
          <w:tcPr>
            <w:tcW w:w="1076" w:type="dxa"/>
            <w:shd w:val="clear" w:color="auto" w:fill="auto"/>
          </w:tcPr>
          <w:p w14:paraId="6DD17EC8"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01</w:t>
            </w:r>
          </w:p>
        </w:tc>
        <w:tc>
          <w:tcPr>
            <w:tcW w:w="1080" w:type="dxa"/>
          </w:tcPr>
          <w:p w14:paraId="18F9B066"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02</w:t>
            </w:r>
          </w:p>
        </w:tc>
        <w:tc>
          <w:tcPr>
            <w:tcW w:w="1080" w:type="dxa"/>
          </w:tcPr>
          <w:p w14:paraId="3DF108B4"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03</w:t>
            </w:r>
          </w:p>
        </w:tc>
        <w:tc>
          <w:tcPr>
            <w:tcW w:w="970" w:type="dxa"/>
            <w:shd w:val="clear" w:color="auto" w:fill="auto"/>
          </w:tcPr>
          <w:p w14:paraId="62E7BE73"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04</w:t>
            </w:r>
          </w:p>
        </w:tc>
        <w:tc>
          <w:tcPr>
            <w:tcW w:w="1273" w:type="dxa"/>
            <w:shd w:val="clear" w:color="auto" w:fill="auto"/>
          </w:tcPr>
          <w:p w14:paraId="6F82328B"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05</w:t>
            </w:r>
          </w:p>
        </w:tc>
        <w:tc>
          <w:tcPr>
            <w:tcW w:w="1274" w:type="dxa"/>
            <w:shd w:val="clear" w:color="auto" w:fill="auto"/>
          </w:tcPr>
          <w:p w14:paraId="70D9E67E"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06</w:t>
            </w:r>
          </w:p>
        </w:tc>
        <w:tc>
          <w:tcPr>
            <w:tcW w:w="1274" w:type="dxa"/>
            <w:shd w:val="clear" w:color="auto" w:fill="auto"/>
          </w:tcPr>
          <w:p w14:paraId="726C7478"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07</w:t>
            </w:r>
          </w:p>
        </w:tc>
        <w:tc>
          <w:tcPr>
            <w:tcW w:w="1274" w:type="dxa"/>
            <w:shd w:val="clear" w:color="auto" w:fill="auto"/>
          </w:tcPr>
          <w:p w14:paraId="45BD13CF"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08</w:t>
            </w:r>
          </w:p>
        </w:tc>
        <w:tc>
          <w:tcPr>
            <w:tcW w:w="1273" w:type="dxa"/>
            <w:shd w:val="clear" w:color="auto" w:fill="auto"/>
          </w:tcPr>
          <w:p w14:paraId="01ADBB8D"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09</w:t>
            </w:r>
          </w:p>
        </w:tc>
        <w:tc>
          <w:tcPr>
            <w:tcW w:w="1274" w:type="dxa"/>
            <w:shd w:val="clear" w:color="auto" w:fill="auto"/>
          </w:tcPr>
          <w:p w14:paraId="0100D16A"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10</w:t>
            </w:r>
          </w:p>
        </w:tc>
        <w:tc>
          <w:tcPr>
            <w:tcW w:w="1274" w:type="dxa"/>
            <w:shd w:val="clear" w:color="auto" w:fill="auto"/>
          </w:tcPr>
          <w:p w14:paraId="176E840A"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11</w:t>
            </w:r>
          </w:p>
        </w:tc>
        <w:tc>
          <w:tcPr>
            <w:tcW w:w="1274" w:type="dxa"/>
          </w:tcPr>
          <w:p w14:paraId="05CC2469" w14:textId="77777777" w:rsidR="00B30893" w:rsidRPr="00061E11" w:rsidRDefault="00B30893" w:rsidP="00AD1D84">
            <w:pPr>
              <w:keepNext/>
              <w:jc w:val="center"/>
              <w:rPr>
                <w:rFonts w:ascii="Calibri" w:hAnsi="Calibri"/>
                <w:sz w:val="18"/>
                <w:szCs w:val="18"/>
              </w:rPr>
            </w:pPr>
            <w:r w:rsidRPr="00061E11">
              <w:rPr>
                <w:rFonts w:ascii="Calibri" w:hAnsi="Calibri"/>
                <w:sz w:val="18"/>
                <w:szCs w:val="18"/>
              </w:rPr>
              <w:t>12</w:t>
            </w:r>
          </w:p>
        </w:tc>
      </w:tr>
      <w:tr w:rsidR="00B30893" w:rsidRPr="00061E11" w14:paraId="25249B31" w14:textId="77777777">
        <w:trPr>
          <w:trHeight w:val="390"/>
        </w:trPr>
        <w:tc>
          <w:tcPr>
            <w:tcW w:w="1076" w:type="dxa"/>
            <w:shd w:val="clear" w:color="auto" w:fill="auto"/>
            <w:vAlign w:val="bottom"/>
          </w:tcPr>
          <w:p w14:paraId="4B5E9505" w14:textId="3475CD3E" w:rsidR="00B30893" w:rsidRPr="00061E11" w:rsidRDefault="00B30893" w:rsidP="00EA04F8">
            <w:pPr>
              <w:keepNext/>
              <w:jc w:val="center"/>
              <w:rPr>
                <w:rFonts w:ascii="Calibri" w:hAnsi="Calibri"/>
                <w:sz w:val="18"/>
                <w:szCs w:val="18"/>
              </w:rPr>
            </w:pPr>
            <w:r w:rsidRPr="00061E11">
              <w:rPr>
                <w:rFonts w:ascii="Calibri" w:hAnsi="Calibri"/>
                <w:sz w:val="18"/>
                <w:szCs w:val="18"/>
              </w:rPr>
              <w:t xml:space="preserve">SC System ID/Name from </w:t>
            </w:r>
            <w:r w:rsidR="002370BE" w:rsidRPr="00061E11">
              <w:rPr>
                <w:rFonts w:ascii="Calibri" w:hAnsi="Calibri"/>
                <w:sz w:val="18"/>
                <w:szCs w:val="18"/>
              </w:rPr>
              <w:t>LMCC</w:t>
            </w:r>
          </w:p>
        </w:tc>
        <w:tc>
          <w:tcPr>
            <w:tcW w:w="1080" w:type="dxa"/>
            <w:vAlign w:val="bottom"/>
          </w:tcPr>
          <w:p w14:paraId="0687BB3D" w14:textId="77777777" w:rsidR="00B30893" w:rsidRPr="00061E11" w:rsidRDefault="00B30893" w:rsidP="00EA01E6">
            <w:pPr>
              <w:keepNext/>
              <w:jc w:val="center"/>
              <w:rPr>
                <w:rFonts w:ascii="Calibri" w:hAnsi="Calibri"/>
                <w:sz w:val="18"/>
                <w:szCs w:val="18"/>
              </w:rPr>
            </w:pPr>
            <w:r w:rsidRPr="00061E11">
              <w:rPr>
                <w:rFonts w:ascii="Calibri" w:hAnsi="Calibri"/>
                <w:sz w:val="18"/>
                <w:szCs w:val="18"/>
              </w:rPr>
              <w:t>SC System</w:t>
            </w:r>
          </w:p>
          <w:p w14:paraId="2026D7B9" w14:textId="77777777" w:rsidR="00B30893" w:rsidRPr="00061E11" w:rsidRDefault="00B30893" w:rsidP="00EA01E6">
            <w:pPr>
              <w:keepNext/>
              <w:jc w:val="center"/>
              <w:rPr>
                <w:rFonts w:ascii="Calibri" w:hAnsi="Calibri"/>
                <w:sz w:val="18"/>
                <w:szCs w:val="18"/>
              </w:rPr>
            </w:pPr>
            <w:r w:rsidRPr="00061E11">
              <w:rPr>
                <w:rFonts w:ascii="Calibri" w:hAnsi="Calibri"/>
                <w:sz w:val="18"/>
                <w:szCs w:val="18"/>
              </w:rPr>
              <w:t>Description of Area Served</w:t>
            </w:r>
          </w:p>
        </w:tc>
        <w:tc>
          <w:tcPr>
            <w:tcW w:w="1080" w:type="dxa"/>
            <w:vAlign w:val="bottom"/>
          </w:tcPr>
          <w:p w14:paraId="0D2E8F67" w14:textId="77777777" w:rsidR="00B30893" w:rsidRPr="00061E11" w:rsidRDefault="00B30893" w:rsidP="00EA01E6">
            <w:pPr>
              <w:keepNext/>
              <w:jc w:val="center"/>
              <w:rPr>
                <w:rFonts w:ascii="Calibri" w:hAnsi="Calibri"/>
                <w:sz w:val="18"/>
                <w:szCs w:val="18"/>
              </w:rPr>
            </w:pPr>
            <w:r w:rsidRPr="00061E11">
              <w:rPr>
                <w:rFonts w:ascii="Calibri" w:hAnsi="Calibri"/>
                <w:sz w:val="18"/>
                <w:szCs w:val="18"/>
              </w:rPr>
              <w:t>Indoor Unit Name or Description of Area Served</w:t>
            </w:r>
          </w:p>
        </w:tc>
        <w:tc>
          <w:tcPr>
            <w:tcW w:w="970" w:type="dxa"/>
            <w:shd w:val="clear" w:color="auto" w:fill="auto"/>
            <w:vAlign w:val="bottom"/>
          </w:tcPr>
          <w:p w14:paraId="4E4028ED" w14:textId="77777777" w:rsidR="00B30893" w:rsidRPr="00061E11" w:rsidRDefault="00941B19" w:rsidP="006E5FA7">
            <w:pPr>
              <w:keepNext/>
              <w:jc w:val="center"/>
              <w:rPr>
                <w:rFonts w:ascii="Calibri" w:hAnsi="Calibri"/>
                <w:sz w:val="18"/>
                <w:szCs w:val="18"/>
              </w:rPr>
            </w:pPr>
            <w:r w:rsidRPr="00061E11">
              <w:rPr>
                <w:rFonts w:ascii="Calibri" w:hAnsi="Calibri"/>
                <w:sz w:val="18"/>
                <w:szCs w:val="18"/>
              </w:rPr>
              <w:t>Was Any New Ducting</w:t>
            </w:r>
            <w:r w:rsidR="00B30893" w:rsidRPr="00061E11">
              <w:rPr>
                <w:rFonts w:ascii="Calibri" w:hAnsi="Calibri"/>
                <w:sz w:val="18"/>
                <w:szCs w:val="18"/>
              </w:rPr>
              <w:t xml:space="preserve"> Installed?</w:t>
            </w:r>
          </w:p>
        </w:tc>
        <w:tc>
          <w:tcPr>
            <w:tcW w:w="1273" w:type="dxa"/>
            <w:shd w:val="clear" w:color="auto" w:fill="auto"/>
            <w:vAlign w:val="bottom"/>
          </w:tcPr>
          <w:p w14:paraId="0E6EE305" w14:textId="77777777" w:rsidR="00B30893" w:rsidRPr="00061E11" w:rsidRDefault="00B30893" w:rsidP="00737E88">
            <w:pPr>
              <w:keepNext/>
              <w:jc w:val="center"/>
              <w:rPr>
                <w:rFonts w:ascii="Calibri" w:hAnsi="Calibri"/>
                <w:sz w:val="18"/>
                <w:szCs w:val="18"/>
              </w:rPr>
            </w:pPr>
            <w:r w:rsidRPr="00061E11">
              <w:rPr>
                <w:rFonts w:ascii="Calibri" w:hAnsi="Calibri"/>
                <w:sz w:val="18"/>
                <w:szCs w:val="18"/>
              </w:rPr>
              <w:t>Required New Duct R-Value</w:t>
            </w:r>
          </w:p>
        </w:tc>
        <w:tc>
          <w:tcPr>
            <w:tcW w:w="1274" w:type="dxa"/>
            <w:shd w:val="clear" w:color="auto" w:fill="auto"/>
            <w:vAlign w:val="bottom"/>
          </w:tcPr>
          <w:p w14:paraId="4F07DEE7" w14:textId="77777777" w:rsidR="00B30893" w:rsidRPr="00061E11" w:rsidRDefault="00B30893" w:rsidP="00DE4D3B">
            <w:pPr>
              <w:keepNext/>
              <w:jc w:val="center"/>
              <w:rPr>
                <w:rFonts w:ascii="Calibri" w:hAnsi="Calibri"/>
                <w:b/>
                <w:sz w:val="18"/>
                <w:szCs w:val="18"/>
              </w:rPr>
            </w:pPr>
            <w:r w:rsidRPr="00061E11">
              <w:rPr>
                <w:rFonts w:ascii="Calibri" w:hAnsi="Calibri"/>
                <w:sz w:val="18"/>
                <w:szCs w:val="18"/>
              </w:rPr>
              <w:t>Installed New Supply Duct Location</w:t>
            </w:r>
          </w:p>
        </w:tc>
        <w:tc>
          <w:tcPr>
            <w:tcW w:w="1274" w:type="dxa"/>
            <w:shd w:val="clear" w:color="auto" w:fill="auto"/>
            <w:vAlign w:val="bottom"/>
          </w:tcPr>
          <w:p w14:paraId="7BFF2492" w14:textId="77777777" w:rsidR="00B30893" w:rsidRPr="00061E11" w:rsidRDefault="00B30893" w:rsidP="002F7021">
            <w:pPr>
              <w:keepNext/>
              <w:jc w:val="center"/>
              <w:rPr>
                <w:rFonts w:ascii="Calibri" w:hAnsi="Calibri"/>
                <w:sz w:val="18"/>
                <w:szCs w:val="18"/>
              </w:rPr>
            </w:pPr>
            <w:r w:rsidRPr="00061E11">
              <w:rPr>
                <w:rFonts w:ascii="Calibri" w:hAnsi="Calibri"/>
                <w:sz w:val="18"/>
                <w:szCs w:val="18"/>
              </w:rPr>
              <w:t xml:space="preserve">Installed New Supply Duct </w:t>
            </w:r>
            <w:r w:rsidRPr="00061E11">
              <w:rPr>
                <w:rFonts w:ascii="Calibri" w:hAnsi="Calibri"/>
                <w:sz w:val="18"/>
                <w:szCs w:val="18"/>
              </w:rPr>
              <w:br/>
              <w:t>R-Value</w:t>
            </w:r>
          </w:p>
        </w:tc>
        <w:tc>
          <w:tcPr>
            <w:tcW w:w="1274" w:type="dxa"/>
            <w:shd w:val="clear" w:color="auto" w:fill="auto"/>
            <w:vAlign w:val="bottom"/>
          </w:tcPr>
          <w:p w14:paraId="062B0162" w14:textId="77777777" w:rsidR="00B30893" w:rsidRPr="00061E11" w:rsidRDefault="00B30893" w:rsidP="00BC427E">
            <w:pPr>
              <w:keepNext/>
              <w:jc w:val="center"/>
              <w:rPr>
                <w:rFonts w:ascii="Calibri" w:hAnsi="Calibri"/>
                <w:sz w:val="18"/>
                <w:szCs w:val="18"/>
              </w:rPr>
            </w:pPr>
            <w:r w:rsidRPr="00061E11">
              <w:rPr>
                <w:rFonts w:ascii="Calibri" w:hAnsi="Calibri"/>
                <w:sz w:val="18"/>
                <w:szCs w:val="18"/>
              </w:rPr>
              <w:t>Installed New Return Duct Location</w:t>
            </w:r>
          </w:p>
        </w:tc>
        <w:tc>
          <w:tcPr>
            <w:tcW w:w="1273" w:type="dxa"/>
            <w:shd w:val="clear" w:color="auto" w:fill="auto"/>
            <w:vAlign w:val="bottom"/>
          </w:tcPr>
          <w:p w14:paraId="3AE0C852" w14:textId="77777777" w:rsidR="00B30893" w:rsidRPr="00061E11" w:rsidRDefault="00B30893" w:rsidP="00300224">
            <w:pPr>
              <w:keepNext/>
              <w:jc w:val="center"/>
              <w:rPr>
                <w:rFonts w:ascii="Calibri" w:hAnsi="Calibri"/>
                <w:sz w:val="18"/>
                <w:szCs w:val="18"/>
              </w:rPr>
            </w:pPr>
            <w:r w:rsidRPr="00061E11">
              <w:rPr>
                <w:rFonts w:ascii="Calibri" w:hAnsi="Calibri"/>
                <w:sz w:val="18"/>
                <w:szCs w:val="18"/>
              </w:rPr>
              <w:t xml:space="preserve">Installed New Return Duct </w:t>
            </w:r>
          </w:p>
          <w:p w14:paraId="5C71C2B6" w14:textId="77777777" w:rsidR="00B30893" w:rsidRPr="00061E11" w:rsidRDefault="00B30893" w:rsidP="00300224">
            <w:pPr>
              <w:keepNext/>
              <w:jc w:val="center"/>
              <w:rPr>
                <w:rFonts w:ascii="Calibri" w:hAnsi="Calibri"/>
                <w:sz w:val="18"/>
                <w:szCs w:val="18"/>
              </w:rPr>
            </w:pPr>
            <w:r w:rsidRPr="00061E11">
              <w:rPr>
                <w:rFonts w:ascii="Calibri" w:hAnsi="Calibri"/>
                <w:sz w:val="18"/>
                <w:szCs w:val="18"/>
              </w:rPr>
              <w:t>R-Value</w:t>
            </w:r>
          </w:p>
        </w:tc>
        <w:tc>
          <w:tcPr>
            <w:tcW w:w="1274" w:type="dxa"/>
            <w:shd w:val="clear" w:color="auto" w:fill="auto"/>
            <w:vAlign w:val="bottom"/>
          </w:tcPr>
          <w:p w14:paraId="1347A08E" w14:textId="77777777" w:rsidR="00B30893" w:rsidRPr="00061E11" w:rsidRDefault="00BC6224" w:rsidP="00300224">
            <w:pPr>
              <w:keepNext/>
              <w:jc w:val="center"/>
              <w:rPr>
                <w:rFonts w:ascii="Calibri" w:hAnsi="Calibri"/>
                <w:sz w:val="18"/>
                <w:szCs w:val="18"/>
              </w:rPr>
            </w:pPr>
            <w:r w:rsidRPr="00061E11">
              <w:rPr>
                <w:rFonts w:ascii="Calibri" w:hAnsi="Calibri"/>
                <w:sz w:val="18"/>
                <w:szCs w:val="18"/>
              </w:rPr>
              <w:t xml:space="preserve">Exception </w:t>
            </w:r>
            <w:r w:rsidR="00B30893" w:rsidRPr="00061E11">
              <w:rPr>
                <w:rFonts w:ascii="Calibri" w:hAnsi="Calibri"/>
                <w:sz w:val="18"/>
                <w:szCs w:val="18"/>
              </w:rPr>
              <w:t xml:space="preserve">from Min </w:t>
            </w:r>
          </w:p>
          <w:p w14:paraId="3DE7124C" w14:textId="77777777" w:rsidR="00B30893" w:rsidRPr="00061E11" w:rsidRDefault="00B30893" w:rsidP="00300224">
            <w:pPr>
              <w:keepNext/>
              <w:jc w:val="center"/>
              <w:rPr>
                <w:rFonts w:ascii="Calibri" w:hAnsi="Calibri"/>
                <w:sz w:val="18"/>
                <w:szCs w:val="18"/>
              </w:rPr>
            </w:pPr>
            <w:r w:rsidRPr="00061E11">
              <w:rPr>
                <w:rFonts w:ascii="Calibri" w:hAnsi="Calibri"/>
                <w:sz w:val="18"/>
                <w:szCs w:val="18"/>
              </w:rPr>
              <w:t>R-Value</w:t>
            </w:r>
          </w:p>
        </w:tc>
        <w:tc>
          <w:tcPr>
            <w:tcW w:w="1274" w:type="dxa"/>
            <w:shd w:val="clear" w:color="auto" w:fill="auto"/>
            <w:vAlign w:val="bottom"/>
          </w:tcPr>
          <w:p w14:paraId="64B5B59D" w14:textId="77777777" w:rsidR="00B30893" w:rsidRPr="00061E11" w:rsidRDefault="00B30893" w:rsidP="00C51D75">
            <w:pPr>
              <w:keepNext/>
              <w:jc w:val="center"/>
              <w:rPr>
                <w:rFonts w:ascii="Calibri" w:hAnsi="Calibri"/>
                <w:sz w:val="18"/>
                <w:szCs w:val="18"/>
              </w:rPr>
            </w:pPr>
            <w:r w:rsidRPr="00061E11">
              <w:rPr>
                <w:rFonts w:ascii="Calibri" w:hAnsi="Calibri"/>
                <w:sz w:val="18"/>
                <w:szCs w:val="18"/>
              </w:rPr>
              <w:t xml:space="preserve">Can </w:t>
            </w:r>
            <w:r w:rsidR="00C51D75" w:rsidRPr="00061E11">
              <w:rPr>
                <w:rFonts w:ascii="Calibri" w:hAnsi="Calibri"/>
                <w:sz w:val="18"/>
                <w:szCs w:val="18"/>
              </w:rPr>
              <w:t>Approved</w:t>
            </w:r>
            <w:r w:rsidRPr="00061E11">
              <w:rPr>
                <w:rFonts w:ascii="Calibri" w:hAnsi="Calibri"/>
                <w:sz w:val="18"/>
                <w:szCs w:val="18"/>
              </w:rPr>
              <w:t xml:space="preserve"> Airflow Protocols be used to test this System?</w:t>
            </w:r>
          </w:p>
        </w:tc>
        <w:tc>
          <w:tcPr>
            <w:tcW w:w="1274" w:type="dxa"/>
            <w:vAlign w:val="bottom"/>
          </w:tcPr>
          <w:p w14:paraId="2A05373B" w14:textId="360E5BEA" w:rsidR="00B30893" w:rsidRPr="00061E11" w:rsidRDefault="00B30893" w:rsidP="00300224">
            <w:pPr>
              <w:keepNext/>
              <w:jc w:val="center"/>
              <w:rPr>
                <w:rFonts w:ascii="Calibri" w:hAnsi="Calibri"/>
                <w:sz w:val="18"/>
                <w:szCs w:val="18"/>
              </w:rPr>
            </w:pPr>
            <w:r w:rsidRPr="00061E11">
              <w:rPr>
                <w:rFonts w:ascii="Calibri" w:hAnsi="Calibri"/>
                <w:sz w:val="18"/>
                <w:szCs w:val="18"/>
              </w:rPr>
              <w:t>Indoor Unit Nominal Cooling Capacity (ton</w:t>
            </w:r>
            <w:r w:rsidR="00C07882" w:rsidRPr="00061E11">
              <w:rPr>
                <w:rFonts w:ascii="Calibri" w:hAnsi="Calibri"/>
                <w:sz w:val="18"/>
                <w:szCs w:val="18"/>
              </w:rPr>
              <w:t>s</w:t>
            </w:r>
            <w:r w:rsidRPr="00061E11">
              <w:rPr>
                <w:rFonts w:ascii="Calibri" w:hAnsi="Calibri"/>
                <w:sz w:val="18"/>
                <w:szCs w:val="18"/>
              </w:rPr>
              <w:t>)</w:t>
            </w:r>
          </w:p>
        </w:tc>
      </w:tr>
      <w:tr w:rsidR="00B30893" w:rsidRPr="00061E11" w14:paraId="7F5DBFD7" w14:textId="77777777">
        <w:trPr>
          <w:trHeight w:val="432"/>
        </w:trPr>
        <w:tc>
          <w:tcPr>
            <w:tcW w:w="1076" w:type="dxa"/>
            <w:shd w:val="clear" w:color="auto" w:fill="auto"/>
            <w:tcMar>
              <w:left w:w="29" w:type="dxa"/>
              <w:right w:w="29" w:type="dxa"/>
            </w:tcMar>
          </w:tcPr>
          <w:p w14:paraId="08626897" w14:textId="77777777" w:rsidR="00B30893" w:rsidRPr="00061E11" w:rsidRDefault="00B30893" w:rsidP="00EA01E6">
            <w:pPr>
              <w:keepNext/>
              <w:jc w:val="center"/>
              <w:rPr>
                <w:rFonts w:ascii="Calibri" w:hAnsi="Calibri"/>
                <w:sz w:val="12"/>
                <w:szCs w:val="12"/>
              </w:rPr>
            </w:pPr>
            <w:r w:rsidRPr="00061E11">
              <w:rPr>
                <w:rFonts w:asciiTheme="minorHAnsi" w:hAnsiTheme="minorHAnsi"/>
                <w:sz w:val="12"/>
                <w:szCs w:val="12"/>
              </w:rPr>
              <w:t>&lt;&lt;reference value from B01&gt;&gt;</w:t>
            </w:r>
          </w:p>
        </w:tc>
        <w:tc>
          <w:tcPr>
            <w:tcW w:w="1080" w:type="dxa"/>
            <w:tcMar>
              <w:left w:w="29" w:type="dxa"/>
              <w:right w:w="29" w:type="dxa"/>
            </w:tcMar>
          </w:tcPr>
          <w:p w14:paraId="42532EC4" w14:textId="77777777" w:rsidR="00B30893" w:rsidRPr="00061E11" w:rsidRDefault="00B30893" w:rsidP="00EA01E6">
            <w:pPr>
              <w:rPr>
                <w:rFonts w:asciiTheme="minorHAnsi" w:hAnsiTheme="minorHAnsi"/>
                <w:sz w:val="12"/>
                <w:szCs w:val="12"/>
              </w:rPr>
            </w:pPr>
            <w:r w:rsidRPr="00061E11">
              <w:rPr>
                <w:rFonts w:asciiTheme="minorHAnsi" w:hAnsiTheme="minorHAnsi"/>
                <w:sz w:val="12"/>
                <w:szCs w:val="12"/>
              </w:rPr>
              <w:t>&lt;&lt;reference value from B02&gt;&gt;</w:t>
            </w:r>
          </w:p>
        </w:tc>
        <w:tc>
          <w:tcPr>
            <w:tcW w:w="1080" w:type="dxa"/>
            <w:tcMar>
              <w:left w:w="29" w:type="dxa"/>
              <w:right w:w="29" w:type="dxa"/>
            </w:tcMar>
          </w:tcPr>
          <w:p w14:paraId="0C35DABD" w14:textId="77777777" w:rsidR="00E35EAF" w:rsidRPr="00061E11" w:rsidRDefault="00B30893" w:rsidP="00E35EAF">
            <w:pPr>
              <w:pStyle w:val="PlainText"/>
              <w:rPr>
                <w:rFonts w:asciiTheme="minorHAnsi" w:hAnsiTheme="minorHAnsi" w:cs="Courier New"/>
                <w:sz w:val="10"/>
                <w:szCs w:val="10"/>
              </w:rPr>
            </w:pPr>
            <w:r w:rsidRPr="00061E11">
              <w:rPr>
                <w:rFonts w:asciiTheme="minorHAnsi" w:hAnsiTheme="minorHAnsi" w:cs="Courier New"/>
                <w:sz w:val="10"/>
                <w:szCs w:val="10"/>
              </w:rPr>
              <w:t>&lt;&lt;</w:t>
            </w:r>
            <w:r w:rsidR="00E35EAF" w:rsidRPr="00061E11">
              <w:rPr>
                <w:rFonts w:asciiTheme="minorHAnsi" w:hAnsiTheme="minorHAnsi" w:cs="Courier New"/>
                <w:b/>
                <w:sz w:val="10"/>
                <w:szCs w:val="10"/>
              </w:rPr>
              <w:t>if</w:t>
            </w:r>
            <w:r w:rsidR="00E35EAF" w:rsidRPr="00061E11">
              <w:rPr>
                <w:rFonts w:asciiTheme="minorHAnsi" w:hAnsiTheme="minorHAnsi" w:cs="Courier New"/>
                <w:sz w:val="10"/>
                <w:szCs w:val="10"/>
              </w:rPr>
              <w:t xml:space="preserve"> system type in C03</w:t>
            </w:r>
            <w:proofErr w:type="gramStart"/>
            <w:r w:rsidR="00E35EAF" w:rsidRPr="00061E11">
              <w:rPr>
                <w:rFonts w:asciiTheme="minorHAnsi" w:hAnsiTheme="minorHAnsi" w:cs="Courier New"/>
                <w:sz w:val="10"/>
                <w:szCs w:val="10"/>
              </w:rPr>
              <w:t>=[</w:t>
            </w:r>
            <w:proofErr w:type="gramEnd"/>
            <w:r w:rsidR="00E35EAF" w:rsidRPr="00061E11">
              <w:rPr>
                <w:rFonts w:asciiTheme="minorHAnsi" w:hAnsiTheme="minorHAnsi" w:cs="Courier New"/>
                <w:sz w:val="10"/>
                <w:szCs w:val="10"/>
              </w:rPr>
              <w:t xml:space="preserve">Packaged Gas Furnace], </w:t>
            </w:r>
          </w:p>
          <w:p w14:paraId="09154DB8"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auto filled from B02,</w:t>
            </w:r>
          </w:p>
          <w:p w14:paraId="11534325" w14:textId="77777777" w:rsidR="00E35EAF" w:rsidRPr="00061E11" w:rsidRDefault="00E35EAF" w:rsidP="00E35EAF">
            <w:pPr>
              <w:pStyle w:val="PlainText"/>
              <w:rPr>
                <w:rFonts w:asciiTheme="minorHAnsi" w:hAnsiTheme="minorHAnsi" w:cs="Courier New"/>
                <w:sz w:val="10"/>
                <w:szCs w:val="10"/>
              </w:rPr>
            </w:pPr>
          </w:p>
          <w:p w14:paraId="424397DE"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b/>
                <w:sz w:val="10"/>
                <w:szCs w:val="10"/>
              </w:rPr>
              <w:t>elseif</w:t>
            </w:r>
            <w:r w:rsidRPr="00061E11">
              <w:rPr>
                <w:rFonts w:asciiTheme="minorHAnsi" w:hAnsiTheme="minorHAnsi" w:cs="Courier New"/>
                <w:sz w:val="10"/>
                <w:szCs w:val="10"/>
              </w:rPr>
              <w:t xml:space="preserve"> system type in [C03 or C07] = one of the following four types:</w:t>
            </w:r>
          </w:p>
          <w:p w14:paraId="3625E6AE"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sz w:val="10"/>
                <w:szCs w:val="10"/>
              </w:rPr>
              <w:t xml:space="preserve">1: central packaged </w:t>
            </w:r>
            <w:proofErr w:type="gramStart"/>
            <w:r w:rsidRPr="00061E11">
              <w:rPr>
                <w:rFonts w:asciiTheme="minorHAnsi" w:hAnsiTheme="minorHAnsi" w:cs="Courier New"/>
                <w:sz w:val="10"/>
                <w:szCs w:val="10"/>
              </w:rPr>
              <w:t>AC ;</w:t>
            </w:r>
            <w:proofErr w:type="gramEnd"/>
          </w:p>
          <w:p w14:paraId="670F828A"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sz w:val="10"/>
                <w:szCs w:val="10"/>
              </w:rPr>
              <w:t>2: central packaged HP</w:t>
            </w:r>
          </w:p>
          <w:p w14:paraId="590FE676"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sz w:val="10"/>
                <w:szCs w:val="10"/>
              </w:rPr>
              <w:t xml:space="preserve">3: central large packaged </w:t>
            </w:r>
            <w:proofErr w:type="gramStart"/>
            <w:r w:rsidRPr="00061E11">
              <w:rPr>
                <w:rFonts w:asciiTheme="minorHAnsi" w:hAnsiTheme="minorHAnsi" w:cs="Courier New"/>
                <w:sz w:val="10"/>
                <w:szCs w:val="10"/>
              </w:rPr>
              <w:t>AC ;</w:t>
            </w:r>
            <w:proofErr w:type="gramEnd"/>
          </w:p>
          <w:p w14:paraId="52092025"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sz w:val="10"/>
                <w:szCs w:val="10"/>
              </w:rPr>
              <w:t xml:space="preserve">4: central </w:t>
            </w:r>
            <w:proofErr w:type="gramStart"/>
            <w:r w:rsidRPr="00061E11">
              <w:rPr>
                <w:rFonts w:asciiTheme="minorHAnsi" w:hAnsiTheme="minorHAnsi" w:cs="Courier New"/>
                <w:sz w:val="10"/>
                <w:szCs w:val="10"/>
              </w:rPr>
              <w:t>large packaged</w:t>
            </w:r>
            <w:proofErr w:type="gramEnd"/>
            <w:r w:rsidRPr="00061E11">
              <w:rPr>
                <w:rFonts w:asciiTheme="minorHAnsi" w:hAnsiTheme="minorHAnsi" w:cs="Courier New"/>
                <w:sz w:val="10"/>
                <w:szCs w:val="10"/>
              </w:rPr>
              <w:t xml:space="preserve"> HP</w:t>
            </w:r>
          </w:p>
          <w:p w14:paraId="43231F21" w14:textId="77777777" w:rsidR="00E35EAF" w:rsidRPr="00061E11" w:rsidRDefault="00E35EAF" w:rsidP="00E35EAF">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auto filled from B02</w:t>
            </w:r>
          </w:p>
          <w:p w14:paraId="356E2036" w14:textId="77777777" w:rsidR="00E35EAF" w:rsidRPr="00061E11" w:rsidRDefault="00E35EAF" w:rsidP="00E35EAF">
            <w:pPr>
              <w:pStyle w:val="PlainText"/>
              <w:rPr>
                <w:rFonts w:asciiTheme="minorHAnsi" w:hAnsiTheme="minorHAnsi" w:cs="Courier New"/>
                <w:sz w:val="10"/>
                <w:szCs w:val="10"/>
              </w:rPr>
            </w:pPr>
          </w:p>
          <w:p w14:paraId="5CD68EAF" w14:textId="77777777" w:rsidR="00B30893" w:rsidRPr="00061E11" w:rsidRDefault="00B574E1" w:rsidP="00EA01E6">
            <w:pPr>
              <w:pStyle w:val="PlainText"/>
              <w:rPr>
                <w:rFonts w:asciiTheme="minorHAnsi" w:hAnsiTheme="minorHAnsi" w:cs="Courier New"/>
                <w:sz w:val="10"/>
                <w:szCs w:val="10"/>
              </w:rPr>
            </w:pPr>
            <w:r w:rsidRPr="00061E11">
              <w:rPr>
                <w:rFonts w:asciiTheme="minorHAnsi" w:hAnsiTheme="minorHAnsi" w:cs="Courier New"/>
                <w:sz w:val="10"/>
                <w:szCs w:val="10"/>
              </w:rPr>
              <w:t>else</w:t>
            </w:r>
            <w:r w:rsidR="00B30893" w:rsidRPr="00061E11">
              <w:rPr>
                <w:rFonts w:asciiTheme="minorHAnsi" w:hAnsiTheme="minorHAnsi" w:cs="Courier New"/>
                <w:sz w:val="10"/>
                <w:szCs w:val="10"/>
              </w:rPr>
              <w:t xml:space="preserve">if value in C12=1, </w:t>
            </w:r>
          </w:p>
          <w:p w14:paraId="2E2CABF6" w14:textId="77777777" w:rsidR="00B30893" w:rsidRPr="00061E11" w:rsidRDefault="00B30893" w:rsidP="00EA01E6">
            <w:pPr>
              <w:pStyle w:val="PlainText"/>
              <w:rPr>
                <w:rFonts w:asciiTheme="minorHAnsi" w:hAnsiTheme="minorHAnsi" w:cs="Courier New"/>
                <w:sz w:val="10"/>
                <w:szCs w:val="10"/>
              </w:rPr>
            </w:pPr>
            <w:r w:rsidRPr="00061E11">
              <w:rPr>
                <w:rFonts w:asciiTheme="minorHAnsi" w:hAnsiTheme="minorHAnsi" w:cs="Courier New"/>
                <w:sz w:val="10"/>
                <w:szCs w:val="10"/>
              </w:rPr>
              <w:t xml:space="preserve">then value </w:t>
            </w:r>
            <w:proofErr w:type="spellStart"/>
            <w:r w:rsidRPr="00061E11">
              <w:rPr>
                <w:rFonts w:asciiTheme="minorHAnsi" w:hAnsiTheme="minorHAnsi" w:cs="Courier New"/>
                <w:sz w:val="10"/>
                <w:szCs w:val="10"/>
              </w:rPr>
              <w:t>autofilled</w:t>
            </w:r>
            <w:proofErr w:type="spellEnd"/>
            <w:r w:rsidRPr="00061E11">
              <w:rPr>
                <w:rFonts w:asciiTheme="minorHAnsi" w:hAnsiTheme="minorHAnsi" w:cs="Courier New"/>
                <w:sz w:val="10"/>
                <w:szCs w:val="10"/>
              </w:rPr>
              <w:t xml:space="preserve"> from </w:t>
            </w:r>
            <w:proofErr w:type="gramStart"/>
            <w:r w:rsidRPr="00061E11">
              <w:rPr>
                <w:rFonts w:asciiTheme="minorHAnsi" w:hAnsiTheme="minorHAnsi" w:cs="Courier New"/>
                <w:sz w:val="10"/>
                <w:szCs w:val="10"/>
              </w:rPr>
              <w:t>B02;</w:t>
            </w:r>
            <w:proofErr w:type="gramEnd"/>
          </w:p>
          <w:p w14:paraId="02CDD4C9" w14:textId="77777777" w:rsidR="00B574E1" w:rsidRPr="00061E11" w:rsidRDefault="00B574E1" w:rsidP="00EA01E6">
            <w:pPr>
              <w:pStyle w:val="PlainText"/>
              <w:rPr>
                <w:rFonts w:asciiTheme="minorHAnsi" w:hAnsiTheme="minorHAnsi" w:cs="Courier New"/>
                <w:sz w:val="10"/>
                <w:szCs w:val="10"/>
              </w:rPr>
            </w:pPr>
          </w:p>
          <w:p w14:paraId="2D68E362" w14:textId="77777777" w:rsidR="00C67FED" w:rsidRPr="00061E11" w:rsidRDefault="00C67FED" w:rsidP="00C67FED">
            <w:pPr>
              <w:pStyle w:val="PlainText"/>
              <w:rPr>
                <w:rFonts w:asciiTheme="minorHAnsi" w:hAnsiTheme="minorHAnsi" w:cs="Courier New"/>
                <w:sz w:val="10"/>
                <w:szCs w:val="10"/>
              </w:rPr>
            </w:pPr>
            <w:r w:rsidRPr="00061E11">
              <w:rPr>
                <w:rFonts w:asciiTheme="minorHAnsi" w:hAnsiTheme="minorHAnsi" w:cs="Courier New"/>
                <w:sz w:val="10"/>
                <w:szCs w:val="10"/>
              </w:rPr>
              <w:t>elseif C12&gt;1</w:t>
            </w:r>
            <w:r w:rsidR="00313D5A" w:rsidRPr="00061E11">
              <w:rPr>
                <w:rFonts w:asciiTheme="minorHAnsi" w:hAnsiTheme="minorHAnsi" w:cs="Courier New"/>
                <w:sz w:val="10"/>
                <w:szCs w:val="10"/>
              </w:rPr>
              <w:t>,</w:t>
            </w:r>
            <w:r w:rsidRPr="00061E11">
              <w:rPr>
                <w:rFonts w:asciiTheme="minorHAnsi" w:hAnsiTheme="minorHAnsi" w:cs="Courier New"/>
                <w:sz w:val="10"/>
                <w:szCs w:val="10"/>
              </w:rPr>
              <w:t xml:space="preserve"> and </w:t>
            </w:r>
            <w:r w:rsidR="00313D5A" w:rsidRPr="00061E11">
              <w:rPr>
                <w:rFonts w:asciiTheme="minorHAnsi" w:hAnsiTheme="minorHAnsi" w:cs="Courier New"/>
                <w:sz w:val="10"/>
                <w:szCs w:val="10"/>
              </w:rPr>
              <w:t xml:space="preserve">Section D applies, and </w:t>
            </w:r>
            <w:r w:rsidRPr="00061E11">
              <w:rPr>
                <w:rFonts w:asciiTheme="minorHAnsi" w:hAnsiTheme="minorHAnsi" w:cs="Courier New"/>
                <w:sz w:val="10"/>
                <w:szCs w:val="10"/>
              </w:rPr>
              <w:t>D10= one of the following two values:</w:t>
            </w:r>
          </w:p>
          <w:p w14:paraId="2BE80192" w14:textId="77777777" w:rsidR="00C67FED" w:rsidRPr="00061E11" w:rsidRDefault="00C67FED" w:rsidP="00C67FED">
            <w:pPr>
              <w:pStyle w:val="PlainText"/>
              <w:rPr>
                <w:rFonts w:asciiTheme="minorHAnsi" w:hAnsiTheme="minorHAnsi" w:cs="Courier New"/>
                <w:sz w:val="10"/>
                <w:szCs w:val="10"/>
              </w:rPr>
            </w:pPr>
            <w:r w:rsidRPr="00061E11">
              <w:rPr>
                <w:rFonts w:asciiTheme="minorHAnsi" w:hAnsiTheme="minorHAnsi" w:cs="Courier New"/>
                <w:sz w:val="10"/>
                <w:szCs w:val="10"/>
              </w:rPr>
              <w:t>*Ducted &gt;10ft length</w:t>
            </w:r>
          </w:p>
          <w:p w14:paraId="7E90F5C8" w14:textId="77777777" w:rsidR="00C67FED" w:rsidRPr="00061E11" w:rsidRDefault="00C67FED" w:rsidP="00C67FED">
            <w:pPr>
              <w:pStyle w:val="PlainText"/>
              <w:rPr>
                <w:rFonts w:asciiTheme="minorHAnsi" w:hAnsiTheme="minorHAnsi" w:cs="Courier New"/>
                <w:sz w:val="10"/>
                <w:szCs w:val="10"/>
              </w:rPr>
            </w:pPr>
            <w:r w:rsidRPr="00061E11">
              <w:rPr>
                <w:rFonts w:asciiTheme="minorHAnsi" w:hAnsiTheme="minorHAnsi" w:cs="Courier New"/>
                <w:sz w:val="10"/>
                <w:szCs w:val="10"/>
              </w:rPr>
              <w:t>*Ducted ≤10ft length</w:t>
            </w:r>
          </w:p>
          <w:p w14:paraId="1A31FF42" w14:textId="77777777" w:rsidR="00C67FED" w:rsidRPr="00061E11" w:rsidRDefault="00F25E01" w:rsidP="00EA01E6">
            <w:pPr>
              <w:pStyle w:val="PlainText"/>
              <w:rPr>
                <w:rFonts w:asciiTheme="minorHAnsi" w:hAnsiTheme="minorHAnsi" w:cs="Courier New"/>
                <w:sz w:val="10"/>
                <w:szCs w:val="10"/>
              </w:rPr>
            </w:pPr>
            <w:r w:rsidRPr="00061E11">
              <w:rPr>
                <w:rFonts w:asciiTheme="minorHAnsi" w:hAnsiTheme="minorHAnsi" w:cs="Courier New"/>
                <w:sz w:val="10"/>
                <w:szCs w:val="10"/>
              </w:rPr>
              <w:t xml:space="preserve">then use corresponding value </w:t>
            </w:r>
            <w:proofErr w:type="spellStart"/>
            <w:r w:rsidRPr="00061E11">
              <w:rPr>
                <w:rFonts w:asciiTheme="minorHAnsi" w:hAnsiTheme="minorHAnsi" w:cs="Courier New"/>
                <w:sz w:val="10"/>
                <w:szCs w:val="10"/>
              </w:rPr>
              <w:t>autofilled</w:t>
            </w:r>
            <w:proofErr w:type="spellEnd"/>
            <w:r w:rsidRPr="00061E11">
              <w:rPr>
                <w:rFonts w:asciiTheme="minorHAnsi" w:hAnsiTheme="minorHAnsi" w:cs="Courier New"/>
                <w:sz w:val="10"/>
                <w:szCs w:val="10"/>
              </w:rPr>
              <w:t xml:space="preserve"> from D09,</w:t>
            </w:r>
          </w:p>
          <w:p w14:paraId="0B1A355C" w14:textId="77777777" w:rsidR="00C67FED" w:rsidRPr="00061E11" w:rsidRDefault="00C67FED" w:rsidP="00EA01E6">
            <w:pPr>
              <w:pStyle w:val="PlainText"/>
              <w:rPr>
                <w:rFonts w:asciiTheme="minorHAnsi" w:hAnsiTheme="minorHAnsi" w:cs="Courier New"/>
                <w:sz w:val="10"/>
                <w:szCs w:val="10"/>
              </w:rPr>
            </w:pPr>
          </w:p>
          <w:p w14:paraId="077DCE9C" w14:textId="77777777" w:rsidR="00B30893" w:rsidRPr="00061E11" w:rsidRDefault="00B30893" w:rsidP="00EA01E6">
            <w:pPr>
              <w:pStyle w:val="PlainText"/>
              <w:rPr>
                <w:rFonts w:asciiTheme="minorHAnsi" w:hAnsiTheme="minorHAnsi" w:cs="Courier New"/>
                <w:sz w:val="10"/>
                <w:szCs w:val="10"/>
              </w:rPr>
            </w:pPr>
            <w:r w:rsidRPr="00061E11">
              <w:rPr>
                <w:rFonts w:asciiTheme="minorHAnsi" w:hAnsiTheme="minorHAnsi" w:cs="Courier New"/>
                <w:sz w:val="10"/>
                <w:szCs w:val="10"/>
              </w:rPr>
              <w:t xml:space="preserve">else user input, text, 15 characters </w:t>
            </w:r>
            <w:proofErr w:type="gramStart"/>
            <w:r w:rsidRPr="00061E11">
              <w:rPr>
                <w:rFonts w:asciiTheme="minorHAnsi" w:hAnsiTheme="minorHAnsi" w:cs="Courier New"/>
                <w:sz w:val="10"/>
                <w:szCs w:val="10"/>
              </w:rPr>
              <w:t>maximum;</w:t>
            </w:r>
            <w:proofErr w:type="gramEnd"/>
          </w:p>
          <w:p w14:paraId="006BF564" w14:textId="77777777" w:rsidR="00B30893" w:rsidRPr="00061E11" w:rsidRDefault="00B30893" w:rsidP="00EA01E6">
            <w:pPr>
              <w:pStyle w:val="PlainText"/>
              <w:rPr>
                <w:rFonts w:asciiTheme="minorHAnsi" w:hAnsiTheme="minorHAnsi" w:cs="Courier New"/>
                <w:sz w:val="10"/>
                <w:szCs w:val="10"/>
              </w:rPr>
            </w:pPr>
          </w:p>
          <w:p w14:paraId="48B1B214" w14:textId="77777777" w:rsidR="00B30893" w:rsidRPr="00061E11" w:rsidRDefault="00B30893" w:rsidP="00EB2EB2">
            <w:pPr>
              <w:rPr>
                <w:rFonts w:asciiTheme="minorHAnsi" w:hAnsiTheme="minorHAnsi"/>
                <w:sz w:val="12"/>
                <w:szCs w:val="12"/>
              </w:rPr>
            </w:pPr>
            <w:r w:rsidRPr="00061E11">
              <w:rPr>
                <w:rFonts w:asciiTheme="minorHAnsi" w:hAnsiTheme="minorHAnsi" w:cs="Courier New"/>
                <w:sz w:val="10"/>
                <w:szCs w:val="10"/>
              </w:rPr>
              <w:t>do not allow duplicate values for indoor unit names in this MCH-01 as listed in F03 and G03&gt;&gt;</w:t>
            </w:r>
          </w:p>
        </w:tc>
        <w:tc>
          <w:tcPr>
            <w:tcW w:w="970" w:type="dxa"/>
            <w:shd w:val="clear" w:color="auto" w:fill="auto"/>
            <w:tcMar>
              <w:left w:w="29" w:type="dxa"/>
              <w:right w:w="29" w:type="dxa"/>
            </w:tcMar>
          </w:tcPr>
          <w:p w14:paraId="64097E4F" w14:textId="77777777" w:rsidR="00B30893" w:rsidRPr="00061E11" w:rsidRDefault="00B30893" w:rsidP="006E5FA7">
            <w:pPr>
              <w:rPr>
                <w:rFonts w:asciiTheme="minorHAnsi" w:hAnsiTheme="minorHAnsi"/>
                <w:sz w:val="12"/>
                <w:szCs w:val="12"/>
              </w:rPr>
            </w:pPr>
            <w:r w:rsidRPr="00061E11">
              <w:rPr>
                <w:rFonts w:asciiTheme="minorHAnsi" w:hAnsiTheme="minorHAnsi"/>
                <w:sz w:val="12"/>
                <w:szCs w:val="12"/>
              </w:rPr>
              <w:t>&lt;&lt;user pick one of the following two text values:</w:t>
            </w:r>
          </w:p>
          <w:p w14:paraId="5B3F8838" w14:textId="77777777" w:rsidR="009539D3" w:rsidRPr="00061E11" w:rsidRDefault="009539D3" w:rsidP="006E5FA7">
            <w:pPr>
              <w:rPr>
                <w:rFonts w:asciiTheme="minorHAnsi" w:hAnsiTheme="minorHAnsi"/>
                <w:sz w:val="12"/>
                <w:szCs w:val="12"/>
              </w:rPr>
            </w:pPr>
            <w:r w:rsidRPr="00061E11">
              <w:rPr>
                <w:rFonts w:asciiTheme="minorHAnsi" w:hAnsiTheme="minorHAnsi"/>
                <w:sz w:val="12"/>
                <w:szCs w:val="12"/>
              </w:rPr>
              <w:t>*Both Supply and Return</w:t>
            </w:r>
          </w:p>
          <w:p w14:paraId="2F59BF49" w14:textId="77777777" w:rsidR="005A3DC4" w:rsidRPr="00061E11" w:rsidRDefault="00B30893" w:rsidP="006E5FA7">
            <w:pPr>
              <w:rPr>
                <w:rFonts w:asciiTheme="minorHAnsi" w:hAnsiTheme="minorHAnsi"/>
                <w:sz w:val="12"/>
                <w:szCs w:val="12"/>
              </w:rPr>
            </w:pPr>
            <w:r w:rsidRPr="00061E11">
              <w:rPr>
                <w:rFonts w:asciiTheme="minorHAnsi" w:hAnsiTheme="minorHAnsi"/>
                <w:sz w:val="12"/>
                <w:szCs w:val="12"/>
              </w:rPr>
              <w:t>*</w:t>
            </w:r>
            <w:r w:rsidR="005A3DC4" w:rsidRPr="00061E11">
              <w:rPr>
                <w:rFonts w:asciiTheme="minorHAnsi" w:hAnsiTheme="minorHAnsi"/>
                <w:sz w:val="12"/>
                <w:szCs w:val="12"/>
              </w:rPr>
              <w:t>N</w:t>
            </w:r>
            <w:r w:rsidRPr="00061E11">
              <w:rPr>
                <w:rFonts w:asciiTheme="minorHAnsi" w:hAnsiTheme="minorHAnsi"/>
                <w:sz w:val="12"/>
                <w:szCs w:val="12"/>
              </w:rPr>
              <w:t>o</w:t>
            </w:r>
          </w:p>
          <w:p w14:paraId="210C1F6D" w14:textId="77777777" w:rsidR="009539D3" w:rsidRPr="00061E11" w:rsidRDefault="009539D3" w:rsidP="006E5FA7">
            <w:pPr>
              <w:rPr>
                <w:rFonts w:asciiTheme="minorHAnsi" w:hAnsiTheme="minorHAnsi"/>
                <w:sz w:val="12"/>
                <w:szCs w:val="12"/>
              </w:rPr>
            </w:pPr>
            <w:r w:rsidRPr="00061E11">
              <w:rPr>
                <w:rFonts w:asciiTheme="minorHAnsi" w:hAnsiTheme="minorHAnsi"/>
                <w:sz w:val="12"/>
                <w:szCs w:val="12"/>
              </w:rPr>
              <w:t>*Supply only</w:t>
            </w:r>
          </w:p>
          <w:p w14:paraId="691E4C25" w14:textId="77777777" w:rsidR="00B30893" w:rsidRPr="00061E11" w:rsidRDefault="009539D3" w:rsidP="00DB7356">
            <w:pPr>
              <w:rPr>
                <w:rFonts w:asciiTheme="minorHAnsi" w:hAnsiTheme="minorHAnsi"/>
                <w:sz w:val="12"/>
                <w:szCs w:val="12"/>
              </w:rPr>
            </w:pPr>
            <w:r w:rsidRPr="00061E11">
              <w:rPr>
                <w:rFonts w:asciiTheme="minorHAnsi" w:hAnsiTheme="minorHAnsi"/>
                <w:sz w:val="12"/>
                <w:szCs w:val="12"/>
              </w:rPr>
              <w:t>*Return only</w:t>
            </w:r>
            <w:r w:rsidR="00B30893" w:rsidRPr="00061E11">
              <w:rPr>
                <w:rFonts w:asciiTheme="minorHAnsi" w:hAnsiTheme="minorHAnsi"/>
                <w:sz w:val="12"/>
                <w:szCs w:val="12"/>
              </w:rPr>
              <w:t>&gt;&gt;</w:t>
            </w:r>
          </w:p>
        </w:tc>
        <w:tc>
          <w:tcPr>
            <w:tcW w:w="1273" w:type="dxa"/>
            <w:shd w:val="clear" w:color="auto" w:fill="auto"/>
            <w:tcMar>
              <w:left w:w="29" w:type="dxa"/>
              <w:right w:w="29" w:type="dxa"/>
            </w:tcMar>
          </w:tcPr>
          <w:p w14:paraId="4A5C2672"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&lt;&lt;</w:t>
            </w:r>
            <w:r w:rsidRPr="00061E11">
              <w:rPr>
                <w:rFonts w:asciiTheme="minorHAnsi" w:hAnsiTheme="minorHAnsi"/>
                <w:b/>
                <w:sz w:val="12"/>
                <w:szCs w:val="12"/>
              </w:rPr>
              <w:t>if</w:t>
            </w:r>
            <w:r w:rsidRPr="00061E11">
              <w:rPr>
                <w:rFonts w:asciiTheme="minorHAnsi" w:hAnsiTheme="minorHAnsi"/>
                <w:sz w:val="12"/>
                <w:szCs w:val="12"/>
              </w:rPr>
              <w:t xml:space="preserve"> F04=no, </w:t>
            </w:r>
          </w:p>
          <w:p w14:paraId="4C3BB8AF"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value=n/a,</w:t>
            </w:r>
          </w:p>
          <w:p w14:paraId="2A28E02D" w14:textId="77777777" w:rsidR="00B30893" w:rsidRPr="00061E11" w:rsidRDefault="00B30893" w:rsidP="00BC427E">
            <w:pPr>
              <w:rPr>
                <w:rFonts w:asciiTheme="minorHAnsi" w:hAnsiTheme="minorHAnsi"/>
                <w:sz w:val="12"/>
                <w:szCs w:val="12"/>
              </w:rPr>
            </w:pPr>
          </w:p>
          <w:p w14:paraId="7D2CE693"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elseif</w:t>
            </w:r>
            <w:r w:rsidRPr="00061E11">
              <w:rPr>
                <w:rFonts w:asciiTheme="minorHAnsi" w:hAnsiTheme="minorHAnsi"/>
                <w:sz w:val="12"/>
                <w:szCs w:val="12"/>
              </w:rPr>
              <w:t xml:space="preserve"> B07=no,</w:t>
            </w:r>
          </w:p>
          <w:p w14:paraId="3E969980"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R-6,</w:t>
            </w:r>
          </w:p>
          <w:p w14:paraId="328BA655" w14:textId="77777777" w:rsidR="00B30893" w:rsidRPr="00061E11" w:rsidRDefault="00B30893" w:rsidP="00BC427E">
            <w:pPr>
              <w:rPr>
                <w:rFonts w:asciiTheme="minorHAnsi" w:hAnsiTheme="minorHAnsi"/>
                <w:sz w:val="12"/>
                <w:szCs w:val="12"/>
              </w:rPr>
            </w:pPr>
          </w:p>
          <w:p w14:paraId="3278D4C2" w14:textId="34C3D5C0" w:rsidR="00B30893" w:rsidRPr="00061E11" w:rsidRDefault="00B30893" w:rsidP="00BC427E">
            <w:pPr>
              <w:rPr>
                <w:rFonts w:asciiTheme="minorHAnsi" w:hAnsiTheme="minorHAnsi"/>
                <w:sz w:val="12"/>
                <w:szCs w:val="12"/>
              </w:rPr>
            </w:pPr>
            <w:r w:rsidRPr="00061E11">
              <w:rPr>
                <w:rFonts w:asciiTheme="minorHAnsi" w:hAnsiTheme="minorHAnsi"/>
                <w:b/>
                <w:sz w:val="12"/>
                <w:szCs w:val="12"/>
              </w:rPr>
              <w:t>elseif</w:t>
            </w:r>
            <w:r w:rsidRPr="00061E11">
              <w:rPr>
                <w:rFonts w:asciiTheme="minorHAnsi" w:hAnsiTheme="minorHAnsi"/>
                <w:sz w:val="12"/>
                <w:szCs w:val="12"/>
              </w:rPr>
              <w:t xml:space="preserve"> A02= CZ </w:t>
            </w:r>
            <w:r w:rsidR="00B71D29" w:rsidRPr="00061E11">
              <w:rPr>
                <w:rFonts w:asciiTheme="minorHAnsi" w:hAnsiTheme="minorHAnsi"/>
                <w:sz w:val="12"/>
                <w:szCs w:val="12"/>
              </w:rPr>
              <w:t>3, 5-7</w:t>
            </w:r>
          </w:p>
          <w:p w14:paraId="6086F40F"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R-6,</w:t>
            </w:r>
          </w:p>
          <w:p w14:paraId="344DDEA2" w14:textId="77777777" w:rsidR="00B30893" w:rsidRPr="00061E11" w:rsidRDefault="00B30893" w:rsidP="00BC427E">
            <w:pPr>
              <w:rPr>
                <w:rFonts w:asciiTheme="minorHAnsi" w:hAnsiTheme="minorHAnsi"/>
                <w:sz w:val="12"/>
                <w:szCs w:val="12"/>
              </w:rPr>
            </w:pPr>
          </w:p>
          <w:p w14:paraId="2A62B802" w14:textId="4613D3BE" w:rsidR="00B30893" w:rsidRPr="00061E11" w:rsidRDefault="00B30893" w:rsidP="00BC427E">
            <w:pPr>
              <w:rPr>
                <w:rFonts w:asciiTheme="minorHAnsi" w:hAnsiTheme="minorHAnsi"/>
                <w:sz w:val="12"/>
                <w:szCs w:val="12"/>
              </w:rPr>
            </w:pPr>
            <w:r w:rsidRPr="00061E11">
              <w:rPr>
                <w:rFonts w:asciiTheme="minorHAnsi" w:hAnsiTheme="minorHAnsi"/>
                <w:b/>
                <w:sz w:val="12"/>
                <w:szCs w:val="12"/>
              </w:rPr>
              <w:t>elseif</w:t>
            </w:r>
            <w:r w:rsidRPr="00061E11">
              <w:rPr>
                <w:rFonts w:asciiTheme="minorHAnsi" w:hAnsiTheme="minorHAnsi"/>
                <w:sz w:val="12"/>
                <w:szCs w:val="12"/>
              </w:rPr>
              <w:t xml:space="preserve"> A02=CZ </w:t>
            </w:r>
            <w:r w:rsidR="00B71D29" w:rsidRPr="00061E11">
              <w:rPr>
                <w:rFonts w:asciiTheme="minorHAnsi" w:hAnsiTheme="minorHAnsi"/>
                <w:sz w:val="12"/>
                <w:szCs w:val="12"/>
              </w:rPr>
              <w:t>1, 2, 4, 8-16</w:t>
            </w:r>
          </w:p>
          <w:p w14:paraId="2839DF53" w14:textId="77777777" w:rsidR="00B30893" w:rsidRPr="00061E11" w:rsidRDefault="00B30893" w:rsidP="00BC427E">
            <w:pPr>
              <w:rPr>
                <w:rFonts w:ascii="Calibri" w:hAnsi="Calibr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R-8&gt;&gt;</w:t>
            </w:r>
          </w:p>
        </w:tc>
        <w:tc>
          <w:tcPr>
            <w:tcW w:w="1274" w:type="dxa"/>
            <w:shd w:val="clear" w:color="auto" w:fill="auto"/>
            <w:tcMar>
              <w:left w:w="29" w:type="dxa"/>
              <w:right w:w="29" w:type="dxa"/>
            </w:tcMar>
          </w:tcPr>
          <w:p w14:paraId="4F392847" w14:textId="77777777" w:rsidR="00B30893" w:rsidRPr="00061E11" w:rsidRDefault="00B30893" w:rsidP="00BC427E">
            <w:pPr>
              <w:rPr>
                <w:rFonts w:ascii="Calibri" w:hAnsi="Calibri"/>
                <w:sz w:val="12"/>
                <w:szCs w:val="12"/>
              </w:rPr>
            </w:pPr>
            <w:r w:rsidRPr="00061E11">
              <w:rPr>
                <w:rFonts w:ascii="Calibri" w:hAnsi="Calibri"/>
                <w:sz w:val="12"/>
                <w:szCs w:val="12"/>
              </w:rPr>
              <w:t>&lt;&lt;</w:t>
            </w:r>
            <w:r w:rsidRPr="00061E11">
              <w:rPr>
                <w:rFonts w:ascii="Calibri" w:hAnsi="Calibri"/>
                <w:b/>
                <w:sz w:val="12"/>
                <w:szCs w:val="12"/>
              </w:rPr>
              <w:t>if</w:t>
            </w:r>
            <w:r w:rsidRPr="00061E11">
              <w:rPr>
                <w:rFonts w:ascii="Calibri" w:hAnsi="Calibri"/>
                <w:sz w:val="12"/>
                <w:szCs w:val="12"/>
              </w:rPr>
              <w:t xml:space="preserve"> F04=</w:t>
            </w:r>
            <w:r w:rsidR="008B1733" w:rsidRPr="00061E11">
              <w:rPr>
                <w:rFonts w:ascii="Calibri" w:hAnsi="Calibri"/>
                <w:sz w:val="12"/>
                <w:szCs w:val="12"/>
              </w:rPr>
              <w:t>*</w:t>
            </w:r>
            <w:r w:rsidRPr="00061E11">
              <w:rPr>
                <w:rFonts w:ascii="Calibri" w:hAnsi="Calibri"/>
                <w:sz w:val="12"/>
                <w:szCs w:val="12"/>
              </w:rPr>
              <w:t>no</w:t>
            </w:r>
            <w:r w:rsidR="00D26F32" w:rsidRPr="00061E11">
              <w:rPr>
                <w:rFonts w:ascii="Calibri" w:hAnsi="Calibri"/>
                <w:sz w:val="12"/>
                <w:szCs w:val="12"/>
              </w:rPr>
              <w:t xml:space="preserve"> or </w:t>
            </w:r>
            <w:r w:rsidR="003C0549" w:rsidRPr="00061E11">
              <w:rPr>
                <w:rFonts w:ascii="Calibri" w:hAnsi="Calibri"/>
                <w:sz w:val="12"/>
                <w:szCs w:val="12"/>
              </w:rPr>
              <w:t>*</w:t>
            </w:r>
            <w:r w:rsidR="00D26F32" w:rsidRPr="00061E11">
              <w:rPr>
                <w:rFonts w:ascii="Calibri" w:hAnsi="Calibri"/>
                <w:sz w:val="12"/>
                <w:szCs w:val="12"/>
              </w:rPr>
              <w:t>Return only</w:t>
            </w:r>
            <w:r w:rsidRPr="00061E11">
              <w:rPr>
                <w:rFonts w:ascii="Calibri" w:hAnsi="Calibri"/>
                <w:sz w:val="12"/>
                <w:szCs w:val="12"/>
              </w:rPr>
              <w:t xml:space="preserve">, </w:t>
            </w:r>
            <w:r w:rsidRPr="00061E11">
              <w:rPr>
                <w:rFonts w:ascii="Calibri" w:hAnsi="Calibri"/>
                <w:b/>
                <w:sz w:val="12"/>
                <w:szCs w:val="12"/>
              </w:rPr>
              <w:t>then</w:t>
            </w:r>
            <w:r w:rsidRPr="00061E11">
              <w:rPr>
                <w:rFonts w:ascii="Calibri" w:hAnsi="Calibri"/>
                <w:sz w:val="12"/>
                <w:szCs w:val="12"/>
              </w:rPr>
              <w:t xml:space="preserve"> value=n/</w:t>
            </w:r>
            <w:proofErr w:type="gramStart"/>
            <w:r w:rsidRPr="00061E11">
              <w:rPr>
                <w:rFonts w:ascii="Calibri" w:hAnsi="Calibri"/>
                <w:sz w:val="12"/>
                <w:szCs w:val="12"/>
              </w:rPr>
              <w:t>a</w:t>
            </w:r>
            <w:r w:rsidR="003C0549" w:rsidRPr="00061E11">
              <w:rPr>
                <w:rFonts w:ascii="Calibri" w:hAnsi="Calibri"/>
                <w:sz w:val="12"/>
                <w:szCs w:val="12"/>
              </w:rPr>
              <w:t>;</w:t>
            </w:r>
            <w:proofErr w:type="gramEnd"/>
          </w:p>
          <w:p w14:paraId="5ECAFD50" w14:textId="77777777" w:rsidR="003C0549" w:rsidRPr="00061E11" w:rsidRDefault="003C0549" w:rsidP="00BC427E">
            <w:pPr>
              <w:rPr>
                <w:rFonts w:ascii="Calibri" w:hAnsi="Calibri"/>
                <w:sz w:val="12"/>
                <w:szCs w:val="12"/>
              </w:rPr>
            </w:pPr>
          </w:p>
          <w:p w14:paraId="2C64D7E1" w14:textId="77777777" w:rsidR="00B30893" w:rsidRPr="00061E11" w:rsidRDefault="00D26F32" w:rsidP="00BC427E">
            <w:pPr>
              <w:rPr>
                <w:rFonts w:ascii="Calibri" w:hAnsi="Calibri"/>
                <w:sz w:val="12"/>
                <w:szCs w:val="12"/>
              </w:rPr>
            </w:pPr>
            <w:r w:rsidRPr="00061E11">
              <w:rPr>
                <w:rFonts w:ascii="Calibri" w:hAnsi="Calibri"/>
                <w:sz w:val="12"/>
                <w:szCs w:val="12"/>
              </w:rPr>
              <w:t>elseif F04=</w:t>
            </w:r>
            <w:r w:rsidR="003C0549" w:rsidRPr="00061E11">
              <w:rPr>
                <w:rFonts w:ascii="Calibri" w:hAnsi="Calibri"/>
                <w:sz w:val="12"/>
                <w:szCs w:val="12"/>
              </w:rPr>
              <w:t>*</w:t>
            </w:r>
            <w:r w:rsidRPr="00061E11">
              <w:rPr>
                <w:rFonts w:ascii="Calibri" w:hAnsi="Calibri"/>
                <w:sz w:val="12"/>
                <w:szCs w:val="12"/>
              </w:rPr>
              <w:t xml:space="preserve">Supply only or </w:t>
            </w:r>
            <w:r w:rsidR="003C0549" w:rsidRPr="00061E11">
              <w:rPr>
                <w:rFonts w:ascii="Calibri" w:hAnsi="Calibri"/>
                <w:sz w:val="12"/>
                <w:szCs w:val="12"/>
              </w:rPr>
              <w:t>*</w:t>
            </w:r>
            <w:r w:rsidRPr="00061E11">
              <w:rPr>
                <w:rFonts w:ascii="Calibri" w:hAnsi="Calibri"/>
                <w:sz w:val="12"/>
                <w:szCs w:val="12"/>
              </w:rPr>
              <w:t xml:space="preserve">Both Supply and Return, then require </w:t>
            </w:r>
            <w:r w:rsidR="00B30893" w:rsidRPr="00061E11">
              <w:rPr>
                <w:rFonts w:ascii="Calibri" w:hAnsi="Calibri"/>
                <w:sz w:val="12"/>
                <w:szCs w:val="12"/>
              </w:rPr>
              <w:t xml:space="preserve">user </w:t>
            </w:r>
            <w:r w:rsidRPr="00061E11">
              <w:rPr>
                <w:rFonts w:ascii="Calibri" w:hAnsi="Calibri"/>
                <w:sz w:val="12"/>
                <w:szCs w:val="12"/>
              </w:rPr>
              <w:t xml:space="preserve">to </w:t>
            </w:r>
            <w:r w:rsidR="00B30893" w:rsidRPr="00061E11">
              <w:rPr>
                <w:rFonts w:ascii="Calibri" w:hAnsi="Calibri"/>
                <w:sz w:val="12"/>
                <w:szCs w:val="12"/>
              </w:rPr>
              <w:t>pick one from the following list:</w:t>
            </w:r>
          </w:p>
          <w:p w14:paraId="33BAA935" w14:textId="77777777" w:rsidR="00B30893" w:rsidRPr="00061E11" w:rsidRDefault="00B30893" w:rsidP="00BC427E">
            <w:pPr>
              <w:rPr>
                <w:rFonts w:ascii="Calibri" w:hAnsi="Calibri"/>
                <w:sz w:val="12"/>
                <w:szCs w:val="12"/>
              </w:rPr>
            </w:pPr>
            <w:r w:rsidRPr="00061E11">
              <w:rPr>
                <w:rFonts w:ascii="Calibri" w:hAnsi="Calibri"/>
                <w:sz w:val="12"/>
                <w:szCs w:val="12"/>
              </w:rPr>
              <w:t xml:space="preserve">* </w:t>
            </w:r>
            <w:proofErr w:type="gramStart"/>
            <w:r w:rsidRPr="00061E11">
              <w:rPr>
                <w:rFonts w:ascii="Calibri" w:hAnsi="Calibri"/>
                <w:sz w:val="12"/>
                <w:szCs w:val="12"/>
              </w:rPr>
              <w:t>conditioned</w:t>
            </w:r>
            <w:proofErr w:type="gramEnd"/>
            <w:r w:rsidRPr="00061E11">
              <w:rPr>
                <w:rFonts w:ascii="Calibri" w:hAnsi="Calibri"/>
                <w:sz w:val="12"/>
                <w:szCs w:val="12"/>
              </w:rPr>
              <w:t xml:space="preserve"> space-entirely,</w:t>
            </w:r>
          </w:p>
          <w:p w14:paraId="1AFA2142"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attic,</w:t>
            </w:r>
          </w:p>
          <w:p w14:paraId="08DAB400"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crawl space,</w:t>
            </w:r>
          </w:p>
          <w:p w14:paraId="4938215E"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controlled</w:t>
            </w:r>
            <w:proofErr w:type="gramEnd"/>
            <w:r w:rsidRPr="00061E11">
              <w:rPr>
                <w:rFonts w:ascii="Calibri" w:hAnsi="Calibri"/>
                <w:sz w:val="12"/>
                <w:szCs w:val="12"/>
              </w:rPr>
              <w:t xml:space="preserve"> ventilation crawl space</w:t>
            </w:r>
          </w:p>
          <w:p w14:paraId="0964E3ED"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garage,</w:t>
            </w:r>
          </w:p>
          <w:p w14:paraId="7E88A73A" w14:textId="77777777" w:rsidR="00B30893" w:rsidRPr="00061E11" w:rsidRDefault="00B30893" w:rsidP="00BC427E">
            <w:pPr>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basement,</w:t>
            </w:r>
          </w:p>
          <w:p w14:paraId="5B845BBF" w14:textId="77777777" w:rsidR="00B30893" w:rsidRPr="00061E11" w:rsidRDefault="00B30893" w:rsidP="00BC427E">
            <w:pPr>
              <w:rPr>
                <w:rFonts w:ascii="Calibri" w:hAnsi="Calibri"/>
                <w:sz w:val="12"/>
                <w:szCs w:val="12"/>
              </w:rPr>
            </w:pPr>
            <w:r w:rsidRPr="00061E11">
              <w:rPr>
                <w:rFonts w:ascii="Calibri" w:hAnsi="Calibri"/>
                <w:sz w:val="12"/>
                <w:szCs w:val="12"/>
              </w:rPr>
              <w:t>*outdoors&gt;&gt;</w:t>
            </w:r>
          </w:p>
        </w:tc>
        <w:tc>
          <w:tcPr>
            <w:tcW w:w="1274" w:type="dxa"/>
            <w:shd w:val="clear" w:color="auto" w:fill="auto"/>
            <w:tcMar>
              <w:left w:w="29" w:type="dxa"/>
              <w:right w:w="29" w:type="dxa"/>
            </w:tcMar>
          </w:tcPr>
          <w:p w14:paraId="7FC09C01" w14:textId="77777777" w:rsidR="003C0549" w:rsidRPr="00061E11" w:rsidRDefault="00B30893" w:rsidP="003C0549">
            <w:pPr>
              <w:rPr>
                <w:rFonts w:asciiTheme="minorHAnsi" w:hAnsiTheme="minorHAnsi"/>
                <w:sz w:val="12"/>
                <w:szCs w:val="12"/>
              </w:rPr>
            </w:pPr>
            <w:r w:rsidRPr="00061E11">
              <w:rPr>
                <w:rFonts w:asciiTheme="minorHAnsi" w:hAnsiTheme="minorHAnsi"/>
                <w:sz w:val="12"/>
                <w:szCs w:val="12"/>
              </w:rPr>
              <w:t>&lt;&lt;</w:t>
            </w:r>
            <w:r w:rsidRPr="00061E11">
              <w:rPr>
                <w:sz w:val="12"/>
                <w:szCs w:val="12"/>
              </w:rPr>
              <w:t xml:space="preserve"> </w:t>
            </w:r>
            <w:r w:rsidRPr="00061E11">
              <w:rPr>
                <w:rFonts w:asciiTheme="minorHAnsi" w:hAnsiTheme="minorHAnsi"/>
                <w:b/>
                <w:sz w:val="12"/>
                <w:szCs w:val="12"/>
              </w:rPr>
              <w:t>if</w:t>
            </w:r>
            <w:r w:rsidRPr="00061E11">
              <w:rPr>
                <w:rFonts w:asciiTheme="minorHAnsi" w:hAnsiTheme="minorHAnsi"/>
                <w:sz w:val="12"/>
                <w:szCs w:val="12"/>
              </w:rPr>
              <w:t xml:space="preserve"> F04=</w:t>
            </w:r>
            <w:r w:rsidR="008B1733" w:rsidRPr="00061E11">
              <w:rPr>
                <w:rFonts w:asciiTheme="minorHAnsi" w:hAnsiTheme="minorHAnsi"/>
                <w:sz w:val="12"/>
                <w:szCs w:val="12"/>
              </w:rPr>
              <w:t>*</w:t>
            </w:r>
            <w:r w:rsidRPr="00061E11">
              <w:rPr>
                <w:rFonts w:asciiTheme="minorHAnsi" w:hAnsiTheme="minorHAnsi"/>
                <w:sz w:val="12"/>
                <w:szCs w:val="12"/>
              </w:rPr>
              <w:t>no</w:t>
            </w:r>
            <w:r w:rsidR="003C0549" w:rsidRPr="00061E11">
              <w:rPr>
                <w:rFonts w:asciiTheme="minorHAnsi" w:hAnsiTheme="minorHAnsi"/>
                <w:sz w:val="12"/>
                <w:szCs w:val="12"/>
              </w:rPr>
              <w:t xml:space="preserve"> </w:t>
            </w:r>
            <w:r w:rsidR="003C0549" w:rsidRPr="00061E11">
              <w:rPr>
                <w:rFonts w:ascii="Calibri" w:hAnsi="Calibri"/>
                <w:sz w:val="12"/>
                <w:szCs w:val="12"/>
              </w:rPr>
              <w:t>or *Return only</w:t>
            </w:r>
            <w:r w:rsidRPr="00061E11">
              <w:rPr>
                <w:rFonts w:asciiTheme="minorHAnsi" w:hAnsiTheme="minorHAnsi"/>
                <w:sz w:val="12"/>
                <w:szCs w:val="12"/>
              </w:rPr>
              <w:t>, then value=n/</w:t>
            </w:r>
            <w:proofErr w:type="gramStart"/>
            <w:r w:rsidRPr="00061E11">
              <w:rPr>
                <w:rFonts w:asciiTheme="minorHAnsi" w:hAnsiTheme="minorHAnsi"/>
                <w:sz w:val="12"/>
                <w:szCs w:val="12"/>
              </w:rPr>
              <w:t>a</w:t>
            </w:r>
            <w:r w:rsidR="003C0549" w:rsidRPr="00061E11">
              <w:rPr>
                <w:rFonts w:asciiTheme="minorHAnsi" w:hAnsiTheme="minorHAnsi"/>
                <w:sz w:val="12"/>
                <w:szCs w:val="12"/>
              </w:rPr>
              <w:t>;</w:t>
            </w:r>
            <w:proofErr w:type="gramEnd"/>
          </w:p>
          <w:p w14:paraId="1B2DC89A" w14:textId="77777777" w:rsidR="003C0549" w:rsidRPr="00061E11" w:rsidRDefault="003C0549" w:rsidP="00BC427E">
            <w:pPr>
              <w:rPr>
                <w:rFonts w:asciiTheme="minorHAnsi" w:hAnsiTheme="minorHAnsi"/>
                <w:sz w:val="12"/>
                <w:szCs w:val="12"/>
              </w:rPr>
            </w:pPr>
          </w:p>
          <w:p w14:paraId="467587B3" w14:textId="77777777" w:rsidR="00B30893" w:rsidRPr="00061E11" w:rsidRDefault="003C0549" w:rsidP="00BC427E">
            <w:pPr>
              <w:rPr>
                <w:rFonts w:asciiTheme="minorHAnsi" w:hAnsiTheme="minorHAnsi"/>
                <w:sz w:val="12"/>
                <w:szCs w:val="12"/>
              </w:rPr>
            </w:pPr>
            <w:r w:rsidRPr="00061E11">
              <w:rPr>
                <w:rFonts w:asciiTheme="minorHAnsi" w:hAnsiTheme="minorHAnsi"/>
                <w:sz w:val="12"/>
                <w:szCs w:val="12"/>
              </w:rPr>
              <w:t>elseif F04=*Supply only or *Both Supply and Return, then require</w:t>
            </w:r>
            <w:r w:rsidR="00B30893" w:rsidRPr="00061E11">
              <w:rPr>
                <w:rFonts w:asciiTheme="minorHAnsi" w:hAnsiTheme="minorHAnsi"/>
                <w:sz w:val="12"/>
                <w:szCs w:val="12"/>
              </w:rPr>
              <w:t xml:space="preserve"> user</w:t>
            </w:r>
            <w:r w:rsidRPr="00061E11">
              <w:rPr>
                <w:rFonts w:asciiTheme="minorHAnsi" w:hAnsiTheme="minorHAnsi"/>
                <w:sz w:val="12"/>
                <w:szCs w:val="12"/>
              </w:rPr>
              <w:t xml:space="preserve"> to</w:t>
            </w:r>
            <w:r w:rsidR="00B30893" w:rsidRPr="00061E11">
              <w:rPr>
                <w:rFonts w:asciiTheme="minorHAnsi" w:hAnsiTheme="minorHAnsi"/>
                <w:sz w:val="12"/>
                <w:szCs w:val="12"/>
              </w:rPr>
              <w:t xml:space="preserve"> pick one value from the following list:</w:t>
            </w:r>
          </w:p>
          <w:p w14:paraId="27D1C91E" w14:textId="48967841" w:rsidR="00C0513E" w:rsidRPr="00061E11" w:rsidRDefault="00B30893" w:rsidP="00BC427E">
            <w:pPr>
              <w:rPr>
                <w:rFonts w:asciiTheme="minorHAnsi" w:hAnsiTheme="minorHAnsi"/>
                <w:sz w:val="12"/>
                <w:szCs w:val="12"/>
              </w:rPr>
            </w:pPr>
            <w:r w:rsidRPr="00061E11">
              <w:rPr>
                <w:rFonts w:asciiTheme="minorHAnsi" w:hAnsiTheme="minorHAnsi"/>
                <w:sz w:val="12"/>
                <w:szCs w:val="12"/>
              </w:rPr>
              <w:t>*</w:t>
            </w:r>
            <w:r w:rsidR="00C0513E" w:rsidRPr="00061E11">
              <w:rPr>
                <w:rFonts w:asciiTheme="minorHAnsi" w:hAnsiTheme="minorHAnsi"/>
                <w:sz w:val="12"/>
                <w:szCs w:val="12"/>
              </w:rPr>
              <w:t>R-</w:t>
            </w:r>
            <w:proofErr w:type="gramStart"/>
            <w:r w:rsidR="00C0513E" w:rsidRPr="00061E11">
              <w:rPr>
                <w:rFonts w:asciiTheme="minorHAnsi" w:hAnsiTheme="minorHAnsi"/>
                <w:sz w:val="12"/>
                <w:szCs w:val="12"/>
              </w:rPr>
              <w:t>0;</w:t>
            </w:r>
            <w:proofErr w:type="gramEnd"/>
          </w:p>
          <w:p w14:paraId="4F9034B2" w14:textId="48A37CB2" w:rsidR="00FE11F3" w:rsidRPr="00061E11" w:rsidRDefault="00FE11F3" w:rsidP="00BC427E">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2.1;</w:t>
            </w:r>
            <w:proofErr w:type="gramEnd"/>
          </w:p>
          <w:p w14:paraId="25E3AA02" w14:textId="5243B0F7" w:rsidR="00B30893" w:rsidRPr="00061E11" w:rsidRDefault="00FE11F3" w:rsidP="00BC427E">
            <w:pPr>
              <w:rPr>
                <w:rFonts w:asciiTheme="minorHAnsi" w:hAnsiTheme="minorHAnsi"/>
                <w:sz w:val="12"/>
                <w:szCs w:val="12"/>
              </w:rPr>
            </w:pPr>
            <w:r w:rsidRPr="00061E11">
              <w:rPr>
                <w:rFonts w:asciiTheme="minorHAnsi" w:hAnsiTheme="minorHAnsi"/>
                <w:sz w:val="12"/>
                <w:szCs w:val="12"/>
              </w:rPr>
              <w:t>*</w:t>
            </w:r>
            <w:r w:rsidR="00B30893" w:rsidRPr="00061E11">
              <w:rPr>
                <w:rFonts w:asciiTheme="minorHAnsi" w:hAnsiTheme="minorHAnsi"/>
                <w:sz w:val="12"/>
                <w:szCs w:val="12"/>
              </w:rPr>
              <w:t>R-4.2,</w:t>
            </w:r>
          </w:p>
          <w:p w14:paraId="29FDC93F"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*R-6, </w:t>
            </w:r>
          </w:p>
          <w:p w14:paraId="081E4A69"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*R-8, </w:t>
            </w:r>
          </w:p>
          <w:p w14:paraId="0D194D6D"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*R-10, </w:t>
            </w:r>
          </w:p>
          <w:p w14:paraId="1EBC19AE"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12;</w:t>
            </w:r>
            <w:proofErr w:type="gramEnd"/>
            <w:r w:rsidRPr="00061E11">
              <w:rPr>
                <w:rFonts w:asciiTheme="minorHAnsi" w:hAnsiTheme="minorHAnsi"/>
                <w:sz w:val="12"/>
                <w:szCs w:val="12"/>
              </w:rPr>
              <w:t xml:space="preserve">  </w:t>
            </w:r>
          </w:p>
          <w:p w14:paraId="3131DBD6"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check value</w:t>
            </w:r>
            <w:r w:rsidRPr="00061E11">
              <w:rPr>
                <w:rFonts w:asciiTheme="minorHAnsi" w:hAnsiTheme="minorHAnsi"/>
                <w:sz w:val="12"/>
                <w:szCs w:val="12"/>
              </w:rPr>
              <w:t xml:space="preserve">: </w:t>
            </w:r>
          </w:p>
          <w:p w14:paraId="60CB8059"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must be ≥ value in F05 to comply subject to the following exception: </w:t>
            </w:r>
          </w:p>
          <w:p w14:paraId="7A07CDD7" w14:textId="77777777" w:rsidR="00B30893" w:rsidRPr="00061E11" w:rsidRDefault="00B30893" w:rsidP="00BC427E">
            <w:pPr>
              <w:rPr>
                <w:rFonts w:asciiTheme="minorHAnsi" w:hAnsiTheme="minorHAnsi"/>
                <w:sz w:val="12"/>
                <w:szCs w:val="12"/>
              </w:rPr>
            </w:pPr>
            <w:r w:rsidRPr="00061E11">
              <w:rPr>
                <w:rFonts w:asciiTheme="minorHAnsi" w:hAnsiTheme="minorHAnsi"/>
                <w:b/>
                <w:sz w:val="12"/>
                <w:szCs w:val="12"/>
              </w:rPr>
              <w:t>if</w:t>
            </w:r>
            <w:r w:rsidRPr="00061E11">
              <w:rPr>
                <w:rFonts w:asciiTheme="minorHAnsi" w:hAnsiTheme="minorHAnsi"/>
                <w:sz w:val="12"/>
                <w:szCs w:val="12"/>
              </w:rPr>
              <w:t xml:space="preserve"> F10=</w:t>
            </w:r>
          </w:p>
          <w:p w14:paraId="1870A672" w14:textId="0C800A4C" w:rsidR="00B30893" w:rsidRPr="00061E11" w:rsidRDefault="00B30893" w:rsidP="00BC427E">
            <w:pPr>
              <w:rPr>
                <w:rFonts w:asciiTheme="minorHAnsi" w:hAnsiTheme="minorHAnsi"/>
                <w:sz w:val="12"/>
                <w:szCs w:val="12"/>
              </w:rPr>
            </w:pPr>
            <w:r w:rsidRPr="00061E11">
              <w:rPr>
                <w:rFonts w:asciiTheme="minorHAnsi" w:hAnsiTheme="minorHAnsi"/>
                <w:sz w:val="12"/>
                <w:szCs w:val="12"/>
              </w:rPr>
              <w:t xml:space="preserve">*Ducts </w:t>
            </w:r>
            <w:r w:rsidR="00CE0270" w:rsidRPr="00061E11">
              <w:rPr>
                <w:rFonts w:asciiTheme="minorHAnsi" w:hAnsiTheme="minorHAnsi"/>
                <w:sz w:val="12"/>
                <w:szCs w:val="12"/>
              </w:rPr>
              <w:t>&lt;</w:t>
            </w:r>
            <w:r w:rsidRPr="00061E11">
              <w:rPr>
                <w:rFonts w:asciiTheme="minorHAnsi" w:hAnsiTheme="minorHAnsi"/>
                <w:sz w:val="12"/>
                <w:szCs w:val="12"/>
              </w:rPr>
              <w:t>R</w:t>
            </w:r>
            <w:r w:rsidR="00CE0270" w:rsidRPr="00061E11">
              <w:rPr>
                <w:rFonts w:asciiTheme="minorHAnsi" w:hAnsiTheme="minorHAnsi"/>
                <w:sz w:val="12"/>
                <w:szCs w:val="12"/>
              </w:rPr>
              <w:t>-6</w:t>
            </w:r>
            <w:r w:rsidRPr="00061E11">
              <w:rPr>
                <w:rFonts w:asciiTheme="minorHAnsi" w:hAnsiTheme="minorHAnsi"/>
                <w:sz w:val="12"/>
                <w:szCs w:val="12"/>
              </w:rPr>
              <w:t xml:space="preserve"> entirely in Conditioned Space,</w:t>
            </w:r>
          </w:p>
          <w:p w14:paraId="34AE2846" w14:textId="7C94AD66" w:rsidR="00B30893" w:rsidRPr="00061E11" w:rsidRDefault="00B30893" w:rsidP="00BC427E">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w:t>
            </w:r>
            <w:r w:rsidR="00CE0270" w:rsidRPr="00061E11">
              <w:rPr>
                <w:rFonts w:asciiTheme="minorHAnsi" w:hAnsiTheme="minorHAnsi"/>
                <w:sz w:val="12"/>
                <w:szCs w:val="12"/>
              </w:rPr>
              <w:t>&lt;</w:t>
            </w:r>
            <w:r w:rsidRPr="00061E11">
              <w:rPr>
                <w:rFonts w:asciiTheme="minorHAnsi" w:hAnsiTheme="minorHAnsi"/>
                <w:sz w:val="12"/>
                <w:szCs w:val="12"/>
              </w:rPr>
              <w:t>R-</w:t>
            </w:r>
            <w:r w:rsidR="00CE0270" w:rsidRPr="00061E11">
              <w:rPr>
                <w:rFonts w:asciiTheme="minorHAnsi" w:hAnsiTheme="minorHAnsi"/>
                <w:sz w:val="12"/>
                <w:szCs w:val="12"/>
              </w:rPr>
              <w:t>6</w:t>
            </w:r>
            <w:r w:rsidRPr="00061E11">
              <w:rPr>
                <w:rFonts w:asciiTheme="minorHAnsi" w:hAnsiTheme="minorHAnsi"/>
                <w:sz w:val="12"/>
                <w:szCs w:val="12"/>
              </w:rPr>
              <w:t xml:space="preserve"> complies.</w:t>
            </w:r>
          </w:p>
          <w:p w14:paraId="184BDC80" w14:textId="77777777" w:rsidR="00B30893" w:rsidRPr="00061E11" w:rsidRDefault="00B30893" w:rsidP="00BC427E">
            <w:pPr>
              <w:rPr>
                <w:rFonts w:asciiTheme="minorHAnsi" w:hAnsiTheme="minorHAnsi"/>
                <w:sz w:val="12"/>
                <w:szCs w:val="12"/>
              </w:rPr>
            </w:pPr>
          </w:p>
          <w:p w14:paraId="3156D086" w14:textId="77777777" w:rsidR="00B30893" w:rsidRPr="00061E11" w:rsidRDefault="00B30893" w:rsidP="00BC427E">
            <w:pPr>
              <w:rPr>
                <w:rFonts w:asciiTheme="minorHAnsi" w:hAnsiTheme="minorHAnsi"/>
                <w:sz w:val="12"/>
                <w:szCs w:val="12"/>
              </w:rPr>
            </w:pPr>
          </w:p>
          <w:p w14:paraId="6A8A7D18" w14:textId="77777777" w:rsidR="00B30893" w:rsidRPr="00061E11" w:rsidRDefault="00B30893" w:rsidP="00BC427E">
            <w:pPr>
              <w:rPr>
                <w:rFonts w:asciiTheme="minorHAnsi" w:hAnsiTheme="minorHAnsi"/>
                <w:sz w:val="12"/>
                <w:szCs w:val="12"/>
              </w:rPr>
            </w:pPr>
            <w:r w:rsidRPr="00061E11">
              <w:rPr>
                <w:rFonts w:asciiTheme="minorHAnsi" w:hAnsiTheme="minorHAnsi"/>
                <w:sz w:val="12"/>
                <w:szCs w:val="12"/>
              </w:rPr>
              <w:t>flag non-compliant values and do not allow registration to proceed if not in compliance.</w:t>
            </w:r>
          </w:p>
          <w:p w14:paraId="5DEDE872" w14:textId="77777777" w:rsidR="00B30893" w:rsidRPr="00061E11" w:rsidRDefault="00B30893" w:rsidP="002F7021">
            <w:pPr>
              <w:keepNext/>
              <w:rPr>
                <w:rFonts w:ascii="Calibri" w:hAnsi="Calibri"/>
                <w:sz w:val="12"/>
                <w:szCs w:val="12"/>
              </w:rPr>
            </w:pPr>
          </w:p>
        </w:tc>
        <w:tc>
          <w:tcPr>
            <w:tcW w:w="1274" w:type="dxa"/>
            <w:shd w:val="clear" w:color="auto" w:fill="auto"/>
            <w:tcMar>
              <w:left w:w="29" w:type="dxa"/>
              <w:right w:w="29" w:type="dxa"/>
            </w:tcMar>
          </w:tcPr>
          <w:p w14:paraId="0AFB3861" w14:textId="77777777" w:rsidR="00B30893" w:rsidRPr="00061E11" w:rsidRDefault="00B30893" w:rsidP="00300224">
            <w:pPr>
              <w:keepNext/>
              <w:rPr>
                <w:rFonts w:ascii="Calibri" w:hAnsi="Calibri"/>
                <w:sz w:val="12"/>
                <w:szCs w:val="12"/>
              </w:rPr>
            </w:pPr>
            <w:r w:rsidRPr="00061E11">
              <w:rPr>
                <w:rFonts w:ascii="Calibri" w:hAnsi="Calibri"/>
                <w:sz w:val="12"/>
                <w:szCs w:val="12"/>
              </w:rPr>
              <w:t>&lt;&lt;</w:t>
            </w:r>
            <w:r w:rsidRPr="00061E11">
              <w:rPr>
                <w:rFonts w:ascii="Calibri" w:hAnsi="Calibri"/>
                <w:b/>
                <w:sz w:val="12"/>
                <w:szCs w:val="12"/>
              </w:rPr>
              <w:t>if</w:t>
            </w:r>
            <w:r w:rsidRPr="00061E11">
              <w:rPr>
                <w:rFonts w:ascii="Calibri" w:hAnsi="Calibri"/>
                <w:sz w:val="12"/>
                <w:szCs w:val="12"/>
              </w:rPr>
              <w:t xml:space="preserve"> F04=</w:t>
            </w:r>
            <w:r w:rsidR="008B1733" w:rsidRPr="00061E11">
              <w:rPr>
                <w:rFonts w:ascii="Calibri" w:hAnsi="Calibri"/>
                <w:sz w:val="12"/>
                <w:szCs w:val="12"/>
              </w:rPr>
              <w:t>*</w:t>
            </w:r>
            <w:r w:rsidRPr="00061E11">
              <w:rPr>
                <w:rFonts w:ascii="Calibri" w:hAnsi="Calibri"/>
                <w:sz w:val="12"/>
                <w:szCs w:val="12"/>
              </w:rPr>
              <w:t>no</w:t>
            </w:r>
            <w:r w:rsidR="003C0549" w:rsidRPr="00061E11">
              <w:rPr>
                <w:rFonts w:ascii="Calibri" w:hAnsi="Calibri"/>
                <w:sz w:val="12"/>
                <w:szCs w:val="12"/>
              </w:rPr>
              <w:t xml:space="preserve"> or *Supply only</w:t>
            </w:r>
            <w:r w:rsidRPr="00061E11">
              <w:rPr>
                <w:rFonts w:ascii="Calibri" w:hAnsi="Calibri"/>
                <w:sz w:val="12"/>
                <w:szCs w:val="12"/>
              </w:rPr>
              <w:t xml:space="preserve">, </w:t>
            </w:r>
          </w:p>
          <w:p w14:paraId="62AEA858" w14:textId="77777777" w:rsidR="00B30893" w:rsidRPr="00061E11" w:rsidRDefault="00B30893" w:rsidP="00300224">
            <w:pPr>
              <w:keepNext/>
              <w:rPr>
                <w:rFonts w:ascii="Calibri" w:hAnsi="Calibri"/>
                <w:sz w:val="12"/>
                <w:szCs w:val="12"/>
              </w:rPr>
            </w:pPr>
            <w:r w:rsidRPr="00061E11">
              <w:rPr>
                <w:rFonts w:ascii="Calibri" w:hAnsi="Calibri"/>
                <w:sz w:val="12"/>
                <w:szCs w:val="12"/>
              </w:rPr>
              <w:t>then value=n/</w:t>
            </w:r>
            <w:proofErr w:type="gramStart"/>
            <w:r w:rsidRPr="00061E11">
              <w:rPr>
                <w:rFonts w:ascii="Calibri" w:hAnsi="Calibri"/>
                <w:sz w:val="12"/>
                <w:szCs w:val="12"/>
              </w:rPr>
              <w:t>a</w:t>
            </w:r>
            <w:r w:rsidR="003C0549" w:rsidRPr="00061E11">
              <w:rPr>
                <w:rFonts w:ascii="Calibri" w:hAnsi="Calibri"/>
                <w:sz w:val="12"/>
                <w:szCs w:val="12"/>
              </w:rPr>
              <w:t>;</w:t>
            </w:r>
            <w:proofErr w:type="gramEnd"/>
          </w:p>
          <w:p w14:paraId="617D2044" w14:textId="77777777" w:rsidR="00B30893" w:rsidRPr="00061E11" w:rsidRDefault="00B30893" w:rsidP="00300224">
            <w:pPr>
              <w:keepNext/>
              <w:rPr>
                <w:rFonts w:ascii="Calibri" w:hAnsi="Calibri"/>
                <w:sz w:val="12"/>
                <w:szCs w:val="12"/>
              </w:rPr>
            </w:pPr>
          </w:p>
          <w:p w14:paraId="184BCAEA" w14:textId="77777777" w:rsidR="00B30893" w:rsidRPr="00061E11" w:rsidRDefault="003C0549" w:rsidP="00300224">
            <w:pPr>
              <w:keepNext/>
              <w:rPr>
                <w:rFonts w:ascii="Calibri" w:hAnsi="Calibri"/>
                <w:sz w:val="12"/>
                <w:szCs w:val="12"/>
              </w:rPr>
            </w:pPr>
            <w:r w:rsidRPr="00061E11">
              <w:rPr>
                <w:rFonts w:ascii="Calibri" w:hAnsi="Calibri"/>
                <w:sz w:val="12"/>
                <w:szCs w:val="12"/>
              </w:rPr>
              <w:t>elseif F04=*</w:t>
            </w:r>
            <w:r w:rsidR="00AA0C37" w:rsidRPr="00061E11">
              <w:rPr>
                <w:rFonts w:ascii="Calibri" w:hAnsi="Calibri"/>
                <w:sz w:val="12"/>
                <w:szCs w:val="12"/>
              </w:rPr>
              <w:t>Return</w:t>
            </w:r>
            <w:r w:rsidRPr="00061E11">
              <w:rPr>
                <w:rFonts w:ascii="Calibri" w:hAnsi="Calibri"/>
                <w:sz w:val="12"/>
                <w:szCs w:val="12"/>
              </w:rPr>
              <w:t xml:space="preserve"> only or *Both Supply and Return, then require </w:t>
            </w:r>
            <w:r w:rsidR="00B30893" w:rsidRPr="00061E11">
              <w:rPr>
                <w:rFonts w:ascii="Calibri" w:hAnsi="Calibri"/>
                <w:sz w:val="12"/>
                <w:szCs w:val="12"/>
              </w:rPr>
              <w:t>user</w:t>
            </w:r>
            <w:r w:rsidRPr="00061E11">
              <w:rPr>
                <w:rFonts w:ascii="Calibri" w:hAnsi="Calibri"/>
                <w:sz w:val="12"/>
                <w:szCs w:val="12"/>
              </w:rPr>
              <w:t xml:space="preserve"> </w:t>
            </w:r>
            <w:r w:rsidR="00AA0C37" w:rsidRPr="00061E11">
              <w:rPr>
                <w:rFonts w:ascii="Calibri" w:hAnsi="Calibri"/>
                <w:sz w:val="12"/>
                <w:szCs w:val="12"/>
              </w:rPr>
              <w:t xml:space="preserve">to </w:t>
            </w:r>
            <w:r w:rsidR="00B30893" w:rsidRPr="00061E11">
              <w:rPr>
                <w:rFonts w:ascii="Calibri" w:hAnsi="Calibri"/>
                <w:sz w:val="12"/>
                <w:szCs w:val="12"/>
              </w:rPr>
              <w:t>pick one from the following list:</w:t>
            </w:r>
          </w:p>
          <w:p w14:paraId="2EB4304D"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 </w:t>
            </w:r>
            <w:proofErr w:type="gramStart"/>
            <w:r w:rsidRPr="00061E11">
              <w:rPr>
                <w:rFonts w:ascii="Calibri" w:hAnsi="Calibri"/>
                <w:sz w:val="12"/>
                <w:szCs w:val="12"/>
              </w:rPr>
              <w:t>conditioned</w:t>
            </w:r>
            <w:proofErr w:type="gramEnd"/>
            <w:r w:rsidRPr="00061E11">
              <w:rPr>
                <w:rFonts w:ascii="Calibri" w:hAnsi="Calibri"/>
                <w:sz w:val="12"/>
                <w:szCs w:val="12"/>
              </w:rPr>
              <w:t xml:space="preserve"> space-entirely,</w:t>
            </w:r>
          </w:p>
          <w:p w14:paraId="51ADC3C7"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attic,</w:t>
            </w:r>
          </w:p>
          <w:p w14:paraId="123C7FEA"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crawl space,</w:t>
            </w:r>
          </w:p>
          <w:p w14:paraId="3603E696"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controlled</w:t>
            </w:r>
            <w:proofErr w:type="gramEnd"/>
            <w:r w:rsidRPr="00061E11">
              <w:rPr>
                <w:rFonts w:ascii="Calibri" w:hAnsi="Calibri"/>
                <w:sz w:val="12"/>
                <w:szCs w:val="12"/>
              </w:rPr>
              <w:t xml:space="preserve"> ventilation crawl space</w:t>
            </w:r>
          </w:p>
          <w:p w14:paraId="4EB1D345"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garage,</w:t>
            </w:r>
          </w:p>
          <w:p w14:paraId="1702E28C"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unconditioned</w:t>
            </w:r>
            <w:proofErr w:type="gramEnd"/>
            <w:r w:rsidRPr="00061E11">
              <w:rPr>
                <w:rFonts w:ascii="Calibri" w:hAnsi="Calibri"/>
                <w:sz w:val="12"/>
                <w:szCs w:val="12"/>
              </w:rPr>
              <w:t xml:space="preserve"> basement,</w:t>
            </w:r>
          </w:p>
          <w:p w14:paraId="64B9DE96" w14:textId="77777777" w:rsidR="00B30893" w:rsidRPr="00061E11" w:rsidRDefault="00B30893" w:rsidP="00300224">
            <w:pPr>
              <w:keepNext/>
              <w:rPr>
                <w:rFonts w:ascii="Calibri" w:hAnsi="Calibri"/>
                <w:sz w:val="12"/>
                <w:szCs w:val="12"/>
              </w:rPr>
            </w:pPr>
            <w:r w:rsidRPr="00061E11">
              <w:rPr>
                <w:rFonts w:ascii="Calibri" w:hAnsi="Calibri"/>
                <w:sz w:val="12"/>
                <w:szCs w:val="12"/>
              </w:rPr>
              <w:t>*outdoors&gt;&gt;</w:t>
            </w:r>
          </w:p>
        </w:tc>
        <w:tc>
          <w:tcPr>
            <w:tcW w:w="1273" w:type="dxa"/>
            <w:shd w:val="clear" w:color="auto" w:fill="auto"/>
            <w:tcMar>
              <w:left w:w="29" w:type="dxa"/>
              <w:right w:w="29" w:type="dxa"/>
            </w:tcMar>
          </w:tcPr>
          <w:p w14:paraId="499D1681"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&lt;&lt; </w:t>
            </w:r>
            <w:r w:rsidRPr="00061E11">
              <w:rPr>
                <w:rFonts w:ascii="Calibri" w:hAnsi="Calibri"/>
                <w:b/>
                <w:sz w:val="12"/>
                <w:szCs w:val="12"/>
              </w:rPr>
              <w:t>if</w:t>
            </w:r>
            <w:r w:rsidRPr="00061E11">
              <w:rPr>
                <w:rFonts w:ascii="Calibri" w:hAnsi="Calibri"/>
                <w:sz w:val="12"/>
                <w:szCs w:val="12"/>
              </w:rPr>
              <w:t xml:space="preserve"> F04=</w:t>
            </w:r>
            <w:r w:rsidR="008B1733" w:rsidRPr="00061E11">
              <w:rPr>
                <w:rFonts w:ascii="Calibri" w:hAnsi="Calibri"/>
                <w:sz w:val="12"/>
                <w:szCs w:val="12"/>
              </w:rPr>
              <w:t>*</w:t>
            </w:r>
            <w:r w:rsidRPr="00061E11">
              <w:rPr>
                <w:rFonts w:ascii="Calibri" w:hAnsi="Calibri"/>
                <w:sz w:val="12"/>
                <w:szCs w:val="12"/>
              </w:rPr>
              <w:t>no</w:t>
            </w:r>
            <w:r w:rsidR="00AA0C37" w:rsidRPr="00061E11">
              <w:rPr>
                <w:rFonts w:ascii="Calibri" w:hAnsi="Calibri"/>
                <w:sz w:val="12"/>
                <w:szCs w:val="12"/>
              </w:rPr>
              <w:t xml:space="preserve"> or *Supply only</w:t>
            </w:r>
            <w:r w:rsidRPr="00061E11">
              <w:rPr>
                <w:rFonts w:ascii="Calibri" w:hAnsi="Calibri"/>
                <w:sz w:val="12"/>
                <w:szCs w:val="12"/>
              </w:rPr>
              <w:t>, then value=n/</w:t>
            </w:r>
            <w:proofErr w:type="gramStart"/>
            <w:r w:rsidRPr="00061E11">
              <w:rPr>
                <w:rFonts w:ascii="Calibri" w:hAnsi="Calibri"/>
                <w:sz w:val="12"/>
                <w:szCs w:val="12"/>
              </w:rPr>
              <w:t>a</w:t>
            </w:r>
            <w:r w:rsidR="00AA0C37" w:rsidRPr="00061E11">
              <w:rPr>
                <w:rFonts w:ascii="Calibri" w:hAnsi="Calibri"/>
                <w:sz w:val="12"/>
                <w:szCs w:val="12"/>
              </w:rPr>
              <w:t>;</w:t>
            </w:r>
            <w:proofErr w:type="gramEnd"/>
            <w:r w:rsidR="00AA0C37" w:rsidRPr="00061E11">
              <w:rPr>
                <w:rFonts w:ascii="Calibri" w:hAnsi="Calibri"/>
                <w:sz w:val="12"/>
                <w:szCs w:val="12"/>
              </w:rPr>
              <w:t xml:space="preserve"> </w:t>
            </w:r>
          </w:p>
          <w:p w14:paraId="2A752FED" w14:textId="77777777" w:rsidR="00B30893" w:rsidRPr="00061E11" w:rsidRDefault="00B30893" w:rsidP="00300224">
            <w:pPr>
              <w:keepNext/>
              <w:rPr>
                <w:rFonts w:ascii="Calibri" w:hAnsi="Calibri"/>
                <w:sz w:val="12"/>
                <w:szCs w:val="12"/>
              </w:rPr>
            </w:pPr>
          </w:p>
          <w:p w14:paraId="6CBC6180" w14:textId="77777777" w:rsidR="00B30893" w:rsidRPr="00061E11" w:rsidRDefault="00AA0C37" w:rsidP="00300224">
            <w:pPr>
              <w:keepNext/>
              <w:rPr>
                <w:rFonts w:ascii="Calibri" w:hAnsi="Calibri"/>
                <w:sz w:val="12"/>
                <w:szCs w:val="12"/>
              </w:rPr>
            </w:pPr>
            <w:r w:rsidRPr="00061E11">
              <w:rPr>
                <w:rFonts w:ascii="Calibri" w:hAnsi="Calibri"/>
                <w:sz w:val="12"/>
                <w:szCs w:val="12"/>
              </w:rPr>
              <w:t xml:space="preserve">Elseif F04=*Return only or *Both Supply and Return, then require </w:t>
            </w:r>
            <w:r w:rsidR="00B30893" w:rsidRPr="00061E11">
              <w:rPr>
                <w:rFonts w:ascii="Calibri" w:hAnsi="Calibri"/>
                <w:sz w:val="12"/>
                <w:szCs w:val="12"/>
              </w:rPr>
              <w:t xml:space="preserve">user </w:t>
            </w:r>
            <w:r w:rsidRPr="00061E11">
              <w:rPr>
                <w:rFonts w:ascii="Calibri" w:hAnsi="Calibri"/>
                <w:sz w:val="12"/>
                <w:szCs w:val="12"/>
              </w:rPr>
              <w:t xml:space="preserve">to </w:t>
            </w:r>
            <w:r w:rsidR="00B30893" w:rsidRPr="00061E11">
              <w:rPr>
                <w:rFonts w:ascii="Calibri" w:hAnsi="Calibri"/>
                <w:sz w:val="12"/>
                <w:szCs w:val="12"/>
              </w:rPr>
              <w:t>pick one value from the following list:</w:t>
            </w:r>
          </w:p>
          <w:p w14:paraId="1B0121F2" w14:textId="1E99598B" w:rsidR="00FE11F3" w:rsidRPr="00061E11" w:rsidRDefault="00FE11F3" w:rsidP="00300224">
            <w:pPr>
              <w:keepNext/>
              <w:rPr>
                <w:rFonts w:ascii="Calibri" w:hAnsi="Calibri"/>
                <w:sz w:val="12"/>
                <w:szCs w:val="12"/>
              </w:rPr>
            </w:pPr>
            <w:r w:rsidRPr="00061E11">
              <w:rPr>
                <w:rFonts w:ascii="Calibri" w:hAnsi="Calibri"/>
                <w:sz w:val="12"/>
                <w:szCs w:val="12"/>
              </w:rPr>
              <w:t>*R-</w:t>
            </w:r>
            <w:proofErr w:type="gramStart"/>
            <w:r w:rsidRPr="00061E11">
              <w:rPr>
                <w:rFonts w:ascii="Calibri" w:hAnsi="Calibri"/>
                <w:sz w:val="12"/>
                <w:szCs w:val="12"/>
              </w:rPr>
              <w:t>0;</w:t>
            </w:r>
            <w:proofErr w:type="gramEnd"/>
          </w:p>
          <w:p w14:paraId="7ABE9765" w14:textId="32D0ABE1" w:rsidR="00FE11F3" w:rsidRPr="00061E11" w:rsidRDefault="00FE11F3" w:rsidP="00300224">
            <w:pPr>
              <w:keepNext/>
              <w:rPr>
                <w:rFonts w:ascii="Calibri" w:hAnsi="Calibri"/>
                <w:sz w:val="12"/>
                <w:szCs w:val="12"/>
              </w:rPr>
            </w:pPr>
            <w:r w:rsidRPr="00061E11">
              <w:rPr>
                <w:rFonts w:ascii="Calibri" w:hAnsi="Calibri"/>
                <w:sz w:val="12"/>
                <w:szCs w:val="12"/>
              </w:rPr>
              <w:t>*R-</w:t>
            </w:r>
            <w:proofErr w:type="gramStart"/>
            <w:r w:rsidRPr="00061E11">
              <w:rPr>
                <w:rFonts w:ascii="Calibri" w:hAnsi="Calibri"/>
                <w:sz w:val="12"/>
                <w:szCs w:val="12"/>
              </w:rPr>
              <w:t>2.1;</w:t>
            </w:r>
            <w:proofErr w:type="gramEnd"/>
          </w:p>
          <w:p w14:paraId="11F55381" w14:textId="109301E5" w:rsidR="00B30893" w:rsidRPr="00061E11" w:rsidRDefault="00B30893" w:rsidP="00300224">
            <w:pPr>
              <w:keepNext/>
              <w:rPr>
                <w:rFonts w:ascii="Calibri" w:hAnsi="Calibri"/>
                <w:sz w:val="12"/>
                <w:szCs w:val="12"/>
              </w:rPr>
            </w:pPr>
            <w:r w:rsidRPr="00061E11">
              <w:rPr>
                <w:rFonts w:ascii="Calibri" w:hAnsi="Calibri"/>
                <w:sz w:val="12"/>
                <w:szCs w:val="12"/>
              </w:rPr>
              <w:t>*R-4.2,</w:t>
            </w:r>
          </w:p>
          <w:p w14:paraId="0B9133D7"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*R-6, </w:t>
            </w:r>
          </w:p>
          <w:p w14:paraId="5C7E6684"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*R-8, </w:t>
            </w:r>
          </w:p>
          <w:p w14:paraId="782FC49E"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*R-10, </w:t>
            </w:r>
          </w:p>
          <w:p w14:paraId="5B96EC77" w14:textId="77777777" w:rsidR="00B30893" w:rsidRPr="00061E11" w:rsidRDefault="00B30893" w:rsidP="00300224">
            <w:pPr>
              <w:keepNext/>
              <w:rPr>
                <w:rFonts w:ascii="Calibri" w:hAnsi="Calibri"/>
                <w:sz w:val="12"/>
                <w:szCs w:val="12"/>
              </w:rPr>
            </w:pPr>
            <w:r w:rsidRPr="00061E11">
              <w:rPr>
                <w:rFonts w:ascii="Calibri" w:hAnsi="Calibri"/>
                <w:sz w:val="12"/>
                <w:szCs w:val="12"/>
              </w:rPr>
              <w:t>*R-</w:t>
            </w:r>
            <w:proofErr w:type="gramStart"/>
            <w:r w:rsidRPr="00061E11">
              <w:rPr>
                <w:rFonts w:ascii="Calibri" w:hAnsi="Calibri"/>
                <w:sz w:val="12"/>
                <w:szCs w:val="12"/>
              </w:rPr>
              <w:t>12;</w:t>
            </w:r>
            <w:proofErr w:type="gramEnd"/>
            <w:r w:rsidRPr="00061E11">
              <w:rPr>
                <w:rFonts w:ascii="Calibri" w:hAnsi="Calibri"/>
                <w:sz w:val="12"/>
                <w:szCs w:val="12"/>
              </w:rPr>
              <w:t xml:space="preserve">  </w:t>
            </w:r>
          </w:p>
          <w:p w14:paraId="47FA6FDD" w14:textId="77777777" w:rsidR="00B30893" w:rsidRPr="00061E11" w:rsidRDefault="00B30893" w:rsidP="00300224">
            <w:pPr>
              <w:keepNext/>
              <w:rPr>
                <w:rFonts w:ascii="Calibri" w:hAnsi="Calibri"/>
                <w:b/>
                <w:sz w:val="12"/>
                <w:szCs w:val="12"/>
              </w:rPr>
            </w:pPr>
            <w:r w:rsidRPr="00061E11">
              <w:rPr>
                <w:rFonts w:ascii="Calibri" w:hAnsi="Calibri"/>
                <w:b/>
                <w:sz w:val="12"/>
                <w:szCs w:val="12"/>
              </w:rPr>
              <w:t xml:space="preserve">check value: </w:t>
            </w:r>
          </w:p>
          <w:p w14:paraId="6DA25AEE"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must be ≥ value in F05 to comply subject to the following exception: </w:t>
            </w:r>
          </w:p>
          <w:p w14:paraId="08876103" w14:textId="77777777" w:rsidR="00B30893" w:rsidRPr="00061E11" w:rsidRDefault="00B30893" w:rsidP="00300224">
            <w:pPr>
              <w:keepNext/>
              <w:rPr>
                <w:rFonts w:ascii="Calibri" w:hAnsi="Calibri"/>
                <w:sz w:val="12"/>
                <w:szCs w:val="12"/>
              </w:rPr>
            </w:pPr>
            <w:r w:rsidRPr="00061E11">
              <w:rPr>
                <w:rFonts w:ascii="Calibri" w:hAnsi="Calibri"/>
                <w:b/>
                <w:sz w:val="12"/>
                <w:szCs w:val="12"/>
              </w:rPr>
              <w:t>if</w:t>
            </w:r>
            <w:r w:rsidRPr="00061E11">
              <w:rPr>
                <w:rFonts w:ascii="Calibri" w:hAnsi="Calibri"/>
                <w:sz w:val="12"/>
                <w:szCs w:val="12"/>
              </w:rPr>
              <w:t xml:space="preserve"> F10=</w:t>
            </w:r>
          </w:p>
          <w:p w14:paraId="4CA17001" w14:textId="7AE31572" w:rsidR="00B30893" w:rsidRPr="00061E11" w:rsidRDefault="00B30893" w:rsidP="00300224">
            <w:pPr>
              <w:keepNext/>
              <w:rPr>
                <w:rFonts w:ascii="Calibri" w:hAnsi="Calibri"/>
                <w:sz w:val="12"/>
                <w:szCs w:val="12"/>
              </w:rPr>
            </w:pPr>
            <w:r w:rsidRPr="00061E11">
              <w:rPr>
                <w:rFonts w:ascii="Calibri" w:hAnsi="Calibri"/>
                <w:sz w:val="12"/>
                <w:szCs w:val="12"/>
              </w:rPr>
              <w:t>*Ducts</w:t>
            </w:r>
            <w:r w:rsidR="00CE0270" w:rsidRPr="00061E11">
              <w:rPr>
                <w:rFonts w:ascii="Calibri" w:hAnsi="Calibri"/>
                <w:sz w:val="12"/>
                <w:szCs w:val="12"/>
              </w:rPr>
              <w:t>&lt;</w:t>
            </w:r>
            <w:r w:rsidRPr="00061E11">
              <w:rPr>
                <w:rFonts w:ascii="Calibri" w:hAnsi="Calibri"/>
                <w:sz w:val="12"/>
                <w:szCs w:val="12"/>
              </w:rPr>
              <w:t>R</w:t>
            </w:r>
            <w:r w:rsidR="00CE0270" w:rsidRPr="00061E11">
              <w:rPr>
                <w:rFonts w:ascii="Calibri" w:hAnsi="Calibri"/>
                <w:sz w:val="12"/>
                <w:szCs w:val="12"/>
              </w:rPr>
              <w:t>-6</w:t>
            </w:r>
            <w:r w:rsidRPr="00061E11">
              <w:rPr>
                <w:rFonts w:ascii="Calibri" w:hAnsi="Calibri"/>
                <w:sz w:val="12"/>
                <w:szCs w:val="12"/>
              </w:rPr>
              <w:t xml:space="preserve"> entirely in Conditioned Space,</w:t>
            </w:r>
          </w:p>
          <w:p w14:paraId="6852ADE1" w14:textId="46A2F89F" w:rsidR="00B30893" w:rsidRPr="00061E11" w:rsidRDefault="00B30893" w:rsidP="00300224">
            <w:pPr>
              <w:keepNext/>
              <w:rPr>
                <w:rFonts w:ascii="Calibri" w:hAnsi="Calibri"/>
                <w:sz w:val="12"/>
                <w:szCs w:val="12"/>
              </w:rPr>
            </w:pPr>
            <w:r w:rsidRPr="00061E11">
              <w:rPr>
                <w:rFonts w:ascii="Calibri" w:hAnsi="Calibri"/>
                <w:b/>
                <w:sz w:val="12"/>
                <w:szCs w:val="12"/>
              </w:rPr>
              <w:t>then</w:t>
            </w:r>
            <w:r w:rsidRPr="00061E11">
              <w:rPr>
                <w:rFonts w:ascii="Calibri" w:hAnsi="Calibri"/>
                <w:sz w:val="12"/>
                <w:szCs w:val="12"/>
              </w:rPr>
              <w:t xml:space="preserve"> </w:t>
            </w:r>
            <w:r w:rsidR="00CE0270" w:rsidRPr="00061E11">
              <w:rPr>
                <w:rFonts w:ascii="Calibri" w:hAnsi="Calibri"/>
                <w:sz w:val="12"/>
                <w:szCs w:val="12"/>
              </w:rPr>
              <w:t>&lt;</w:t>
            </w:r>
            <w:r w:rsidRPr="00061E11">
              <w:rPr>
                <w:rFonts w:ascii="Calibri" w:hAnsi="Calibri"/>
                <w:sz w:val="12"/>
                <w:szCs w:val="12"/>
              </w:rPr>
              <w:t>R-</w:t>
            </w:r>
            <w:r w:rsidR="00CE0270" w:rsidRPr="00061E11">
              <w:rPr>
                <w:rFonts w:ascii="Calibri" w:hAnsi="Calibri"/>
                <w:sz w:val="12"/>
                <w:szCs w:val="12"/>
              </w:rPr>
              <w:t>6</w:t>
            </w:r>
            <w:r w:rsidRPr="00061E11">
              <w:rPr>
                <w:rFonts w:ascii="Calibri" w:hAnsi="Calibri"/>
                <w:sz w:val="12"/>
                <w:szCs w:val="12"/>
              </w:rPr>
              <w:t xml:space="preserve"> complies.</w:t>
            </w:r>
          </w:p>
          <w:p w14:paraId="46E57092" w14:textId="77777777" w:rsidR="00B30893" w:rsidRPr="00061E11" w:rsidRDefault="00B30893" w:rsidP="00300224">
            <w:pPr>
              <w:keepNext/>
              <w:rPr>
                <w:rFonts w:ascii="Calibri" w:hAnsi="Calibri"/>
                <w:sz w:val="12"/>
                <w:szCs w:val="12"/>
              </w:rPr>
            </w:pPr>
          </w:p>
          <w:p w14:paraId="6B1C7717" w14:textId="77777777" w:rsidR="00B30893" w:rsidRPr="00061E11" w:rsidRDefault="00B30893" w:rsidP="00300224">
            <w:pPr>
              <w:keepNext/>
              <w:rPr>
                <w:rFonts w:ascii="Calibri" w:hAnsi="Calibri"/>
                <w:sz w:val="12"/>
                <w:szCs w:val="12"/>
              </w:rPr>
            </w:pPr>
          </w:p>
          <w:p w14:paraId="3E119655" w14:textId="77777777" w:rsidR="00B30893" w:rsidRPr="00061E11" w:rsidRDefault="00B30893" w:rsidP="00300224">
            <w:pPr>
              <w:keepNext/>
              <w:rPr>
                <w:rFonts w:ascii="Calibri" w:hAnsi="Calibri"/>
                <w:sz w:val="12"/>
                <w:szCs w:val="12"/>
              </w:rPr>
            </w:pPr>
            <w:r w:rsidRPr="00061E11">
              <w:rPr>
                <w:rFonts w:ascii="Calibri" w:hAnsi="Calibri"/>
                <w:sz w:val="12"/>
                <w:szCs w:val="12"/>
              </w:rPr>
              <w:t>flag non-compliant values and do not allow registration to proceed if not in compliance.</w:t>
            </w:r>
          </w:p>
        </w:tc>
        <w:tc>
          <w:tcPr>
            <w:tcW w:w="1274" w:type="dxa"/>
            <w:shd w:val="clear" w:color="auto" w:fill="auto"/>
            <w:tcMar>
              <w:left w:w="29" w:type="dxa"/>
              <w:right w:w="29" w:type="dxa"/>
            </w:tcMar>
          </w:tcPr>
          <w:p w14:paraId="43C100C9"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&lt;&lt; </w:t>
            </w:r>
            <w:r w:rsidRPr="00061E11">
              <w:rPr>
                <w:rFonts w:ascii="Calibri" w:hAnsi="Calibri"/>
                <w:b/>
                <w:sz w:val="12"/>
                <w:szCs w:val="12"/>
              </w:rPr>
              <w:t>if</w:t>
            </w:r>
            <w:r w:rsidRPr="00061E11">
              <w:rPr>
                <w:rFonts w:ascii="Calibri" w:hAnsi="Calibri"/>
                <w:sz w:val="12"/>
                <w:szCs w:val="12"/>
              </w:rPr>
              <w:t xml:space="preserve"> F04=no, then value=n/a,</w:t>
            </w:r>
          </w:p>
          <w:p w14:paraId="5E480AEA" w14:textId="77777777" w:rsidR="00B30893" w:rsidRPr="00061E11" w:rsidRDefault="00B30893" w:rsidP="00300224">
            <w:pPr>
              <w:keepNext/>
              <w:rPr>
                <w:rFonts w:ascii="Calibri" w:hAnsi="Calibri"/>
                <w:sz w:val="12"/>
                <w:szCs w:val="12"/>
              </w:rPr>
            </w:pPr>
          </w:p>
          <w:p w14:paraId="0CD7A26E" w14:textId="77777777" w:rsidR="00B30893" w:rsidRPr="00061E11" w:rsidRDefault="00B30893" w:rsidP="00300224">
            <w:pPr>
              <w:keepNext/>
              <w:rPr>
                <w:rFonts w:ascii="Calibri" w:hAnsi="Calibri"/>
                <w:sz w:val="12"/>
                <w:szCs w:val="12"/>
              </w:rPr>
            </w:pPr>
            <w:r w:rsidRPr="00061E11">
              <w:rPr>
                <w:rFonts w:ascii="Calibri" w:hAnsi="Calibri"/>
                <w:b/>
                <w:sz w:val="12"/>
                <w:szCs w:val="12"/>
              </w:rPr>
              <w:t>else</w:t>
            </w:r>
            <w:r w:rsidRPr="00061E11">
              <w:rPr>
                <w:rFonts w:ascii="Calibri" w:hAnsi="Calibri"/>
                <w:sz w:val="12"/>
                <w:szCs w:val="12"/>
              </w:rPr>
              <w:t xml:space="preserve"> default text value=No </w:t>
            </w:r>
            <w:proofErr w:type="gramStart"/>
            <w:r w:rsidR="00BC6224" w:rsidRPr="00061E11">
              <w:rPr>
                <w:rFonts w:ascii="Calibri" w:hAnsi="Calibri"/>
                <w:sz w:val="12"/>
                <w:szCs w:val="12"/>
              </w:rPr>
              <w:t>Exceptions</w:t>
            </w:r>
            <w:r w:rsidRPr="00061E11">
              <w:rPr>
                <w:rFonts w:ascii="Calibri" w:hAnsi="Calibri"/>
                <w:sz w:val="12"/>
                <w:szCs w:val="12"/>
              </w:rPr>
              <w:t>;</w:t>
            </w:r>
            <w:proofErr w:type="gramEnd"/>
          </w:p>
          <w:p w14:paraId="477F0D42" w14:textId="77777777" w:rsidR="00B30893" w:rsidRPr="00061E11" w:rsidRDefault="00B30893" w:rsidP="00300224">
            <w:pPr>
              <w:keepNext/>
              <w:rPr>
                <w:rFonts w:ascii="Calibri" w:hAnsi="Calibri"/>
                <w:sz w:val="12"/>
                <w:szCs w:val="12"/>
              </w:rPr>
            </w:pPr>
          </w:p>
          <w:p w14:paraId="53E1FB07" w14:textId="5223EDFF" w:rsidR="00B30893" w:rsidRPr="00061E11" w:rsidRDefault="00B30893" w:rsidP="00A84A91">
            <w:pPr>
              <w:keepNext/>
              <w:rPr>
                <w:rFonts w:ascii="Calibri" w:hAnsi="Calibri"/>
                <w:sz w:val="12"/>
                <w:szCs w:val="12"/>
              </w:rPr>
            </w:pPr>
            <w:r w:rsidRPr="00061E11">
              <w:rPr>
                <w:rFonts w:ascii="Calibri" w:hAnsi="Calibri"/>
                <w:sz w:val="12"/>
                <w:szCs w:val="12"/>
              </w:rPr>
              <w:t xml:space="preserve">allow user to override the default and </w:t>
            </w:r>
            <w:r w:rsidRPr="00061E11">
              <w:rPr>
                <w:rFonts w:ascii="Calibri" w:hAnsi="Calibri"/>
                <w:b/>
                <w:sz w:val="12"/>
                <w:szCs w:val="12"/>
              </w:rPr>
              <w:t xml:space="preserve">select </w:t>
            </w:r>
            <w:r w:rsidR="00A84A91" w:rsidRPr="00061E11">
              <w:rPr>
                <w:rFonts w:ascii="Calibri" w:hAnsi="Calibri"/>
                <w:b/>
                <w:sz w:val="12"/>
                <w:szCs w:val="12"/>
              </w:rPr>
              <w:t>*</w:t>
            </w:r>
            <w:r w:rsidR="006D0CB5" w:rsidRPr="00061E11">
              <w:rPr>
                <w:rFonts w:ascii="Calibri" w:hAnsi="Calibri"/>
                <w:b/>
                <w:sz w:val="12"/>
                <w:szCs w:val="12"/>
              </w:rPr>
              <w:t xml:space="preserve">portions of uninsulated or &lt;R-6 ducts in conditioned </w:t>
            </w:r>
            <w:proofErr w:type="gramStart"/>
            <w:r w:rsidR="006D0CB5" w:rsidRPr="00061E11">
              <w:rPr>
                <w:rFonts w:ascii="Calibri" w:hAnsi="Calibri"/>
                <w:b/>
                <w:sz w:val="12"/>
                <w:szCs w:val="12"/>
              </w:rPr>
              <w:t>space</w:t>
            </w:r>
            <w:r w:rsidRPr="00061E11">
              <w:rPr>
                <w:rFonts w:ascii="Calibri" w:hAnsi="Calibri"/>
                <w:sz w:val="12"/>
                <w:szCs w:val="12"/>
              </w:rPr>
              <w:t>;</w:t>
            </w:r>
            <w:proofErr w:type="gramEnd"/>
          </w:p>
          <w:p w14:paraId="1F6825CB" w14:textId="77777777" w:rsidR="00B30893" w:rsidRPr="00061E11" w:rsidRDefault="00B30893" w:rsidP="00300224">
            <w:pPr>
              <w:keepNext/>
              <w:rPr>
                <w:rFonts w:ascii="Calibri" w:hAnsi="Calibri"/>
                <w:b/>
                <w:sz w:val="12"/>
                <w:szCs w:val="12"/>
              </w:rPr>
            </w:pPr>
            <w:r w:rsidRPr="00061E11">
              <w:rPr>
                <w:rFonts w:ascii="Calibri" w:hAnsi="Calibri"/>
                <w:b/>
                <w:sz w:val="12"/>
                <w:szCs w:val="12"/>
              </w:rPr>
              <w:t>ALSO</w:t>
            </w:r>
          </w:p>
          <w:p w14:paraId="797EA5F3" w14:textId="77777777" w:rsidR="00B30893" w:rsidRPr="00061E11" w:rsidRDefault="00B30893" w:rsidP="00300224">
            <w:pPr>
              <w:keepNext/>
              <w:rPr>
                <w:rFonts w:ascii="Calibri" w:hAnsi="Calibri"/>
                <w:sz w:val="12"/>
                <w:szCs w:val="12"/>
              </w:rPr>
            </w:pPr>
            <w:r w:rsidRPr="00061E11">
              <w:rPr>
                <w:rFonts w:ascii="Calibri" w:hAnsi="Calibri"/>
                <w:b/>
                <w:sz w:val="12"/>
                <w:szCs w:val="12"/>
              </w:rPr>
              <w:t>if</w:t>
            </w:r>
            <w:r w:rsidRPr="00061E11">
              <w:rPr>
                <w:rFonts w:ascii="Calibri" w:hAnsi="Calibri"/>
                <w:sz w:val="12"/>
                <w:szCs w:val="12"/>
              </w:rPr>
              <w:t xml:space="preserve"> value in </w:t>
            </w:r>
            <w:r w:rsidR="00E51D7F" w:rsidRPr="00061E11">
              <w:rPr>
                <w:rFonts w:ascii="Calibri" w:hAnsi="Calibri"/>
                <w:sz w:val="12"/>
                <w:szCs w:val="12"/>
              </w:rPr>
              <w:t xml:space="preserve">both </w:t>
            </w:r>
            <w:r w:rsidRPr="00061E11">
              <w:rPr>
                <w:rFonts w:ascii="Calibri" w:hAnsi="Calibri"/>
                <w:sz w:val="12"/>
                <w:szCs w:val="12"/>
              </w:rPr>
              <w:t>F06 and F08= conditioned space-entirely,</w:t>
            </w:r>
          </w:p>
          <w:p w14:paraId="0AB146E1" w14:textId="77777777" w:rsidR="00B30893" w:rsidRPr="00061E11" w:rsidRDefault="00B30893" w:rsidP="00300224">
            <w:pPr>
              <w:keepNext/>
              <w:rPr>
                <w:rFonts w:ascii="Calibri" w:hAnsi="Calibri"/>
                <w:sz w:val="12"/>
                <w:szCs w:val="12"/>
              </w:rPr>
            </w:pPr>
            <w:r w:rsidRPr="00061E11">
              <w:rPr>
                <w:rFonts w:ascii="Calibri" w:hAnsi="Calibri"/>
                <w:b/>
                <w:sz w:val="12"/>
                <w:szCs w:val="12"/>
              </w:rPr>
              <w:t>then</w:t>
            </w:r>
            <w:r w:rsidRPr="00061E11">
              <w:rPr>
                <w:rFonts w:ascii="Calibri" w:hAnsi="Calibri"/>
                <w:sz w:val="12"/>
                <w:szCs w:val="12"/>
              </w:rPr>
              <w:t xml:space="preserve"> </w:t>
            </w:r>
            <w:r w:rsidRPr="00061E11">
              <w:rPr>
                <w:rFonts w:ascii="Calibri" w:hAnsi="Calibri"/>
                <w:b/>
                <w:sz w:val="12"/>
                <w:szCs w:val="12"/>
              </w:rPr>
              <w:t>also</w:t>
            </w:r>
            <w:r w:rsidRPr="00061E11">
              <w:rPr>
                <w:rFonts w:ascii="Calibri" w:hAnsi="Calibri"/>
                <w:sz w:val="12"/>
                <w:szCs w:val="12"/>
              </w:rPr>
              <w:t xml:space="preserve"> allow user to select the following value:</w:t>
            </w:r>
          </w:p>
          <w:p w14:paraId="4DF8D2EB" w14:textId="4A796977" w:rsidR="00B30893" w:rsidRPr="00061E11" w:rsidRDefault="00B30893" w:rsidP="00300224">
            <w:pPr>
              <w:keepNext/>
              <w:rPr>
                <w:rFonts w:ascii="Calibri" w:hAnsi="Calibri"/>
                <w:sz w:val="12"/>
                <w:szCs w:val="12"/>
              </w:rPr>
            </w:pPr>
            <w:r w:rsidRPr="00061E11">
              <w:rPr>
                <w:rFonts w:ascii="Calibri" w:hAnsi="Calibri"/>
                <w:sz w:val="12"/>
                <w:szCs w:val="12"/>
              </w:rPr>
              <w:t xml:space="preserve">**Ducts </w:t>
            </w:r>
            <w:r w:rsidR="00A84A91" w:rsidRPr="00061E11">
              <w:rPr>
                <w:rFonts w:ascii="Calibri" w:hAnsi="Calibri"/>
                <w:sz w:val="12"/>
                <w:szCs w:val="12"/>
              </w:rPr>
              <w:t>uninsulated or &lt;R-6 ducts</w:t>
            </w:r>
            <w:r w:rsidRPr="00061E11">
              <w:rPr>
                <w:rFonts w:ascii="Calibri" w:hAnsi="Calibri"/>
                <w:sz w:val="12"/>
                <w:szCs w:val="12"/>
              </w:rPr>
              <w:t xml:space="preserve"> entirely in conditioned space</w:t>
            </w:r>
          </w:p>
        </w:tc>
        <w:tc>
          <w:tcPr>
            <w:tcW w:w="1274" w:type="dxa"/>
            <w:shd w:val="clear" w:color="auto" w:fill="auto"/>
            <w:tcMar>
              <w:left w:w="29" w:type="dxa"/>
              <w:right w:w="29" w:type="dxa"/>
            </w:tcMar>
          </w:tcPr>
          <w:p w14:paraId="5DC06F84" w14:textId="77777777" w:rsidR="00C92045" w:rsidRPr="00061E11" w:rsidRDefault="00B30893" w:rsidP="00C92045">
            <w:pPr>
              <w:keepNext/>
              <w:rPr>
                <w:rFonts w:ascii="Calibri" w:hAnsi="Calibri"/>
                <w:sz w:val="10"/>
                <w:szCs w:val="10"/>
              </w:rPr>
            </w:pPr>
            <w:r w:rsidRPr="00061E11">
              <w:rPr>
                <w:rFonts w:ascii="Calibri" w:hAnsi="Calibri"/>
                <w:sz w:val="12"/>
                <w:szCs w:val="12"/>
              </w:rPr>
              <w:t>&lt;&lt;</w:t>
            </w:r>
            <w:r w:rsidR="00C92045" w:rsidRPr="00061E11">
              <w:rPr>
                <w:rFonts w:ascii="Calibri" w:hAnsi="Calibri"/>
                <w:b/>
                <w:sz w:val="10"/>
                <w:szCs w:val="10"/>
              </w:rPr>
              <w:t>if</w:t>
            </w:r>
            <w:r w:rsidR="00C92045" w:rsidRPr="00061E11">
              <w:rPr>
                <w:rFonts w:ascii="Calibri" w:hAnsi="Calibri"/>
                <w:sz w:val="10"/>
                <w:szCs w:val="10"/>
              </w:rPr>
              <w:t xml:space="preserve"> system type in C03 or C07 is one of the following four system types:</w:t>
            </w:r>
          </w:p>
          <w:p w14:paraId="3A82F53E" w14:textId="77777777" w:rsidR="00C92045" w:rsidRPr="00061E11" w:rsidRDefault="00C92045" w:rsidP="00C92045">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HP-ducted</w:t>
            </w:r>
          </w:p>
          <w:p w14:paraId="4D0720A4" w14:textId="77777777" w:rsidR="00C92045" w:rsidRPr="00061E11" w:rsidRDefault="00C92045" w:rsidP="00C92045">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HP-ducted+ductless</w:t>
            </w:r>
            <w:proofErr w:type="spellEnd"/>
          </w:p>
          <w:p w14:paraId="257C1A9B" w14:textId="77777777" w:rsidR="00C92045" w:rsidRPr="00061E11" w:rsidRDefault="00C92045" w:rsidP="00C92045">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AC-ducted</w:t>
            </w:r>
          </w:p>
          <w:p w14:paraId="25157CC9" w14:textId="77777777" w:rsidR="00C92045" w:rsidRPr="00061E11" w:rsidRDefault="00C92045" w:rsidP="00C92045">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AC-ducted+ductless</w:t>
            </w:r>
            <w:proofErr w:type="spellEnd"/>
            <w:r w:rsidRPr="00061E11">
              <w:rPr>
                <w:rFonts w:ascii="Calibri" w:hAnsi="Calibri"/>
                <w:sz w:val="10"/>
                <w:szCs w:val="10"/>
              </w:rPr>
              <w:t>,</w:t>
            </w:r>
          </w:p>
          <w:p w14:paraId="4460E1A4" w14:textId="77777777" w:rsidR="00C92045" w:rsidRPr="00061E11" w:rsidRDefault="00C92045" w:rsidP="00C92045">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value=no,</w:t>
            </w:r>
          </w:p>
          <w:p w14:paraId="53BD3A60" w14:textId="77777777" w:rsidR="00C92045" w:rsidRPr="00061E11" w:rsidRDefault="00C92045" w:rsidP="00300224">
            <w:pPr>
              <w:keepNext/>
              <w:rPr>
                <w:rFonts w:ascii="Calibri" w:hAnsi="Calibri"/>
                <w:sz w:val="12"/>
                <w:szCs w:val="12"/>
              </w:rPr>
            </w:pPr>
          </w:p>
          <w:p w14:paraId="1D756100" w14:textId="77777777" w:rsidR="00B30893" w:rsidRPr="00061E11" w:rsidRDefault="00C92045" w:rsidP="00300224">
            <w:pPr>
              <w:keepNext/>
              <w:rPr>
                <w:rFonts w:ascii="Calibri" w:hAnsi="Calibri"/>
                <w:sz w:val="12"/>
                <w:szCs w:val="12"/>
              </w:rPr>
            </w:pPr>
            <w:r w:rsidRPr="00061E11">
              <w:rPr>
                <w:rFonts w:ascii="Calibri" w:hAnsi="Calibri"/>
                <w:b/>
                <w:sz w:val="12"/>
                <w:szCs w:val="12"/>
              </w:rPr>
              <w:t>else</w:t>
            </w:r>
            <w:r w:rsidR="00B30893" w:rsidRPr="00061E11">
              <w:rPr>
                <w:rFonts w:ascii="Calibri" w:hAnsi="Calibri"/>
                <w:b/>
                <w:sz w:val="12"/>
                <w:szCs w:val="12"/>
              </w:rPr>
              <w:t>if</w:t>
            </w:r>
            <w:r w:rsidR="00B30893" w:rsidRPr="00061E11">
              <w:rPr>
                <w:rFonts w:ascii="Calibri" w:hAnsi="Calibri"/>
                <w:sz w:val="12"/>
                <w:szCs w:val="12"/>
              </w:rPr>
              <w:t xml:space="preserve"> system type in C03 or C07 is one of the following system types:</w:t>
            </w:r>
          </w:p>
          <w:p w14:paraId="3B16F499"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split AC;</w:t>
            </w:r>
          </w:p>
          <w:p w14:paraId="7AB262E0"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split HP</w:t>
            </w:r>
          </w:p>
          <w:p w14:paraId="28882EA7" w14:textId="77777777" w:rsidR="00B30893" w:rsidRPr="00061E11" w:rsidRDefault="00B30893" w:rsidP="00300224">
            <w:pPr>
              <w:keepNext/>
              <w:rPr>
                <w:rFonts w:ascii="Calibri" w:hAnsi="Calibri"/>
                <w:sz w:val="12"/>
                <w:szCs w:val="12"/>
              </w:rPr>
            </w:pPr>
            <w:r w:rsidRPr="00061E11">
              <w:rPr>
                <w:rFonts w:ascii="Calibri" w:hAnsi="Calibri"/>
                <w:sz w:val="12"/>
                <w:szCs w:val="12"/>
              </w:rPr>
              <w:t xml:space="preserve">*central packaged </w:t>
            </w:r>
            <w:proofErr w:type="gramStart"/>
            <w:r w:rsidRPr="00061E11">
              <w:rPr>
                <w:rFonts w:ascii="Calibri" w:hAnsi="Calibri"/>
                <w:sz w:val="12"/>
                <w:szCs w:val="12"/>
              </w:rPr>
              <w:t>AC ;</w:t>
            </w:r>
            <w:proofErr w:type="gramEnd"/>
          </w:p>
          <w:p w14:paraId="0B727923"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packaged HP</w:t>
            </w:r>
          </w:p>
          <w:p w14:paraId="419DFD98"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large packaged AC</w:t>
            </w:r>
          </w:p>
          <w:p w14:paraId="65168DCD" w14:textId="77777777" w:rsidR="00B30893" w:rsidRPr="00061E11" w:rsidRDefault="00B30893" w:rsidP="00300224">
            <w:pPr>
              <w:keepNext/>
              <w:rPr>
                <w:rFonts w:ascii="Calibri" w:hAnsi="Calibri"/>
                <w:sz w:val="12"/>
                <w:szCs w:val="12"/>
              </w:rPr>
            </w:pPr>
            <w:r w:rsidRPr="00061E11">
              <w:rPr>
                <w:rFonts w:ascii="Calibri" w:hAnsi="Calibri"/>
                <w:sz w:val="12"/>
                <w:szCs w:val="12"/>
              </w:rPr>
              <w:t>*</w:t>
            </w:r>
            <w:proofErr w:type="gramStart"/>
            <w:r w:rsidRPr="00061E11">
              <w:rPr>
                <w:rFonts w:ascii="Calibri" w:hAnsi="Calibri"/>
                <w:sz w:val="12"/>
                <w:szCs w:val="12"/>
              </w:rPr>
              <w:t>central</w:t>
            </w:r>
            <w:proofErr w:type="gramEnd"/>
            <w:r w:rsidRPr="00061E11">
              <w:rPr>
                <w:rFonts w:ascii="Calibri" w:hAnsi="Calibri"/>
                <w:sz w:val="12"/>
                <w:szCs w:val="12"/>
              </w:rPr>
              <w:t xml:space="preserve"> large packaged HP,</w:t>
            </w:r>
          </w:p>
          <w:p w14:paraId="2D4AECA8" w14:textId="77777777" w:rsidR="00B30893" w:rsidRPr="00061E11" w:rsidRDefault="00B30893" w:rsidP="00300224">
            <w:pPr>
              <w:keepNext/>
              <w:rPr>
                <w:rFonts w:ascii="Calibri" w:hAnsi="Calibri"/>
                <w:sz w:val="12"/>
                <w:szCs w:val="12"/>
              </w:rPr>
            </w:pPr>
            <w:r w:rsidRPr="00061E11">
              <w:rPr>
                <w:rFonts w:ascii="Calibri" w:hAnsi="Calibri"/>
                <w:b/>
                <w:sz w:val="12"/>
                <w:szCs w:val="12"/>
              </w:rPr>
              <w:t>then</w:t>
            </w:r>
            <w:r w:rsidRPr="00061E11">
              <w:rPr>
                <w:rFonts w:ascii="Calibri" w:hAnsi="Calibri"/>
                <w:sz w:val="12"/>
                <w:szCs w:val="12"/>
              </w:rPr>
              <w:t xml:space="preserve"> value=Yes,</w:t>
            </w:r>
          </w:p>
          <w:p w14:paraId="2E65B430" w14:textId="77777777" w:rsidR="00B30893" w:rsidRPr="00061E11" w:rsidRDefault="00B30893" w:rsidP="00300224">
            <w:pPr>
              <w:keepNext/>
              <w:rPr>
                <w:rFonts w:ascii="Calibri" w:hAnsi="Calibri"/>
                <w:sz w:val="12"/>
                <w:szCs w:val="12"/>
              </w:rPr>
            </w:pPr>
          </w:p>
          <w:p w14:paraId="0EBE5009" w14:textId="77777777" w:rsidR="00B30893" w:rsidRPr="00061E11" w:rsidRDefault="00B30893" w:rsidP="00300224">
            <w:pPr>
              <w:keepNext/>
              <w:rPr>
                <w:rFonts w:ascii="Calibri" w:hAnsi="Calibri"/>
                <w:sz w:val="12"/>
                <w:szCs w:val="12"/>
              </w:rPr>
            </w:pPr>
            <w:r w:rsidRPr="00061E11">
              <w:rPr>
                <w:rFonts w:ascii="Calibri" w:hAnsi="Calibri"/>
                <w:b/>
                <w:sz w:val="12"/>
                <w:szCs w:val="12"/>
              </w:rPr>
              <w:t>else</w:t>
            </w:r>
            <w:r w:rsidRPr="00061E11">
              <w:rPr>
                <w:rFonts w:ascii="Calibri" w:hAnsi="Calibri"/>
                <w:sz w:val="12"/>
                <w:szCs w:val="12"/>
              </w:rPr>
              <w:t xml:space="preserve"> user pick one of the following two values from list:</w:t>
            </w:r>
          </w:p>
          <w:p w14:paraId="36111E65" w14:textId="77777777" w:rsidR="00B30893" w:rsidRPr="00061E11" w:rsidRDefault="00B30893" w:rsidP="00300224">
            <w:pPr>
              <w:keepNext/>
              <w:rPr>
                <w:rFonts w:ascii="Calibri" w:hAnsi="Calibri"/>
                <w:sz w:val="12"/>
                <w:szCs w:val="12"/>
              </w:rPr>
            </w:pPr>
            <w:r w:rsidRPr="00061E11">
              <w:rPr>
                <w:rFonts w:ascii="Calibri" w:hAnsi="Calibri"/>
                <w:sz w:val="12"/>
                <w:szCs w:val="12"/>
              </w:rPr>
              <w:t>**yes</w:t>
            </w:r>
          </w:p>
          <w:p w14:paraId="49C7DA37" w14:textId="77777777" w:rsidR="00B30893" w:rsidRPr="00061E11" w:rsidRDefault="00B30893" w:rsidP="00300224">
            <w:pPr>
              <w:keepNext/>
              <w:rPr>
                <w:rFonts w:ascii="Calibri" w:hAnsi="Calibri"/>
                <w:sz w:val="12"/>
                <w:szCs w:val="12"/>
              </w:rPr>
            </w:pPr>
            <w:r w:rsidRPr="00061E11">
              <w:rPr>
                <w:rFonts w:ascii="Calibri" w:hAnsi="Calibri"/>
                <w:sz w:val="12"/>
                <w:szCs w:val="12"/>
              </w:rPr>
              <w:t>**no</w:t>
            </w:r>
          </w:p>
          <w:p w14:paraId="130B3B70" w14:textId="77777777" w:rsidR="00B30893" w:rsidRPr="00061E11" w:rsidRDefault="00B30893" w:rsidP="00300224">
            <w:pPr>
              <w:keepNext/>
              <w:rPr>
                <w:rFonts w:ascii="Calibri" w:hAnsi="Calibri"/>
                <w:b/>
                <w:sz w:val="12"/>
                <w:szCs w:val="12"/>
              </w:rPr>
            </w:pPr>
            <w:r w:rsidRPr="00061E11">
              <w:rPr>
                <w:rFonts w:ascii="Calibri" w:hAnsi="Calibri"/>
                <w:b/>
                <w:sz w:val="12"/>
                <w:szCs w:val="12"/>
              </w:rPr>
              <w:t>check:</w:t>
            </w:r>
          </w:p>
          <w:p w14:paraId="30F3E7CB" w14:textId="77777777" w:rsidR="00B30893" w:rsidRPr="00061E11" w:rsidRDefault="00B30893" w:rsidP="00300224">
            <w:pPr>
              <w:keepNext/>
              <w:rPr>
                <w:rFonts w:ascii="Calibri" w:hAnsi="Calibri"/>
                <w:sz w:val="12"/>
                <w:szCs w:val="12"/>
              </w:rPr>
            </w:pPr>
            <w:r w:rsidRPr="00061E11">
              <w:rPr>
                <w:rFonts w:ascii="Calibri" w:hAnsi="Calibri"/>
                <w:b/>
                <w:sz w:val="12"/>
                <w:szCs w:val="12"/>
              </w:rPr>
              <w:t>if</w:t>
            </w:r>
            <w:r w:rsidRPr="00061E11">
              <w:rPr>
                <w:rFonts w:ascii="Calibri" w:hAnsi="Calibri"/>
                <w:sz w:val="12"/>
                <w:szCs w:val="12"/>
              </w:rPr>
              <w:t xml:space="preserve"> value=no, </w:t>
            </w:r>
          </w:p>
          <w:p w14:paraId="181021C1" w14:textId="77777777" w:rsidR="00B30893" w:rsidRPr="00061E11" w:rsidRDefault="00B30893" w:rsidP="00300224">
            <w:pPr>
              <w:keepNext/>
              <w:rPr>
                <w:rFonts w:ascii="Calibri" w:hAnsi="Calibri"/>
                <w:sz w:val="12"/>
                <w:szCs w:val="12"/>
              </w:rPr>
            </w:pPr>
            <w:r w:rsidRPr="00061E11">
              <w:rPr>
                <w:rFonts w:ascii="Calibri" w:hAnsi="Calibri"/>
                <w:b/>
                <w:sz w:val="12"/>
                <w:szCs w:val="12"/>
              </w:rPr>
              <w:t>then</w:t>
            </w:r>
            <w:r w:rsidRPr="00061E11">
              <w:rPr>
                <w:rFonts w:ascii="Calibri" w:hAnsi="Calibri"/>
                <w:sz w:val="12"/>
                <w:szCs w:val="12"/>
              </w:rPr>
              <w:t xml:space="preserve"> report in project status notes field that exemption from mandatory HERS verification of system airflow has been claimed. Enforcement agency confirmation is recommended.&gt;&gt;</w:t>
            </w:r>
          </w:p>
        </w:tc>
        <w:tc>
          <w:tcPr>
            <w:tcW w:w="1274" w:type="dxa"/>
          </w:tcPr>
          <w:p w14:paraId="3DEB95C5" w14:textId="77777777" w:rsidR="00DE6332" w:rsidRPr="00061E11" w:rsidRDefault="00B30893" w:rsidP="00DE6332">
            <w:pPr>
              <w:keepNext/>
              <w:rPr>
                <w:rFonts w:ascii="Calibri" w:hAnsi="Calibri"/>
                <w:sz w:val="12"/>
                <w:szCs w:val="12"/>
              </w:rPr>
            </w:pPr>
            <w:r w:rsidRPr="00061E11">
              <w:rPr>
                <w:rFonts w:ascii="Calibri" w:hAnsi="Calibri"/>
                <w:sz w:val="12"/>
                <w:szCs w:val="12"/>
              </w:rPr>
              <w:t>&lt;&lt;if</w:t>
            </w:r>
            <w:r w:rsidR="00DE6332" w:rsidRPr="00061E11">
              <w:rPr>
                <w:rFonts w:ascii="Calibri" w:hAnsi="Calibri"/>
                <w:sz w:val="12"/>
                <w:szCs w:val="12"/>
              </w:rPr>
              <w:t xml:space="preserve"> the following three conditions are </w:t>
            </w:r>
            <w:r w:rsidR="00DE6332" w:rsidRPr="00061E11">
              <w:rPr>
                <w:rFonts w:ascii="Calibri" w:hAnsi="Calibri"/>
                <w:b/>
                <w:sz w:val="12"/>
                <w:szCs w:val="12"/>
              </w:rPr>
              <w:t>ALL true:</w:t>
            </w:r>
          </w:p>
          <w:p w14:paraId="11DD8A4D" w14:textId="77777777" w:rsidR="00DE6332" w:rsidRPr="00061E11" w:rsidRDefault="00DE6332" w:rsidP="00DE6332">
            <w:pPr>
              <w:keepNext/>
              <w:rPr>
                <w:rFonts w:ascii="Calibri" w:hAnsi="Calibri"/>
                <w:sz w:val="12"/>
                <w:szCs w:val="12"/>
              </w:rPr>
            </w:pPr>
          </w:p>
          <w:p w14:paraId="7B0F5661" w14:textId="77777777" w:rsidR="008268D5" w:rsidRPr="00061E11" w:rsidRDefault="00DE6332" w:rsidP="00B30893">
            <w:pPr>
              <w:keepNext/>
              <w:rPr>
                <w:rFonts w:ascii="Calibri" w:hAnsi="Calibri"/>
                <w:b/>
                <w:sz w:val="12"/>
                <w:szCs w:val="12"/>
              </w:rPr>
            </w:pPr>
            <w:r w:rsidRPr="00061E11">
              <w:rPr>
                <w:rFonts w:ascii="Calibri" w:hAnsi="Calibri"/>
                <w:b/>
                <w:sz w:val="12"/>
                <w:szCs w:val="12"/>
              </w:rPr>
              <w:t>condition 1:</w:t>
            </w:r>
          </w:p>
          <w:p w14:paraId="1671C01A" w14:textId="77777777" w:rsidR="00DE6332" w:rsidRPr="00061E11" w:rsidRDefault="00DE6332" w:rsidP="00B30893">
            <w:pPr>
              <w:keepNext/>
              <w:rPr>
                <w:rFonts w:ascii="Calibri" w:hAnsi="Calibri"/>
                <w:sz w:val="12"/>
                <w:szCs w:val="12"/>
              </w:rPr>
            </w:pPr>
            <w:r w:rsidRPr="00061E11">
              <w:rPr>
                <w:rFonts w:ascii="Calibri" w:hAnsi="Calibri"/>
                <w:sz w:val="12"/>
                <w:szCs w:val="12"/>
              </w:rPr>
              <w:t>[</w:t>
            </w:r>
            <w:r w:rsidR="00B30893" w:rsidRPr="00061E11">
              <w:rPr>
                <w:rFonts w:ascii="Calibri" w:hAnsi="Calibri"/>
                <w:sz w:val="12"/>
                <w:szCs w:val="12"/>
              </w:rPr>
              <w:t>C12 &gt; 1</w:t>
            </w:r>
            <w:r w:rsidRPr="00061E11">
              <w:rPr>
                <w:rFonts w:ascii="Calibri" w:hAnsi="Calibri"/>
                <w:sz w:val="12"/>
                <w:szCs w:val="12"/>
              </w:rPr>
              <w:t>]</w:t>
            </w:r>
            <w:r w:rsidR="00B30893" w:rsidRPr="00061E11">
              <w:rPr>
                <w:rFonts w:ascii="Calibri" w:hAnsi="Calibri"/>
                <w:sz w:val="12"/>
                <w:szCs w:val="12"/>
              </w:rPr>
              <w:t xml:space="preserve">, </w:t>
            </w:r>
          </w:p>
          <w:p w14:paraId="24E35879" w14:textId="77777777" w:rsidR="00DE6332" w:rsidRPr="00061E11" w:rsidRDefault="00DE6332" w:rsidP="00DE6332">
            <w:pPr>
              <w:keepNext/>
              <w:rPr>
                <w:rFonts w:ascii="Calibri" w:hAnsi="Calibri"/>
                <w:sz w:val="12"/>
                <w:szCs w:val="12"/>
              </w:rPr>
            </w:pPr>
          </w:p>
          <w:p w14:paraId="40C5E82F" w14:textId="77777777" w:rsidR="008268D5" w:rsidRPr="00061E11" w:rsidRDefault="00DE6332" w:rsidP="00DE6332">
            <w:pPr>
              <w:keepNext/>
              <w:rPr>
                <w:rFonts w:ascii="Calibri" w:hAnsi="Calibri"/>
                <w:b/>
                <w:sz w:val="12"/>
                <w:szCs w:val="12"/>
              </w:rPr>
            </w:pPr>
            <w:r w:rsidRPr="00061E11">
              <w:rPr>
                <w:rFonts w:ascii="Calibri" w:hAnsi="Calibri"/>
                <w:b/>
                <w:sz w:val="12"/>
                <w:szCs w:val="12"/>
              </w:rPr>
              <w:t>condition 2:</w:t>
            </w:r>
          </w:p>
          <w:p w14:paraId="03691ED5" w14:textId="77777777" w:rsidR="00DE6332" w:rsidRPr="00061E11" w:rsidRDefault="00DE6332" w:rsidP="00DE6332">
            <w:pPr>
              <w:keepNext/>
              <w:rPr>
                <w:rFonts w:ascii="Calibri" w:hAnsi="Calibri"/>
                <w:sz w:val="12"/>
                <w:szCs w:val="12"/>
              </w:rPr>
            </w:pPr>
            <w:r w:rsidRPr="00061E11">
              <w:rPr>
                <w:rFonts w:ascii="Calibri" w:hAnsi="Calibri"/>
                <w:sz w:val="12"/>
                <w:szCs w:val="12"/>
              </w:rPr>
              <w:t xml:space="preserve">[system type in C03 or C07=one of the following two values: </w:t>
            </w:r>
          </w:p>
          <w:p w14:paraId="72D076FD" w14:textId="77777777" w:rsidR="00DE6332" w:rsidRPr="00061E11" w:rsidRDefault="00DE6332" w:rsidP="00DE6332">
            <w:pPr>
              <w:keepNext/>
              <w:rPr>
                <w:rFonts w:ascii="Calibri" w:hAnsi="Calibri"/>
                <w:sz w:val="12"/>
                <w:szCs w:val="12"/>
              </w:rPr>
            </w:pPr>
            <w:r w:rsidRPr="00061E11">
              <w:rPr>
                <w:rFonts w:ascii="Calibri" w:hAnsi="Calibri"/>
                <w:sz w:val="12"/>
                <w:szCs w:val="12"/>
              </w:rPr>
              <w:t xml:space="preserve">{VCHP-Ducted}, </w:t>
            </w:r>
          </w:p>
          <w:p w14:paraId="4271CF28" w14:textId="77777777" w:rsidR="00DE6332" w:rsidRPr="00061E11" w:rsidRDefault="00DE6332" w:rsidP="00DE6332">
            <w:pPr>
              <w:keepNext/>
              <w:rPr>
                <w:rFonts w:ascii="Calibri" w:hAnsi="Calibri"/>
                <w:sz w:val="12"/>
                <w:szCs w:val="12"/>
              </w:rPr>
            </w:pPr>
            <w:r w:rsidRPr="00061E11">
              <w:rPr>
                <w:rFonts w:ascii="Calibri" w:hAnsi="Calibri"/>
                <w:sz w:val="12"/>
                <w:szCs w:val="12"/>
              </w:rPr>
              <w:t>{VCHP -</w:t>
            </w:r>
            <w:proofErr w:type="spellStart"/>
            <w:r w:rsidRPr="00061E11">
              <w:rPr>
                <w:rFonts w:ascii="Calibri" w:hAnsi="Calibri"/>
                <w:sz w:val="12"/>
                <w:szCs w:val="12"/>
              </w:rPr>
              <w:t>Ducted+Ductless</w:t>
            </w:r>
            <w:proofErr w:type="spellEnd"/>
            <w:r w:rsidRPr="00061E11">
              <w:rPr>
                <w:rFonts w:ascii="Calibri" w:hAnsi="Calibri"/>
                <w:sz w:val="12"/>
                <w:szCs w:val="12"/>
              </w:rPr>
              <w:t>}]</w:t>
            </w:r>
          </w:p>
          <w:p w14:paraId="23250621" w14:textId="77777777" w:rsidR="00DE6332" w:rsidRPr="00061E11" w:rsidRDefault="00DE6332" w:rsidP="00B30893">
            <w:pPr>
              <w:keepNext/>
              <w:rPr>
                <w:rFonts w:ascii="Calibri" w:hAnsi="Calibri"/>
                <w:sz w:val="12"/>
                <w:szCs w:val="12"/>
              </w:rPr>
            </w:pPr>
          </w:p>
          <w:p w14:paraId="5E68D63C" w14:textId="77777777" w:rsidR="008268D5" w:rsidRPr="00061E11" w:rsidRDefault="00DE6332" w:rsidP="00B30893">
            <w:pPr>
              <w:keepNext/>
              <w:rPr>
                <w:rFonts w:ascii="Calibri" w:hAnsi="Calibri"/>
                <w:b/>
                <w:sz w:val="12"/>
                <w:szCs w:val="12"/>
              </w:rPr>
            </w:pPr>
            <w:r w:rsidRPr="00061E11">
              <w:rPr>
                <w:rFonts w:ascii="Calibri" w:hAnsi="Calibri"/>
                <w:b/>
                <w:sz w:val="12"/>
                <w:szCs w:val="12"/>
              </w:rPr>
              <w:t>condition 3:</w:t>
            </w:r>
          </w:p>
          <w:p w14:paraId="76EFA91D" w14:textId="77777777" w:rsidR="00450B1B" w:rsidRPr="00061E11" w:rsidRDefault="00DE6332" w:rsidP="00B30893">
            <w:pPr>
              <w:keepNext/>
              <w:rPr>
                <w:rFonts w:ascii="Calibri" w:hAnsi="Calibri"/>
                <w:sz w:val="12"/>
                <w:szCs w:val="12"/>
              </w:rPr>
            </w:pPr>
            <w:r w:rsidRPr="00061E11">
              <w:rPr>
                <w:rFonts w:ascii="Calibri" w:hAnsi="Calibri"/>
                <w:sz w:val="12"/>
                <w:szCs w:val="12"/>
              </w:rPr>
              <w:t>[</w:t>
            </w:r>
            <w:r w:rsidR="00450B1B" w:rsidRPr="00061E11">
              <w:rPr>
                <w:rFonts w:ascii="Calibri" w:hAnsi="Calibri"/>
                <w:sz w:val="12"/>
                <w:szCs w:val="12"/>
              </w:rPr>
              <w:t>one of the following two</w:t>
            </w:r>
            <w:r w:rsidR="00496E54" w:rsidRPr="00061E11">
              <w:rPr>
                <w:rFonts w:ascii="Calibri" w:hAnsi="Calibri"/>
                <w:sz w:val="12"/>
                <w:szCs w:val="12"/>
              </w:rPr>
              <w:t xml:space="preserve"> (a, or b below)</w:t>
            </w:r>
            <w:r w:rsidR="00450B1B" w:rsidRPr="00061E11">
              <w:rPr>
                <w:rFonts w:ascii="Calibri" w:hAnsi="Calibri"/>
                <w:sz w:val="12"/>
                <w:szCs w:val="12"/>
              </w:rPr>
              <w:t xml:space="preserve"> are true:</w:t>
            </w:r>
          </w:p>
          <w:p w14:paraId="6337BE43" w14:textId="77777777" w:rsidR="00B30893" w:rsidRPr="00061E11" w:rsidRDefault="00496E54" w:rsidP="00B30893">
            <w:pPr>
              <w:keepNext/>
              <w:rPr>
                <w:rFonts w:ascii="Calibri" w:hAnsi="Calibri"/>
                <w:sz w:val="12"/>
                <w:szCs w:val="12"/>
              </w:rPr>
            </w:pPr>
            <w:proofErr w:type="gramStart"/>
            <w:r w:rsidRPr="00061E11">
              <w:rPr>
                <w:rFonts w:ascii="Calibri" w:hAnsi="Calibri"/>
                <w:b/>
                <w:sz w:val="12"/>
                <w:szCs w:val="12"/>
              </w:rPr>
              <w:t>a:</w:t>
            </w:r>
            <w:r w:rsidR="006658FF" w:rsidRPr="00061E11">
              <w:rPr>
                <w:rFonts w:ascii="Calibri" w:hAnsi="Calibri"/>
                <w:sz w:val="12"/>
                <w:szCs w:val="12"/>
              </w:rPr>
              <w:t>{</w:t>
            </w:r>
            <w:proofErr w:type="gramEnd"/>
            <w:r w:rsidR="00582974" w:rsidRPr="00061E11">
              <w:rPr>
                <w:rFonts w:ascii="Calibri-Light" w:hAnsi="Calibri-Light" w:cs="Calibri-Light"/>
                <w:sz w:val="12"/>
                <w:szCs w:val="12"/>
              </w:rPr>
              <w:t>K03=yes and F11=yes}</w:t>
            </w:r>
            <w:r w:rsidR="00450B1B" w:rsidRPr="00061E11">
              <w:rPr>
                <w:rFonts w:ascii="Calibri" w:hAnsi="Calibri"/>
                <w:sz w:val="12"/>
                <w:szCs w:val="12"/>
              </w:rPr>
              <w:t>,</w:t>
            </w:r>
          </w:p>
          <w:p w14:paraId="6C8AEC93" w14:textId="77777777" w:rsidR="00496E54" w:rsidRPr="00061E11" w:rsidRDefault="00496E54" w:rsidP="00B30893">
            <w:pPr>
              <w:keepNext/>
              <w:rPr>
                <w:rFonts w:ascii="Calibri" w:hAnsi="Calibri"/>
                <w:sz w:val="12"/>
                <w:szCs w:val="12"/>
              </w:rPr>
            </w:pPr>
            <w:proofErr w:type="gramStart"/>
            <w:r w:rsidRPr="00061E11">
              <w:rPr>
                <w:rFonts w:ascii="Calibri" w:hAnsi="Calibri"/>
                <w:b/>
                <w:sz w:val="12"/>
                <w:szCs w:val="12"/>
              </w:rPr>
              <w:t>b:</w:t>
            </w:r>
            <w:r w:rsidRPr="00061E11">
              <w:rPr>
                <w:rFonts w:ascii="Calibri" w:hAnsi="Calibri"/>
                <w:sz w:val="12"/>
                <w:szCs w:val="12"/>
              </w:rPr>
              <w:t>{</w:t>
            </w:r>
            <w:proofErr w:type="gramEnd"/>
            <w:r w:rsidRPr="00061E11">
              <w:rPr>
                <w:rFonts w:ascii="Calibri" w:hAnsi="Calibri"/>
                <w:sz w:val="12"/>
                <w:szCs w:val="12"/>
              </w:rPr>
              <w:t>Responses in B04, B05 , B06, B07, B08, B09 and use of Logic Table for Determining Alteration Type and HERS Verification Requirements result in the term "</w:t>
            </w:r>
            <w:proofErr w:type="spellStart"/>
            <w:r w:rsidRPr="00061E11">
              <w:rPr>
                <w:rFonts w:ascii="Calibri" w:hAnsi="Calibri"/>
                <w:sz w:val="12"/>
                <w:szCs w:val="12"/>
              </w:rPr>
              <w:t>DctLk</w:t>
            </w:r>
            <w:proofErr w:type="spellEnd"/>
            <w:r w:rsidRPr="00061E11">
              <w:rPr>
                <w:rFonts w:ascii="Calibri" w:hAnsi="Calibri"/>
                <w:sz w:val="12"/>
                <w:szCs w:val="12"/>
              </w:rPr>
              <w:t>" appears in the HERS column}],</w:t>
            </w:r>
          </w:p>
          <w:p w14:paraId="28A2B43F" w14:textId="77777777" w:rsidR="00B30893" w:rsidRPr="00061E11" w:rsidRDefault="00B30893" w:rsidP="00B30893">
            <w:pPr>
              <w:keepNext/>
              <w:rPr>
                <w:rFonts w:ascii="Calibri" w:hAnsi="Calibri"/>
                <w:b/>
                <w:sz w:val="12"/>
                <w:szCs w:val="12"/>
              </w:rPr>
            </w:pPr>
            <w:r w:rsidRPr="00061E11">
              <w:rPr>
                <w:rFonts w:ascii="Calibri" w:hAnsi="Calibri"/>
                <w:b/>
                <w:sz w:val="12"/>
                <w:szCs w:val="12"/>
              </w:rPr>
              <w:t>then</w:t>
            </w:r>
          </w:p>
          <w:p w14:paraId="04E99DA5" w14:textId="77777777" w:rsidR="00B30893" w:rsidRPr="00061E11" w:rsidRDefault="00B30893" w:rsidP="00B30893">
            <w:pPr>
              <w:keepNext/>
              <w:rPr>
                <w:rFonts w:ascii="Calibri" w:hAnsi="Calibri"/>
                <w:sz w:val="12"/>
                <w:szCs w:val="12"/>
              </w:rPr>
            </w:pPr>
            <w:r w:rsidRPr="00061E11">
              <w:rPr>
                <w:rFonts w:ascii="Calibri" w:hAnsi="Calibri"/>
                <w:sz w:val="12"/>
                <w:szCs w:val="12"/>
              </w:rPr>
              <w:t xml:space="preserve">user input numeric value, </w:t>
            </w:r>
            <w:proofErr w:type="spellStart"/>
            <w:r w:rsidRPr="00061E11">
              <w:rPr>
                <w:rFonts w:ascii="Calibri" w:hAnsi="Calibri"/>
                <w:sz w:val="12"/>
                <w:szCs w:val="12"/>
              </w:rPr>
              <w:t>x.xx</w:t>
            </w:r>
            <w:proofErr w:type="spellEnd"/>
            <w:r w:rsidRPr="00061E11">
              <w:rPr>
                <w:rFonts w:ascii="Calibri" w:hAnsi="Calibri"/>
                <w:sz w:val="12"/>
                <w:szCs w:val="12"/>
              </w:rPr>
              <w:t>,</w:t>
            </w:r>
          </w:p>
          <w:p w14:paraId="115184BB" w14:textId="77777777" w:rsidR="00B30893" w:rsidRPr="00061E11" w:rsidRDefault="00B30893" w:rsidP="00450B1B">
            <w:pPr>
              <w:keepNext/>
              <w:rPr>
                <w:rFonts w:ascii="Calibri" w:hAnsi="Calibri"/>
                <w:sz w:val="12"/>
                <w:szCs w:val="12"/>
              </w:rPr>
            </w:pPr>
            <w:r w:rsidRPr="00061E11">
              <w:rPr>
                <w:rFonts w:ascii="Calibri" w:hAnsi="Calibri"/>
                <w:b/>
                <w:sz w:val="12"/>
                <w:szCs w:val="12"/>
              </w:rPr>
              <w:t>else</w:t>
            </w:r>
            <w:r w:rsidRPr="00061E11">
              <w:rPr>
                <w:rFonts w:ascii="Calibri" w:hAnsi="Calibri"/>
                <w:sz w:val="12"/>
                <w:szCs w:val="12"/>
              </w:rPr>
              <w:t xml:space="preserve"> </w:t>
            </w:r>
            <w:r w:rsidR="00450B1B" w:rsidRPr="00061E11">
              <w:rPr>
                <w:rFonts w:ascii="Calibri" w:hAnsi="Calibri"/>
                <w:sz w:val="12"/>
                <w:szCs w:val="12"/>
              </w:rPr>
              <w:t>text value= n/a</w:t>
            </w:r>
            <w:r w:rsidRPr="00061E11">
              <w:rPr>
                <w:rFonts w:ascii="Calibri" w:hAnsi="Calibri"/>
                <w:sz w:val="12"/>
                <w:szCs w:val="12"/>
              </w:rPr>
              <w:t>&gt;&gt;</w:t>
            </w:r>
          </w:p>
        </w:tc>
      </w:tr>
      <w:tr w:rsidR="00B30893" w:rsidRPr="00061E11" w14:paraId="2313E6CD" w14:textId="77777777">
        <w:trPr>
          <w:trHeight w:val="288"/>
        </w:trPr>
        <w:tc>
          <w:tcPr>
            <w:tcW w:w="1076" w:type="dxa"/>
            <w:shd w:val="clear" w:color="auto" w:fill="auto"/>
          </w:tcPr>
          <w:p w14:paraId="4A958700" w14:textId="77777777" w:rsidR="00B30893" w:rsidRPr="00061E11" w:rsidRDefault="00B30893" w:rsidP="00EA01E6">
            <w:pPr>
              <w:keepNext/>
              <w:jc w:val="center"/>
              <w:rPr>
                <w:rFonts w:ascii="Calibri" w:hAnsi="Calibri"/>
                <w:sz w:val="18"/>
                <w:szCs w:val="18"/>
              </w:rPr>
            </w:pPr>
          </w:p>
        </w:tc>
        <w:tc>
          <w:tcPr>
            <w:tcW w:w="1080" w:type="dxa"/>
          </w:tcPr>
          <w:p w14:paraId="6568FA6B" w14:textId="77777777" w:rsidR="00B30893" w:rsidRPr="00061E11" w:rsidRDefault="00B30893" w:rsidP="00EA01E6">
            <w:pPr>
              <w:keepNext/>
              <w:jc w:val="center"/>
              <w:rPr>
                <w:rFonts w:ascii="Calibri" w:hAnsi="Calibri"/>
                <w:sz w:val="18"/>
                <w:szCs w:val="18"/>
              </w:rPr>
            </w:pPr>
          </w:p>
        </w:tc>
        <w:tc>
          <w:tcPr>
            <w:tcW w:w="1080" w:type="dxa"/>
          </w:tcPr>
          <w:p w14:paraId="075BB889" w14:textId="77777777" w:rsidR="00B30893" w:rsidRPr="00061E11" w:rsidRDefault="00B30893" w:rsidP="00EA01E6">
            <w:pPr>
              <w:keepNext/>
              <w:jc w:val="center"/>
              <w:rPr>
                <w:rFonts w:ascii="Calibri" w:hAnsi="Calibri"/>
                <w:sz w:val="18"/>
                <w:szCs w:val="18"/>
              </w:rPr>
            </w:pPr>
          </w:p>
        </w:tc>
        <w:tc>
          <w:tcPr>
            <w:tcW w:w="970" w:type="dxa"/>
            <w:shd w:val="clear" w:color="auto" w:fill="auto"/>
          </w:tcPr>
          <w:p w14:paraId="64C31531" w14:textId="77777777" w:rsidR="00B30893" w:rsidRPr="00061E11" w:rsidRDefault="00B30893" w:rsidP="00EA01E6">
            <w:pPr>
              <w:keepNext/>
              <w:jc w:val="center"/>
              <w:rPr>
                <w:rFonts w:ascii="Calibri" w:hAnsi="Calibri"/>
                <w:sz w:val="18"/>
                <w:szCs w:val="18"/>
              </w:rPr>
            </w:pPr>
          </w:p>
        </w:tc>
        <w:tc>
          <w:tcPr>
            <w:tcW w:w="1273" w:type="dxa"/>
            <w:shd w:val="clear" w:color="auto" w:fill="auto"/>
          </w:tcPr>
          <w:p w14:paraId="2B10E633"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425BED7F"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5BB2F91A"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7C0B3DB9" w14:textId="77777777" w:rsidR="00B30893" w:rsidRPr="00061E11" w:rsidRDefault="00B30893" w:rsidP="00EA01E6">
            <w:pPr>
              <w:keepNext/>
              <w:jc w:val="center"/>
              <w:rPr>
                <w:rFonts w:ascii="Calibri" w:hAnsi="Calibri"/>
                <w:sz w:val="18"/>
                <w:szCs w:val="18"/>
              </w:rPr>
            </w:pPr>
          </w:p>
        </w:tc>
        <w:tc>
          <w:tcPr>
            <w:tcW w:w="1273" w:type="dxa"/>
            <w:shd w:val="clear" w:color="auto" w:fill="auto"/>
          </w:tcPr>
          <w:p w14:paraId="564BD5E5"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36599D6A" w14:textId="77777777" w:rsidR="00B30893" w:rsidRPr="00061E11" w:rsidRDefault="00B30893" w:rsidP="00EA01E6">
            <w:pPr>
              <w:keepNext/>
              <w:jc w:val="center"/>
              <w:rPr>
                <w:rFonts w:ascii="Calibri" w:hAnsi="Calibri"/>
                <w:sz w:val="18"/>
                <w:szCs w:val="18"/>
              </w:rPr>
            </w:pPr>
          </w:p>
        </w:tc>
        <w:tc>
          <w:tcPr>
            <w:tcW w:w="1274" w:type="dxa"/>
            <w:shd w:val="clear" w:color="auto" w:fill="auto"/>
          </w:tcPr>
          <w:p w14:paraId="26F8C294" w14:textId="77777777" w:rsidR="00B30893" w:rsidRPr="00061E11" w:rsidRDefault="00B30893" w:rsidP="00EA01E6">
            <w:pPr>
              <w:keepNext/>
              <w:jc w:val="center"/>
              <w:rPr>
                <w:rFonts w:ascii="Calibri" w:hAnsi="Calibri"/>
                <w:sz w:val="18"/>
                <w:szCs w:val="18"/>
              </w:rPr>
            </w:pPr>
          </w:p>
        </w:tc>
        <w:tc>
          <w:tcPr>
            <w:tcW w:w="1274" w:type="dxa"/>
          </w:tcPr>
          <w:p w14:paraId="304D5DCA" w14:textId="77777777" w:rsidR="00B30893" w:rsidRPr="00061E11" w:rsidRDefault="00B30893" w:rsidP="00EA01E6">
            <w:pPr>
              <w:keepNext/>
              <w:jc w:val="center"/>
              <w:rPr>
                <w:rFonts w:ascii="Calibri" w:hAnsi="Calibri"/>
                <w:sz w:val="18"/>
                <w:szCs w:val="18"/>
              </w:rPr>
            </w:pPr>
          </w:p>
        </w:tc>
      </w:tr>
      <w:tr w:rsidR="00E131AE" w:rsidRPr="007E2934" w14:paraId="43351AB5" w14:textId="77777777">
        <w:tblPrEx>
          <w:tblLook w:val="00A0" w:firstRow="1" w:lastRow="0" w:firstColumn="1" w:lastColumn="0" w:noHBand="0" w:noVBand="0"/>
        </w:tblPrEx>
        <w:tc>
          <w:tcPr>
            <w:tcW w:w="14396" w:type="dxa"/>
            <w:gridSpan w:val="12"/>
          </w:tcPr>
          <w:p w14:paraId="4D8A06D6" w14:textId="77777777" w:rsidR="00E131AE" w:rsidRPr="007E2934" w:rsidRDefault="00E131AE" w:rsidP="00EA01E6">
            <w:pPr>
              <w:keepNext/>
              <w:rPr>
                <w:rFonts w:ascii="Calibri" w:hAnsi="Calibri"/>
                <w:sz w:val="18"/>
                <w:szCs w:val="18"/>
              </w:rPr>
            </w:pPr>
            <w:r w:rsidRPr="00061E11">
              <w:rPr>
                <w:rFonts w:ascii="Calibri" w:hAnsi="Calibri"/>
                <w:sz w:val="18"/>
                <w:szCs w:val="18"/>
              </w:rPr>
              <w:t>Notes:</w:t>
            </w:r>
          </w:p>
        </w:tc>
      </w:tr>
    </w:tbl>
    <w:p w14:paraId="674E58DC" w14:textId="77777777" w:rsidR="00AD1D84" w:rsidRDefault="00AD1D84" w:rsidP="008846F4">
      <w:pPr>
        <w:rPr>
          <w:rFonts w:ascii="Calibri" w:hAnsi="Calibri"/>
          <w:sz w:val="18"/>
          <w:szCs w:val="18"/>
        </w:rPr>
      </w:pPr>
    </w:p>
    <w:p w14:paraId="43B3D839" w14:textId="77777777" w:rsidR="00AD1D84" w:rsidRDefault="00AD1D84"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080"/>
        <w:gridCol w:w="1080"/>
        <w:gridCol w:w="720"/>
        <w:gridCol w:w="900"/>
        <w:gridCol w:w="900"/>
        <w:gridCol w:w="900"/>
        <w:gridCol w:w="900"/>
        <w:gridCol w:w="900"/>
        <w:gridCol w:w="990"/>
        <w:gridCol w:w="1080"/>
        <w:gridCol w:w="900"/>
        <w:gridCol w:w="1170"/>
        <w:gridCol w:w="1080"/>
        <w:gridCol w:w="895"/>
      </w:tblGrid>
      <w:tr w:rsidR="00C15EB1" w:rsidRPr="00061E11" w14:paraId="16444590" w14:textId="77777777">
        <w:trPr>
          <w:cantSplit/>
          <w:trHeight w:val="629"/>
        </w:trPr>
        <w:tc>
          <w:tcPr>
            <w:tcW w:w="14390" w:type="dxa"/>
            <w:gridSpan w:val="15"/>
          </w:tcPr>
          <w:p w14:paraId="657AD68D" w14:textId="77777777" w:rsidR="00C15EB1" w:rsidRPr="00061E11" w:rsidRDefault="00C15EB1" w:rsidP="00143C83">
            <w:pPr>
              <w:keepNext/>
              <w:rPr>
                <w:rFonts w:ascii="Calibri" w:hAnsi="Calibri"/>
                <w:b/>
                <w:sz w:val="18"/>
                <w:szCs w:val="18"/>
              </w:rPr>
            </w:pPr>
            <w:r w:rsidRPr="00061E11">
              <w:rPr>
                <w:rFonts w:ascii="Calibri" w:hAnsi="Calibri"/>
                <w:b/>
                <w:sz w:val="18"/>
                <w:szCs w:val="18"/>
              </w:rPr>
              <w:lastRenderedPageBreak/>
              <w:t xml:space="preserve">G. Installed New or Complete Replacement Duct System information </w:t>
            </w:r>
          </w:p>
          <w:p w14:paraId="3485C2E1" w14:textId="77777777" w:rsidR="007E61A9" w:rsidRPr="00061E11" w:rsidRDefault="00C15EB1" w:rsidP="00A64ED1">
            <w:pPr>
              <w:keepNext/>
              <w:rPr>
                <w:rFonts w:ascii="Calibri" w:hAnsi="Calibri"/>
                <w:sz w:val="14"/>
                <w:szCs w:val="14"/>
              </w:rPr>
            </w:pPr>
            <w:r w:rsidRPr="00061E11">
              <w:rPr>
                <w:rFonts w:ascii="Calibri" w:hAnsi="Calibri"/>
                <w:sz w:val="14"/>
                <w:szCs w:val="14"/>
              </w:rPr>
              <w:t>&lt;&lt;</w:t>
            </w:r>
            <w:r w:rsidRPr="00061E11">
              <w:rPr>
                <w:rFonts w:ascii="Calibri" w:hAnsi="Calibri"/>
                <w:b/>
                <w:sz w:val="14"/>
                <w:szCs w:val="14"/>
              </w:rPr>
              <w:t>if</w:t>
            </w:r>
            <w:r w:rsidRPr="00061E11">
              <w:rPr>
                <w:rFonts w:ascii="Calibri" w:hAnsi="Calibri"/>
                <w:sz w:val="14"/>
                <w:szCs w:val="14"/>
              </w:rPr>
              <w:t xml:space="preserve"> there are no SC Systems listed in Section B for which B08=yes, </w:t>
            </w:r>
            <w:r w:rsidRPr="00061E11">
              <w:rPr>
                <w:rFonts w:ascii="Calibri" w:hAnsi="Calibri"/>
                <w:b/>
                <w:sz w:val="14"/>
                <w:szCs w:val="14"/>
              </w:rPr>
              <w:t>then</w:t>
            </w:r>
            <w:r w:rsidRPr="00061E11">
              <w:rPr>
                <w:rFonts w:ascii="Calibri" w:hAnsi="Calibri"/>
                <w:sz w:val="14"/>
                <w:szCs w:val="14"/>
              </w:rPr>
              <w:t xml:space="preserve"> display the section does not apply </w:t>
            </w:r>
            <w:proofErr w:type="gramStart"/>
            <w:r w:rsidRPr="00061E11">
              <w:rPr>
                <w:rFonts w:ascii="Calibri" w:hAnsi="Calibri"/>
                <w:sz w:val="14"/>
                <w:szCs w:val="14"/>
              </w:rPr>
              <w:t>message;</w:t>
            </w:r>
            <w:proofErr w:type="gramEnd"/>
            <w:r w:rsidRPr="00061E11">
              <w:rPr>
                <w:rFonts w:ascii="Calibri" w:hAnsi="Calibri"/>
                <w:sz w:val="14"/>
                <w:szCs w:val="14"/>
              </w:rPr>
              <w:t xml:space="preserve"> </w:t>
            </w:r>
          </w:p>
          <w:p w14:paraId="0A91FB8C" w14:textId="77777777" w:rsidR="007E61A9" w:rsidRPr="00061E11" w:rsidRDefault="00C15EB1" w:rsidP="00143C83">
            <w:pPr>
              <w:keepNext/>
              <w:rPr>
                <w:rFonts w:ascii="Calibri" w:hAnsi="Calibri"/>
                <w:sz w:val="14"/>
                <w:szCs w:val="14"/>
              </w:rPr>
            </w:pPr>
            <w:r w:rsidRPr="00061E11">
              <w:rPr>
                <w:rFonts w:ascii="Calibri" w:hAnsi="Calibri"/>
                <w:b/>
                <w:sz w:val="14"/>
                <w:szCs w:val="14"/>
              </w:rPr>
              <w:t>else</w:t>
            </w:r>
            <w:r w:rsidRPr="00061E11">
              <w:rPr>
                <w:rFonts w:ascii="Calibri" w:hAnsi="Calibri"/>
                <w:sz w:val="14"/>
                <w:szCs w:val="14"/>
              </w:rPr>
              <w:t xml:space="preserve"> for each space conditioning system in Section B for which B08=yes, </w:t>
            </w:r>
            <w:r w:rsidR="007E61A9" w:rsidRPr="00061E11">
              <w:rPr>
                <w:rFonts w:ascii="Calibri" w:hAnsi="Calibri"/>
                <w:sz w:val="14"/>
                <w:szCs w:val="14"/>
              </w:rPr>
              <w:t>do the following actions A, B, C:</w:t>
            </w:r>
          </w:p>
          <w:p w14:paraId="1D6BDA1E" w14:textId="77777777" w:rsidR="007E61A9" w:rsidRPr="00061E11" w:rsidRDefault="007E61A9" w:rsidP="007E61A9">
            <w:pPr>
              <w:keepNext/>
              <w:rPr>
                <w:rFonts w:ascii="Calibri" w:hAnsi="Calibri"/>
                <w:sz w:val="14"/>
                <w:szCs w:val="14"/>
              </w:rPr>
            </w:pPr>
            <w:r w:rsidRPr="00061E11">
              <w:rPr>
                <w:rFonts w:ascii="Calibri" w:hAnsi="Calibri"/>
                <w:b/>
                <w:sz w:val="14"/>
                <w:szCs w:val="14"/>
              </w:rPr>
              <w:t>A</w:t>
            </w:r>
            <w:r w:rsidRPr="00061E11">
              <w:rPr>
                <w:rFonts w:ascii="Calibri" w:hAnsi="Calibri"/>
                <w:sz w:val="14"/>
                <w:szCs w:val="14"/>
              </w:rPr>
              <w:t>: require one row of data in this table for each space conditioning system in section D field D02 for which C03=Packaged Gas Furnace.</w:t>
            </w:r>
          </w:p>
          <w:p w14:paraId="4D9B6379" w14:textId="77777777" w:rsidR="007E61A9" w:rsidRPr="00061E11" w:rsidRDefault="007E61A9" w:rsidP="007E61A9">
            <w:pPr>
              <w:keepNext/>
              <w:rPr>
                <w:rFonts w:ascii="Calibri" w:hAnsi="Calibri"/>
                <w:sz w:val="14"/>
                <w:szCs w:val="14"/>
              </w:rPr>
            </w:pPr>
            <w:r w:rsidRPr="00061E11">
              <w:rPr>
                <w:rFonts w:ascii="Calibri" w:hAnsi="Calibri"/>
                <w:b/>
                <w:sz w:val="14"/>
                <w:szCs w:val="14"/>
              </w:rPr>
              <w:t>B:</w:t>
            </w:r>
            <w:r w:rsidRPr="00061E11">
              <w:rPr>
                <w:rFonts w:ascii="Calibri" w:hAnsi="Calibri"/>
                <w:sz w:val="14"/>
                <w:szCs w:val="14"/>
              </w:rPr>
              <w:t xml:space="preserve"> require one row in this table for each space conditioning system in section E field E02 that meets</w:t>
            </w:r>
            <w:r w:rsidR="009B1AE7" w:rsidRPr="00061E11">
              <w:rPr>
                <w:rFonts w:ascii="Calibri" w:hAnsi="Calibri"/>
                <w:sz w:val="14"/>
                <w:szCs w:val="14"/>
              </w:rPr>
              <w:t xml:space="preserve"> BOTH of</w:t>
            </w:r>
            <w:r w:rsidRPr="00061E11">
              <w:rPr>
                <w:rFonts w:ascii="Calibri" w:hAnsi="Calibri"/>
                <w:sz w:val="14"/>
                <w:szCs w:val="14"/>
              </w:rPr>
              <w:t xml:space="preserve"> the following two conditions: </w:t>
            </w:r>
            <w:proofErr w:type="gramStart"/>
            <w:r w:rsidRPr="00061E11">
              <w:rPr>
                <w:rFonts w:ascii="Calibri" w:hAnsi="Calibri"/>
                <w:sz w:val="14"/>
                <w:szCs w:val="14"/>
              </w:rPr>
              <w:t>1:[</w:t>
            </w:r>
            <w:proofErr w:type="gramEnd"/>
            <w:r w:rsidRPr="00061E11">
              <w:rPr>
                <w:rFonts w:ascii="Calibri" w:hAnsi="Calibri"/>
                <w:sz w:val="14"/>
                <w:szCs w:val="14"/>
              </w:rPr>
              <w:t>value in C07= one of the packaged unit types</w:t>
            </w:r>
            <w:r w:rsidR="009B1AE7" w:rsidRPr="00061E11">
              <w:rPr>
                <w:rFonts w:ascii="Calibri" w:hAnsi="Calibri"/>
                <w:sz w:val="14"/>
                <w:szCs w:val="14"/>
              </w:rPr>
              <w:t>:</w:t>
            </w:r>
            <w:r w:rsidRPr="00061E11">
              <w:rPr>
                <w:rFonts w:ascii="Calibri" w:hAnsi="Calibri"/>
                <w:sz w:val="14"/>
                <w:szCs w:val="14"/>
              </w:rPr>
              <w:t xml:space="preserve"> {central packaged AC}, {central large packaged AC}, {central packaged HP}, {central large packaged HP}],  2:[the same packaged unit is not already listed in section D thus D02</w:t>
            </w:r>
            <w:r w:rsidRPr="00061E11">
              <w:rPr>
                <w:rFonts w:ascii="Calibri" w:hAnsi="Calibri" w:cs="Calibri"/>
                <w:sz w:val="14"/>
                <w:szCs w:val="14"/>
              </w:rPr>
              <w:t>≠</w:t>
            </w:r>
            <w:r w:rsidRPr="00061E11">
              <w:rPr>
                <w:rFonts w:ascii="Calibri" w:hAnsi="Calibri"/>
                <w:sz w:val="14"/>
                <w:szCs w:val="14"/>
              </w:rPr>
              <w:t>E02];</w:t>
            </w:r>
          </w:p>
          <w:p w14:paraId="5D440A19" w14:textId="77777777" w:rsidR="00C15EB1" w:rsidRPr="00061E11" w:rsidRDefault="007E61A9" w:rsidP="00F11A2B">
            <w:pPr>
              <w:keepNext/>
              <w:rPr>
                <w:rFonts w:ascii="Calibri" w:hAnsi="Calibri"/>
                <w:sz w:val="14"/>
                <w:szCs w:val="14"/>
              </w:rPr>
            </w:pPr>
            <w:r w:rsidRPr="00061E11">
              <w:rPr>
                <w:rFonts w:ascii="Calibri" w:hAnsi="Calibri"/>
                <w:b/>
                <w:sz w:val="14"/>
                <w:szCs w:val="14"/>
              </w:rPr>
              <w:t>C</w:t>
            </w:r>
            <w:r w:rsidRPr="00061E11">
              <w:rPr>
                <w:rFonts w:ascii="Calibri" w:hAnsi="Calibri"/>
                <w:sz w:val="14"/>
                <w:szCs w:val="14"/>
              </w:rPr>
              <w:t xml:space="preserve">: for systems for which </w:t>
            </w:r>
            <w:r w:rsidR="00F11A2B" w:rsidRPr="00061E11">
              <w:rPr>
                <w:rFonts w:ascii="Calibri" w:hAnsi="Calibri"/>
                <w:sz w:val="14"/>
                <w:szCs w:val="14"/>
              </w:rPr>
              <w:t>C12</w:t>
            </w:r>
            <w:r w:rsidRPr="00061E11">
              <w:rPr>
                <w:rFonts w:ascii="Calibri" w:hAnsi="Calibri" w:cs="Calibri"/>
                <w:sz w:val="14"/>
                <w:szCs w:val="14"/>
              </w:rPr>
              <w:t>≥</w:t>
            </w:r>
            <w:proofErr w:type="gramStart"/>
            <w:r w:rsidRPr="00061E11">
              <w:rPr>
                <w:rFonts w:ascii="Calibri" w:hAnsi="Calibri"/>
                <w:sz w:val="14"/>
                <w:szCs w:val="14"/>
              </w:rPr>
              <w:t>1,</w:t>
            </w:r>
            <w:r w:rsidR="00C15EB1" w:rsidRPr="00061E11">
              <w:rPr>
                <w:rFonts w:ascii="Calibri" w:hAnsi="Calibri"/>
                <w:sz w:val="14"/>
                <w:szCs w:val="14"/>
              </w:rPr>
              <w:t>enter</w:t>
            </w:r>
            <w:proofErr w:type="gramEnd"/>
            <w:r w:rsidR="00C15EB1" w:rsidRPr="00061E11">
              <w:rPr>
                <w:rFonts w:ascii="Calibri" w:hAnsi="Calibri"/>
                <w:sz w:val="14"/>
                <w:szCs w:val="14"/>
              </w:rPr>
              <w:t xml:space="preserve"> one row of data in this table for each of the quantity of ducted indoor units</w:t>
            </w:r>
            <w:r w:rsidRPr="00061E11">
              <w:rPr>
                <w:rFonts w:ascii="Calibri" w:hAnsi="Calibri"/>
                <w:sz w:val="14"/>
                <w:szCs w:val="14"/>
              </w:rPr>
              <w:t xml:space="preserve"> specified</w:t>
            </w:r>
            <w:r w:rsidR="00C15EB1" w:rsidRPr="00061E11">
              <w:rPr>
                <w:rFonts w:ascii="Calibri" w:hAnsi="Calibri"/>
                <w:sz w:val="14"/>
                <w:szCs w:val="14"/>
              </w:rPr>
              <w:t xml:space="preserve"> in C13 for that system&gt;&gt;</w:t>
            </w:r>
          </w:p>
        </w:tc>
      </w:tr>
      <w:tr w:rsidR="00880958" w:rsidRPr="00061E11" w14:paraId="2FB150B1" w14:textId="77777777">
        <w:trPr>
          <w:cantSplit/>
          <w:trHeight w:val="136"/>
        </w:trPr>
        <w:tc>
          <w:tcPr>
            <w:tcW w:w="895" w:type="dxa"/>
            <w:shd w:val="clear" w:color="auto" w:fill="auto"/>
            <w:vAlign w:val="bottom"/>
          </w:tcPr>
          <w:p w14:paraId="542D6F0B"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01</w:t>
            </w:r>
          </w:p>
        </w:tc>
        <w:tc>
          <w:tcPr>
            <w:tcW w:w="1080" w:type="dxa"/>
            <w:shd w:val="clear" w:color="auto" w:fill="auto"/>
            <w:vAlign w:val="bottom"/>
          </w:tcPr>
          <w:p w14:paraId="6E09C8A4"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02</w:t>
            </w:r>
          </w:p>
        </w:tc>
        <w:tc>
          <w:tcPr>
            <w:tcW w:w="1080" w:type="dxa"/>
          </w:tcPr>
          <w:p w14:paraId="08633F02"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03</w:t>
            </w:r>
          </w:p>
        </w:tc>
        <w:tc>
          <w:tcPr>
            <w:tcW w:w="720" w:type="dxa"/>
          </w:tcPr>
          <w:p w14:paraId="6274D3EA"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04</w:t>
            </w:r>
          </w:p>
        </w:tc>
        <w:tc>
          <w:tcPr>
            <w:tcW w:w="900" w:type="dxa"/>
          </w:tcPr>
          <w:p w14:paraId="36F2ADF2"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05</w:t>
            </w:r>
          </w:p>
        </w:tc>
        <w:tc>
          <w:tcPr>
            <w:tcW w:w="900" w:type="dxa"/>
            <w:shd w:val="clear" w:color="auto" w:fill="auto"/>
            <w:vAlign w:val="bottom"/>
          </w:tcPr>
          <w:p w14:paraId="1707F302"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06</w:t>
            </w:r>
          </w:p>
        </w:tc>
        <w:tc>
          <w:tcPr>
            <w:tcW w:w="900" w:type="dxa"/>
            <w:shd w:val="clear" w:color="auto" w:fill="auto"/>
            <w:vAlign w:val="bottom"/>
          </w:tcPr>
          <w:p w14:paraId="27026241"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07</w:t>
            </w:r>
          </w:p>
        </w:tc>
        <w:tc>
          <w:tcPr>
            <w:tcW w:w="900" w:type="dxa"/>
            <w:shd w:val="clear" w:color="auto" w:fill="auto"/>
            <w:vAlign w:val="bottom"/>
          </w:tcPr>
          <w:p w14:paraId="218018E1"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08</w:t>
            </w:r>
          </w:p>
        </w:tc>
        <w:tc>
          <w:tcPr>
            <w:tcW w:w="900" w:type="dxa"/>
            <w:shd w:val="clear" w:color="auto" w:fill="auto"/>
            <w:vAlign w:val="bottom"/>
          </w:tcPr>
          <w:p w14:paraId="4A472B3B"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09</w:t>
            </w:r>
          </w:p>
        </w:tc>
        <w:tc>
          <w:tcPr>
            <w:tcW w:w="990" w:type="dxa"/>
          </w:tcPr>
          <w:p w14:paraId="275258D1"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10</w:t>
            </w:r>
          </w:p>
        </w:tc>
        <w:tc>
          <w:tcPr>
            <w:tcW w:w="1080" w:type="dxa"/>
            <w:shd w:val="clear" w:color="auto" w:fill="auto"/>
            <w:vAlign w:val="bottom"/>
          </w:tcPr>
          <w:p w14:paraId="1D26105C" w14:textId="77777777" w:rsidR="00C15EB1" w:rsidRPr="00061E11" w:rsidRDefault="00C15EB1" w:rsidP="00143C83">
            <w:pPr>
              <w:keepNext/>
              <w:jc w:val="center"/>
              <w:rPr>
                <w:rFonts w:ascii="Calibri" w:hAnsi="Calibri"/>
                <w:sz w:val="18"/>
                <w:szCs w:val="18"/>
              </w:rPr>
            </w:pPr>
            <w:r w:rsidRPr="00061E11">
              <w:rPr>
                <w:rFonts w:ascii="Calibri" w:hAnsi="Calibri"/>
                <w:sz w:val="18"/>
                <w:szCs w:val="18"/>
              </w:rPr>
              <w:t>11</w:t>
            </w:r>
          </w:p>
        </w:tc>
        <w:tc>
          <w:tcPr>
            <w:tcW w:w="900" w:type="dxa"/>
            <w:shd w:val="clear" w:color="auto" w:fill="auto"/>
            <w:vAlign w:val="bottom"/>
          </w:tcPr>
          <w:p w14:paraId="584E695F" w14:textId="77777777" w:rsidR="00C15EB1" w:rsidRPr="00061E11" w:rsidRDefault="00C15EB1" w:rsidP="0033113E">
            <w:pPr>
              <w:keepNext/>
              <w:jc w:val="center"/>
              <w:rPr>
                <w:rFonts w:ascii="Calibri" w:hAnsi="Calibri"/>
                <w:sz w:val="18"/>
                <w:szCs w:val="18"/>
              </w:rPr>
            </w:pPr>
            <w:r w:rsidRPr="00061E11">
              <w:rPr>
                <w:rFonts w:ascii="Calibri" w:hAnsi="Calibri"/>
                <w:sz w:val="18"/>
                <w:szCs w:val="18"/>
              </w:rPr>
              <w:t>12</w:t>
            </w:r>
          </w:p>
        </w:tc>
        <w:tc>
          <w:tcPr>
            <w:tcW w:w="1170" w:type="dxa"/>
          </w:tcPr>
          <w:p w14:paraId="532D3415" w14:textId="77777777" w:rsidR="00C15EB1" w:rsidRPr="00061E11" w:rsidRDefault="00C15EB1" w:rsidP="0033113E">
            <w:pPr>
              <w:keepNext/>
              <w:jc w:val="center"/>
              <w:rPr>
                <w:rFonts w:ascii="Calibri" w:hAnsi="Calibri"/>
                <w:sz w:val="18"/>
                <w:szCs w:val="18"/>
              </w:rPr>
            </w:pPr>
            <w:r w:rsidRPr="00061E11">
              <w:rPr>
                <w:rFonts w:ascii="Calibri" w:hAnsi="Calibri"/>
                <w:sz w:val="18"/>
                <w:szCs w:val="18"/>
              </w:rPr>
              <w:t>13</w:t>
            </w:r>
          </w:p>
        </w:tc>
        <w:tc>
          <w:tcPr>
            <w:tcW w:w="1080" w:type="dxa"/>
          </w:tcPr>
          <w:p w14:paraId="0833E9EA" w14:textId="77777777" w:rsidR="00C15EB1" w:rsidRPr="00061E11" w:rsidRDefault="00C15EB1" w:rsidP="0033113E">
            <w:pPr>
              <w:keepNext/>
              <w:jc w:val="center"/>
              <w:rPr>
                <w:rFonts w:ascii="Calibri" w:hAnsi="Calibri"/>
                <w:sz w:val="18"/>
                <w:szCs w:val="18"/>
              </w:rPr>
            </w:pPr>
            <w:r w:rsidRPr="00061E11">
              <w:rPr>
                <w:rFonts w:ascii="Calibri" w:hAnsi="Calibri"/>
                <w:sz w:val="18"/>
                <w:szCs w:val="18"/>
              </w:rPr>
              <w:t>14</w:t>
            </w:r>
          </w:p>
        </w:tc>
        <w:tc>
          <w:tcPr>
            <w:tcW w:w="895" w:type="dxa"/>
          </w:tcPr>
          <w:p w14:paraId="4AA17925" w14:textId="77777777" w:rsidR="00C15EB1" w:rsidRPr="00061E11" w:rsidRDefault="00C15EB1" w:rsidP="0033113E">
            <w:pPr>
              <w:keepNext/>
              <w:jc w:val="center"/>
              <w:rPr>
                <w:rFonts w:ascii="Calibri" w:hAnsi="Calibri"/>
                <w:sz w:val="18"/>
                <w:szCs w:val="18"/>
              </w:rPr>
            </w:pPr>
            <w:r w:rsidRPr="00061E11">
              <w:rPr>
                <w:rFonts w:ascii="Calibri" w:hAnsi="Calibri"/>
                <w:sz w:val="18"/>
                <w:szCs w:val="18"/>
              </w:rPr>
              <w:t>15</w:t>
            </w:r>
          </w:p>
        </w:tc>
      </w:tr>
      <w:tr w:rsidR="00880958" w:rsidRPr="00061E11" w14:paraId="3D2C144F" w14:textId="77777777">
        <w:trPr>
          <w:cantSplit/>
          <w:trHeight w:val="586"/>
        </w:trPr>
        <w:tc>
          <w:tcPr>
            <w:tcW w:w="895" w:type="dxa"/>
            <w:shd w:val="clear" w:color="auto" w:fill="auto"/>
            <w:vAlign w:val="bottom"/>
          </w:tcPr>
          <w:p w14:paraId="40715E62" w14:textId="264F8935" w:rsidR="00C15EB1" w:rsidRPr="00061E11" w:rsidRDefault="00C15EB1" w:rsidP="001B4C6B">
            <w:pPr>
              <w:keepNext/>
              <w:jc w:val="center"/>
              <w:rPr>
                <w:rFonts w:ascii="Calibri" w:hAnsi="Calibri"/>
                <w:sz w:val="18"/>
                <w:szCs w:val="18"/>
              </w:rPr>
            </w:pPr>
            <w:r w:rsidRPr="00061E11">
              <w:rPr>
                <w:rFonts w:ascii="Calibri" w:hAnsi="Calibri"/>
                <w:sz w:val="18"/>
                <w:szCs w:val="18"/>
              </w:rPr>
              <w:t xml:space="preserve">SC System ID/Name from </w:t>
            </w:r>
            <w:r w:rsidR="002370BE" w:rsidRPr="00061E11">
              <w:rPr>
                <w:rFonts w:ascii="Calibri" w:hAnsi="Calibri"/>
                <w:sz w:val="18"/>
                <w:szCs w:val="18"/>
              </w:rPr>
              <w:t>LMCC</w:t>
            </w:r>
          </w:p>
        </w:tc>
        <w:tc>
          <w:tcPr>
            <w:tcW w:w="1080" w:type="dxa"/>
            <w:shd w:val="clear" w:color="auto" w:fill="auto"/>
            <w:vAlign w:val="bottom"/>
          </w:tcPr>
          <w:p w14:paraId="583EA566" w14:textId="77777777" w:rsidR="00C15EB1" w:rsidRPr="00061E11" w:rsidRDefault="00C15EB1" w:rsidP="001B4C6B">
            <w:pPr>
              <w:keepNext/>
              <w:jc w:val="center"/>
              <w:rPr>
                <w:rFonts w:ascii="Calibri" w:hAnsi="Calibri"/>
                <w:sz w:val="18"/>
                <w:szCs w:val="18"/>
              </w:rPr>
            </w:pPr>
            <w:r w:rsidRPr="00061E11">
              <w:rPr>
                <w:rFonts w:ascii="Calibri" w:hAnsi="Calibri"/>
                <w:sz w:val="18"/>
                <w:szCs w:val="18"/>
              </w:rPr>
              <w:t>SC System Description of Area Served</w:t>
            </w:r>
          </w:p>
        </w:tc>
        <w:tc>
          <w:tcPr>
            <w:tcW w:w="1080" w:type="dxa"/>
            <w:vAlign w:val="bottom"/>
          </w:tcPr>
          <w:p w14:paraId="765C250D"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Indoor Unit Name or Description of Area Served</w:t>
            </w:r>
          </w:p>
        </w:tc>
        <w:tc>
          <w:tcPr>
            <w:tcW w:w="720" w:type="dxa"/>
            <w:vAlign w:val="bottom"/>
          </w:tcPr>
          <w:p w14:paraId="48064C3F"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Total Duct Length</w:t>
            </w:r>
          </w:p>
        </w:tc>
        <w:tc>
          <w:tcPr>
            <w:tcW w:w="900" w:type="dxa"/>
            <w:vAlign w:val="bottom"/>
          </w:tcPr>
          <w:p w14:paraId="1B080741"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 xml:space="preserve">Required New Duct </w:t>
            </w:r>
            <w:r w:rsidRPr="00061E11">
              <w:rPr>
                <w:rFonts w:ascii="Calibri" w:hAnsi="Calibri"/>
                <w:sz w:val="18"/>
                <w:szCs w:val="18"/>
              </w:rPr>
              <w:br/>
              <w:t>R-Value</w:t>
            </w:r>
          </w:p>
          <w:p w14:paraId="34A7F5B6" w14:textId="0D848C37" w:rsidR="00C15EB1" w:rsidRPr="00061E11" w:rsidRDefault="006B0575" w:rsidP="00380970">
            <w:pPr>
              <w:keepNext/>
              <w:jc w:val="center"/>
              <w:rPr>
                <w:rFonts w:ascii="Calibri" w:hAnsi="Calibri"/>
                <w:sz w:val="18"/>
                <w:szCs w:val="18"/>
              </w:rPr>
            </w:pPr>
            <w:r w:rsidRPr="00061E11">
              <w:rPr>
                <w:rFonts w:ascii="Calibri" w:hAnsi="Calibri"/>
                <w:sz w:val="18"/>
                <w:szCs w:val="18"/>
              </w:rPr>
              <w:t>(Unconditioned Space)</w:t>
            </w:r>
          </w:p>
        </w:tc>
        <w:tc>
          <w:tcPr>
            <w:tcW w:w="900" w:type="dxa"/>
            <w:shd w:val="clear" w:color="auto" w:fill="auto"/>
            <w:vAlign w:val="bottom"/>
          </w:tcPr>
          <w:p w14:paraId="2A8A2561"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Supply Duct Location</w:t>
            </w:r>
          </w:p>
        </w:tc>
        <w:tc>
          <w:tcPr>
            <w:tcW w:w="900" w:type="dxa"/>
            <w:shd w:val="clear" w:color="auto" w:fill="auto"/>
            <w:vAlign w:val="bottom"/>
          </w:tcPr>
          <w:p w14:paraId="10C8C10C" w14:textId="65ACEFE2" w:rsidR="00C15EB1" w:rsidRPr="00061E11" w:rsidRDefault="00C15EB1" w:rsidP="00380970">
            <w:pPr>
              <w:keepNext/>
              <w:jc w:val="center"/>
              <w:rPr>
                <w:rFonts w:ascii="Calibri" w:hAnsi="Calibri"/>
                <w:sz w:val="18"/>
                <w:szCs w:val="18"/>
              </w:rPr>
            </w:pPr>
            <w:r w:rsidRPr="00061E11">
              <w:rPr>
                <w:rFonts w:ascii="Calibri" w:hAnsi="Calibri"/>
                <w:sz w:val="18"/>
                <w:szCs w:val="18"/>
              </w:rPr>
              <w:t xml:space="preserve">New Supply Duct </w:t>
            </w:r>
          </w:p>
          <w:p w14:paraId="00A2B5CA"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R-Value</w:t>
            </w:r>
          </w:p>
        </w:tc>
        <w:tc>
          <w:tcPr>
            <w:tcW w:w="900" w:type="dxa"/>
            <w:shd w:val="clear" w:color="auto" w:fill="auto"/>
            <w:vAlign w:val="bottom"/>
          </w:tcPr>
          <w:p w14:paraId="7D24C458"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Return Duct Location</w:t>
            </w:r>
          </w:p>
        </w:tc>
        <w:tc>
          <w:tcPr>
            <w:tcW w:w="900" w:type="dxa"/>
            <w:shd w:val="clear" w:color="auto" w:fill="auto"/>
            <w:vAlign w:val="bottom"/>
          </w:tcPr>
          <w:p w14:paraId="068D6C7E" w14:textId="3C6B6C89" w:rsidR="00C15EB1" w:rsidRPr="00061E11" w:rsidRDefault="00C15EB1" w:rsidP="00380970">
            <w:pPr>
              <w:keepNext/>
              <w:jc w:val="center"/>
              <w:rPr>
                <w:rFonts w:ascii="Calibri" w:hAnsi="Calibri"/>
                <w:sz w:val="18"/>
                <w:szCs w:val="18"/>
              </w:rPr>
            </w:pPr>
            <w:r w:rsidRPr="00061E11">
              <w:rPr>
                <w:rFonts w:ascii="Calibri" w:hAnsi="Calibri"/>
                <w:sz w:val="18"/>
                <w:szCs w:val="18"/>
              </w:rPr>
              <w:t xml:space="preserve">New Return Duct </w:t>
            </w:r>
          </w:p>
          <w:p w14:paraId="7A87DAD6"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R-Value</w:t>
            </w:r>
          </w:p>
        </w:tc>
        <w:tc>
          <w:tcPr>
            <w:tcW w:w="990" w:type="dxa"/>
            <w:vAlign w:val="bottom"/>
          </w:tcPr>
          <w:p w14:paraId="48E3455E" w14:textId="77777777" w:rsidR="00C15EB1" w:rsidRPr="00061E11" w:rsidRDefault="004356A0" w:rsidP="00380970">
            <w:pPr>
              <w:keepNext/>
              <w:jc w:val="center"/>
              <w:rPr>
                <w:rFonts w:ascii="Calibri" w:hAnsi="Calibri"/>
                <w:sz w:val="18"/>
                <w:szCs w:val="18"/>
              </w:rPr>
            </w:pPr>
            <w:r w:rsidRPr="00061E11">
              <w:rPr>
                <w:rFonts w:ascii="Calibri" w:hAnsi="Calibri"/>
                <w:sz w:val="18"/>
                <w:szCs w:val="18"/>
              </w:rPr>
              <w:t xml:space="preserve">Exception </w:t>
            </w:r>
            <w:r w:rsidR="00C15EB1" w:rsidRPr="00061E11">
              <w:rPr>
                <w:rFonts w:ascii="Calibri" w:hAnsi="Calibri"/>
                <w:sz w:val="18"/>
                <w:szCs w:val="18"/>
              </w:rPr>
              <w:t xml:space="preserve">from Min </w:t>
            </w:r>
          </w:p>
          <w:p w14:paraId="51E90A47" w14:textId="77777777" w:rsidR="00C15EB1" w:rsidRPr="00061E11" w:rsidRDefault="00C15EB1" w:rsidP="00380970">
            <w:pPr>
              <w:keepNext/>
              <w:jc w:val="center"/>
              <w:rPr>
                <w:rFonts w:ascii="Calibri" w:hAnsi="Calibri"/>
                <w:sz w:val="18"/>
                <w:szCs w:val="18"/>
              </w:rPr>
            </w:pPr>
            <w:r w:rsidRPr="00061E11">
              <w:rPr>
                <w:rFonts w:ascii="Calibri" w:hAnsi="Calibri"/>
                <w:sz w:val="18"/>
                <w:szCs w:val="18"/>
              </w:rPr>
              <w:t xml:space="preserve">R-Value </w:t>
            </w:r>
          </w:p>
        </w:tc>
        <w:tc>
          <w:tcPr>
            <w:tcW w:w="1080" w:type="dxa"/>
            <w:shd w:val="clear" w:color="auto" w:fill="auto"/>
            <w:vAlign w:val="bottom"/>
          </w:tcPr>
          <w:p w14:paraId="743C2B8B" w14:textId="544F8D3F" w:rsidR="00C15EB1" w:rsidRPr="00061E11" w:rsidRDefault="00C15EB1" w:rsidP="00B86C64">
            <w:pPr>
              <w:keepNext/>
              <w:jc w:val="center"/>
              <w:rPr>
                <w:rFonts w:ascii="Calibri" w:hAnsi="Calibri"/>
                <w:sz w:val="18"/>
                <w:szCs w:val="18"/>
              </w:rPr>
            </w:pPr>
            <w:r w:rsidRPr="00061E11">
              <w:rPr>
                <w:rFonts w:ascii="Calibri" w:hAnsi="Calibri"/>
                <w:sz w:val="18"/>
                <w:szCs w:val="18"/>
              </w:rPr>
              <w:t>Method of Compliance with Airflow and Fan Efficacy Req's in 1</w:t>
            </w:r>
            <w:r w:rsidR="00747E70" w:rsidRPr="00061E11">
              <w:rPr>
                <w:rFonts w:ascii="Calibri" w:hAnsi="Calibri"/>
                <w:sz w:val="18"/>
                <w:szCs w:val="18"/>
              </w:rPr>
              <w:t>60.3(b)5L</w:t>
            </w:r>
          </w:p>
        </w:tc>
        <w:tc>
          <w:tcPr>
            <w:tcW w:w="900" w:type="dxa"/>
            <w:shd w:val="clear" w:color="auto" w:fill="auto"/>
            <w:vAlign w:val="bottom"/>
          </w:tcPr>
          <w:p w14:paraId="435F66F6" w14:textId="77777777" w:rsidR="00C15EB1" w:rsidRPr="00061E11" w:rsidRDefault="00C15EB1" w:rsidP="00B86C64">
            <w:pPr>
              <w:keepNext/>
              <w:jc w:val="center"/>
              <w:rPr>
                <w:rFonts w:ascii="Calibri" w:hAnsi="Calibri"/>
                <w:sz w:val="18"/>
                <w:szCs w:val="18"/>
              </w:rPr>
            </w:pPr>
            <w:r w:rsidRPr="00061E11">
              <w:rPr>
                <w:rFonts w:ascii="Calibri" w:hAnsi="Calibri"/>
                <w:sz w:val="18"/>
                <w:szCs w:val="18"/>
              </w:rPr>
              <w:t>Number of Air Filter Devices on Indoor Unit</w:t>
            </w:r>
          </w:p>
        </w:tc>
        <w:tc>
          <w:tcPr>
            <w:tcW w:w="1170" w:type="dxa"/>
            <w:vAlign w:val="bottom"/>
          </w:tcPr>
          <w:p w14:paraId="3DFDC1C3" w14:textId="77777777" w:rsidR="00C15EB1" w:rsidRPr="00061E11" w:rsidRDefault="00C15EB1" w:rsidP="0037382B">
            <w:pPr>
              <w:keepNext/>
              <w:jc w:val="center"/>
              <w:rPr>
                <w:rFonts w:ascii="Calibri" w:hAnsi="Calibri"/>
                <w:sz w:val="18"/>
                <w:szCs w:val="18"/>
              </w:rPr>
            </w:pPr>
            <w:r w:rsidRPr="00061E11">
              <w:rPr>
                <w:rFonts w:ascii="Calibri" w:hAnsi="Calibri"/>
                <w:sz w:val="18"/>
                <w:szCs w:val="18"/>
              </w:rPr>
              <w:t xml:space="preserve">Can </w:t>
            </w:r>
            <w:r w:rsidR="0037382B" w:rsidRPr="00061E11">
              <w:rPr>
                <w:rFonts w:ascii="Calibri" w:hAnsi="Calibri"/>
                <w:sz w:val="18"/>
                <w:szCs w:val="18"/>
              </w:rPr>
              <w:t>Approved</w:t>
            </w:r>
            <w:r w:rsidRPr="00061E11">
              <w:rPr>
                <w:rFonts w:ascii="Calibri" w:hAnsi="Calibri"/>
                <w:sz w:val="18"/>
                <w:szCs w:val="18"/>
              </w:rPr>
              <w:t xml:space="preserve"> Airflow Protocols be used to test this System?</w:t>
            </w:r>
          </w:p>
        </w:tc>
        <w:tc>
          <w:tcPr>
            <w:tcW w:w="1080" w:type="dxa"/>
            <w:vAlign w:val="bottom"/>
          </w:tcPr>
          <w:p w14:paraId="4AFF19E0" w14:textId="77777777" w:rsidR="00C15EB1" w:rsidRPr="00061E11" w:rsidRDefault="00C15EB1" w:rsidP="0037382B">
            <w:pPr>
              <w:keepNext/>
              <w:jc w:val="center"/>
              <w:rPr>
                <w:rFonts w:ascii="Calibri" w:hAnsi="Calibri"/>
                <w:sz w:val="18"/>
                <w:szCs w:val="18"/>
              </w:rPr>
            </w:pPr>
            <w:r w:rsidRPr="00061E11">
              <w:rPr>
                <w:rFonts w:ascii="Calibri" w:hAnsi="Calibri"/>
                <w:sz w:val="18"/>
                <w:szCs w:val="18"/>
              </w:rPr>
              <w:t xml:space="preserve">Can </w:t>
            </w:r>
            <w:r w:rsidR="0037382B" w:rsidRPr="00061E11">
              <w:rPr>
                <w:rFonts w:ascii="Calibri" w:hAnsi="Calibri"/>
                <w:sz w:val="18"/>
                <w:szCs w:val="18"/>
              </w:rPr>
              <w:t xml:space="preserve">Approved </w:t>
            </w:r>
            <w:r w:rsidRPr="00061E11">
              <w:rPr>
                <w:rFonts w:ascii="Calibri" w:hAnsi="Calibri"/>
                <w:sz w:val="18"/>
                <w:szCs w:val="18"/>
              </w:rPr>
              <w:t>Fan Efficacy</w:t>
            </w:r>
            <w:r w:rsidR="00662CA8" w:rsidRPr="00061E11">
              <w:rPr>
                <w:rFonts w:ascii="Calibri" w:hAnsi="Calibri"/>
                <w:sz w:val="18"/>
                <w:szCs w:val="18"/>
              </w:rPr>
              <w:t xml:space="preserve"> Protocol be used to test this S</w:t>
            </w:r>
            <w:r w:rsidRPr="00061E11">
              <w:rPr>
                <w:rFonts w:ascii="Calibri" w:hAnsi="Calibri"/>
                <w:sz w:val="18"/>
                <w:szCs w:val="18"/>
              </w:rPr>
              <w:t>ystem?</w:t>
            </w:r>
          </w:p>
        </w:tc>
        <w:tc>
          <w:tcPr>
            <w:tcW w:w="895" w:type="dxa"/>
            <w:vAlign w:val="bottom"/>
          </w:tcPr>
          <w:p w14:paraId="37907D84" w14:textId="514F8C48" w:rsidR="00C15EB1" w:rsidRPr="00061E11" w:rsidRDefault="00C15EB1" w:rsidP="00E131AE">
            <w:pPr>
              <w:keepNext/>
              <w:jc w:val="center"/>
              <w:rPr>
                <w:rFonts w:ascii="Calibri" w:hAnsi="Calibri"/>
                <w:sz w:val="18"/>
                <w:szCs w:val="18"/>
              </w:rPr>
            </w:pPr>
            <w:r w:rsidRPr="00061E11">
              <w:rPr>
                <w:rFonts w:ascii="Calibri" w:hAnsi="Calibri"/>
                <w:sz w:val="18"/>
                <w:szCs w:val="18"/>
              </w:rPr>
              <w:t>Indoor Unit Nominal Cooling Capacity (ton</w:t>
            </w:r>
            <w:r w:rsidR="00C07882" w:rsidRPr="00061E11">
              <w:rPr>
                <w:rFonts w:ascii="Calibri" w:hAnsi="Calibri"/>
                <w:sz w:val="18"/>
                <w:szCs w:val="18"/>
              </w:rPr>
              <w:t>s</w:t>
            </w:r>
            <w:r w:rsidRPr="00061E11">
              <w:rPr>
                <w:rFonts w:ascii="Calibri" w:hAnsi="Calibri"/>
                <w:sz w:val="18"/>
                <w:szCs w:val="18"/>
              </w:rPr>
              <w:t>)</w:t>
            </w:r>
          </w:p>
        </w:tc>
      </w:tr>
      <w:tr w:rsidR="00880958" w:rsidRPr="00061E11" w14:paraId="51095161" w14:textId="77777777">
        <w:trPr>
          <w:cantSplit/>
          <w:trHeight w:val="402"/>
        </w:trPr>
        <w:tc>
          <w:tcPr>
            <w:tcW w:w="895" w:type="dxa"/>
            <w:shd w:val="clear" w:color="auto" w:fill="auto"/>
            <w:tcMar>
              <w:left w:w="29" w:type="dxa"/>
              <w:right w:w="29" w:type="dxa"/>
            </w:tcMar>
          </w:tcPr>
          <w:p w14:paraId="5F13EEFE" w14:textId="77777777" w:rsidR="00C15EB1" w:rsidRPr="00061E11" w:rsidRDefault="00C15EB1" w:rsidP="00380970">
            <w:pPr>
              <w:keepNext/>
              <w:rPr>
                <w:rFonts w:asciiTheme="minorHAnsi" w:hAnsiTheme="minorHAnsi"/>
                <w:sz w:val="16"/>
                <w:szCs w:val="16"/>
              </w:rPr>
            </w:pPr>
            <w:r w:rsidRPr="00061E11">
              <w:rPr>
                <w:rFonts w:asciiTheme="minorHAnsi" w:hAnsiTheme="minorHAnsi"/>
                <w:sz w:val="16"/>
                <w:szCs w:val="16"/>
              </w:rPr>
              <w:t>&lt;&lt;reference value from B01&gt;&gt;</w:t>
            </w:r>
          </w:p>
        </w:tc>
        <w:tc>
          <w:tcPr>
            <w:tcW w:w="1080" w:type="dxa"/>
            <w:shd w:val="clear" w:color="auto" w:fill="auto"/>
            <w:tcMar>
              <w:left w:w="29" w:type="dxa"/>
              <w:right w:w="29" w:type="dxa"/>
            </w:tcMar>
          </w:tcPr>
          <w:p w14:paraId="1AC46D61" w14:textId="77777777" w:rsidR="00C15EB1" w:rsidRPr="00061E11" w:rsidRDefault="00C15EB1" w:rsidP="00380970">
            <w:pPr>
              <w:keepNext/>
              <w:rPr>
                <w:rFonts w:asciiTheme="minorHAnsi" w:hAnsiTheme="minorHAnsi"/>
                <w:sz w:val="16"/>
                <w:szCs w:val="16"/>
              </w:rPr>
            </w:pPr>
            <w:r w:rsidRPr="00061E11">
              <w:rPr>
                <w:rFonts w:asciiTheme="minorHAnsi" w:hAnsiTheme="minorHAnsi"/>
                <w:sz w:val="16"/>
                <w:szCs w:val="16"/>
              </w:rPr>
              <w:t xml:space="preserve">&lt;&lt;auto filled from B02&gt;&gt; </w:t>
            </w:r>
          </w:p>
        </w:tc>
        <w:tc>
          <w:tcPr>
            <w:tcW w:w="1080" w:type="dxa"/>
            <w:tcMar>
              <w:left w:w="29" w:type="dxa"/>
              <w:right w:w="29" w:type="dxa"/>
            </w:tcMar>
          </w:tcPr>
          <w:p w14:paraId="7CA4D350" w14:textId="77777777" w:rsidR="00941B19" w:rsidRPr="00061E11" w:rsidRDefault="00C15EB1" w:rsidP="00941B19">
            <w:pPr>
              <w:pStyle w:val="PlainText"/>
              <w:rPr>
                <w:rFonts w:asciiTheme="minorHAnsi" w:hAnsiTheme="minorHAnsi" w:cs="Courier New"/>
                <w:sz w:val="10"/>
                <w:szCs w:val="10"/>
              </w:rPr>
            </w:pPr>
            <w:r w:rsidRPr="00061E11">
              <w:rPr>
                <w:rFonts w:asciiTheme="minorHAnsi" w:hAnsiTheme="minorHAnsi" w:cs="Courier New"/>
                <w:sz w:val="10"/>
                <w:szCs w:val="10"/>
              </w:rPr>
              <w:t>&lt;&lt;</w:t>
            </w:r>
            <w:r w:rsidR="00941B19" w:rsidRPr="00061E11">
              <w:rPr>
                <w:rFonts w:asciiTheme="minorHAnsi" w:hAnsiTheme="minorHAnsi" w:cs="Courier New"/>
                <w:b/>
                <w:sz w:val="10"/>
                <w:szCs w:val="10"/>
              </w:rPr>
              <w:t xml:space="preserve"> if</w:t>
            </w:r>
            <w:r w:rsidR="00941B19" w:rsidRPr="00061E11">
              <w:rPr>
                <w:rFonts w:asciiTheme="minorHAnsi" w:hAnsiTheme="minorHAnsi" w:cs="Courier New"/>
                <w:sz w:val="10"/>
                <w:szCs w:val="10"/>
              </w:rPr>
              <w:t xml:space="preserve"> system type in C03</w:t>
            </w:r>
            <w:proofErr w:type="gramStart"/>
            <w:r w:rsidR="00941B19" w:rsidRPr="00061E11">
              <w:rPr>
                <w:rFonts w:asciiTheme="minorHAnsi" w:hAnsiTheme="minorHAnsi" w:cs="Courier New"/>
                <w:sz w:val="10"/>
                <w:szCs w:val="10"/>
              </w:rPr>
              <w:t>=[</w:t>
            </w:r>
            <w:proofErr w:type="gramEnd"/>
            <w:r w:rsidR="00941B19" w:rsidRPr="00061E11">
              <w:rPr>
                <w:rFonts w:asciiTheme="minorHAnsi" w:hAnsiTheme="minorHAnsi" w:cs="Courier New"/>
                <w:sz w:val="10"/>
                <w:szCs w:val="10"/>
              </w:rPr>
              <w:t xml:space="preserve">Packaged Gas Furnace], </w:t>
            </w:r>
          </w:p>
          <w:p w14:paraId="5A4BA34A"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auto filled from B02,</w:t>
            </w:r>
          </w:p>
          <w:p w14:paraId="22C43835" w14:textId="77777777" w:rsidR="00941B19" w:rsidRPr="00061E11" w:rsidRDefault="00941B19" w:rsidP="00941B19">
            <w:pPr>
              <w:pStyle w:val="PlainText"/>
              <w:rPr>
                <w:rFonts w:asciiTheme="minorHAnsi" w:hAnsiTheme="minorHAnsi" w:cs="Courier New"/>
                <w:sz w:val="10"/>
                <w:szCs w:val="10"/>
              </w:rPr>
            </w:pPr>
          </w:p>
          <w:p w14:paraId="5CAD196D"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b/>
                <w:sz w:val="10"/>
                <w:szCs w:val="10"/>
              </w:rPr>
              <w:t>elseif</w:t>
            </w:r>
            <w:r w:rsidRPr="00061E11">
              <w:rPr>
                <w:rFonts w:asciiTheme="minorHAnsi" w:hAnsiTheme="minorHAnsi" w:cs="Courier New"/>
                <w:sz w:val="10"/>
                <w:szCs w:val="10"/>
              </w:rPr>
              <w:t xml:space="preserve"> system type in [C03 or C07] = one of the following four types:</w:t>
            </w:r>
          </w:p>
          <w:p w14:paraId="77B55212"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sz w:val="10"/>
                <w:szCs w:val="10"/>
              </w:rPr>
              <w:t xml:space="preserve">1: central packaged </w:t>
            </w:r>
            <w:proofErr w:type="gramStart"/>
            <w:r w:rsidRPr="00061E11">
              <w:rPr>
                <w:rFonts w:asciiTheme="minorHAnsi" w:hAnsiTheme="minorHAnsi" w:cs="Courier New"/>
                <w:sz w:val="10"/>
                <w:szCs w:val="10"/>
              </w:rPr>
              <w:t>AC ;</w:t>
            </w:r>
            <w:proofErr w:type="gramEnd"/>
          </w:p>
          <w:p w14:paraId="021A76D3"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sz w:val="10"/>
                <w:szCs w:val="10"/>
              </w:rPr>
              <w:t>2: central packaged HP</w:t>
            </w:r>
          </w:p>
          <w:p w14:paraId="4C4D40E9"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sz w:val="10"/>
                <w:szCs w:val="10"/>
              </w:rPr>
              <w:t xml:space="preserve">3: central large packaged </w:t>
            </w:r>
            <w:proofErr w:type="gramStart"/>
            <w:r w:rsidRPr="00061E11">
              <w:rPr>
                <w:rFonts w:asciiTheme="minorHAnsi" w:hAnsiTheme="minorHAnsi" w:cs="Courier New"/>
                <w:sz w:val="10"/>
                <w:szCs w:val="10"/>
              </w:rPr>
              <w:t>AC ;</w:t>
            </w:r>
            <w:proofErr w:type="gramEnd"/>
          </w:p>
          <w:p w14:paraId="4AC016B1"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sz w:val="10"/>
                <w:szCs w:val="10"/>
              </w:rPr>
              <w:t xml:space="preserve">4: central </w:t>
            </w:r>
            <w:proofErr w:type="gramStart"/>
            <w:r w:rsidRPr="00061E11">
              <w:rPr>
                <w:rFonts w:asciiTheme="minorHAnsi" w:hAnsiTheme="minorHAnsi" w:cs="Courier New"/>
                <w:sz w:val="10"/>
                <w:szCs w:val="10"/>
              </w:rPr>
              <w:t>large packaged</w:t>
            </w:r>
            <w:proofErr w:type="gramEnd"/>
            <w:r w:rsidRPr="00061E11">
              <w:rPr>
                <w:rFonts w:asciiTheme="minorHAnsi" w:hAnsiTheme="minorHAnsi" w:cs="Courier New"/>
                <w:sz w:val="10"/>
                <w:szCs w:val="10"/>
              </w:rPr>
              <w:t xml:space="preserve"> HP</w:t>
            </w:r>
          </w:p>
          <w:p w14:paraId="4633724C" w14:textId="77777777" w:rsidR="00941B19" w:rsidRPr="00061E11" w:rsidRDefault="00941B19" w:rsidP="00941B19">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auto filled from B02</w:t>
            </w:r>
          </w:p>
          <w:p w14:paraId="3EB499F6" w14:textId="77777777" w:rsidR="00941B19" w:rsidRPr="00061E11" w:rsidRDefault="00941B19" w:rsidP="002105BE">
            <w:pPr>
              <w:pStyle w:val="PlainText"/>
              <w:rPr>
                <w:rFonts w:asciiTheme="minorHAnsi" w:hAnsiTheme="minorHAnsi" w:cs="Courier New"/>
                <w:sz w:val="10"/>
                <w:szCs w:val="10"/>
              </w:rPr>
            </w:pPr>
          </w:p>
          <w:p w14:paraId="31834FBB" w14:textId="77777777" w:rsidR="00C15EB1" w:rsidRPr="00061E11" w:rsidRDefault="00941B19" w:rsidP="002105BE">
            <w:pPr>
              <w:pStyle w:val="PlainText"/>
              <w:rPr>
                <w:rFonts w:asciiTheme="minorHAnsi" w:hAnsiTheme="minorHAnsi" w:cs="Courier New"/>
                <w:sz w:val="10"/>
                <w:szCs w:val="10"/>
              </w:rPr>
            </w:pPr>
            <w:r w:rsidRPr="00061E11">
              <w:rPr>
                <w:rFonts w:asciiTheme="minorHAnsi" w:hAnsiTheme="minorHAnsi" w:cs="Courier New"/>
                <w:b/>
                <w:sz w:val="10"/>
                <w:szCs w:val="10"/>
              </w:rPr>
              <w:t>else</w:t>
            </w:r>
            <w:r w:rsidR="00C15EB1" w:rsidRPr="00061E11">
              <w:rPr>
                <w:rFonts w:asciiTheme="minorHAnsi" w:hAnsiTheme="minorHAnsi" w:cs="Courier New"/>
                <w:b/>
                <w:sz w:val="10"/>
                <w:szCs w:val="10"/>
              </w:rPr>
              <w:t>if</w:t>
            </w:r>
            <w:r w:rsidR="00C15EB1" w:rsidRPr="00061E11">
              <w:rPr>
                <w:rFonts w:asciiTheme="minorHAnsi" w:hAnsiTheme="minorHAnsi" w:cs="Courier New"/>
                <w:sz w:val="10"/>
                <w:szCs w:val="10"/>
              </w:rPr>
              <w:t xml:space="preserve"> value in C12=1, </w:t>
            </w:r>
          </w:p>
          <w:p w14:paraId="159678DA" w14:textId="77777777" w:rsidR="00C15EB1" w:rsidRPr="00061E11" w:rsidRDefault="00C15EB1" w:rsidP="002105BE">
            <w:pPr>
              <w:pStyle w:val="PlainText"/>
              <w:rPr>
                <w:rFonts w:asciiTheme="minorHAnsi" w:hAnsiTheme="minorHAnsi" w:cs="Courier New"/>
                <w:sz w:val="10"/>
                <w:szCs w:val="10"/>
              </w:rPr>
            </w:pPr>
            <w:r w:rsidRPr="00061E11">
              <w:rPr>
                <w:rFonts w:asciiTheme="minorHAnsi" w:hAnsiTheme="minorHAnsi" w:cs="Courier New"/>
                <w:b/>
                <w:sz w:val="10"/>
                <w:szCs w:val="10"/>
              </w:rPr>
              <w:t>then</w:t>
            </w:r>
            <w:r w:rsidRPr="00061E11">
              <w:rPr>
                <w:rFonts w:asciiTheme="minorHAnsi" w:hAnsiTheme="minorHAnsi" w:cs="Courier New"/>
                <w:sz w:val="10"/>
                <w:szCs w:val="10"/>
              </w:rPr>
              <w:t xml:space="preserve"> value </w:t>
            </w:r>
            <w:proofErr w:type="spellStart"/>
            <w:r w:rsidRPr="00061E11">
              <w:rPr>
                <w:rFonts w:asciiTheme="minorHAnsi" w:hAnsiTheme="minorHAnsi" w:cs="Courier New"/>
                <w:sz w:val="10"/>
                <w:szCs w:val="10"/>
              </w:rPr>
              <w:t>autofilled</w:t>
            </w:r>
            <w:proofErr w:type="spellEnd"/>
            <w:r w:rsidRPr="00061E11">
              <w:rPr>
                <w:rFonts w:asciiTheme="minorHAnsi" w:hAnsiTheme="minorHAnsi" w:cs="Courier New"/>
                <w:sz w:val="10"/>
                <w:szCs w:val="10"/>
              </w:rPr>
              <w:t xml:space="preserve"> from </w:t>
            </w:r>
            <w:proofErr w:type="gramStart"/>
            <w:r w:rsidRPr="00061E11">
              <w:rPr>
                <w:rFonts w:asciiTheme="minorHAnsi" w:hAnsiTheme="minorHAnsi" w:cs="Courier New"/>
                <w:sz w:val="10"/>
                <w:szCs w:val="10"/>
              </w:rPr>
              <w:t>B02;</w:t>
            </w:r>
            <w:proofErr w:type="gramEnd"/>
          </w:p>
          <w:p w14:paraId="48A6F459" w14:textId="77777777" w:rsidR="00B4680D" w:rsidRPr="00061E11" w:rsidRDefault="00B4680D" w:rsidP="00B4680D">
            <w:pPr>
              <w:pStyle w:val="PlainText"/>
              <w:rPr>
                <w:rFonts w:asciiTheme="minorHAnsi" w:hAnsiTheme="minorHAnsi" w:cs="Courier New"/>
                <w:sz w:val="10"/>
                <w:szCs w:val="10"/>
              </w:rPr>
            </w:pPr>
          </w:p>
          <w:p w14:paraId="47F8DA2A" w14:textId="77777777" w:rsidR="00313D5A" w:rsidRPr="00061E11" w:rsidRDefault="00313D5A" w:rsidP="00313D5A">
            <w:pPr>
              <w:pStyle w:val="PlainText"/>
              <w:rPr>
                <w:rFonts w:asciiTheme="minorHAnsi" w:hAnsiTheme="minorHAnsi" w:cs="Courier New"/>
                <w:sz w:val="10"/>
                <w:szCs w:val="10"/>
              </w:rPr>
            </w:pPr>
            <w:r w:rsidRPr="00061E11">
              <w:rPr>
                <w:rFonts w:asciiTheme="minorHAnsi" w:hAnsiTheme="minorHAnsi" w:cs="Courier New"/>
                <w:sz w:val="10"/>
                <w:szCs w:val="10"/>
              </w:rPr>
              <w:t>elseif C12&gt;1, and Section D applies, and D10= one of the following two values:</w:t>
            </w:r>
          </w:p>
          <w:p w14:paraId="30D66350" w14:textId="77777777" w:rsidR="00313D5A" w:rsidRPr="00061E11" w:rsidRDefault="00313D5A" w:rsidP="00313D5A">
            <w:pPr>
              <w:pStyle w:val="PlainText"/>
              <w:rPr>
                <w:rFonts w:asciiTheme="minorHAnsi" w:hAnsiTheme="minorHAnsi" w:cs="Courier New"/>
                <w:sz w:val="10"/>
                <w:szCs w:val="10"/>
              </w:rPr>
            </w:pPr>
            <w:r w:rsidRPr="00061E11">
              <w:rPr>
                <w:rFonts w:asciiTheme="minorHAnsi" w:hAnsiTheme="minorHAnsi" w:cs="Courier New"/>
                <w:sz w:val="10"/>
                <w:szCs w:val="10"/>
              </w:rPr>
              <w:t>*Ducted &gt;10ft length</w:t>
            </w:r>
          </w:p>
          <w:p w14:paraId="2BACB6AD" w14:textId="77777777" w:rsidR="00313D5A" w:rsidRPr="00061E11" w:rsidRDefault="00313D5A" w:rsidP="00313D5A">
            <w:pPr>
              <w:pStyle w:val="PlainText"/>
              <w:rPr>
                <w:rFonts w:asciiTheme="minorHAnsi" w:hAnsiTheme="minorHAnsi" w:cs="Courier New"/>
                <w:sz w:val="10"/>
                <w:szCs w:val="10"/>
              </w:rPr>
            </w:pPr>
            <w:r w:rsidRPr="00061E11">
              <w:rPr>
                <w:rFonts w:asciiTheme="minorHAnsi" w:hAnsiTheme="minorHAnsi" w:cs="Courier New"/>
                <w:sz w:val="10"/>
                <w:szCs w:val="10"/>
              </w:rPr>
              <w:t>*Ducted ≤10ft length</w:t>
            </w:r>
          </w:p>
          <w:p w14:paraId="1BE8D0AF" w14:textId="77777777" w:rsidR="00B4680D" w:rsidRPr="00061E11" w:rsidRDefault="00313D5A" w:rsidP="00313D5A">
            <w:pPr>
              <w:pStyle w:val="PlainText"/>
              <w:rPr>
                <w:rFonts w:asciiTheme="minorHAnsi" w:hAnsiTheme="minorHAnsi" w:cs="Courier New"/>
                <w:sz w:val="10"/>
                <w:szCs w:val="10"/>
              </w:rPr>
            </w:pPr>
            <w:r w:rsidRPr="00061E11">
              <w:rPr>
                <w:rFonts w:asciiTheme="minorHAnsi" w:hAnsiTheme="minorHAnsi" w:cs="Courier New"/>
                <w:sz w:val="10"/>
                <w:szCs w:val="10"/>
              </w:rPr>
              <w:t xml:space="preserve">then use corresponding value </w:t>
            </w:r>
            <w:proofErr w:type="spellStart"/>
            <w:r w:rsidRPr="00061E11">
              <w:rPr>
                <w:rFonts w:asciiTheme="minorHAnsi" w:hAnsiTheme="minorHAnsi" w:cs="Courier New"/>
                <w:sz w:val="10"/>
                <w:szCs w:val="10"/>
              </w:rPr>
              <w:t>autofilled</w:t>
            </w:r>
            <w:proofErr w:type="spellEnd"/>
            <w:r w:rsidRPr="00061E11">
              <w:rPr>
                <w:rFonts w:asciiTheme="minorHAnsi" w:hAnsiTheme="minorHAnsi" w:cs="Courier New"/>
                <w:sz w:val="10"/>
                <w:szCs w:val="10"/>
              </w:rPr>
              <w:t xml:space="preserve"> from D09,</w:t>
            </w:r>
          </w:p>
          <w:p w14:paraId="4D9A8824" w14:textId="77777777" w:rsidR="00313D5A" w:rsidRPr="00061E11" w:rsidRDefault="00313D5A" w:rsidP="00313D5A">
            <w:pPr>
              <w:pStyle w:val="PlainText"/>
              <w:rPr>
                <w:rFonts w:asciiTheme="minorHAnsi" w:hAnsiTheme="minorHAnsi" w:cs="Courier New"/>
                <w:sz w:val="10"/>
                <w:szCs w:val="10"/>
              </w:rPr>
            </w:pPr>
          </w:p>
          <w:p w14:paraId="3C659A41" w14:textId="77777777" w:rsidR="00C15EB1" w:rsidRPr="00061E11" w:rsidRDefault="00C15EB1" w:rsidP="002105BE">
            <w:pPr>
              <w:pStyle w:val="PlainText"/>
              <w:rPr>
                <w:rFonts w:asciiTheme="minorHAnsi" w:hAnsiTheme="minorHAnsi" w:cs="Courier New"/>
                <w:sz w:val="10"/>
                <w:szCs w:val="10"/>
              </w:rPr>
            </w:pPr>
            <w:r w:rsidRPr="00061E11">
              <w:rPr>
                <w:rFonts w:asciiTheme="minorHAnsi" w:hAnsiTheme="minorHAnsi" w:cs="Courier New"/>
                <w:sz w:val="10"/>
                <w:szCs w:val="10"/>
              </w:rPr>
              <w:t xml:space="preserve">else user input, text, 15 characters </w:t>
            </w:r>
            <w:proofErr w:type="gramStart"/>
            <w:r w:rsidRPr="00061E11">
              <w:rPr>
                <w:rFonts w:asciiTheme="minorHAnsi" w:hAnsiTheme="minorHAnsi" w:cs="Courier New"/>
                <w:sz w:val="10"/>
                <w:szCs w:val="10"/>
              </w:rPr>
              <w:t>maximum;</w:t>
            </w:r>
            <w:proofErr w:type="gramEnd"/>
          </w:p>
          <w:p w14:paraId="20DB8CE7" w14:textId="77777777" w:rsidR="00C15EB1" w:rsidRPr="00061E11" w:rsidRDefault="00C15EB1" w:rsidP="002105BE">
            <w:pPr>
              <w:pStyle w:val="PlainText"/>
              <w:rPr>
                <w:rFonts w:asciiTheme="minorHAnsi" w:hAnsiTheme="minorHAnsi" w:cs="Courier New"/>
                <w:sz w:val="10"/>
                <w:szCs w:val="10"/>
              </w:rPr>
            </w:pPr>
          </w:p>
          <w:p w14:paraId="21B932DE" w14:textId="77777777" w:rsidR="00C15EB1" w:rsidRPr="00061E11" w:rsidRDefault="00C15EB1" w:rsidP="002105BE">
            <w:pPr>
              <w:keepNext/>
              <w:rPr>
                <w:rFonts w:asciiTheme="minorHAnsi" w:hAnsiTheme="minorHAnsi"/>
                <w:sz w:val="16"/>
                <w:szCs w:val="16"/>
              </w:rPr>
            </w:pPr>
            <w:r w:rsidRPr="00061E11">
              <w:rPr>
                <w:rFonts w:asciiTheme="minorHAnsi" w:hAnsiTheme="minorHAnsi" w:cs="Courier New"/>
                <w:sz w:val="10"/>
                <w:szCs w:val="10"/>
              </w:rPr>
              <w:t>do not allow duplicate values for indoor unit names in this MCH-01 as listed in F03 and G03&gt;&gt;</w:t>
            </w:r>
          </w:p>
        </w:tc>
        <w:tc>
          <w:tcPr>
            <w:tcW w:w="720" w:type="dxa"/>
            <w:tcMar>
              <w:left w:w="29" w:type="dxa"/>
              <w:right w:w="29" w:type="dxa"/>
            </w:tcMar>
          </w:tcPr>
          <w:p w14:paraId="58E123EC"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&lt;&lt;user pick one text value from the following 2:</w:t>
            </w:r>
          </w:p>
          <w:p w14:paraId="502BF431" w14:textId="77777777" w:rsidR="00C15EB1" w:rsidRPr="00061E11" w:rsidRDefault="00C15EB1" w:rsidP="00380970">
            <w:pPr>
              <w:rPr>
                <w:rFonts w:asciiTheme="minorHAnsi" w:hAnsiTheme="minorHAnsi" w:cs="Courier New"/>
                <w:sz w:val="12"/>
                <w:szCs w:val="12"/>
              </w:rPr>
            </w:pPr>
            <w:r w:rsidRPr="00061E11">
              <w:rPr>
                <w:rFonts w:asciiTheme="minorHAnsi" w:hAnsiTheme="minorHAnsi"/>
                <w:sz w:val="12"/>
                <w:szCs w:val="12"/>
              </w:rPr>
              <w:t>*</w:t>
            </w:r>
            <w:r w:rsidR="009B1AE7" w:rsidRPr="00061E11">
              <w:rPr>
                <w:rFonts w:asciiTheme="minorHAnsi" w:hAnsiTheme="minorHAnsi"/>
                <w:sz w:val="12"/>
                <w:szCs w:val="12"/>
              </w:rPr>
              <w:t>[</w:t>
            </w:r>
            <w:r w:rsidRPr="00061E11">
              <w:rPr>
                <w:rFonts w:asciiTheme="minorHAnsi" w:hAnsiTheme="minorHAnsi"/>
                <w:sz w:val="12"/>
                <w:szCs w:val="12"/>
              </w:rPr>
              <w:t>&gt;10ft</w:t>
            </w:r>
            <w:r w:rsidR="009B1AE7" w:rsidRPr="00061E11">
              <w:rPr>
                <w:rFonts w:asciiTheme="minorHAnsi" w:hAnsiTheme="minorHAnsi"/>
                <w:sz w:val="12"/>
                <w:szCs w:val="12"/>
              </w:rPr>
              <w:t>]</w:t>
            </w:r>
          </w:p>
          <w:p w14:paraId="4143E560" w14:textId="77777777" w:rsidR="00C15EB1" w:rsidRPr="00061E11" w:rsidRDefault="00C15EB1" w:rsidP="00380970">
            <w:pPr>
              <w:keepNext/>
              <w:rPr>
                <w:rFonts w:asciiTheme="minorHAnsi" w:hAnsiTheme="minorHAnsi"/>
                <w:sz w:val="16"/>
                <w:szCs w:val="16"/>
              </w:rPr>
            </w:pPr>
            <w:r w:rsidRPr="00061E11">
              <w:rPr>
                <w:rFonts w:asciiTheme="minorHAnsi" w:hAnsiTheme="minorHAnsi" w:cs="Courier New"/>
                <w:sz w:val="12"/>
                <w:szCs w:val="12"/>
              </w:rPr>
              <w:t>*</w:t>
            </w:r>
            <w:r w:rsidR="009B1AE7" w:rsidRPr="00061E11">
              <w:rPr>
                <w:rFonts w:asciiTheme="minorHAnsi" w:hAnsiTheme="minorHAnsi" w:cs="Courier New"/>
                <w:sz w:val="12"/>
                <w:szCs w:val="12"/>
              </w:rPr>
              <w:t>[</w:t>
            </w:r>
            <w:r w:rsidRPr="00061E11">
              <w:rPr>
                <w:rFonts w:asciiTheme="minorHAnsi" w:hAnsiTheme="minorHAnsi" w:cs="Courier New"/>
                <w:sz w:val="12"/>
                <w:szCs w:val="12"/>
              </w:rPr>
              <w:t>≤10ft</w:t>
            </w:r>
            <w:r w:rsidR="009B1AE7" w:rsidRPr="00061E11">
              <w:rPr>
                <w:rFonts w:asciiTheme="minorHAnsi" w:hAnsiTheme="minorHAnsi" w:cs="Courier New"/>
                <w:sz w:val="12"/>
                <w:szCs w:val="12"/>
              </w:rPr>
              <w:t>]</w:t>
            </w:r>
            <w:r w:rsidRPr="00061E11">
              <w:rPr>
                <w:rFonts w:asciiTheme="minorHAnsi" w:hAnsiTheme="minorHAnsi" w:cs="Courier New"/>
                <w:sz w:val="12"/>
                <w:szCs w:val="12"/>
              </w:rPr>
              <w:t>&gt;&gt;</w:t>
            </w:r>
          </w:p>
        </w:tc>
        <w:tc>
          <w:tcPr>
            <w:tcW w:w="900" w:type="dxa"/>
            <w:tcMar>
              <w:left w:w="29" w:type="dxa"/>
              <w:right w:w="29" w:type="dxa"/>
            </w:tcMar>
          </w:tcPr>
          <w:p w14:paraId="64C36B17" w14:textId="45ED87AE" w:rsidR="00C15EB1" w:rsidRPr="00061E11" w:rsidRDefault="00C15EB1" w:rsidP="00380970">
            <w:pPr>
              <w:rPr>
                <w:rFonts w:asciiTheme="minorHAnsi" w:hAnsiTheme="minorHAnsi"/>
                <w:sz w:val="12"/>
                <w:szCs w:val="12"/>
              </w:rPr>
            </w:pPr>
            <w:r w:rsidRPr="00061E11">
              <w:rPr>
                <w:rFonts w:asciiTheme="minorHAnsi" w:hAnsiTheme="minorHAnsi"/>
                <w:sz w:val="12"/>
                <w:szCs w:val="12"/>
              </w:rPr>
              <w:t>&lt;&lt;</w:t>
            </w:r>
            <w:r w:rsidRPr="00061E11">
              <w:rPr>
                <w:rFonts w:asciiTheme="minorHAnsi" w:hAnsiTheme="minorHAnsi"/>
                <w:b/>
                <w:sz w:val="12"/>
                <w:szCs w:val="12"/>
              </w:rPr>
              <w:t>if</w:t>
            </w:r>
            <w:r w:rsidRPr="00061E11">
              <w:rPr>
                <w:rFonts w:asciiTheme="minorHAnsi" w:hAnsiTheme="minorHAnsi"/>
                <w:sz w:val="12"/>
                <w:szCs w:val="12"/>
              </w:rPr>
              <w:t xml:space="preserve"> A02= CZ </w:t>
            </w:r>
            <w:r w:rsidR="00AF13FC" w:rsidRPr="00061E11">
              <w:rPr>
                <w:rFonts w:asciiTheme="minorHAnsi" w:hAnsiTheme="minorHAnsi"/>
                <w:sz w:val="12"/>
                <w:szCs w:val="12"/>
              </w:rPr>
              <w:t>3, 5</w:t>
            </w:r>
            <w:r w:rsidR="00914C15" w:rsidRPr="00061E11">
              <w:rPr>
                <w:rFonts w:asciiTheme="minorHAnsi" w:hAnsiTheme="minorHAnsi"/>
                <w:sz w:val="12"/>
                <w:szCs w:val="12"/>
              </w:rPr>
              <w:t xml:space="preserve"> </w:t>
            </w:r>
            <w:r w:rsidR="00B60640" w:rsidRPr="00061E11">
              <w:rPr>
                <w:rFonts w:asciiTheme="minorHAnsi" w:hAnsiTheme="minorHAnsi"/>
                <w:sz w:val="12"/>
                <w:szCs w:val="12"/>
              </w:rPr>
              <w:t>-</w:t>
            </w:r>
            <w:r w:rsidR="00914C15" w:rsidRPr="00061E11">
              <w:rPr>
                <w:rFonts w:asciiTheme="minorHAnsi" w:hAnsiTheme="minorHAnsi"/>
                <w:sz w:val="12"/>
                <w:szCs w:val="12"/>
              </w:rPr>
              <w:t xml:space="preserve"> </w:t>
            </w:r>
            <w:r w:rsidR="00B60640" w:rsidRPr="00061E11">
              <w:rPr>
                <w:rFonts w:asciiTheme="minorHAnsi" w:hAnsiTheme="minorHAnsi"/>
                <w:sz w:val="12"/>
                <w:szCs w:val="12"/>
              </w:rPr>
              <w:t>7</w:t>
            </w:r>
          </w:p>
          <w:p w14:paraId="37F03BAE" w14:textId="77777777" w:rsidR="00C15EB1" w:rsidRPr="00061E11" w:rsidRDefault="00C15EB1" w:rsidP="00380970">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R-6</w:t>
            </w:r>
            <w:proofErr w:type="gramStart"/>
            <w:r w:rsidRPr="00061E11">
              <w:rPr>
                <w:rFonts w:asciiTheme="minorHAnsi" w:hAnsiTheme="minorHAnsi"/>
                <w:sz w:val="12"/>
                <w:szCs w:val="12"/>
              </w:rPr>
              <w:t>.;</w:t>
            </w:r>
            <w:proofErr w:type="gramEnd"/>
            <w:r w:rsidRPr="00061E11">
              <w:rPr>
                <w:rFonts w:asciiTheme="minorHAnsi" w:hAnsiTheme="minorHAnsi"/>
                <w:sz w:val="12"/>
                <w:szCs w:val="12"/>
              </w:rPr>
              <w:t xml:space="preserve"> </w:t>
            </w:r>
          </w:p>
          <w:p w14:paraId="162E5263" w14:textId="77777777" w:rsidR="00C15EB1" w:rsidRPr="00061E11" w:rsidRDefault="00C15EB1" w:rsidP="00380970">
            <w:pPr>
              <w:rPr>
                <w:rFonts w:asciiTheme="minorHAnsi" w:hAnsiTheme="minorHAnsi"/>
                <w:sz w:val="12"/>
                <w:szCs w:val="12"/>
              </w:rPr>
            </w:pPr>
          </w:p>
          <w:p w14:paraId="0A1B6115" w14:textId="3E277EBB" w:rsidR="00C15EB1" w:rsidRPr="00061E11" w:rsidRDefault="00C15EB1" w:rsidP="00380970">
            <w:pPr>
              <w:rPr>
                <w:rFonts w:asciiTheme="minorHAnsi" w:hAnsiTheme="minorHAnsi"/>
                <w:sz w:val="12"/>
                <w:szCs w:val="12"/>
              </w:rPr>
            </w:pPr>
            <w:r w:rsidRPr="00061E11">
              <w:rPr>
                <w:rFonts w:asciiTheme="minorHAnsi" w:hAnsiTheme="minorHAnsi"/>
                <w:b/>
                <w:sz w:val="12"/>
                <w:szCs w:val="12"/>
              </w:rPr>
              <w:t>elseif</w:t>
            </w:r>
            <w:r w:rsidRPr="00061E11">
              <w:rPr>
                <w:rFonts w:asciiTheme="minorHAnsi" w:hAnsiTheme="minorHAnsi"/>
                <w:sz w:val="12"/>
                <w:szCs w:val="12"/>
              </w:rPr>
              <w:t xml:space="preserve"> A02=CZ </w:t>
            </w:r>
            <w:r w:rsidR="00B60640" w:rsidRPr="00061E11">
              <w:rPr>
                <w:rFonts w:asciiTheme="minorHAnsi" w:hAnsiTheme="minorHAnsi"/>
                <w:sz w:val="12"/>
                <w:szCs w:val="12"/>
              </w:rPr>
              <w:t>1, 2, 4, 8 - 16</w:t>
            </w:r>
            <w:r w:rsidRPr="00061E11">
              <w:rPr>
                <w:rFonts w:asciiTheme="minorHAnsi" w:hAnsiTheme="minorHAnsi"/>
                <w:sz w:val="12"/>
                <w:szCs w:val="12"/>
              </w:rPr>
              <w:t xml:space="preserve"> </w:t>
            </w:r>
          </w:p>
          <w:p w14:paraId="5768102F" w14:textId="77777777" w:rsidR="00C15EB1" w:rsidRPr="00061E11" w:rsidRDefault="00C15EB1" w:rsidP="00E5357A">
            <w:pPr>
              <w:rPr>
                <w:rFonts w:asciiTheme="minorHAnsi" w:hAnsiTheme="minorHAnsi"/>
                <w:sz w:val="12"/>
                <w:szCs w:val="12"/>
              </w:rPr>
            </w:pPr>
            <w:r w:rsidRPr="00061E11">
              <w:rPr>
                <w:rFonts w:asciiTheme="minorHAnsi" w:hAnsiTheme="minorHAnsi"/>
                <w:b/>
                <w:sz w:val="12"/>
                <w:szCs w:val="12"/>
              </w:rPr>
              <w:t>then</w:t>
            </w:r>
            <w:r w:rsidRPr="00061E11">
              <w:rPr>
                <w:rFonts w:asciiTheme="minorHAnsi" w:hAnsiTheme="minorHAnsi"/>
                <w:sz w:val="12"/>
                <w:szCs w:val="12"/>
              </w:rPr>
              <w:t xml:space="preserve"> value = R-8&gt;&gt;</w:t>
            </w:r>
          </w:p>
        </w:tc>
        <w:tc>
          <w:tcPr>
            <w:tcW w:w="900" w:type="dxa"/>
            <w:shd w:val="clear" w:color="auto" w:fill="auto"/>
            <w:tcMar>
              <w:left w:w="29" w:type="dxa"/>
              <w:right w:w="29" w:type="dxa"/>
            </w:tcMar>
          </w:tcPr>
          <w:p w14:paraId="4E41C5B2"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&lt;&lt;User pick one from list:</w:t>
            </w:r>
          </w:p>
          <w:p w14:paraId="4C4A29B6"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 xml:space="preserve">* </w:t>
            </w:r>
            <w:proofErr w:type="gramStart"/>
            <w:r w:rsidRPr="00061E11">
              <w:rPr>
                <w:rFonts w:asciiTheme="minorHAnsi" w:hAnsiTheme="minorHAnsi"/>
                <w:sz w:val="12"/>
                <w:szCs w:val="12"/>
              </w:rPr>
              <w:t>conditioned</w:t>
            </w:r>
            <w:proofErr w:type="gramEnd"/>
            <w:r w:rsidRPr="00061E11">
              <w:rPr>
                <w:rFonts w:asciiTheme="minorHAnsi" w:hAnsiTheme="minorHAnsi"/>
                <w:sz w:val="12"/>
                <w:szCs w:val="12"/>
              </w:rPr>
              <w:t xml:space="preserve"> space-entirely,</w:t>
            </w:r>
          </w:p>
          <w:p w14:paraId="542F021C"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conditioned</w:t>
            </w:r>
            <w:proofErr w:type="gramEnd"/>
            <w:r w:rsidRPr="00061E11">
              <w:rPr>
                <w:rFonts w:asciiTheme="minorHAnsi" w:hAnsiTheme="minorHAnsi"/>
                <w:sz w:val="12"/>
                <w:szCs w:val="12"/>
              </w:rPr>
              <w:t xml:space="preserve"> space -except 12ft,</w:t>
            </w:r>
          </w:p>
          <w:p w14:paraId="2A70C197"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attic,</w:t>
            </w:r>
          </w:p>
          <w:p w14:paraId="42BF9A64"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crawl space,</w:t>
            </w:r>
          </w:p>
          <w:p w14:paraId="4B92D4AE" w14:textId="77777777" w:rsidR="00C15EB1" w:rsidRPr="00061E11" w:rsidRDefault="00C15EB1" w:rsidP="00380970">
            <w:pPr>
              <w:keepNext/>
              <w:rPr>
                <w:rFonts w:ascii="Calibri" w:hAnsi="Calibri" w:cs="Calibri"/>
                <w:sz w:val="12"/>
                <w:szCs w:val="12"/>
              </w:rPr>
            </w:pPr>
            <w:r w:rsidRPr="00061E11">
              <w:rPr>
                <w:rFonts w:ascii="Calibri" w:hAnsi="Calibri" w:cs="Calibri"/>
                <w:sz w:val="12"/>
                <w:szCs w:val="12"/>
              </w:rPr>
              <w:t>*</w:t>
            </w:r>
            <w:proofErr w:type="gramStart"/>
            <w:r w:rsidRPr="00061E11">
              <w:rPr>
                <w:rFonts w:ascii="Calibri" w:hAnsi="Calibri" w:cs="Calibri"/>
                <w:sz w:val="12"/>
                <w:szCs w:val="12"/>
              </w:rPr>
              <w:t>controlled</w:t>
            </w:r>
            <w:proofErr w:type="gramEnd"/>
            <w:r w:rsidRPr="00061E11">
              <w:rPr>
                <w:rFonts w:ascii="Calibri" w:hAnsi="Calibri" w:cs="Calibri"/>
                <w:sz w:val="12"/>
                <w:szCs w:val="12"/>
              </w:rPr>
              <w:t xml:space="preserve"> ventilation crawl space</w:t>
            </w:r>
          </w:p>
          <w:p w14:paraId="5AF5F5B2" w14:textId="77777777" w:rsidR="00C15EB1" w:rsidRPr="00061E11" w:rsidRDefault="00C15EB1" w:rsidP="00380970">
            <w:pPr>
              <w:keepNext/>
              <w:rPr>
                <w:rFonts w:ascii="Calibri" w:hAnsi="Calibri" w:cs="Calibri"/>
                <w:sz w:val="12"/>
                <w:szCs w:val="12"/>
              </w:rPr>
            </w:pPr>
            <w:r w:rsidRPr="00061E11">
              <w:rPr>
                <w:rFonts w:ascii="Calibri" w:hAnsi="Calibri" w:cs="Calibri"/>
                <w:sz w:val="12"/>
                <w:szCs w:val="12"/>
              </w:rPr>
              <w:t>*</w:t>
            </w:r>
            <w:proofErr w:type="gramStart"/>
            <w:r w:rsidRPr="00061E11">
              <w:rPr>
                <w:rFonts w:ascii="Calibri" w:hAnsi="Calibri" w:cs="Calibri"/>
                <w:sz w:val="12"/>
                <w:szCs w:val="12"/>
              </w:rPr>
              <w:t>unconditioned</w:t>
            </w:r>
            <w:proofErr w:type="gramEnd"/>
            <w:r w:rsidRPr="00061E11">
              <w:rPr>
                <w:rFonts w:ascii="Calibri" w:hAnsi="Calibri" w:cs="Calibri"/>
                <w:sz w:val="12"/>
                <w:szCs w:val="12"/>
              </w:rPr>
              <w:t xml:space="preserve"> garage,</w:t>
            </w:r>
          </w:p>
          <w:p w14:paraId="28DF8961"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basement,</w:t>
            </w:r>
          </w:p>
          <w:p w14:paraId="22A60E4E" w14:textId="77777777" w:rsidR="00C15EB1" w:rsidRPr="00061E11" w:rsidRDefault="00C15EB1" w:rsidP="00380970">
            <w:pPr>
              <w:keepNext/>
              <w:rPr>
                <w:rFonts w:asciiTheme="minorHAnsi" w:hAnsiTheme="minorHAnsi"/>
                <w:sz w:val="16"/>
                <w:szCs w:val="16"/>
              </w:rPr>
            </w:pPr>
            <w:r w:rsidRPr="00061E11">
              <w:rPr>
                <w:rFonts w:asciiTheme="minorHAnsi" w:hAnsiTheme="minorHAnsi"/>
                <w:sz w:val="12"/>
                <w:szCs w:val="12"/>
              </w:rPr>
              <w:t>*outdoors&gt;&gt;</w:t>
            </w:r>
          </w:p>
        </w:tc>
        <w:tc>
          <w:tcPr>
            <w:tcW w:w="900" w:type="dxa"/>
            <w:shd w:val="clear" w:color="auto" w:fill="auto"/>
            <w:tcMar>
              <w:left w:w="29" w:type="dxa"/>
              <w:right w:w="29" w:type="dxa"/>
            </w:tcMar>
          </w:tcPr>
          <w:p w14:paraId="577F856D"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&lt;&lt;user pick from list:</w:t>
            </w:r>
          </w:p>
          <w:p w14:paraId="0AE6E3AA" w14:textId="195B4C31" w:rsidR="009A0A74" w:rsidRPr="00061E11" w:rsidRDefault="009A0A74"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0;</w:t>
            </w:r>
            <w:proofErr w:type="gramEnd"/>
          </w:p>
          <w:p w14:paraId="503AB2C0" w14:textId="46B8031F" w:rsidR="009A0A74" w:rsidRPr="00061E11" w:rsidRDefault="009A0A74"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2.1;</w:t>
            </w:r>
            <w:proofErr w:type="gramEnd"/>
          </w:p>
          <w:p w14:paraId="522E7E30" w14:textId="2A59F05F" w:rsidR="00C15EB1" w:rsidRPr="00061E11" w:rsidRDefault="00C15EB1" w:rsidP="00380970">
            <w:pPr>
              <w:rPr>
                <w:rFonts w:asciiTheme="minorHAnsi" w:hAnsiTheme="minorHAnsi"/>
                <w:sz w:val="12"/>
                <w:szCs w:val="12"/>
              </w:rPr>
            </w:pPr>
            <w:r w:rsidRPr="00061E11">
              <w:rPr>
                <w:rFonts w:asciiTheme="minorHAnsi" w:hAnsiTheme="minorHAnsi"/>
                <w:sz w:val="12"/>
                <w:szCs w:val="12"/>
              </w:rPr>
              <w:t>*R-4.2</w:t>
            </w:r>
          </w:p>
          <w:p w14:paraId="5CABDE3D"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*R-6, </w:t>
            </w:r>
          </w:p>
          <w:p w14:paraId="4879AC17"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*R-8, </w:t>
            </w:r>
          </w:p>
          <w:p w14:paraId="7ECBD7B3"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*R-10, </w:t>
            </w:r>
          </w:p>
          <w:p w14:paraId="6D1EFD10"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12;</w:t>
            </w:r>
            <w:proofErr w:type="gramEnd"/>
            <w:r w:rsidRPr="00061E11">
              <w:rPr>
                <w:rFonts w:asciiTheme="minorHAnsi" w:hAnsiTheme="minorHAnsi"/>
                <w:sz w:val="12"/>
                <w:szCs w:val="12"/>
              </w:rPr>
              <w:t xml:space="preserve">  </w:t>
            </w:r>
          </w:p>
          <w:p w14:paraId="58DF4593" w14:textId="77777777" w:rsidR="00C15EB1" w:rsidRPr="00061E11" w:rsidRDefault="00C15EB1" w:rsidP="00F319D1">
            <w:pPr>
              <w:keepNext/>
              <w:rPr>
                <w:rFonts w:asciiTheme="minorHAnsi" w:hAnsiTheme="minorHAnsi"/>
                <w:sz w:val="12"/>
                <w:szCs w:val="12"/>
              </w:rPr>
            </w:pPr>
            <w:r w:rsidRPr="00061E11">
              <w:rPr>
                <w:rFonts w:asciiTheme="minorHAnsi" w:hAnsiTheme="minorHAnsi"/>
                <w:b/>
                <w:sz w:val="12"/>
                <w:szCs w:val="12"/>
              </w:rPr>
              <w:t>check value</w:t>
            </w:r>
            <w:r w:rsidRPr="00061E11">
              <w:rPr>
                <w:rFonts w:asciiTheme="minorHAnsi" w:hAnsiTheme="minorHAnsi"/>
                <w:sz w:val="12"/>
                <w:szCs w:val="12"/>
              </w:rPr>
              <w:t xml:space="preserve">: must be ≥ value in G05 to comply subject to the following exception: </w:t>
            </w:r>
          </w:p>
          <w:p w14:paraId="087CEE80" w14:textId="77777777" w:rsidR="00C15EB1" w:rsidRPr="00061E11" w:rsidRDefault="00C15EB1" w:rsidP="00F319D1">
            <w:pPr>
              <w:keepNext/>
              <w:rPr>
                <w:rFonts w:asciiTheme="minorHAnsi" w:hAnsiTheme="minorHAnsi"/>
                <w:sz w:val="12"/>
                <w:szCs w:val="12"/>
              </w:rPr>
            </w:pPr>
            <w:r w:rsidRPr="00061E11">
              <w:rPr>
                <w:rFonts w:asciiTheme="minorHAnsi" w:hAnsiTheme="minorHAnsi"/>
                <w:b/>
                <w:sz w:val="12"/>
                <w:szCs w:val="12"/>
              </w:rPr>
              <w:t>if</w:t>
            </w:r>
            <w:r w:rsidRPr="00061E11">
              <w:rPr>
                <w:rFonts w:asciiTheme="minorHAnsi" w:hAnsiTheme="minorHAnsi"/>
                <w:sz w:val="12"/>
                <w:szCs w:val="12"/>
              </w:rPr>
              <w:t xml:space="preserve"> G10=</w:t>
            </w:r>
          </w:p>
          <w:p w14:paraId="3BD64CAA" w14:textId="5602BF77" w:rsidR="00C15EB1" w:rsidRPr="00061E11" w:rsidRDefault="00C15EB1" w:rsidP="00F319D1">
            <w:pPr>
              <w:keepNext/>
              <w:rPr>
                <w:rFonts w:asciiTheme="minorHAnsi" w:hAnsiTheme="minorHAnsi"/>
                <w:sz w:val="12"/>
                <w:szCs w:val="12"/>
              </w:rPr>
            </w:pPr>
            <w:r w:rsidRPr="00061E11">
              <w:rPr>
                <w:rFonts w:asciiTheme="minorHAnsi" w:hAnsiTheme="minorHAnsi"/>
                <w:sz w:val="12"/>
                <w:szCs w:val="12"/>
              </w:rPr>
              <w:t>*Ducts</w:t>
            </w:r>
            <w:r w:rsidR="00F101A0" w:rsidRPr="00061E11">
              <w:rPr>
                <w:rFonts w:asciiTheme="minorHAnsi" w:hAnsiTheme="minorHAnsi"/>
                <w:sz w:val="12"/>
                <w:szCs w:val="12"/>
              </w:rPr>
              <w:t xml:space="preserve"> &lt;</w:t>
            </w:r>
            <w:r w:rsidRPr="00061E11">
              <w:rPr>
                <w:rFonts w:asciiTheme="minorHAnsi" w:hAnsiTheme="minorHAnsi"/>
                <w:sz w:val="12"/>
                <w:szCs w:val="12"/>
              </w:rPr>
              <w:t>R</w:t>
            </w:r>
            <w:r w:rsidR="00F101A0" w:rsidRPr="00061E11">
              <w:rPr>
                <w:rFonts w:asciiTheme="minorHAnsi" w:hAnsiTheme="minorHAnsi"/>
                <w:sz w:val="12"/>
                <w:szCs w:val="12"/>
              </w:rPr>
              <w:t>-6</w:t>
            </w:r>
            <w:r w:rsidRPr="00061E11">
              <w:rPr>
                <w:rFonts w:asciiTheme="minorHAnsi" w:hAnsiTheme="minorHAnsi"/>
                <w:sz w:val="12"/>
                <w:szCs w:val="12"/>
              </w:rPr>
              <w:t xml:space="preserve"> entirely in Conditioned Space,</w:t>
            </w:r>
          </w:p>
          <w:p w14:paraId="2747D706" w14:textId="35D4B00A" w:rsidR="00C15EB1" w:rsidRPr="00061E11" w:rsidRDefault="00C15EB1" w:rsidP="00F319D1">
            <w:pPr>
              <w:keepNext/>
              <w:rPr>
                <w:rFonts w:asciiTheme="minorHAnsi" w:hAnsiTheme="minorHAnsi"/>
                <w:sz w:val="12"/>
                <w:szCs w:val="12"/>
              </w:rPr>
            </w:pPr>
            <w:r w:rsidRPr="00061E11">
              <w:rPr>
                <w:rFonts w:asciiTheme="minorHAnsi" w:hAnsiTheme="minorHAnsi"/>
                <w:sz w:val="12"/>
                <w:szCs w:val="12"/>
              </w:rPr>
              <w:t xml:space="preserve">then </w:t>
            </w:r>
            <w:r w:rsidR="00F101A0" w:rsidRPr="00061E11">
              <w:rPr>
                <w:rFonts w:asciiTheme="minorHAnsi" w:hAnsiTheme="minorHAnsi"/>
                <w:sz w:val="12"/>
                <w:szCs w:val="12"/>
              </w:rPr>
              <w:t>&lt;R-6</w:t>
            </w:r>
            <w:r w:rsidRPr="00061E11">
              <w:rPr>
                <w:rFonts w:asciiTheme="minorHAnsi" w:hAnsiTheme="minorHAnsi"/>
                <w:sz w:val="12"/>
                <w:szCs w:val="12"/>
              </w:rPr>
              <w:t xml:space="preserve"> </w:t>
            </w:r>
            <w:proofErr w:type="gramStart"/>
            <w:r w:rsidRPr="00061E11">
              <w:rPr>
                <w:rFonts w:asciiTheme="minorHAnsi" w:hAnsiTheme="minorHAnsi"/>
                <w:sz w:val="12"/>
                <w:szCs w:val="12"/>
              </w:rPr>
              <w:t>complies;</w:t>
            </w:r>
            <w:proofErr w:type="gramEnd"/>
          </w:p>
          <w:p w14:paraId="0A10BCAD" w14:textId="77777777" w:rsidR="00C15EB1" w:rsidRPr="00061E11" w:rsidRDefault="00C15EB1" w:rsidP="00F319D1">
            <w:pPr>
              <w:keepNext/>
              <w:rPr>
                <w:rFonts w:asciiTheme="minorHAnsi" w:hAnsiTheme="minorHAnsi"/>
                <w:sz w:val="12"/>
                <w:szCs w:val="12"/>
              </w:rPr>
            </w:pPr>
          </w:p>
          <w:p w14:paraId="3F22F4DE" w14:textId="77777777" w:rsidR="00C15EB1" w:rsidRPr="00061E11" w:rsidRDefault="00C15EB1" w:rsidP="00925402">
            <w:pPr>
              <w:keepNext/>
              <w:rPr>
                <w:rFonts w:asciiTheme="minorHAnsi" w:hAnsiTheme="minorHAnsi"/>
                <w:sz w:val="16"/>
                <w:szCs w:val="16"/>
              </w:rPr>
            </w:pPr>
            <w:r w:rsidRPr="00061E11">
              <w:rPr>
                <w:rFonts w:asciiTheme="minorHAnsi" w:hAnsiTheme="minorHAnsi"/>
                <w:sz w:val="12"/>
                <w:szCs w:val="12"/>
              </w:rPr>
              <w:t>flag non-compliant values and do not allow registration to proceed if not in compliance&gt;&gt;</w:t>
            </w:r>
          </w:p>
        </w:tc>
        <w:tc>
          <w:tcPr>
            <w:tcW w:w="900" w:type="dxa"/>
            <w:shd w:val="clear" w:color="auto" w:fill="auto"/>
            <w:tcMar>
              <w:left w:w="29" w:type="dxa"/>
              <w:right w:w="29" w:type="dxa"/>
            </w:tcMar>
          </w:tcPr>
          <w:p w14:paraId="3B18AF15"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&lt;&lt;User pick one from list:</w:t>
            </w:r>
          </w:p>
          <w:p w14:paraId="3D018894"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conditioned</w:t>
            </w:r>
            <w:proofErr w:type="gramEnd"/>
            <w:r w:rsidRPr="00061E11">
              <w:rPr>
                <w:rFonts w:asciiTheme="minorHAnsi" w:hAnsiTheme="minorHAnsi"/>
                <w:sz w:val="12"/>
                <w:szCs w:val="12"/>
              </w:rPr>
              <w:t xml:space="preserve"> space-entirely,</w:t>
            </w:r>
          </w:p>
          <w:p w14:paraId="7EE16855"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conditioned</w:t>
            </w:r>
            <w:proofErr w:type="gramEnd"/>
            <w:r w:rsidRPr="00061E11">
              <w:rPr>
                <w:rFonts w:asciiTheme="minorHAnsi" w:hAnsiTheme="minorHAnsi"/>
                <w:sz w:val="12"/>
                <w:szCs w:val="12"/>
              </w:rPr>
              <w:t xml:space="preserve"> space-except 12ft,</w:t>
            </w:r>
          </w:p>
          <w:p w14:paraId="286C8B87"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attic,</w:t>
            </w:r>
          </w:p>
          <w:p w14:paraId="67317D40"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crawl space,</w:t>
            </w:r>
          </w:p>
          <w:p w14:paraId="709EFDD4" w14:textId="77777777" w:rsidR="00C15EB1" w:rsidRPr="00061E11" w:rsidRDefault="00C15EB1" w:rsidP="00380970">
            <w:pPr>
              <w:keepNext/>
              <w:rPr>
                <w:rFonts w:ascii="Calibri" w:hAnsi="Calibri" w:cs="Calibri"/>
                <w:sz w:val="12"/>
                <w:szCs w:val="12"/>
              </w:rPr>
            </w:pPr>
            <w:r w:rsidRPr="00061E11">
              <w:rPr>
                <w:rFonts w:ascii="Calibri" w:hAnsi="Calibri" w:cs="Calibri"/>
                <w:sz w:val="12"/>
                <w:szCs w:val="12"/>
              </w:rPr>
              <w:t>*</w:t>
            </w:r>
            <w:proofErr w:type="gramStart"/>
            <w:r w:rsidRPr="00061E11">
              <w:rPr>
                <w:rFonts w:ascii="Calibri" w:hAnsi="Calibri" w:cs="Calibri"/>
                <w:sz w:val="12"/>
                <w:szCs w:val="12"/>
              </w:rPr>
              <w:t>controlled</w:t>
            </w:r>
            <w:proofErr w:type="gramEnd"/>
            <w:r w:rsidRPr="00061E11">
              <w:rPr>
                <w:rFonts w:ascii="Calibri" w:hAnsi="Calibri" w:cs="Calibri"/>
                <w:sz w:val="12"/>
                <w:szCs w:val="12"/>
              </w:rPr>
              <w:t xml:space="preserve"> ventilation crawl space</w:t>
            </w:r>
          </w:p>
          <w:p w14:paraId="1E7C9857" w14:textId="77777777" w:rsidR="00C15EB1" w:rsidRPr="00061E11" w:rsidRDefault="00C15EB1" w:rsidP="00380970">
            <w:pPr>
              <w:keepNext/>
              <w:rPr>
                <w:rFonts w:ascii="Calibri" w:hAnsi="Calibri" w:cs="Calibri"/>
                <w:sz w:val="12"/>
                <w:szCs w:val="12"/>
              </w:rPr>
            </w:pPr>
            <w:r w:rsidRPr="00061E11">
              <w:rPr>
                <w:rFonts w:ascii="Calibri" w:hAnsi="Calibri" w:cs="Calibri"/>
                <w:sz w:val="12"/>
                <w:szCs w:val="12"/>
              </w:rPr>
              <w:t>*</w:t>
            </w:r>
            <w:proofErr w:type="gramStart"/>
            <w:r w:rsidRPr="00061E11">
              <w:rPr>
                <w:rFonts w:ascii="Calibri" w:hAnsi="Calibri" w:cs="Calibri"/>
                <w:sz w:val="12"/>
                <w:szCs w:val="12"/>
              </w:rPr>
              <w:t>unconditioned</w:t>
            </w:r>
            <w:proofErr w:type="gramEnd"/>
            <w:r w:rsidRPr="00061E11">
              <w:rPr>
                <w:rFonts w:ascii="Calibri" w:hAnsi="Calibri" w:cs="Calibri"/>
                <w:sz w:val="12"/>
                <w:szCs w:val="12"/>
              </w:rPr>
              <w:t xml:space="preserve"> garage,</w:t>
            </w:r>
          </w:p>
          <w:p w14:paraId="2CED11DB"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w:t>
            </w:r>
            <w:proofErr w:type="gramStart"/>
            <w:r w:rsidRPr="00061E11">
              <w:rPr>
                <w:rFonts w:asciiTheme="minorHAnsi" w:hAnsiTheme="minorHAnsi"/>
                <w:sz w:val="12"/>
                <w:szCs w:val="12"/>
              </w:rPr>
              <w:t>unconditioned</w:t>
            </w:r>
            <w:proofErr w:type="gramEnd"/>
            <w:r w:rsidRPr="00061E11">
              <w:rPr>
                <w:rFonts w:asciiTheme="minorHAnsi" w:hAnsiTheme="minorHAnsi"/>
                <w:sz w:val="12"/>
                <w:szCs w:val="12"/>
              </w:rPr>
              <w:t xml:space="preserve"> basement,</w:t>
            </w:r>
          </w:p>
          <w:p w14:paraId="1DD2C6A4" w14:textId="77777777" w:rsidR="00C15EB1" w:rsidRPr="00061E11" w:rsidRDefault="00C15EB1" w:rsidP="00380970">
            <w:pPr>
              <w:keepNext/>
              <w:rPr>
                <w:rFonts w:asciiTheme="minorHAnsi" w:hAnsiTheme="minorHAnsi"/>
                <w:sz w:val="16"/>
                <w:szCs w:val="16"/>
              </w:rPr>
            </w:pPr>
            <w:r w:rsidRPr="00061E11">
              <w:rPr>
                <w:rFonts w:asciiTheme="minorHAnsi" w:hAnsiTheme="minorHAnsi"/>
                <w:sz w:val="12"/>
                <w:szCs w:val="12"/>
              </w:rPr>
              <w:t>*outdoors&gt;&gt;</w:t>
            </w:r>
          </w:p>
        </w:tc>
        <w:tc>
          <w:tcPr>
            <w:tcW w:w="900" w:type="dxa"/>
            <w:shd w:val="clear" w:color="auto" w:fill="auto"/>
            <w:tcMar>
              <w:left w:w="29" w:type="dxa"/>
              <w:right w:w="29" w:type="dxa"/>
            </w:tcMar>
          </w:tcPr>
          <w:p w14:paraId="3A1B5161"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&lt;&lt;user pick from list:</w:t>
            </w:r>
          </w:p>
          <w:p w14:paraId="448F8F8F" w14:textId="2983CCA8" w:rsidR="009A0A74" w:rsidRPr="00061E11" w:rsidRDefault="009A0A74"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0;</w:t>
            </w:r>
            <w:proofErr w:type="gramEnd"/>
          </w:p>
          <w:p w14:paraId="0298397C" w14:textId="34E05635" w:rsidR="009A0A74" w:rsidRPr="00061E11" w:rsidRDefault="009A0A74"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2.1;</w:t>
            </w:r>
            <w:proofErr w:type="gramEnd"/>
          </w:p>
          <w:p w14:paraId="450DBADF" w14:textId="4B3A5ABA" w:rsidR="00C15EB1" w:rsidRPr="00061E11" w:rsidRDefault="00C15EB1" w:rsidP="00380970">
            <w:pPr>
              <w:rPr>
                <w:rFonts w:asciiTheme="minorHAnsi" w:hAnsiTheme="minorHAnsi"/>
                <w:sz w:val="12"/>
                <w:szCs w:val="12"/>
              </w:rPr>
            </w:pPr>
            <w:r w:rsidRPr="00061E11">
              <w:rPr>
                <w:rFonts w:asciiTheme="minorHAnsi" w:hAnsiTheme="minorHAnsi"/>
                <w:sz w:val="12"/>
                <w:szCs w:val="12"/>
              </w:rPr>
              <w:t>*R-4.2</w:t>
            </w:r>
          </w:p>
          <w:p w14:paraId="3AC6E58A"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*R-6, </w:t>
            </w:r>
          </w:p>
          <w:p w14:paraId="7B60A184"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*R-8, </w:t>
            </w:r>
          </w:p>
          <w:p w14:paraId="4521429C"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 xml:space="preserve">*R-10, </w:t>
            </w:r>
          </w:p>
          <w:p w14:paraId="280525AD" w14:textId="77777777" w:rsidR="00C15EB1" w:rsidRPr="00061E11" w:rsidRDefault="00C15EB1" w:rsidP="00380970">
            <w:pPr>
              <w:rPr>
                <w:rFonts w:asciiTheme="minorHAnsi" w:hAnsiTheme="minorHAnsi"/>
                <w:sz w:val="12"/>
                <w:szCs w:val="12"/>
              </w:rPr>
            </w:pPr>
            <w:r w:rsidRPr="00061E11">
              <w:rPr>
                <w:rFonts w:asciiTheme="minorHAnsi" w:hAnsiTheme="minorHAnsi"/>
                <w:sz w:val="12"/>
                <w:szCs w:val="12"/>
              </w:rPr>
              <w:t>*R-</w:t>
            </w:r>
            <w:proofErr w:type="gramStart"/>
            <w:r w:rsidRPr="00061E11">
              <w:rPr>
                <w:rFonts w:asciiTheme="minorHAnsi" w:hAnsiTheme="minorHAnsi"/>
                <w:sz w:val="12"/>
                <w:szCs w:val="12"/>
              </w:rPr>
              <w:t>12;</w:t>
            </w:r>
            <w:proofErr w:type="gramEnd"/>
            <w:r w:rsidRPr="00061E11">
              <w:rPr>
                <w:rFonts w:asciiTheme="minorHAnsi" w:hAnsiTheme="minorHAnsi"/>
                <w:sz w:val="12"/>
                <w:szCs w:val="12"/>
              </w:rPr>
              <w:t xml:space="preserve">  </w:t>
            </w:r>
          </w:p>
          <w:p w14:paraId="688330DE" w14:textId="77777777" w:rsidR="00C15EB1" w:rsidRPr="00061E11" w:rsidRDefault="00C15EB1" w:rsidP="00F319D1">
            <w:pPr>
              <w:keepNext/>
              <w:rPr>
                <w:rFonts w:asciiTheme="minorHAnsi" w:hAnsiTheme="minorHAnsi"/>
                <w:sz w:val="12"/>
                <w:szCs w:val="12"/>
              </w:rPr>
            </w:pPr>
            <w:r w:rsidRPr="00061E11">
              <w:rPr>
                <w:rFonts w:asciiTheme="minorHAnsi" w:hAnsiTheme="minorHAnsi"/>
                <w:b/>
                <w:sz w:val="12"/>
                <w:szCs w:val="12"/>
              </w:rPr>
              <w:t>check value:</w:t>
            </w:r>
            <w:r w:rsidRPr="00061E11">
              <w:rPr>
                <w:rFonts w:asciiTheme="minorHAnsi" w:hAnsiTheme="minorHAnsi"/>
                <w:sz w:val="12"/>
                <w:szCs w:val="12"/>
              </w:rPr>
              <w:t xml:space="preserve"> must be ≥ value in G05 to comply subject to the following exception: </w:t>
            </w:r>
          </w:p>
          <w:p w14:paraId="0BF69862" w14:textId="77777777" w:rsidR="00C15EB1" w:rsidRPr="00061E11" w:rsidRDefault="00C15EB1" w:rsidP="00F319D1">
            <w:pPr>
              <w:keepNext/>
              <w:rPr>
                <w:rFonts w:asciiTheme="minorHAnsi" w:hAnsiTheme="minorHAnsi"/>
                <w:sz w:val="12"/>
                <w:szCs w:val="12"/>
              </w:rPr>
            </w:pPr>
            <w:r w:rsidRPr="00061E11">
              <w:rPr>
                <w:rFonts w:asciiTheme="minorHAnsi" w:hAnsiTheme="minorHAnsi"/>
                <w:b/>
                <w:sz w:val="12"/>
                <w:szCs w:val="12"/>
              </w:rPr>
              <w:t>if</w:t>
            </w:r>
            <w:r w:rsidRPr="00061E11">
              <w:rPr>
                <w:rFonts w:asciiTheme="minorHAnsi" w:hAnsiTheme="minorHAnsi"/>
                <w:sz w:val="12"/>
                <w:szCs w:val="12"/>
              </w:rPr>
              <w:t xml:space="preserve"> G10=</w:t>
            </w:r>
          </w:p>
          <w:p w14:paraId="0E409204" w14:textId="3B19CBDE" w:rsidR="00C15EB1" w:rsidRPr="00061E11" w:rsidRDefault="00C15EB1" w:rsidP="00F319D1">
            <w:pPr>
              <w:keepNext/>
              <w:rPr>
                <w:rFonts w:asciiTheme="minorHAnsi" w:hAnsiTheme="minorHAnsi"/>
                <w:sz w:val="12"/>
                <w:szCs w:val="12"/>
              </w:rPr>
            </w:pPr>
            <w:r w:rsidRPr="00061E11">
              <w:rPr>
                <w:rFonts w:asciiTheme="minorHAnsi" w:hAnsiTheme="minorHAnsi"/>
                <w:sz w:val="12"/>
                <w:szCs w:val="12"/>
              </w:rPr>
              <w:t>*Ducts</w:t>
            </w:r>
            <w:r w:rsidR="00F101A0" w:rsidRPr="00061E11">
              <w:rPr>
                <w:rFonts w:asciiTheme="minorHAnsi" w:hAnsiTheme="minorHAnsi"/>
                <w:sz w:val="12"/>
                <w:szCs w:val="12"/>
              </w:rPr>
              <w:t xml:space="preserve"> &lt;R-6</w:t>
            </w:r>
            <w:r w:rsidRPr="00061E11">
              <w:rPr>
                <w:rFonts w:asciiTheme="minorHAnsi" w:hAnsiTheme="minorHAnsi"/>
                <w:sz w:val="12"/>
                <w:szCs w:val="12"/>
              </w:rPr>
              <w:t xml:space="preserve"> entirely in Conditioned Space,</w:t>
            </w:r>
          </w:p>
          <w:p w14:paraId="5E2E4F96" w14:textId="42EB4E4C" w:rsidR="00C15EB1" w:rsidRPr="00061E11" w:rsidRDefault="00C15EB1" w:rsidP="00F319D1">
            <w:pPr>
              <w:keepNext/>
              <w:rPr>
                <w:rFonts w:asciiTheme="minorHAnsi" w:hAnsiTheme="minorHAnsi"/>
                <w:sz w:val="12"/>
                <w:szCs w:val="12"/>
              </w:rPr>
            </w:pPr>
            <w:r w:rsidRPr="00061E11">
              <w:rPr>
                <w:rFonts w:asciiTheme="minorHAnsi" w:hAnsiTheme="minorHAnsi"/>
                <w:sz w:val="12"/>
                <w:szCs w:val="12"/>
              </w:rPr>
              <w:t xml:space="preserve">then </w:t>
            </w:r>
            <w:r w:rsidR="00F101A0" w:rsidRPr="00061E11">
              <w:rPr>
                <w:rFonts w:asciiTheme="minorHAnsi" w:hAnsiTheme="minorHAnsi"/>
                <w:sz w:val="12"/>
                <w:szCs w:val="12"/>
              </w:rPr>
              <w:t>&lt;</w:t>
            </w:r>
            <w:r w:rsidRPr="00061E11">
              <w:rPr>
                <w:rFonts w:asciiTheme="minorHAnsi" w:hAnsiTheme="minorHAnsi"/>
                <w:sz w:val="12"/>
                <w:szCs w:val="12"/>
              </w:rPr>
              <w:t>R-</w:t>
            </w:r>
            <w:r w:rsidR="00F101A0" w:rsidRPr="00061E11">
              <w:rPr>
                <w:rFonts w:asciiTheme="minorHAnsi" w:hAnsiTheme="minorHAnsi"/>
                <w:sz w:val="12"/>
                <w:szCs w:val="12"/>
              </w:rPr>
              <w:t>6</w:t>
            </w:r>
            <w:r w:rsidRPr="00061E11">
              <w:rPr>
                <w:rFonts w:asciiTheme="minorHAnsi" w:hAnsiTheme="minorHAnsi"/>
                <w:sz w:val="12"/>
                <w:szCs w:val="12"/>
              </w:rPr>
              <w:t xml:space="preserve"> complies </w:t>
            </w:r>
          </w:p>
          <w:p w14:paraId="31B006CF" w14:textId="77777777" w:rsidR="00C15EB1" w:rsidRPr="00061E11" w:rsidRDefault="00C15EB1" w:rsidP="00F319D1">
            <w:pPr>
              <w:keepNext/>
              <w:rPr>
                <w:rFonts w:asciiTheme="minorHAnsi" w:hAnsiTheme="minorHAnsi"/>
                <w:sz w:val="12"/>
                <w:szCs w:val="12"/>
              </w:rPr>
            </w:pPr>
          </w:p>
          <w:p w14:paraId="4901FA75" w14:textId="77777777" w:rsidR="00C15EB1" w:rsidRPr="00061E11" w:rsidRDefault="00C15EB1" w:rsidP="00925402">
            <w:pPr>
              <w:keepNext/>
              <w:rPr>
                <w:rFonts w:asciiTheme="minorHAnsi" w:hAnsiTheme="minorHAnsi"/>
                <w:sz w:val="16"/>
                <w:szCs w:val="16"/>
              </w:rPr>
            </w:pPr>
            <w:r w:rsidRPr="00061E11">
              <w:rPr>
                <w:rFonts w:asciiTheme="minorHAnsi" w:hAnsiTheme="minorHAnsi"/>
                <w:sz w:val="12"/>
                <w:szCs w:val="12"/>
              </w:rPr>
              <w:t>flag non-compliant values and do not allow registration to proceed if not in compliance&gt;&gt;</w:t>
            </w:r>
          </w:p>
        </w:tc>
        <w:tc>
          <w:tcPr>
            <w:tcW w:w="990" w:type="dxa"/>
            <w:tcMar>
              <w:left w:w="29" w:type="dxa"/>
              <w:right w:w="29" w:type="dxa"/>
            </w:tcMar>
          </w:tcPr>
          <w:p w14:paraId="6BF22A60"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&lt;&lt; Default Value=</w:t>
            </w:r>
            <w:r w:rsidRPr="00061E11">
              <w:rPr>
                <w:rFonts w:asciiTheme="minorHAnsi" w:hAnsiTheme="minorHAnsi"/>
                <w:sz w:val="12"/>
                <w:szCs w:val="12"/>
                <w:u w:val="single"/>
              </w:rPr>
              <w:t xml:space="preserve">No </w:t>
            </w:r>
            <w:proofErr w:type="gramStart"/>
            <w:r w:rsidR="004356A0" w:rsidRPr="00061E11">
              <w:rPr>
                <w:rFonts w:asciiTheme="minorHAnsi" w:hAnsiTheme="minorHAnsi"/>
                <w:sz w:val="12"/>
                <w:szCs w:val="12"/>
                <w:u w:val="single"/>
              </w:rPr>
              <w:t>Exceptions</w:t>
            </w:r>
            <w:r w:rsidRPr="00061E11">
              <w:rPr>
                <w:rFonts w:asciiTheme="minorHAnsi" w:hAnsiTheme="minorHAnsi"/>
                <w:sz w:val="12"/>
                <w:szCs w:val="12"/>
              </w:rPr>
              <w:t>;</w:t>
            </w:r>
            <w:proofErr w:type="gramEnd"/>
          </w:p>
          <w:p w14:paraId="445096D7" w14:textId="77777777" w:rsidR="00C15EB1" w:rsidRPr="00061E11" w:rsidRDefault="00C15EB1" w:rsidP="00380970">
            <w:pPr>
              <w:keepNext/>
              <w:rPr>
                <w:rFonts w:asciiTheme="minorHAnsi" w:hAnsiTheme="minorHAnsi"/>
                <w:sz w:val="12"/>
                <w:szCs w:val="12"/>
              </w:rPr>
            </w:pPr>
          </w:p>
          <w:p w14:paraId="7D02981E" w14:textId="7A3A3C16" w:rsidR="00C15EB1" w:rsidRPr="00061E11" w:rsidRDefault="00C15EB1" w:rsidP="006B4494">
            <w:pPr>
              <w:keepNext/>
              <w:rPr>
                <w:rFonts w:asciiTheme="minorHAnsi" w:hAnsiTheme="minorHAnsi"/>
                <w:sz w:val="12"/>
                <w:szCs w:val="12"/>
              </w:rPr>
            </w:pPr>
            <w:r w:rsidRPr="00061E11">
              <w:rPr>
                <w:rFonts w:asciiTheme="minorHAnsi" w:hAnsiTheme="minorHAnsi"/>
                <w:sz w:val="12"/>
                <w:szCs w:val="12"/>
              </w:rPr>
              <w:t xml:space="preserve">allow user to override the default and select </w:t>
            </w:r>
            <w:r w:rsidR="006B4494" w:rsidRPr="00061E11">
              <w:rPr>
                <w:rFonts w:asciiTheme="minorHAnsi" w:hAnsiTheme="minorHAnsi"/>
                <w:sz w:val="12"/>
                <w:szCs w:val="12"/>
              </w:rPr>
              <w:t xml:space="preserve">*portions of uninsulated or &lt;R-6 </w:t>
            </w:r>
            <w:r w:rsidR="00BF1F01" w:rsidRPr="00061E11">
              <w:rPr>
                <w:rFonts w:asciiTheme="minorHAnsi" w:hAnsiTheme="minorHAnsi"/>
                <w:sz w:val="12"/>
                <w:szCs w:val="12"/>
              </w:rPr>
              <w:t xml:space="preserve">ducts in conditioned </w:t>
            </w:r>
            <w:proofErr w:type="gramStart"/>
            <w:r w:rsidR="00BF1F01" w:rsidRPr="00061E11">
              <w:rPr>
                <w:rFonts w:asciiTheme="minorHAnsi" w:hAnsiTheme="minorHAnsi"/>
                <w:sz w:val="12"/>
                <w:szCs w:val="12"/>
              </w:rPr>
              <w:t>space</w:t>
            </w:r>
            <w:r w:rsidRPr="00061E11">
              <w:rPr>
                <w:rFonts w:asciiTheme="minorHAnsi" w:hAnsiTheme="minorHAnsi"/>
                <w:sz w:val="12"/>
                <w:szCs w:val="12"/>
              </w:rPr>
              <w:t>;</w:t>
            </w:r>
            <w:proofErr w:type="gramEnd"/>
          </w:p>
          <w:p w14:paraId="6792A7AA" w14:textId="77777777" w:rsidR="00C15EB1" w:rsidRPr="00061E11" w:rsidRDefault="00C15EB1" w:rsidP="00380970">
            <w:pPr>
              <w:keepNext/>
              <w:rPr>
                <w:rFonts w:asciiTheme="minorHAnsi" w:hAnsiTheme="minorHAnsi"/>
                <w:b/>
                <w:sz w:val="12"/>
                <w:szCs w:val="12"/>
              </w:rPr>
            </w:pPr>
            <w:r w:rsidRPr="00061E11">
              <w:rPr>
                <w:rFonts w:asciiTheme="minorHAnsi" w:hAnsiTheme="minorHAnsi"/>
                <w:b/>
                <w:sz w:val="12"/>
                <w:szCs w:val="12"/>
              </w:rPr>
              <w:t>ALSO</w:t>
            </w:r>
          </w:p>
          <w:p w14:paraId="00370CD6"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if values in both G06 and G08= conditioned space-entirely</w:t>
            </w:r>
          </w:p>
          <w:p w14:paraId="5AF42CAE" w14:textId="77777777" w:rsidR="00C15EB1" w:rsidRPr="00061E11" w:rsidRDefault="00C15EB1" w:rsidP="00380970">
            <w:pPr>
              <w:keepNext/>
              <w:rPr>
                <w:rFonts w:asciiTheme="minorHAnsi" w:hAnsiTheme="minorHAnsi"/>
                <w:sz w:val="12"/>
                <w:szCs w:val="12"/>
              </w:rPr>
            </w:pPr>
            <w:r w:rsidRPr="00061E11">
              <w:rPr>
                <w:rFonts w:asciiTheme="minorHAnsi" w:hAnsiTheme="minorHAnsi"/>
                <w:sz w:val="12"/>
                <w:szCs w:val="12"/>
              </w:rPr>
              <w:t>then also allow user to select the following value:</w:t>
            </w:r>
          </w:p>
          <w:p w14:paraId="6462FF3A" w14:textId="03076BAB" w:rsidR="00C15EB1" w:rsidRPr="00061E11" w:rsidRDefault="00C15EB1" w:rsidP="00B86C64">
            <w:pPr>
              <w:keepNext/>
              <w:rPr>
                <w:rFonts w:asciiTheme="minorHAnsi" w:hAnsiTheme="minorHAnsi"/>
                <w:sz w:val="16"/>
                <w:szCs w:val="16"/>
              </w:rPr>
            </w:pPr>
            <w:r w:rsidRPr="00061E11">
              <w:rPr>
                <w:rFonts w:asciiTheme="minorHAnsi" w:hAnsiTheme="minorHAnsi"/>
                <w:sz w:val="12"/>
                <w:szCs w:val="12"/>
              </w:rPr>
              <w:t xml:space="preserve">**Ducts </w:t>
            </w:r>
            <w:r w:rsidR="006B4494" w:rsidRPr="00061E11">
              <w:rPr>
                <w:rFonts w:asciiTheme="minorHAnsi" w:hAnsiTheme="minorHAnsi"/>
                <w:sz w:val="12"/>
                <w:szCs w:val="12"/>
              </w:rPr>
              <w:t>uninsulated or &lt;R-6 ducts</w:t>
            </w:r>
            <w:r w:rsidR="00F101A0" w:rsidRPr="00061E11">
              <w:rPr>
                <w:rFonts w:asciiTheme="minorHAnsi" w:hAnsiTheme="minorHAnsi"/>
                <w:sz w:val="12"/>
                <w:szCs w:val="12"/>
              </w:rPr>
              <w:t xml:space="preserve"> </w:t>
            </w:r>
            <w:r w:rsidRPr="00061E11">
              <w:rPr>
                <w:rFonts w:asciiTheme="minorHAnsi" w:hAnsiTheme="minorHAnsi"/>
                <w:sz w:val="12"/>
                <w:szCs w:val="12"/>
              </w:rPr>
              <w:t>entirely in conditioned space</w:t>
            </w:r>
          </w:p>
        </w:tc>
        <w:tc>
          <w:tcPr>
            <w:tcW w:w="1080" w:type="dxa"/>
            <w:shd w:val="clear" w:color="auto" w:fill="auto"/>
            <w:tcMar>
              <w:left w:w="29" w:type="dxa"/>
              <w:right w:w="29" w:type="dxa"/>
            </w:tcMar>
          </w:tcPr>
          <w:p w14:paraId="44E65180"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 xml:space="preserve">&lt;&lt;if C07=no cooling, </w:t>
            </w:r>
          </w:p>
          <w:p w14:paraId="52D177E3"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then text value = "Exempt - No Cooling</w:t>
            </w:r>
            <w:proofErr w:type="gramStart"/>
            <w:r w:rsidRPr="00061E11">
              <w:rPr>
                <w:rFonts w:asciiTheme="minorHAnsi" w:hAnsiTheme="minorHAnsi"/>
                <w:sz w:val="10"/>
                <w:szCs w:val="10"/>
              </w:rPr>
              <w:t>";</w:t>
            </w:r>
            <w:proofErr w:type="gramEnd"/>
          </w:p>
          <w:p w14:paraId="48F117E1" w14:textId="77777777" w:rsidR="00C15EB1" w:rsidRPr="00061E11" w:rsidRDefault="00C15EB1" w:rsidP="00380970">
            <w:pPr>
              <w:keepNext/>
              <w:rPr>
                <w:rFonts w:asciiTheme="minorHAnsi" w:hAnsiTheme="minorHAnsi"/>
                <w:sz w:val="10"/>
                <w:szCs w:val="10"/>
              </w:rPr>
            </w:pPr>
          </w:p>
          <w:p w14:paraId="642DF977"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elseif C07= one of the following three system types:</w:t>
            </w:r>
          </w:p>
          <w:p w14:paraId="52C82531"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**evaporative - direct,</w:t>
            </w:r>
            <w:r w:rsidRPr="00061E11">
              <w:rPr>
                <w:rFonts w:asciiTheme="minorHAnsi" w:hAnsiTheme="minorHAnsi"/>
                <w:sz w:val="6"/>
                <w:szCs w:val="6"/>
              </w:rPr>
              <w:t xml:space="preserve"> </w:t>
            </w:r>
          </w:p>
          <w:p w14:paraId="6347B645" w14:textId="77777777" w:rsidR="00C15EB1" w:rsidRPr="00061E11" w:rsidRDefault="00C15EB1" w:rsidP="00380970">
            <w:pPr>
              <w:rPr>
                <w:rFonts w:asciiTheme="minorHAnsi" w:hAnsiTheme="minorHAnsi"/>
                <w:sz w:val="10"/>
                <w:szCs w:val="10"/>
              </w:rPr>
            </w:pPr>
            <w:r w:rsidRPr="00061E11">
              <w:rPr>
                <w:rFonts w:asciiTheme="minorHAnsi" w:hAnsiTheme="minorHAnsi"/>
                <w:sz w:val="10"/>
                <w:szCs w:val="10"/>
              </w:rPr>
              <w:t>**evaporative - indirect,</w:t>
            </w:r>
          </w:p>
          <w:p w14:paraId="51285D5E"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 xml:space="preserve">**evaporative - </w:t>
            </w:r>
            <w:proofErr w:type="spellStart"/>
            <w:r w:rsidRPr="00061E11">
              <w:rPr>
                <w:rFonts w:asciiTheme="minorHAnsi" w:hAnsiTheme="minorHAnsi"/>
                <w:sz w:val="10"/>
                <w:szCs w:val="10"/>
              </w:rPr>
              <w:t>indirectdirect</w:t>
            </w:r>
            <w:proofErr w:type="spellEnd"/>
            <w:r w:rsidRPr="00061E11">
              <w:rPr>
                <w:rFonts w:asciiTheme="minorHAnsi" w:hAnsiTheme="minorHAnsi"/>
                <w:sz w:val="10"/>
                <w:szCs w:val="10"/>
              </w:rPr>
              <w:t>,</w:t>
            </w:r>
          </w:p>
          <w:p w14:paraId="1492B2FF"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then text value = "Exempt - Evaporative System</w:t>
            </w:r>
            <w:proofErr w:type="gramStart"/>
            <w:r w:rsidRPr="00061E11">
              <w:rPr>
                <w:rFonts w:asciiTheme="minorHAnsi" w:hAnsiTheme="minorHAnsi"/>
                <w:sz w:val="10"/>
                <w:szCs w:val="10"/>
              </w:rPr>
              <w:t>";</w:t>
            </w:r>
            <w:proofErr w:type="gramEnd"/>
          </w:p>
          <w:p w14:paraId="5AE99DED" w14:textId="77777777" w:rsidR="00C15EB1" w:rsidRPr="00061E11" w:rsidRDefault="00C15EB1" w:rsidP="00380970">
            <w:pPr>
              <w:keepNext/>
              <w:rPr>
                <w:rFonts w:asciiTheme="minorHAnsi" w:hAnsiTheme="minorHAnsi"/>
                <w:sz w:val="10"/>
                <w:szCs w:val="10"/>
              </w:rPr>
            </w:pPr>
          </w:p>
          <w:p w14:paraId="4F5C7D44"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 xml:space="preserve">elseif G13=no, </w:t>
            </w:r>
          </w:p>
          <w:p w14:paraId="2A3E7052"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then text value =</w:t>
            </w:r>
            <w:r w:rsidRPr="00061E11">
              <w:rPr>
                <w:sz w:val="10"/>
                <w:szCs w:val="10"/>
              </w:rPr>
              <w:t xml:space="preserve"> "</w:t>
            </w:r>
            <w:r w:rsidRPr="00061E11">
              <w:rPr>
                <w:rFonts w:asciiTheme="minorHAnsi" w:hAnsiTheme="minorHAnsi"/>
                <w:sz w:val="10"/>
                <w:szCs w:val="10"/>
              </w:rPr>
              <w:t xml:space="preserve">Exempt - </w:t>
            </w:r>
            <w:r w:rsidR="00552425" w:rsidRPr="00061E11">
              <w:rPr>
                <w:rFonts w:asciiTheme="minorHAnsi" w:hAnsiTheme="minorHAnsi"/>
                <w:sz w:val="10"/>
                <w:szCs w:val="10"/>
              </w:rPr>
              <w:t>Approved</w:t>
            </w:r>
            <w:r w:rsidRPr="00061E11">
              <w:rPr>
                <w:rFonts w:asciiTheme="minorHAnsi" w:hAnsiTheme="minorHAnsi"/>
                <w:sz w:val="10"/>
                <w:szCs w:val="10"/>
              </w:rPr>
              <w:t xml:space="preserve"> Protocols are N/A</w:t>
            </w:r>
            <w:proofErr w:type="gramStart"/>
            <w:r w:rsidRPr="00061E11">
              <w:rPr>
                <w:rFonts w:asciiTheme="minorHAnsi" w:hAnsiTheme="minorHAnsi"/>
                <w:sz w:val="10"/>
                <w:szCs w:val="10"/>
              </w:rPr>
              <w:t>";</w:t>
            </w:r>
            <w:proofErr w:type="gramEnd"/>
          </w:p>
          <w:p w14:paraId="3867D2BB" w14:textId="77777777" w:rsidR="00C15EB1" w:rsidRPr="00061E11" w:rsidRDefault="00C15EB1" w:rsidP="00380970">
            <w:pPr>
              <w:keepNext/>
              <w:rPr>
                <w:rFonts w:asciiTheme="minorHAnsi" w:hAnsiTheme="minorHAnsi"/>
                <w:sz w:val="10"/>
                <w:szCs w:val="10"/>
              </w:rPr>
            </w:pPr>
          </w:p>
          <w:p w14:paraId="020C1AB7" w14:textId="77777777" w:rsidR="00C15EB1" w:rsidRPr="00061E11" w:rsidRDefault="00C15EB1" w:rsidP="00380970">
            <w:pPr>
              <w:keepNext/>
              <w:rPr>
                <w:rFonts w:asciiTheme="minorHAnsi" w:hAnsiTheme="minorHAnsi"/>
                <w:sz w:val="10"/>
                <w:szCs w:val="10"/>
              </w:rPr>
            </w:pPr>
            <w:r w:rsidRPr="00061E11">
              <w:rPr>
                <w:rFonts w:asciiTheme="minorHAnsi" w:hAnsiTheme="minorHAnsi"/>
                <w:b/>
                <w:sz w:val="10"/>
                <w:szCs w:val="10"/>
              </w:rPr>
              <w:t>elseif</w:t>
            </w:r>
            <w:r w:rsidRPr="00061E11">
              <w:rPr>
                <w:rFonts w:asciiTheme="minorHAnsi" w:hAnsiTheme="minorHAnsi"/>
                <w:sz w:val="10"/>
                <w:szCs w:val="10"/>
              </w:rPr>
              <w:t xml:space="preserve"> B08=yes, AND </w:t>
            </w:r>
            <w:r w:rsidR="00901629" w:rsidRPr="00061E11">
              <w:rPr>
                <w:rFonts w:asciiTheme="minorHAnsi" w:hAnsiTheme="minorHAnsi"/>
                <w:sz w:val="10"/>
                <w:szCs w:val="10"/>
              </w:rPr>
              <w:t>C14</w:t>
            </w:r>
            <w:r w:rsidRPr="00061E11">
              <w:rPr>
                <w:rFonts w:asciiTheme="minorHAnsi" w:hAnsiTheme="minorHAnsi"/>
                <w:sz w:val="10"/>
                <w:szCs w:val="10"/>
              </w:rPr>
              <w:t>=CFI System,</w:t>
            </w:r>
          </w:p>
          <w:p w14:paraId="25699C99"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then result = HERS Verified Fan Efficacy (W/cfm) and Airflow Rate(cfm/ton</w:t>
            </w:r>
            <w:proofErr w:type="gramStart"/>
            <w:r w:rsidRPr="00061E11">
              <w:rPr>
                <w:rFonts w:asciiTheme="minorHAnsi" w:hAnsiTheme="minorHAnsi"/>
                <w:sz w:val="10"/>
                <w:szCs w:val="10"/>
              </w:rPr>
              <w:t>);</w:t>
            </w:r>
            <w:proofErr w:type="gramEnd"/>
          </w:p>
          <w:p w14:paraId="5FA96350" w14:textId="77777777" w:rsidR="00C15EB1" w:rsidRPr="00061E11" w:rsidRDefault="00C15EB1" w:rsidP="00380970">
            <w:pPr>
              <w:keepNext/>
              <w:rPr>
                <w:rFonts w:asciiTheme="minorHAnsi" w:hAnsiTheme="minorHAnsi"/>
                <w:sz w:val="10"/>
                <w:szCs w:val="10"/>
              </w:rPr>
            </w:pPr>
          </w:p>
          <w:p w14:paraId="0053DAB8"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else, user select one from</w:t>
            </w:r>
            <w:r w:rsidRPr="00061E11">
              <w:rPr>
                <w:sz w:val="10"/>
                <w:szCs w:val="10"/>
              </w:rPr>
              <w:t xml:space="preserve"> </w:t>
            </w:r>
            <w:r w:rsidRPr="00061E11">
              <w:rPr>
                <w:rFonts w:asciiTheme="minorHAnsi" w:hAnsiTheme="minorHAnsi"/>
                <w:sz w:val="10"/>
                <w:szCs w:val="10"/>
              </w:rPr>
              <w:t xml:space="preserve">the following two values: </w:t>
            </w:r>
          </w:p>
          <w:p w14:paraId="2BFA727A"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w:t>
            </w:r>
            <w:r w:rsidR="00E35EAF" w:rsidRPr="00061E11">
              <w:rPr>
                <w:rFonts w:asciiTheme="minorHAnsi" w:hAnsiTheme="minorHAnsi"/>
                <w:sz w:val="10"/>
                <w:szCs w:val="10"/>
              </w:rPr>
              <w:t>[</w:t>
            </w:r>
            <w:r w:rsidRPr="00061E11">
              <w:rPr>
                <w:rFonts w:asciiTheme="minorHAnsi" w:hAnsiTheme="minorHAnsi"/>
                <w:sz w:val="10"/>
                <w:szCs w:val="10"/>
              </w:rPr>
              <w:t>HERS Verified Fan Efficacy (W/cfm) and Airflow Rate (cfm/ton)</w:t>
            </w:r>
            <w:r w:rsidR="00E35EAF" w:rsidRPr="00061E11">
              <w:rPr>
                <w:rFonts w:asciiTheme="minorHAnsi" w:hAnsiTheme="minorHAnsi"/>
                <w:sz w:val="10"/>
                <w:szCs w:val="10"/>
              </w:rPr>
              <w:t>]</w:t>
            </w:r>
            <w:r w:rsidRPr="00061E11">
              <w:rPr>
                <w:rFonts w:asciiTheme="minorHAnsi" w:hAnsiTheme="minorHAnsi"/>
                <w:sz w:val="10"/>
                <w:szCs w:val="10"/>
              </w:rPr>
              <w:t xml:space="preserve"> </w:t>
            </w:r>
          </w:p>
          <w:p w14:paraId="42067D8D" w14:textId="6122AFDF"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w:t>
            </w:r>
            <w:r w:rsidR="00E35EAF" w:rsidRPr="00061E11">
              <w:rPr>
                <w:rFonts w:asciiTheme="minorHAnsi" w:hAnsiTheme="minorHAnsi"/>
                <w:sz w:val="10"/>
                <w:szCs w:val="10"/>
              </w:rPr>
              <w:t>[</w:t>
            </w:r>
            <w:r w:rsidRPr="00061E11">
              <w:rPr>
                <w:rFonts w:asciiTheme="minorHAnsi" w:hAnsiTheme="minorHAnsi"/>
                <w:sz w:val="10"/>
                <w:szCs w:val="10"/>
              </w:rPr>
              <w:t xml:space="preserve">HERS verified Return Duct Design per Table </w:t>
            </w:r>
            <w:r w:rsidR="0051605C">
              <w:rPr>
                <w:rFonts w:asciiTheme="minorHAnsi" w:hAnsiTheme="minorHAnsi"/>
                <w:sz w:val="10"/>
                <w:szCs w:val="10"/>
              </w:rPr>
              <w:t>160.3-</w:t>
            </w:r>
            <w:proofErr w:type="gramStart"/>
            <w:r w:rsidR="0051605C">
              <w:rPr>
                <w:rFonts w:asciiTheme="minorHAnsi" w:hAnsiTheme="minorHAnsi"/>
                <w:sz w:val="10"/>
                <w:szCs w:val="10"/>
              </w:rPr>
              <w:t>A,B</w:t>
            </w:r>
            <w:proofErr w:type="gramEnd"/>
            <w:r w:rsidR="00E35EAF" w:rsidRPr="00061E11">
              <w:rPr>
                <w:rFonts w:asciiTheme="minorHAnsi" w:hAnsiTheme="minorHAnsi"/>
                <w:sz w:val="10"/>
                <w:szCs w:val="10"/>
              </w:rPr>
              <w:t>]</w:t>
            </w:r>
          </w:p>
          <w:p w14:paraId="0E0B5A2D" w14:textId="77777777" w:rsidR="00C15EB1" w:rsidRPr="00061E11" w:rsidRDefault="00C15EB1" w:rsidP="00380970">
            <w:pPr>
              <w:keepNext/>
              <w:rPr>
                <w:rFonts w:asciiTheme="minorHAnsi" w:hAnsiTheme="minorHAnsi"/>
                <w:sz w:val="10"/>
                <w:szCs w:val="10"/>
              </w:rPr>
            </w:pPr>
            <w:r w:rsidRPr="00061E11">
              <w:rPr>
                <w:rFonts w:asciiTheme="minorHAnsi" w:hAnsiTheme="minorHAnsi"/>
                <w:sz w:val="10"/>
                <w:szCs w:val="10"/>
              </w:rPr>
              <w:t>&gt;&gt;</w:t>
            </w:r>
          </w:p>
        </w:tc>
        <w:tc>
          <w:tcPr>
            <w:tcW w:w="900" w:type="dxa"/>
            <w:shd w:val="clear" w:color="auto" w:fill="auto"/>
            <w:tcMar>
              <w:left w:w="29" w:type="dxa"/>
              <w:right w:w="29" w:type="dxa"/>
            </w:tcMar>
          </w:tcPr>
          <w:p w14:paraId="648F1C8E" w14:textId="77777777" w:rsidR="00C15EB1" w:rsidRPr="00061E11" w:rsidRDefault="00C15EB1" w:rsidP="00380970">
            <w:pPr>
              <w:keepNext/>
              <w:rPr>
                <w:rFonts w:asciiTheme="minorHAnsi" w:hAnsiTheme="minorHAnsi"/>
                <w:sz w:val="14"/>
                <w:szCs w:val="14"/>
              </w:rPr>
            </w:pPr>
            <w:r w:rsidRPr="00061E11">
              <w:rPr>
                <w:rFonts w:asciiTheme="minorHAnsi" w:hAnsiTheme="minorHAnsi"/>
                <w:sz w:val="14"/>
                <w:szCs w:val="14"/>
              </w:rPr>
              <w:t>&lt;&lt;</w:t>
            </w:r>
            <w:proofErr w:type="gramStart"/>
            <w:r w:rsidRPr="00061E11">
              <w:rPr>
                <w:rFonts w:asciiTheme="minorHAnsi" w:hAnsiTheme="minorHAnsi"/>
                <w:sz w:val="14"/>
                <w:szCs w:val="14"/>
              </w:rPr>
              <w:t>user</w:t>
            </w:r>
            <w:proofErr w:type="gramEnd"/>
            <w:r w:rsidRPr="00061E11">
              <w:rPr>
                <w:rFonts w:asciiTheme="minorHAnsi" w:hAnsiTheme="minorHAnsi"/>
                <w:sz w:val="14"/>
                <w:szCs w:val="14"/>
              </w:rPr>
              <w:t xml:space="preserve"> enter integer value&gt;&gt; </w:t>
            </w:r>
          </w:p>
          <w:p w14:paraId="614753DE" w14:textId="77777777" w:rsidR="00C15EB1" w:rsidRPr="00061E11" w:rsidRDefault="00C15EB1" w:rsidP="00380970">
            <w:pPr>
              <w:keepNext/>
              <w:rPr>
                <w:rFonts w:asciiTheme="minorHAnsi" w:hAnsiTheme="minorHAnsi"/>
                <w:sz w:val="14"/>
                <w:szCs w:val="14"/>
              </w:rPr>
            </w:pPr>
          </w:p>
          <w:p w14:paraId="08695527" w14:textId="77777777" w:rsidR="00C15EB1" w:rsidRPr="00061E11" w:rsidRDefault="00C15EB1" w:rsidP="00380970">
            <w:pPr>
              <w:keepNext/>
              <w:rPr>
                <w:rFonts w:asciiTheme="minorHAnsi" w:hAnsiTheme="minorHAnsi"/>
                <w:sz w:val="14"/>
                <w:szCs w:val="14"/>
              </w:rPr>
            </w:pPr>
            <w:r w:rsidRPr="00061E11">
              <w:rPr>
                <w:rFonts w:asciiTheme="minorHAnsi" w:hAnsiTheme="minorHAnsi"/>
                <w:sz w:val="14"/>
                <w:szCs w:val="14"/>
              </w:rPr>
              <w:t>note: this value</w:t>
            </w:r>
          </w:p>
          <w:p w14:paraId="4BF4630D" w14:textId="77777777" w:rsidR="00C15EB1" w:rsidRPr="00061E11" w:rsidRDefault="00C15EB1" w:rsidP="00B86C64">
            <w:pPr>
              <w:keepNext/>
              <w:rPr>
                <w:rFonts w:asciiTheme="minorHAnsi" w:hAnsiTheme="minorHAnsi"/>
                <w:sz w:val="16"/>
                <w:szCs w:val="16"/>
              </w:rPr>
            </w:pPr>
            <w:r w:rsidRPr="00061E11">
              <w:rPr>
                <w:rFonts w:asciiTheme="minorHAnsi" w:hAnsiTheme="minorHAnsi"/>
                <w:sz w:val="14"/>
                <w:szCs w:val="14"/>
              </w:rPr>
              <w:t>will determine number or rows per indoor unit in next section</w:t>
            </w:r>
          </w:p>
        </w:tc>
        <w:tc>
          <w:tcPr>
            <w:tcW w:w="1170" w:type="dxa"/>
            <w:tcMar>
              <w:left w:w="29" w:type="dxa"/>
              <w:right w:w="29" w:type="dxa"/>
            </w:tcMar>
          </w:tcPr>
          <w:p w14:paraId="7988D82A" w14:textId="77777777" w:rsidR="008F3CBC" w:rsidRPr="00061E11" w:rsidRDefault="00C15EB1" w:rsidP="008F3CBC">
            <w:pPr>
              <w:keepNext/>
              <w:rPr>
                <w:rFonts w:ascii="Calibri" w:hAnsi="Calibri"/>
                <w:sz w:val="10"/>
                <w:szCs w:val="10"/>
              </w:rPr>
            </w:pPr>
            <w:r w:rsidRPr="00061E11">
              <w:rPr>
                <w:rFonts w:ascii="Calibri" w:hAnsi="Calibri"/>
                <w:sz w:val="10"/>
                <w:szCs w:val="10"/>
              </w:rPr>
              <w:t>&lt;&lt;</w:t>
            </w:r>
            <w:r w:rsidR="008F3CBC" w:rsidRPr="00061E11">
              <w:rPr>
                <w:rFonts w:ascii="Calibri" w:hAnsi="Calibri"/>
                <w:b/>
                <w:sz w:val="10"/>
                <w:szCs w:val="10"/>
              </w:rPr>
              <w:t>if</w:t>
            </w:r>
            <w:r w:rsidR="008F3CBC" w:rsidRPr="00061E11">
              <w:rPr>
                <w:rFonts w:ascii="Calibri" w:hAnsi="Calibri"/>
                <w:sz w:val="10"/>
                <w:szCs w:val="10"/>
              </w:rPr>
              <w:t xml:space="preserve"> system type in C03 or C07 is one of the following</w:t>
            </w:r>
            <w:r w:rsidR="00C92045" w:rsidRPr="00061E11">
              <w:rPr>
                <w:rFonts w:ascii="Calibri" w:hAnsi="Calibri"/>
                <w:sz w:val="10"/>
                <w:szCs w:val="10"/>
              </w:rPr>
              <w:t xml:space="preserve"> four</w:t>
            </w:r>
            <w:r w:rsidR="008F3CBC" w:rsidRPr="00061E11">
              <w:rPr>
                <w:rFonts w:ascii="Calibri" w:hAnsi="Calibri"/>
                <w:sz w:val="10"/>
                <w:szCs w:val="10"/>
              </w:rPr>
              <w:t xml:space="preserve"> system types:</w:t>
            </w:r>
          </w:p>
          <w:p w14:paraId="11D9B96C"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HP-ducted</w:t>
            </w:r>
          </w:p>
          <w:p w14:paraId="68AB28F1"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HP-ducted+ductless</w:t>
            </w:r>
            <w:proofErr w:type="spellEnd"/>
          </w:p>
          <w:p w14:paraId="094E950C"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AC-ducted</w:t>
            </w:r>
          </w:p>
          <w:p w14:paraId="26B8ABA0"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AC-ducted+ductless</w:t>
            </w:r>
            <w:proofErr w:type="spellEnd"/>
            <w:r w:rsidR="00C92045" w:rsidRPr="00061E11">
              <w:rPr>
                <w:rFonts w:ascii="Calibri" w:hAnsi="Calibri"/>
                <w:sz w:val="10"/>
                <w:szCs w:val="10"/>
              </w:rPr>
              <w:t>,</w:t>
            </w:r>
          </w:p>
          <w:p w14:paraId="159CF0CB" w14:textId="77777777" w:rsidR="008F3CBC" w:rsidRPr="00061E11" w:rsidRDefault="008F3CBC" w:rsidP="008F3CBC">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value=no,</w:t>
            </w:r>
          </w:p>
          <w:p w14:paraId="40CE6327" w14:textId="77777777" w:rsidR="008F3CBC" w:rsidRPr="00061E11" w:rsidRDefault="008F3CBC" w:rsidP="00060ACD">
            <w:pPr>
              <w:keepNext/>
              <w:rPr>
                <w:rFonts w:ascii="Calibri" w:hAnsi="Calibri"/>
                <w:sz w:val="10"/>
                <w:szCs w:val="10"/>
              </w:rPr>
            </w:pPr>
          </w:p>
          <w:p w14:paraId="48BEACFA" w14:textId="77777777" w:rsidR="00C15EB1" w:rsidRPr="00061E11" w:rsidRDefault="008F3CBC" w:rsidP="00060ACD">
            <w:pPr>
              <w:keepNext/>
              <w:rPr>
                <w:rFonts w:ascii="Calibri" w:hAnsi="Calibri"/>
                <w:sz w:val="10"/>
                <w:szCs w:val="10"/>
              </w:rPr>
            </w:pPr>
            <w:r w:rsidRPr="00061E11">
              <w:rPr>
                <w:rFonts w:ascii="Calibri" w:hAnsi="Calibri"/>
                <w:b/>
                <w:sz w:val="10"/>
                <w:szCs w:val="10"/>
              </w:rPr>
              <w:t>else</w:t>
            </w:r>
            <w:r w:rsidR="00C15EB1" w:rsidRPr="00061E11">
              <w:rPr>
                <w:rFonts w:ascii="Calibri" w:hAnsi="Calibri"/>
                <w:b/>
                <w:sz w:val="10"/>
                <w:szCs w:val="10"/>
              </w:rPr>
              <w:t>if</w:t>
            </w:r>
            <w:r w:rsidR="00C15EB1" w:rsidRPr="00061E11">
              <w:rPr>
                <w:rFonts w:ascii="Calibri" w:hAnsi="Calibri"/>
                <w:sz w:val="10"/>
                <w:szCs w:val="10"/>
              </w:rPr>
              <w:t xml:space="preserve"> system type in C03 or C07 is one of the following system types:</w:t>
            </w:r>
          </w:p>
          <w:p w14:paraId="55FEDC8B"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split AC;</w:t>
            </w:r>
          </w:p>
          <w:p w14:paraId="2D5FA5A7"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split HP</w:t>
            </w:r>
          </w:p>
          <w:p w14:paraId="4962B363" w14:textId="77777777" w:rsidR="00C15EB1" w:rsidRPr="00061E11" w:rsidRDefault="00C15EB1" w:rsidP="00060ACD">
            <w:pPr>
              <w:keepNext/>
              <w:rPr>
                <w:rFonts w:ascii="Calibri" w:hAnsi="Calibri"/>
                <w:sz w:val="10"/>
                <w:szCs w:val="10"/>
              </w:rPr>
            </w:pPr>
            <w:r w:rsidRPr="00061E11">
              <w:rPr>
                <w:rFonts w:ascii="Calibri" w:hAnsi="Calibri"/>
                <w:sz w:val="10"/>
                <w:szCs w:val="10"/>
              </w:rPr>
              <w:t xml:space="preserve">*central packaged </w:t>
            </w:r>
            <w:proofErr w:type="gramStart"/>
            <w:r w:rsidRPr="00061E11">
              <w:rPr>
                <w:rFonts w:ascii="Calibri" w:hAnsi="Calibri"/>
                <w:sz w:val="10"/>
                <w:szCs w:val="10"/>
              </w:rPr>
              <w:t>AC ;</w:t>
            </w:r>
            <w:proofErr w:type="gramEnd"/>
          </w:p>
          <w:p w14:paraId="6A88ADE3"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packaged HP</w:t>
            </w:r>
          </w:p>
          <w:p w14:paraId="1883BDE6"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large packaged AC</w:t>
            </w:r>
          </w:p>
          <w:p w14:paraId="1118F1A1" w14:textId="77777777" w:rsidR="00C15EB1" w:rsidRPr="00061E11" w:rsidRDefault="00C15EB1" w:rsidP="00060ACD">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large packaged HP,</w:t>
            </w:r>
          </w:p>
          <w:p w14:paraId="04FA7580" w14:textId="77777777" w:rsidR="00C15EB1" w:rsidRPr="00061E11" w:rsidRDefault="00C15EB1" w:rsidP="00060ACD">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value=Yes,</w:t>
            </w:r>
          </w:p>
          <w:p w14:paraId="177A51F8" w14:textId="77777777" w:rsidR="00C15EB1" w:rsidRPr="00061E11" w:rsidRDefault="00C15EB1" w:rsidP="00060ACD">
            <w:pPr>
              <w:keepNext/>
              <w:rPr>
                <w:rFonts w:ascii="Calibri" w:hAnsi="Calibri"/>
                <w:sz w:val="10"/>
                <w:szCs w:val="10"/>
              </w:rPr>
            </w:pPr>
          </w:p>
          <w:p w14:paraId="4AA75FD9" w14:textId="77777777" w:rsidR="00C15EB1" w:rsidRPr="00061E11" w:rsidRDefault="00C15EB1" w:rsidP="00060ACD">
            <w:pPr>
              <w:keepNext/>
              <w:rPr>
                <w:rFonts w:ascii="Calibri" w:hAnsi="Calibri"/>
                <w:sz w:val="10"/>
                <w:szCs w:val="10"/>
              </w:rPr>
            </w:pPr>
            <w:r w:rsidRPr="00061E11">
              <w:rPr>
                <w:rFonts w:ascii="Calibri" w:hAnsi="Calibri"/>
                <w:b/>
                <w:sz w:val="10"/>
                <w:szCs w:val="10"/>
              </w:rPr>
              <w:t>else</w:t>
            </w:r>
            <w:r w:rsidRPr="00061E11">
              <w:rPr>
                <w:rFonts w:ascii="Calibri" w:hAnsi="Calibri"/>
                <w:sz w:val="10"/>
                <w:szCs w:val="10"/>
              </w:rPr>
              <w:t xml:space="preserve"> user pick one of the following two values from list:</w:t>
            </w:r>
          </w:p>
          <w:p w14:paraId="1214EFFC" w14:textId="77777777" w:rsidR="00C15EB1" w:rsidRPr="00061E11" w:rsidRDefault="00C15EB1" w:rsidP="00060ACD">
            <w:pPr>
              <w:keepNext/>
              <w:rPr>
                <w:rFonts w:ascii="Calibri" w:hAnsi="Calibri"/>
                <w:sz w:val="10"/>
                <w:szCs w:val="10"/>
              </w:rPr>
            </w:pPr>
            <w:r w:rsidRPr="00061E11">
              <w:rPr>
                <w:rFonts w:ascii="Calibri" w:hAnsi="Calibri"/>
                <w:sz w:val="10"/>
                <w:szCs w:val="10"/>
              </w:rPr>
              <w:t>**yes</w:t>
            </w:r>
          </w:p>
          <w:p w14:paraId="48475C74" w14:textId="77777777" w:rsidR="00C15EB1" w:rsidRPr="00061E11" w:rsidRDefault="00C15EB1" w:rsidP="00060ACD">
            <w:pPr>
              <w:keepNext/>
              <w:rPr>
                <w:rFonts w:ascii="Calibri" w:hAnsi="Calibri"/>
                <w:sz w:val="10"/>
                <w:szCs w:val="10"/>
              </w:rPr>
            </w:pPr>
            <w:r w:rsidRPr="00061E11">
              <w:rPr>
                <w:rFonts w:ascii="Calibri" w:hAnsi="Calibri"/>
                <w:sz w:val="10"/>
                <w:szCs w:val="10"/>
              </w:rPr>
              <w:t>**no</w:t>
            </w:r>
          </w:p>
          <w:p w14:paraId="74B2BA09" w14:textId="77777777" w:rsidR="00C15EB1" w:rsidRPr="00061E11" w:rsidRDefault="00C15EB1" w:rsidP="00060ACD">
            <w:pPr>
              <w:keepNext/>
              <w:rPr>
                <w:rFonts w:ascii="Calibri" w:hAnsi="Calibri"/>
                <w:b/>
                <w:sz w:val="10"/>
                <w:szCs w:val="10"/>
              </w:rPr>
            </w:pPr>
            <w:r w:rsidRPr="00061E11">
              <w:rPr>
                <w:rFonts w:ascii="Calibri" w:hAnsi="Calibri"/>
                <w:b/>
                <w:sz w:val="10"/>
                <w:szCs w:val="10"/>
              </w:rPr>
              <w:t>check:</w:t>
            </w:r>
          </w:p>
          <w:p w14:paraId="0797DAB1" w14:textId="77777777" w:rsidR="00C15EB1" w:rsidRPr="00061E11" w:rsidRDefault="00C15EB1" w:rsidP="00060ACD">
            <w:pPr>
              <w:keepNext/>
              <w:rPr>
                <w:rFonts w:ascii="Calibri" w:hAnsi="Calibri"/>
                <w:sz w:val="10"/>
                <w:szCs w:val="10"/>
              </w:rPr>
            </w:pPr>
            <w:r w:rsidRPr="00061E11">
              <w:rPr>
                <w:rFonts w:ascii="Calibri" w:hAnsi="Calibri"/>
                <w:b/>
                <w:sz w:val="10"/>
                <w:szCs w:val="10"/>
              </w:rPr>
              <w:t>if</w:t>
            </w:r>
            <w:r w:rsidRPr="00061E11">
              <w:rPr>
                <w:rFonts w:ascii="Calibri" w:hAnsi="Calibri"/>
                <w:sz w:val="10"/>
                <w:szCs w:val="10"/>
              </w:rPr>
              <w:t xml:space="preserve"> value=no, </w:t>
            </w:r>
          </w:p>
          <w:p w14:paraId="67AD6FAC" w14:textId="77777777" w:rsidR="00C15EB1" w:rsidRPr="00061E11" w:rsidRDefault="00C15EB1" w:rsidP="00060ACD">
            <w:pPr>
              <w:keepNext/>
              <w:rPr>
                <w:rFonts w:asciiTheme="minorHAnsi" w:hAnsiTheme="minorHAnsi"/>
                <w:sz w:val="10"/>
                <w:szCs w:val="10"/>
              </w:rPr>
            </w:pPr>
            <w:r w:rsidRPr="00061E11">
              <w:rPr>
                <w:rFonts w:ascii="Calibri" w:hAnsi="Calibri"/>
                <w:b/>
                <w:sz w:val="10"/>
                <w:szCs w:val="10"/>
              </w:rPr>
              <w:t>then</w:t>
            </w:r>
            <w:r w:rsidRPr="00061E11">
              <w:rPr>
                <w:rFonts w:ascii="Calibri" w:hAnsi="Calibri"/>
                <w:sz w:val="10"/>
                <w:szCs w:val="10"/>
              </w:rPr>
              <w:t xml:space="preserve"> report in project status notes field that exemption from mandatory HERS verification of system airflow has been claimed. Enforcement agency confirmation is recommended.&gt;&gt;</w:t>
            </w:r>
          </w:p>
          <w:p w14:paraId="03A1FC3E" w14:textId="77777777" w:rsidR="00C15EB1" w:rsidRPr="00061E11" w:rsidRDefault="00C15EB1" w:rsidP="00380970">
            <w:pPr>
              <w:keepNext/>
              <w:rPr>
                <w:rFonts w:asciiTheme="minorHAnsi" w:hAnsiTheme="minorHAnsi"/>
                <w:sz w:val="14"/>
                <w:szCs w:val="14"/>
              </w:rPr>
            </w:pPr>
          </w:p>
          <w:p w14:paraId="7856996E" w14:textId="77777777" w:rsidR="00C15EB1" w:rsidRPr="00061E11" w:rsidRDefault="00C15EB1" w:rsidP="00380970">
            <w:pPr>
              <w:keepNext/>
              <w:rPr>
                <w:rFonts w:asciiTheme="minorHAnsi" w:hAnsiTheme="minorHAnsi"/>
                <w:sz w:val="16"/>
                <w:szCs w:val="16"/>
              </w:rPr>
            </w:pPr>
          </w:p>
        </w:tc>
        <w:tc>
          <w:tcPr>
            <w:tcW w:w="1080" w:type="dxa"/>
            <w:tcMar>
              <w:left w:w="29" w:type="dxa"/>
              <w:right w:w="29" w:type="dxa"/>
            </w:tcMar>
          </w:tcPr>
          <w:p w14:paraId="2D491908" w14:textId="77777777" w:rsidR="008F3CBC" w:rsidRPr="00061E11" w:rsidRDefault="00C15EB1" w:rsidP="008F3CBC">
            <w:pPr>
              <w:keepNext/>
              <w:rPr>
                <w:rFonts w:ascii="Calibri" w:hAnsi="Calibri"/>
                <w:sz w:val="10"/>
                <w:szCs w:val="10"/>
              </w:rPr>
            </w:pPr>
            <w:r w:rsidRPr="00061E11">
              <w:rPr>
                <w:rFonts w:ascii="Calibri" w:hAnsi="Calibri"/>
                <w:sz w:val="10"/>
                <w:szCs w:val="10"/>
              </w:rPr>
              <w:t>&lt;&lt;</w:t>
            </w:r>
            <w:r w:rsidR="008F3CBC" w:rsidRPr="00061E11">
              <w:rPr>
                <w:rFonts w:ascii="Calibri" w:hAnsi="Calibri"/>
                <w:b/>
                <w:sz w:val="10"/>
                <w:szCs w:val="10"/>
              </w:rPr>
              <w:t>if</w:t>
            </w:r>
            <w:r w:rsidR="008F3CBC" w:rsidRPr="00061E11">
              <w:rPr>
                <w:rFonts w:ascii="Calibri" w:hAnsi="Calibri"/>
                <w:sz w:val="10"/>
                <w:szCs w:val="10"/>
              </w:rPr>
              <w:t xml:space="preserve"> system type in C03 or C07 is one of the following </w:t>
            </w:r>
            <w:r w:rsidR="00C92045" w:rsidRPr="00061E11">
              <w:rPr>
                <w:rFonts w:ascii="Calibri" w:hAnsi="Calibri"/>
                <w:sz w:val="10"/>
                <w:szCs w:val="10"/>
              </w:rPr>
              <w:t xml:space="preserve">four </w:t>
            </w:r>
            <w:r w:rsidR="008F3CBC" w:rsidRPr="00061E11">
              <w:rPr>
                <w:rFonts w:ascii="Calibri" w:hAnsi="Calibri"/>
                <w:sz w:val="10"/>
                <w:szCs w:val="10"/>
              </w:rPr>
              <w:t>system types:</w:t>
            </w:r>
          </w:p>
          <w:p w14:paraId="68521C59"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HP-ducted</w:t>
            </w:r>
          </w:p>
          <w:p w14:paraId="3116775F"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HP-ducted+ductless</w:t>
            </w:r>
            <w:proofErr w:type="spellEnd"/>
          </w:p>
          <w:p w14:paraId="45EE46B6"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AC-ducted</w:t>
            </w:r>
          </w:p>
          <w:p w14:paraId="611B8DBB" w14:textId="77777777" w:rsidR="008F3CBC" w:rsidRPr="00061E11" w:rsidRDefault="008F3CBC" w:rsidP="008F3CBC">
            <w:pPr>
              <w:keepNext/>
              <w:rPr>
                <w:rFonts w:ascii="Calibri" w:hAnsi="Calibri"/>
                <w:sz w:val="10"/>
                <w:szCs w:val="10"/>
              </w:rPr>
            </w:pPr>
            <w:r w:rsidRPr="00061E11">
              <w:rPr>
                <w:rFonts w:ascii="Calibri" w:hAnsi="Calibri"/>
                <w:sz w:val="10"/>
                <w:szCs w:val="10"/>
              </w:rPr>
              <w:t>*</w:t>
            </w:r>
            <w:proofErr w:type="spellStart"/>
            <w:proofErr w:type="gramStart"/>
            <w:r w:rsidRPr="00061E11">
              <w:rPr>
                <w:rFonts w:ascii="Calibri" w:hAnsi="Calibri"/>
                <w:sz w:val="10"/>
                <w:szCs w:val="10"/>
              </w:rPr>
              <w:t>multisplit</w:t>
            </w:r>
            <w:proofErr w:type="spellEnd"/>
            <w:proofErr w:type="gramEnd"/>
            <w:r w:rsidRPr="00061E11">
              <w:rPr>
                <w:rFonts w:ascii="Calibri" w:hAnsi="Calibri"/>
                <w:sz w:val="10"/>
                <w:szCs w:val="10"/>
              </w:rPr>
              <w:t xml:space="preserve"> </w:t>
            </w:r>
            <w:proofErr w:type="spellStart"/>
            <w:r w:rsidRPr="00061E11">
              <w:rPr>
                <w:rFonts w:ascii="Calibri" w:hAnsi="Calibri"/>
                <w:sz w:val="10"/>
                <w:szCs w:val="10"/>
              </w:rPr>
              <w:t>AC-ducted+ductless</w:t>
            </w:r>
            <w:proofErr w:type="spellEnd"/>
            <w:r w:rsidR="00C92045" w:rsidRPr="00061E11">
              <w:rPr>
                <w:rFonts w:ascii="Calibri" w:hAnsi="Calibri"/>
                <w:sz w:val="10"/>
                <w:szCs w:val="10"/>
              </w:rPr>
              <w:t>,</w:t>
            </w:r>
          </w:p>
          <w:p w14:paraId="79192210" w14:textId="77777777" w:rsidR="008F3CBC" w:rsidRPr="00061E11" w:rsidRDefault="008F3CBC" w:rsidP="008F3CBC">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value=no,</w:t>
            </w:r>
          </w:p>
          <w:p w14:paraId="543CA590" w14:textId="77777777" w:rsidR="008F3CBC" w:rsidRPr="00061E11" w:rsidRDefault="008F3CBC" w:rsidP="00C15EB1">
            <w:pPr>
              <w:keepNext/>
              <w:rPr>
                <w:rFonts w:ascii="Calibri" w:hAnsi="Calibri"/>
                <w:sz w:val="10"/>
                <w:szCs w:val="10"/>
              </w:rPr>
            </w:pPr>
          </w:p>
          <w:p w14:paraId="35A878EE" w14:textId="77777777" w:rsidR="00C15EB1" w:rsidRPr="00061E11" w:rsidRDefault="008F3CBC" w:rsidP="00C15EB1">
            <w:pPr>
              <w:keepNext/>
              <w:rPr>
                <w:rFonts w:ascii="Calibri" w:hAnsi="Calibri"/>
                <w:sz w:val="10"/>
                <w:szCs w:val="10"/>
              </w:rPr>
            </w:pPr>
            <w:r w:rsidRPr="00061E11">
              <w:rPr>
                <w:rFonts w:ascii="Calibri" w:hAnsi="Calibri"/>
                <w:b/>
                <w:sz w:val="10"/>
                <w:szCs w:val="10"/>
              </w:rPr>
              <w:t>else</w:t>
            </w:r>
            <w:r w:rsidR="00C15EB1" w:rsidRPr="00061E11">
              <w:rPr>
                <w:rFonts w:ascii="Calibri" w:hAnsi="Calibri"/>
                <w:b/>
                <w:sz w:val="10"/>
                <w:szCs w:val="10"/>
              </w:rPr>
              <w:t>if</w:t>
            </w:r>
            <w:r w:rsidR="00C15EB1" w:rsidRPr="00061E11">
              <w:rPr>
                <w:rFonts w:ascii="Calibri" w:hAnsi="Calibri"/>
                <w:sz w:val="10"/>
                <w:szCs w:val="10"/>
              </w:rPr>
              <w:t xml:space="preserve"> system type in C03 or C07 is one of the following system types:</w:t>
            </w:r>
          </w:p>
          <w:p w14:paraId="1B34005B"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split AC;</w:t>
            </w:r>
          </w:p>
          <w:p w14:paraId="34FE57E2"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split HP</w:t>
            </w:r>
          </w:p>
          <w:p w14:paraId="1C7E551E" w14:textId="77777777" w:rsidR="00C15EB1" w:rsidRPr="00061E11" w:rsidRDefault="00C15EB1" w:rsidP="00C15EB1">
            <w:pPr>
              <w:keepNext/>
              <w:rPr>
                <w:rFonts w:ascii="Calibri" w:hAnsi="Calibri"/>
                <w:sz w:val="10"/>
                <w:szCs w:val="10"/>
              </w:rPr>
            </w:pPr>
            <w:r w:rsidRPr="00061E11">
              <w:rPr>
                <w:rFonts w:ascii="Calibri" w:hAnsi="Calibri"/>
                <w:sz w:val="10"/>
                <w:szCs w:val="10"/>
              </w:rPr>
              <w:t xml:space="preserve">*central packaged </w:t>
            </w:r>
            <w:proofErr w:type="gramStart"/>
            <w:r w:rsidRPr="00061E11">
              <w:rPr>
                <w:rFonts w:ascii="Calibri" w:hAnsi="Calibri"/>
                <w:sz w:val="10"/>
                <w:szCs w:val="10"/>
              </w:rPr>
              <w:t>AC ;</w:t>
            </w:r>
            <w:proofErr w:type="gramEnd"/>
          </w:p>
          <w:p w14:paraId="35941579"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packaged HP</w:t>
            </w:r>
          </w:p>
          <w:p w14:paraId="0D0897EE"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large packaged AC</w:t>
            </w:r>
          </w:p>
          <w:p w14:paraId="1DB93831" w14:textId="77777777" w:rsidR="00C15EB1" w:rsidRPr="00061E11" w:rsidRDefault="00C15EB1" w:rsidP="00C15EB1">
            <w:pPr>
              <w:keepNext/>
              <w:rPr>
                <w:rFonts w:ascii="Calibri" w:hAnsi="Calibri"/>
                <w:sz w:val="10"/>
                <w:szCs w:val="10"/>
              </w:rPr>
            </w:pPr>
            <w:r w:rsidRPr="00061E11">
              <w:rPr>
                <w:rFonts w:ascii="Calibri" w:hAnsi="Calibri"/>
                <w:sz w:val="10"/>
                <w:szCs w:val="10"/>
              </w:rPr>
              <w:t>*</w:t>
            </w:r>
            <w:proofErr w:type="gramStart"/>
            <w:r w:rsidRPr="00061E11">
              <w:rPr>
                <w:rFonts w:ascii="Calibri" w:hAnsi="Calibri"/>
                <w:sz w:val="10"/>
                <w:szCs w:val="10"/>
              </w:rPr>
              <w:t>central</w:t>
            </w:r>
            <w:proofErr w:type="gramEnd"/>
            <w:r w:rsidRPr="00061E11">
              <w:rPr>
                <w:rFonts w:ascii="Calibri" w:hAnsi="Calibri"/>
                <w:sz w:val="10"/>
                <w:szCs w:val="10"/>
              </w:rPr>
              <w:t xml:space="preserve"> large packaged HP,</w:t>
            </w:r>
          </w:p>
          <w:p w14:paraId="65AD6227" w14:textId="77777777" w:rsidR="00C15EB1" w:rsidRPr="00061E11" w:rsidRDefault="00C15EB1" w:rsidP="00C15EB1">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value=Yes,</w:t>
            </w:r>
          </w:p>
          <w:p w14:paraId="479B4E68" w14:textId="77777777" w:rsidR="00C15EB1" w:rsidRPr="00061E11" w:rsidRDefault="00C15EB1" w:rsidP="00C15EB1">
            <w:pPr>
              <w:keepNext/>
              <w:rPr>
                <w:rFonts w:ascii="Calibri" w:hAnsi="Calibri"/>
                <w:sz w:val="10"/>
                <w:szCs w:val="10"/>
              </w:rPr>
            </w:pPr>
          </w:p>
          <w:p w14:paraId="2C1BB643" w14:textId="77777777" w:rsidR="00C15EB1" w:rsidRPr="00061E11" w:rsidRDefault="00C15EB1" w:rsidP="00C15EB1">
            <w:pPr>
              <w:keepNext/>
              <w:rPr>
                <w:rFonts w:ascii="Calibri" w:hAnsi="Calibri"/>
                <w:sz w:val="10"/>
                <w:szCs w:val="10"/>
              </w:rPr>
            </w:pPr>
            <w:r w:rsidRPr="00061E11">
              <w:rPr>
                <w:rFonts w:ascii="Calibri" w:hAnsi="Calibri"/>
                <w:b/>
                <w:sz w:val="10"/>
                <w:szCs w:val="10"/>
              </w:rPr>
              <w:t>else</w:t>
            </w:r>
            <w:r w:rsidRPr="00061E11">
              <w:rPr>
                <w:rFonts w:ascii="Calibri" w:hAnsi="Calibri"/>
                <w:sz w:val="10"/>
                <w:szCs w:val="10"/>
              </w:rPr>
              <w:t xml:space="preserve"> user pick one of the following two values from list:</w:t>
            </w:r>
          </w:p>
          <w:p w14:paraId="3E2BF0F2" w14:textId="77777777" w:rsidR="00C15EB1" w:rsidRPr="00061E11" w:rsidRDefault="00C15EB1" w:rsidP="00C15EB1">
            <w:pPr>
              <w:keepNext/>
              <w:rPr>
                <w:rFonts w:ascii="Calibri" w:hAnsi="Calibri"/>
                <w:sz w:val="10"/>
                <w:szCs w:val="10"/>
              </w:rPr>
            </w:pPr>
            <w:r w:rsidRPr="00061E11">
              <w:rPr>
                <w:rFonts w:ascii="Calibri" w:hAnsi="Calibri"/>
                <w:sz w:val="10"/>
                <w:szCs w:val="10"/>
              </w:rPr>
              <w:t>**yes</w:t>
            </w:r>
          </w:p>
          <w:p w14:paraId="36C74E21" w14:textId="77777777" w:rsidR="00C15EB1" w:rsidRPr="00061E11" w:rsidRDefault="00C15EB1" w:rsidP="00C15EB1">
            <w:pPr>
              <w:keepNext/>
              <w:rPr>
                <w:rFonts w:ascii="Calibri" w:hAnsi="Calibri"/>
                <w:sz w:val="10"/>
                <w:szCs w:val="10"/>
              </w:rPr>
            </w:pPr>
            <w:r w:rsidRPr="00061E11">
              <w:rPr>
                <w:rFonts w:ascii="Calibri" w:hAnsi="Calibri"/>
                <w:sz w:val="10"/>
                <w:szCs w:val="10"/>
              </w:rPr>
              <w:t>**no</w:t>
            </w:r>
          </w:p>
          <w:p w14:paraId="170D1624" w14:textId="77777777" w:rsidR="00C15EB1" w:rsidRPr="00061E11" w:rsidRDefault="00C15EB1" w:rsidP="00C15EB1">
            <w:pPr>
              <w:keepNext/>
              <w:rPr>
                <w:rFonts w:ascii="Calibri" w:hAnsi="Calibri"/>
                <w:sz w:val="10"/>
                <w:szCs w:val="10"/>
              </w:rPr>
            </w:pPr>
            <w:r w:rsidRPr="00061E11">
              <w:rPr>
                <w:rFonts w:ascii="Calibri" w:hAnsi="Calibri"/>
                <w:b/>
                <w:sz w:val="10"/>
                <w:szCs w:val="10"/>
              </w:rPr>
              <w:t>check</w:t>
            </w:r>
            <w:r w:rsidRPr="00061E11">
              <w:rPr>
                <w:rFonts w:ascii="Calibri" w:hAnsi="Calibri"/>
                <w:sz w:val="10"/>
                <w:szCs w:val="10"/>
              </w:rPr>
              <w:t>:</w:t>
            </w:r>
          </w:p>
          <w:p w14:paraId="6C1727DC" w14:textId="77777777" w:rsidR="00C15EB1" w:rsidRPr="00061E11" w:rsidRDefault="00C15EB1" w:rsidP="00C15EB1">
            <w:pPr>
              <w:keepNext/>
              <w:rPr>
                <w:rFonts w:ascii="Calibri" w:hAnsi="Calibri"/>
                <w:sz w:val="10"/>
                <w:szCs w:val="10"/>
              </w:rPr>
            </w:pPr>
            <w:r w:rsidRPr="00061E11">
              <w:rPr>
                <w:rFonts w:ascii="Calibri" w:hAnsi="Calibri"/>
                <w:b/>
                <w:sz w:val="10"/>
                <w:szCs w:val="10"/>
              </w:rPr>
              <w:t>if</w:t>
            </w:r>
            <w:r w:rsidRPr="00061E11">
              <w:rPr>
                <w:rFonts w:ascii="Calibri" w:hAnsi="Calibri"/>
                <w:sz w:val="10"/>
                <w:szCs w:val="10"/>
              </w:rPr>
              <w:t xml:space="preserve"> value=no, </w:t>
            </w:r>
          </w:p>
          <w:p w14:paraId="4F611962" w14:textId="77777777" w:rsidR="00C15EB1" w:rsidRPr="00061E11" w:rsidRDefault="00C15EB1" w:rsidP="00880958">
            <w:pPr>
              <w:keepNext/>
              <w:rPr>
                <w:rFonts w:ascii="Calibri" w:hAnsi="Calibri"/>
                <w:sz w:val="10"/>
                <w:szCs w:val="10"/>
              </w:rPr>
            </w:pPr>
            <w:r w:rsidRPr="00061E11">
              <w:rPr>
                <w:rFonts w:ascii="Calibri" w:hAnsi="Calibri"/>
                <w:b/>
                <w:sz w:val="10"/>
                <w:szCs w:val="10"/>
              </w:rPr>
              <w:t>then</w:t>
            </w:r>
            <w:r w:rsidRPr="00061E11">
              <w:rPr>
                <w:rFonts w:ascii="Calibri" w:hAnsi="Calibri"/>
                <w:sz w:val="10"/>
                <w:szCs w:val="10"/>
              </w:rPr>
              <w:t xml:space="preserve"> report in project status notes field that exemption from mandatory HERS verification of system </w:t>
            </w:r>
            <w:r w:rsidR="00880958" w:rsidRPr="00061E11">
              <w:rPr>
                <w:rFonts w:ascii="Calibri" w:hAnsi="Calibri"/>
                <w:sz w:val="10"/>
                <w:szCs w:val="10"/>
              </w:rPr>
              <w:t>fan efficacy</w:t>
            </w:r>
            <w:r w:rsidRPr="00061E11">
              <w:rPr>
                <w:rFonts w:ascii="Calibri" w:hAnsi="Calibri"/>
                <w:sz w:val="10"/>
                <w:szCs w:val="10"/>
              </w:rPr>
              <w:t xml:space="preserve"> has been claimed. Enforcement agency confirmation is recommended.&gt;&gt;</w:t>
            </w:r>
          </w:p>
        </w:tc>
        <w:tc>
          <w:tcPr>
            <w:tcW w:w="895" w:type="dxa"/>
            <w:tcMar>
              <w:left w:w="29" w:type="dxa"/>
              <w:right w:w="29" w:type="dxa"/>
            </w:tcMar>
          </w:tcPr>
          <w:p w14:paraId="5B17A52F" w14:textId="77777777" w:rsidR="008A25FD" w:rsidRPr="00061E11" w:rsidRDefault="00C15EB1" w:rsidP="00060ACD">
            <w:pPr>
              <w:keepNext/>
              <w:rPr>
                <w:rFonts w:ascii="Calibri" w:hAnsi="Calibri"/>
                <w:sz w:val="10"/>
                <w:szCs w:val="10"/>
              </w:rPr>
            </w:pPr>
            <w:r w:rsidRPr="00061E11">
              <w:rPr>
                <w:rFonts w:ascii="Calibri" w:hAnsi="Calibri"/>
                <w:sz w:val="10"/>
                <w:szCs w:val="10"/>
              </w:rPr>
              <w:t>&lt;&lt;</w:t>
            </w:r>
            <w:r w:rsidRPr="00061E11">
              <w:rPr>
                <w:rFonts w:ascii="Calibri" w:hAnsi="Calibri"/>
                <w:b/>
                <w:sz w:val="10"/>
                <w:szCs w:val="10"/>
              </w:rPr>
              <w:t>if</w:t>
            </w:r>
            <w:r w:rsidRPr="00061E11">
              <w:rPr>
                <w:rFonts w:ascii="Calibri" w:hAnsi="Calibri"/>
                <w:sz w:val="10"/>
                <w:szCs w:val="10"/>
              </w:rPr>
              <w:t xml:space="preserve"> </w:t>
            </w:r>
            <w:r w:rsidR="00700214" w:rsidRPr="00061E11">
              <w:rPr>
                <w:rFonts w:ascii="Calibri" w:hAnsi="Calibri"/>
                <w:sz w:val="10"/>
                <w:szCs w:val="10"/>
              </w:rPr>
              <w:t xml:space="preserve">the following three conditions are </w:t>
            </w:r>
          </w:p>
          <w:p w14:paraId="3528DB16" w14:textId="77777777" w:rsidR="00700214" w:rsidRPr="00061E11" w:rsidRDefault="00700214" w:rsidP="00060ACD">
            <w:pPr>
              <w:keepNext/>
              <w:rPr>
                <w:rFonts w:ascii="Calibri" w:hAnsi="Calibri"/>
                <w:sz w:val="10"/>
                <w:szCs w:val="10"/>
              </w:rPr>
            </w:pPr>
            <w:r w:rsidRPr="00061E11">
              <w:rPr>
                <w:rFonts w:ascii="Calibri" w:hAnsi="Calibri"/>
                <w:b/>
                <w:sz w:val="10"/>
                <w:szCs w:val="10"/>
              </w:rPr>
              <w:t>ALL true</w:t>
            </w:r>
            <w:r w:rsidRPr="00061E11">
              <w:rPr>
                <w:rFonts w:ascii="Calibri" w:hAnsi="Calibri"/>
                <w:sz w:val="10"/>
                <w:szCs w:val="10"/>
              </w:rPr>
              <w:t>:</w:t>
            </w:r>
          </w:p>
          <w:p w14:paraId="7B699AC1" w14:textId="77777777" w:rsidR="00700214" w:rsidRPr="00061E11" w:rsidRDefault="00700214" w:rsidP="00060ACD">
            <w:pPr>
              <w:keepNext/>
              <w:rPr>
                <w:rFonts w:ascii="Calibri" w:hAnsi="Calibri"/>
                <w:sz w:val="10"/>
                <w:szCs w:val="10"/>
              </w:rPr>
            </w:pPr>
          </w:p>
          <w:p w14:paraId="1D62CE0F" w14:textId="77777777" w:rsidR="00700214" w:rsidRPr="00061E11" w:rsidRDefault="00700214" w:rsidP="00060ACD">
            <w:pPr>
              <w:keepNext/>
              <w:rPr>
                <w:rFonts w:ascii="Calibri" w:hAnsi="Calibri"/>
                <w:b/>
                <w:sz w:val="10"/>
                <w:szCs w:val="10"/>
              </w:rPr>
            </w:pPr>
            <w:r w:rsidRPr="00061E11">
              <w:rPr>
                <w:rFonts w:ascii="Calibri" w:hAnsi="Calibri"/>
                <w:b/>
                <w:sz w:val="10"/>
                <w:szCs w:val="10"/>
              </w:rPr>
              <w:t>condition 1:</w:t>
            </w:r>
          </w:p>
          <w:p w14:paraId="7287D74F" w14:textId="77777777" w:rsidR="00700214" w:rsidRPr="00061E11" w:rsidRDefault="00700214" w:rsidP="00060ACD">
            <w:pPr>
              <w:keepNext/>
              <w:rPr>
                <w:rFonts w:ascii="Calibri" w:hAnsi="Calibri"/>
                <w:sz w:val="10"/>
                <w:szCs w:val="10"/>
              </w:rPr>
            </w:pPr>
            <w:r w:rsidRPr="00061E11">
              <w:rPr>
                <w:rFonts w:ascii="Calibri" w:hAnsi="Calibri"/>
                <w:sz w:val="10"/>
                <w:szCs w:val="10"/>
              </w:rPr>
              <w:t>[</w:t>
            </w:r>
            <w:r w:rsidR="00C15EB1" w:rsidRPr="00061E11">
              <w:rPr>
                <w:rFonts w:ascii="Calibri" w:hAnsi="Calibri"/>
                <w:sz w:val="10"/>
                <w:szCs w:val="10"/>
              </w:rPr>
              <w:t>C12 &gt; 1</w:t>
            </w:r>
            <w:r w:rsidRPr="00061E11">
              <w:rPr>
                <w:rFonts w:ascii="Calibri" w:hAnsi="Calibri"/>
                <w:sz w:val="10"/>
                <w:szCs w:val="10"/>
              </w:rPr>
              <w:t>]</w:t>
            </w:r>
            <w:r w:rsidR="00C15EB1" w:rsidRPr="00061E11">
              <w:rPr>
                <w:rFonts w:ascii="Calibri" w:hAnsi="Calibri"/>
                <w:sz w:val="10"/>
                <w:szCs w:val="10"/>
              </w:rPr>
              <w:t xml:space="preserve">, </w:t>
            </w:r>
          </w:p>
          <w:p w14:paraId="605BE4F0" w14:textId="77777777" w:rsidR="00700214" w:rsidRPr="00061E11" w:rsidRDefault="00700214" w:rsidP="00060ACD">
            <w:pPr>
              <w:keepNext/>
              <w:rPr>
                <w:rFonts w:ascii="Calibri" w:hAnsi="Calibri"/>
                <w:sz w:val="10"/>
                <w:szCs w:val="10"/>
              </w:rPr>
            </w:pPr>
          </w:p>
          <w:p w14:paraId="406AB31D" w14:textId="77777777" w:rsidR="00700214" w:rsidRPr="00061E11" w:rsidRDefault="00700214" w:rsidP="00700214">
            <w:pPr>
              <w:keepNext/>
              <w:rPr>
                <w:rFonts w:ascii="Calibri" w:hAnsi="Calibri"/>
                <w:b/>
                <w:sz w:val="10"/>
                <w:szCs w:val="10"/>
              </w:rPr>
            </w:pPr>
            <w:r w:rsidRPr="00061E11">
              <w:rPr>
                <w:rFonts w:ascii="Calibri" w:hAnsi="Calibri"/>
                <w:b/>
                <w:sz w:val="10"/>
                <w:szCs w:val="10"/>
              </w:rPr>
              <w:t>condition 2:</w:t>
            </w:r>
          </w:p>
          <w:p w14:paraId="586636E6" w14:textId="77777777" w:rsidR="00700214" w:rsidRPr="00061E11" w:rsidRDefault="00700214" w:rsidP="00700214">
            <w:pPr>
              <w:keepNext/>
              <w:rPr>
                <w:rFonts w:ascii="Calibri" w:hAnsi="Calibri"/>
                <w:sz w:val="10"/>
                <w:szCs w:val="10"/>
              </w:rPr>
            </w:pPr>
            <w:r w:rsidRPr="00061E11">
              <w:rPr>
                <w:rFonts w:ascii="Calibri" w:hAnsi="Calibri"/>
                <w:sz w:val="10"/>
                <w:szCs w:val="10"/>
              </w:rPr>
              <w:t xml:space="preserve">[system type in C03 or C07=one of the following two values: </w:t>
            </w:r>
          </w:p>
          <w:p w14:paraId="64550DD0" w14:textId="77777777" w:rsidR="00700214" w:rsidRPr="00061E11" w:rsidRDefault="00700214" w:rsidP="00700214">
            <w:pPr>
              <w:keepNext/>
              <w:rPr>
                <w:rFonts w:ascii="Calibri" w:hAnsi="Calibri"/>
                <w:sz w:val="10"/>
                <w:szCs w:val="10"/>
              </w:rPr>
            </w:pPr>
            <w:r w:rsidRPr="00061E11">
              <w:rPr>
                <w:rFonts w:ascii="Calibri" w:hAnsi="Calibri"/>
                <w:sz w:val="10"/>
                <w:szCs w:val="10"/>
              </w:rPr>
              <w:t xml:space="preserve">{VCHP-Ducted}, </w:t>
            </w:r>
          </w:p>
          <w:p w14:paraId="2DFFD2DC" w14:textId="77777777" w:rsidR="00700214" w:rsidRPr="00061E11" w:rsidRDefault="00700214" w:rsidP="00700214">
            <w:pPr>
              <w:keepNext/>
              <w:rPr>
                <w:rFonts w:ascii="Calibri" w:hAnsi="Calibri"/>
                <w:sz w:val="10"/>
                <w:szCs w:val="10"/>
              </w:rPr>
            </w:pPr>
            <w:r w:rsidRPr="00061E11">
              <w:rPr>
                <w:rFonts w:ascii="Calibri" w:hAnsi="Calibri"/>
                <w:sz w:val="10"/>
                <w:szCs w:val="10"/>
              </w:rPr>
              <w:t>{VCHP -</w:t>
            </w:r>
            <w:proofErr w:type="spellStart"/>
            <w:r w:rsidRPr="00061E11">
              <w:rPr>
                <w:rFonts w:ascii="Calibri" w:hAnsi="Calibri"/>
                <w:sz w:val="10"/>
                <w:szCs w:val="10"/>
              </w:rPr>
              <w:t>Ducted+Ductless</w:t>
            </w:r>
            <w:proofErr w:type="spellEnd"/>
            <w:r w:rsidRPr="00061E11">
              <w:rPr>
                <w:rFonts w:ascii="Calibri" w:hAnsi="Calibri"/>
                <w:sz w:val="10"/>
                <w:szCs w:val="10"/>
              </w:rPr>
              <w:t>}]</w:t>
            </w:r>
          </w:p>
          <w:p w14:paraId="4A4903C9" w14:textId="77777777" w:rsidR="00700214" w:rsidRPr="00061E11" w:rsidRDefault="00700214" w:rsidP="00060ACD">
            <w:pPr>
              <w:keepNext/>
              <w:rPr>
                <w:rFonts w:ascii="Calibri" w:hAnsi="Calibri"/>
                <w:sz w:val="10"/>
                <w:szCs w:val="10"/>
              </w:rPr>
            </w:pPr>
          </w:p>
          <w:p w14:paraId="6E2302E5" w14:textId="77777777" w:rsidR="008268D5" w:rsidRPr="00061E11" w:rsidRDefault="008268D5" w:rsidP="00060ACD">
            <w:pPr>
              <w:keepNext/>
              <w:rPr>
                <w:rFonts w:ascii="Calibri" w:hAnsi="Calibri"/>
                <w:sz w:val="10"/>
                <w:szCs w:val="10"/>
              </w:rPr>
            </w:pPr>
            <w:r w:rsidRPr="00061E11">
              <w:rPr>
                <w:rFonts w:ascii="Calibri" w:hAnsi="Calibri"/>
                <w:b/>
                <w:sz w:val="10"/>
                <w:szCs w:val="10"/>
              </w:rPr>
              <w:t>condition 3:</w:t>
            </w:r>
          </w:p>
          <w:p w14:paraId="5032F2F7" w14:textId="77777777" w:rsidR="00C15EB1" w:rsidRPr="00061E11" w:rsidRDefault="008268D5" w:rsidP="00060ACD">
            <w:pPr>
              <w:keepNext/>
              <w:rPr>
                <w:rFonts w:ascii="Calibri" w:hAnsi="Calibri"/>
                <w:sz w:val="10"/>
                <w:szCs w:val="10"/>
              </w:rPr>
            </w:pPr>
            <w:r w:rsidRPr="00061E11">
              <w:rPr>
                <w:rFonts w:ascii="Calibri" w:hAnsi="Calibri"/>
                <w:sz w:val="10"/>
                <w:szCs w:val="10"/>
              </w:rPr>
              <w:t>[</w:t>
            </w:r>
            <w:r w:rsidR="00C15EB1" w:rsidRPr="00061E11">
              <w:rPr>
                <w:rFonts w:ascii="Calibri" w:hAnsi="Calibri"/>
                <w:sz w:val="10"/>
                <w:szCs w:val="10"/>
              </w:rPr>
              <w:t>one of the following two</w:t>
            </w:r>
            <w:r w:rsidR="008A25FD" w:rsidRPr="00061E11">
              <w:rPr>
                <w:rFonts w:ascii="Calibri" w:hAnsi="Calibri"/>
                <w:sz w:val="10"/>
                <w:szCs w:val="10"/>
              </w:rPr>
              <w:t xml:space="preserve"> (a or b below)</w:t>
            </w:r>
            <w:r w:rsidR="00C15EB1" w:rsidRPr="00061E11">
              <w:rPr>
                <w:rFonts w:ascii="Calibri" w:hAnsi="Calibri"/>
                <w:sz w:val="10"/>
                <w:szCs w:val="10"/>
              </w:rPr>
              <w:t xml:space="preserve"> are true:</w:t>
            </w:r>
          </w:p>
          <w:p w14:paraId="4D9FDD99" w14:textId="77777777" w:rsidR="00C15EB1" w:rsidRPr="00061E11" w:rsidRDefault="008A25FD" w:rsidP="00060ACD">
            <w:pPr>
              <w:keepNext/>
              <w:rPr>
                <w:rFonts w:ascii="Calibri" w:hAnsi="Calibri"/>
                <w:sz w:val="10"/>
                <w:szCs w:val="10"/>
              </w:rPr>
            </w:pPr>
            <w:proofErr w:type="gramStart"/>
            <w:r w:rsidRPr="00061E11">
              <w:rPr>
                <w:rFonts w:ascii="Calibri" w:hAnsi="Calibri"/>
                <w:b/>
                <w:sz w:val="10"/>
                <w:szCs w:val="10"/>
              </w:rPr>
              <w:t>a:</w:t>
            </w:r>
            <w:r w:rsidRPr="00061E11">
              <w:rPr>
                <w:rFonts w:ascii="Calibri" w:hAnsi="Calibri"/>
                <w:sz w:val="10"/>
                <w:szCs w:val="10"/>
              </w:rPr>
              <w:t>{</w:t>
            </w:r>
            <w:proofErr w:type="gramEnd"/>
            <w:r w:rsidR="00582974" w:rsidRPr="00061E11">
              <w:rPr>
                <w:rFonts w:ascii="Calibri-Light" w:hAnsi="Calibri-Light" w:cs="Calibri-Light"/>
                <w:sz w:val="10"/>
                <w:szCs w:val="10"/>
              </w:rPr>
              <w:t xml:space="preserve">K03=yes and </w:t>
            </w:r>
            <w:r w:rsidR="00B507D3" w:rsidRPr="00061E11">
              <w:rPr>
                <w:rFonts w:ascii="Calibri-Light" w:hAnsi="Calibri-Light" w:cs="Calibri-Light"/>
                <w:sz w:val="10"/>
                <w:szCs w:val="10"/>
              </w:rPr>
              <w:t>G13</w:t>
            </w:r>
            <w:r w:rsidR="00582974" w:rsidRPr="00061E11">
              <w:rPr>
                <w:rFonts w:ascii="Calibri-Light" w:hAnsi="Calibri-Light" w:cs="Calibri-Light"/>
                <w:sz w:val="10"/>
                <w:szCs w:val="10"/>
              </w:rPr>
              <w:t>=yes}</w:t>
            </w:r>
            <w:r w:rsidR="00C15EB1" w:rsidRPr="00061E11">
              <w:rPr>
                <w:rFonts w:ascii="Calibri" w:hAnsi="Calibri"/>
                <w:sz w:val="10"/>
                <w:szCs w:val="10"/>
              </w:rPr>
              <w:t>,</w:t>
            </w:r>
          </w:p>
          <w:p w14:paraId="090517B1" w14:textId="77777777" w:rsidR="00C15EB1" w:rsidRPr="00061E11" w:rsidRDefault="008A25FD" w:rsidP="00060ACD">
            <w:pPr>
              <w:keepNext/>
              <w:rPr>
                <w:rFonts w:ascii="Calibri" w:hAnsi="Calibri"/>
                <w:b/>
                <w:sz w:val="10"/>
                <w:szCs w:val="10"/>
              </w:rPr>
            </w:pPr>
            <w:proofErr w:type="gramStart"/>
            <w:r w:rsidRPr="00061E11">
              <w:rPr>
                <w:rFonts w:ascii="Calibri" w:hAnsi="Calibri"/>
                <w:b/>
                <w:sz w:val="10"/>
                <w:szCs w:val="10"/>
              </w:rPr>
              <w:t>b:</w:t>
            </w:r>
            <w:r w:rsidRPr="00061E11">
              <w:rPr>
                <w:rFonts w:ascii="Calibri" w:hAnsi="Calibri"/>
                <w:sz w:val="10"/>
                <w:szCs w:val="10"/>
              </w:rPr>
              <w:t>{</w:t>
            </w:r>
            <w:proofErr w:type="gramEnd"/>
            <w:r w:rsidRPr="00061E11">
              <w:rPr>
                <w:rFonts w:ascii="Calibri" w:hAnsi="Calibri"/>
                <w:sz w:val="10"/>
                <w:szCs w:val="10"/>
              </w:rPr>
              <w:t>Responses in B04, B05 , B06, B07, B08, B09 and use of Logic Table for Determining Alteration Type and HERS Verification Requirements result in the term "</w:t>
            </w:r>
            <w:proofErr w:type="spellStart"/>
            <w:r w:rsidRPr="00061E11">
              <w:rPr>
                <w:rFonts w:ascii="Calibri" w:hAnsi="Calibri"/>
                <w:sz w:val="10"/>
                <w:szCs w:val="10"/>
              </w:rPr>
              <w:t>DctLk</w:t>
            </w:r>
            <w:proofErr w:type="spellEnd"/>
            <w:r w:rsidRPr="00061E11">
              <w:rPr>
                <w:rFonts w:ascii="Calibri" w:hAnsi="Calibri"/>
                <w:sz w:val="10"/>
                <w:szCs w:val="10"/>
              </w:rPr>
              <w:t>" appears in the HERS column}],</w:t>
            </w:r>
            <w:r w:rsidR="00C15EB1" w:rsidRPr="00061E11">
              <w:rPr>
                <w:rFonts w:ascii="Calibri" w:hAnsi="Calibri"/>
                <w:b/>
                <w:sz w:val="10"/>
                <w:szCs w:val="10"/>
              </w:rPr>
              <w:t>then</w:t>
            </w:r>
          </w:p>
          <w:p w14:paraId="236AA45D" w14:textId="77777777" w:rsidR="00C15EB1" w:rsidRPr="00061E11" w:rsidRDefault="00C15EB1" w:rsidP="00060ACD">
            <w:pPr>
              <w:keepNext/>
              <w:rPr>
                <w:rFonts w:ascii="Calibri" w:hAnsi="Calibri"/>
                <w:sz w:val="10"/>
                <w:szCs w:val="10"/>
              </w:rPr>
            </w:pPr>
            <w:r w:rsidRPr="00061E11">
              <w:rPr>
                <w:rFonts w:ascii="Calibri" w:hAnsi="Calibri"/>
                <w:sz w:val="10"/>
                <w:szCs w:val="10"/>
              </w:rPr>
              <w:t xml:space="preserve">user input numeric value, </w:t>
            </w:r>
            <w:proofErr w:type="spellStart"/>
            <w:r w:rsidRPr="00061E11">
              <w:rPr>
                <w:rFonts w:ascii="Calibri" w:hAnsi="Calibri"/>
                <w:sz w:val="10"/>
                <w:szCs w:val="10"/>
              </w:rPr>
              <w:t>x.xx</w:t>
            </w:r>
            <w:proofErr w:type="spellEnd"/>
            <w:r w:rsidRPr="00061E11">
              <w:rPr>
                <w:rFonts w:ascii="Calibri" w:hAnsi="Calibri"/>
                <w:sz w:val="10"/>
                <w:szCs w:val="10"/>
              </w:rPr>
              <w:t>,</w:t>
            </w:r>
          </w:p>
          <w:p w14:paraId="4D304D11" w14:textId="77777777" w:rsidR="00C15EB1" w:rsidRPr="00061E11" w:rsidRDefault="00C15EB1" w:rsidP="00060ACD">
            <w:pPr>
              <w:keepNext/>
              <w:rPr>
                <w:rFonts w:asciiTheme="minorHAnsi" w:hAnsiTheme="minorHAnsi"/>
                <w:sz w:val="14"/>
                <w:szCs w:val="14"/>
              </w:rPr>
            </w:pPr>
            <w:r w:rsidRPr="00061E11">
              <w:rPr>
                <w:rFonts w:ascii="Calibri" w:hAnsi="Calibri"/>
                <w:b/>
                <w:sz w:val="10"/>
                <w:szCs w:val="10"/>
              </w:rPr>
              <w:t>else</w:t>
            </w:r>
            <w:r w:rsidRPr="00061E11">
              <w:rPr>
                <w:rFonts w:ascii="Calibri" w:hAnsi="Calibri"/>
                <w:sz w:val="10"/>
                <w:szCs w:val="10"/>
              </w:rPr>
              <w:t xml:space="preserve"> text value= n/a&gt;&gt;</w:t>
            </w:r>
          </w:p>
        </w:tc>
      </w:tr>
      <w:tr w:rsidR="00880958" w:rsidRPr="00061E11" w14:paraId="051F2302" w14:textId="77777777">
        <w:trPr>
          <w:cantSplit/>
          <w:trHeight w:val="278"/>
        </w:trPr>
        <w:tc>
          <w:tcPr>
            <w:tcW w:w="895" w:type="dxa"/>
            <w:shd w:val="clear" w:color="auto" w:fill="auto"/>
            <w:vAlign w:val="bottom"/>
          </w:tcPr>
          <w:p w14:paraId="6D83C5A9" w14:textId="77777777" w:rsidR="00C15EB1" w:rsidRPr="00061E11" w:rsidRDefault="00C15EB1" w:rsidP="00380970">
            <w:pPr>
              <w:keepNext/>
              <w:rPr>
                <w:rFonts w:ascii="Calibri" w:hAnsi="Calibri"/>
                <w:sz w:val="18"/>
                <w:szCs w:val="18"/>
              </w:rPr>
            </w:pPr>
          </w:p>
        </w:tc>
        <w:tc>
          <w:tcPr>
            <w:tcW w:w="1080" w:type="dxa"/>
            <w:shd w:val="clear" w:color="auto" w:fill="auto"/>
            <w:vAlign w:val="bottom"/>
          </w:tcPr>
          <w:p w14:paraId="7342D2E9" w14:textId="77777777" w:rsidR="00C15EB1" w:rsidRPr="00061E11" w:rsidRDefault="00C15EB1" w:rsidP="00380970">
            <w:pPr>
              <w:keepNext/>
              <w:rPr>
                <w:rFonts w:ascii="Calibri" w:hAnsi="Calibri"/>
                <w:sz w:val="18"/>
                <w:szCs w:val="18"/>
              </w:rPr>
            </w:pPr>
          </w:p>
        </w:tc>
        <w:tc>
          <w:tcPr>
            <w:tcW w:w="1080" w:type="dxa"/>
          </w:tcPr>
          <w:p w14:paraId="65A231D9" w14:textId="77777777" w:rsidR="00C15EB1" w:rsidRPr="00061E11" w:rsidRDefault="00C15EB1" w:rsidP="00380970">
            <w:pPr>
              <w:keepNext/>
              <w:rPr>
                <w:rFonts w:ascii="Calibri" w:hAnsi="Calibri"/>
                <w:sz w:val="18"/>
                <w:szCs w:val="18"/>
              </w:rPr>
            </w:pPr>
          </w:p>
        </w:tc>
        <w:tc>
          <w:tcPr>
            <w:tcW w:w="720" w:type="dxa"/>
          </w:tcPr>
          <w:p w14:paraId="1A5F3FC1" w14:textId="77777777" w:rsidR="00C15EB1" w:rsidRPr="00061E11" w:rsidRDefault="00C15EB1" w:rsidP="00380970">
            <w:pPr>
              <w:keepNext/>
              <w:rPr>
                <w:rFonts w:ascii="Calibri" w:hAnsi="Calibri"/>
                <w:sz w:val="18"/>
                <w:szCs w:val="18"/>
              </w:rPr>
            </w:pPr>
          </w:p>
        </w:tc>
        <w:tc>
          <w:tcPr>
            <w:tcW w:w="900" w:type="dxa"/>
          </w:tcPr>
          <w:p w14:paraId="531D947F"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30D6AD9F"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36CF6C4D"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4E7AA103"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517FBE2A" w14:textId="77777777" w:rsidR="00C15EB1" w:rsidRPr="00061E11" w:rsidRDefault="00C15EB1" w:rsidP="00380970">
            <w:pPr>
              <w:keepNext/>
              <w:rPr>
                <w:rFonts w:ascii="Calibri" w:hAnsi="Calibri"/>
                <w:sz w:val="18"/>
                <w:szCs w:val="18"/>
              </w:rPr>
            </w:pPr>
          </w:p>
        </w:tc>
        <w:tc>
          <w:tcPr>
            <w:tcW w:w="990" w:type="dxa"/>
          </w:tcPr>
          <w:p w14:paraId="2CAF3570" w14:textId="77777777" w:rsidR="00C15EB1" w:rsidRPr="00061E11" w:rsidRDefault="00C15EB1" w:rsidP="00380970">
            <w:pPr>
              <w:keepNext/>
              <w:rPr>
                <w:rFonts w:ascii="Calibri" w:hAnsi="Calibri"/>
                <w:sz w:val="18"/>
                <w:szCs w:val="18"/>
              </w:rPr>
            </w:pPr>
          </w:p>
        </w:tc>
        <w:tc>
          <w:tcPr>
            <w:tcW w:w="1080" w:type="dxa"/>
            <w:shd w:val="clear" w:color="auto" w:fill="auto"/>
            <w:vAlign w:val="bottom"/>
          </w:tcPr>
          <w:p w14:paraId="58A1DDE8" w14:textId="77777777" w:rsidR="00C15EB1" w:rsidRPr="00061E11" w:rsidRDefault="00C15EB1" w:rsidP="00380970">
            <w:pPr>
              <w:keepNext/>
              <w:rPr>
                <w:rFonts w:ascii="Calibri" w:hAnsi="Calibri"/>
                <w:sz w:val="18"/>
                <w:szCs w:val="18"/>
              </w:rPr>
            </w:pPr>
          </w:p>
        </w:tc>
        <w:tc>
          <w:tcPr>
            <w:tcW w:w="900" w:type="dxa"/>
            <w:shd w:val="clear" w:color="auto" w:fill="auto"/>
            <w:vAlign w:val="bottom"/>
          </w:tcPr>
          <w:p w14:paraId="54CAED6A" w14:textId="77777777" w:rsidR="00C15EB1" w:rsidRPr="00061E11" w:rsidRDefault="00C15EB1" w:rsidP="00380970">
            <w:pPr>
              <w:keepNext/>
              <w:rPr>
                <w:rFonts w:ascii="Calibri" w:hAnsi="Calibri"/>
                <w:sz w:val="18"/>
                <w:szCs w:val="18"/>
              </w:rPr>
            </w:pPr>
          </w:p>
        </w:tc>
        <w:tc>
          <w:tcPr>
            <w:tcW w:w="1170" w:type="dxa"/>
          </w:tcPr>
          <w:p w14:paraId="0802D713" w14:textId="77777777" w:rsidR="00C15EB1" w:rsidRPr="00061E11" w:rsidRDefault="00C15EB1" w:rsidP="00380970">
            <w:pPr>
              <w:keepNext/>
              <w:rPr>
                <w:rFonts w:ascii="Calibri" w:hAnsi="Calibri"/>
                <w:sz w:val="18"/>
                <w:szCs w:val="18"/>
              </w:rPr>
            </w:pPr>
          </w:p>
        </w:tc>
        <w:tc>
          <w:tcPr>
            <w:tcW w:w="1080" w:type="dxa"/>
          </w:tcPr>
          <w:p w14:paraId="7001A607" w14:textId="77777777" w:rsidR="00C15EB1" w:rsidRPr="00061E11" w:rsidRDefault="00C15EB1" w:rsidP="00380970">
            <w:pPr>
              <w:keepNext/>
              <w:rPr>
                <w:rFonts w:ascii="Calibri" w:hAnsi="Calibri"/>
                <w:sz w:val="18"/>
                <w:szCs w:val="18"/>
              </w:rPr>
            </w:pPr>
          </w:p>
        </w:tc>
        <w:tc>
          <w:tcPr>
            <w:tcW w:w="895" w:type="dxa"/>
          </w:tcPr>
          <w:p w14:paraId="0A4B483E" w14:textId="77777777" w:rsidR="00C15EB1" w:rsidRPr="00061E11" w:rsidRDefault="00C15EB1" w:rsidP="00380970">
            <w:pPr>
              <w:keepNext/>
              <w:rPr>
                <w:rFonts w:ascii="Calibri" w:hAnsi="Calibri"/>
                <w:sz w:val="18"/>
                <w:szCs w:val="18"/>
              </w:rPr>
            </w:pPr>
          </w:p>
        </w:tc>
      </w:tr>
      <w:tr w:rsidR="00C15EB1" w:rsidRPr="007E2934" w14:paraId="7956D73E" w14:textId="77777777">
        <w:trPr>
          <w:cantSplit/>
          <w:trHeight w:val="222"/>
        </w:trPr>
        <w:tc>
          <w:tcPr>
            <w:tcW w:w="14390" w:type="dxa"/>
            <w:gridSpan w:val="15"/>
          </w:tcPr>
          <w:p w14:paraId="168EA4D9" w14:textId="77777777" w:rsidR="00C15EB1" w:rsidRPr="007E2934" w:rsidRDefault="00C15EB1" w:rsidP="00380970">
            <w:pPr>
              <w:keepNext/>
              <w:rPr>
                <w:rFonts w:ascii="Calibri" w:hAnsi="Calibri"/>
                <w:sz w:val="18"/>
                <w:szCs w:val="18"/>
              </w:rPr>
            </w:pPr>
            <w:r w:rsidRPr="00061E11">
              <w:rPr>
                <w:rFonts w:ascii="Calibri" w:hAnsi="Calibri"/>
                <w:sz w:val="18"/>
                <w:szCs w:val="18"/>
              </w:rPr>
              <w:t>Notes:</w:t>
            </w:r>
          </w:p>
        </w:tc>
      </w:tr>
    </w:tbl>
    <w:p w14:paraId="138C717E" w14:textId="77777777" w:rsidR="003B0CFE" w:rsidRDefault="003B0CFE" w:rsidP="008846F4">
      <w:pPr>
        <w:rPr>
          <w:rFonts w:ascii="Calibri" w:hAnsi="Calibri"/>
          <w:sz w:val="18"/>
          <w:szCs w:val="18"/>
        </w:rPr>
      </w:pPr>
    </w:p>
    <w:p w14:paraId="0DEAADF1" w14:textId="77777777" w:rsidR="003B0CFE" w:rsidRPr="007E2934" w:rsidRDefault="003B0C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46"/>
        <w:gridCol w:w="1047"/>
        <w:gridCol w:w="1048"/>
        <w:gridCol w:w="1048"/>
        <w:gridCol w:w="1048"/>
        <w:gridCol w:w="1047"/>
        <w:gridCol w:w="1048"/>
        <w:gridCol w:w="1048"/>
        <w:gridCol w:w="1048"/>
        <w:gridCol w:w="1048"/>
        <w:gridCol w:w="1416"/>
        <w:gridCol w:w="1240"/>
        <w:gridCol w:w="1258"/>
      </w:tblGrid>
      <w:tr w:rsidR="007C1661" w:rsidRPr="001F1586" w14:paraId="7763F168" w14:textId="77777777">
        <w:trPr>
          <w:cantSplit/>
        </w:trPr>
        <w:tc>
          <w:tcPr>
            <w:tcW w:w="14616" w:type="dxa"/>
            <w:gridSpan w:val="13"/>
          </w:tcPr>
          <w:p w14:paraId="7F1FAEBE" w14:textId="77777777" w:rsidR="007C1661" w:rsidRPr="001F1586" w:rsidRDefault="007C1661" w:rsidP="00E75CF4">
            <w:pPr>
              <w:keepNext/>
              <w:rPr>
                <w:rFonts w:ascii="Calibri" w:hAnsi="Calibri"/>
                <w:b/>
                <w:sz w:val="18"/>
                <w:szCs w:val="18"/>
              </w:rPr>
            </w:pPr>
            <w:r w:rsidRPr="001F1586">
              <w:rPr>
                <w:rFonts w:ascii="Calibri" w:hAnsi="Calibri"/>
                <w:b/>
                <w:sz w:val="18"/>
                <w:szCs w:val="18"/>
              </w:rPr>
              <w:lastRenderedPageBreak/>
              <w:t xml:space="preserve">H. Installed Air Filter Device Information  </w:t>
            </w:r>
          </w:p>
          <w:p w14:paraId="7D7FB810" w14:textId="0AC1E45E" w:rsidR="007C1661" w:rsidRPr="001F1586" w:rsidRDefault="007C1661" w:rsidP="00E75CF4">
            <w:pPr>
              <w:keepNext/>
              <w:rPr>
                <w:rFonts w:ascii="Calibri" w:hAnsi="Calibri"/>
                <w:sz w:val="18"/>
                <w:szCs w:val="18"/>
              </w:rPr>
            </w:pPr>
            <w:r w:rsidRPr="001F1586">
              <w:rPr>
                <w:rFonts w:ascii="Calibri" w:hAnsi="Calibri"/>
                <w:sz w:val="18"/>
                <w:szCs w:val="18"/>
              </w:rPr>
              <w:t>Mandatory requirements for air filter devices are specified Section 1</w:t>
            </w:r>
            <w:r w:rsidR="00052CFC" w:rsidRPr="001F1586">
              <w:rPr>
                <w:rFonts w:ascii="Calibri" w:hAnsi="Calibri"/>
                <w:sz w:val="18"/>
                <w:szCs w:val="18"/>
              </w:rPr>
              <w:t>60.2</w:t>
            </w:r>
            <w:r w:rsidR="0025271D" w:rsidRPr="001F1586">
              <w:rPr>
                <w:rFonts w:ascii="Calibri" w:hAnsi="Calibri"/>
                <w:sz w:val="18"/>
                <w:szCs w:val="18"/>
              </w:rPr>
              <w:t>(b)1</w:t>
            </w:r>
            <w:r w:rsidRPr="001F1586">
              <w:rPr>
                <w:rFonts w:ascii="Calibri" w:hAnsi="Calibri"/>
                <w:sz w:val="18"/>
                <w:szCs w:val="18"/>
              </w:rPr>
              <w:t xml:space="preserve">.  The installer shall place a sticker in or near </w:t>
            </w:r>
            <w:r w:rsidR="00CB6B6F" w:rsidRPr="001F1586">
              <w:rPr>
                <w:rFonts w:ascii="Calibri" w:hAnsi="Calibri"/>
                <w:sz w:val="18"/>
                <w:szCs w:val="18"/>
              </w:rPr>
              <w:t xml:space="preserve">each </w:t>
            </w:r>
            <w:r w:rsidRPr="001F1586">
              <w:rPr>
                <w:rFonts w:ascii="Calibri" w:hAnsi="Calibri"/>
                <w:sz w:val="18"/>
                <w:szCs w:val="18"/>
              </w:rPr>
              <w:t>filter grille</w:t>
            </w:r>
            <w:r w:rsidR="005532C9" w:rsidRPr="001F1586">
              <w:rPr>
                <w:rFonts w:ascii="Calibri" w:hAnsi="Calibri"/>
                <w:sz w:val="18"/>
                <w:szCs w:val="18"/>
              </w:rPr>
              <w:t>/rack</w:t>
            </w:r>
            <w:r w:rsidRPr="001F1586">
              <w:rPr>
                <w:rFonts w:ascii="Calibri" w:hAnsi="Calibri"/>
                <w:sz w:val="18"/>
                <w:szCs w:val="18"/>
              </w:rPr>
              <w:t xml:space="preserve"> </w:t>
            </w:r>
            <w:r w:rsidR="00CE0270" w:rsidRPr="001F1586">
              <w:rPr>
                <w:rFonts w:ascii="Calibri" w:hAnsi="Calibri"/>
                <w:sz w:val="18"/>
                <w:szCs w:val="18"/>
              </w:rPr>
              <w:t xml:space="preserve">that displays </w:t>
            </w:r>
            <w:r w:rsidRPr="001F1586">
              <w:rPr>
                <w:rFonts w:ascii="Calibri" w:hAnsi="Calibri"/>
                <w:sz w:val="18"/>
                <w:szCs w:val="18"/>
              </w:rPr>
              <w:t xml:space="preserve">the design airflow rate </w:t>
            </w:r>
            <w:r w:rsidR="00CB6B6F" w:rsidRPr="001F1586">
              <w:rPr>
                <w:rFonts w:ascii="Calibri" w:hAnsi="Calibri"/>
                <w:sz w:val="18"/>
                <w:szCs w:val="18"/>
              </w:rPr>
              <w:t xml:space="preserve">for that filter grille/rack </w:t>
            </w:r>
            <w:r w:rsidRPr="001F1586">
              <w:rPr>
                <w:rFonts w:ascii="Calibri" w:hAnsi="Calibri"/>
                <w:sz w:val="18"/>
                <w:szCs w:val="18"/>
              </w:rPr>
              <w:t xml:space="preserve">and the maximum allowed clean filter pressure </w:t>
            </w:r>
            <w:proofErr w:type="gramStart"/>
            <w:r w:rsidRPr="001F1586">
              <w:rPr>
                <w:rFonts w:ascii="Calibri" w:hAnsi="Calibri"/>
                <w:sz w:val="18"/>
                <w:szCs w:val="18"/>
              </w:rPr>
              <w:t>drop</w:t>
            </w:r>
            <w:proofErr w:type="gramEnd"/>
            <w:r w:rsidRPr="001F1586">
              <w:rPr>
                <w:rFonts w:ascii="Calibri" w:hAnsi="Calibri"/>
                <w:sz w:val="18"/>
                <w:szCs w:val="18"/>
              </w:rPr>
              <w:t xml:space="preserve"> at the design airflow rate.  This will inform the occupant of the airflow vs pressure drop performance required for replacement air filters.</w:t>
            </w:r>
          </w:p>
          <w:p w14:paraId="27C5468F" w14:textId="77777777" w:rsidR="00257FE5" w:rsidRPr="001F1586" w:rsidRDefault="00257FE5" w:rsidP="00E75CF4">
            <w:pPr>
              <w:keepNext/>
              <w:rPr>
                <w:rFonts w:asciiTheme="minorHAnsi" w:hAnsiTheme="minorHAnsi"/>
                <w:sz w:val="16"/>
                <w:szCs w:val="16"/>
              </w:rPr>
            </w:pPr>
          </w:p>
          <w:p w14:paraId="5630A275" w14:textId="77777777" w:rsidR="007C1661" w:rsidRPr="001F1586" w:rsidRDefault="005F0EA8" w:rsidP="00E75CF4">
            <w:pPr>
              <w:keepNext/>
              <w:rPr>
                <w:rFonts w:ascii="Calibri" w:hAnsi="Calibri"/>
                <w:sz w:val="18"/>
                <w:szCs w:val="18"/>
              </w:rPr>
            </w:pPr>
            <w:r w:rsidRPr="001F1586">
              <w:rPr>
                <w:rFonts w:asciiTheme="minorHAnsi" w:hAnsiTheme="minorHAnsi"/>
                <w:b/>
                <w:sz w:val="16"/>
                <w:szCs w:val="16"/>
              </w:rPr>
              <w:t>&lt;&lt;</w:t>
            </w:r>
            <w:r w:rsidR="00257FE5" w:rsidRPr="001F1586">
              <w:rPr>
                <w:rFonts w:asciiTheme="minorHAnsi" w:hAnsiTheme="minorHAnsi"/>
                <w:b/>
                <w:sz w:val="16"/>
                <w:szCs w:val="16"/>
              </w:rPr>
              <w:t>If</w:t>
            </w:r>
            <w:r w:rsidR="00257FE5" w:rsidRPr="001F1586">
              <w:rPr>
                <w:rFonts w:asciiTheme="minorHAnsi" w:hAnsiTheme="minorHAnsi"/>
                <w:sz w:val="16"/>
                <w:szCs w:val="16"/>
              </w:rPr>
              <w:t xml:space="preserve"> Section G does not apply, </w:t>
            </w:r>
            <w:r w:rsidR="00257FE5" w:rsidRPr="001F1586">
              <w:rPr>
                <w:rFonts w:asciiTheme="minorHAnsi" w:hAnsiTheme="minorHAnsi"/>
                <w:b/>
                <w:sz w:val="16"/>
                <w:szCs w:val="16"/>
              </w:rPr>
              <w:t>then</w:t>
            </w:r>
            <w:r w:rsidR="00257FE5" w:rsidRPr="001F1586">
              <w:rPr>
                <w:rFonts w:asciiTheme="minorHAnsi" w:hAnsiTheme="minorHAnsi"/>
                <w:sz w:val="16"/>
                <w:szCs w:val="16"/>
              </w:rPr>
              <w:t xml:space="preserve"> display the section does not apply </w:t>
            </w:r>
            <w:proofErr w:type="gramStart"/>
            <w:r w:rsidR="00257FE5" w:rsidRPr="001F1586">
              <w:rPr>
                <w:rFonts w:asciiTheme="minorHAnsi" w:hAnsiTheme="minorHAnsi"/>
                <w:sz w:val="16"/>
                <w:szCs w:val="16"/>
              </w:rPr>
              <w:t xml:space="preserve">message;  </w:t>
            </w:r>
            <w:r w:rsidR="00257FE5" w:rsidRPr="001F1586">
              <w:rPr>
                <w:rFonts w:asciiTheme="minorHAnsi" w:hAnsiTheme="minorHAnsi"/>
                <w:b/>
                <w:sz w:val="16"/>
                <w:szCs w:val="16"/>
              </w:rPr>
              <w:t>elseif</w:t>
            </w:r>
            <w:proofErr w:type="gramEnd"/>
            <w:r w:rsidR="00257FE5" w:rsidRPr="001F1586">
              <w:rPr>
                <w:rFonts w:asciiTheme="minorHAnsi" w:hAnsiTheme="minorHAnsi"/>
                <w:sz w:val="16"/>
                <w:szCs w:val="16"/>
              </w:rPr>
              <w:t xml:space="preserve"> there are no </w:t>
            </w:r>
            <w:r w:rsidRPr="001F1586">
              <w:rPr>
                <w:rFonts w:asciiTheme="minorHAnsi" w:hAnsiTheme="minorHAnsi"/>
                <w:sz w:val="16"/>
                <w:szCs w:val="16"/>
              </w:rPr>
              <w:t>duct systems</w:t>
            </w:r>
            <w:r w:rsidR="00257FE5" w:rsidRPr="001F1586">
              <w:rPr>
                <w:rFonts w:asciiTheme="minorHAnsi" w:hAnsiTheme="minorHAnsi"/>
                <w:sz w:val="16"/>
                <w:szCs w:val="16"/>
              </w:rPr>
              <w:t xml:space="preserve"> in G03 that have a value in G04 equal to "&gt;10ft", </w:t>
            </w:r>
            <w:r w:rsidR="007C1661" w:rsidRPr="001F1586">
              <w:rPr>
                <w:rFonts w:ascii="Calibri" w:hAnsi="Calibri"/>
                <w:sz w:val="18"/>
                <w:szCs w:val="18"/>
              </w:rPr>
              <w:t xml:space="preserve">then display the section does not apply message; </w:t>
            </w:r>
          </w:p>
          <w:p w14:paraId="22D5396C" w14:textId="77777777" w:rsidR="00257FE5" w:rsidRPr="001F1586" w:rsidRDefault="00257FE5" w:rsidP="00E75CF4">
            <w:pPr>
              <w:keepNext/>
              <w:rPr>
                <w:rFonts w:ascii="Calibri" w:hAnsi="Calibri"/>
                <w:sz w:val="18"/>
                <w:szCs w:val="18"/>
              </w:rPr>
            </w:pPr>
          </w:p>
          <w:p w14:paraId="6908B2AF" w14:textId="77777777" w:rsidR="007C1661" w:rsidRPr="001F1586" w:rsidRDefault="007C1661" w:rsidP="00CE2266">
            <w:pPr>
              <w:keepNext/>
              <w:rPr>
                <w:rFonts w:ascii="Calibri" w:hAnsi="Calibri"/>
                <w:sz w:val="18"/>
                <w:szCs w:val="18"/>
              </w:rPr>
            </w:pPr>
            <w:r w:rsidRPr="001F1586">
              <w:rPr>
                <w:rFonts w:ascii="Calibri" w:hAnsi="Calibri"/>
                <w:b/>
                <w:sz w:val="18"/>
                <w:szCs w:val="18"/>
              </w:rPr>
              <w:t>else</w:t>
            </w:r>
            <w:r w:rsidRPr="001F1586">
              <w:rPr>
                <w:rFonts w:ascii="Calibri" w:hAnsi="Calibri"/>
                <w:sz w:val="18"/>
                <w:szCs w:val="18"/>
              </w:rPr>
              <w:t xml:space="preserve"> require one row of data (each) for the quantity of air filter devices in </w:t>
            </w:r>
            <w:r w:rsidR="001F0833" w:rsidRPr="001F1586">
              <w:rPr>
                <w:rFonts w:ascii="Calibri" w:hAnsi="Calibri"/>
                <w:sz w:val="18"/>
                <w:szCs w:val="18"/>
              </w:rPr>
              <w:t>G</w:t>
            </w:r>
            <w:r w:rsidRPr="001F1586">
              <w:rPr>
                <w:rFonts w:ascii="Calibri" w:hAnsi="Calibri"/>
                <w:sz w:val="18"/>
                <w:szCs w:val="18"/>
              </w:rPr>
              <w:t xml:space="preserve">12 for each of the </w:t>
            </w:r>
            <w:r w:rsidR="005F0EA8" w:rsidRPr="001F1586">
              <w:rPr>
                <w:rFonts w:ascii="Calibri" w:hAnsi="Calibri"/>
                <w:sz w:val="18"/>
                <w:szCs w:val="18"/>
              </w:rPr>
              <w:t>duct systems</w:t>
            </w:r>
            <w:r w:rsidRPr="001F1586">
              <w:rPr>
                <w:rFonts w:ascii="Calibri" w:hAnsi="Calibri"/>
                <w:sz w:val="18"/>
                <w:szCs w:val="18"/>
              </w:rPr>
              <w:t xml:space="preserve"> listed in G03 for which </w:t>
            </w:r>
            <w:r w:rsidR="00016E95" w:rsidRPr="001F1586">
              <w:rPr>
                <w:rFonts w:ascii="Calibri" w:hAnsi="Calibri"/>
                <w:sz w:val="18"/>
                <w:szCs w:val="18"/>
              </w:rPr>
              <w:t xml:space="preserve">the </w:t>
            </w:r>
            <w:r w:rsidRPr="001F1586">
              <w:rPr>
                <w:rFonts w:ascii="Calibri" w:hAnsi="Calibri"/>
                <w:sz w:val="18"/>
                <w:szCs w:val="18"/>
              </w:rPr>
              <w:t xml:space="preserve">value in </w:t>
            </w:r>
            <w:r w:rsidR="002D684F" w:rsidRPr="001F1586">
              <w:rPr>
                <w:rFonts w:ascii="Calibri" w:hAnsi="Calibri"/>
                <w:sz w:val="18"/>
                <w:szCs w:val="18"/>
              </w:rPr>
              <w:t>G04</w:t>
            </w:r>
            <w:r w:rsidR="005F0EA8" w:rsidRPr="001F1586">
              <w:rPr>
                <w:rFonts w:ascii="Calibri" w:hAnsi="Calibri"/>
                <w:sz w:val="18"/>
                <w:szCs w:val="18"/>
              </w:rPr>
              <w:t>=[</w:t>
            </w:r>
            <w:r w:rsidRPr="001F1586">
              <w:rPr>
                <w:rFonts w:ascii="Calibri" w:hAnsi="Calibri"/>
                <w:sz w:val="18"/>
                <w:szCs w:val="18"/>
              </w:rPr>
              <w:t>&gt;10ft</w:t>
            </w:r>
            <w:proofErr w:type="gramStart"/>
            <w:r w:rsidR="005F0EA8" w:rsidRPr="001F1586">
              <w:rPr>
                <w:rFonts w:ascii="Calibri" w:hAnsi="Calibri"/>
                <w:sz w:val="18"/>
                <w:szCs w:val="18"/>
              </w:rPr>
              <w:t>]</w:t>
            </w:r>
            <w:r w:rsidRPr="001F1586">
              <w:rPr>
                <w:rFonts w:ascii="Calibri" w:hAnsi="Calibri"/>
                <w:sz w:val="18"/>
                <w:szCs w:val="18"/>
              </w:rPr>
              <w:t>;</w:t>
            </w:r>
            <w:proofErr w:type="gramEnd"/>
          </w:p>
          <w:p w14:paraId="0DBBC43C" w14:textId="77777777" w:rsidR="007C1661" w:rsidRPr="001F1586" w:rsidRDefault="007C1661" w:rsidP="00826A62">
            <w:pPr>
              <w:keepNext/>
              <w:rPr>
                <w:rFonts w:ascii="Calibri" w:hAnsi="Calibri"/>
                <w:sz w:val="18"/>
                <w:szCs w:val="18"/>
              </w:rPr>
            </w:pPr>
          </w:p>
        </w:tc>
      </w:tr>
      <w:tr w:rsidR="00985DE5" w:rsidRPr="001F1586" w14:paraId="635A3D6C" w14:textId="77777777">
        <w:trPr>
          <w:cantSplit/>
          <w:trHeight w:val="134"/>
        </w:trPr>
        <w:tc>
          <w:tcPr>
            <w:tcW w:w="1063" w:type="dxa"/>
            <w:shd w:val="clear" w:color="auto" w:fill="auto"/>
            <w:vAlign w:val="bottom"/>
          </w:tcPr>
          <w:p w14:paraId="50312B26"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01</w:t>
            </w:r>
          </w:p>
        </w:tc>
        <w:tc>
          <w:tcPr>
            <w:tcW w:w="1064" w:type="dxa"/>
            <w:shd w:val="clear" w:color="auto" w:fill="auto"/>
            <w:vAlign w:val="bottom"/>
          </w:tcPr>
          <w:p w14:paraId="09514120"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02</w:t>
            </w:r>
          </w:p>
        </w:tc>
        <w:tc>
          <w:tcPr>
            <w:tcW w:w="1064" w:type="dxa"/>
          </w:tcPr>
          <w:p w14:paraId="0D3C26D2"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03</w:t>
            </w:r>
          </w:p>
        </w:tc>
        <w:tc>
          <w:tcPr>
            <w:tcW w:w="1064" w:type="dxa"/>
            <w:shd w:val="clear" w:color="auto" w:fill="auto"/>
          </w:tcPr>
          <w:p w14:paraId="57A9F09F"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04</w:t>
            </w:r>
          </w:p>
        </w:tc>
        <w:tc>
          <w:tcPr>
            <w:tcW w:w="1064" w:type="dxa"/>
            <w:shd w:val="clear" w:color="auto" w:fill="auto"/>
            <w:vAlign w:val="bottom"/>
          </w:tcPr>
          <w:p w14:paraId="2D80F5A7"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05</w:t>
            </w:r>
          </w:p>
        </w:tc>
        <w:tc>
          <w:tcPr>
            <w:tcW w:w="1063" w:type="dxa"/>
            <w:shd w:val="clear" w:color="auto" w:fill="auto"/>
            <w:vAlign w:val="bottom"/>
          </w:tcPr>
          <w:p w14:paraId="475CE51A"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06</w:t>
            </w:r>
          </w:p>
        </w:tc>
        <w:tc>
          <w:tcPr>
            <w:tcW w:w="1064" w:type="dxa"/>
            <w:shd w:val="clear" w:color="auto" w:fill="auto"/>
            <w:vAlign w:val="bottom"/>
          </w:tcPr>
          <w:p w14:paraId="51CE03B1"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07</w:t>
            </w:r>
          </w:p>
        </w:tc>
        <w:tc>
          <w:tcPr>
            <w:tcW w:w="1064" w:type="dxa"/>
            <w:shd w:val="clear" w:color="auto" w:fill="auto"/>
            <w:vAlign w:val="bottom"/>
          </w:tcPr>
          <w:p w14:paraId="677070B2"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08</w:t>
            </w:r>
          </w:p>
        </w:tc>
        <w:tc>
          <w:tcPr>
            <w:tcW w:w="1064" w:type="dxa"/>
          </w:tcPr>
          <w:p w14:paraId="5FA03CDF"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09</w:t>
            </w:r>
          </w:p>
        </w:tc>
        <w:tc>
          <w:tcPr>
            <w:tcW w:w="1064" w:type="dxa"/>
          </w:tcPr>
          <w:p w14:paraId="214C198B"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10</w:t>
            </w:r>
          </w:p>
        </w:tc>
        <w:tc>
          <w:tcPr>
            <w:tcW w:w="1440" w:type="dxa"/>
          </w:tcPr>
          <w:p w14:paraId="7F7CBDDD"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11</w:t>
            </w:r>
          </w:p>
        </w:tc>
        <w:tc>
          <w:tcPr>
            <w:tcW w:w="1260" w:type="dxa"/>
          </w:tcPr>
          <w:p w14:paraId="6F8CB55A"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12</w:t>
            </w:r>
          </w:p>
        </w:tc>
        <w:tc>
          <w:tcPr>
            <w:tcW w:w="1278" w:type="dxa"/>
            <w:shd w:val="clear" w:color="auto" w:fill="auto"/>
            <w:vAlign w:val="bottom"/>
          </w:tcPr>
          <w:p w14:paraId="04163775" w14:textId="77777777" w:rsidR="007C1661" w:rsidRPr="001F1586" w:rsidRDefault="007C1661" w:rsidP="00C56B79">
            <w:pPr>
              <w:keepNext/>
              <w:jc w:val="center"/>
              <w:rPr>
                <w:rFonts w:ascii="Calibri" w:hAnsi="Calibri"/>
                <w:sz w:val="18"/>
                <w:szCs w:val="18"/>
              </w:rPr>
            </w:pPr>
            <w:r w:rsidRPr="001F1586">
              <w:rPr>
                <w:rFonts w:ascii="Calibri" w:hAnsi="Calibri"/>
                <w:sz w:val="18"/>
                <w:szCs w:val="18"/>
              </w:rPr>
              <w:t>13</w:t>
            </w:r>
          </w:p>
        </w:tc>
      </w:tr>
      <w:tr w:rsidR="00985DE5" w:rsidRPr="001F1586" w14:paraId="4FB78575" w14:textId="77777777">
        <w:trPr>
          <w:cantSplit/>
          <w:trHeight w:val="576"/>
        </w:trPr>
        <w:tc>
          <w:tcPr>
            <w:tcW w:w="1063" w:type="dxa"/>
            <w:shd w:val="clear" w:color="auto" w:fill="auto"/>
            <w:vAlign w:val="bottom"/>
          </w:tcPr>
          <w:p w14:paraId="17F341BC" w14:textId="4B62A245" w:rsidR="007C1661" w:rsidRPr="001F1586" w:rsidRDefault="007C1661" w:rsidP="00896B27">
            <w:pPr>
              <w:keepNext/>
              <w:jc w:val="center"/>
              <w:rPr>
                <w:rFonts w:ascii="Calibri" w:hAnsi="Calibri"/>
                <w:sz w:val="18"/>
                <w:szCs w:val="18"/>
              </w:rPr>
            </w:pPr>
            <w:r w:rsidRPr="001F1586">
              <w:rPr>
                <w:rFonts w:ascii="Calibri" w:hAnsi="Calibri"/>
                <w:sz w:val="18"/>
                <w:szCs w:val="18"/>
              </w:rPr>
              <w:t xml:space="preserve">SC System </w:t>
            </w:r>
            <w:r w:rsidR="00896B27" w:rsidRPr="001F1586">
              <w:rPr>
                <w:rFonts w:ascii="Calibri" w:hAnsi="Calibri"/>
                <w:sz w:val="18"/>
                <w:szCs w:val="18"/>
              </w:rPr>
              <w:t>ID/</w:t>
            </w:r>
            <w:r w:rsidRPr="001F1586">
              <w:rPr>
                <w:rFonts w:ascii="Calibri" w:hAnsi="Calibri"/>
                <w:sz w:val="18"/>
                <w:szCs w:val="18"/>
              </w:rPr>
              <w:t>Name</w:t>
            </w:r>
            <w:r w:rsidR="00896B27" w:rsidRPr="001F1586">
              <w:rPr>
                <w:rFonts w:ascii="Calibri" w:hAnsi="Calibri"/>
                <w:sz w:val="18"/>
                <w:szCs w:val="18"/>
              </w:rPr>
              <w:t xml:space="preserve"> from </w:t>
            </w:r>
            <w:r w:rsidR="002370BE" w:rsidRPr="001F1586">
              <w:rPr>
                <w:rFonts w:ascii="Calibri" w:hAnsi="Calibri"/>
                <w:sz w:val="18"/>
                <w:szCs w:val="18"/>
              </w:rPr>
              <w:t>LMCC</w:t>
            </w:r>
          </w:p>
        </w:tc>
        <w:tc>
          <w:tcPr>
            <w:tcW w:w="1064" w:type="dxa"/>
            <w:shd w:val="clear" w:color="auto" w:fill="auto"/>
            <w:vAlign w:val="bottom"/>
          </w:tcPr>
          <w:p w14:paraId="6A2D998B"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SC System </w:t>
            </w:r>
          </w:p>
          <w:p w14:paraId="726857F0" w14:textId="77777777" w:rsidR="007C1661" w:rsidRPr="001F1586" w:rsidRDefault="00896B27" w:rsidP="007C1661">
            <w:pPr>
              <w:keepNext/>
              <w:jc w:val="center"/>
              <w:rPr>
                <w:rFonts w:ascii="Calibri" w:hAnsi="Calibri"/>
                <w:sz w:val="18"/>
                <w:szCs w:val="18"/>
              </w:rPr>
            </w:pPr>
            <w:r w:rsidRPr="001F1586">
              <w:rPr>
                <w:rFonts w:ascii="Calibri" w:hAnsi="Calibri"/>
                <w:sz w:val="18"/>
                <w:szCs w:val="18"/>
              </w:rPr>
              <w:t xml:space="preserve">Description of </w:t>
            </w:r>
            <w:r w:rsidR="007C1661" w:rsidRPr="001F1586">
              <w:rPr>
                <w:rFonts w:ascii="Calibri" w:hAnsi="Calibri"/>
                <w:sz w:val="18"/>
                <w:szCs w:val="18"/>
              </w:rPr>
              <w:t>Area Served</w:t>
            </w:r>
          </w:p>
        </w:tc>
        <w:tc>
          <w:tcPr>
            <w:tcW w:w="1064" w:type="dxa"/>
            <w:vAlign w:val="bottom"/>
          </w:tcPr>
          <w:p w14:paraId="2802885A"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Indoor Unit Name or Description of Area Served</w:t>
            </w:r>
          </w:p>
        </w:tc>
        <w:tc>
          <w:tcPr>
            <w:tcW w:w="1064" w:type="dxa"/>
            <w:shd w:val="clear" w:color="auto" w:fill="auto"/>
            <w:vAlign w:val="bottom"/>
          </w:tcPr>
          <w:p w14:paraId="0435A969" w14:textId="77777777" w:rsidR="007C1661" w:rsidRPr="001F1586" w:rsidRDefault="007C1661" w:rsidP="00896B27">
            <w:pPr>
              <w:keepNext/>
              <w:jc w:val="center"/>
              <w:rPr>
                <w:rFonts w:ascii="Calibri" w:hAnsi="Calibri"/>
                <w:sz w:val="18"/>
                <w:szCs w:val="18"/>
              </w:rPr>
            </w:pPr>
            <w:r w:rsidRPr="001F1586">
              <w:rPr>
                <w:rFonts w:ascii="Calibri" w:hAnsi="Calibri"/>
                <w:sz w:val="18"/>
                <w:szCs w:val="18"/>
              </w:rPr>
              <w:t>Air Filter Name</w:t>
            </w:r>
            <w:r w:rsidR="00896B27" w:rsidRPr="001F1586">
              <w:t xml:space="preserve"> </w:t>
            </w:r>
            <w:r w:rsidR="00896B27" w:rsidRPr="001F1586">
              <w:rPr>
                <w:rFonts w:ascii="Calibri" w:hAnsi="Calibri"/>
                <w:sz w:val="18"/>
                <w:szCs w:val="18"/>
              </w:rPr>
              <w:t>or Description of Location</w:t>
            </w:r>
          </w:p>
        </w:tc>
        <w:tc>
          <w:tcPr>
            <w:tcW w:w="1064" w:type="dxa"/>
            <w:shd w:val="clear" w:color="auto" w:fill="auto"/>
            <w:vAlign w:val="bottom"/>
          </w:tcPr>
          <w:p w14:paraId="19B0C3EA" w14:textId="2D6FEA48"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Air Filter </w:t>
            </w:r>
            <w:r w:rsidR="00CB6B6F" w:rsidRPr="001F1586">
              <w:rPr>
                <w:rFonts w:ascii="Calibri" w:hAnsi="Calibri"/>
                <w:sz w:val="18"/>
                <w:szCs w:val="18"/>
              </w:rPr>
              <w:t xml:space="preserve">Rack </w:t>
            </w:r>
            <w:r w:rsidRPr="001F1586">
              <w:rPr>
                <w:rFonts w:ascii="Calibri" w:hAnsi="Calibri"/>
                <w:sz w:val="18"/>
                <w:szCs w:val="18"/>
              </w:rPr>
              <w:t>Type</w:t>
            </w:r>
          </w:p>
        </w:tc>
        <w:tc>
          <w:tcPr>
            <w:tcW w:w="1063" w:type="dxa"/>
            <w:shd w:val="clear" w:color="auto" w:fill="auto"/>
            <w:vAlign w:val="bottom"/>
          </w:tcPr>
          <w:p w14:paraId="2D58A646"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Design Airflow Rate </w:t>
            </w:r>
          </w:p>
          <w:p w14:paraId="3CEFA319"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for Air Filter Device </w:t>
            </w:r>
          </w:p>
          <w:p w14:paraId="5050BD7D"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(cfm)</w:t>
            </w:r>
          </w:p>
        </w:tc>
        <w:tc>
          <w:tcPr>
            <w:tcW w:w="1064" w:type="dxa"/>
            <w:shd w:val="clear" w:color="auto" w:fill="auto"/>
            <w:vAlign w:val="bottom"/>
          </w:tcPr>
          <w:p w14:paraId="44824238"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Air Filter Nominal Depth (inch)</w:t>
            </w:r>
          </w:p>
        </w:tc>
        <w:tc>
          <w:tcPr>
            <w:tcW w:w="1064" w:type="dxa"/>
            <w:vAlign w:val="bottom"/>
          </w:tcPr>
          <w:p w14:paraId="54334811" w14:textId="77777777" w:rsidR="007C1661" w:rsidRPr="001F1586" w:rsidRDefault="007C1661" w:rsidP="007C1661">
            <w:pPr>
              <w:jc w:val="center"/>
              <w:rPr>
                <w:rFonts w:ascii="Calibri" w:hAnsi="Calibri"/>
                <w:sz w:val="18"/>
                <w:szCs w:val="18"/>
              </w:rPr>
            </w:pPr>
            <w:r w:rsidRPr="001F1586">
              <w:rPr>
                <w:rFonts w:ascii="Calibri" w:hAnsi="Calibri"/>
                <w:sz w:val="18"/>
                <w:szCs w:val="18"/>
              </w:rPr>
              <w:t>Air Filter Nominal Length</w:t>
            </w:r>
          </w:p>
          <w:p w14:paraId="4E609954"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(inch)</w:t>
            </w:r>
          </w:p>
        </w:tc>
        <w:tc>
          <w:tcPr>
            <w:tcW w:w="1064" w:type="dxa"/>
            <w:vAlign w:val="bottom"/>
          </w:tcPr>
          <w:p w14:paraId="6AE70D98" w14:textId="77777777" w:rsidR="007C1661" w:rsidRPr="001F1586" w:rsidRDefault="007C1661" w:rsidP="007C1661">
            <w:pPr>
              <w:jc w:val="center"/>
              <w:rPr>
                <w:rFonts w:ascii="Calibri" w:hAnsi="Calibri"/>
                <w:sz w:val="18"/>
                <w:szCs w:val="18"/>
              </w:rPr>
            </w:pPr>
            <w:r w:rsidRPr="001F1586">
              <w:rPr>
                <w:rFonts w:ascii="Calibri" w:hAnsi="Calibri"/>
                <w:sz w:val="18"/>
                <w:szCs w:val="18"/>
              </w:rPr>
              <w:t>Air Filter Nominal Width</w:t>
            </w:r>
          </w:p>
          <w:p w14:paraId="3D017781"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(inch)</w:t>
            </w:r>
          </w:p>
        </w:tc>
        <w:tc>
          <w:tcPr>
            <w:tcW w:w="1064" w:type="dxa"/>
            <w:vAlign w:val="bottom"/>
          </w:tcPr>
          <w:p w14:paraId="7C52704B" w14:textId="77777777" w:rsidR="007C1661" w:rsidRPr="001F1586" w:rsidRDefault="007C1661" w:rsidP="007C1661">
            <w:pPr>
              <w:jc w:val="center"/>
              <w:rPr>
                <w:rFonts w:ascii="Calibri" w:hAnsi="Calibri"/>
                <w:sz w:val="18"/>
                <w:szCs w:val="18"/>
              </w:rPr>
            </w:pPr>
            <w:r w:rsidRPr="001F1586">
              <w:rPr>
                <w:rFonts w:ascii="Calibri" w:hAnsi="Calibri"/>
                <w:sz w:val="18"/>
                <w:szCs w:val="18"/>
              </w:rPr>
              <w:t xml:space="preserve">Air Filter </w:t>
            </w:r>
          </w:p>
          <w:p w14:paraId="01AAE4B0" w14:textId="77777777" w:rsidR="007C1661" w:rsidRPr="001F1586" w:rsidRDefault="007C1661" w:rsidP="007C1661">
            <w:pPr>
              <w:jc w:val="center"/>
              <w:rPr>
                <w:rFonts w:ascii="Calibri" w:hAnsi="Calibri"/>
                <w:sz w:val="18"/>
                <w:szCs w:val="18"/>
              </w:rPr>
            </w:pPr>
            <w:r w:rsidRPr="001F1586">
              <w:rPr>
                <w:rFonts w:ascii="Calibri" w:hAnsi="Calibri"/>
                <w:sz w:val="18"/>
                <w:szCs w:val="18"/>
              </w:rPr>
              <w:t>Calculated Nominal Face Area</w:t>
            </w:r>
          </w:p>
          <w:p w14:paraId="1413D5BC"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(inch</w:t>
            </w:r>
            <w:r w:rsidRPr="001F1586">
              <w:rPr>
                <w:rFonts w:ascii="Calibri" w:hAnsi="Calibri"/>
                <w:sz w:val="18"/>
                <w:szCs w:val="18"/>
                <w:vertAlign w:val="superscript"/>
              </w:rPr>
              <w:t>2</w:t>
            </w:r>
            <w:r w:rsidRPr="001F1586">
              <w:rPr>
                <w:rFonts w:ascii="Calibri" w:hAnsi="Calibri"/>
                <w:sz w:val="18"/>
                <w:szCs w:val="18"/>
              </w:rPr>
              <w:t>)</w:t>
            </w:r>
          </w:p>
        </w:tc>
        <w:tc>
          <w:tcPr>
            <w:tcW w:w="1440" w:type="dxa"/>
            <w:vAlign w:val="bottom"/>
          </w:tcPr>
          <w:p w14:paraId="57FB3DB4" w14:textId="77777777" w:rsidR="007C1661" w:rsidRPr="001F1586" w:rsidRDefault="007C1661" w:rsidP="007C1661">
            <w:pPr>
              <w:jc w:val="center"/>
              <w:rPr>
                <w:rFonts w:ascii="Calibri" w:hAnsi="Calibri"/>
                <w:sz w:val="18"/>
                <w:szCs w:val="18"/>
              </w:rPr>
            </w:pPr>
            <w:r w:rsidRPr="001F1586">
              <w:rPr>
                <w:rFonts w:ascii="Calibri" w:hAnsi="Calibri"/>
                <w:sz w:val="18"/>
                <w:szCs w:val="18"/>
              </w:rPr>
              <w:t xml:space="preserve">Air Filter Required </w:t>
            </w:r>
          </w:p>
          <w:p w14:paraId="5C7AF9E8" w14:textId="77777777" w:rsidR="007C1661" w:rsidRPr="001F1586" w:rsidRDefault="007C1661" w:rsidP="007C1661">
            <w:pPr>
              <w:jc w:val="center"/>
              <w:rPr>
                <w:rFonts w:ascii="Calibri" w:hAnsi="Calibri"/>
                <w:sz w:val="18"/>
                <w:szCs w:val="18"/>
              </w:rPr>
            </w:pPr>
            <w:r w:rsidRPr="001F1586">
              <w:rPr>
                <w:rFonts w:ascii="Calibri" w:hAnsi="Calibri"/>
                <w:sz w:val="18"/>
                <w:szCs w:val="18"/>
              </w:rPr>
              <w:t>Minimum Face Area</w:t>
            </w:r>
          </w:p>
          <w:p w14:paraId="74D2191D"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(inch</w:t>
            </w:r>
            <w:r w:rsidRPr="001F1586">
              <w:rPr>
                <w:rFonts w:ascii="Calibri" w:hAnsi="Calibri"/>
                <w:sz w:val="18"/>
                <w:szCs w:val="18"/>
                <w:vertAlign w:val="superscript"/>
              </w:rPr>
              <w:t>2</w:t>
            </w:r>
            <w:r w:rsidRPr="001F1586">
              <w:rPr>
                <w:rFonts w:ascii="Calibri" w:hAnsi="Calibri"/>
                <w:sz w:val="18"/>
                <w:szCs w:val="18"/>
              </w:rPr>
              <w:t>)</w:t>
            </w:r>
          </w:p>
        </w:tc>
        <w:tc>
          <w:tcPr>
            <w:tcW w:w="1260" w:type="dxa"/>
            <w:vAlign w:val="bottom"/>
          </w:tcPr>
          <w:p w14:paraId="3B1A5397"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Face Area Compliance</w:t>
            </w:r>
          </w:p>
        </w:tc>
        <w:tc>
          <w:tcPr>
            <w:tcW w:w="1278" w:type="dxa"/>
            <w:shd w:val="clear" w:color="auto" w:fill="auto"/>
            <w:vAlign w:val="bottom"/>
          </w:tcPr>
          <w:p w14:paraId="7C058A9D"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 xml:space="preserve">Design Allowable Pressure Drop for Air Filter Device </w:t>
            </w:r>
          </w:p>
          <w:p w14:paraId="7BA3A32A" w14:textId="77777777" w:rsidR="007C1661" w:rsidRPr="001F1586" w:rsidRDefault="007C1661" w:rsidP="007C1661">
            <w:pPr>
              <w:keepNext/>
              <w:jc w:val="center"/>
              <w:rPr>
                <w:rFonts w:ascii="Calibri" w:hAnsi="Calibri"/>
                <w:sz w:val="18"/>
                <w:szCs w:val="18"/>
              </w:rPr>
            </w:pPr>
            <w:r w:rsidRPr="001F1586">
              <w:rPr>
                <w:rFonts w:ascii="Calibri" w:hAnsi="Calibri"/>
                <w:sz w:val="18"/>
                <w:szCs w:val="18"/>
              </w:rPr>
              <w:t>(</w:t>
            </w:r>
            <w:proofErr w:type="gramStart"/>
            <w:r w:rsidRPr="001F1586">
              <w:rPr>
                <w:rFonts w:ascii="Calibri" w:hAnsi="Calibri"/>
                <w:sz w:val="18"/>
                <w:szCs w:val="18"/>
              </w:rPr>
              <w:t>inch</w:t>
            </w:r>
            <w:proofErr w:type="gramEnd"/>
            <w:r w:rsidRPr="001F1586">
              <w:rPr>
                <w:rFonts w:ascii="Calibri" w:hAnsi="Calibri"/>
                <w:sz w:val="18"/>
                <w:szCs w:val="18"/>
              </w:rPr>
              <w:t xml:space="preserve"> W.C.) </w:t>
            </w:r>
          </w:p>
        </w:tc>
      </w:tr>
      <w:tr w:rsidR="00985DE5" w:rsidRPr="001F1586" w14:paraId="41815ABC" w14:textId="77777777">
        <w:trPr>
          <w:cantSplit/>
          <w:trHeight w:val="395"/>
        </w:trPr>
        <w:tc>
          <w:tcPr>
            <w:tcW w:w="1063" w:type="dxa"/>
            <w:shd w:val="clear" w:color="auto" w:fill="auto"/>
          </w:tcPr>
          <w:p w14:paraId="4E87B571" w14:textId="77777777" w:rsidR="007C1661" w:rsidRPr="001F1586" w:rsidRDefault="007C1661" w:rsidP="007C1661">
            <w:pPr>
              <w:keepNext/>
              <w:rPr>
                <w:rFonts w:ascii="Calibri" w:hAnsi="Calibri"/>
                <w:sz w:val="16"/>
                <w:szCs w:val="16"/>
              </w:rPr>
            </w:pPr>
            <w:r w:rsidRPr="001F1586">
              <w:rPr>
                <w:rFonts w:asciiTheme="minorHAnsi" w:hAnsiTheme="minorHAnsi"/>
                <w:sz w:val="16"/>
                <w:szCs w:val="16"/>
              </w:rPr>
              <w:t>&lt;&lt;reference value from B01&gt;&gt;</w:t>
            </w:r>
          </w:p>
        </w:tc>
        <w:tc>
          <w:tcPr>
            <w:tcW w:w="1064" w:type="dxa"/>
            <w:shd w:val="clear" w:color="auto" w:fill="auto"/>
          </w:tcPr>
          <w:p w14:paraId="47488505" w14:textId="77777777" w:rsidR="007C1661" w:rsidRPr="001F1586" w:rsidRDefault="007C1661" w:rsidP="007C1661">
            <w:pPr>
              <w:keepNext/>
              <w:rPr>
                <w:rFonts w:ascii="Calibri" w:hAnsi="Calibri"/>
                <w:sz w:val="16"/>
                <w:szCs w:val="16"/>
              </w:rPr>
            </w:pPr>
            <w:r w:rsidRPr="001F1586">
              <w:rPr>
                <w:rFonts w:ascii="Calibri" w:hAnsi="Calibri"/>
                <w:sz w:val="16"/>
                <w:szCs w:val="16"/>
              </w:rPr>
              <w:t xml:space="preserve">&lt;&lt;auto filled from B02&gt;&gt; </w:t>
            </w:r>
          </w:p>
        </w:tc>
        <w:tc>
          <w:tcPr>
            <w:tcW w:w="1064" w:type="dxa"/>
          </w:tcPr>
          <w:p w14:paraId="4423E9E8" w14:textId="77777777" w:rsidR="007C1661" w:rsidRPr="001F1586" w:rsidRDefault="007C1661" w:rsidP="00896B27">
            <w:pPr>
              <w:rPr>
                <w:rFonts w:ascii="Calibri" w:hAnsi="Calibri"/>
                <w:sz w:val="16"/>
                <w:szCs w:val="16"/>
              </w:rPr>
            </w:pPr>
            <w:r w:rsidRPr="001F1586">
              <w:rPr>
                <w:rFonts w:ascii="Calibri" w:hAnsi="Calibri"/>
                <w:sz w:val="16"/>
                <w:szCs w:val="16"/>
              </w:rPr>
              <w:t xml:space="preserve">&lt;&lt;auto filled from </w:t>
            </w:r>
            <w:r w:rsidR="00896B27" w:rsidRPr="001F1586">
              <w:rPr>
                <w:rFonts w:ascii="Calibri" w:hAnsi="Calibri"/>
                <w:sz w:val="16"/>
                <w:szCs w:val="16"/>
              </w:rPr>
              <w:t>G03</w:t>
            </w:r>
          </w:p>
        </w:tc>
        <w:tc>
          <w:tcPr>
            <w:tcW w:w="1064" w:type="dxa"/>
            <w:shd w:val="clear" w:color="auto" w:fill="auto"/>
          </w:tcPr>
          <w:p w14:paraId="30D141FF" w14:textId="77777777" w:rsidR="007C1661" w:rsidRPr="001F1586" w:rsidRDefault="007C1661" w:rsidP="007C1661">
            <w:pPr>
              <w:rPr>
                <w:rFonts w:ascii="Calibri" w:hAnsi="Calibri"/>
                <w:sz w:val="16"/>
                <w:szCs w:val="16"/>
              </w:rPr>
            </w:pPr>
            <w:r w:rsidRPr="001F1586">
              <w:rPr>
                <w:rFonts w:ascii="Calibri" w:hAnsi="Calibri"/>
                <w:sz w:val="16"/>
                <w:szCs w:val="16"/>
              </w:rPr>
              <w:t>&lt;&lt;user input text, maximum 20 characters&gt;&gt;</w:t>
            </w:r>
          </w:p>
        </w:tc>
        <w:tc>
          <w:tcPr>
            <w:tcW w:w="1064" w:type="dxa"/>
            <w:shd w:val="clear" w:color="auto" w:fill="auto"/>
          </w:tcPr>
          <w:p w14:paraId="66DDAFDF" w14:textId="77777777" w:rsidR="007C1661" w:rsidRPr="001F1586" w:rsidRDefault="007C1661" w:rsidP="007C1661">
            <w:pPr>
              <w:rPr>
                <w:rFonts w:ascii="Calibri" w:hAnsi="Calibri"/>
                <w:sz w:val="16"/>
                <w:szCs w:val="16"/>
              </w:rPr>
            </w:pPr>
            <w:r w:rsidRPr="001F1586">
              <w:rPr>
                <w:rFonts w:ascii="Calibri" w:hAnsi="Calibri"/>
                <w:sz w:val="16"/>
                <w:szCs w:val="16"/>
              </w:rPr>
              <w:t>&lt;&lt;</w:t>
            </w:r>
            <w:proofErr w:type="gramStart"/>
            <w:r w:rsidRPr="001F1586">
              <w:rPr>
                <w:rFonts w:ascii="Calibri" w:hAnsi="Calibri"/>
                <w:sz w:val="16"/>
                <w:szCs w:val="16"/>
              </w:rPr>
              <w:t>user</w:t>
            </w:r>
            <w:proofErr w:type="gramEnd"/>
            <w:r w:rsidRPr="001F1586">
              <w:rPr>
                <w:rFonts w:ascii="Calibri" w:hAnsi="Calibri"/>
                <w:sz w:val="16"/>
                <w:szCs w:val="16"/>
              </w:rPr>
              <w:t xml:space="preserve"> select f</w:t>
            </w:r>
            <w:r w:rsidR="00985DE5" w:rsidRPr="001F1586">
              <w:rPr>
                <w:rFonts w:ascii="Calibri" w:hAnsi="Calibri"/>
                <w:sz w:val="16"/>
                <w:szCs w:val="16"/>
              </w:rPr>
              <w:t>r</w:t>
            </w:r>
            <w:r w:rsidRPr="001F1586">
              <w:rPr>
                <w:rFonts w:ascii="Calibri" w:hAnsi="Calibri"/>
                <w:sz w:val="16"/>
                <w:szCs w:val="16"/>
              </w:rPr>
              <w:t xml:space="preserve">om list:  </w:t>
            </w:r>
          </w:p>
          <w:p w14:paraId="61B0EEDA" w14:textId="77777777" w:rsidR="007C1661" w:rsidRPr="001F1586" w:rsidRDefault="007C1661" w:rsidP="007C1661">
            <w:pPr>
              <w:rPr>
                <w:rFonts w:ascii="Calibri" w:hAnsi="Calibri"/>
                <w:sz w:val="16"/>
                <w:szCs w:val="16"/>
              </w:rPr>
            </w:pPr>
            <w:r w:rsidRPr="001F1586">
              <w:rPr>
                <w:rFonts w:ascii="Calibri" w:hAnsi="Calibri"/>
                <w:sz w:val="16"/>
                <w:szCs w:val="16"/>
              </w:rPr>
              <w:t>*Filter Grille</w:t>
            </w:r>
          </w:p>
          <w:p w14:paraId="5BC8102A" w14:textId="03D6A221" w:rsidR="007C1661" w:rsidRPr="001F1586" w:rsidRDefault="007C1661" w:rsidP="007C1661">
            <w:pPr>
              <w:rPr>
                <w:rFonts w:ascii="Calibri" w:hAnsi="Calibri"/>
                <w:sz w:val="16"/>
                <w:szCs w:val="16"/>
              </w:rPr>
            </w:pPr>
            <w:r w:rsidRPr="001F1586">
              <w:rPr>
                <w:rFonts w:ascii="Calibri" w:hAnsi="Calibri"/>
                <w:sz w:val="16"/>
                <w:szCs w:val="16"/>
              </w:rPr>
              <w:t>*Mounted</w:t>
            </w:r>
            <w:r w:rsidR="00CB6B6F" w:rsidRPr="001F1586">
              <w:rPr>
                <w:rFonts w:ascii="Calibri" w:hAnsi="Calibri"/>
                <w:sz w:val="16"/>
                <w:szCs w:val="16"/>
              </w:rPr>
              <w:t xml:space="preserve"> at air handler</w:t>
            </w:r>
          </w:p>
          <w:p w14:paraId="2520F579" w14:textId="1C205958" w:rsidR="007C1661" w:rsidRPr="001F1586" w:rsidRDefault="007C1661" w:rsidP="007C1661">
            <w:pPr>
              <w:rPr>
                <w:rFonts w:ascii="Calibri" w:hAnsi="Calibri"/>
                <w:sz w:val="16"/>
                <w:szCs w:val="16"/>
              </w:rPr>
            </w:pPr>
            <w:r w:rsidRPr="001F1586">
              <w:rPr>
                <w:rFonts w:ascii="Calibri" w:hAnsi="Calibri"/>
                <w:sz w:val="16"/>
                <w:szCs w:val="16"/>
              </w:rPr>
              <w:t>*Mounted</w:t>
            </w:r>
            <w:r w:rsidR="00CB6B6F" w:rsidRPr="001F1586">
              <w:rPr>
                <w:rFonts w:ascii="Calibri" w:hAnsi="Calibri"/>
                <w:sz w:val="16"/>
                <w:szCs w:val="16"/>
              </w:rPr>
              <w:t xml:space="preserve"> in-line between return grille and air handler</w:t>
            </w:r>
          </w:p>
          <w:p w14:paraId="7C75F11B" w14:textId="77777777" w:rsidR="007C1661" w:rsidRPr="001F1586" w:rsidRDefault="007C1661" w:rsidP="007C1661">
            <w:pPr>
              <w:keepNext/>
              <w:rPr>
                <w:rFonts w:ascii="Calibri" w:hAnsi="Calibri"/>
                <w:sz w:val="16"/>
                <w:szCs w:val="16"/>
              </w:rPr>
            </w:pPr>
            <w:r w:rsidRPr="001F1586">
              <w:rPr>
                <w:rFonts w:ascii="Calibri" w:hAnsi="Calibri"/>
                <w:sz w:val="16"/>
                <w:szCs w:val="16"/>
              </w:rPr>
              <w:t>&gt;&gt;</w:t>
            </w:r>
          </w:p>
        </w:tc>
        <w:tc>
          <w:tcPr>
            <w:tcW w:w="1063" w:type="dxa"/>
            <w:shd w:val="clear" w:color="auto" w:fill="auto"/>
          </w:tcPr>
          <w:p w14:paraId="53AF83F5" w14:textId="77777777" w:rsidR="007C1661" w:rsidRPr="001F1586" w:rsidRDefault="007C1661" w:rsidP="007C1661">
            <w:pPr>
              <w:keepNext/>
              <w:rPr>
                <w:rFonts w:ascii="Calibri" w:hAnsi="Calibri"/>
                <w:sz w:val="16"/>
                <w:szCs w:val="16"/>
              </w:rPr>
            </w:pPr>
            <w:r w:rsidRPr="001F1586">
              <w:rPr>
                <w:rFonts w:ascii="Calibri" w:hAnsi="Calibri"/>
                <w:sz w:val="16"/>
                <w:szCs w:val="16"/>
              </w:rPr>
              <w:t xml:space="preserve">&lt;&lt;user enter value </w:t>
            </w:r>
            <w:proofErr w:type="gramStart"/>
            <w:r w:rsidRPr="001F1586">
              <w:rPr>
                <w:rFonts w:ascii="Calibri" w:hAnsi="Calibri"/>
                <w:sz w:val="16"/>
                <w:szCs w:val="16"/>
              </w:rPr>
              <w:t xml:space="preserve">numeric;  </w:t>
            </w:r>
            <w:proofErr w:type="spellStart"/>
            <w:r w:rsidRPr="001F1586">
              <w:rPr>
                <w:rFonts w:ascii="Calibri" w:hAnsi="Calibri"/>
                <w:sz w:val="16"/>
                <w:szCs w:val="16"/>
              </w:rPr>
              <w:t>xxx</w:t>
            </w:r>
            <w:r w:rsidR="00016E95" w:rsidRPr="001F1586">
              <w:rPr>
                <w:rFonts w:ascii="Calibri" w:hAnsi="Calibri"/>
                <w:sz w:val="16"/>
                <w:szCs w:val="16"/>
              </w:rPr>
              <w:t>x</w:t>
            </w:r>
            <w:proofErr w:type="spellEnd"/>
            <w:proofErr w:type="gramEnd"/>
            <w:r w:rsidRPr="001F1586">
              <w:rPr>
                <w:rFonts w:ascii="Calibri" w:hAnsi="Calibri"/>
                <w:sz w:val="16"/>
                <w:szCs w:val="16"/>
              </w:rPr>
              <w:t>&gt;&gt;</w:t>
            </w:r>
          </w:p>
        </w:tc>
        <w:tc>
          <w:tcPr>
            <w:tcW w:w="1064" w:type="dxa"/>
            <w:shd w:val="clear" w:color="auto" w:fill="auto"/>
          </w:tcPr>
          <w:p w14:paraId="0F661E41" w14:textId="77777777" w:rsidR="007C1661" w:rsidRPr="001F1586" w:rsidRDefault="007C1661" w:rsidP="007C1661">
            <w:pPr>
              <w:keepNext/>
              <w:rPr>
                <w:rFonts w:ascii="Calibri" w:hAnsi="Calibri"/>
                <w:sz w:val="16"/>
                <w:szCs w:val="16"/>
              </w:rPr>
            </w:pPr>
            <w:r w:rsidRPr="001F1586">
              <w:rPr>
                <w:rFonts w:ascii="Calibri" w:hAnsi="Calibri"/>
                <w:sz w:val="16"/>
                <w:szCs w:val="16"/>
              </w:rPr>
              <w:t>&lt;&lt;</w:t>
            </w:r>
            <w:proofErr w:type="gramStart"/>
            <w:r w:rsidRPr="001F1586">
              <w:rPr>
                <w:rFonts w:ascii="Calibri" w:hAnsi="Calibri"/>
                <w:sz w:val="16"/>
                <w:szCs w:val="16"/>
              </w:rPr>
              <w:t>user</w:t>
            </w:r>
            <w:proofErr w:type="gramEnd"/>
            <w:r w:rsidRPr="001F1586">
              <w:rPr>
                <w:rFonts w:ascii="Calibri" w:hAnsi="Calibri"/>
                <w:sz w:val="16"/>
                <w:szCs w:val="16"/>
              </w:rPr>
              <w:t xml:space="preserve"> enter integer value ≥1&gt;&gt;</w:t>
            </w:r>
          </w:p>
        </w:tc>
        <w:tc>
          <w:tcPr>
            <w:tcW w:w="1064" w:type="dxa"/>
          </w:tcPr>
          <w:p w14:paraId="5BA36BB1" w14:textId="77777777" w:rsidR="007C1661" w:rsidRPr="001F1586" w:rsidRDefault="007C1661" w:rsidP="007C1661">
            <w:pPr>
              <w:keepNext/>
              <w:rPr>
                <w:rFonts w:ascii="Calibri" w:hAnsi="Calibri"/>
                <w:sz w:val="16"/>
                <w:szCs w:val="16"/>
              </w:rPr>
            </w:pPr>
            <w:r w:rsidRPr="001F1586">
              <w:rPr>
                <w:rFonts w:ascii="Calibri" w:hAnsi="Calibri"/>
                <w:sz w:val="16"/>
                <w:szCs w:val="16"/>
              </w:rPr>
              <w:t>&lt;&lt;</w:t>
            </w:r>
            <w:proofErr w:type="gramStart"/>
            <w:r w:rsidRPr="001F1586">
              <w:rPr>
                <w:rFonts w:ascii="Calibri" w:hAnsi="Calibri"/>
                <w:sz w:val="16"/>
                <w:szCs w:val="16"/>
              </w:rPr>
              <w:t>user</w:t>
            </w:r>
            <w:proofErr w:type="gramEnd"/>
            <w:r w:rsidRPr="001F1586">
              <w:rPr>
                <w:rFonts w:ascii="Calibri" w:hAnsi="Calibri"/>
                <w:sz w:val="16"/>
                <w:szCs w:val="16"/>
              </w:rPr>
              <w:t xml:space="preserve"> enter integer value ≥1</w:t>
            </w:r>
          </w:p>
          <w:p w14:paraId="27675B77" w14:textId="77777777" w:rsidR="007C1661" w:rsidRPr="001F1586" w:rsidRDefault="007C1661" w:rsidP="007C1661">
            <w:pPr>
              <w:keepNext/>
              <w:rPr>
                <w:rFonts w:ascii="Calibri" w:hAnsi="Calibri"/>
                <w:sz w:val="16"/>
                <w:szCs w:val="16"/>
              </w:rPr>
            </w:pPr>
            <w:r w:rsidRPr="001F1586">
              <w:rPr>
                <w:rFonts w:ascii="Calibri" w:hAnsi="Calibri"/>
                <w:sz w:val="16"/>
                <w:szCs w:val="16"/>
              </w:rPr>
              <w:t>&gt;&gt;</w:t>
            </w:r>
          </w:p>
        </w:tc>
        <w:tc>
          <w:tcPr>
            <w:tcW w:w="1064" w:type="dxa"/>
          </w:tcPr>
          <w:p w14:paraId="432CA8DD" w14:textId="77777777" w:rsidR="007C1661" w:rsidRPr="001F1586" w:rsidRDefault="007C1661" w:rsidP="007C1661">
            <w:pPr>
              <w:keepNext/>
              <w:rPr>
                <w:rFonts w:ascii="Calibri" w:hAnsi="Calibri"/>
                <w:sz w:val="16"/>
                <w:szCs w:val="16"/>
              </w:rPr>
            </w:pPr>
            <w:r w:rsidRPr="001F1586">
              <w:rPr>
                <w:rFonts w:ascii="Calibri" w:hAnsi="Calibri"/>
                <w:sz w:val="16"/>
                <w:szCs w:val="16"/>
              </w:rPr>
              <w:t>&lt;&lt;</w:t>
            </w:r>
            <w:proofErr w:type="gramStart"/>
            <w:r w:rsidRPr="001F1586">
              <w:rPr>
                <w:rFonts w:ascii="Calibri" w:hAnsi="Calibri"/>
                <w:sz w:val="16"/>
                <w:szCs w:val="16"/>
              </w:rPr>
              <w:t>user</w:t>
            </w:r>
            <w:proofErr w:type="gramEnd"/>
            <w:r w:rsidRPr="001F1586">
              <w:rPr>
                <w:rFonts w:ascii="Calibri" w:hAnsi="Calibri"/>
                <w:sz w:val="16"/>
                <w:szCs w:val="16"/>
              </w:rPr>
              <w:t xml:space="preserve"> enter integer value ≥1</w:t>
            </w:r>
          </w:p>
          <w:p w14:paraId="23570ED0" w14:textId="77777777" w:rsidR="007C1661" w:rsidRPr="001F1586" w:rsidRDefault="007C1661" w:rsidP="007C1661">
            <w:pPr>
              <w:keepNext/>
              <w:rPr>
                <w:rFonts w:ascii="Calibri" w:hAnsi="Calibri"/>
                <w:sz w:val="16"/>
                <w:szCs w:val="16"/>
              </w:rPr>
            </w:pPr>
            <w:r w:rsidRPr="001F1586">
              <w:rPr>
                <w:rFonts w:ascii="Calibri" w:hAnsi="Calibri"/>
                <w:sz w:val="16"/>
                <w:szCs w:val="16"/>
              </w:rPr>
              <w:t>&gt;&gt;</w:t>
            </w:r>
          </w:p>
        </w:tc>
        <w:tc>
          <w:tcPr>
            <w:tcW w:w="1064" w:type="dxa"/>
          </w:tcPr>
          <w:p w14:paraId="5DE003F3" w14:textId="77777777" w:rsidR="007C1661" w:rsidRPr="001F1586" w:rsidRDefault="007C1661" w:rsidP="007C1661">
            <w:pPr>
              <w:keepNext/>
              <w:rPr>
                <w:rFonts w:ascii="Calibri" w:hAnsi="Calibri"/>
                <w:sz w:val="16"/>
                <w:szCs w:val="16"/>
              </w:rPr>
            </w:pPr>
            <w:r w:rsidRPr="001F1586">
              <w:rPr>
                <w:rFonts w:ascii="Calibri" w:hAnsi="Calibri"/>
                <w:sz w:val="16"/>
                <w:szCs w:val="16"/>
              </w:rPr>
              <w:t>&lt;&lt;calculated numeric value= (</w:t>
            </w:r>
            <w:r w:rsidR="00896B27" w:rsidRPr="001F1586">
              <w:rPr>
                <w:rFonts w:ascii="Calibri" w:hAnsi="Calibri"/>
                <w:sz w:val="16"/>
                <w:szCs w:val="16"/>
              </w:rPr>
              <w:t>H</w:t>
            </w:r>
            <w:r w:rsidRPr="001F1586">
              <w:rPr>
                <w:rFonts w:ascii="Calibri" w:hAnsi="Calibri"/>
                <w:sz w:val="16"/>
                <w:szCs w:val="16"/>
              </w:rPr>
              <w:t>08*</w:t>
            </w:r>
            <w:r w:rsidR="00896B27" w:rsidRPr="001F1586">
              <w:rPr>
                <w:rFonts w:ascii="Calibri" w:hAnsi="Calibri"/>
                <w:sz w:val="16"/>
                <w:szCs w:val="16"/>
              </w:rPr>
              <w:t>H</w:t>
            </w:r>
            <w:r w:rsidRPr="001F1586">
              <w:rPr>
                <w:rFonts w:ascii="Calibri" w:hAnsi="Calibri"/>
                <w:sz w:val="16"/>
                <w:szCs w:val="16"/>
              </w:rPr>
              <w:t>09)</w:t>
            </w:r>
          </w:p>
          <w:p w14:paraId="76045891" w14:textId="77777777" w:rsidR="007C1661" w:rsidRPr="001F1586" w:rsidRDefault="007C1661" w:rsidP="007C1661">
            <w:pPr>
              <w:keepNext/>
              <w:rPr>
                <w:rFonts w:ascii="Calibri" w:hAnsi="Calibri"/>
                <w:sz w:val="16"/>
                <w:szCs w:val="16"/>
              </w:rPr>
            </w:pPr>
            <w:r w:rsidRPr="001F1586">
              <w:rPr>
                <w:rFonts w:ascii="Calibri" w:hAnsi="Calibri"/>
                <w:sz w:val="16"/>
                <w:szCs w:val="16"/>
              </w:rPr>
              <w:t>&gt;&gt;</w:t>
            </w:r>
          </w:p>
        </w:tc>
        <w:tc>
          <w:tcPr>
            <w:tcW w:w="1440" w:type="dxa"/>
          </w:tcPr>
          <w:p w14:paraId="1FC6A3F8" w14:textId="77777777" w:rsidR="00896B27" w:rsidRPr="001F1586" w:rsidRDefault="007C1661" w:rsidP="007C1661">
            <w:pPr>
              <w:rPr>
                <w:rFonts w:ascii="Calibri" w:hAnsi="Calibri"/>
                <w:sz w:val="16"/>
                <w:szCs w:val="16"/>
              </w:rPr>
            </w:pPr>
            <w:r w:rsidRPr="001F1586">
              <w:rPr>
                <w:rFonts w:ascii="Calibri" w:hAnsi="Calibri"/>
                <w:sz w:val="16"/>
                <w:szCs w:val="16"/>
              </w:rPr>
              <w:t>&lt;&lt;</w:t>
            </w:r>
            <w:r w:rsidRPr="001F1586">
              <w:rPr>
                <w:rFonts w:ascii="Calibri" w:hAnsi="Calibri"/>
                <w:b/>
                <w:sz w:val="16"/>
                <w:szCs w:val="16"/>
              </w:rPr>
              <w:t>if</w:t>
            </w:r>
            <w:r w:rsidRPr="001F1586">
              <w:rPr>
                <w:rFonts w:ascii="Calibri" w:hAnsi="Calibri"/>
                <w:sz w:val="16"/>
                <w:szCs w:val="16"/>
              </w:rPr>
              <w:t xml:space="preserve"> </w:t>
            </w:r>
            <w:r w:rsidR="00896B27" w:rsidRPr="001F1586">
              <w:rPr>
                <w:rFonts w:ascii="Calibri" w:hAnsi="Calibri"/>
                <w:sz w:val="16"/>
                <w:szCs w:val="16"/>
              </w:rPr>
              <w:t>H</w:t>
            </w:r>
            <w:r w:rsidRPr="001F1586">
              <w:rPr>
                <w:rFonts w:ascii="Calibri" w:hAnsi="Calibri"/>
                <w:sz w:val="16"/>
                <w:szCs w:val="16"/>
              </w:rPr>
              <w:t xml:space="preserve">07=1, </w:t>
            </w:r>
          </w:p>
          <w:p w14:paraId="228D2D26" w14:textId="77777777" w:rsidR="007C1661" w:rsidRPr="001F1586" w:rsidRDefault="007C1661" w:rsidP="007C1661">
            <w:pPr>
              <w:rPr>
                <w:rFonts w:ascii="Calibri" w:hAnsi="Calibri" w:cs="Calibri"/>
                <w:sz w:val="16"/>
                <w:szCs w:val="16"/>
              </w:rPr>
            </w:pPr>
            <w:r w:rsidRPr="001F1586">
              <w:rPr>
                <w:rFonts w:ascii="Calibri" w:hAnsi="Calibri"/>
                <w:b/>
                <w:sz w:val="16"/>
                <w:szCs w:val="16"/>
              </w:rPr>
              <w:t>then</w:t>
            </w:r>
            <w:r w:rsidRPr="001F1586">
              <w:rPr>
                <w:rFonts w:ascii="Calibri" w:hAnsi="Calibri"/>
                <w:sz w:val="16"/>
                <w:szCs w:val="16"/>
              </w:rPr>
              <w:t xml:space="preserve"> calculated value</w:t>
            </w:r>
            <w:proofErr w:type="gramStart"/>
            <w:r w:rsidRPr="001F1586">
              <w:rPr>
                <w:rFonts w:ascii="Calibri" w:hAnsi="Calibri"/>
                <w:sz w:val="16"/>
                <w:szCs w:val="16"/>
              </w:rPr>
              <w:t>=(</w:t>
            </w:r>
            <w:proofErr w:type="gramEnd"/>
            <w:r w:rsidR="00896B27" w:rsidRPr="001F1586">
              <w:rPr>
                <w:rFonts w:ascii="Calibri" w:hAnsi="Calibri"/>
                <w:sz w:val="16"/>
                <w:szCs w:val="16"/>
              </w:rPr>
              <w:t>H</w:t>
            </w:r>
            <w:r w:rsidRPr="001F1586">
              <w:rPr>
                <w:rFonts w:ascii="Calibri" w:hAnsi="Calibri"/>
                <w:sz w:val="16"/>
                <w:szCs w:val="16"/>
              </w:rPr>
              <w:t xml:space="preserve">06 </w:t>
            </w:r>
            <w:r w:rsidRPr="001F1586">
              <w:rPr>
                <w:rFonts w:ascii="Calibri" w:hAnsi="Calibri" w:cs="Calibri"/>
                <w:sz w:val="16"/>
                <w:szCs w:val="16"/>
              </w:rPr>
              <w:t>÷ 150) *144,</w:t>
            </w:r>
          </w:p>
          <w:p w14:paraId="1D09CC4B" w14:textId="77777777" w:rsidR="007C1661" w:rsidRPr="001F1586" w:rsidRDefault="007C1661" w:rsidP="006D4C65">
            <w:pPr>
              <w:keepNext/>
              <w:rPr>
                <w:rFonts w:ascii="Calibri" w:hAnsi="Calibri"/>
                <w:sz w:val="16"/>
                <w:szCs w:val="16"/>
              </w:rPr>
            </w:pPr>
            <w:r w:rsidRPr="001F1586">
              <w:rPr>
                <w:rFonts w:ascii="Calibri" w:hAnsi="Calibri" w:cs="Calibri"/>
                <w:b/>
                <w:sz w:val="16"/>
                <w:szCs w:val="16"/>
              </w:rPr>
              <w:t>else</w:t>
            </w:r>
            <w:r w:rsidRPr="001F1586">
              <w:rPr>
                <w:rFonts w:ascii="Calibri" w:hAnsi="Calibri" w:cs="Calibri"/>
                <w:sz w:val="16"/>
                <w:szCs w:val="16"/>
              </w:rPr>
              <w:t xml:space="preserve"> display text</w:t>
            </w:r>
            <w:r w:rsidR="006D4C65" w:rsidRPr="001F1586">
              <w:rPr>
                <w:rFonts w:ascii="Calibri" w:hAnsi="Calibri" w:cs="Calibri"/>
                <w:sz w:val="16"/>
                <w:szCs w:val="16"/>
              </w:rPr>
              <w:t xml:space="preserve"> value = </w:t>
            </w:r>
            <w:r w:rsidRPr="001F1586">
              <w:rPr>
                <w:rFonts w:ascii="Calibri" w:hAnsi="Calibri" w:cs="Calibri"/>
                <w:sz w:val="16"/>
                <w:szCs w:val="16"/>
              </w:rPr>
              <w:t>"specified by system designer"</w:t>
            </w:r>
          </w:p>
        </w:tc>
        <w:tc>
          <w:tcPr>
            <w:tcW w:w="1260" w:type="dxa"/>
          </w:tcPr>
          <w:p w14:paraId="1BEF29A6" w14:textId="77777777" w:rsidR="007C1661" w:rsidRPr="001F1586" w:rsidRDefault="007C1661" w:rsidP="007C1661">
            <w:pPr>
              <w:rPr>
                <w:rFonts w:ascii="Calibri" w:hAnsi="Calibri"/>
                <w:sz w:val="16"/>
                <w:szCs w:val="16"/>
              </w:rPr>
            </w:pPr>
            <w:r w:rsidRPr="001F1586">
              <w:rPr>
                <w:rFonts w:ascii="Calibri" w:hAnsi="Calibri"/>
                <w:sz w:val="16"/>
                <w:szCs w:val="16"/>
              </w:rPr>
              <w:t xml:space="preserve">&lt;&lt;if value in </w:t>
            </w:r>
            <w:r w:rsidR="00896B27" w:rsidRPr="001F1586">
              <w:rPr>
                <w:rFonts w:ascii="Calibri" w:hAnsi="Calibri"/>
                <w:sz w:val="16"/>
                <w:szCs w:val="16"/>
              </w:rPr>
              <w:t>H</w:t>
            </w:r>
            <w:r w:rsidRPr="001F1586">
              <w:rPr>
                <w:rFonts w:ascii="Calibri" w:hAnsi="Calibri"/>
                <w:sz w:val="16"/>
                <w:szCs w:val="16"/>
              </w:rPr>
              <w:t>11=</w:t>
            </w:r>
            <w:r w:rsidRPr="001F1586">
              <w:t xml:space="preserve"> "</w:t>
            </w:r>
            <w:r w:rsidRPr="001F1586">
              <w:rPr>
                <w:rFonts w:ascii="Calibri" w:hAnsi="Calibri"/>
                <w:sz w:val="16"/>
                <w:szCs w:val="16"/>
              </w:rPr>
              <w:t>specified by system designer",</w:t>
            </w:r>
          </w:p>
          <w:p w14:paraId="411D74F6" w14:textId="77777777" w:rsidR="007C1661" w:rsidRPr="001F1586" w:rsidRDefault="007C1661" w:rsidP="007C1661">
            <w:pPr>
              <w:rPr>
                <w:rFonts w:ascii="Calibri" w:hAnsi="Calibri"/>
                <w:sz w:val="16"/>
                <w:szCs w:val="16"/>
              </w:rPr>
            </w:pPr>
            <w:r w:rsidRPr="001F1586">
              <w:rPr>
                <w:rFonts w:ascii="Calibri" w:hAnsi="Calibri"/>
                <w:sz w:val="16"/>
                <w:szCs w:val="16"/>
              </w:rPr>
              <w:t>then display text</w:t>
            </w:r>
            <w:r w:rsidR="006D4C65" w:rsidRPr="001F1586">
              <w:rPr>
                <w:rFonts w:ascii="Calibri" w:hAnsi="Calibri"/>
                <w:sz w:val="16"/>
                <w:szCs w:val="16"/>
              </w:rPr>
              <w:t xml:space="preserve"> value =</w:t>
            </w:r>
            <w:r w:rsidRPr="001F1586">
              <w:t xml:space="preserve"> "</w:t>
            </w:r>
            <w:r w:rsidRPr="001F1586">
              <w:rPr>
                <w:rFonts w:ascii="Calibri" w:hAnsi="Calibri"/>
                <w:sz w:val="16"/>
                <w:szCs w:val="16"/>
              </w:rPr>
              <w:t>specified by system designer</w:t>
            </w:r>
            <w:proofErr w:type="gramStart"/>
            <w:r w:rsidRPr="001F1586">
              <w:rPr>
                <w:rFonts w:ascii="Calibri" w:hAnsi="Calibri"/>
                <w:sz w:val="16"/>
                <w:szCs w:val="16"/>
              </w:rPr>
              <w:t>";</w:t>
            </w:r>
            <w:proofErr w:type="gramEnd"/>
          </w:p>
          <w:p w14:paraId="221CC8ED" w14:textId="77777777" w:rsidR="007C1661" w:rsidRPr="001F1586" w:rsidRDefault="007C1661" w:rsidP="007C1661">
            <w:pPr>
              <w:rPr>
                <w:rFonts w:ascii="Calibri" w:hAnsi="Calibri"/>
                <w:sz w:val="16"/>
                <w:szCs w:val="16"/>
              </w:rPr>
            </w:pPr>
            <w:r w:rsidRPr="001F1586">
              <w:rPr>
                <w:rFonts w:ascii="Calibri" w:hAnsi="Calibri"/>
                <w:sz w:val="16"/>
                <w:szCs w:val="16"/>
              </w:rPr>
              <w:t xml:space="preserve">elseif </w:t>
            </w:r>
            <w:r w:rsidR="00896B27" w:rsidRPr="001F1586">
              <w:rPr>
                <w:rFonts w:ascii="Calibri" w:hAnsi="Calibri"/>
                <w:sz w:val="16"/>
                <w:szCs w:val="16"/>
              </w:rPr>
              <w:t>H</w:t>
            </w:r>
            <w:r w:rsidRPr="001F1586">
              <w:rPr>
                <w:rFonts w:ascii="Calibri" w:hAnsi="Calibri"/>
                <w:sz w:val="16"/>
                <w:szCs w:val="16"/>
              </w:rPr>
              <w:t>10</w:t>
            </w:r>
            <w:r w:rsidRPr="001F1586">
              <w:rPr>
                <w:rFonts w:ascii="Calibri" w:hAnsi="Calibri" w:cs="Calibri"/>
                <w:sz w:val="16"/>
                <w:szCs w:val="16"/>
              </w:rPr>
              <w:t>≥</w:t>
            </w:r>
            <w:r w:rsidR="00896B27" w:rsidRPr="001F1586">
              <w:rPr>
                <w:rFonts w:ascii="Calibri" w:hAnsi="Calibri"/>
                <w:sz w:val="16"/>
                <w:szCs w:val="16"/>
              </w:rPr>
              <w:t>H</w:t>
            </w:r>
            <w:r w:rsidRPr="001F1586">
              <w:rPr>
                <w:rFonts w:ascii="Calibri" w:hAnsi="Calibri"/>
                <w:sz w:val="16"/>
                <w:szCs w:val="16"/>
              </w:rPr>
              <w:t>11,</w:t>
            </w:r>
          </w:p>
          <w:p w14:paraId="4554F17B" w14:textId="77777777" w:rsidR="007C1661" w:rsidRPr="001F1586" w:rsidRDefault="007C1661" w:rsidP="007C1661">
            <w:pPr>
              <w:rPr>
                <w:rFonts w:ascii="Calibri" w:hAnsi="Calibri"/>
                <w:sz w:val="16"/>
                <w:szCs w:val="16"/>
              </w:rPr>
            </w:pPr>
            <w:r w:rsidRPr="001F1586">
              <w:rPr>
                <w:rFonts w:ascii="Calibri" w:hAnsi="Calibri"/>
                <w:sz w:val="16"/>
                <w:szCs w:val="16"/>
              </w:rPr>
              <w:t>then display text: "complies",</w:t>
            </w:r>
          </w:p>
          <w:p w14:paraId="66C0DD2A" w14:textId="77777777" w:rsidR="007C1661" w:rsidRPr="001F1586" w:rsidRDefault="007C1661" w:rsidP="007C1661">
            <w:pPr>
              <w:keepNext/>
              <w:rPr>
                <w:rFonts w:ascii="Calibri" w:hAnsi="Calibri"/>
                <w:sz w:val="16"/>
                <w:szCs w:val="16"/>
              </w:rPr>
            </w:pPr>
            <w:r w:rsidRPr="001F1586">
              <w:rPr>
                <w:rFonts w:ascii="Calibri" w:hAnsi="Calibri"/>
                <w:sz w:val="16"/>
                <w:szCs w:val="16"/>
              </w:rPr>
              <w:t xml:space="preserve">else display </w:t>
            </w:r>
            <w:proofErr w:type="spellStart"/>
            <w:r w:rsidRPr="001F1586">
              <w:rPr>
                <w:rFonts w:ascii="Calibri" w:hAnsi="Calibri"/>
                <w:sz w:val="16"/>
                <w:szCs w:val="16"/>
              </w:rPr>
              <w:t>text:"does</w:t>
            </w:r>
            <w:proofErr w:type="spellEnd"/>
            <w:r w:rsidRPr="001F1586">
              <w:rPr>
                <w:rFonts w:ascii="Calibri" w:hAnsi="Calibri"/>
                <w:sz w:val="16"/>
                <w:szCs w:val="16"/>
              </w:rPr>
              <w:t xml:space="preserve"> not comply"&gt;&gt;</w:t>
            </w:r>
          </w:p>
        </w:tc>
        <w:tc>
          <w:tcPr>
            <w:tcW w:w="1278" w:type="dxa"/>
            <w:shd w:val="clear" w:color="auto" w:fill="auto"/>
          </w:tcPr>
          <w:p w14:paraId="0FF17A2A" w14:textId="77777777" w:rsidR="00985DE5" w:rsidRPr="001F1586" w:rsidRDefault="007C1661" w:rsidP="00985DE5">
            <w:pPr>
              <w:keepNext/>
              <w:rPr>
                <w:rFonts w:ascii="Calibri" w:hAnsi="Calibri"/>
                <w:sz w:val="16"/>
                <w:szCs w:val="16"/>
              </w:rPr>
            </w:pPr>
            <w:r w:rsidRPr="001F1586">
              <w:rPr>
                <w:rFonts w:ascii="Calibri" w:hAnsi="Calibri"/>
                <w:sz w:val="16"/>
                <w:szCs w:val="16"/>
              </w:rPr>
              <w:t>&lt;&lt;</w:t>
            </w:r>
            <w:r w:rsidR="00985DE5" w:rsidRPr="001F1586">
              <w:rPr>
                <w:rFonts w:ascii="Calibri" w:hAnsi="Calibri"/>
                <w:sz w:val="16"/>
                <w:szCs w:val="16"/>
              </w:rPr>
              <w:t xml:space="preserve">if value in </w:t>
            </w:r>
            <w:r w:rsidR="006D4C65" w:rsidRPr="001F1586">
              <w:rPr>
                <w:rFonts w:ascii="Calibri" w:hAnsi="Calibri"/>
                <w:sz w:val="16"/>
                <w:szCs w:val="16"/>
              </w:rPr>
              <w:t>H</w:t>
            </w:r>
            <w:r w:rsidR="00985DE5" w:rsidRPr="001F1586">
              <w:rPr>
                <w:rFonts w:ascii="Calibri" w:hAnsi="Calibri"/>
                <w:sz w:val="16"/>
                <w:szCs w:val="16"/>
              </w:rPr>
              <w:t>07=1,</w:t>
            </w:r>
          </w:p>
          <w:p w14:paraId="3DE851EF" w14:textId="77777777" w:rsidR="00985DE5" w:rsidRPr="001F1586" w:rsidRDefault="00985DE5" w:rsidP="00985DE5">
            <w:pPr>
              <w:keepNext/>
              <w:rPr>
                <w:rFonts w:ascii="Calibri" w:hAnsi="Calibri"/>
                <w:sz w:val="16"/>
                <w:szCs w:val="16"/>
              </w:rPr>
            </w:pPr>
            <w:r w:rsidRPr="001F1586">
              <w:rPr>
                <w:rFonts w:ascii="Calibri" w:hAnsi="Calibri"/>
                <w:sz w:val="16"/>
                <w:szCs w:val="16"/>
              </w:rPr>
              <w:t xml:space="preserve">then value = </w:t>
            </w:r>
            <w:proofErr w:type="gramStart"/>
            <w:r w:rsidRPr="001F1586">
              <w:rPr>
                <w:rFonts w:ascii="Calibri" w:hAnsi="Calibri"/>
                <w:sz w:val="16"/>
                <w:szCs w:val="16"/>
              </w:rPr>
              <w:t>0.1;</w:t>
            </w:r>
            <w:proofErr w:type="gramEnd"/>
          </w:p>
          <w:p w14:paraId="149C0BE7" w14:textId="77777777" w:rsidR="007C1661" w:rsidRPr="001F1586" w:rsidRDefault="00985DE5" w:rsidP="00985DE5">
            <w:pPr>
              <w:keepNext/>
              <w:rPr>
                <w:rFonts w:ascii="Calibri" w:hAnsi="Calibri"/>
                <w:sz w:val="16"/>
                <w:szCs w:val="16"/>
              </w:rPr>
            </w:pPr>
            <w:r w:rsidRPr="001F1586">
              <w:rPr>
                <w:rFonts w:ascii="Calibri" w:hAnsi="Calibri"/>
                <w:sz w:val="16"/>
                <w:szCs w:val="16"/>
              </w:rPr>
              <w:t xml:space="preserve">else </w:t>
            </w:r>
            <w:proofErr w:type="gramStart"/>
            <w:r w:rsidR="007C1661" w:rsidRPr="001F1586">
              <w:rPr>
                <w:rFonts w:ascii="Calibri" w:hAnsi="Calibri"/>
                <w:sz w:val="16"/>
                <w:szCs w:val="16"/>
              </w:rPr>
              <w:t>user</w:t>
            </w:r>
            <w:proofErr w:type="gramEnd"/>
            <w:r w:rsidR="007C1661" w:rsidRPr="001F1586">
              <w:rPr>
                <w:rFonts w:ascii="Calibri" w:hAnsi="Calibri"/>
                <w:sz w:val="16"/>
                <w:szCs w:val="16"/>
              </w:rPr>
              <w:t xml:space="preserve"> enter value, numeric, </w:t>
            </w:r>
            <w:proofErr w:type="spellStart"/>
            <w:r w:rsidR="007C1661" w:rsidRPr="001F1586">
              <w:rPr>
                <w:rFonts w:ascii="Calibri" w:hAnsi="Calibri"/>
                <w:sz w:val="16"/>
                <w:szCs w:val="16"/>
              </w:rPr>
              <w:t>x.xx</w:t>
            </w:r>
            <w:proofErr w:type="spellEnd"/>
            <w:r w:rsidR="007C1661" w:rsidRPr="001F1586">
              <w:rPr>
                <w:rFonts w:ascii="Calibri" w:hAnsi="Calibri"/>
                <w:sz w:val="16"/>
                <w:szCs w:val="16"/>
              </w:rPr>
              <w:t>&gt;&gt;</w:t>
            </w:r>
          </w:p>
        </w:tc>
      </w:tr>
      <w:tr w:rsidR="00985DE5" w:rsidRPr="001F1586" w14:paraId="62E04B50" w14:textId="77777777">
        <w:trPr>
          <w:cantSplit/>
          <w:trHeight w:val="467"/>
        </w:trPr>
        <w:tc>
          <w:tcPr>
            <w:tcW w:w="1063" w:type="dxa"/>
            <w:shd w:val="clear" w:color="auto" w:fill="auto"/>
          </w:tcPr>
          <w:p w14:paraId="1A82B285" w14:textId="77777777" w:rsidR="007C1661" w:rsidRPr="001F1586" w:rsidRDefault="007C1661" w:rsidP="007C1661">
            <w:pPr>
              <w:keepNext/>
              <w:rPr>
                <w:rFonts w:ascii="Calibri" w:hAnsi="Calibri"/>
                <w:sz w:val="16"/>
                <w:szCs w:val="16"/>
              </w:rPr>
            </w:pPr>
          </w:p>
        </w:tc>
        <w:tc>
          <w:tcPr>
            <w:tcW w:w="1064" w:type="dxa"/>
            <w:shd w:val="clear" w:color="auto" w:fill="auto"/>
          </w:tcPr>
          <w:p w14:paraId="23075217" w14:textId="77777777" w:rsidR="007C1661" w:rsidRPr="001F1586" w:rsidRDefault="007C1661" w:rsidP="007C1661">
            <w:pPr>
              <w:keepNext/>
              <w:rPr>
                <w:rFonts w:ascii="Calibri" w:hAnsi="Calibri"/>
                <w:sz w:val="16"/>
                <w:szCs w:val="16"/>
              </w:rPr>
            </w:pPr>
          </w:p>
        </w:tc>
        <w:tc>
          <w:tcPr>
            <w:tcW w:w="1064" w:type="dxa"/>
          </w:tcPr>
          <w:p w14:paraId="6AE4F18D" w14:textId="77777777" w:rsidR="007C1661" w:rsidRPr="001F1586" w:rsidRDefault="007C1661" w:rsidP="007C1661">
            <w:pPr>
              <w:keepNext/>
              <w:rPr>
                <w:rFonts w:ascii="Calibri" w:hAnsi="Calibri"/>
                <w:sz w:val="16"/>
                <w:szCs w:val="16"/>
              </w:rPr>
            </w:pPr>
          </w:p>
        </w:tc>
        <w:tc>
          <w:tcPr>
            <w:tcW w:w="1064" w:type="dxa"/>
            <w:shd w:val="clear" w:color="auto" w:fill="auto"/>
          </w:tcPr>
          <w:p w14:paraId="6C13AD13" w14:textId="77777777" w:rsidR="007C1661" w:rsidRPr="001F1586" w:rsidRDefault="007C1661" w:rsidP="007C1661">
            <w:pPr>
              <w:keepNext/>
              <w:rPr>
                <w:rFonts w:ascii="Calibri" w:hAnsi="Calibri"/>
                <w:sz w:val="16"/>
                <w:szCs w:val="16"/>
              </w:rPr>
            </w:pPr>
          </w:p>
        </w:tc>
        <w:tc>
          <w:tcPr>
            <w:tcW w:w="1064" w:type="dxa"/>
            <w:shd w:val="clear" w:color="auto" w:fill="auto"/>
          </w:tcPr>
          <w:p w14:paraId="49E39FAC" w14:textId="77777777" w:rsidR="007C1661" w:rsidRPr="001F1586" w:rsidRDefault="007C1661" w:rsidP="007C1661">
            <w:pPr>
              <w:keepNext/>
              <w:rPr>
                <w:rFonts w:ascii="Calibri" w:hAnsi="Calibri"/>
                <w:sz w:val="16"/>
                <w:szCs w:val="16"/>
              </w:rPr>
            </w:pPr>
          </w:p>
        </w:tc>
        <w:tc>
          <w:tcPr>
            <w:tcW w:w="1063" w:type="dxa"/>
          </w:tcPr>
          <w:p w14:paraId="3C71675F" w14:textId="77777777" w:rsidR="007C1661" w:rsidRPr="001F1586" w:rsidRDefault="007C1661" w:rsidP="007C1661">
            <w:pPr>
              <w:keepNext/>
              <w:rPr>
                <w:rFonts w:ascii="Calibri" w:hAnsi="Calibri"/>
                <w:sz w:val="16"/>
                <w:szCs w:val="16"/>
              </w:rPr>
            </w:pPr>
          </w:p>
        </w:tc>
        <w:tc>
          <w:tcPr>
            <w:tcW w:w="1064" w:type="dxa"/>
            <w:shd w:val="clear" w:color="auto" w:fill="auto"/>
          </w:tcPr>
          <w:p w14:paraId="659771D7" w14:textId="77777777" w:rsidR="007C1661" w:rsidRPr="001F1586" w:rsidRDefault="007C1661" w:rsidP="007C1661">
            <w:pPr>
              <w:keepNext/>
              <w:rPr>
                <w:rFonts w:ascii="Calibri" w:hAnsi="Calibri"/>
                <w:sz w:val="16"/>
                <w:szCs w:val="16"/>
              </w:rPr>
            </w:pPr>
          </w:p>
        </w:tc>
        <w:tc>
          <w:tcPr>
            <w:tcW w:w="1064" w:type="dxa"/>
            <w:shd w:val="clear" w:color="auto" w:fill="auto"/>
          </w:tcPr>
          <w:p w14:paraId="7DF72622" w14:textId="77777777" w:rsidR="007C1661" w:rsidRPr="001F1586" w:rsidRDefault="007C1661" w:rsidP="007C1661">
            <w:pPr>
              <w:keepNext/>
              <w:rPr>
                <w:rFonts w:ascii="Calibri" w:hAnsi="Calibri"/>
                <w:sz w:val="16"/>
                <w:szCs w:val="16"/>
              </w:rPr>
            </w:pPr>
          </w:p>
        </w:tc>
        <w:tc>
          <w:tcPr>
            <w:tcW w:w="1064" w:type="dxa"/>
          </w:tcPr>
          <w:p w14:paraId="0D7EEF2D" w14:textId="77777777" w:rsidR="007C1661" w:rsidRPr="001F1586" w:rsidRDefault="007C1661" w:rsidP="007C1661">
            <w:pPr>
              <w:keepNext/>
              <w:rPr>
                <w:rFonts w:ascii="Calibri" w:hAnsi="Calibri"/>
                <w:sz w:val="16"/>
                <w:szCs w:val="16"/>
              </w:rPr>
            </w:pPr>
          </w:p>
        </w:tc>
        <w:tc>
          <w:tcPr>
            <w:tcW w:w="1064" w:type="dxa"/>
          </w:tcPr>
          <w:p w14:paraId="59AA3889" w14:textId="77777777" w:rsidR="007C1661" w:rsidRPr="001F1586" w:rsidRDefault="007C1661" w:rsidP="007C1661">
            <w:pPr>
              <w:keepNext/>
              <w:rPr>
                <w:rFonts w:ascii="Calibri" w:hAnsi="Calibri"/>
                <w:sz w:val="16"/>
                <w:szCs w:val="16"/>
              </w:rPr>
            </w:pPr>
          </w:p>
        </w:tc>
        <w:tc>
          <w:tcPr>
            <w:tcW w:w="1440" w:type="dxa"/>
          </w:tcPr>
          <w:p w14:paraId="7247B988" w14:textId="77777777" w:rsidR="007C1661" w:rsidRPr="001F1586" w:rsidRDefault="007C1661" w:rsidP="007C1661">
            <w:pPr>
              <w:keepNext/>
              <w:rPr>
                <w:rFonts w:ascii="Calibri" w:hAnsi="Calibri"/>
                <w:sz w:val="16"/>
                <w:szCs w:val="16"/>
              </w:rPr>
            </w:pPr>
          </w:p>
        </w:tc>
        <w:tc>
          <w:tcPr>
            <w:tcW w:w="1260" w:type="dxa"/>
          </w:tcPr>
          <w:p w14:paraId="44A58779" w14:textId="77777777" w:rsidR="007C1661" w:rsidRPr="001F1586" w:rsidRDefault="007C1661" w:rsidP="007C1661">
            <w:pPr>
              <w:keepNext/>
              <w:rPr>
                <w:rFonts w:ascii="Calibri" w:hAnsi="Calibri"/>
                <w:sz w:val="16"/>
                <w:szCs w:val="16"/>
              </w:rPr>
            </w:pPr>
          </w:p>
        </w:tc>
        <w:tc>
          <w:tcPr>
            <w:tcW w:w="1278" w:type="dxa"/>
            <w:shd w:val="clear" w:color="auto" w:fill="auto"/>
          </w:tcPr>
          <w:p w14:paraId="1D4B0A8B" w14:textId="77777777" w:rsidR="007C1661" w:rsidRPr="001F1586" w:rsidRDefault="007C1661" w:rsidP="007C1661">
            <w:pPr>
              <w:keepNext/>
              <w:rPr>
                <w:rFonts w:ascii="Calibri" w:hAnsi="Calibri"/>
                <w:sz w:val="16"/>
                <w:szCs w:val="16"/>
              </w:rPr>
            </w:pPr>
          </w:p>
        </w:tc>
      </w:tr>
      <w:tr w:rsidR="007C1661" w:rsidRPr="007E2934" w14:paraId="54FF67B9" w14:textId="77777777">
        <w:trPr>
          <w:cantSplit/>
        </w:trPr>
        <w:tc>
          <w:tcPr>
            <w:tcW w:w="14616" w:type="dxa"/>
            <w:gridSpan w:val="13"/>
          </w:tcPr>
          <w:p w14:paraId="51B62D94" w14:textId="77777777" w:rsidR="007C1661" w:rsidRPr="007E2934" w:rsidRDefault="007C1661" w:rsidP="007C1661">
            <w:pPr>
              <w:keepNext/>
              <w:rPr>
                <w:rFonts w:ascii="Calibri" w:hAnsi="Calibri"/>
                <w:sz w:val="18"/>
                <w:szCs w:val="18"/>
              </w:rPr>
            </w:pPr>
            <w:r w:rsidRPr="001F1586">
              <w:rPr>
                <w:rFonts w:ascii="Calibri" w:hAnsi="Calibri"/>
                <w:sz w:val="18"/>
                <w:szCs w:val="18"/>
              </w:rPr>
              <w:t>Notes:</w:t>
            </w:r>
          </w:p>
        </w:tc>
      </w:tr>
    </w:tbl>
    <w:p w14:paraId="653AFFB1" w14:textId="77777777" w:rsidR="000F413D" w:rsidRPr="007E2934" w:rsidRDefault="000F413D"/>
    <w:tbl>
      <w:tblPr>
        <w:tblW w:w="5025"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6"/>
        <w:gridCol w:w="6"/>
        <w:gridCol w:w="13991"/>
        <w:gridCol w:w="19"/>
      </w:tblGrid>
      <w:tr w:rsidR="000F413D" w:rsidRPr="007E2934" w14:paraId="7B070C9C" w14:textId="77777777" w:rsidTr="00A72FC1">
        <w:trPr>
          <w:cantSplit/>
        </w:trPr>
        <w:tc>
          <w:tcPr>
            <w:tcW w:w="14689" w:type="dxa"/>
            <w:gridSpan w:val="4"/>
            <w:shd w:val="clear" w:color="auto" w:fill="auto"/>
          </w:tcPr>
          <w:p w14:paraId="23702130" w14:textId="77777777" w:rsidR="000F413D" w:rsidRDefault="00AD1D84" w:rsidP="003A3D89">
            <w:pPr>
              <w:keepNext/>
              <w:rPr>
                <w:rFonts w:ascii="Calibri" w:hAnsi="Calibri"/>
                <w:b/>
                <w:sz w:val="18"/>
                <w:szCs w:val="18"/>
              </w:rPr>
            </w:pPr>
            <w:r>
              <w:rPr>
                <w:rFonts w:ascii="Calibri" w:hAnsi="Calibri"/>
                <w:b/>
                <w:sz w:val="18"/>
                <w:szCs w:val="18"/>
              </w:rPr>
              <w:lastRenderedPageBreak/>
              <w:t>I</w:t>
            </w:r>
            <w:r w:rsidR="000F413D" w:rsidRPr="007E2934">
              <w:rPr>
                <w:rFonts w:ascii="Calibri" w:hAnsi="Calibri"/>
                <w:b/>
                <w:sz w:val="18"/>
                <w:szCs w:val="18"/>
              </w:rPr>
              <w:t xml:space="preserve">. Air Filter Device Requirements  </w:t>
            </w:r>
          </w:p>
          <w:p w14:paraId="1FB5F9E5" w14:textId="77777777" w:rsidR="00E81E88" w:rsidRDefault="00E81E88" w:rsidP="003A3D89">
            <w:pPr>
              <w:keepNext/>
              <w:rPr>
                <w:rFonts w:ascii="Calibri" w:hAnsi="Calibri"/>
                <w:sz w:val="18"/>
                <w:szCs w:val="18"/>
              </w:rPr>
            </w:pPr>
            <w:r>
              <w:rPr>
                <w:rFonts w:ascii="Calibri" w:hAnsi="Calibri"/>
                <w:sz w:val="18"/>
                <w:szCs w:val="18"/>
              </w:rPr>
              <w:t>&lt;&lt;if section H does not apply, then display the section does not apply message; elseif Section H applies, then display section I.</w:t>
            </w:r>
          </w:p>
          <w:p w14:paraId="2340764C" w14:textId="119ABC4D" w:rsidR="00DD0C9F" w:rsidRPr="007E2934" w:rsidRDefault="00F44A99" w:rsidP="00985DE5">
            <w:pPr>
              <w:keepNext/>
              <w:rPr>
                <w:rFonts w:ascii="Calibri" w:hAnsi="Calibri"/>
                <w:sz w:val="18"/>
                <w:szCs w:val="18"/>
              </w:rPr>
            </w:pPr>
            <w:r>
              <w:rPr>
                <w:rFonts w:ascii="Calibri" w:hAnsi="Calibri"/>
                <w:sz w:val="18"/>
                <w:szCs w:val="18"/>
              </w:rPr>
              <w:t>Mandatory Air Filter Device Requirements can be found in Section 1</w:t>
            </w:r>
            <w:r w:rsidR="00566497">
              <w:rPr>
                <w:rFonts w:ascii="Calibri" w:hAnsi="Calibri"/>
                <w:sz w:val="18"/>
                <w:szCs w:val="18"/>
              </w:rPr>
              <w:t>60.2(b)1</w:t>
            </w:r>
            <w:r>
              <w:rPr>
                <w:rFonts w:ascii="Calibri" w:hAnsi="Calibri"/>
                <w:sz w:val="18"/>
                <w:szCs w:val="18"/>
              </w:rPr>
              <w:t>.  Some mandatory requirements may apply in addition to those listed below.</w:t>
            </w:r>
          </w:p>
        </w:tc>
      </w:tr>
      <w:tr w:rsidR="000F413D" w:rsidRPr="007E2934" w14:paraId="418594B3" w14:textId="77777777" w:rsidTr="00A72FC1">
        <w:trPr>
          <w:cantSplit/>
        </w:trPr>
        <w:tc>
          <w:tcPr>
            <w:tcW w:w="456" w:type="dxa"/>
            <w:gridSpan w:val="2"/>
            <w:shd w:val="clear" w:color="auto" w:fill="auto"/>
            <w:vAlign w:val="center"/>
          </w:tcPr>
          <w:p w14:paraId="587BB60E"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01</w:t>
            </w:r>
          </w:p>
        </w:tc>
        <w:tc>
          <w:tcPr>
            <w:tcW w:w="14233" w:type="dxa"/>
            <w:gridSpan w:val="2"/>
            <w:shd w:val="clear" w:color="auto" w:fill="auto"/>
          </w:tcPr>
          <w:p w14:paraId="1D041AD1" w14:textId="659E1366" w:rsidR="000F413D" w:rsidRPr="007E2934" w:rsidRDefault="00E47E74" w:rsidP="00DD1539">
            <w:pPr>
              <w:spacing w:after="60"/>
              <w:rPr>
                <w:rFonts w:ascii="Calibri" w:hAnsi="Calibri"/>
                <w:sz w:val="18"/>
                <w:szCs w:val="18"/>
              </w:rPr>
            </w:pPr>
            <w:r>
              <w:rPr>
                <w:rFonts w:ascii="Calibri" w:hAnsi="Calibri"/>
                <w:sz w:val="18"/>
                <w:szCs w:val="18"/>
              </w:rPr>
              <w:t>A</w:t>
            </w:r>
            <w:r w:rsidR="000F413D" w:rsidRPr="007E2934">
              <w:rPr>
                <w:rFonts w:ascii="Calibri" w:hAnsi="Calibri"/>
                <w:sz w:val="18"/>
                <w:szCs w:val="18"/>
              </w:rPr>
              <w:t xml:space="preserve">ll recirculated air and all outdoor air </w:t>
            </w:r>
            <w:r>
              <w:rPr>
                <w:rFonts w:ascii="Calibri" w:hAnsi="Calibri"/>
                <w:sz w:val="18"/>
                <w:szCs w:val="18"/>
              </w:rPr>
              <w:t xml:space="preserve">(including make up air) </w:t>
            </w:r>
            <w:r w:rsidR="000F413D" w:rsidRPr="007E2934">
              <w:rPr>
                <w:rFonts w:ascii="Calibri" w:hAnsi="Calibri"/>
                <w:sz w:val="18"/>
                <w:szCs w:val="18"/>
              </w:rPr>
              <w:t xml:space="preserve">supplied to the occupiable space </w:t>
            </w:r>
            <w:r>
              <w:rPr>
                <w:rFonts w:ascii="Calibri" w:hAnsi="Calibri"/>
                <w:sz w:val="18"/>
                <w:szCs w:val="18"/>
              </w:rPr>
              <w:t>shall be</w:t>
            </w:r>
            <w:r w:rsidRPr="007E2934">
              <w:rPr>
                <w:rFonts w:ascii="Calibri" w:hAnsi="Calibri"/>
                <w:sz w:val="18"/>
                <w:szCs w:val="18"/>
              </w:rPr>
              <w:t xml:space="preserve"> </w:t>
            </w:r>
            <w:r w:rsidR="000F413D" w:rsidRPr="007E2934">
              <w:rPr>
                <w:rFonts w:ascii="Calibri" w:hAnsi="Calibri"/>
                <w:sz w:val="18"/>
                <w:szCs w:val="18"/>
              </w:rPr>
              <w:t>filtered before passing through the system's thermal conditioning components.</w:t>
            </w:r>
          </w:p>
        </w:tc>
      </w:tr>
      <w:tr w:rsidR="000F413D" w:rsidRPr="007E2934" w14:paraId="2A8487E5" w14:textId="77777777" w:rsidTr="00A72FC1">
        <w:trPr>
          <w:cantSplit/>
        </w:trPr>
        <w:tc>
          <w:tcPr>
            <w:tcW w:w="456" w:type="dxa"/>
            <w:gridSpan w:val="2"/>
            <w:shd w:val="clear" w:color="auto" w:fill="auto"/>
            <w:vAlign w:val="center"/>
          </w:tcPr>
          <w:p w14:paraId="3CA66986"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02</w:t>
            </w:r>
          </w:p>
        </w:tc>
        <w:tc>
          <w:tcPr>
            <w:tcW w:w="14233" w:type="dxa"/>
            <w:gridSpan w:val="2"/>
            <w:shd w:val="clear" w:color="auto" w:fill="auto"/>
          </w:tcPr>
          <w:p w14:paraId="572B12FE" w14:textId="216FDA36" w:rsidR="000F413D" w:rsidRPr="007E2934" w:rsidRDefault="000F413D" w:rsidP="00E91B1E">
            <w:pPr>
              <w:spacing w:after="60"/>
              <w:rPr>
                <w:rFonts w:ascii="Calibri" w:hAnsi="Calibri"/>
                <w:sz w:val="18"/>
                <w:szCs w:val="18"/>
              </w:rPr>
            </w:pPr>
            <w:r w:rsidRPr="007E2934">
              <w:rPr>
                <w:rFonts w:ascii="Calibri" w:hAnsi="Calibri"/>
                <w:sz w:val="18"/>
                <w:szCs w:val="18"/>
              </w:rPr>
              <w:t xml:space="preserve">The </w:t>
            </w:r>
            <w:r w:rsidR="00E47E74">
              <w:rPr>
                <w:rFonts w:ascii="Calibri" w:hAnsi="Calibri"/>
                <w:sz w:val="18"/>
                <w:szCs w:val="18"/>
              </w:rPr>
              <w:t xml:space="preserve">space conditioning </w:t>
            </w:r>
            <w:r w:rsidRPr="007E2934">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E91B1E">
              <w:t xml:space="preserve"> </w:t>
            </w:r>
            <w:r w:rsidR="00E91B1E" w:rsidRPr="00E91B1E">
              <w:rPr>
                <w:rFonts w:ascii="Calibri" w:hAnsi="Calibri"/>
                <w:sz w:val="18"/>
                <w:szCs w:val="18"/>
              </w:rPr>
              <w:t>by the system designer</w:t>
            </w:r>
            <w:r w:rsidR="00E91B1E">
              <w:rPr>
                <w:rFonts w:ascii="Calibri" w:hAnsi="Calibri"/>
                <w:sz w:val="18"/>
                <w:szCs w:val="18"/>
              </w:rPr>
              <w:t xml:space="preserve">. </w:t>
            </w:r>
            <w:r w:rsidR="00E91B1E" w:rsidRPr="00E91B1E">
              <w:rPr>
                <w:rFonts w:ascii="Calibri" w:hAnsi="Calibri"/>
                <w:sz w:val="18"/>
                <w:szCs w:val="18"/>
              </w:rPr>
              <w:t xml:space="preserve">The system installer shall affix a sticker/label to each </w:t>
            </w:r>
            <w:r w:rsidRPr="007E2934">
              <w:rPr>
                <w:rFonts w:ascii="Calibri" w:hAnsi="Calibri"/>
                <w:sz w:val="18"/>
                <w:szCs w:val="18"/>
              </w:rPr>
              <w:t xml:space="preserve">system air filter </w:t>
            </w:r>
            <w:r w:rsidR="00E91B1E">
              <w:rPr>
                <w:rFonts w:ascii="Calibri" w:hAnsi="Calibri"/>
                <w:sz w:val="18"/>
                <w:szCs w:val="18"/>
              </w:rPr>
              <w:t>grille/rack</w:t>
            </w:r>
            <w:r w:rsidR="00E91B1E" w:rsidRPr="007E2934">
              <w:rPr>
                <w:rFonts w:ascii="Calibri" w:hAnsi="Calibri"/>
                <w:sz w:val="18"/>
                <w:szCs w:val="18"/>
              </w:rPr>
              <w:t xml:space="preserve"> </w:t>
            </w:r>
            <w:r w:rsidRPr="007E2934">
              <w:rPr>
                <w:rFonts w:ascii="Calibri" w:hAnsi="Calibri"/>
                <w:sz w:val="18"/>
                <w:szCs w:val="18"/>
              </w:rPr>
              <w:t xml:space="preserve">location </w:t>
            </w:r>
            <w:r w:rsidR="00E91B1E">
              <w:rPr>
                <w:rFonts w:ascii="Calibri" w:hAnsi="Calibri"/>
                <w:sz w:val="18"/>
                <w:szCs w:val="18"/>
              </w:rPr>
              <w:t xml:space="preserve">that </w:t>
            </w:r>
            <w:r w:rsidRPr="007E2934">
              <w:rPr>
                <w:rFonts w:ascii="Calibri" w:hAnsi="Calibri"/>
                <w:sz w:val="18"/>
                <w:szCs w:val="18"/>
              </w:rPr>
              <w:t>disclose</w:t>
            </w:r>
            <w:r w:rsidR="00E91B1E">
              <w:rPr>
                <w:rFonts w:ascii="Calibri" w:hAnsi="Calibri"/>
                <w:sz w:val="18"/>
                <w:szCs w:val="18"/>
              </w:rPr>
              <w:t>s</w:t>
            </w:r>
            <w:r w:rsidRPr="007E2934">
              <w:rPr>
                <w:rFonts w:ascii="Calibri" w:hAnsi="Calibri"/>
                <w:sz w:val="18"/>
                <w:szCs w:val="18"/>
              </w:rPr>
              <w:t xml:space="preserve"> the </w:t>
            </w:r>
            <w:r w:rsidR="00E91B1E">
              <w:rPr>
                <w:rFonts w:ascii="Calibri" w:hAnsi="Calibri"/>
                <w:sz w:val="18"/>
                <w:szCs w:val="18"/>
              </w:rPr>
              <w:t>filter's</w:t>
            </w:r>
            <w:r w:rsidR="00E91B1E" w:rsidRPr="007E2934">
              <w:rPr>
                <w:rFonts w:ascii="Calibri" w:hAnsi="Calibri"/>
                <w:sz w:val="18"/>
                <w:szCs w:val="18"/>
              </w:rPr>
              <w:t xml:space="preserve"> </w:t>
            </w:r>
            <w:r w:rsidRPr="007E2934">
              <w:rPr>
                <w:rFonts w:ascii="Calibri" w:hAnsi="Calibri"/>
                <w:sz w:val="18"/>
                <w:szCs w:val="18"/>
              </w:rPr>
              <w:t xml:space="preserve">design airflow rate and the </w:t>
            </w:r>
            <w:r w:rsidR="00E91B1E">
              <w:rPr>
                <w:rFonts w:ascii="Calibri" w:hAnsi="Calibri"/>
                <w:sz w:val="18"/>
                <w:szCs w:val="18"/>
              </w:rPr>
              <w:t xml:space="preserve">filter's </w:t>
            </w:r>
            <w:r w:rsidRPr="007E2934">
              <w:rPr>
                <w:rFonts w:ascii="Calibri" w:hAnsi="Calibri"/>
                <w:sz w:val="18"/>
                <w:szCs w:val="18"/>
              </w:rPr>
              <w:t>maximum allowable clean-filter pressure drop</w:t>
            </w:r>
            <w:r w:rsidR="00E91B1E">
              <w:t xml:space="preserve"> </w:t>
            </w:r>
            <w:r w:rsidR="00E91B1E" w:rsidRPr="00E91B1E">
              <w:rPr>
                <w:rFonts w:ascii="Calibri" w:hAnsi="Calibri"/>
                <w:sz w:val="18"/>
                <w:szCs w:val="18"/>
              </w:rPr>
              <w:t>at the design airflow rate</w:t>
            </w:r>
            <w:r w:rsidRPr="007E2934">
              <w:rPr>
                <w:rFonts w:ascii="Calibri" w:hAnsi="Calibri"/>
                <w:sz w:val="18"/>
                <w:szCs w:val="18"/>
              </w:rPr>
              <w:t xml:space="preserve">.  The </w:t>
            </w:r>
            <w:r w:rsidR="00E91B1E">
              <w:rPr>
                <w:rFonts w:ascii="Calibri" w:hAnsi="Calibri"/>
                <w:sz w:val="18"/>
                <w:szCs w:val="18"/>
              </w:rPr>
              <w:t>sticker/</w:t>
            </w:r>
            <w:r w:rsidRPr="007E2934">
              <w:rPr>
                <w:rFonts w:ascii="Calibri" w:hAnsi="Calibri"/>
                <w:sz w:val="18"/>
                <w:szCs w:val="18"/>
              </w:rPr>
              <w:t xml:space="preserve">label shall be permanently affixed to the air filter </w:t>
            </w:r>
            <w:r w:rsidR="00E91B1E">
              <w:rPr>
                <w:rFonts w:ascii="Calibri" w:hAnsi="Calibri"/>
                <w:sz w:val="18"/>
                <w:szCs w:val="18"/>
              </w:rPr>
              <w:t>grille/rack</w:t>
            </w:r>
            <w:r w:rsidRPr="007E2934">
              <w:rPr>
                <w:rFonts w:ascii="Calibri" w:hAnsi="Calibri"/>
                <w:sz w:val="18"/>
                <w:szCs w:val="18"/>
              </w:rPr>
              <w:t>, readily legible, and visible to a person replacing the air filter</w:t>
            </w:r>
            <w:r w:rsidR="00E91B1E">
              <w:rPr>
                <w:rFonts w:ascii="Calibri" w:hAnsi="Calibri"/>
                <w:sz w:val="18"/>
                <w:szCs w:val="18"/>
              </w:rPr>
              <w:t>.</w:t>
            </w:r>
          </w:p>
        </w:tc>
      </w:tr>
      <w:tr w:rsidR="000F413D" w:rsidRPr="007E2934" w14:paraId="1C13DDB3" w14:textId="77777777" w:rsidTr="00A72FC1">
        <w:trPr>
          <w:cantSplit/>
        </w:trPr>
        <w:tc>
          <w:tcPr>
            <w:tcW w:w="456" w:type="dxa"/>
            <w:gridSpan w:val="2"/>
            <w:shd w:val="clear" w:color="auto" w:fill="auto"/>
            <w:vAlign w:val="center"/>
          </w:tcPr>
          <w:p w14:paraId="395E2C11"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03</w:t>
            </w:r>
          </w:p>
        </w:tc>
        <w:tc>
          <w:tcPr>
            <w:tcW w:w="14233" w:type="dxa"/>
            <w:gridSpan w:val="2"/>
            <w:shd w:val="clear" w:color="auto" w:fill="auto"/>
          </w:tcPr>
          <w:p w14:paraId="6CCD53C7" w14:textId="77777777" w:rsidR="000F413D" w:rsidRPr="007E2934" w:rsidRDefault="000F413D" w:rsidP="00516471">
            <w:pPr>
              <w:spacing w:after="60"/>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0F413D" w:rsidRPr="007E2934" w14:paraId="4D9117DB" w14:textId="77777777" w:rsidTr="00A72FC1">
        <w:trPr>
          <w:cantSplit/>
        </w:trPr>
        <w:tc>
          <w:tcPr>
            <w:tcW w:w="456" w:type="dxa"/>
            <w:gridSpan w:val="2"/>
            <w:shd w:val="clear" w:color="auto" w:fill="auto"/>
            <w:vAlign w:val="center"/>
          </w:tcPr>
          <w:p w14:paraId="412CDECA"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04</w:t>
            </w:r>
          </w:p>
        </w:tc>
        <w:tc>
          <w:tcPr>
            <w:tcW w:w="14233" w:type="dxa"/>
            <w:gridSpan w:val="2"/>
            <w:shd w:val="clear" w:color="auto" w:fill="auto"/>
          </w:tcPr>
          <w:p w14:paraId="716BBF26" w14:textId="77777777" w:rsidR="00D403BD" w:rsidRDefault="000F413D" w:rsidP="00BE25AC">
            <w:pPr>
              <w:spacing w:after="60"/>
              <w:rPr>
                <w:rFonts w:ascii="Calibri" w:hAnsi="Calibri"/>
                <w:sz w:val="18"/>
                <w:szCs w:val="18"/>
              </w:rPr>
            </w:pPr>
            <w:r w:rsidRPr="007E2934">
              <w:rPr>
                <w:rFonts w:ascii="Calibri" w:hAnsi="Calibri"/>
                <w:sz w:val="18"/>
                <w:szCs w:val="18"/>
              </w:rPr>
              <w:t>The system shall be provided with air filter</w:t>
            </w:r>
            <w:r w:rsidR="00BE25AC">
              <w:rPr>
                <w:rFonts w:ascii="Calibri" w:hAnsi="Calibri"/>
                <w:sz w:val="18"/>
                <w:szCs w:val="18"/>
              </w:rPr>
              <w:t>s</w:t>
            </w:r>
            <w:r w:rsidRPr="007E2934">
              <w:rPr>
                <w:rFonts w:ascii="Calibri" w:hAnsi="Calibri"/>
                <w:sz w:val="18"/>
                <w:szCs w:val="18"/>
              </w:rPr>
              <w:t xml:space="preserve"> having a designated efficiency equal to or greater than MERV </w:t>
            </w:r>
            <w:r w:rsidR="005532C9">
              <w:rPr>
                <w:rFonts w:ascii="Calibri" w:hAnsi="Calibri"/>
                <w:sz w:val="18"/>
                <w:szCs w:val="18"/>
              </w:rPr>
              <w:t>13</w:t>
            </w:r>
            <w:r w:rsidR="005532C9" w:rsidRPr="007E2934">
              <w:rPr>
                <w:rFonts w:ascii="Calibri" w:hAnsi="Calibri"/>
                <w:sz w:val="18"/>
                <w:szCs w:val="18"/>
              </w:rPr>
              <w:t xml:space="preserve"> </w:t>
            </w:r>
            <w:r w:rsidRPr="007E2934">
              <w:rPr>
                <w:rFonts w:ascii="Calibri" w:hAnsi="Calibri"/>
                <w:sz w:val="18"/>
                <w:szCs w:val="18"/>
              </w:rPr>
              <w:t>when tested in accordance with ASHRAE Standard 52.2, or a particle size efficiency rating equal to or greater than 50</w:t>
            </w:r>
            <w:r w:rsidR="00E91B1E">
              <w:rPr>
                <w:rFonts w:ascii="Calibri" w:hAnsi="Calibri"/>
                <w:sz w:val="18"/>
                <w:szCs w:val="18"/>
              </w:rPr>
              <w:t xml:space="preserve"> percent</w:t>
            </w:r>
            <w:r w:rsidRPr="007E2934">
              <w:rPr>
                <w:rFonts w:ascii="Calibri" w:hAnsi="Calibri"/>
                <w:sz w:val="18"/>
                <w:szCs w:val="18"/>
              </w:rPr>
              <w:t xml:space="preserve"> in the </w:t>
            </w:r>
            <w:r w:rsidR="00E91B1E">
              <w:rPr>
                <w:rFonts w:ascii="Calibri" w:hAnsi="Calibri"/>
                <w:sz w:val="18"/>
                <w:szCs w:val="18"/>
              </w:rPr>
              <w:t>0.30-1.0</w:t>
            </w:r>
            <w:r w:rsidRPr="007E2934">
              <w:rPr>
                <w:rFonts w:ascii="Calibri" w:hAnsi="Calibri"/>
                <w:sz w:val="18"/>
                <w:szCs w:val="18"/>
              </w:rPr>
              <w:t xml:space="preserve"> </w:t>
            </w:r>
            <w:proofErr w:type="spellStart"/>
            <w:r w:rsidR="00714715" w:rsidRPr="00714715">
              <w:rPr>
                <w:rFonts w:ascii="Calibri" w:hAnsi="Calibri"/>
                <w:sz w:val="18"/>
                <w:szCs w:val="18"/>
              </w:rPr>
              <w:t>μm</w:t>
            </w:r>
            <w:proofErr w:type="spellEnd"/>
            <w:r w:rsidR="00714715" w:rsidRPr="00714715" w:rsidDel="00714715">
              <w:rPr>
                <w:rFonts w:ascii="Calibri" w:hAnsi="Calibri"/>
                <w:sz w:val="18"/>
                <w:szCs w:val="18"/>
              </w:rPr>
              <w:t xml:space="preserve"> </w:t>
            </w:r>
            <w:r w:rsidRPr="007E2934">
              <w:rPr>
                <w:rFonts w:ascii="Calibri" w:hAnsi="Calibri"/>
                <w:sz w:val="18"/>
                <w:szCs w:val="18"/>
              </w:rPr>
              <w:t xml:space="preserve">range </w:t>
            </w:r>
            <w:r w:rsidR="00714715" w:rsidRPr="00714715">
              <w:rPr>
                <w:rFonts w:ascii="Calibri" w:hAnsi="Calibri"/>
                <w:sz w:val="18"/>
                <w:szCs w:val="18"/>
              </w:rPr>
              <w:t xml:space="preserve">and equal to or greater than 85 percent in the 1.0-3.0 </w:t>
            </w:r>
            <w:proofErr w:type="spellStart"/>
            <w:r w:rsidR="00714715" w:rsidRPr="00714715">
              <w:rPr>
                <w:rFonts w:ascii="Calibri" w:hAnsi="Calibri"/>
                <w:sz w:val="18"/>
                <w:szCs w:val="18"/>
              </w:rPr>
              <w:t>μm</w:t>
            </w:r>
            <w:proofErr w:type="spellEnd"/>
            <w:r w:rsidR="00714715" w:rsidRPr="00714715">
              <w:rPr>
                <w:rFonts w:ascii="Calibri" w:hAnsi="Calibri"/>
                <w:sz w:val="18"/>
                <w:szCs w:val="18"/>
              </w:rPr>
              <w:t xml:space="preserve"> range </w:t>
            </w:r>
            <w:r w:rsidRPr="007E2934">
              <w:rPr>
                <w:rFonts w:ascii="Calibri" w:hAnsi="Calibri"/>
                <w:sz w:val="18"/>
                <w:szCs w:val="18"/>
              </w:rPr>
              <w:t>when tested in accordance with AHRI Standard 680.</w:t>
            </w:r>
          </w:p>
        </w:tc>
      </w:tr>
      <w:tr w:rsidR="000F413D" w:rsidRPr="007E2934" w14:paraId="06AC863D" w14:textId="77777777" w:rsidTr="00A72FC1">
        <w:trPr>
          <w:cantSplit/>
        </w:trPr>
        <w:tc>
          <w:tcPr>
            <w:tcW w:w="456" w:type="dxa"/>
            <w:gridSpan w:val="2"/>
            <w:shd w:val="clear" w:color="auto" w:fill="auto"/>
            <w:vAlign w:val="center"/>
          </w:tcPr>
          <w:p w14:paraId="524CFA8F"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05</w:t>
            </w:r>
          </w:p>
        </w:tc>
        <w:tc>
          <w:tcPr>
            <w:tcW w:w="14233" w:type="dxa"/>
            <w:gridSpan w:val="2"/>
            <w:shd w:val="clear" w:color="auto" w:fill="auto"/>
          </w:tcPr>
          <w:p w14:paraId="6E351D28" w14:textId="77777777" w:rsidR="000F413D" w:rsidRPr="007E2934" w:rsidRDefault="000F413D" w:rsidP="00714715">
            <w:pPr>
              <w:spacing w:after="60"/>
              <w:rPr>
                <w:rFonts w:ascii="Calibri" w:hAnsi="Calibri"/>
                <w:sz w:val="18"/>
                <w:szCs w:val="18"/>
              </w:rPr>
            </w:pPr>
            <w:r w:rsidRPr="007E2934">
              <w:rPr>
                <w:rFonts w:ascii="Calibri" w:hAnsi="Calibri"/>
                <w:sz w:val="18"/>
                <w:szCs w:val="18"/>
              </w:rPr>
              <w:t>The system shall be provided with air filter</w:t>
            </w:r>
            <w:r w:rsidR="00714715">
              <w:rPr>
                <w:rFonts w:ascii="Calibri" w:hAnsi="Calibri"/>
                <w:sz w:val="18"/>
                <w:szCs w:val="18"/>
              </w:rPr>
              <w:t>s</w:t>
            </w:r>
            <w:r w:rsidRPr="007E2934">
              <w:rPr>
                <w:rFonts w:ascii="Calibri" w:hAnsi="Calibri"/>
                <w:sz w:val="18"/>
                <w:szCs w:val="18"/>
              </w:rPr>
              <w:t xml:space="preserve"> that </w:t>
            </w:r>
            <w:r w:rsidR="00714715">
              <w:rPr>
                <w:rFonts w:ascii="Calibri" w:hAnsi="Calibri"/>
                <w:sz w:val="18"/>
                <w:szCs w:val="18"/>
              </w:rPr>
              <w:t>have</w:t>
            </w:r>
            <w:r w:rsidR="00714715" w:rsidRPr="007E2934">
              <w:rPr>
                <w:rFonts w:ascii="Calibri" w:hAnsi="Calibri"/>
                <w:sz w:val="18"/>
                <w:szCs w:val="18"/>
              </w:rPr>
              <w:t xml:space="preserve"> </w:t>
            </w:r>
            <w:r w:rsidRPr="007E2934">
              <w:rPr>
                <w:rFonts w:ascii="Calibri" w:hAnsi="Calibri"/>
                <w:sz w:val="18"/>
                <w:szCs w:val="18"/>
              </w:rPr>
              <w:t xml:space="preserve">been labeled by the manufacturer to disclose efficiency and pressure drop ratings that conform to the efficiency and pressure drop requirements for the air filter </w:t>
            </w:r>
            <w:r w:rsidR="00714715">
              <w:rPr>
                <w:rFonts w:ascii="Calibri" w:hAnsi="Calibri"/>
                <w:sz w:val="18"/>
                <w:szCs w:val="18"/>
              </w:rPr>
              <w:t>grilles/racks</w:t>
            </w:r>
            <w:r w:rsidRPr="007E2934">
              <w:rPr>
                <w:rFonts w:ascii="Calibri" w:hAnsi="Calibri"/>
                <w:sz w:val="18"/>
                <w:szCs w:val="18"/>
              </w:rPr>
              <w:t>.</w:t>
            </w:r>
          </w:p>
        </w:tc>
      </w:tr>
      <w:tr w:rsidR="001A4C3F" w:rsidRPr="007E2934" w14:paraId="74F8E215" w14:textId="77777777" w:rsidTr="00A72FC1">
        <w:trPr>
          <w:gridAfter w:val="1"/>
          <w:wAfter w:w="19" w:type="dxa"/>
          <w:cantSplit/>
        </w:trPr>
        <w:tc>
          <w:tcPr>
            <w:tcW w:w="450" w:type="dxa"/>
            <w:shd w:val="clear" w:color="auto" w:fill="auto"/>
            <w:vAlign w:val="center"/>
          </w:tcPr>
          <w:p w14:paraId="65522819" w14:textId="2FBE2B13" w:rsidR="00F44A99" w:rsidRPr="001E4990" w:rsidRDefault="00F44A99" w:rsidP="00516471">
            <w:pPr>
              <w:keepNext/>
              <w:jc w:val="center"/>
              <w:rPr>
                <w:rFonts w:ascii="Calibri" w:hAnsi="Calibri"/>
                <w:sz w:val="18"/>
                <w:szCs w:val="18"/>
              </w:rPr>
            </w:pPr>
            <w:r w:rsidRPr="001E4990">
              <w:rPr>
                <w:rFonts w:ascii="Calibri" w:hAnsi="Calibri"/>
                <w:sz w:val="18"/>
                <w:szCs w:val="18"/>
              </w:rPr>
              <w:t>06</w:t>
            </w:r>
          </w:p>
        </w:tc>
        <w:tc>
          <w:tcPr>
            <w:tcW w:w="14220" w:type="dxa"/>
            <w:gridSpan w:val="2"/>
            <w:shd w:val="clear" w:color="auto" w:fill="auto"/>
          </w:tcPr>
          <w:p w14:paraId="1BD928A4" w14:textId="3EFCA986" w:rsidR="00F44A99" w:rsidRPr="001E4990" w:rsidRDefault="00F44A99" w:rsidP="00F44A99">
            <w:pPr>
              <w:pStyle w:val="NormalWeb"/>
              <w:spacing w:before="0" w:beforeAutospacing="0" w:after="0" w:afterAutospacing="0"/>
              <w:rPr>
                <w:rFonts w:ascii="Calibri" w:hAnsi="Calibri" w:cs="Calibri"/>
                <w:sz w:val="18"/>
                <w:szCs w:val="18"/>
              </w:rPr>
            </w:pPr>
            <w:r w:rsidRPr="001E4990">
              <w:rPr>
                <w:rFonts w:ascii="Calibri" w:hAnsi="Calibri" w:cs="Calibri"/>
                <w:sz w:val="18"/>
                <w:szCs w:val="18"/>
              </w:rPr>
              <w:t>Filter racks or grilles shall use gaskets, sealing, or other means to close gaps around inserted filters and prevent air from bypassing the filter.</w:t>
            </w:r>
          </w:p>
        </w:tc>
      </w:tr>
      <w:tr w:rsidR="000F413D" w:rsidRPr="007E2934" w14:paraId="4747858A" w14:textId="77777777" w:rsidTr="00A72FC1">
        <w:trPr>
          <w:cantSplit/>
        </w:trPr>
        <w:tc>
          <w:tcPr>
            <w:tcW w:w="14689" w:type="dxa"/>
            <w:gridSpan w:val="4"/>
            <w:shd w:val="clear" w:color="auto" w:fill="auto"/>
            <w:vAlign w:val="center"/>
          </w:tcPr>
          <w:p w14:paraId="23A68BA2" w14:textId="77777777" w:rsidR="000F413D" w:rsidRPr="007E2934" w:rsidRDefault="000F413D" w:rsidP="00DD1539">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1DDAE81C" w14:textId="77777777" w:rsidR="000F413D" w:rsidRPr="007E2934"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73"/>
        <w:gridCol w:w="1154"/>
        <w:gridCol w:w="1242"/>
        <w:gridCol w:w="1804"/>
        <w:gridCol w:w="1805"/>
        <w:gridCol w:w="1804"/>
        <w:gridCol w:w="1805"/>
        <w:gridCol w:w="1804"/>
        <w:gridCol w:w="1805"/>
      </w:tblGrid>
      <w:tr w:rsidR="0054675D" w:rsidRPr="001E5269" w14:paraId="3BD87164" w14:textId="77777777" w:rsidTr="001E5269">
        <w:trPr>
          <w:cantSplit/>
        </w:trPr>
        <w:tc>
          <w:tcPr>
            <w:tcW w:w="14396" w:type="dxa"/>
            <w:gridSpan w:val="9"/>
            <w:shd w:val="clear" w:color="auto" w:fill="auto"/>
          </w:tcPr>
          <w:p w14:paraId="72074001" w14:textId="77777777" w:rsidR="0054675D" w:rsidRPr="001E5269" w:rsidRDefault="0054675D" w:rsidP="00FE10E8">
            <w:pPr>
              <w:keepNext/>
              <w:rPr>
                <w:rFonts w:ascii="Calibri" w:hAnsi="Calibri"/>
                <w:b/>
                <w:sz w:val="18"/>
                <w:szCs w:val="18"/>
              </w:rPr>
            </w:pPr>
            <w:r w:rsidRPr="001E5269">
              <w:rPr>
                <w:rFonts w:ascii="Calibri" w:hAnsi="Calibri"/>
                <w:b/>
                <w:sz w:val="18"/>
                <w:szCs w:val="18"/>
              </w:rPr>
              <w:lastRenderedPageBreak/>
              <w:t>J. HERS Verification Requirements for Duct Systems</w:t>
            </w:r>
          </w:p>
          <w:p w14:paraId="1B2F4B4B" w14:textId="77777777" w:rsidR="003C1569" w:rsidRPr="001E5269" w:rsidRDefault="0054675D" w:rsidP="00E96728">
            <w:pPr>
              <w:keepNext/>
              <w:rPr>
                <w:rFonts w:ascii="Calibri" w:hAnsi="Calibri"/>
                <w:sz w:val="18"/>
                <w:szCs w:val="18"/>
              </w:rPr>
            </w:pPr>
            <w:r w:rsidRPr="001E5269">
              <w:rPr>
                <w:rFonts w:ascii="Calibri" w:hAnsi="Calibri"/>
                <w:sz w:val="18"/>
                <w:szCs w:val="18"/>
              </w:rPr>
              <w:t>&lt;&lt;</w:t>
            </w:r>
            <w:r w:rsidR="00727427" w:rsidRPr="001E5269">
              <w:rPr>
                <w:rFonts w:ascii="Calibri" w:hAnsi="Calibri"/>
                <w:sz w:val="18"/>
                <w:szCs w:val="18"/>
              </w:rPr>
              <w:t>if both sections F and G do not apply, then display the section does not apply message, else</w:t>
            </w:r>
            <w:r w:rsidRPr="001E5269">
              <w:rPr>
                <w:rFonts w:ascii="Calibri" w:hAnsi="Calibri"/>
                <w:sz w:val="18"/>
                <w:szCs w:val="18"/>
              </w:rPr>
              <w:t xml:space="preserve"> require one row of data in this table for each of the indoor units listed in </w:t>
            </w:r>
            <w:proofErr w:type="gramStart"/>
            <w:r w:rsidR="003C1569" w:rsidRPr="001E5269">
              <w:rPr>
                <w:rFonts w:ascii="Calibri" w:hAnsi="Calibri"/>
                <w:sz w:val="18"/>
                <w:szCs w:val="18"/>
              </w:rPr>
              <w:t>F03;</w:t>
            </w:r>
            <w:proofErr w:type="gramEnd"/>
          </w:p>
          <w:p w14:paraId="00684980" w14:textId="77777777" w:rsidR="0054675D" w:rsidRPr="001E5269" w:rsidRDefault="003C1569" w:rsidP="00E96728">
            <w:pPr>
              <w:keepNext/>
              <w:rPr>
                <w:rFonts w:ascii="Calibri" w:hAnsi="Calibri"/>
                <w:b/>
                <w:sz w:val="18"/>
                <w:szCs w:val="18"/>
              </w:rPr>
            </w:pPr>
            <w:r w:rsidRPr="001E5269">
              <w:rPr>
                <w:rFonts w:ascii="Calibri" w:hAnsi="Calibri"/>
                <w:b/>
                <w:sz w:val="18"/>
                <w:szCs w:val="18"/>
              </w:rPr>
              <w:t>also</w:t>
            </w:r>
            <w:r w:rsidRPr="001E5269">
              <w:rPr>
                <w:rFonts w:ascii="Calibri" w:hAnsi="Calibri"/>
                <w:sz w:val="18"/>
                <w:szCs w:val="18"/>
              </w:rPr>
              <w:t xml:space="preserve"> require one row of data in this table for each of the indoor units listed in G03</w:t>
            </w:r>
            <w:r w:rsidR="0054675D" w:rsidRPr="001E5269">
              <w:rPr>
                <w:rFonts w:ascii="Calibri" w:hAnsi="Calibri"/>
                <w:sz w:val="18"/>
                <w:szCs w:val="18"/>
              </w:rPr>
              <w:t>&gt;&gt;</w:t>
            </w:r>
          </w:p>
        </w:tc>
      </w:tr>
      <w:tr w:rsidR="001C7D94" w:rsidRPr="001E5269" w14:paraId="528D685F" w14:textId="77777777" w:rsidTr="001E5269">
        <w:trPr>
          <w:cantSplit/>
          <w:trHeight w:val="188"/>
        </w:trPr>
        <w:tc>
          <w:tcPr>
            <w:tcW w:w="1173" w:type="dxa"/>
            <w:shd w:val="clear" w:color="auto" w:fill="auto"/>
            <w:vAlign w:val="bottom"/>
          </w:tcPr>
          <w:p w14:paraId="7982E484"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01</w:t>
            </w:r>
          </w:p>
        </w:tc>
        <w:tc>
          <w:tcPr>
            <w:tcW w:w="1154" w:type="dxa"/>
            <w:shd w:val="clear" w:color="auto" w:fill="auto"/>
            <w:vAlign w:val="bottom"/>
          </w:tcPr>
          <w:p w14:paraId="2D85865A"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02</w:t>
            </w:r>
          </w:p>
        </w:tc>
        <w:tc>
          <w:tcPr>
            <w:tcW w:w="1242" w:type="dxa"/>
            <w:shd w:val="clear" w:color="auto" w:fill="auto"/>
          </w:tcPr>
          <w:p w14:paraId="768001D5"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03</w:t>
            </w:r>
          </w:p>
        </w:tc>
        <w:tc>
          <w:tcPr>
            <w:tcW w:w="1804" w:type="dxa"/>
            <w:shd w:val="clear" w:color="auto" w:fill="auto"/>
          </w:tcPr>
          <w:p w14:paraId="27D35219"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04</w:t>
            </w:r>
          </w:p>
        </w:tc>
        <w:tc>
          <w:tcPr>
            <w:tcW w:w="1805" w:type="dxa"/>
            <w:shd w:val="clear" w:color="auto" w:fill="auto"/>
            <w:vAlign w:val="bottom"/>
          </w:tcPr>
          <w:p w14:paraId="71015D86"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05</w:t>
            </w:r>
          </w:p>
        </w:tc>
        <w:tc>
          <w:tcPr>
            <w:tcW w:w="1804" w:type="dxa"/>
            <w:shd w:val="clear" w:color="auto" w:fill="auto"/>
            <w:vAlign w:val="bottom"/>
          </w:tcPr>
          <w:p w14:paraId="5C6DD2B7" w14:textId="77777777" w:rsidR="001C7D94" w:rsidRPr="001E5269" w:rsidRDefault="001C7D94" w:rsidP="00326360">
            <w:pPr>
              <w:keepNext/>
              <w:jc w:val="center"/>
              <w:rPr>
                <w:rFonts w:ascii="Calibri" w:hAnsi="Calibri"/>
                <w:sz w:val="18"/>
                <w:szCs w:val="18"/>
              </w:rPr>
            </w:pPr>
            <w:r w:rsidRPr="001E5269">
              <w:rPr>
                <w:rFonts w:ascii="Calibri" w:hAnsi="Calibri"/>
                <w:sz w:val="18"/>
                <w:szCs w:val="18"/>
              </w:rPr>
              <w:t>06</w:t>
            </w:r>
          </w:p>
        </w:tc>
        <w:tc>
          <w:tcPr>
            <w:tcW w:w="1805" w:type="dxa"/>
            <w:shd w:val="clear" w:color="auto" w:fill="auto"/>
            <w:vAlign w:val="bottom"/>
          </w:tcPr>
          <w:p w14:paraId="7C39AC31" w14:textId="77777777" w:rsidR="001C7D94" w:rsidRPr="001E5269" w:rsidRDefault="001C7D94" w:rsidP="00326360">
            <w:pPr>
              <w:keepNext/>
              <w:jc w:val="center"/>
              <w:rPr>
                <w:rFonts w:ascii="Calibri" w:hAnsi="Calibri"/>
                <w:sz w:val="18"/>
                <w:szCs w:val="18"/>
              </w:rPr>
            </w:pPr>
            <w:r w:rsidRPr="001E5269">
              <w:rPr>
                <w:rFonts w:ascii="Calibri" w:hAnsi="Calibri"/>
                <w:sz w:val="18"/>
                <w:szCs w:val="18"/>
              </w:rPr>
              <w:t>07</w:t>
            </w:r>
          </w:p>
        </w:tc>
        <w:tc>
          <w:tcPr>
            <w:tcW w:w="1804" w:type="dxa"/>
            <w:shd w:val="clear" w:color="auto" w:fill="auto"/>
            <w:vAlign w:val="bottom"/>
          </w:tcPr>
          <w:p w14:paraId="4B8FBB5A" w14:textId="77777777" w:rsidR="001C7D94" w:rsidRPr="001E5269" w:rsidRDefault="001C7D94" w:rsidP="00326360">
            <w:pPr>
              <w:keepNext/>
              <w:jc w:val="center"/>
              <w:rPr>
                <w:rFonts w:ascii="Calibri" w:hAnsi="Calibri"/>
                <w:sz w:val="18"/>
                <w:szCs w:val="18"/>
              </w:rPr>
            </w:pPr>
            <w:r w:rsidRPr="001E5269">
              <w:rPr>
                <w:rFonts w:ascii="Calibri" w:hAnsi="Calibri"/>
                <w:sz w:val="18"/>
                <w:szCs w:val="18"/>
              </w:rPr>
              <w:t>08</w:t>
            </w:r>
          </w:p>
        </w:tc>
        <w:tc>
          <w:tcPr>
            <w:tcW w:w="1805" w:type="dxa"/>
            <w:shd w:val="clear" w:color="auto" w:fill="auto"/>
            <w:vAlign w:val="bottom"/>
          </w:tcPr>
          <w:p w14:paraId="641346BB" w14:textId="77777777" w:rsidR="001C7D94" w:rsidRPr="001E5269" w:rsidRDefault="001C7D94" w:rsidP="00FE10E8">
            <w:pPr>
              <w:keepNext/>
              <w:jc w:val="center"/>
              <w:rPr>
                <w:rFonts w:ascii="Calibri" w:hAnsi="Calibri"/>
                <w:sz w:val="18"/>
                <w:szCs w:val="18"/>
              </w:rPr>
            </w:pPr>
            <w:r w:rsidRPr="001E5269">
              <w:rPr>
                <w:rFonts w:ascii="Calibri" w:hAnsi="Calibri"/>
                <w:sz w:val="18"/>
                <w:szCs w:val="18"/>
              </w:rPr>
              <w:t>09</w:t>
            </w:r>
          </w:p>
        </w:tc>
      </w:tr>
      <w:tr w:rsidR="004F11A4" w:rsidRPr="001E5269" w14:paraId="408DA8F6" w14:textId="77777777" w:rsidTr="00D03EB6">
        <w:trPr>
          <w:cantSplit/>
          <w:trHeight w:val="98"/>
        </w:trPr>
        <w:tc>
          <w:tcPr>
            <w:tcW w:w="1173" w:type="dxa"/>
            <w:vMerge w:val="restart"/>
            <w:shd w:val="clear" w:color="auto" w:fill="auto"/>
            <w:vAlign w:val="bottom"/>
          </w:tcPr>
          <w:p w14:paraId="77B0AE51" w14:textId="77777777" w:rsidR="004F11A4" w:rsidRPr="001E5269" w:rsidRDefault="004F11A4" w:rsidP="002B5F2F">
            <w:pPr>
              <w:keepNext/>
              <w:jc w:val="center"/>
              <w:rPr>
                <w:rFonts w:ascii="Calibri" w:hAnsi="Calibri"/>
                <w:sz w:val="18"/>
                <w:szCs w:val="18"/>
              </w:rPr>
            </w:pPr>
          </w:p>
        </w:tc>
        <w:tc>
          <w:tcPr>
            <w:tcW w:w="1154" w:type="dxa"/>
            <w:vMerge w:val="restart"/>
            <w:shd w:val="clear" w:color="auto" w:fill="auto"/>
            <w:vAlign w:val="bottom"/>
          </w:tcPr>
          <w:p w14:paraId="501C49D1" w14:textId="77777777" w:rsidR="004F11A4" w:rsidRPr="001E5269" w:rsidRDefault="004F11A4" w:rsidP="002B5F2F">
            <w:pPr>
              <w:keepNext/>
              <w:jc w:val="center"/>
              <w:rPr>
                <w:rFonts w:ascii="Calibri" w:hAnsi="Calibri"/>
                <w:sz w:val="18"/>
                <w:szCs w:val="18"/>
              </w:rPr>
            </w:pPr>
          </w:p>
        </w:tc>
        <w:tc>
          <w:tcPr>
            <w:tcW w:w="1242" w:type="dxa"/>
            <w:vMerge w:val="restart"/>
            <w:shd w:val="clear" w:color="auto" w:fill="auto"/>
            <w:vAlign w:val="bottom"/>
          </w:tcPr>
          <w:p w14:paraId="6848C272" w14:textId="77777777" w:rsidR="004F11A4" w:rsidRPr="001E5269" w:rsidRDefault="004F11A4" w:rsidP="002B5F2F">
            <w:pPr>
              <w:keepNext/>
              <w:jc w:val="center"/>
              <w:rPr>
                <w:rFonts w:ascii="Calibri" w:hAnsi="Calibri"/>
                <w:sz w:val="18"/>
                <w:szCs w:val="18"/>
              </w:rPr>
            </w:pPr>
          </w:p>
        </w:tc>
        <w:tc>
          <w:tcPr>
            <w:tcW w:w="1804" w:type="dxa"/>
            <w:vMerge w:val="restart"/>
            <w:shd w:val="clear" w:color="auto" w:fill="auto"/>
            <w:vAlign w:val="bottom"/>
          </w:tcPr>
          <w:p w14:paraId="5C8AA9F8" w14:textId="19C417C1" w:rsidR="004F11A4" w:rsidRPr="001E5269" w:rsidRDefault="004F11A4" w:rsidP="002B5F2F">
            <w:pPr>
              <w:keepNext/>
              <w:jc w:val="center"/>
              <w:rPr>
                <w:rFonts w:ascii="Calibri" w:hAnsi="Calibri"/>
                <w:sz w:val="18"/>
                <w:szCs w:val="18"/>
              </w:rPr>
            </w:pPr>
          </w:p>
        </w:tc>
        <w:tc>
          <w:tcPr>
            <w:tcW w:w="1805" w:type="dxa"/>
            <w:tcBorders>
              <w:bottom w:val="nil"/>
            </w:tcBorders>
            <w:shd w:val="clear" w:color="auto" w:fill="auto"/>
            <w:vAlign w:val="bottom"/>
          </w:tcPr>
          <w:p w14:paraId="4EA76CFA" w14:textId="2AC8893E"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20</w:t>
            </w:r>
          </w:p>
        </w:tc>
        <w:tc>
          <w:tcPr>
            <w:tcW w:w="1804" w:type="dxa"/>
            <w:shd w:val="clear" w:color="auto" w:fill="auto"/>
            <w:vAlign w:val="bottom"/>
          </w:tcPr>
          <w:p w14:paraId="080CA384" w14:textId="41912A24"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21</w:t>
            </w:r>
          </w:p>
        </w:tc>
        <w:tc>
          <w:tcPr>
            <w:tcW w:w="1805" w:type="dxa"/>
            <w:shd w:val="clear" w:color="auto" w:fill="auto"/>
            <w:vAlign w:val="bottom"/>
          </w:tcPr>
          <w:p w14:paraId="67E9B99F" w14:textId="03165695"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22</w:t>
            </w:r>
          </w:p>
        </w:tc>
        <w:tc>
          <w:tcPr>
            <w:tcW w:w="1804" w:type="dxa"/>
            <w:shd w:val="clear" w:color="auto" w:fill="auto"/>
            <w:vAlign w:val="bottom"/>
          </w:tcPr>
          <w:p w14:paraId="0C82EB39" w14:textId="5F800AA9"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23</w:t>
            </w:r>
          </w:p>
        </w:tc>
        <w:tc>
          <w:tcPr>
            <w:tcW w:w="1805" w:type="dxa"/>
            <w:shd w:val="clear" w:color="auto" w:fill="auto"/>
            <w:vAlign w:val="bottom"/>
          </w:tcPr>
          <w:p w14:paraId="4A58825B" w14:textId="483B6F31" w:rsidR="004F11A4" w:rsidRPr="001E5269" w:rsidRDefault="004F11A4" w:rsidP="002B5F2F">
            <w:pPr>
              <w:keepNext/>
              <w:jc w:val="center"/>
              <w:rPr>
                <w:rFonts w:ascii="Calibri" w:hAnsi="Calibri"/>
                <w:sz w:val="18"/>
                <w:szCs w:val="18"/>
              </w:rPr>
            </w:pPr>
            <w:r w:rsidRPr="001E5269">
              <w:rPr>
                <w:rFonts w:ascii="Calibri" w:hAnsi="Calibri"/>
                <w:sz w:val="18"/>
                <w:szCs w:val="18"/>
              </w:rPr>
              <w:t>MCH-</w:t>
            </w:r>
            <w:r>
              <w:rPr>
                <w:rFonts w:ascii="Calibri" w:hAnsi="Calibri"/>
                <w:sz w:val="18"/>
                <w:szCs w:val="18"/>
              </w:rPr>
              <w:t>2</w:t>
            </w:r>
            <w:r w:rsidR="00611DE0">
              <w:rPr>
                <w:rFonts w:ascii="Calibri" w:hAnsi="Calibri"/>
                <w:sz w:val="18"/>
                <w:szCs w:val="18"/>
              </w:rPr>
              <w:t>8</w:t>
            </w:r>
          </w:p>
        </w:tc>
      </w:tr>
      <w:tr w:rsidR="004F11A4" w:rsidRPr="001E5269" w14:paraId="2AFA42F3" w14:textId="77777777" w:rsidTr="001E5269">
        <w:trPr>
          <w:cantSplit/>
          <w:trHeight w:val="98"/>
        </w:trPr>
        <w:tc>
          <w:tcPr>
            <w:tcW w:w="1173" w:type="dxa"/>
            <w:vMerge/>
            <w:tcBorders>
              <w:bottom w:val="nil"/>
            </w:tcBorders>
            <w:shd w:val="clear" w:color="auto" w:fill="auto"/>
            <w:vAlign w:val="bottom"/>
          </w:tcPr>
          <w:p w14:paraId="43009794" w14:textId="77777777" w:rsidR="004F11A4" w:rsidRPr="001E5269" w:rsidRDefault="004F11A4" w:rsidP="002B5F2F">
            <w:pPr>
              <w:keepNext/>
              <w:jc w:val="center"/>
              <w:rPr>
                <w:rFonts w:ascii="Calibri" w:hAnsi="Calibri"/>
                <w:sz w:val="18"/>
                <w:szCs w:val="18"/>
              </w:rPr>
            </w:pPr>
          </w:p>
        </w:tc>
        <w:tc>
          <w:tcPr>
            <w:tcW w:w="1154" w:type="dxa"/>
            <w:vMerge/>
            <w:tcBorders>
              <w:bottom w:val="nil"/>
            </w:tcBorders>
            <w:shd w:val="clear" w:color="auto" w:fill="auto"/>
            <w:vAlign w:val="bottom"/>
          </w:tcPr>
          <w:p w14:paraId="08C3D38C" w14:textId="77777777" w:rsidR="004F11A4" w:rsidRPr="001E5269" w:rsidRDefault="004F11A4" w:rsidP="002B5F2F">
            <w:pPr>
              <w:keepNext/>
              <w:jc w:val="center"/>
              <w:rPr>
                <w:rFonts w:ascii="Calibri" w:hAnsi="Calibri"/>
                <w:sz w:val="18"/>
                <w:szCs w:val="18"/>
              </w:rPr>
            </w:pPr>
          </w:p>
        </w:tc>
        <w:tc>
          <w:tcPr>
            <w:tcW w:w="1242" w:type="dxa"/>
            <w:vMerge/>
            <w:tcBorders>
              <w:bottom w:val="nil"/>
            </w:tcBorders>
            <w:shd w:val="clear" w:color="auto" w:fill="auto"/>
            <w:vAlign w:val="bottom"/>
          </w:tcPr>
          <w:p w14:paraId="5B975FF9" w14:textId="77777777" w:rsidR="004F11A4" w:rsidRPr="001E5269" w:rsidRDefault="004F11A4" w:rsidP="002B5F2F">
            <w:pPr>
              <w:keepNext/>
              <w:jc w:val="center"/>
              <w:rPr>
                <w:rFonts w:ascii="Calibri" w:hAnsi="Calibri"/>
                <w:sz w:val="18"/>
                <w:szCs w:val="18"/>
              </w:rPr>
            </w:pPr>
          </w:p>
        </w:tc>
        <w:tc>
          <w:tcPr>
            <w:tcW w:w="1804" w:type="dxa"/>
            <w:vMerge/>
            <w:tcBorders>
              <w:bottom w:val="nil"/>
            </w:tcBorders>
            <w:shd w:val="clear" w:color="auto" w:fill="auto"/>
            <w:vAlign w:val="bottom"/>
          </w:tcPr>
          <w:p w14:paraId="5949C38C" w14:textId="77777777" w:rsidR="004F11A4" w:rsidRPr="001E5269" w:rsidRDefault="004F11A4" w:rsidP="002B5F2F">
            <w:pPr>
              <w:keepNext/>
              <w:jc w:val="center"/>
              <w:rPr>
                <w:rFonts w:ascii="Calibri" w:hAnsi="Calibri"/>
                <w:sz w:val="18"/>
                <w:szCs w:val="18"/>
              </w:rPr>
            </w:pPr>
          </w:p>
        </w:tc>
        <w:tc>
          <w:tcPr>
            <w:tcW w:w="1805" w:type="dxa"/>
            <w:tcBorders>
              <w:bottom w:val="nil"/>
            </w:tcBorders>
            <w:shd w:val="clear" w:color="auto" w:fill="auto"/>
            <w:vAlign w:val="bottom"/>
          </w:tcPr>
          <w:p w14:paraId="7DDFC7DE" w14:textId="77777777" w:rsidR="004F11A4" w:rsidRPr="001E5269" w:rsidRDefault="004F11A4" w:rsidP="002B5F2F">
            <w:pPr>
              <w:keepNext/>
              <w:jc w:val="center"/>
              <w:rPr>
                <w:rFonts w:ascii="Calibri" w:hAnsi="Calibri"/>
                <w:sz w:val="18"/>
                <w:szCs w:val="18"/>
              </w:rPr>
            </w:pPr>
          </w:p>
        </w:tc>
        <w:tc>
          <w:tcPr>
            <w:tcW w:w="1804" w:type="dxa"/>
            <w:tcBorders>
              <w:bottom w:val="nil"/>
            </w:tcBorders>
            <w:shd w:val="clear" w:color="auto" w:fill="auto"/>
            <w:vAlign w:val="bottom"/>
          </w:tcPr>
          <w:p w14:paraId="0D039313" w14:textId="77777777" w:rsidR="004F11A4" w:rsidRPr="001E5269" w:rsidRDefault="004F11A4" w:rsidP="002B5F2F">
            <w:pPr>
              <w:keepNext/>
              <w:jc w:val="center"/>
              <w:rPr>
                <w:rFonts w:ascii="Calibri" w:hAnsi="Calibri"/>
                <w:sz w:val="18"/>
                <w:szCs w:val="18"/>
              </w:rPr>
            </w:pPr>
          </w:p>
        </w:tc>
        <w:tc>
          <w:tcPr>
            <w:tcW w:w="1805" w:type="dxa"/>
            <w:tcBorders>
              <w:bottom w:val="nil"/>
            </w:tcBorders>
            <w:shd w:val="clear" w:color="auto" w:fill="auto"/>
            <w:vAlign w:val="bottom"/>
          </w:tcPr>
          <w:p w14:paraId="5D2E0A74" w14:textId="77777777" w:rsidR="004F11A4" w:rsidRPr="001E5269" w:rsidRDefault="004F11A4" w:rsidP="002B5F2F">
            <w:pPr>
              <w:keepNext/>
              <w:jc w:val="center"/>
              <w:rPr>
                <w:rFonts w:ascii="Calibri" w:hAnsi="Calibri"/>
                <w:sz w:val="18"/>
                <w:szCs w:val="18"/>
              </w:rPr>
            </w:pPr>
          </w:p>
        </w:tc>
        <w:tc>
          <w:tcPr>
            <w:tcW w:w="1804" w:type="dxa"/>
            <w:tcBorders>
              <w:bottom w:val="nil"/>
            </w:tcBorders>
            <w:shd w:val="clear" w:color="auto" w:fill="auto"/>
            <w:vAlign w:val="bottom"/>
          </w:tcPr>
          <w:p w14:paraId="4A53FA14" w14:textId="77777777" w:rsidR="004F11A4" w:rsidRPr="001E5269" w:rsidRDefault="004F11A4" w:rsidP="002B5F2F">
            <w:pPr>
              <w:keepNext/>
              <w:jc w:val="center"/>
              <w:rPr>
                <w:rFonts w:ascii="Calibri" w:hAnsi="Calibri"/>
                <w:sz w:val="18"/>
                <w:szCs w:val="18"/>
              </w:rPr>
            </w:pPr>
          </w:p>
        </w:tc>
        <w:tc>
          <w:tcPr>
            <w:tcW w:w="1805" w:type="dxa"/>
            <w:tcBorders>
              <w:bottom w:val="nil"/>
            </w:tcBorders>
            <w:shd w:val="clear" w:color="auto" w:fill="auto"/>
            <w:vAlign w:val="bottom"/>
          </w:tcPr>
          <w:p w14:paraId="12ADA75C" w14:textId="77777777" w:rsidR="004F11A4" w:rsidRPr="001E5269" w:rsidRDefault="004F11A4" w:rsidP="002B5F2F">
            <w:pPr>
              <w:keepNext/>
              <w:jc w:val="center"/>
              <w:rPr>
                <w:rFonts w:ascii="Calibri" w:hAnsi="Calibri"/>
                <w:sz w:val="18"/>
                <w:szCs w:val="18"/>
              </w:rPr>
            </w:pPr>
          </w:p>
        </w:tc>
      </w:tr>
      <w:tr w:rsidR="002B5F2F" w:rsidRPr="001E5269" w14:paraId="6D0C72F2" w14:textId="77777777" w:rsidTr="001E5269">
        <w:trPr>
          <w:cantSplit/>
          <w:trHeight w:val="1017"/>
        </w:trPr>
        <w:tc>
          <w:tcPr>
            <w:tcW w:w="1173" w:type="dxa"/>
            <w:tcBorders>
              <w:top w:val="nil"/>
            </w:tcBorders>
            <w:shd w:val="clear" w:color="auto" w:fill="auto"/>
            <w:vAlign w:val="bottom"/>
          </w:tcPr>
          <w:p w14:paraId="54BCE699"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SC System Identification or Name</w:t>
            </w:r>
          </w:p>
        </w:tc>
        <w:tc>
          <w:tcPr>
            <w:tcW w:w="1154" w:type="dxa"/>
            <w:tcBorders>
              <w:top w:val="nil"/>
            </w:tcBorders>
            <w:shd w:val="clear" w:color="auto" w:fill="auto"/>
            <w:vAlign w:val="bottom"/>
          </w:tcPr>
          <w:p w14:paraId="6DE75A37"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SC System Description of Area Served</w:t>
            </w:r>
          </w:p>
        </w:tc>
        <w:tc>
          <w:tcPr>
            <w:tcW w:w="1242" w:type="dxa"/>
            <w:tcBorders>
              <w:top w:val="nil"/>
            </w:tcBorders>
            <w:shd w:val="clear" w:color="auto" w:fill="auto"/>
            <w:vAlign w:val="bottom"/>
          </w:tcPr>
          <w:p w14:paraId="5F7CD9A1"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Indoor Unit Name or Description of Area Served</w:t>
            </w:r>
          </w:p>
        </w:tc>
        <w:tc>
          <w:tcPr>
            <w:tcW w:w="1804" w:type="dxa"/>
            <w:tcBorders>
              <w:top w:val="nil"/>
            </w:tcBorders>
            <w:shd w:val="clear" w:color="auto" w:fill="auto"/>
            <w:vAlign w:val="bottom"/>
          </w:tcPr>
          <w:p w14:paraId="53B5D3D2"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Exemption</w:t>
            </w:r>
          </w:p>
          <w:p w14:paraId="018C136F"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From Duct Leakage Requirements</w:t>
            </w:r>
          </w:p>
        </w:tc>
        <w:tc>
          <w:tcPr>
            <w:tcW w:w="1805" w:type="dxa"/>
            <w:tcBorders>
              <w:top w:val="nil"/>
            </w:tcBorders>
            <w:shd w:val="clear" w:color="auto" w:fill="auto"/>
            <w:vAlign w:val="bottom"/>
          </w:tcPr>
          <w:p w14:paraId="75D22B44"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Duct Leakage Test</w:t>
            </w:r>
          </w:p>
        </w:tc>
        <w:tc>
          <w:tcPr>
            <w:tcW w:w="1804" w:type="dxa"/>
            <w:tcBorders>
              <w:top w:val="nil"/>
            </w:tcBorders>
            <w:shd w:val="clear" w:color="auto" w:fill="auto"/>
            <w:vAlign w:val="bottom"/>
          </w:tcPr>
          <w:p w14:paraId="1AD2B469"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Duct Location Verification</w:t>
            </w:r>
          </w:p>
        </w:tc>
        <w:tc>
          <w:tcPr>
            <w:tcW w:w="1805" w:type="dxa"/>
            <w:tcBorders>
              <w:top w:val="nil"/>
            </w:tcBorders>
            <w:shd w:val="clear" w:color="auto" w:fill="auto"/>
            <w:vAlign w:val="bottom"/>
          </w:tcPr>
          <w:p w14:paraId="205FE3F5"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AHU Fan Efficacy (W/cfm)</w:t>
            </w:r>
          </w:p>
        </w:tc>
        <w:tc>
          <w:tcPr>
            <w:tcW w:w="1804" w:type="dxa"/>
            <w:tcBorders>
              <w:top w:val="nil"/>
            </w:tcBorders>
            <w:shd w:val="clear" w:color="auto" w:fill="auto"/>
            <w:vAlign w:val="bottom"/>
          </w:tcPr>
          <w:p w14:paraId="19B8F03E"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AHU Airflow Rate</w:t>
            </w:r>
          </w:p>
          <w:p w14:paraId="66E543E0" w14:textId="77777777" w:rsidR="002B5F2F" w:rsidRPr="001E5269" w:rsidRDefault="002B5F2F" w:rsidP="002B5F2F">
            <w:pPr>
              <w:keepNext/>
              <w:jc w:val="center"/>
              <w:rPr>
                <w:rFonts w:ascii="Calibri" w:hAnsi="Calibri"/>
                <w:sz w:val="18"/>
                <w:szCs w:val="18"/>
              </w:rPr>
            </w:pPr>
            <w:r w:rsidRPr="001E5269">
              <w:rPr>
                <w:rFonts w:ascii="Calibri" w:hAnsi="Calibri"/>
                <w:sz w:val="18"/>
                <w:szCs w:val="18"/>
              </w:rPr>
              <w:t>(cfm/ton)</w:t>
            </w:r>
          </w:p>
        </w:tc>
        <w:tc>
          <w:tcPr>
            <w:tcW w:w="1805" w:type="dxa"/>
            <w:tcBorders>
              <w:top w:val="nil"/>
            </w:tcBorders>
            <w:shd w:val="clear" w:color="auto" w:fill="auto"/>
            <w:vAlign w:val="bottom"/>
          </w:tcPr>
          <w:p w14:paraId="0469E1EA" w14:textId="57F7D146" w:rsidR="002B5F2F" w:rsidRPr="001E5269" w:rsidRDefault="002B5F2F" w:rsidP="002B5F2F">
            <w:pPr>
              <w:keepNext/>
              <w:jc w:val="center"/>
              <w:rPr>
                <w:rFonts w:ascii="Calibri" w:hAnsi="Calibri"/>
                <w:sz w:val="18"/>
                <w:szCs w:val="18"/>
              </w:rPr>
            </w:pPr>
            <w:r w:rsidRPr="001E5269">
              <w:rPr>
                <w:rFonts w:ascii="Calibri" w:hAnsi="Calibri"/>
                <w:sz w:val="18"/>
                <w:szCs w:val="18"/>
              </w:rPr>
              <w:t>Return Duct Design - Table 160.3</w:t>
            </w:r>
            <w:r w:rsidR="009C5CBD">
              <w:rPr>
                <w:rFonts w:ascii="Calibri" w:hAnsi="Calibri"/>
                <w:sz w:val="18"/>
                <w:szCs w:val="18"/>
              </w:rPr>
              <w:t xml:space="preserve">-A or B </w:t>
            </w:r>
            <w:r w:rsidRPr="001E5269">
              <w:rPr>
                <w:rFonts w:ascii="Calibri" w:hAnsi="Calibri"/>
                <w:sz w:val="18"/>
                <w:szCs w:val="18"/>
              </w:rPr>
              <w:t xml:space="preserve">- </w:t>
            </w:r>
          </w:p>
        </w:tc>
      </w:tr>
      <w:tr w:rsidR="002B5F2F" w:rsidRPr="001E5269" w14:paraId="1A02E1F0" w14:textId="77777777" w:rsidTr="001E5269">
        <w:trPr>
          <w:cantSplit/>
        </w:trPr>
        <w:tc>
          <w:tcPr>
            <w:tcW w:w="1173" w:type="dxa"/>
            <w:shd w:val="clear" w:color="auto" w:fill="auto"/>
          </w:tcPr>
          <w:p w14:paraId="11A29CD0"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&lt;&lt;reference value from B01&gt;&gt;</w:t>
            </w:r>
          </w:p>
        </w:tc>
        <w:tc>
          <w:tcPr>
            <w:tcW w:w="1154" w:type="dxa"/>
            <w:shd w:val="clear" w:color="auto" w:fill="auto"/>
          </w:tcPr>
          <w:p w14:paraId="26668472"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&lt;&lt;auto filled from B02&gt;&gt; </w:t>
            </w:r>
          </w:p>
        </w:tc>
        <w:tc>
          <w:tcPr>
            <w:tcW w:w="1242" w:type="dxa"/>
            <w:shd w:val="clear" w:color="auto" w:fill="auto"/>
          </w:tcPr>
          <w:p w14:paraId="45F3DBAF" w14:textId="77777777" w:rsidR="002B5F2F" w:rsidRPr="001E5269" w:rsidRDefault="002B5F2F" w:rsidP="002B5F2F">
            <w:pPr>
              <w:keepNext/>
              <w:rPr>
                <w:rFonts w:asciiTheme="minorHAnsi" w:hAnsiTheme="minorHAnsi"/>
                <w:sz w:val="14"/>
                <w:szCs w:val="14"/>
              </w:rPr>
            </w:pPr>
            <w:r w:rsidRPr="001E5269">
              <w:rPr>
                <w:rFonts w:ascii="Calibri" w:hAnsi="Calibri"/>
                <w:sz w:val="16"/>
                <w:szCs w:val="16"/>
              </w:rPr>
              <w:t>&lt;&lt;auto filled from F03 or G03 as applicable</w:t>
            </w:r>
          </w:p>
        </w:tc>
        <w:tc>
          <w:tcPr>
            <w:tcW w:w="1804" w:type="dxa"/>
            <w:shd w:val="clear" w:color="auto" w:fill="auto"/>
          </w:tcPr>
          <w:p w14:paraId="373FB359"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&lt;&lt; calculated field: </w:t>
            </w:r>
          </w:p>
          <w:p w14:paraId="21D030F4"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Default text Value= "No Exemptions</w:t>
            </w:r>
            <w:proofErr w:type="gramStart"/>
            <w:r w:rsidRPr="001E5269">
              <w:rPr>
                <w:rFonts w:asciiTheme="minorHAnsi" w:hAnsiTheme="minorHAnsi"/>
                <w:sz w:val="14"/>
                <w:szCs w:val="14"/>
              </w:rPr>
              <w:t>";</w:t>
            </w:r>
            <w:proofErr w:type="gramEnd"/>
          </w:p>
          <w:p w14:paraId="4AF2CF64" w14:textId="77777777" w:rsidR="002B5F2F" w:rsidRPr="001E5269" w:rsidRDefault="002B5F2F" w:rsidP="002B5F2F">
            <w:pPr>
              <w:keepNext/>
              <w:rPr>
                <w:rFonts w:asciiTheme="minorHAnsi" w:hAnsiTheme="minorHAnsi"/>
                <w:sz w:val="14"/>
                <w:szCs w:val="14"/>
              </w:rPr>
            </w:pPr>
          </w:p>
          <w:p w14:paraId="600B057E"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allow user to override the default and pick one of the following three text values from list:</w:t>
            </w:r>
          </w:p>
          <w:p w14:paraId="21DEAEA2"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w:t>
            </w:r>
            <w:r w:rsidRPr="001E5269">
              <w:rPr>
                <w:sz w:val="14"/>
                <w:szCs w:val="14"/>
              </w:rPr>
              <w:t xml:space="preserve"> </w:t>
            </w:r>
            <w:r w:rsidRPr="001E5269">
              <w:rPr>
                <w:rFonts w:asciiTheme="minorHAnsi" w:hAnsiTheme="minorHAnsi"/>
                <w:sz w:val="14"/>
                <w:szCs w:val="14"/>
              </w:rPr>
              <w:t xml:space="preserve">Ducts have previously been sealed, tested, and certified by a HERS </w:t>
            </w:r>
            <w:proofErr w:type="gramStart"/>
            <w:r w:rsidRPr="001E5269">
              <w:rPr>
                <w:rFonts w:asciiTheme="minorHAnsi" w:hAnsiTheme="minorHAnsi"/>
                <w:sz w:val="14"/>
                <w:szCs w:val="14"/>
              </w:rPr>
              <w:t>rater;</w:t>
            </w:r>
            <w:proofErr w:type="gramEnd"/>
          </w:p>
          <w:p w14:paraId="76DE39F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w:t>
            </w:r>
            <w:r w:rsidRPr="001E5269">
              <w:rPr>
                <w:sz w:val="14"/>
                <w:szCs w:val="14"/>
              </w:rPr>
              <w:t xml:space="preserve"> </w:t>
            </w:r>
            <w:r w:rsidRPr="001E5269">
              <w:rPr>
                <w:rFonts w:asciiTheme="minorHAnsi" w:hAnsiTheme="minorHAnsi"/>
                <w:sz w:val="14"/>
                <w:szCs w:val="14"/>
              </w:rPr>
              <w:t xml:space="preserve">Duct system has less than 40 ft of </w:t>
            </w:r>
            <w:proofErr w:type="gramStart"/>
            <w:r w:rsidRPr="001E5269">
              <w:rPr>
                <w:rFonts w:asciiTheme="minorHAnsi" w:hAnsiTheme="minorHAnsi"/>
                <w:sz w:val="14"/>
                <w:szCs w:val="14"/>
              </w:rPr>
              <w:t>duct;</w:t>
            </w:r>
            <w:proofErr w:type="gramEnd"/>
          </w:p>
          <w:p w14:paraId="4663A781"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w:t>
            </w:r>
            <w:r w:rsidRPr="001E5269">
              <w:rPr>
                <w:sz w:val="14"/>
                <w:szCs w:val="14"/>
              </w:rPr>
              <w:t xml:space="preserve"> </w:t>
            </w:r>
            <w:r w:rsidRPr="001E5269">
              <w:rPr>
                <w:rFonts w:asciiTheme="minorHAnsi" w:hAnsiTheme="minorHAnsi"/>
                <w:sz w:val="14"/>
                <w:szCs w:val="14"/>
              </w:rPr>
              <w:t xml:space="preserve">Duct system is insulated or sealed with </w:t>
            </w:r>
            <w:proofErr w:type="gramStart"/>
            <w:r w:rsidRPr="001E5269">
              <w:rPr>
                <w:rFonts w:asciiTheme="minorHAnsi" w:hAnsiTheme="minorHAnsi"/>
                <w:sz w:val="14"/>
                <w:szCs w:val="14"/>
              </w:rPr>
              <w:t>asbestos;</w:t>
            </w:r>
            <w:proofErr w:type="gramEnd"/>
          </w:p>
          <w:p w14:paraId="781DDECB" w14:textId="77777777" w:rsidR="002B5F2F" w:rsidRPr="001E5269" w:rsidRDefault="002B5F2F" w:rsidP="002B5F2F">
            <w:pPr>
              <w:keepNext/>
              <w:rPr>
                <w:rFonts w:asciiTheme="minorHAnsi" w:hAnsiTheme="minorHAnsi"/>
                <w:sz w:val="14"/>
                <w:szCs w:val="14"/>
              </w:rPr>
            </w:pPr>
          </w:p>
          <w:p w14:paraId="2CF91745"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flag non-default values and report in project status notes field; The enforcement agency may require additional documentation as validation&gt;&gt;</w:t>
            </w:r>
          </w:p>
        </w:tc>
        <w:tc>
          <w:tcPr>
            <w:tcW w:w="1805" w:type="dxa"/>
            <w:shd w:val="clear" w:color="auto" w:fill="auto"/>
          </w:tcPr>
          <w:p w14:paraId="6AFE7FEA"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&lt;&lt;Calculated field: </w:t>
            </w:r>
          </w:p>
          <w:p w14:paraId="407E29A5"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if J04 ≠ No Exemptions,</w:t>
            </w:r>
          </w:p>
          <w:p w14:paraId="43107FA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then display result = </w:t>
            </w:r>
            <w:proofErr w:type="gramStart"/>
            <w:r w:rsidRPr="001E5269">
              <w:rPr>
                <w:rFonts w:asciiTheme="minorHAnsi" w:hAnsiTheme="minorHAnsi"/>
                <w:sz w:val="14"/>
                <w:szCs w:val="14"/>
              </w:rPr>
              <w:t>no;</w:t>
            </w:r>
            <w:proofErr w:type="gramEnd"/>
          </w:p>
          <w:p w14:paraId="6AFED66E" w14:textId="77777777" w:rsidR="002B5F2F" w:rsidRPr="001E5269" w:rsidRDefault="002B5F2F" w:rsidP="002B5F2F">
            <w:pPr>
              <w:keepNext/>
              <w:rPr>
                <w:rFonts w:asciiTheme="minorHAnsi" w:hAnsiTheme="minorHAnsi"/>
                <w:sz w:val="14"/>
                <w:szCs w:val="14"/>
              </w:rPr>
            </w:pPr>
          </w:p>
          <w:p w14:paraId="4D7517D8"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elseif J04= No Exemptions,</w:t>
            </w:r>
          </w:p>
          <w:p w14:paraId="2020AA3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then determine the result for this field by the user responses in B04, B</w:t>
            </w:r>
            <w:proofErr w:type="gramStart"/>
            <w:r w:rsidRPr="001E5269">
              <w:rPr>
                <w:rFonts w:asciiTheme="minorHAnsi" w:hAnsiTheme="minorHAnsi"/>
                <w:sz w:val="14"/>
                <w:szCs w:val="14"/>
              </w:rPr>
              <w:t>05 ,</w:t>
            </w:r>
            <w:proofErr w:type="gramEnd"/>
            <w:r w:rsidRPr="001E5269">
              <w:rPr>
                <w:rFonts w:asciiTheme="minorHAnsi" w:hAnsiTheme="minorHAnsi"/>
                <w:sz w:val="14"/>
                <w:szCs w:val="14"/>
              </w:rPr>
              <w:t xml:space="preserve"> B06, B07, B08, B09 and use of Logic Table for Determining Alteration Type and HERS Verification Requirements (inserted below section B); constrain user input for fields B04-B09 to allow only the available combinations of responses given in the Logic Table in rows a through t;  </w:t>
            </w:r>
          </w:p>
          <w:p w14:paraId="202FA7C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If the term </w:t>
            </w:r>
            <w:r w:rsidRPr="001E5269">
              <w:rPr>
                <w:rFonts w:asciiTheme="minorHAnsi" w:hAnsiTheme="minorHAnsi"/>
                <w:b/>
                <w:sz w:val="14"/>
                <w:szCs w:val="14"/>
              </w:rPr>
              <w:t>"</w:t>
            </w:r>
            <w:proofErr w:type="spellStart"/>
            <w:r w:rsidRPr="001E5269">
              <w:rPr>
                <w:rFonts w:asciiTheme="minorHAnsi" w:hAnsiTheme="minorHAnsi"/>
                <w:b/>
                <w:sz w:val="14"/>
                <w:szCs w:val="14"/>
                <w:u w:val="single"/>
              </w:rPr>
              <w:t>DctLk</w:t>
            </w:r>
            <w:proofErr w:type="spellEnd"/>
            <w:r w:rsidRPr="001E5269">
              <w:rPr>
                <w:rFonts w:asciiTheme="minorHAnsi" w:hAnsiTheme="minorHAnsi"/>
                <w:b/>
                <w:sz w:val="14"/>
                <w:szCs w:val="14"/>
              </w:rPr>
              <w:t>"</w:t>
            </w:r>
            <w:r w:rsidRPr="001E5269">
              <w:rPr>
                <w:rFonts w:asciiTheme="minorHAnsi" w:hAnsiTheme="minorHAnsi"/>
                <w:sz w:val="14"/>
                <w:szCs w:val="14"/>
              </w:rPr>
              <w:t xml:space="preserve"> appears in the HERS column, then display text result= "yes" in this field (duct leakage test required</w:t>
            </w:r>
            <w:proofErr w:type="gramStart"/>
            <w:r w:rsidRPr="001E5269">
              <w:rPr>
                <w:rFonts w:asciiTheme="minorHAnsi" w:hAnsiTheme="minorHAnsi"/>
                <w:sz w:val="14"/>
                <w:szCs w:val="14"/>
              </w:rPr>
              <w:t>);</w:t>
            </w:r>
            <w:proofErr w:type="gramEnd"/>
          </w:p>
          <w:p w14:paraId="5F451B71" w14:textId="77777777" w:rsidR="002B5F2F" w:rsidRPr="001E5269" w:rsidRDefault="002B5F2F" w:rsidP="002B5F2F">
            <w:pPr>
              <w:keepNext/>
              <w:rPr>
                <w:rFonts w:ascii="Calibri" w:hAnsi="Calibri"/>
                <w:i/>
                <w:sz w:val="14"/>
                <w:szCs w:val="14"/>
              </w:rPr>
            </w:pPr>
            <w:proofErr w:type="spellStart"/>
            <w:r w:rsidRPr="001E5269">
              <w:rPr>
                <w:rFonts w:asciiTheme="minorHAnsi" w:hAnsiTheme="minorHAnsi"/>
                <w:sz w:val="14"/>
                <w:szCs w:val="14"/>
              </w:rPr>
              <w:t>elsif</w:t>
            </w:r>
            <w:proofErr w:type="spellEnd"/>
            <w:r w:rsidRPr="001E5269">
              <w:rPr>
                <w:rFonts w:asciiTheme="minorHAnsi" w:hAnsiTheme="minorHAnsi"/>
                <w:sz w:val="14"/>
                <w:szCs w:val="14"/>
              </w:rPr>
              <w:t xml:space="preserve"> the term </w:t>
            </w:r>
            <w:r w:rsidRPr="001E5269">
              <w:rPr>
                <w:rFonts w:asciiTheme="minorHAnsi" w:hAnsiTheme="minorHAnsi"/>
                <w:b/>
                <w:sz w:val="14"/>
                <w:szCs w:val="14"/>
              </w:rPr>
              <w:t>"</w:t>
            </w:r>
            <w:proofErr w:type="spellStart"/>
            <w:r w:rsidRPr="001E5269">
              <w:rPr>
                <w:rFonts w:asciiTheme="minorHAnsi" w:hAnsiTheme="minorHAnsi"/>
                <w:b/>
                <w:sz w:val="14"/>
                <w:szCs w:val="14"/>
                <w:u w:val="single"/>
              </w:rPr>
              <w:t>DctLk</w:t>
            </w:r>
            <w:proofErr w:type="spellEnd"/>
            <w:r w:rsidRPr="001E5269">
              <w:rPr>
                <w:rFonts w:asciiTheme="minorHAnsi" w:hAnsiTheme="minorHAnsi"/>
                <w:b/>
                <w:sz w:val="14"/>
                <w:szCs w:val="14"/>
              </w:rPr>
              <w:t>"</w:t>
            </w:r>
            <w:r w:rsidRPr="001E5269">
              <w:rPr>
                <w:rFonts w:asciiTheme="minorHAnsi" w:hAnsiTheme="minorHAnsi"/>
                <w:sz w:val="14"/>
                <w:szCs w:val="14"/>
              </w:rPr>
              <w:t xml:space="preserve"> does not appear in the HERS column, then display result= "no" in this field &gt;&gt;</w:t>
            </w:r>
          </w:p>
        </w:tc>
        <w:tc>
          <w:tcPr>
            <w:tcW w:w="1804" w:type="dxa"/>
            <w:shd w:val="clear" w:color="auto" w:fill="auto"/>
          </w:tcPr>
          <w:p w14:paraId="15A731DE" w14:textId="4ACF1646"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&lt;&lt;if the value in F10 or G10 = *ducts uninsulated or &lt;R-6 ducts entirely in conditioned space, then result = </w:t>
            </w:r>
            <w:proofErr w:type="gramStart"/>
            <w:r w:rsidRPr="001E5269">
              <w:rPr>
                <w:rFonts w:asciiTheme="minorHAnsi" w:hAnsiTheme="minorHAnsi"/>
                <w:sz w:val="14"/>
                <w:szCs w:val="14"/>
              </w:rPr>
              <w:t>yes;</w:t>
            </w:r>
            <w:proofErr w:type="gramEnd"/>
          </w:p>
          <w:p w14:paraId="4A30E053" w14:textId="77777777" w:rsidR="002B5F2F" w:rsidRPr="001E5269" w:rsidRDefault="002B5F2F" w:rsidP="002B5F2F">
            <w:pPr>
              <w:keepNext/>
              <w:rPr>
                <w:rFonts w:asciiTheme="minorHAnsi" w:hAnsiTheme="minorHAnsi"/>
                <w:sz w:val="14"/>
                <w:szCs w:val="14"/>
              </w:rPr>
            </w:pPr>
          </w:p>
          <w:p w14:paraId="501A9F5A"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else</w:t>
            </w:r>
            <w:r w:rsidRPr="001E5269">
              <w:rPr>
                <w:rFonts w:asciiTheme="minorHAnsi" w:hAnsiTheme="minorHAnsi"/>
                <w:sz w:val="14"/>
                <w:szCs w:val="14"/>
              </w:rPr>
              <w:t xml:space="preserve"> display text result="no"&gt;&gt;</w:t>
            </w:r>
          </w:p>
          <w:p w14:paraId="28601950" w14:textId="77777777" w:rsidR="002B5F2F" w:rsidRPr="001E5269" w:rsidRDefault="002B5F2F" w:rsidP="002B5F2F">
            <w:pPr>
              <w:keepNext/>
              <w:rPr>
                <w:rFonts w:asciiTheme="minorHAnsi" w:hAnsiTheme="minorHAnsi"/>
                <w:sz w:val="14"/>
                <w:szCs w:val="14"/>
              </w:rPr>
            </w:pPr>
          </w:p>
          <w:p w14:paraId="09B7CED5" w14:textId="77777777" w:rsidR="002B5F2F" w:rsidRPr="001E5269" w:rsidRDefault="002B5F2F" w:rsidP="002B5F2F">
            <w:pPr>
              <w:keepNext/>
              <w:rPr>
                <w:rFonts w:ascii="Calibri" w:hAnsi="Calibri"/>
                <w:sz w:val="14"/>
                <w:szCs w:val="14"/>
              </w:rPr>
            </w:pPr>
          </w:p>
        </w:tc>
        <w:tc>
          <w:tcPr>
            <w:tcW w:w="1805" w:type="dxa"/>
            <w:shd w:val="clear" w:color="auto" w:fill="auto"/>
          </w:tcPr>
          <w:p w14:paraId="6B8680C4"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&lt;</w:t>
            </w:r>
            <w:proofErr w:type="gramStart"/>
            <w:r w:rsidRPr="001E5269">
              <w:rPr>
                <w:rFonts w:asciiTheme="minorHAnsi" w:hAnsiTheme="minorHAnsi"/>
                <w:sz w:val="14"/>
                <w:szCs w:val="14"/>
              </w:rPr>
              <w:t>&lt;  Calculated</w:t>
            </w:r>
            <w:proofErr w:type="gramEnd"/>
            <w:r w:rsidRPr="001E5269">
              <w:rPr>
                <w:rFonts w:asciiTheme="minorHAnsi" w:hAnsiTheme="minorHAnsi"/>
                <w:sz w:val="14"/>
                <w:szCs w:val="14"/>
              </w:rPr>
              <w:t xml:space="preserve"> field:</w:t>
            </w:r>
          </w:p>
          <w:p w14:paraId="2206D2AB"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if G14=no</w:t>
            </w:r>
          </w:p>
          <w:p w14:paraId="7ACCC083"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then result=no</w:t>
            </w:r>
          </w:p>
          <w:p w14:paraId="1C024BFE" w14:textId="77777777" w:rsidR="002B5F2F" w:rsidRPr="001E5269" w:rsidRDefault="002B5F2F" w:rsidP="002B5F2F">
            <w:pPr>
              <w:keepNext/>
              <w:rPr>
                <w:rFonts w:asciiTheme="minorHAnsi" w:hAnsiTheme="minorHAnsi"/>
                <w:sz w:val="14"/>
                <w:szCs w:val="14"/>
              </w:rPr>
            </w:pPr>
          </w:p>
          <w:p w14:paraId="1F2A000E"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elseif</w:t>
            </w:r>
            <w:r w:rsidRPr="001E5269">
              <w:rPr>
                <w:rFonts w:asciiTheme="minorHAnsi" w:hAnsiTheme="minorHAnsi"/>
                <w:sz w:val="14"/>
                <w:szCs w:val="14"/>
              </w:rPr>
              <w:t xml:space="preserve"> the value in G11= "HERS Verified Fan Efficacy (W/cfm) and Airflow Rate (cfm/ton)",</w:t>
            </w:r>
          </w:p>
          <w:p w14:paraId="2950D614"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then</w:t>
            </w:r>
            <w:r w:rsidRPr="001E5269">
              <w:rPr>
                <w:rFonts w:asciiTheme="minorHAnsi" w:hAnsiTheme="minorHAnsi"/>
                <w:sz w:val="14"/>
                <w:szCs w:val="14"/>
              </w:rPr>
              <w:t xml:space="preserve"> display text result in this field="yes</w:t>
            </w:r>
            <w:proofErr w:type="gramStart"/>
            <w:r w:rsidRPr="001E5269">
              <w:rPr>
                <w:rFonts w:asciiTheme="minorHAnsi" w:hAnsiTheme="minorHAnsi"/>
                <w:sz w:val="14"/>
                <w:szCs w:val="14"/>
              </w:rPr>
              <w:t>";</w:t>
            </w:r>
            <w:proofErr w:type="gramEnd"/>
          </w:p>
          <w:p w14:paraId="1D319190" w14:textId="77777777" w:rsidR="002B5F2F" w:rsidRPr="001E5269" w:rsidRDefault="002B5F2F" w:rsidP="002B5F2F">
            <w:pPr>
              <w:keepNext/>
              <w:rPr>
                <w:rFonts w:asciiTheme="minorHAnsi" w:hAnsiTheme="minorHAnsi"/>
                <w:sz w:val="14"/>
                <w:szCs w:val="14"/>
              </w:rPr>
            </w:pPr>
          </w:p>
          <w:p w14:paraId="11AA020E" w14:textId="77777777" w:rsidR="002B5F2F" w:rsidRPr="001E5269" w:rsidRDefault="002B5F2F" w:rsidP="002B5F2F">
            <w:pPr>
              <w:keepNext/>
              <w:rPr>
                <w:rFonts w:asciiTheme="minorHAnsi" w:hAnsiTheme="minorHAnsi"/>
                <w:sz w:val="14"/>
                <w:szCs w:val="14"/>
              </w:rPr>
            </w:pPr>
            <w:r w:rsidRPr="001E5269">
              <w:rPr>
                <w:rFonts w:ascii="Calibri" w:hAnsi="Calibri"/>
                <w:b/>
                <w:sz w:val="14"/>
                <w:szCs w:val="14"/>
              </w:rPr>
              <w:t>elseif</w:t>
            </w:r>
            <w:r w:rsidRPr="001E5269">
              <w:rPr>
                <w:rFonts w:ascii="Calibri" w:hAnsi="Calibri"/>
                <w:sz w:val="14"/>
                <w:szCs w:val="14"/>
              </w:rPr>
              <w:t xml:space="preserve"> </w:t>
            </w:r>
            <w:proofErr w:type="gramStart"/>
            <w:r w:rsidRPr="001E5269">
              <w:rPr>
                <w:rFonts w:asciiTheme="minorHAnsi" w:hAnsiTheme="minorHAnsi"/>
                <w:sz w:val="14"/>
                <w:szCs w:val="14"/>
              </w:rPr>
              <w:t>all of</w:t>
            </w:r>
            <w:proofErr w:type="gramEnd"/>
            <w:r w:rsidRPr="001E5269">
              <w:rPr>
                <w:rFonts w:asciiTheme="minorHAnsi" w:hAnsiTheme="minorHAnsi"/>
                <w:sz w:val="14"/>
                <w:szCs w:val="14"/>
              </w:rPr>
              <w:t xml:space="preserve"> the following five conditions are true: </w:t>
            </w:r>
          </w:p>
          <w:p w14:paraId="421D842A"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**B09=yes</w:t>
            </w:r>
          </w:p>
          <w:p w14:paraId="01641820"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**C07=no cooling</w:t>
            </w:r>
          </w:p>
          <w:p w14:paraId="77FE476F"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w:t>
            </w:r>
            <w:r w:rsidRPr="001E5269">
              <w:rPr>
                <w:rFonts w:ascii="Calibri" w:hAnsi="Calibri"/>
                <w:sz w:val="14"/>
                <w:szCs w:val="14"/>
              </w:rPr>
              <w:t xml:space="preserve">C14=CFI System, </w:t>
            </w:r>
          </w:p>
          <w:p w14:paraId="710755EC" w14:textId="77777777" w:rsidR="002B5F2F" w:rsidRPr="001E5269" w:rsidRDefault="002B5F2F" w:rsidP="002B5F2F">
            <w:pPr>
              <w:keepNext/>
              <w:rPr>
                <w:rFonts w:ascii="Calibri" w:hAnsi="Calibri"/>
                <w:sz w:val="14"/>
                <w:szCs w:val="14"/>
              </w:rPr>
            </w:pPr>
            <w:r w:rsidRPr="001E5269">
              <w:rPr>
                <w:rFonts w:ascii="Calibri" w:hAnsi="Calibri"/>
                <w:sz w:val="14"/>
                <w:szCs w:val="14"/>
              </w:rPr>
              <w:t>**G13=yes,</w:t>
            </w:r>
          </w:p>
          <w:p w14:paraId="417839FE"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**G14=yes, </w:t>
            </w:r>
          </w:p>
          <w:p w14:paraId="3C559778"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then result= </w:t>
            </w:r>
            <w:proofErr w:type="gramStart"/>
            <w:r w:rsidRPr="001E5269">
              <w:rPr>
                <w:rFonts w:ascii="Calibri" w:hAnsi="Calibri"/>
                <w:sz w:val="14"/>
                <w:szCs w:val="14"/>
              </w:rPr>
              <w:t>yes;</w:t>
            </w:r>
            <w:proofErr w:type="gramEnd"/>
          </w:p>
          <w:p w14:paraId="3AA0BA66" w14:textId="77777777" w:rsidR="002B5F2F" w:rsidRPr="001E5269" w:rsidRDefault="002B5F2F" w:rsidP="002B5F2F">
            <w:pPr>
              <w:keepNext/>
              <w:rPr>
                <w:rFonts w:asciiTheme="minorHAnsi" w:hAnsiTheme="minorHAnsi"/>
                <w:sz w:val="14"/>
                <w:szCs w:val="14"/>
              </w:rPr>
            </w:pPr>
          </w:p>
          <w:p w14:paraId="431BB2CC"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else display text result="no"&gt;&gt;</w:t>
            </w:r>
          </w:p>
        </w:tc>
        <w:tc>
          <w:tcPr>
            <w:tcW w:w="1804" w:type="dxa"/>
            <w:shd w:val="clear" w:color="auto" w:fill="auto"/>
          </w:tcPr>
          <w:p w14:paraId="18A70A7D"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&lt;&lt; Calculated field:</w:t>
            </w:r>
          </w:p>
          <w:p w14:paraId="5B4A10BC"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if the value in F11 or G13=no,</w:t>
            </w:r>
          </w:p>
          <w:p w14:paraId="4370E665"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then result ="no</w:t>
            </w:r>
            <w:proofErr w:type="gramStart"/>
            <w:r w:rsidRPr="001E5269">
              <w:rPr>
                <w:rFonts w:asciiTheme="minorHAnsi" w:hAnsiTheme="minorHAnsi"/>
                <w:sz w:val="14"/>
                <w:szCs w:val="14"/>
              </w:rPr>
              <w:t>";</w:t>
            </w:r>
            <w:proofErr w:type="gramEnd"/>
          </w:p>
          <w:p w14:paraId="5D439252" w14:textId="77777777" w:rsidR="002B5F2F" w:rsidRPr="001E5269" w:rsidRDefault="002B5F2F" w:rsidP="002B5F2F">
            <w:pPr>
              <w:keepNext/>
              <w:rPr>
                <w:rFonts w:asciiTheme="minorHAnsi" w:hAnsiTheme="minorHAnsi"/>
                <w:sz w:val="14"/>
                <w:szCs w:val="14"/>
              </w:rPr>
            </w:pPr>
          </w:p>
          <w:p w14:paraId="045147A2"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elseif</w:t>
            </w:r>
            <w:r w:rsidRPr="001E5269">
              <w:rPr>
                <w:rFonts w:asciiTheme="minorHAnsi" w:hAnsiTheme="minorHAnsi"/>
                <w:sz w:val="14"/>
                <w:szCs w:val="14"/>
              </w:rPr>
              <w:t xml:space="preserve"> the value in G11= "HERS Verified Fan Efficacy (W/cfm) and Airflow Rate (cfm/ton)",</w:t>
            </w:r>
          </w:p>
          <w:p w14:paraId="3D35BE49"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then</w:t>
            </w:r>
            <w:r w:rsidRPr="001E5269">
              <w:rPr>
                <w:rFonts w:asciiTheme="minorHAnsi" w:hAnsiTheme="minorHAnsi"/>
                <w:sz w:val="14"/>
                <w:szCs w:val="14"/>
              </w:rPr>
              <w:t xml:space="preserve"> display text result in this field="yes</w:t>
            </w:r>
            <w:proofErr w:type="gramStart"/>
            <w:r w:rsidRPr="001E5269">
              <w:rPr>
                <w:rFonts w:asciiTheme="minorHAnsi" w:hAnsiTheme="minorHAnsi"/>
                <w:sz w:val="14"/>
                <w:szCs w:val="14"/>
              </w:rPr>
              <w:t>";</w:t>
            </w:r>
            <w:proofErr w:type="gramEnd"/>
          </w:p>
          <w:p w14:paraId="51D1C558" w14:textId="77777777" w:rsidR="002B5F2F" w:rsidRPr="001E5269" w:rsidRDefault="002B5F2F" w:rsidP="002B5F2F">
            <w:pPr>
              <w:keepNext/>
              <w:rPr>
                <w:rFonts w:asciiTheme="minorHAnsi" w:hAnsiTheme="minorHAnsi"/>
                <w:sz w:val="14"/>
                <w:szCs w:val="14"/>
              </w:rPr>
            </w:pPr>
          </w:p>
          <w:p w14:paraId="778C9E1A"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elseif</w:t>
            </w:r>
            <w:r w:rsidRPr="001E5269">
              <w:rPr>
                <w:rFonts w:asciiTheme="minorHAnsi" w:hAnsiTheme="minorHAnsi"/>
                <w:sz w:val="14"/>
                <w:szCs w:val="14"/>
              </w:rPr>
              <w:t xml:space="preserve"> the value inK03=yes, </w:t>
            </w:r>
            <w:r w:rsidRPr="001E5269">
              <w:rPr>
                <w:rFonts w:asciiTheme="minorHAnsi" w:hAnsiTheme="minorHAnsi"/>
                <w:b/>
                <w:sz w:val="14"/>
                <w:szCs w:val="14"/>
              </w:rPr>
              <w:t>AND</w:t>
            </w:r>
            <w:r w:rsidRPr="001E5269">
              <w:rPr>
                <w:rFonts w:asciiTheme="minorHAnsi" w:hAnsiTheme="minorHAnsi"/>
                <w:sz w:val="14"/>
                <w:szCs w:val="14"/>
              </w:rPr>
              <w:t xml:space="preserve"> the value in J09=no, </w:t>
            </w:r>
          </w:p>
          <w:p w14:paraId="689A432E" w14:textId="77777777" w:rsidR="002B5F2F" w:rsidRPr="001E5269" w:rsidRDefault="002B5F2F" w:rsidP="002B5F2F">
            <w:pPr>
              <w:keepNext/>
              <w:rPr>
                <w:rFonts w:asciiTheme="minorHAnsi" w:hAnsiTheme="minorHAnsi"/>
                <w:sz w:val="14"/>
                <w:szCs w:val="14"/>
              </w:rPr>
            </w:pPr>
            <w:r w:rsidRPr="001E5269">
              <w:rPr>
                <w:rFonts w:asciiTheme="minorHAnsi" w:hAnsiTheme="minorHAnsi"/>
                <w:b/>
                <w:sz w:val="14"/>
                <w:szCs w:val="14"/>
              </w:rPr>
              <w:t>then</w:t>
            </w:r>
            <w:r w:rsidRPr="001E5269">
              <w:rPr>
                <w:rFonts w:asciiTheme="minorHAnsi" w:hAnsiTheme="minorHAnsi"/>
                <w:sz w:val="14"/>
                <w:szCs w:val="14"/>
              </w:rPr>
              <w:t xml:space="preserve"> text result in this field=</w:t>
            </w:r>
            <w:proofErr w:type="gramStart"/>
            <w:r w:rsidRPr="001E5269">
              <w:rPr>
                <w:rFonts w:asciiTheme="minorHAnsi" w:hAnsiTheme="minorHAnsi"/>
                <w:sz w:val="14"/>
                <w:szCs w:val="14"/>
              </w:rPr>
              <w:t>yes;</w:t>
            </w:r>
            <w:proofErr w:type="gramEnd"/>
          </w:p>
          <w:p w14:paraId="01101FBF" w14:textId="77777777" w:rsidR="002B5F2F" w:rsidRPr="001E5269" w:rsidRDefault="002B5F2F" w:rsidP="002B5F2F">
            <w:pPr>
              <w:keepNext/>
              <w:rPr>
                <w:rFonts w:asciiTheme="minorHAnsi" w:hAnsiTheme="minorHAnsi"/>
                <w:sz w:val="14"/>
                <w:szCs w:val="14"/>
              </w:rPr>
            </w:pPr>
          </w:p>
          <w:p w14:paraId="629E824E" w14:textId="77777777" w:rsidR="002B5F2F" w:rsidRPr="001E5269" w:rsidRDefault="002B5F2F" w:rsidP="002B5F2F">
            <w:pPr>
              <w:keepNext/>
              <w:rPr>
                <w:rFonts w:asciiTheme="minorHAnsi" w:hAnsiTheme="minorHAnsi"/>
                <w:sz w:val="14"/>
                <w:szCs w:val="14"/>
              </w:rPr>
            </w:pPr>
            <w:r w:rsidRPr="001E5269">
              <w:rPr>
                <w:rFonts w:ascii="Calibri" w:hAnsi="Calibri"/>
                <w:b/>
                <w:sz w:val="14"/>
                <w:szCs w:val="14"/>
              </w:rPr>
              <w:t>elseif</w:t>
            </w:r>
            <w:r w:rsidRPr="001E5269">
              <w:rPr>
                <w:rFonts w:ascii="Calibri" w:hAnsi="Calibri"/>
                <w:sz w:val="14"/>
                <w:szCs w:val="14"/>
              </w:rPr>
              <w:t xml:space="preserve"> </w:t>
            </w:r>
            <w:proofErr w:type="gramStart"/>
            <w:r w:rsidRPr="001E5269">
              <w:rPr>
                <w:rFonts w:asciiTheme="minorHAnsi" w:hAnsiTheme="minorHAnsi"/>
                <w:sz w:val="14"/>
                <w:szCs w:val="14"/>
              </w:rPr>
              <w:t>all of</w:t>
            </w:r>
            <w:proofErr w:type="gramEnd"/>
            <w:r w:rsidRPr="001E5269">
              <w:rPr>
                <w:rFonts w:asciiTheme="minorHAnsi" w:hAnsiTheme="minorHAnsi"/>
                <w:sz w:val="14"/>
                <w:szCs w:val="14"/>
              </w:rPr>
              <w:t xml:space="preserve"> the following five conditions are true: </w:t>
            </w:r>
          </w:p>
          <w:p w14:paraId="75F9D2B6"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**B09=yes</w:t>
            </w:r>
          </w:p>
          <w:p w14:paraId="0C157666"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**C07=no cooling</w:t>
            </w:r>
          </w:p>
          <w:p w14:paraId="2E6BD849"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w:t>
            </w:r>
            <w:r w:rsidRPr="001E5269">
              <w:rPr>
                <w:rFonts w:ascii="Calibri" w:hAnsi="Calibri"/>
                <w:sz w:val="14"/>
                <w:szCs w:val="14"/>
              </w:rPr>
              <w:t>C14=CFI System,</w:t>
            </w:r>
          </w:p>
          <w:p w14:paraId="7A5528F4" w14:textId="77777777" w:rsidR="002B5F2F" w:rsidRPr="001E5269" w:rsidRDefault="002B5F2F" w:rsidP="002B5F2F">
            <w:pPr>
              <w:keepNext/>
              <w:rPr>
                <w:rFonts w:ascii="Calibri" w:hAnsi="Calibri"/>
                <w:sz w:val="14"/>
                <w:szCs w:val="14"/>
              </w:rPr>
            </w:pPr>
            <w:r w:rsidRPr="001E5269">
              <w:rPr>
                <w:rFonts w:ascii="Calibri" w:hAnsi="Calibri"/>
                <w:sz w:val="14"/>
                <w:szCs w:val="14"/>
              </w:rPr>
              <w:t>**G13=yes,</w:t>
            </w:r>
          </w:p>
          <w:p w14:paraId="301120F0"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**G14=yes,  </w:t>
            </w:r>
          </w:p>
          <w:p w14:paraId="1C295A40" w14:textId="77777777" w:rsidR="002B5F2F" w:rsidRPr="001E5269" w:rsidRDefault="002B5F2F" w:rsidP="002B5F2F">
            <w:pPr>
              <w:keepNext/>
              <w:rPr>
                <w:rFonts w:ascii="Calibri" w:hAnsi="Calibri"/>
                <w:sz w:val="14"/>
                <w:szCs w:val="14"/>
              </w:rPr>
            </w:pPr>
            <w:r w:rsidRPr="001E5269">
              <w:rPr>
                <w:rFonts w:ascii="Calibri" w:hAnsi="Calibri"/>
                <w:sz w:val="14"/>
                <w:szCs w:val="14"/>
              </w:rPr>
              <w:t xml:space="preserve">then result= </w:t>
            </w:r>
            <w:proofErr w:type="gramStart"/>
            <w:r w:rsidRPr="001E5269">
              <w:rPr>
                <w:rFonts w:ascii="Calibri" w:hAnsi="Calibri"/>
                <w:sz w:val="14"/>
                <w:szCs w:val="14"/>
              </w:rPr>
              <w:t>yes;</w:t>
            </w:r>
            <w:proofErr w:type="gramEnd"/>
          </w:p>
          <w:p w14:paraId="79781287" w14:textId="77777777" w:rsidR="002B5F2F" w:rsidRPr="001E5269" w:rsidRDefault="002B5F2F" w:rsidP="002B5F2F">
            <w:pPr>
              <w:keepNext/>
              <w:rPr>
                <w:rFonts w:asciiTheme="minorHAnsi" w:hAnsiTheme="minorHAnsi"/>
                <w:sz w:val="14"/>
                <w:szCs w:val="14"/>
              </w:rPr>
            </w:pPr>
          </w:p>
          <w:p w14:paraId="0E6BB79D"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else display text result="no"&gt;&gt;</w:t>
            </w:r>
          </w:p>
        </w:tc>
        <w:tc>
          <w:tcPr>
            <w:tcW w:w="1805" w:type="dxa"/>
            <w:shd w:val="clear" w:color="auto" w:fill="auto"/>
          </w:tcPr>
          <w:p w14:paraId="556FAB2B"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&lt;</w:t>
            </w:r>
            <w:proofErr w:type="gramStart"/>
            <w:r w:rsidRPr="001E5269">
              <w:rPr>
                <w:rFonts w:asciiTheme="minorHAnsi" w:hAnsiTheme="minorHAnsi"/>
                <w:sz w:val="14"/>
                <w:szCs w:val="14"/>
              </w:rPr>
              <w:t>&lt;  Calculated</w:t>
            </w:r>
            <w:proofErr w:type="gramEnd"/>
            <w:r w:rsidRPr="001E5269">
              <w:rPr>
                <w:rFonts w:asciiTheme="minorHAnsi" w:hAnsiTheme="minorHAnsi"/>
                <w:sz w:val="14"/>
                <w:szCs w:val="14"/>
              </w:rPr>
              <w:t xml:space="preserve"> field:</w:t>
            </w:r>
          </w:p>
          <w:p w14:paraId="3806861C" w14:textId="59245FD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 xml:space="preserve">if the value in G11= [HERS verified Return Duct Design per </w:t>
            </w:r>
            <w:r w:rsidR="005F039A" w:rsidRPr="005F039A">
              <w:rPr>
                <w:rFonts w:asciiTheme="minorHAnsi" w:hAnsiTheme="minorHAnsi"/>
                <w:sz w:val="14"/>
                <w:szCs w:val="14"/>
              </w:rPr>
              <w:t>160.3-A, B</w:t>
            </w:r>
            <w:proofErr w:type="gramStart"/>
            <w:r w:rsidRPr="001E5269">
              <w:rPr>
                <w:rFonts w:asciiTheme="minorHAnsi" w:hAnsiTheme="minorHAnsi"/>
                <w:sz w:val="14"/>
                <w:szCs w:val="14"/>
              </w:rPr>
              <w:t>];</w:t>
            </w:r>
            <w:proofErr w:type="gramEnd"/>
          </w:p>
          <w:p w14:paraId="6D53B2D1" w14:textId="77777777" w:rsidR="002B5F2F" w:rsidRPr="001E5269" w:rsidRDefault="002B5F2F" w:rsidP="002B5F2F">
            <w:pPr>
              <w:keepNext/>
              <w:rPr>
                <w:rFonts w:asciiTheme="minorHAnsi" w:hAnsiTheme="minorHAnsi"/>
                <w:sz w:val="14"/>
                <w:szCs w:val="14"/>
              </w:rPr>
            </w:pPr>
            <w:r w:rsidRPr="001E5269">
              <w:rPr>
                <w:rFonts w:asciiTheme="minorHAnsi" w:hAnsiTheme="minorHAnsi"/>
                <w:sz w:val="14"/>
                <w:szCs w:val="14"/>
              </w:rPr>
              <w:t>then display text result in this field="yes</w:t>
            </w:r>
            <w:proofErr w:type="gramStart"/>
            <w:r w:rsidRPr="001E5269">
              <w:rPr>
                <w:rFonts w:asciiTheme="minorHAnsi" w:hAnsiTheme="minorHAnsi"/>
                <w:sz w:val="14"/>
                <w:szCs w:val="14"/>
              </w:rPr>
              <w:t>";</w:t>
            </w:r>
            <w:proofErr w:type="gramEnd"/>
          </w:p>
          <w:p w14:paraId="3EFFE32D" w14:textId="77777777" w:rsidR="002B5F2F" w:rsidRPr="001E5269" w:rsidRDefault="002B5F2F" w:rsidP="002B5F2F">
            <w:pPr>
              <w:keepNext/>
              <w:rPr>
                <w:rFonts w:asciiTheme="minorHAnsi" w:hAnsiTheme="minorHAnsi"/>
                <w:sz w:val="14"/>
                <w:szCs w:val="14"/>
              </w:rPr>
            </w:pPr>
          </w:p>
          <w:p w14:paraId="79BB1ADF" w14:textId="77777777" w:rsidR="002B5F2F" w:rsidRPr="001E5269" w:rsidRDefault="002B5F2F" w:rsidP="002B5F2F">
            <w:pPr>
              <w:keepNext/>
              <w:rPr>
                <w:rFonts w:ascii="Calibri" w:hAnsi="Calibri"/>
                <w:sz w:val="14"/>
                <w:szCs w:val="14"/>
              </w:rPr>
            </w:pPr>
            <w:r w:rsidRPr="001E5269">
              <w:rPr>
                <w:rFonts w:asciiTheme="minorHAnsi" w:hAnsiTheme="minorHAnsi"/>
                <w:sz w:val="14"/>
                <w:szCs w:val="14"/>
              </w:rPr>
              <w:t>else display text result="no"&gt;&gt;</w:t>
            </w:r>
          </w:p>
        </w:tc>
      </w:tr>
      <w:tr w:rsidR="002B5F2F" w:rsidRPr="001E5269" w14:paraId="6CED15A7" w14:textId="77777777" w:rsidTr="001E5269">
        <w:trPr>
          <w:cantSplit/>
          <w:trHeight w:val="332"/>
        </w:trPr>
        <w:tc>
          <w:tcPr>
            <w:tcW w:w="1173" w:type="dxa"/>
            <w:shd w:val="clear" w:color="auto" w:fill="auto"/>
            <w:vAlign w:val="bottom"/>
          </w:tcPr>
          <w:p w14:paraId="7BA270A7" w14:textId="77777777" w:rsidR="002B5F2F" w:rsidRPr="001E5269" w:rsidRDefault="002B5F2F" w:rsidP="002B5F2F">
            <w:pPr>
              <w:keepNext/>
              <w:jc w:val="center"/>
              <w:rPr>
                <w:rFonts w:ascii="Calibri" w:hAnsi="Calibri"/>
                <w:sz w:val="18"/>
                <w:szCs w:val="18"/>
              </w:rPr>
            </w:pPr>
          </w:p>
        </w:tc>
        <w:tc>
          <w:tcPr>
            <w:tcW w:w="1154" w:type="dxa"/>
            <w:shd w:val="clear" w:color="auto" w:fill="auto"/>
            <w:vAlign w:val="bottom"/>
          </w:tcPr>
          <w:p w14:paraId="21C8A6EA" w14:textId="77777777" w:rsidR="002B5F2F" w:rsidRPr="001E5269" w:rsidRDefault="002B5F2F" w:rsidP="002B5F2F">
            <w:pPr>
              <w:keepNext/>
              <w:jc w:val="center"/>
              <w:rPr>
                <w:rFonts w:ascii="Calibri" w:hAnsi="Calibri"/>
                <w:sz w:val="18"/>
                <w:szCs w:val="18"/>
              </w:rPr>
            </w:pPr>
          </w:p>
        </w:tc>
        <w:tc>
          <w:tcPr>
            <w:tcW w:w="1242" w:type="dxa"/>
            <w:shd w:val="clear" w:color="auto" w:fill="auto"/>
            <w:vAlign w:val="bottom"/>
          </w:tcPr>
          <w:p w14:paraId="29B81662" w14:textId="77777777" w:rsidR="002B5F2F" w:rsidRPr="001E5269" w:rsidRDefault="002B5F2F" w:rsidP="002B5F2F">
            <w:pPr>
              <w:keepNext/>
              <w:jc w:val="center"/>
              <w:rPr>
                <w:rFonts w:ascii="Calibri" w:hAnsi="Calibri"/>
                <w:sz w:val="18"/>
                <w:szCs w:val="18"/>
              </w:rPr>
            </w:pPr>
          </w:p>
        </w:tc>
        <w:tc>
          <w:tcPr>
            <w:tcW w:w="1804" w:type="dxa"/>
            <w:shd w:val="clear" w:color="auto" w:fill="auto"/>
            <w:vAlign w:val="bottom"/>
          </w:tcPr>
          <w:p w14:paraId="163F69FF" w14:textId="77777777" w:rsidR="002B5F2F" w:rsidRPr="001E5269" w:rsidRDefault="002B5F2F" w:rsidP="002B5F2F">
            <w:pPr>
              <w:keepNext/>
              <w:jc w:val="center"/>
              <w:rPr>
                <w:rFonts w:ascii="Calibri" w:hAnsi="Calibri"/>
                <w:sz w:val="18"/>
                <w:szCs w:val="18"/>
              </w:rPr>
            </w:pPr>
          </w:p>
        </w:tc>
        <w:tc>
          <w:tcPr>
            <w:tcW w:w="1805" w:type="dxa"/>
            <w:shd w:val="clear" w:color="auto" w:fill="auto"/>
            <w:vAlign w:val="bottom"/>
          </w:tcPr>
          <w:p w14:paraId="19D21E8D" w14:textId="77777777" w:rsidR="002B5F2F" w:rsidRPr="001E5269" w:rsidRDefault="002B5F2F" w:rsidP="002B5F2F">
            <w:pPr>
              <w:keepNext/>
              <w:jc w:val="center"/>
              <w:rPr>
                <w:rFonts w:ascii="Calibri" w:hAnsi="Calibri"/>
                <w:sz w:val="18"/>
                <w:szCs w:val="18"/>
              </w:rPr>
            </w:pPr>
          </w:p>
        </w:tc>
        <w:tc>
          <w:tcPr>
            <w:tcW w:w="1804" w:type="dxa"/>
            <w:shd w:val="clear" w:color="auto" w:fill="auto"/>
            <w:vAlign w:val="bottom"/>
          </w:tcPr>
          <w:p w14:paraId="2CEAC291" w14:textId="77777777" w:rsidR="002B5F2F" w:rsidRPr="001E5269" w:rsidRDefault="002B5F2F" w:rsidP="002B5F2F">
            <w:pPr>
              <w:keepNext/>
              <w:jc w:val="center"/>
              <w:rPr>
                <w:rFonts w:ascii="Calibri" w:hAnsi="Calibri"/>
                <w:sz w:val="18"/>
                <w:szCs w:val="18"/>
              </w:rPr>
            </w:pPr>
          </w:p>
        </w:tc>
        <w:tc>
          <w:tcPr>
            <w:tcW w:w="1805" w:type="dxa"/>
            <w:shd w:val="clear" w:color="auto" w:fill="auto"/>
            <w:vAlign w:val="bottom"/>
          </w:tcPr>
          <w:p w14:paraId="4537091F" w14:textId="77777777" w:rsidR="002B5F2F" w:rsidRPr="001E5269" w:rsidRDefault="002B5F2F" w:rsidP="002B5F2F">
            <w:pPr>
              <w:keepNext/>
              <w:jc w:val="center"/>
              <w:rPr>
                <w:rFonts w:ascii="Calibri" w:hAnsi="Calibri"/>
                <w:sz w:val="18"/>
                <w:szCs w:val="18"/>
              </w:rPr>
            </w:pPr>
          </w:p>
        </w:tc>
        <w:tc>
          <w:tcPr>
            <w:tcW w:w="1804" w:type="dxa"/>
            <w:shd w:val="clear" w:color="auto" w:fill="auto"/>
            <w:vAlign w:val="bottom"/>
          </w:tcPr>
          <w:p w14:paraId="6B65B8EF" w14:textId="77777777" w:rsidR="002B5F2F" w:rsidRPr="001E5269" w:rsidRDefault="002B5F2F" w:rsidP="002B5F2F">
            <w:pPr>
              <w:keepNext/>
              <w:jc w:val="center"/>
              <w:rPr>
                <w:rFonts w:ascii="Calibri" w:hAnsi="Calibri"/>
                <w:sz w:val="18"/>
                <w:szCs w:val="18"/>
              </w:rPr>
            </w:pPr>
          </w:p>
        </w:tc>
        <w:tc>
          <w:tcPr>
            <w:tcW w:w="1805" w:type="dxa"/>
            <w:shd w:val="clear" w:color="auto" w:fill="auto"/>
            <w:vAlign w:val="bottom"/>
          </w:tcPr>
          <w:p w14:paraId="38749E63" w14:textId="77777777" w:rsidR="002B5F2F" w:rsidRPr="001E5269" w:rsidRDefault="002B5F2F" w:rsidP="002B5F2F">
            <w:pPr>
              <w:keepNext/>
              <w:jc w:val="center"/>
              <w:rPr>
                <w:rFonts w:ascii="Calibri" w:hAnsi="Calibri"/>
                <w:sz w:val="18"/>
                <w:szCs w:val="18"/>
              </w:rPr>
            </w:pPr>
          </w:p>
        </w:tc>
      </w:tr>
      <w:tr w:rsidR="002B5F2F" w:rsidRPr="007E2934" w14:paraId="5338EDD5" w14:textId="77777777" w:rsidTr="001E5269">
        <w:trPr>
          <w:cantSplit/>
        </w:trPr>
        <w:tc>
          <w:tcPr>
            <w:tcW w:w="14396" w:type="dxa"/>
            <w:gridSpan w:val="9"/>
            <w:shd w:val="clear" w:color="auto" w:fill="auto"/>
          </w:tcPr>
          <w:p w14:paraId="5E6491C4" w14:textId="77777777" w:rsidR="002B5F2F" w:rsidRPr="007E2934" w:rsidRDefault="002B5F2F" w:rsidP="002B5F2F">
            <w:pPr>
              <w:keepNext/>
              <w:rPr>
                <w:rFonts w:ascii="Calibri" w:hAnsi="Calibri"/>
                <w:sz w:val="18"/>
                <w:szCs w:val="18"/>
              </w:rPr>
            </w:pPr>
            <w:r w:rsidRPr="001E5269">
              <w:rPr>
                <w:rFonts w:ascii="Calibri" w:hAnsi="Calibri"/>
                <w:sz w:val="18"/>
                <w:szCs w:val="18"/>
              </w:rPr>
              <w:t>Notes:</w:t>
            </w:r>
          </w:p>
        </w:tc>
      </w:tr>
    </w:tbl>
    <w:p w14:paraId="4A08F838" w14:textId="77777777" w:rsidR="008730AC" w:rsidRDefault="008730AC" w:rsidP="008846F4">
      <w:pPr>
        <w:rPr>
          <w:rFonts w:ascii="Calibri" w:hAnsi="Calibri"/>
          <w:sz w:val="18"/>
          <w:szCs w:val="18"/>
        </w:rPr>
      </w:pPr>
    </w:p>
    <w:p w14:paraId="55274F23" w14:textId="77777777" w:rsidR="008730AC" w:rsidRDefault="008730AC" w:rsidP="008846F4">
      <w:pPr>
        <w:rPr>
          <w:rFonts w:ascii="Calibri" w:hAnsi="Calibri"/>
          <w:sz w:val="18"/>
          <w:szCs w:val="18"/>
        </w:rPr>
      </w:pPr>
    </w:p>
    <w:p w14:paraId="6013E6E7" w14:textId="77777777" w:rsidR="00E96728" w:rsidRDefault="00E96728"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43"/>
        <w:gridCol w:w="3019"/>
        <w:gridCol w:w="8528"/>
      </w:tblGrid>
      <w:tr w:rsidR="00E96728" w:rsidRPr="00295655" w14:paraId="4F6F7F88" w14:textId="77777777" w:rsidTr="00607164">
        <w:trPr>
          <w:cantSplit/>
          <w:trHeight w:val="450"/>
        </w:trPr>
        <w:tc>
          <w:tcPr>
            <w:tcW w:w="14410" w:type="dxa"/>
            <w:gridSpan w:val="3"/>
          </w:tcPr>
          <w:p w14:paraId="768E090D" w14:textId="77777777" w:rsidR="00E96728" w:rsidRPr="00646F84" w:rsidRDefault="00F33883" w:rsidP="002D684F">
            <w:pPr>
              <w:keepNext/>
              <w:rPr>
                <w:rFonts w:ascii="Calibri" w:hAnsi="Calibri"/>
                <w:b/>
                <w:szCs w:val="18"/>
              </w:rPr>
            </w:pPr>
            <w:r w:rsidRPr="00646F84">
              <w:rPr>
                <w:rFonts w:ascii="Calibri" w:hAnsi="Calibri"/>
                <w:b/>
                <w:szCs w:val="18"/>
              </w:rPr>
              <w:lastRenderedPageBreak/>
              <w:t>K</w:t>
            </w:r>
            <w:r w:rsidR="00E96728" w:rsidRPr="00646F84">
              <w:rPr>
                <w:rFonts w:ascii="Calibri" w:hAnsi="Calibri"/>
                <w:b/>
                <w:szCs w:val="18"/>
              </w:rPr>
              <w:t>. HERS Verification Requirements for Space Conditioning Equipment</w:t>
            </w:r>
          </w:p>
          <w:p w14:paraId="41FE2F75" w14:textId="77777777" w:rsidR="00E96728" w:rsidRPr="00646F84" w:rsidRDefault="00E96728" w:rsidP="00F33883">
            <w:pPr>
              <w:keepNext/>
              <w:rPr>
                <w:rFonts w:ascii="Calibri" w:hAnsi="Calibri"/>
                <w:b/>
                <w:szCs w:val="18"/>
              </w:rPr>
            </w:pPr>
            <w:r w:rsidRPr="00646F84">
              <w:rPr>
                <w:rFonts w:ascii="Calibri" w:hAnsi="Calibri"/>
                <w:sz w:val="18"/>
                <w:szCs w:val="18"/>
              </w:rPr>
              <w:t xml:space="preserve">&lt;&lt;require one row of data in this table for each of the SC Systems listed in </w:t>
            </w:r>
            <w:r w:rsidR="00F33883" w:rsidRPr="00646F84">
              <w:rPr>
                <w:rFonts w:ascii="Calibri" w:hAnsi="Calibri"/>
                <w:sz w:val="18"/>
                <w:szCs w:val="18"/>
              </w:rPr>
              <w:t>Section C</w:t>
            </w:r>
            <w:r w:rsidRPr="00646F84">
              <w:rPr>
                <w:rFonts w:ascii="Calibri" w:hAnsi="Calibri"/>
                <w:sz w:val="18"/>
                <w:szCs w:val="18"/>
              </w:rPr>
              <w:t>&gt;&gt;</w:t>
            </w:r>
          </w:p>
        </w:tc>
      </w:tr>
      <w:tr w:rsidR="00E96728" w:rsidRPr="00295655" w14:paraId="6EFBEDB9" w14:textId="77777777" w:rsidTr="00607164">
        <w:trPr>
          <w:cantSplit/>
          <w:trHeight w:val="294"/>
        </w:trPr>
        <w:tc>
          <w:tcPr>
            <w:tcW w:w="2847" w:type="dxa"/>
            <w:vAlign w:val="center"/>
          </w:tcPr>
          <w:p w14:paraId="037C710E"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 xml:space="preserve"> 01</w:t>
            </w:r>
          </w:p>
        </w:tc>
        <w:tc>
          <w:tcPr>
            <w:tcW w:w="3023" w:type="dxa"/>
            <w:vAlign w:val="center"/>
          </w:tcPr>
          <w:p w14:paraId="5809E819"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02</w:t>
            </w:r>
          </w:p>
        </w:tc>
        <w:tc>
          <w:tcPr>
            <w:tcW w:w="8539" w:type="dxa"/>
            <w:tcBorders>
              <w:bottom w:val="single" w:sz="4" w:space="0" w:color="auto"/>
            </w:tcBorders>
            <w:vAlign w:val="center"/>
          </w:tcPr>
          <w:p w14:paraId="0F19E1E6"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03</w:t>
            </w:r>
          </w:p>
        </w:tc>
      </w:tr>
      <w:tr w:rsidR="006D13D5" w:rsidRPr="00AF33B8" w14:paraId="2FA4B935" w14:textId="77777777" w:rsidTr="00607164">
        <w:trPr>
          <w:cantSplit/>
          <w:trHeight w:val="101"/>
        </w:trPr>
        <w:tc>
          <w:tcPr>
            <w:tcW w:w="2847" w:type="dxa"/>
            <w:vMerge w:val="restart"/>
            <w:vAlign w:val="bottom"/>
          </w:tcPr>
          <w:p w14:paraId="51DBC2C0" w14:textId="77777777" w:rsidR="006D13D5" w:rsidRPr="00646F84" w:rsidRDefault="006D13D5" w:rsidP="002D684F">
            <w:pPr>
              <w:keepNext/>
              <w:rPr>
                <w:rFonts w:ascii="Calibri" w:hAnsi="Calibri"/>
                <w:sz w:val="18"/>
                <w:szCs w:val="18"/>
              </w:rPr>
            </w:pPr>
          </w:p>
        </w:tc>
        <w:tc>
          <w:tcPr>
            <w:tcW w:w="3023" w:type="dxa"/>
            <w:vMerge w:val="restart"/>
            <w:tcBorders>
              <w:top w:val="nil"/>
            </w:tcBorders>
            <w:vAlign w:val="bottom"/>
          </w:tcPr>
          <w:p w14:paraId="76CB12FE" w14:textId="77777777" w:rsidR="006D13D5" w:rsidRPr="00646F84" w:rsidRDefault="006D13D5" w:rsidP="002D684F">
            <w:pPr>
              <w:keepNext/>
              <w:rPr>
                <w:rFonts w:ascii="Calibri" w:hAnsi="Calibri"/>
                <w:sz w:val="18"/>
                <w:szCs w:val="18"/>
              </w:rPr>
            </w:pPr>
          </w:p>
        </w:tc>
        <w:tc>
          <w:tcPr>
            <w:tcW w:w="8539" w:type="dxa"/>
            <w:tcBorders>
              <w:top w:val="single" w:sz="4" w:space="0" w:color="auto"/>
              <w:bottom w:val="single" w:sz="4" w:space="0" w:color="auto"/>
            </w:tcBorders>
            <w:vAlign w:val="bottom"/>
          </w:tcPr>
          <w:p w14:paraId="67A492E8" w14:textId="77777777" w:rsidR="006D13D5" w:rsidRPr="00646F84" w:rsidRDefault="006D13D5" w:rsidP="002D684F">
            <w:pPr>
              <w:keepNext/>
              <w:jc w:val="center"/>
              <w:rPr>
                <w:rFonts w:ascii="Calibri" w:hAnsi="Calibri"/>
                <w:sz w:val="18"/>
                <w:szCs w:val="18"/>
              </w:rPr>
            </w:pPr>
            <w:r w:rsidRPr="00646F84">
              <w:rPr>
                <w:rFonts w:ascii="Calibri" w:hAnsi="Calibri"/>
                <w:sz w:val="18"/>
                <w:szCs w:val="18"/>
              </w:rPr>
              <w:t>MCH-25</w:t>
            </w:r>
          </w:p>
        </w:tc>
      </w:tr>
      <w:tr w:rsidR="006D13D5" w:rsidRPr="00AF33B8" w14:paraId="2F67F462" w14:textId="77777777" w:rsidTr="00607164">
        <w:trPr>
          <w:cantSplit/>
          <w:trHeight w:val="100"/>
        </w:trPr>
        <w:tc>
          <w:tcPr>
            <w:tcW w:w="2847" w:type="dxa"/>
            <w:vMerge/>
            <w:tcBorders>
              <w:bottom w:val="nil"/>
            </w:tcBorders>
            <w:vAlign w:val="bottom"/>
          </w:tcPr>
          <w:p w14:paraId="55B9132C" w14:textId="77777777" w:rsidR="006D13D5" w:rsidRPr="00646F84" w:rsidRDefault="006D13D5" w:rsidP="002D684F">
            <w:pPr>
              <w:keepNext/>
              <w:rPr>
                <w:rFonts w:ascii="Calibri" w:hAnsi="Calibri"/>
                <w:sz w:val="18"/>
                <w:szCs w:val="18"/>
              </w:rPr>
            </w:pPr>
          </w:p>
        </w:tc>
        <w:tc>
          <w:tcPr>
            <w:tcW w:w="3023" w:type="dxa"/>
            <w:vMerge/>
            <w:tcBorders>
              <w:bottom w:val="nil"/>
            </w:tcBorders>
            <w:vAlign w:val="bottom"/>
          </w:tcPr>
          <w:p w14:paraId="38216E2E" w14:textId="77777777" w:rsidR="006D13D5" w:rsidRPr="00646F84" w:rsidRDefault="006D13D5" w:rsidP="002D684F">
            <w:pPr>
              <w:keepNext/>
              <w:rPr>
                <w:rFonts w:ascii="Calibri" w:hAnsi="Calibri"/>
                <w:sz w:val="18"/>
                <w:szCs w:val="18"/>
              </w:rPr>
            </w:pPr>
          </w:p>
        </w:tc>
        <w:tc>
          <w:tcPr>
            <w:tcW w:w="8539" w:type="dxa"/>
            <w:tcBorders>
              <w:top w:val="single" w:sz="4" w:space="0" w:color="auto"/>
              <w:bottom w:val="nil"/>
            </w:tcBorders>
            <w:vAlign w:val="bottom"/>
          </w:tcPr>
          <w:p w14:paraId="758CA377" w14:textId="77777777" w:rsidR="006D13D5" w:rsidRPr="00646F84" w:rsidRDefault="006D13D5" w:rsidP="002D684F">
            <w:pPr>
              <w:keepNext/>
              <w:jc w:val="center"/>
              <w:rPr>
                <w:rFonts w:ascii="Calibri" w:hAnsi="Calibri"/>
                <w:sz w:val="18"/>
                <w:szCs w:val="18"/>
              </w:rPr>
            </w:pPr>
          </w:p>
        </w:tc>
      </w:tr>
      <w:tr w:rsidR="00E96728" w:rsidRPr="00AF33B8" w14:paraId="2805D924" w14:textId="77777777" w:rsidTr="00607164">
        <w:trPr>
          <w:cantSplit/>
          <w:trHeight w:val="939"/>
        </w:trPr>
        <w:tc>
          <w:tcPr>
            <w:tcW w:w="2847" w:type="dxa"/>
            <w:tcBorders>
              <w:top w:val="nil"/>
            </w:tcBorders>
            <w:vAlign w:val="bottom"/>
          </w:tcPr>
          <w:p w14:paraId="5D61E172" w14:textId="637DAD25" w:rsidR="00E96728" w:rsidRPr="00646F84" w:rsidRDefault="00E96728" w:rsidP="002D684F">
            <w:pPr>
              <w:keepNext/>
              <w:jc w:val="center"/>
              <w:rPr>
                <w:rFonts w:ascii="Calibri" w:hAnsi="Calibri"/>
                <w:sz w:val="18"/>
                <w:szCs w:val="18"/>
              </w:rPr>
            </w:pPr>
            <w:r w:rsidRPr="00646F84">
              <w:rPr>
                <w:rFonts w:ascii="Calibri" w:hAnsi="Calibri"/>
                <w:sz w:val="18"/>
                <w:szCs w:val="18"/>
              </w:rPr>
              <w:t xml:space="preserve">SC System ID/Name from </w:t>
            </w:r>
            <w:r w:rsidR="002370BE" w:rsidRPr="00646F84">
              <w:rPr>
                <w:rFonts w:ascii="Calibri" w:hAnsi="Calibri"/>
                <w:sz w:val="18"/>
                <w:szCs w:val="18"/>
              </w:rPr>
              <w:t>LMCC</w:t>
            </w:r>
          </w:p>
        </w:tc>
        <w:tc>
          <w:tcPr>
            <w:tcW w:w="3023" w:type="dxa"/>
            <w:tcBorders>
              <w:top w:val="nil"/>
            </w:tcBorders>
            <w:vAlign w:val="bottom"/>
          </w:tcPr>
          <w:p w14:paraId="0F12BF4A"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SC System Description of Area Served</w:t>
            </w:r>
          </w:p>
        </w:tc>
        <w:tc>
          <w:tcPr>
            <w:tcW w:w="8539" w:type="dxa"/>
            <w:tcBorders>
              <w:top w:val="nil"/>
            </w:tcBorders>
            <w:vAlign w:val="bottom"/>
          </w:tcPr>
          <w:p w14:paraId="5D412A6F" w14:textId="77777777" w:rsidR="00E96728" w:rsidRPr="00646F84" w:rsidRDefault="00E96728" w:rsidP="002D684F">
            <w:pPr>
              <w:keepNext/>
              <w:jc w:val="center"/>
              <w:rPr>
                <w:rFonts w:ascii="Calibri" w:hAnsi="Calibri"/>
                <w:sz w:val="18"/>
                <w:szCs w:val="18"/>
              </w:rPr>
            </w:pPr>
            <w:r w:rsidRPr="00646F84">
              <w:rPr>
                <w:rFonts w:ascii="Calibri" w:hAnsi="Calibri"/>
                <w:sz w:val="18"/>
                <w:szCs w:val="18"/>
              </w:rPr>
              <w:t>Refrigerant Charge</w:t>
            </w:r>
          </w:p>
        </w:tc>
      </w:tr>
      <w:tr w:rsidR="00E96728" w:rsidRPr="00D46D7C" w14:paraId="708B363F" w14:textId="77777777" w:rsidTr="00607164">
        <w:trPr>
          <w:cantSplit/>
          <w:trHeight w:val="2974"/>
        </w:trPr>
        <w:tc>
          <w:tcPr>
            <w:tcW w:w="2847" w:type="dxa"/>
          </w:tcPr>
          <w:p w14:paraId="0367F460" w14:textId="77777777" w:rsidR="00E96728" w:rsidRPr="00646F84" w:rsidRDefault="00E96728" w:rsidP="002D684F">
            <w:pPr>
              <w:keepNext/>
              <w:rPr>
                <w:rFonts w:ascii="Calibri" w:hAnsi="Calibri"/>
                <w:sz w:val="16"/>
                <w:szCs w:val="16"/>
              </w:rPr>
            </w:pPr>
            <w:r w:rsidRPr="00646F84">
              <w:rPr>
                <w:rFonts w:ascii="Calibri" w:hAnsi="Calibri"/>
                <w:sz w:val="16"/>
                <w:szCs w:val="16"/>
              </w:rPr>
              <w:t xml:space="preserve">&lt;&lt;auto filled </w:t>
            </w:r>
            <w:proofErr w:type="gramStart"/>
            <w:r w:rsidRPr="00646F84">
              <w:rPr>
                <w:rFonts w:ascii="Calibri" w:hAnsi="Calibri"/>
                <w:sz w:val="16"/>
                <w:szCs w:val="16"/>
              </w:rPr>
              <w:t xml:space="preserve">from  </w:t>
            </w:r>
            <w:r w:rsidR="005A0A08" w:rsidRPr="00646F84">
              <w:rPr>
                <w:rFonts w:ascii="Calibri" w:hAnsi="Calibri"/>
                <w:sz w:val="16"/>
                <w:szCs w:val="16"/>
              </w:rPr>
              <w:t>B</w:t>
            </w:r>
            <w:proofErr w:type="gramEnd"/>
            <w:r w:rsidRPr="00646F84">
              <w:rPr>
                <w:rFonts w:ascii="Calibri" w:hAnsi="Calibri"/>
                <w:sz w:val="16"/>
                <w:szCs w:val="16"/>
              </w:rPr>
              <w:t>01&gt;&gt;</w:t>
            </w:r>
          </w:p>
        </w:tc>
        <w:tc>
          <w:tcPr>
            <w:tcW w:w="3023" w:type="dxa"/>
          </w:tcPr>
          <w:p w14:paraId="4616C67D" w14:textId="77777777" w:rsidR="00E96728" w:rsidRPr="00646F84" w:rsidRDefault="00E96728" w:rsidP="002D684F">
            <w:pPr>
              <w:keepNext/>
              <w:rPr>
                <w:rFonts w:ascii="Calibri" w:hAnsi="Calibri"/>
                <w:sz w:val="16"/>
                <w:szCs w:val="16"/>
              </w:rPr>
            </w:pPr>
            <w:r w:rsidRPr="00646F84">
              <w:rPr>
                <w:rFonts w:ascii="Calibri" w:hAnsi="Calibri"/>
                <w:sz w:val="16"/>
                <w:szCs w:val="16"/>
              </w:rPr>
              <w:t xml:space="preserve">&lt;&lt;auto filled from </w:t>
            </w:r>
            <w:r w:rsidR="005A0A08" w:rsidRPr="00646F84">
              <w:rPr>
                <w:rFonts w:ascii="Calibri" w:hAnsi="Calibri"/>
                <w:sz w:val="16"/>
                <w:szCs w:val="16"/>
              </w:rPr>
              <w:t>B</w:t>
            </w:r>
            <w:r w:rsidRPr="00646F84">
              <w:rPr>
                <w:rFonts w:ascii="Calibri" w:hAnsi="Calibri"/>
                <w:sz w:val="16"/>
                <w:szCs w:val="16"/>
              </w:rPr>
              <w:t>02&gt;&gt;</w:t>
            </w:r>
          </w:p>
        </w:tc>
        <w:tc>
          <w:tcPr>
            <w:tcW w:w="8539" w:type="dxa"/>
          </w:tcPr>
          <w:p w14:paraId="72C98B6A" w14:textId="77777777" w:rsidR="00643B5A" w:rsidRPr="00646F84" w:rsidRDefault="00E96728" w:rsidP="00E96728">
            <w:pPr>
              <w:keepNext/>
              <w:rPr>
                <w:rFonts w:ascii="Calibri" w:hAnsi="Calibri"/>
                <w:sz w:val="14"/>
                <w:szCs w:val="14"/>
              </w:rPr>
            </w:pPr>
            <w:r w:rsidRPr="00646F84">
              <w:rPr>
                <w:rFonts w:ascii="Calibri" w:hAnsi="Calibri"/>
                <w:sz w:val="14"/>
                <w:szCs w:val="14"/>
              </w:rPr>
              <w:t>&lt;</w:t>
            </w:r>
            <w:proofErr w:type="gramStart"/>
            <w:r w:rsidRPr="00646F84">
              <w:rPr>
                <w:rFonts w:ascii="Calibri" w:hAnsi="Calibri"/>
                <w:sz w:val="14"/>
                <w:szCs w:val="14"/>
              </w:rPr>
              <w:t>&lt;  Calculated</w:t>
            </w:r>
            <w:proofErr w:type="gramEnd"/>
            <w:r w:rsidRPr="00646F84">
              <w:rPr>
                <w:rFonts w:ascii="Calibri" w:hAnsi="Calibri"/>
                <w:sz w:val="14"/>
                <w:szCs w:val="14"/>
              </w:rPr>
              <w:t xml:space="preserve"> field: </w:t>
            </w:r>
          </w:p>
          <w:p w14:paraId="38F651D3" w14:textId="77777777" w:rsidR="00E96728" w:rsidRPr="00646F84" w:rsidRDefault="00E96728" w:rsidP="00E96728">
            <w:pPr>
              <w:keepNext/>
              <w:rPr>
                <w:rFonts w:ascii="Calibri" w:hAnsi="Calibri"/>
                <w:sz w:val="14"/>
                <w:szCs w:val="14"/>
              </w:rPr>
            </w:pPr>
            <w:r w:rsidRPr="00646F84">
              <w:rPr>
                <w:rFonts w:ascii="Calibri" w:hAnsi="Calibri"/>
                <w:b/>
                <w:sz w:val="14"/>
                <w:szCs w:val="14"/>
              </w:rPr>
              <w:t>If</w:t>
            </w:r>
            <w:r w:rsidRPr="00646F84">
              <w:rPr>
                <w:rFonts w:ascii="Calibri" w:hAnsi="Calibri"/>
                <w:sz w:val="14"/>
                <w:szCs w:val="14"/>
              </w:rPr>
              <w:t xml:space="preserve"> [</w:t>
            </w:r>
            <w:r w:rsidR="00643B5A" w:rsidRPr="00646F84">
              <w:rPr>
                <w:rFonts w:ascii="Calibri" w:hAnsi="Calibri"/>
                <w:sz w:val="14"/>
                <w:szCs w:val="14"/>
              </w:rPr>
              <w:t>C07</w:t>
            </w:r>
            <w:r w:rsidRPr="00646F84">
              <w:rPr>
                <w:rFonts w:ascii="Calibri" w:hAnsi="Calibri"/>
                <w:sz w:val="14"/>
                <w:szCs w:val="14"/>
              </w:rPr>
              <w:t xml:space="preserve"> or </w:t>
            </w:r>
            <w:r w:rsidR="00643B5A" w:rsidRPr="00646F84">
              <w:rPr>
                <w:rFonts w:ascii="Calibri" w:hAnsi="Calibri"/>
                <w:sz w:val="14"/>
                <w:szCs w:val="14"/>
              </w:rPr>
              <w:t>C03</w:t>
            </w:r>
            <w:r w:rsidRPr="00646F84">
              <w:rPr>
                <w:rFonts w:ascii="Calibri" w:hAnsi="Calibri"/>
                <w:sz w:val="14"/>
                <w:szCs w:val="14"/>
              </w:rPr>
              <w:t>] = one of the following 2 values:</w:t>
            </w:r>
          </w:p>
          <w:p w14:paraId="5CADF048" w14:textId="77777777" w:rsidR="00E96728" w:rsidRPr="00646F84" w:rsidRDefault="00E96728" w:rsidP="00E96728">
            <w:pPr>
              <w:keepNext/>
              <w:rPr>
                <w:rFonts w:ascii="Calibri" w:hAnsi="Calibri"/>
                <w:sz w:val="14"/>
                <w:szCs w:val="14"/>
              </w:rPr>
            </w:pPr>
            <w:r w:rsidRPr="00646F84">
              <w:rPr>
                <w:rFonts w:ascii="Calibri" w:hAnsi="Calibri"/>
                <w:sz w:val="14"/>
                <w:szCs w:val="14"/>
              </w:rPr>
              <w:t>*non-</w:t>
            </w:r>
            <w:proofErr w:type="spellStart"/>
            <w:r w:rsidRPr="00646F84">
              <w:rPr>
                <w:rFonts w:ascii="Calibri" w:hAnsi="Calibri"/>
                <w:sz w:val="14"/>
                <w:szCs w:val="14"/>
              </w:rPr>
              <w:t>airsource</w:t>
            </w:r>
            <w:proofErr w:type="spellEnd"/>
            <w:r w:rsidRPr="00646F84">
              <w:rPr>
                <w:rFonts w:ascii="Calibri" w:hAnsi="Calibri"/>
                <w:sz w:val="14"/>
                <w:szCs w:val="14"/>
              </w:rPr>
              <w:t xml:space="preserve"> heat pump</w:t>
            </w:r>
          </w:p>
          <w:p w14:paraId="17E7D1D3" w14:textId="77777777" w:rsidR="00E96728" w:rsidRPr="00646F84" w:rsidRDefault="00E96728" w:rsidP="00E96728">
            <w:pPr>
              <w:keepNext/>
              <w:rPr>
                <w:rFonts w:ascii="Calibri" w:hAnsi="Calibri"/>
                <w:sz w:val="14"/>
                <w:szCs w:val="14"/>
              </w:rPr>
            </w:pPr>
            <w:r w:rsidRPr="00646F84">
              <w:rPr>
                <w:rFonts w:ascii="Calibri" w:hAnsi="Calibri"/>
                <w:sz w:val="14"/>
                <w:szCs w:val="14"/>
              </w:rPr>
              <w:t>*non-air-cooled air conditioner</w:t>
            </w:r>
          </w:p>
          <w:p w14:paraId="3369530F" w14:textId="77777777" w:rsidR="00E96728" w:rsidRPr="00646F84" w:rsidRDefault="00643B5A" w:rsidP="00E96728">
            <w:pPr>
              <w:keepNext/>
              <w:rPr>
                <w:rFonts w:ascii="Calibri" w:hAnsi="Calibri"/>
                <w:sz w:val="14"/>
                <w:szCs w:val="14"/>
              </w:rPr>
            </w:pPr>
            <w:r w:rsidRPr="00646F84">
              <w:rPr>
                <w:rFonts w:ascii="Calibri" w:hAnsi="Calibri"/>
                <w:b/>
                <w:sz w:val="14"/>
                <w:szCs w:val="14"/>
              </w:rPr>
              <w:t>t</w:t>
            </w:r>
            <w:r w:rsidR="00E96728" w:rsidRPr="00646F84">
              <w:rPr>
                <w:rFonts w:ascii="Calibri" w:hAnsi="Calibri"/>
                <w:b/>
                <w:sz w:val="14"/>
                <w:szCs w:val="14"/>
              </w:rPr>
              <w:t>hen</w:t>
            </w:r>
            <w:r w:rsidR="00E96728" w:rsidRPr="00646F84">
              <w:rPr>
                <w:rFonts w:ascii="Calibri" w:hAnsi="Calibri"/>
                <w:sz w:val="14"/>
                <w:szCs w:val="14"/>
              </w:rPr>
              <w:t xml:space="preserve"> result = </w:t>
            </w:r>
            <w:proofErr w:type="gramStart"/>
            <w:r w:rsidR="00E96728" w:rsidRPr="00646F84">
              <w:rPr>
                <w:rFonts w:ascii="Calibri" w:hAnsi="Calibri"/>
                <w:sz w:val="14"/>
                <w:szCs w:val="14"/>
              </w:rPr>
              <w:t>no;</w:t>
            </w:r>
            <w:proofErr w:type="gramEnd"/>
          </w:p>
          <w:p w14:paraId="6AA44442" w14:textId="77777777" w:rsidR="00E96728" w:rsidRPr="00646F84" w:rsidRDefault="00E96728" w:rsidP="00E96728">
            <w:pPr>
              <w:keepNext/>
              <w:rPr>
                <w:rFonts w:ascii="Calibri" w:hAnsi="Calibri"/>
                <w:sz w:val="14"/>
                <w:szCs w:val="14"/>
              </w:rPr>
            </w:pPr>
          </w:p>
          <w:p w14:paraId="3ADB81B3" w14:textId="77777777" w:rsidR="00E96728" w:rsidRPr="00646F84" w:rsidRDefault="00643B5A" w:rsidP="00E96728">
            <w:pPr>
              <w:keepNext/>
              <w:rPr>
                <w:rFonts w:ascii="Calibri" w:hAnsi="Calibri"/>
                <w:sz w:val="14"/>
                <w:szCs w:val="14"/>
              </w:rPr>
            </w:pPr>
            <w:r w:rsidRPr="00646F84">
              <w:rPr>
                <w:rFonts w:ascii="Calibri" w:hAnsi="Calibri"/>
                <w:b/>
                <w:sz w:val="14"/>
                <w:szCs w:val="14"/>
              </w:rPr>
              <w:t>e</w:t>
            </w:r>
            <w:r w:rsidR="00E96728" w:rsidRPr="00646F84">
              <w:rPr>
                <w:rFonts w:ascii="Calibri" w:hAnsi="Calibri"/>
                <w:b/>
                <w:sz w:val="14"/>
                <w:szCs w:val="14"/>
              </w:rPr>
              <w:t>lse</w:t>
            </w:r>
            <w:r w:rsidR="00E96728" w:rsidRPr="00646F84">
              <w:rPr>
                <w:rFonts w:ascii="Calibri" w:hAnsi="Calibri"/>
                <w:sz w:val="14"/>
                <w:szCs w:val="14"/>
              </w:rPr>
              <w:t xml:space="preserve"> determine value by</w:t>
            </w:r>
            <w:r w:rsidR="00F33883" w:rsidRPr="00646F84">
              <w:rPr>
                <w:rFonts w:ascii="Calibri" w:hAnsi="Calibri"/>
                <w:sz w:val="14"/>
                <w:szCs w:val="14"/>
              </w:rPr>
              <w:t xml:space="preserve"> the user responses in B04, B05</w:t>
            </w:r>
            <w:r w:rsidR="00E96728" w:rsidRPr="00646F84">
              <w:rPr>
                <w:rFonts w:ascii="Calibri" w:hAnsi="Calibri"/>
                <w:sz w:val="14"/>
                <w:szCs w:val="14"/>
              </w:rPr>
              <w:t xml:space="preserve">, B06, B07, B08, B09 and use of "Logic Table for Determining Alteration Type and HERS Verification Requirements" (inserted below section B); constrain user input for fields B04-B09 to allow only the available combinations of responses given in the Logic Table in rows a through </w:t>
            </w:r>
            <w:proofErr w:type="gramStart"/>
            <w:r w:rsidR="00E96728" w:rsidRPr="00646F84">
              <w:rPr>
                <w:rFonts w:ascii="Calibri" w:hAnsi="Calibri"/>
                <w:sz w:val="14"/>
                <w:szCs w:val="14"/>
              </w:rPr>
              <w:t>t;</w:t>
            </w:r>
            <w:proofErr w:type="gramEnd"/>
            <w:r w:rsidR="00E96728" w:rsidRPr="00646F84">
              <w:rPr>
                <w:rFonts w:ascii="Calibri" w:hAnsi="Calibri"/>
                <w:sz w:val="14"/>
                <w:szCs w:val="14"/>
              </w:rPr>
              <w:t xml:space="preserve">  </w:t>
            </w:r>
          </w:p>
          <w:p w14:paraId="120B952F" w14:textId="77777777" w:rsidR="00E96728" w:rsidRPr="00646F84" w:rsidRDefault="00E96728" w:rsidP="00E96728">
            <w:pPr>
              <w:keepNext/>
              <w:rPr>
                <w:rFonts w:ascii="Calibri" w:hAnsi="Calibri"/>
                <w:sz w:val="14"/>
                <w:szCs w:val="14"/>
              </w:rPr>
            </w:pPr>
          </w:p>
          <w:p w14:paraId="6166E7CA" w14:textId="77777777" w:rsidR="00E96728" w:rsidRPr="00646F84" w:rsidRDefault="00E96728" w:rsidP="00E96728">
            <w:pPr>
              <w:keepNext/>
              <w:rPr>
                <w:rFonts w:ascii="Calibri" w:hAnsi="Calibri"/>
                <w:sz w:val="14"/>
                <w:szCs w:val="14"/>
              </w:rPr>
            </w:pPr>
            <w:r w:rsidRPr="00646F84">
              <w:rPr>
                <w:rFonts w:ascii="Calibri" w:hAnsi="Calibri"/>
                <w:b/>
                <w:sz w:val="14"/>
                <w:szCs w:val="14"/>
              </w:rPr>
              <w:t>If</w:t>
            </w:r>
            <w:r w:rsidRPr="00646F84">
              <w:rPr>
                <w:rFonts w:ascii="Calibri" w:hAnsi="Calibri"/>
                <w:sz w:val="14"/>
                <w:szCs w:val="14"/>
              </w:rPr>
              <w:t xml:space="preserve"> the term "RC" appears in the HERS column,</w:t>
            </w:r>
            <w:r w:rsidR="00F33883" w:rsidRPr="00646F84">
              <w:rPr>
                <w:rFonts w:ascii="Calibri" w:hAnsi="Calibri"/>
                <w:sz w:val="14"/>
                <w:szCs w:val="14"/>
              </w:rPr>
              <w:t xml:space="preserve"> </w:t>
            </w:r>
            <w:r w:rsidR="00F33883" w:rsidRPr="00646F84">
              <w:rPr>
                <w:rFonts w:ascii="Calibri" w:hAnsi="Calibri"/>
                <w:b/>
                <w:sz w:val="14"/>
                <w:szCs w:val="14"/>
              </w:rPr>
              <w:t>and</w:t>
            </w:r>
            <w:r w:rsidR="00F33883" w:rsidRPr="00646F84">
              <w:rPr>
                <w:rFonts w:ascii="Calibri" w:hAnsi="Calibri"/>
                <w:sz w:val="14"/>
                <w:szCs w:val="14"/>
              </w:rPr>
              <w:t xml:space="preserve"> A02 =one of the CZ values </w:t>
            </w:r>
            <w:r w:rsidRPr="00646F84">
              <w:rPr>
                <w:rFonts w:ascii="Calibri" w:hAnsi="Calibri"/>
                <w:sz w:val="14"/>
                <w:szCs w:val="14"/>
              </w:rPr>
              <w:t>in the following list:</w:t>
            </w:r>
          </w:p>
          <w:p w14:paraId="43D727AB" w14:textId="77777777" w:rsidR="00E96728" w:rsidRPr="00646F84" w:rsidRDefault="00E96728" w:rsidP="00E96728">
            <w:pPr>
              <w:keepNext/>
              <w:rPr>
                <w:rFonts w:ascii="Calibri" w:hAnsi="Calibri"/>
                <w:sz w:val="14"/>
                <w:szCs w:val="14"/>
              </w:rPr>
            </w:pPr>
            <w:r w:rsidRPr="00646F84">
              <w:rPr>
                <w:rFonts w:ascii="Calibri" w:hAnsi="Calibri"/>
                <w:sz w:val="14"/>
                <w:szCs w:val="14"/>
              </w:rPr>
              <w:t>2,</w:t>
            </w:r>
            <w:r w:rsidR="00F33883" w:rsidRPr="00646F84">
              <w:rPr>
                <w:rFonts w:ascii="Calibri" w:hAnsi="Calibri"/>
                <w:sz w:val="14"/>
                <w:szCs w:val="14"/>
              </w:rPr>
              <w:t xml:space="preserve"> </w:t>
            </w:r>
            <w:r w:rsidRPr="00646F84">
              <w:rPr>
                <w:rFonts w:ascii="Calibri" w:hAnsi="Calibri"/>
                <w:sz w:val="14"/>
                <w:szCs w:val="14"/>
              </w:rPr>
              <w:t>8,</w:t>
            </w:r>
            <w:r w:rsidR="00F33883" w:rsidRPr="00646F84">
              <w:rPr>
                <w:rFonts w:ascii="Calibri" w:hAnsi="Calibri"/>
                <w:sz w:val="14"/>
                <w:szCs w:val="14"/>
              </w:rPr>
              <w:t xml:space="preserve"> </w:t>
            </w:r>
            <w:r w:rsidRPr="00646F84">
              <w:rPr>
                <w:rFonts w:ascii="Calibri" w:hAnsi="Calibri"/>
                <w:sz w:val="14"/>
                <w:szCs w:val="14"/>
              </w:rPr>
              <w:t>9,</w:t>
            </w:r>
            <w:r w:rsidR="00F33883" w:rsidRPr="00646F84">
              <w:rPr>
                <w:rFonts w:ascii="Calibri" w:hAnsi="Calibri"/>
                <w:sz w:val="14"/>
                <w:szCs w:val="14"/>
              </w:rPr>
              <w:t xml:space="preserve"> </w:t>
            </w:r>
            <w:r w:rsidRPr="00646F84">
              <w:rPr>
                <w:rFonts w:ascii="Calibri" w:hAnsi="Calibri"/>
                <w:sz w:val="14"/>
                <w:szCs w:val="14"/>
              </w:rPr>
              <w:t>10,</w:t>
            </w:r>
            <w:r w:rsidR="00F33883" w:rsidRPr="00646F84">
              <w:rPr>
                <w:rFonts w:ascii="Calibri" w:hAnsi="Calibri"/>
                <w:sz w:val="14"/>
                <w:szCs w:val="14"/>
              </w:rPr>
              <w:t xml:space="preserve"> </w:t>
            </w:r>
            <w:r w:rsidRPr="00646F84">
              <w:rPr>
                <w:rFonts w:ascii="Calibri" w:hAnsi="Calibri"/>
                <w:sz w:val="14"/>
                <w:szCs w:val="14"/>
              </w:rPr>
              <w:t>11,</w:t>
            </w:r>
            <w:r w:rsidR="00F33883" w:rsidRPr="00646F84">
              <w:rPr>
                <w:rFonts w:ascii="Calibri" w:hAnsi="Calibri"/>
                <w:sz w:val="14"/>
                <w:szCs w:val="14"/>
              </w:rPr>
              <w:t xml:space="preserve"> </w:t>
            </w:r>
            <w:r w:rsidRPr="00646F84">
              <w:rPr>
                <w:rFonts w:ascii="Calibri" w:hAnsi="Calibri"/>
                <w:sz w:val="14"/>
                <w:szCs w:val="14"/>
              </w:rPr>
              <w:t>12,</w:t>
            </w:r>
            <w:r w:rsidR="00F33883" w:rsidRPr="00646F84">
              <w:rPr>
                <w:rFonts w:ascii="Calibri" w:hAnsi="Calibri"/>
                <w:sz w:val="14"/>
                <w:szCs w:val="14"/>
              </w:rPr>
              <w:t xml:space="preserve"> </w:t>
            </w:r>
            <w:r w:rsidRPr="00646F84">
              <w:rPr>
                <w:rFonts w:ascii="Calibri" w:hAnsi="Calibri"/>
                <w:sz w:val="14"/>
                <w:szCs w:val="14"/>
              </w:rPr>
              <w:t>13,</w:t>
            </w:r>
            <w:r w:rsidR="00F33883" w:rsidRPr="00646F84">
              <w:rPr>
                <w:rFonts w:ascii="Calibri" w:hAnsi="Calibri"/>
                <w:sz w:val="14"/>
                <w:szCs w:val="14"/>
              </w:rPr>
              <w:t xml:space="preserve"> </w:t>
            </w:r>
            <w:r w:rsidRPr="00646F84">
              <w:rPr>
                <w:rFonts w:ascii="Calibri" w:hAnsi="Calibri"/>
                <w:sz w:val="14"/>
                <w:szCs w:val="14"/>
              </w:rPr>
              <w:t>14,</w:t>
            </w:r>
            <w:r w:rsidR="00F33883" w:rsidRPr="00646F84">
              <w:rPr>
                <w:rFonts w:ascii="Calibri" w:hAnsi="Calibri"/>
                <w:sz w:val="14"/>
                <w:szCs w:val="14"/>
              </w:rPr>
              <w:t xml:space="preserve"> 15, </w:t>
            </w:r>
          </w:p>
          <w:p w14:paraId="3019AB8E" w14:textId="77777777" w:rsidR="00E96728" w:rsidRPr="00646F84" w:rsidRDefault="00E96728" w:rsidP="00E96728">
            <w:pPr>
              <w:keepNext/>
              <w:rPr>
                <w:rFonts w:ascii="Calibri" w:hAnsi="Calibri"/>
                <w:sz w:val="14"/>
                <w:szCs w:val="14"/>
              </w:rPr>
            </w:pPr>
            <w:r w:rsidRPr="00646F84">
              <w:rPr>
                <w:rFonts w:ascii="Calibri" w:hAnsi="Calibri"/>
                <w:sz w:val="14"/>
                <w:szCs w:val="14"/>
              </w:rPr>
              <w:t>then display</w:t>
            </w:r>
            <w:r w:rsidR="00643B5A" w:rsidRPr="00646F84">
              <w:rPr>
                <w:rFonts w:ascii="Calibri" w:hAnsi="Calibri"/>
                <w:sz w:val="14"/>
                <w:szCs w:val="14"/>
              </w:rPr>
              <w:t xml:space="preserve"> text</w:t>
            </w:r>
            <w:r w:rsidRPr="00646F84">
              <w:rPr>
                <w:rFonts w:ascii="Calibri" w:hAnsi="Calibri"/>
                <w:sz w:val="14"/>
                <w:szCs w:val="14"/>
              </w:rPr>
              <w:t xml:space="preserve"> result</w:t>
            </w:r>
            <w:r w:rsidR="00643B5A" w:rsidRPr="00646F84">
              <w:t xml:space="preserve"> </w:t>
            </w:r>
            <w:r w:rsidR="00643B5A" w:rsidRPr="00646F84">
              <w:rPr>
                <w:rFonts w:ascii="Calibri" w:hAnsi="Calibri"/>
                <w:sz w:val="14"/>
                <w:szCs w:val="14"/>
              </w:rPr>
              <w:t>in this field</w:t>
            </w:r>
            <w:r w:rsidRPr="00646F84">
              <w:rPr>
                <w:rFonts w:ascii="Calibri" w:hAnsi="Calibri"/>
                <w:sz w:val="14"/>
                <w:szCs w:val="14"/>
              </w:rPr>
              <w:t xml:space="preserve"> = </w:t>
            </w:r>
            <w:proofErr w:type="gramStart"/>
            <w:r w:rsidRPr="00646F84">
              <w:rPr>
                <w:rFonts w:ascii="Calibri" w:hAnsi="Calibri"/>
                <w:sz w:val="14"/>
                <w:szCs w:val="14"/>
              </w:rPr>
              <w:t>yes;</w:t>
            </w:r>
            <w:proofErr w:type="gramEnd"/>
          </w:p>
          <w:p w14:paraId="63D737A8" w14:textId="77777777" w:rsidR="00E96728" w:rsidRPr="00646F84" w:rsidRDefault="00E96728" w:rsidP="00E96728">
            <w:pPr>
              <w:keepNext/>
              <w:rPr>
                <w:rFonts w:ascii="Calibri" w:hAnsi="Calibri"/>
                <w:sz w:val="14"/>
                <w:szCs w:val="14"/>
              </w:rPr>
            </w:pPr>
          </w:p>
          <w:p w14:paraId="527F1666" w14:textId="77777777" w:rsidR="00E96728" w:rsidRPr="00646F84" w:rsidRDefault="00E96728" w:rsidP="00E96728">
            <w:pPr>
              <w:keepNext/>
              <w:rPr>
                <w:rFonts w:ascii="Calibri" w:hAnsi="Calibri"/>
                <w:sz w:val="16"/>
                <w:szCs w:val="16"/>
              </w:rPr>
            </w:pPr>
            <w:r w:rsidRPr="00646F84">
              <w:rPr>
                <w:rFonts w:ascii="Calibri" w:hAnsi="Calibri"/>
                <w:sz w:val="14"/>
                <w:szCs w:val="14"/>
              </w:rPr>
              <w:t>else display result = no&gt;&gt;</w:t>
            </w:r>
          </w:p>
        </w:tc>
      </w:tr>
      <w:tr w:rsidR="00E96728" w:rsidRPr="00295655" w14:paraId="529C7AB5" w14:textId="77777777" w:rsidTr="00607164">
        <w:trPr>
          <w:cantSplit/>
          <w:trHeight w:val="320"/>
        </w:trPr>
        <w:tc>
          <w:tcPr>
            <w:tcW w:w="2847" w:type="dxa"/>
            <w:vAlign w:val="bottom"/>
          </w:tcPr>
          <w:p w14:paraId="27ACFE02" w14:textId="77777777" w:rsidR="00E96728" w:rsidRPr="00646F84" w:rsidRDefault="00E96728" w:rsidP="002D684F">
            <w:pPr>
              <w:keepNext/>
              <w:rPr>
                <w:rFonts w:ascii="Calibri" w:hAnsi="Calibri"/>
                <w:sz w:val="18"/>
                <w:szCs w:val="18"/>
              </w:rPr>
            </w:pPr>
          </w:p>
        </w:tc>
        <w:tc>
          <w:tcPr>
            <w:tcW w:w="3023" w:type="dxa"/>
          </w:tcPr>
          <w:p w14:paraId="32995497" w14:textId="77777777" w:rsidR="00E96728" w:rsidRPr="00646F84" w:rsidRDefault="00E96728" w:rsidP="002D684F">
            <w:pPr>
              <w:keepNext/>
              <w:rPr>
                <w:rFonts w:ascii="Calibri" w:hAnsi="Calibri"/>
                <w:sz w:val="18"/>
                <w:szCs w:val="18"/>
              </w:rPr>
            </w:pPr>
          </w:p>
        </w:tc>
        <w:tc>
          <w:tcPr>
            <w:tcW w:w="8539" w:type="dxa"/>
            <w:vAlign w:val="bottom"/>
          </w:tcPr>
          <w:p w14:paraId="3F4EF1BB" w14:textId="77777777" w:rsidR="00E96728" w:rsidRPr="00646F84" w:rsidRDefault="00E96728" w:rsidP="002D684F">
            <w:pPr>
              <w:keepNext/>
              <w:rPr>
                <w:rFonts w:ascii="Calibri" w:hAnsi="Calibri"/>
                <w:sz w:val="18"/>
                <w:szCs w:val="18"/>
              </w:rPr>
            </w:pPr>
          </w:p>
        </w:tc>
      </w:tr>
      <w:tr w:rsidR="00E96728" w:rsidRPr="00295655" w14:paraId="53D711FF" w14:textId="77777777" w:rsidTr="00607164">
        <w:trPr>
          <w:cantSplit/>
          <w:trHeight w:val="204"/>
        </w:trPr>
        <w:tc>
          <w:tcPr>
            <w:tcW w:w="14410" w:type="dxa"/>
            <w:gridSpan w:val="3"/>
          </w:tcPr>
          <w:p w14:paraId="581C618C" w14:textId="77777777" w:rsidR="00E96728" w:rsidRPr="00646F84" w:rsidRDefault="00E96728" w:rsidP="002D684F">
            <w:pPr>
              <w:rPr>
                <w:rFonts w:ascii="Calibri" w:hAnsi="Calibri"/>
                <w:sz w:val="18"/>
                <w:szCs w:val="18"/>
              </w:rPr>
            </w:pPr>
            <w:r w:rsidRPr="00646F84">
              <w:rPr>
                <w:rFonts w:ascii="Calibri" w:hAnsi="Calibri"/>
                <w:sz w:val="18"/>
                <w:szCs w:val="18"/>
              </w:rPr>
              <w:t>Notes:</w:t>
            </w:r>
          </w:p>
        </w:tc>
      </w:tr>
    </w:tbl>
    <w:p w14:paraId="7CDA512E" w14:textId="77777777" w:rsidR="00E96728" w:rsidRPr="007E2934" w:rsidRDefault="00E96728" w:rsidP="008846F4">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08"/>
      </w:tblGrid>
      <w:tr w:rsidR="008730AC" w:rsidRPr="007E2934" w14:paraId="0D6F042F" w14:textId="77777777">
        <w:trPr>
          <w:gridBefore w:val="1"/>
          <w:wBefore w:w="12" w:type="dxa"/>
          <w:cantSplit/>
        </w:trPr>
        <w:tc>
          <w:tcPr>
            <w:tcW w:w="14598" w:type="dxa"/>
            <w:gridSpan w:val="2"/>
            <w:shd w:val="clear" w:color="auto" w:fill="auto"/>
          </w:tcPr>
          <w:p w14:paraId="5E6940FA" w14:textId="77777777" w:rsidR="008730AC" w:rsidRPr="008730AC" w:rsidRDefault="00F33883" w:rsidP="00F33883">
            <w:pPr>
              <w:keepNext/>
              <w:rPr>
                <w:rFonts w:ascii="Calibri" w:hAnsi="Calibri"/>
                <w:b/>
                <w:sz w:val="18"/>
                <w:szCs w:val="18"/>
              </w:rPr>
            </w:pPr>
            <w:r>
              <w:rPr>
                <w:rFonts w:ascii="Calibri" w:hAnsi="Calibri"/>
                <w:b/>
                <w:sz w:val="18"/>
                <w:szCs w:val="18"/>
              </w:rPr>
              <w:lastRenderedPageBreak/>
              <w:t>L</w:t>
            </w:r>
            <w:r w:rsidR="008730AC" w:rsidRPr="007E2934">
              <w:rPr>
                <w:rFonts w:ascii="Calibri" w:hAnsi="Calibri"/>
                <w:b/>
                <w:sz w:val="18"/>
                <w:szCs w:val="18"/>
              </w:rPr>
              <w:t xml:space="preserve">. </w:t>
            </w:r>
            <w:r w:rsidR="008730AC" w:rsidRPr="008730AC">
              <w:rPr>
                <w:rFonts w:ascii="Calibri" w:hAnsi="Calibri"/>
                <w:b/>
                <w:sz w:val="18"/>
                <w:szCs w:val="18"/>
              </w:rPr>
              <w:t>Space Conditioning Systems, Ducts and Fans – Mandatory Requi</w:t>
            </w:r>
            <w:r w:rsidR="00F555C6">
              <w:rPr>
                <w:rFonts w:ascii="Calibri" w:hAnsi="Calibri"/>
                <w:b/>
                <w:sz w:val="18"/>
                <w:szCs w:val="18"/>
              </w:rPr>
              <w:t>rements and Additional Measures</w:t>
            </w:r>
          </w:p>
          <w:p w14:paraId="06EEACFC" w14:textId="67684FD0" w:rsidR="00BB569C" w:rsidRDefault="008730AC" w:rsidP="00F33883">
            <w:pPr>
              <w:keepNext/>
              <w:rPr>
                <w:rFonts w:ascii="Calibri" w:hAnsi="Calibri"/>
                <w:b/>
                <w:sz w:val="18"/>
                <w:szCs w:val="18"/>
              </w:rPr>
            </w:pPr>
            <w:r w:rsidRPr="008730AC">
              <w:rPr>
                <w:rFonts w:asciiTheme="minorHAnsi" w:eastAsia="Cambria" w:hAnsiTheme="minorHAnsi"/>
                <w:sz w:val="18"/>
                <w:szCs w:val="18"/>
              </w:rPr>
              <w:t xml:space="preserve">Additional mandatory requirements from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522782">
              <w:rPr>
                <w:rFonts w:asciiTheme="minorHAnsi" w:eastAsia="Cambria" w:hAnsiTheme="minorHAnsi"/>
                <w:sz w:val="18"/>
                <w:szCs w:val="18"/>
              </w:rPr>
              <w:t>60.3</w:t>
            </w:r>
            <w:r w:rsidRPr="008730AC">
              <w:rPr>
                <w:rFonts w:asciiTheme="minorHAnsi" w:eastAsia="Cambria" w:hAnsiTheme="minorHAnsi"/>
                <w:sz w:val="18"/>
                <w:szCs w:val="18"/>
              </w:rPr>
              <w:t xml:space="preserve">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sidR="009715BD">
              <w:rPr>
                <w:rFonts w:asciiTheme="minorHAnsi" w:eastAsia="Cambria" w:hAnsiTheme="minorHAnsi"/>
                <w:sz w:val="18"/>
                <w:szCs w:val="18"/>
              </w:rPr>
              <w:t>be applicable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to </w:t>
            </w:r>
            <w:r w:rsidR="009715BD">
              <w:rPr>
                <w:rFonts w:asciiTheme="minorHAnsi" w:eastAsia="Cambria" w:hAnsiTheme="minorHAnsi"/>
                <w:sz w:val="18"/>
                <w:szCs w:val="18"/>
              </w:rPr>
              <w:t>some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systems.  These requirements </w:t>
            </w:r>
            <w:r>
              <w:rPr>
                <w:rFonts w:asciiTheme="minorHAnsi" w:eastAsia="Cambria" w:hAnsiTheme="minorHAnsi"/>
                <w:sz w:val="18"/>
                <w:szCs w:val="18"/>
              </w:rPr>
              <w:t xml:space="preserve">may </w:t>
            </w:r>
            <w:r w:rsidR="009715BD">
              <w:rPr>
                <w:rFonts w:asciiTheme="minorHAnsi" w:eastAsia="Cambria" w:hAnsiTheme="minorHAnsi"/>
                <w:sz w:val="18"/>
                <w:szCs w:val="18"/>
              </w:rPr>
              <w:t xml:space="preserve">be applicable to </w:t>
            </w:r>
            <w:r w:rsidRPr="008730AC">
              <w:rPr>
                <w:rFonts w:asciiTheme="minorHAnsi" w:eastAsia="Cambria" w:hAnsiTheme="minorHAnsi"/>
                <w:sz w:val="18"/>
                <w:szCs w:val="18"/>
              </w:rPr>
              <w:t xml:space="preserve">only newly installed equipment </w:t>
            </w:r>
            <w:r w:rsidR="009715BD">
              <w:rPr>
                <w:rFonts w:asciiTheme="minorHAnsi" w:eastAsia="Cambria" w:hAnsiTheme="minorHAnsi"/>
                <w:sz w:val="18"/>
                <w:szCs w:val="18"/>
              </w:rPr>
              <w:t>or</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portions of the system that are altered.  Existing equipment may be exempt from these requirements.</w:t>
            </w:r>
          </w:p>
        </w:tc>
      </w:tr>
      <w:tr w:rsidR="006E7B9D" w:rsidRPr="007E2934" w14:paraId="5FD3838C"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7700413C" w14:textId="77777777" w:rsidR="006E7B9D" w:rsidRPr="006E7B9D" w:rsidRDefault="006E7B9D" w:rsidP="00F33883">
            <w:pPr>
              <w:keepNext/>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8730AC" w:rsidRPr="007E2934" w14:paraId="1BA606EB"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06A694D"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01</w:t>
            </w:r>
          </w:p>
        </w:tc>
        <w:tc>
          <w:tcPr>
            <w:tcW w:w="14130" w:type="dxa"/>
            <w:shd w:val="clear" w:color="auto" w:fill="auto"/>
            <w:vAlign w:val="center"/>
          </w:tcPr>
          <w:p w14:paraId="1D5687D7"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10DAC0B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B64279B"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02</w:t>
            </w:r>
          </w:p>
        </w:tc>
        <w:tc>
          <w:tcPr>
            <w:tcW w:w="14130" w:type="dxa"/>
            <w:shd w:val="clear" w:color="auto" w:fill="auto"/>
            <w:vAlign w:val="center"/>
          </w:tcPr>
          <w:p w14:paraId="5C505506" w14:textId="27CAC391" w:rsidR="008730AC" w:rsidRPr="006E7B9D" w:rsidRDefault="008730AC" w:rsidP="00BC5BE4">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unitary heating systems, including heat pumps, must be controlled by a setback thermostat.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These thermostats must be capable of allowing the occupant to program the temperature set points for at least four different periods in 24 hours.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w:t>
            </w:r>
            <w:r w:rsidR="00522782">
              <w:rPr>
                <w:rFonts w:asciiTheme="minorHAnsi" w:eastAsia="Cambria" w:hAnsiTheme="minorHAnsi"/>
                <w:sz w:val="18"/>
                <w:szCs w:val="18"/>
              </w:rPr>
              <w:t>60.3(a)</w:t>
            </w:r>
            <w:r w:rsidRPr="008730AC">
              <w:rPr>
                <w:rFonts w:asciiTheme="minorHAnsi" w:eastAsia="Cambria" w:hAnsiTheme="minorHAnsi"/>
                <w:sz w:val="18"/>
                <w:szCs w:val="18"/>
              </w:rPr>
              <w:t>, 110.2(</w:t>
            </w:r>
            <w:r w:rsidR="00BC5BE4">
              <w:rPr>
                <w:rFonts w:asciiTheme="minorHAnsi" w:eastAsia="Cambria" w:hAnsiTheme="minorHAnsi"/>
                <w:sz w:val="18"/>
                <w:szCs w:val="18"/>
              </w:rPr>
              <w:t>c</w:t>
            </w:r>
            <w:r w:rsidRPr="008730AC">
              <w:rPr>
                <w:rFonts w:asciiTheme="minorHAnsi" w:eastAsia="Cambria" w:hAnsiTheme="minorHAnsi"/>
                <w:sz w:val="18"/>
                <w:szCs w:val="18"/>
              </w:rPr>
              <w:t>)</w:t>
            </w:r>
            <w:r w:rsidR="00362F1D">
              <w:rPr>
                <w:rFonts w:asciiTheme="minorHAnsi" w:eastAsia="Cambria" w:hAnsiTheme="minorHAnsi"/>
                <w:sz w:val="18"/>
                <w:szCs w:val="18"/>
              </w:rPr>
              <w:t>.</w:t>
            </w:r>
          </w:p>
        </w:tc>
      </w:tr>
      <w:tr w:rsidR="008730AC" w:rsidRPr="007E2934" w14:paraId="5E75CE7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31FF7C9"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03</w:t>
            </w:r>
          </w:p>
        </w:tc>
        <w:tc>
          <w:tcPr>
            <w:tcW w:w="14130" w:type="dxa"/>
            <w:shd w:val="clear" w:color="auto" w:fill="auto"/>
            <w:vAlign w:val="center"/>
          </w:tcPr>
          <w:p w14:paraId="6C71A28C" w14:textId="28BD65D2"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w:t>
            </w:r>
            <w:r w:rsidR="00CF6F90">
              <w:rPr>
                <w:rFonts w:asciiTheme="minorHAnsi" w:eastAsia="Cambria" w:hAnsiTheme="minorHAnsi"/>
                <w:sz w:val="18"/>
                <w:szCs w:val="18"/>
              </w:rPr>
              <w:t>60.3(b)</w:t>
            </w:r>
            <w:r w:rsidRPr="008730AC">
              <w:rPr>
                <w:rFonts w:asciiTheme="minorHAnsi" w:eastAsia="Cambria" w:hAnsiTheme="minorHAnsi"/>
                <w:sz w:val="18"/>
                <w:szCs w:val="18"/>
              </w:rPr>
              <w:t>1 and 2)</w:t>
            </w:r>
            <w:r w:rsidR="00362F1D">
              <w:rPr>
                <w:rFonts w:asciiTheme="minorHAnsi" w:eastAsia="Cambria" w:hAnsiTheme="minorHAnsi"/>
                <w:sz w:val="18"/>
                <w:szCs w:val="18"/>
              </w:rPr>
              <w:t>.</w:t>
            </w:r>
          </w:p>
        </w:tc>
      </w:tr>
      <w:tr w:rsidR="008730AC" w:rsidRPr="007E2934" w14:paraId="6529BC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87EA3F0"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04</w:t>
            </w:r>
          </w:p>
        </w:tc>
        <w:tc>
          <w:tcPr>
            <w:tcW w:w="14130" w:type="dxa"/>
            <w:shd w:val="clear" w:color="auto" w:fill="auto"/>
            <w:vAlign w:val="center"/>
          </w:tcPr>
          <w:p w14:paraId="5D641FED" w14:textId="04F80275"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sidR="00E3382B">
              <w:rPr>
                <w:rFonts w:asciiTheme="minorHAnsi" w:eastAsia="Cambria" w:hAnsiTheme="minorHAnsi"/>
                <w:sz w:val="18"/>
                <w:szCs w:val="18"/>
              </w:rPr>
              <w:t>See Section</w:t>
            </w:r>
            <w:r w:rsidR="00362F1D">
              <w:rPr>
                <w:rFonts w:asciiTheme="minorHAnsi" w:eastAsia="Cambria" w:hAnsiTheme="minorHAnsi"/>
                <w:sz w:val="18"/>
                <w:szCs w:val="18"/>
              </w:rPr>
              <w:t xml:space="preserve"> </w:t>
            </w:r>
            <w:r w:rsidRPr="008730AC">
              <w:rPr>
                <w:rFonts w:asciiTheme="minorHAnsi" w:eastAsia="Cambria" w:hAnsiTheme="minorHAnsi"/>
                <w:sz w:val="18"/>
                <w:szCs w:val="18"/>
              </w:rPr>
              <w:t>1</w:t>
            </w:r>
            <w:r w:rsidR="004A2522">
              <w:rPr>
                <w:rFonts w:asciiTheme="minorHAnsi" w:eastAsia="Cambria" w:hAnsiTheme="minorHAnsi"/>
                <w:sz w:val="18"/>
                <w:szCs w:val="18"/>
              </w:rPr>
              <w:t>60.3(b)4</w:t>
            </w:r>
            <w:r w:rsidR="00362F1D">
              <w:rPr>
                <w:rFonts w:asciiTheme="minorHAnsi" w:eastAsia="Cambria" w:hAnsiTheme="minorHAnsi"/>
                <w:sz w:val="18"/>
                <w:szCs w:val="18"/>
              </w:rPr>
              <w:t>.</w:t>
            </w:r>
          </w:p>
        </w:tc>
      </w:tr>
      <w:tr w:rsidR="008730AC" w:rsidRPr="007E2934" w14:paraId="0D060C2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D42F87F"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05</w:t>
            </w:r>
          </w:p>
        </w:tc>
        <w:tc>
          <w:tcPr>
            <w:tcW w:w="14130" w:type="dxa"/>
            <w:shd w:val="clear" w:color="auto" w:fill="auto"/>
            <w:vAlign w:val="center"/>
          </w:tcPr>
          <w:p w14:paraId="5D43CC6B"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110.2(d)</w:t>
            </w:r>
            <w:r w:rsidR="005C309B">
              <w:rPr>
                <w:rFonts w:asciiTheme="minorHAnsi" w:eastAsia="Cambria" w:hAnsiTheme="minorHAnsi"/>
                <w:sz w:val="18"/>
                <w:szCs w:val="18"/>
              </w:rPr>
              <w:t>.</w:t>
            </w:r>
          </w:p>
        </w:tc>
      </w:tr>
      <w:tr w:rsidR="006E7B9D" w:rsidRPr="007E2934" w14:paraId="2F9BF234"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3C0BE6A4" w14:textId="77777777" w:rsidR="006E7B9D" w:rsidRPr="006E7B9D" w:rsidRDefault="006E7B9D" w:rsidP="00F33883">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8730AC" w:rsidRPr="007E2934" w14:paraId="482B33C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CA77974"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06</w:t>
            </w:r>
          </w:p>
        </w:tc>
        <w:tc>
          <w:tcPr>
            <w:tcW w:w="14130" w:type="dxa"/>
            <w:shd w:val="clear" w:color="auto" w:fill="auto"/>
            <w:vAlign w:val="center"/>
          </w:tcPr>
          <w:p w14:paraId="0FEB1256" w14:textId="77777777"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sidR="005A54D0">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4DF432B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C6D23AB"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07</w:t>
            </w:r>
          </w:p>
        </w:tc>
        <w:tc>
          <w:tcPr>
            <w:tcW w:w="14130" w:type="dxa"/>
            <w:shd w:val="clear" w:color="auto" w:fill="auto"/>
            <w:vAlign w:val="center"/>
          </w:tcPr>
          <w:p w14:paraId="41FE2592" w14:textId="7103A5C4"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071ACF">
              <w:rPr>
                <w:rFonts w:asciiTheme="minorHAnsi" w:eastAsia="Cambria" w:hAnsiTheme="minorHAnsi"/>
                <w:sz w:val="18"/>
                <w:szCs w:val="18"/>
              </w:rPr>
              <w:t>60.3(b)</w:t>
            </w:r>
            <w:r w:rsidR="008C1622">
              <w:rPr>
                <w:rFonts w:asciiTheme="minorHAnsi" w:eastAsia="Cambria" w:hAnsiTheme="minorHAnsi"/>
                <w:sz w:val="18"/>
                <w:szCs w:val="18"/>
              </w:rPr>
              <w:t>5I1</w:t>
            </w:r>
            <w:r w:rsidRPr="008730AC">
              <w:rPr>
                <w:rFonts w:asciiTheme="minorHAnsi" w:eastAsia="Cambria" w:hAnsiTheme="minorHAnsi"/>
                <w:sz w:val="18"/>
                <w:szCs w:val="18"/>
              </w:rPr>
              <w:t xml:space="preserve">,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w:t>
            </w:r>
            <w:r w:rsidR="008C1622">
              <w:rPr>
                <w:rFonts w:asciiTheme="minorHAnsi" w:eastAsia="Cambria" w:hAnsiTheme="minorHAnsi"/>
                <w:sz w:val="18"/>
                <w:szCs w:val="18"/>
              </w:rPr>
              <w:t>60.3(b)6</w:t>
            </w:r>
            <w:r w:rsidR="005C309B">
              <w:rPr>
                <w:rFonts w:asciiTheme="minorHAnsi" w:eastAsia="Cambria" w:hAnsiTheme="minorHAnsi"/>
                <w:sz w:val="18"/>
                <w:szCs w:val="18"/>
              </w:rPr>
              <w:t>.</w:t>
            </w:r>
          </w:p>
        </w:tc>
      </w:tr>
      <w:tr w:rsidR="008730AC" w:rsidRPr="007E2934" w14:paraId="00CD617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49BCA5"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08</w:t>
            </w:r>
          </w:p>
        </w:tc>
        <w:tc>
          <w:tcPr>
            <w:tcW w:w="14130" w:type="dxa"/>
            <w:shd w:val="clear" w:color="auto" w:fill="auto"/>
            <w:vAlign w:val="center"/>
          </w:tcPr>
          <w:p w14:paraId="23D6C196" w14:textId="49099165"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Condensing units shall not be placed within </w:t>
            </w:r>
            <w:r w:rsidR="005C309B">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sidR="00AF38CD">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336ED7">
              <w:rPr>
                <w:rFonts w:asciiTheme="minorHAnsi" w:eastAsia="Cambria" w:hAnsiTheme="minorHAnsi"/>
                <w:sz w:val="18"/>
                <w:szCs w:val="18"/>
              </w:rPr>
              <w:t>60.3(b)</w:t>
            </w:r>
            <w:r w:rsidR="00122999">
              <w:rPr>
                <w:rFonts w:asciiTheme="minorHAnsi" w:eastAsia="Cambria" w:hAnsiTheme="minorHAnsi"/>
                <w:sz w:val="18"/>
                <w:szCs w:val="18"/>
              </w:rPr>
              <w:t>3A</w:t>
            </w:r>
            <w:r w:rsidR="00AF38CD">
              <w:rPr>
                <w:rFonts w:asciiTheme="minorHAnsi" w:eastAsia="Cambria" w:hAnsiTheme="minorHAnsi"/>
                <w:sz w:val="18"/>
                <w:szCs w:val="18"/>
              </w:rPr>
              <w:t>.</w:t>
            </w:r>
          </w:p>
        </w:tc>
      </w:tr>
      <w:tr w:rsidR="00BF2D90" w:rsidRPr="007E2934" w14:paraId="04977AB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22036F7" w14:textId="77777777" w:rsidR="00BF2D90" w:rsidRDefault="00BF2D90" w:rsidP="00F33883">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08E998CC" w14:textId="0F1B9C45" w:rsidR="00BF2D90" w:rsidRPr="008730AC" w:rsidRDefault="00BF2D90" w:rsidP="00F33883">
            <w:pPr>
              <w:keepNext/>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w:t>
            </w:r>
            <w:r w:rsidR="00F33883">
              <w:rPr>
                <w:rFonts w:asciiTheme="minorHAnsi" w:eastAsia="Cambria" w:hAnsiTheme="minorHAnsi"/>
                <w:sz w:val="18"/>
                <w:szCs w:val="18"/>
              </w:rPr>
              <w:t xml:space="preserve">A </w:t>
            </w:r>
            <w:r>
              <w:rPr>
                <w:rFonts w:asciiTheme="minorHAnsi" w:eastAsia="Cambria" w:hAnsiTheme="minorHAnsi"/>
                <w:sz w:val="18"/>
                <w:szCs w:val="18"/>
              </w:rPr>
              <w:t>liquid line filter drier shall be installed according to the manufacturer’s specifications</w:t>
            </w:r>
            <w:r w:rsidR="00F33883">
              <w:rPr>
                <w:rFonts w:asciiTheme="minorHAnsi" w:eastAsia="Cambria" w:hAnsiTheme="minorHAnsi"/>
                <w:sz w:val="18"/>
                <w:szCs w:val="18"/>
              </w:rPr>
              <w:t xml:space="preserve"> </w:t>
            </w:r>
            <w:r w:rsidR="00F33883" w:rsidRPr="00F33883">
              <w:rPr>
                <w:rFonts w:asciiTheme="minorHAnsi" w:eastAsia="Cambria" w:hAnsiTheme="minorHAnsi"/>
                <w:sz w:val="18"/>
                <w:szCs w:val="18"/>
              </w:rPr>
              <w:t>1</w:t>
            </w:r>
            <w:r w:rsidR="00122999">
              <w:rPr>
                <w:rFonts w:asciiTheme="minorHAnsi" w:eastAsia="Cambria" w:hAnsiTheme="minorHAnsi"/>
                <w:sz w:val="18"/>
                <w:szCs w:val="18"/>
              </w:rPr>
              <w:t>60.3(b)3B</w:t>
            </w:r>
            <w:r>
              <w:rPr>
                <w:rFonts w:asciiTheme="minorHAnsi" w:eastAsia="Cambria" w:hAnsiTheme="minorHAnsi"/>
                <w:sz w:val="18"/>
                <w:szCs w:val="18"/>
              </w:rPr>
              <w:t>.</w:t>
            </w:r>
          </w:p>
        </w:tc>
      </w:tr>
      <w:tr w:rsidR="008730AC" w:rsidRPr="007E2934" w14:paraId="548DF7D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24C7A14" w14:textId="77777777" w:rsidR="008730AC"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0AF42DCE" w14:textId="3146CEF8"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sidR="005C309B">
              <w:rPr>
                <w:rFonts w:asciiTheme="minorHAnsi" w:eastAsia="Cambria" w:hAnsiTheme="minorHAnsi"/>
                <w:sz w:val="18"/>
                <w:szCs w:val="18"/>
              </w:rPr>
              <w:t xml:space="preserve">See Section </w:t>
            </w:r>
            <w:r w:rsidRPr="008730AC">
              <w:rPr>
                <w:rFonts w:asciiTheme="minorHAnsi" w:eastAsia="Cambria" w:hAnsiTheme="minorHAnsi"/>
                <w:sz w:val="18"/>
                <w:szCs w:val="18"/>
              </w:rPr>
              <w:t>1</w:t>
            </w:r>
            <w:r w:rsidR="00122999">
              <w:rPr>
                <w:rFonts w:asciiTheme="minorHAnsi" w:eastAsia="Cambria" w:hAnsiTheme="minorHAnsi"/>
                <w:sz w:val="18"/>
                <w:szCs w:val="18"/>
              </w:rPr>
              <w:t>60.3(b)</w:t>
            </w:r>
            <w:r w:rsidRPr="008730AC">
              <w:rPr>
                <w:rFonts w:asciiTheme="minorHAnsi" w:eastAsia="Cambria" w:hAnsiTheme="minorHAnsi"/>
                <w:sz w:val="18"/>
                <w:szCs w:val="18"/>
              </w:rPr>
              <w:t>1 and 2</w:t>
            </w:r>
            <w:r w:rsidR="005C309B">
              <w:rPr>
                <w:rFonts w:asciiTheme="minorHAnsi" w:eastAsia="Cambria" w:hAnsiTheme="minorHAnsi"/>
                <w:sz w:val="18"/>
                <w:szCs w:val="18"/>
              </w:rPr>
              <w:t>.</w:t>
            </w:r>
          </w:p>
        </w:tc>
      </w:tr>
      <w:tr w:rsidR="006E7B9D" w:rsidRPr="007E2934" w14:paraId="109B726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65693823" w14:textId="77777777" w:rsidR="006E7B9D" w:rsidRPr="006E7B9D" w:rsidRDefault="006E7B9D" w:rsidP="00F33883">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6E7B9D" w:rsidRPr="007E2934" w14:paraId="58A33371"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681A607" w14:textId="77777777" w:rsidR="006E7B9D"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26CB19A2" w14:textId="36EA866B" w:rsidR="00BB569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w:t>
            </w:r>
            <w:r w:rsidR="00362F1D">
              <w:rPr>
                <w:rFonts w:asciiTheme="minorHAnsi" w:eastAsia="Cambria" w:hAnsiTheme="minorHAnsi"/>
                <w:sz w:val="18"/>
                <w:szCs w:val="18"/>
              </w:rPr>
              <w:t xml:space="preserve"> </w:t>
            </w:r>
            <w:r w:rsidR="00F33883">
              <w:rPr>
                <w:rFonts w:asciiTheme="minorHAnsi" w:eastAsia="Cambria" w:hAnsiTheme="minorHAnsi"/>
                <w:sz w:val="18"/>
                <w:szCs w:val="18"/>
              </w:rPr>
              <w:t>The</w:t>
            </w:r>
            <w:r w:rsidRPr="008730AC">
              <w:rPr>
                <w:rFonts w:asciiTheme="minorHAnsi" w:eastAsia="Cambria" w:hAnsiTheme="minorHAnsi"/>
                <w:sz w:val="18"/>
                <w:szCs w:val="18"/>
              </w:rPr>
              <w:t xml:space="preserve"> minimum duct insulation value is R-6</w:t>
            </w:r>
            <w:r w:rsidR="00DE6A8B">
              <w:rPr>
                <w:rFonts w:asciiTheme="minorHAnsi" w:eastAsia="Cambria" w:hAnsiTheme="minorHAnsi"/>
                <w:sz w:val="18"/>
                <w:szCs w:val="18"/>
              </w:rPr>
              <w:t xml:space="preserve"> or ducts can be uninsulated if the duct system is located entirely in conditioned space</w:t>
            </w:r>
            <w:r w:rsidRPr="008730AC">
              <w:rPr>
                <w:rFonts w:asciiTheme="minorHAnsi" w:eastAsia="Cambria" w:hAnsiTheme="minorHAnsi"/>
                <w:sz w:val="18"/>
                <w:szCs w:val="18"/>
              </w:rPr>
              <w:t xml:space="preserve">. Note that higher values may be required by the prescriptive or performance requirements. </w:t>
            </w:r>
            <w:r w:rsidR="006F23C1">
              <w:rPr>
                <w:rFonts w:asciiTheme="minorHAnsi" w:eastAsia="Cambria" w:hAnsiTheme="minorHAnsi"/>
                <w:sz w:val="18"/>
                <w:szCs w:val="18"/>
              </w:rPr>
              <w:t>S</w:t>
            </w:r>
            <w:r w:rsidR="00AF38CD">
              <w:rPr>
                <w:rFonts w:asciiTheme="minorHAnsi" w:eastAsia="Cambria" w:hAnsiTheme="minorHAnsi"/>
                <w:sz w:val="18"/>
                <w:szCs w:val="18"/>
              </w:rPr>
              <w:t xml:space="preserve">ee Section </w:t>
            </w:r>
            <w:r w:rsidRPr="008730AC">
              <w:rPr>
                <w:rFonts w:asciiTheme="minorHAnsi" w:eastAsia="Cambria" w:hAnsiTheme="minorHAnsi"/>
                <w:sz w:val="18"/>
                <w:szCs w:val="18"/>
              </w:rPr>
              <w:t>1</w:t>
            </w:r>
            <w:r w:rsidR="00290D06">
              <w:rPr>
                <w:rFonts w:asciiTheme="minorHAnsi" w:eastAsia="Cambria" w:hAnsiTheme="minorHAnsi"/>
                <w:sz w:val="18"/>
                <w:szCs w:val="18"/>
              </w:rPr>
              <w:t>60.3(b)5Aii</w:t>
            </w:r>
            <w:r w:rsidR="00E4242C">
              <w:rPr>
                <w:rFonts w:asciiTheme="minorHAnsi" w:eastAsia="Cambria" w:hAnsiTheme="minorHAnsi"/>
                <w:sz w:val="18"/>
                <w:szCs w:val="18"/>
              </w:rPr>
              <w:t xml:space="preserve"> for exceptions.</w:t>
            </w:r>
          </w:p>
        </w:tc>
      </w:tr>
      <w:tr w:rsidR="006E7B9D" w:rsidRPr="007E2934" w14:paraId="3D4129FA"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7F95CDB" w14:textId="77777777" w:rsidR="006E7B9D"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046BF921" w14:textId="5DF3E5AF" w:rsidR="00BB569C" w:rsidRDefault="006E7B9D" w:rsidP="00BB0F9B">
            <w:pPr>
              <w:keepNext/>
              <w:rPr>
                <w:rFonts w:asciiTheme="minorHAnsi" w:eastAsia="Cambria" w:hAnsiTheme="minorHAnsi"/>
                <w:sz w:val="18"/>
                <w:szCs w:val="18"/>
              </w:rPr>
            </w:pPr>
            <w:r w:rsidRPr="008730AC">
              <w:rPr>
                <w:rFonts w:asciiTheme="minorHAnsi" w:eastAsia="Cambria" w:hAnsiTheme="minorHAnsi"/>
                <w:sz w:val="18"/>
                <w:szCs w:val="18"/>
              </w:rPr>
              <w:t xml:space="preserve">Connections and Closures: All </w:t>
            </w:r>
            <w:r w:rsidR="006F23C1" w:rsidRPr="008730AC">
              <w:rPr>
                <w:rFonts w:asciiTheme="minorHAnsi" w:eastAsia="Cambria" w:hAnsiTheme="minorHAnsi"/>
                <w:sz w:val="18"/>
                <w:szCs w:val="18"/>
              </w:rPr>
              <w:t xml:space="preserve">installed </w:t>
            </w:r>
            <w:r w:rsidRPr="008730AC">
              <w:rPr>
                <w:rFonts w:asciiTheme="minorHAnsi" w:eastAsia="Cambria" w:hAnsiTheme="minorHAnsi"/>
                <w:sz w:val="18"/>
                <w:szCs w:val="18"/>
              </w:rPr>
              <w:t>air-distribution system ducts and plenums</w:t>
            </w:r>
            <w:r w:rsidR="006F23C1">
              <w:rPr>
                <w:rFonts w:asciiTheme="minorHAnsi" w:eastAsia="Cambria" w:hAnsiTheme="minorHAnsi"/>
                <w:sz w:val="18"/>
                <w:szCs w:val="18"/>
              </w:rPr>
              <w:t xml:space="preserve"> must </w:t>
            </w:r>
            <w:r w:rsidRPr="008730AC">
              <w:rPr>
                <w:rFonts w:asciiTheme="minorHAnsi" w:eastAsia="Cambria" w:hAnsiTheme="minorHAnsi"/>
                <w:sz w:val="18"/>
                <w:szCs w:val="18"/>
              </w:rPr>
              <w:t>meet the requirements of CMC Sections 601.0, 602.0, 603.0, 604.0, 605.0 and ANSI/SMACNA-006-2006</w:t>
            </w:r>
            <w:r w:rsidR="00E4242C">
              <w:rPr>
                <w:rFonts w:asciiTheme="minorHAnsi" w:eastAsia="Cambria" w:hAnsiTheme="minorHAnsi"/>
                <w:sz w:val="18"/>
                <w:szCs w:val="18"/>
              </w:rPr>
              <w:t>.</w:t>
            </w:r>
          </w:p>
        </w:tc>
      </w:tr>
      <w:tr w:rsidR="00D159F0" w:rsidRPr="007E2934" w14:paraId="3B34CEAD"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07F41E23" w14:textId="77777777" w:rsidR="00D159F0" w:rsidRPr="00D159F0" w:rsidRDefault="00D159F0" w:rsidP="00F33883">
            <w:pPr>
              <w:keepNext/>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D159F0" w:rsidRPr="007E2934" w14:paraId="20A2F2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3E991E5"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628EF03B"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sidR="00AF38CD">
              <w:rPr>
                <w:rFonts w:ascii="Calibri" w:hAnsi="Calibri"/>
                <w:sz w:val="18"/>
                <w:szCs w:val="18"/>
              </w:rPr>
              <w:t>.</w:t>
            </w:r>
          </w:p>
        </w:tc>
      </w:tr>
      <w:tr w:rsidR="00D159F0" w:rsidRPr="007E2934" w14:paraId="386641D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4F6D95"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502BB908"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D159F0" w:rsidRPr="007E2934" w14:paraId="7B430C88"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5F7EDEE"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536F98BA"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 xml:space="preserve">First stage of heating </w:t>
            </w:r>
            <w:r w:rsidR="00AF38CD">
              <w:rPr>
                <w:rFonts w:ascii="Calibri" w:hAnsi="Calibri"/>
                <w:sz w:val="18"/>
                <w:szCs w:val="18"/>
              </w:rPr>
              <w:t>shall be assigned to</w:t>
            </w:r>
            <w:r w:rsidRPr="007E2934">
              <w:rPr>
                <w:rFonts w:ascii="Calibri" w:hAnsi="Calibri"/>
                <w:sz w:val="18"/>
                <w:szCs w:val="18"/>
              </w:rPr>
              <w:t xml:space="preserve"> heat pump</w:t>
            </w:r>
            <w:r w:rsidR="00362F1D">
              <w:rPr>
                <w:rFonts w:ascii="Calibri" w:hAnsi="Calibri"/>
                <w:sz w:val="18"/>
                <w:szCs w:val="18"/>
              </w:rPr>
              <w:t xml:space="preserve"> heating</w:t>
            </w:r>
            <w:r>
              <w:rPr>
                <w:rFonts w:ascii="Calibri" w:hAnsi="Calibri"/>
                <w:sz w:val="18"/>
                <w:szCs w:val="18"/>
              </w:rPr>
              <w:t>.</w:t>
            </w:r>
          </w:p>
        </w:tc>
      </w:tr>
      <w:tr w:rsidR="00D159F0" w:rsidRPr="007E2934" w14:paraId="1A8A640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644AC00"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238759BD"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Second stage back up heat</w:t>
            </w:r>
            <w:r w:rsidR="00AF38CD">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6E7B9D" w14:paraId="42972B58"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4A2D2FFF" w14:textId="77777777" w:rsidR="006E7B9D" w:rsidRPr="007E2934" w:rsidRDefault="006E7B9D">
            <w:pPr>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3C66A36A" w14:textId="77777777" w:rsidR="000F413D" w:rsidRDefault="000F413D" w:rsidP="0035199F">
      <w:pPr>
        <w:rPr>
          <w:rFonts w:ascii="Calibri" w:hAnsi="Calibri"/>
          <w:sz w:val="18"/>
          <w:szCs w:val="18"/>
        </w:rPr>
      </w:pPr>
    </w:p>
    <w:p w14:paraId="4897E82F" w14:textId="77777777" w:rsidR="003F5196" w:rsidRDefault="003F5196" w:rsidP="0035199F">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3F5196" w:rsidRPr="007E2934" w14:paraId="2136B10C" w14:textId="77777777">
        <w:trPr>
          <w:trHeight w:val="269"/>
        </w:trPr>
        <w:tc>
          <w:tcPr>
            <w:tcW w:w="10943" w:type="dxa"/>
            <w:gridSpan w:val="4"/>
            <w:vAlign w:val="center"/>
          </w:tcPr>
          <w:p w14:paraId="06B32247"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lastRenderedPageBreak/>
              <w:t>Documentation Author's Declaration Statement</w:t>
            </w:r>
          </w:p>
        </w:tc>
      </w:tr>
      <w:tr w:rsidR="003F5196" w:rsidRPr="007E2934" w14:paraId="1B4D6F61" w14:textId="77777777">
        <w:trPr>
          <w:trHeight w:hRule="exact" w:val="244"/>
        </w:trPr>
        <w:tc>
          <w:tcPr>
            <w:tcW w:w="10943" w:type="dxa"/>
            <w:gridSpan w:val="4"/>
            <w:vAlign w:val="center"/>
          </w:tcPr>
          <w:p w14:paraId="4A32D620" w14:textId="77777777" w:rsidR="003F5196" w:rsidRPr="007E2934" w:rsidRDefault="003F5196" w:rsidP="00BF2D90">
            <w:pPr>
              <w:pStyle w:val="Heading3"/>
              <w:numPr>
                <w:ilvl w:val="0"/>
                <w:numId w:val="6"/>
              </w:numPr>
              <w:spacing w:before="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3F5196" w:rsidRPr="007E2934" w14:paraId="6FDFF529" w14:textId="77777777">
        <w:trPr>
          <w:trHeight w:val="360"/>
        </w:trPr>
        <w:tc>
          <w:tcPr>
            <w:tcW w:w="5577" w:type="dxa"/>
            <w:gridSpan w:val="2"/>
          </w:tcPr>
          <w:p w14:paraId="04B6A958"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Name:</w:t>
            </w:r>
          </w:p>
        </w:tc>
        <w:tc>
          <w:tcPr>
            <w:tcW w:w="5366" w:type="dxa"/>
            <w:gridSpan w:val="2"/>
          </w:tcPr>
          <w:p w14:paraId="6E8B44EC"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Signature:</w:t>
            </w:r>
          </w:p>
        </w:tc>
      </w:tr>
      <w:tr w:rsidR="003F5196" w:rsidRPr="007E2934" w14:paraId="18321144" w14:textId="77777777">
        <w:trPr>
          <w:trHeight w:val="360"/>
        </w:trPr>
        <w:tc>
          <w:tcPr>
            <w:tcW w:w="5577" w:type="dxa"/>
            <w:gridSpan w:val="2"/>
          </w:tcPr>
          <w:p w14:paraId="7DCD2798"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Company Name:</w:t>
            </w:r>
          </w:p>
        </w:tc>
        <w:tc>
          <w:tcPr>
            <w:tcW w:w="5366" w:type="dxa"/>
            <w:gridSpan w:val="2"/>
          </w:tcPr>
          <w:p w14:paraId="4274DC3E" w14:textId="77777777" w:rsidR="003F5196" w:rsidRPr="007E2934" w:rsidRDefault="003F5196" w:rsidP="003F5196">
            <w:pPr>
              <w:keepNext/>
              <w:rPr>
                <w:rFonts w:ascii="Calibri" w:hAnsi="Calibri"/>
                <w:sz w:val="14"/>
                <w:szCs w:val="14"/>
              </w:rPr>
            </w:pPr>
            <w:r w:rsidRPr="007E2934">
              <w:rPr>
                <w:rFonts w:ascii="Calibri" w:hAnsi="Calibri"/>
                <w:sz w:val="14"/>
                <w:szCs w:val="14"/>
              </w:rPr>
              <w:t>Date Signed:</w:t>
            </w:r>
          </w:p>
        </w:tc>
      </w:tr>
      <w:tr w:rsidR="003F5196" w:rsidRPr="007E2934" w14:paraId="6C2AF7D9" w14:textId="77777777">
        <w:trPr>
          <w:trHeight w:val="360"/>
        </w:trPr>
        <w:tc>
          <w:tcPr>
            <w:tcW w:w="5577" w:type="dxa"/>
            <w:gridSpan w:val="2"/>
          </w:tcPr>
          <w:p w14:paraId="53CD0FE7" w14:textId="77777777" w:rsidR="003F5196" w:rsidRPr="007E2934" w:rsidRDefault="003F5196" w:rsidP="003F5196">
            <w:pPr>
              <w:keepNext/>
              <w:rPr>
                <w:rFonts w:ascii="Calibri" w:hAnsi="Calibri"/>
                <w:sz w:val="14"/>
                <w:szCs w:val="14"/>
              </w:rPr>
            </w:pPr>
            <w:r w:rsidRPr="007E2934">
              <w:rPr>
                <w:rFonts w:ascii="Calibri" w:hAnsi="Calibri"/>
                <w:sz w:val="14"/>
                <w:szCs w:val="14"/>
              </w:rPr>
              <w:t>Address:</w:t>
            </w:r>
          </w:p>
        </w:tc>
        <w:tc>
          <w:tcPr>
            <w:tcW w:w="5366" w:type="dxa"/>
            <w:gridSpan w:val="2"/>
          </w:tcPr>
          <w:p w14:paraId="7CE80594" w14:textId="77777777" w:rsidR="003F5196" w:rsidRPr="007E2934" w:rsidRDefault="003F5196" w:rsidP="003F5196">
            <w:pPr>
              <w:keepNext/>
              <w:rPr>
                <w:rFonts w:ascii="Calibri" w:hAnsi="Calibri"/>
                <w:sz w:val="14"/>
                <w:szCs w:val="14"/>
              </w:rPr>
            </w:pPr>
            <w:r w:rsidRPr="007E2934">
              <w:rPr>
                <w:rFonts w:ascii="Calibri" w:hAnsi="Calibri"/>
                <w:sz w:val="14"/>
                <w:szCs w:val="14"/>
              </w:rPr>
              <w:t>CEA/HERS Certification Identification (If applicable):</w:t>
            </w:r>
          </w:p>
        </w:tc>
      </w:tr>
      <w:tr w:rsidR="003F5196" w:rsidRPr="007E2934" w14:paraId="174F130E" w14:textId="77777777">
        <w:trPr>
          <w:trHeight w:val="360"/>
        </w:trPr>
        <w:tc>
          <w:tcPr>
            <w:tcW w:w="5577" w:type="dxa"/>
            <w:gridSpan w:val="2"/>
          </w:tcPr>
          <w:p w14:paraId="47732E0D" w14:textId="77777777" w:rsidR="003F5196" w:rsidRPr="007E2934" w:rsidRDefault="003F5196" w:rsidP="003F5196">
            <w:pPr>
              <w:keepNext/>
              <w:rPr>
                <w:rFonts w:ascii="Calibri" w:hAnsi="Calibri"/>
                <w:sz w:val="14"/>
                <w:szCs w:val="14"/>
              </w:rPr>
            </w:pPr>
            <w:r w:rsidRPr="007E2934">
              <w:rPr>
                <w:rFonts w:ascii="Calibri" w:hAnsi="Calibri"/>
                <w:sz w:val="14"/>
                <w:szCs w:val="14"/>
              </w:rPr>
              <w:t>City/State/Zip:</w:t>
            </w:r>
          </w:p>
        </w:tc>
        <w:tc>
          <w:tcPr>
            <w:tcW w:w="5366" w:type="dxa"/>
            <w:gridSpan w:val="2"/>
          </w:tcPr>
          <w:p w14:paraId="28BA8A0E" w14:textId="77777777" w:rsidR="003F5196" w:rsidRPr="007E2934" w:rsidRDefault="003F5196" w:rsidP="003F5196">
            <w:pPr>
              <w:keepNext/>
              <w:rPr>
                <w:rFonts w:ascii="Calibri" w:hAnsi="Calibri"/>
                <w:sz w:val="14"/>
                <w:szCs w:val="14"/>
              </w:rPr>
            </w:pPr>
            <w:r w:rsidRPr="007E2934">
              <w:rPr>
                <w:rFonts w:ascii="Calibri" w:hAnsi="Calibri"/>
                <w:sz w:val="14"/>
                <w:szCs w:val="14"/>
              </w:rPr>
              <w:t>Phone:</w:t>
            </w:r>
          </w:p>
        </w:tc>
      </w:tr>
      <w:tr w:rsidR="003F5196" w:rsidRPr="007E2934" w14:paraId="7E519CB0" w14:textId="77777777">
        <w:tblPrEx>
          <w:tblCellMar>
            <w:left w:w="115" w:type="dxa"/>
            <w:right w:w="115" w:type="dxa"/>
          </w:tblCellMar>
        </w:tblPrEx>
        <w:trPr>
          <w:trHeight w:val="296"/>
        </w:trPr>
        <w:tc>
          <w:tcPr>
            <w:tcW w:w="10943" w:type="dxa"/>
            <w:gridSpan w:val="4"/>
            <w:vAlign w:val="center"/>
          </w:tcPr>
          <w:p w14:paraId="4F9ABD01"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E2934">
              <w:rPr>
                <w:rFonts w:ascii="Calibri" w:hAnsi="Calibri" w:cs="Arial"/>
                <w:b/>
                <w:caps/>
                <w:sz w:val="18"/>
                <w:szCs w:val="18"/>
              </w:rPr>
              <w:t>Responsible Person's Declaration statement</w:t>
            </w:r>
          </w:p>
        </w:tc>
      </w:tr>
      <w:tr w:rsidR="003F5196" w:rsidRPr="007E2934" w14:paraId="6F624BE5" w14:textId="77777777">
        <w:tblPrEx>
          <w:tblCellMar>
            <w:left w:w="115" w:type="dxa"/>
            <w:right w:w="115" w:type="dxa"/>
          </w:tblCellMar>
        </w:tblPrEx>
        <w:trPr>
          <w:trHeight w:val="504"/>
        </w:trPr>
        <w:tc>
          <w:tcPr>
            <w:tcW w:w="10943" w:type="dxa"/>
            <w:gridSpan w:val="4"/>
          </w:tcPr>
          <w:p w14:paraId="1BF4F72A" w14:textId="77777777" w:rsidR="00500214" w:rsidRPr="00500214" w:rsidRDefault="00500214" w:rsidP="00500214">
            <w:pPr>
              <w:pStyle w:val="Heading3"/>
              <w:numPr>
                <w:ilvl w:val="0"/>
                <w:numId w:val="0"/>
              </w:numPr>
              <w:spacing w:before="60"/>
              <w:ind w:right="86"/>
              <w:rPr>
                <w:rFonts w:asciiTheme="minorHAnsi" w:hAnsiTheme="minorHAnsi"/>
                <w:sz w:val="18"/>
              </w:rPr>
            </w:pPr>
            <w:r w:rsidRPr="00500214">
              <w:rPr>
                <w:rFonts w:asciiTheme="minorHAnsi" w:hAnsiTheme="minorHAnsi"/>
                <w:sz w:val="18"/>
              </w:rPr>
              <w:t xml:space="preserve">I certify the following under penalty of perjury, under the laws of the State of California: </w:t>
            </w:r>
          </w:p>
          <w:p w14:paraId="1FBAB70A" w14:textId="77777777" w:rsidR="00500214" w:rsidRPr="00500214" w:rsidRDefault="00500214" w:rsidP="00500214">
            <w:pPr>
              <w:pStyle w:val="Heading3"/>
              <w:numPr>
                <w:ilvl w:val="0"/>
                <w:numId w:val="40"/>
              </w:numPr>
              <w:spacing w:before="0"/>
              <w:ind w:right="90"/>
              <w:rPr>
                <w:rFonts w:asciiTheme="minorHAnsi" w:hAnsiTheme="minorHAnsi"/>
                <w:color w:val="4F81BD" w:themeColor="accent1"/>
                <w:sz w:val="18"/>
              </w:rPr>
            </w:pPr>
            <w:r w:rsidRPr="00500214">
              <w:rPr>
                <w:rFonts w:asciiTheme="minorHAnsi" w:hAnsiTheme="minorHAnsi"/>
                <w:sz w:val="18"/>
              </w:rPr>
              <w:t xml:space="preserve">The information provided on this Certificate of Installation is true and correct. </w:t>
            </w:r>
          </w:p>
          <w:p w14:paraId="590CB7A0" w14:textId="77777777" w:rsidR="00500214" w:rsidRPr="00500214" w:rsidRDefault="00500214" w:rsidP="00500214">
            <w:pPr>
              <w:keepNext/>
              <w:widowControl w:val="0"/>
              <w:numPr>
                <w:ilvl w:val="0"/>
                <w:numId w:val="40"/>
              </w:numPr>
              <w:ind w:right="90"/>
              <w:rPr>
                <w:rFonts w:asciiTheme="minorHAnsi" w:hAnsiTheme="minorHAnsi"/>
                <w:sz w:val="18"/>
              </w:rPr>
            </w:pPr>
            <w:r w:rsidRPr="00500214">
              <w:rPr>
                <w:rFonts w:asciiTheme="minorHAnsi" w:hAnsiTheme="minorHAnsi"/>
                <w:snapToGrid w:val="0"/>
                <w:sz w:val="18"/>
              </w:rPr>
              <w:t xml:space="preserve">I am either: a) a responsible person eligible under Division 3 of the Business and Professions Code </w:t>
            </w:r>
            <w:r w:rsidRPr="00500214">
              <w:rPr>
                <w:rFonts w:asciiTheme="minorHAnsi" w:hAnsiTheme="minorHAnsi"/>
                <w:sz w:val="18"/>
              </w:rPr>
              <w:t xml:space="preserve">in the applicable classification to accept responsibility for the system design, construction, or installation </w:t>
            </w:r>
            <w:r w:rsidRPr="00500214">
              <w:rPr>
                <w:rFonts w:asciiTheme="minorHAnsi" w:hAnsiTheme="minorHAnsi"/>
                <w:snapToGrid w:val="0"/>
                <w:sz w:val="18"/>
              </w:rPr>
              <w:t xml:space="preserve">of features, materials, components, or manufactured devices </w:t>
            </w:r>
            <w:r w:rsidRPr="00500214">
              <w:rPr>
                <w:rFonts w:asciiTheme="minorHAnsi" w:hAnsiTheme="minorHAnsi"/>
                <w:sz w:val="18"/>
              </w:rPr>
              <w:t xml:space="preserve">for the scope of work identified on this Certificate of Installation, </w:t>
            </w:r>
            <w:r w:rsidRPr="00500214">
              <w:rPr>
                <w:rFonts w:asciiTheme="minorHAnsi" w:hAnsiTheme="minorHAnsi"/>
                <w:snapToGrid w:val="0"/>
                <w:sz w:val="18"/>
              </w:rPr>
              <w:t>and attest to the declarations in this statement</w:t>
            </w:r>
            <w:r w:rsidRPr="00500214">
              <w:rPr>
                <w:rFonts w:asciiTheme="minorHAnsi" w:hAnsiTheme="minorHAnsi"/>
                <w:sz w:val="18"/>
              </w:rPr>
              <w:t>, or b) I am an authorized representative of the responsible person and attest to the declarations in this statement on the responsible person’s behalf.</w:t>
            </w:r>
          </w:p>
          <w:p w14:paraId="57ED496B" w14:textId="77777777" w:rsidR="00500214" w:rsidRPr="00500214" w:rsidRDefault="00500214" w:rsidP="00500214">
            <w:pPr>
              <w:pStyle w:val="ListParagraph"/>
              <w:keepNext/>
              <w:numPr>
                <w:ilvl w:val="0"/>
                <w:numId w:val="40"/>
              </w:numPr>
              <w:autoSpaceDE w:val="0"/>
              <w:autoSpaceDN w:val="0"/>
              <w:adjustRightInd w:val="0"/>
              <w:ind w:right="90"/>
              <w:rPr>
                <w:rFonts w:asciiTheme="minorHAnsi" w:hAnsiTheme="minorHAnsi"/>
                <w:sz w:val="18"/>
                <w:szCs w:val="22"/>
              </w:rPr>
            </w:pPr>
            <w:r w:rsidRPr="00500214">
              <w:rPr>
                <w:rFonts w:asciiTheme="minorHAnsi" w:hAnsiTheme="minorHAnsi"/>
                <w:sz w:val="18"/>
                <w:szCs w:val="22"/>
              </w:rPr>
              <w:t xml:space="preserve">The constructed or installed features, materials, </w:t>
            </w:r>
            <w:proofErr w:type="gramStart"/>
            <w:r w:rsidRPr="00500214">
              <w:rPr>
                <w:rFonts w:asciiTheme="minorHAnsi" w:hAnsiTheme="minorHAnsi"/>
                <w:sz w:val="18"/>
                <w:szCs w:val="22"/>
              </w:rPr>
              <w:t>components</w:t>
            </w:r>
            <w:proofErr w:type="gramEnd"/>
            <w:r w:rsidRPr="00500214">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52674F9" w14:textId="77777777" w:rsidR="003F5196" w:rsidRPr="007E2934" w:rsidRDefault="00500214" w:rsidP="00500214">
            <w:pPr>
              <w:pStyle w:val="ListParagraph"/>
              <w:keepNext/>
              <w:numPr>
                <w:ilvl w:val="0"/>
                <w:numId w:val="40"/>
              </w:numPr>
            </w:pPr>
            <w:r w:rsidRPr="00500214">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500214">
              <w:rPr>
                <w:rFonts w:asciiTheme="minorHAnsi" w:hAnsiTheme="minorHAnsi"/>
                <w:sz w:val="18"/>
              </w:rPr>
              <w:t>building, and</w:t>
            </w:r>
            <w:proofErr w:type="gramEnd"/>
            <w:r w:rsidRPr="00500214">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F5196" w:rsidRPr="007E2934" w14:paraId="7F63DC55" w14:textId="77777777">
        <w:tblPrEx>
          <w:tblCellMar>
            <w:left w:w="108" w:type="dxa"/>
            <w:right w:w="108" w:type="dxa"/>
          </w:tblCellMar>
        </w:tblPrEx>
        <w:trPr>
          <w:trHeight w:val="360"/>
        </w:trPr>
        <w:tc>
          <w:tcPr>
            <w:tcW w:w="5307" w:type="dxa"/>
          </w:tcPr>
          <w:p w14:paraId="29068F6C"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5636" w:type="dxa"/>
            <w:gridSpan w:val="3"/>
          </w:tcPr>
          <w:p w14:paraId="7BB8E631"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3F5196" w:rsidRPr="007E2934" w14:paraId="30BFCB1E" w14:textId="77777777">
        <w:tblPrEx>
          <w:tblCellMar>
            <w:left w:w="108" w:type="dxa"/>
            <w:right w:w="108" w:type="dxa"/>
          </w:tblCellMar>
        </w:tblPrEx>
        <w:trPr>
          <w:trHeight w:val="360"/>
        </w:trPr>
        <w:tc>
          <w:tcPr>
            <w:tcW w:w="5307" w:type="dxa"/>
          </w:tcPr>
          <w:p w14:paraId="3508B6DE"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5636" w:type="dxa"/>
            <w:gridSpan w:val="3"/>
          </w:tcPr>
          <w:p w14:paraId="2A5C4495"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3F5196" w:rsidRPr="007E2934" w14:paraId="23F2D79A" w14:textId="77777777">
        <w:tblPrEx>
          <w:tblCellMar>
            <w:left w:w="108" w:type="dxa"/>
            <w:right w:w="108" w:type="dxa"/>
          </w:tblCellMar>
        </w:tblPrEx>
        <w:trPr>
          <w:trHeight w:val="360"/>
        </w:trPr>
        <w:tc>
          <w:tcPr>
            <w:tcW w:w="5307" w:type="dxa"/>
          </w:tcPr>
          <w:p w14:paraId="48E00036"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5636" w:type="dxa"/>
            <w:gridSpan w:val="3"/>
          </w:tcPr>
          <w:p w14:paraId="5474E7F0"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3F5196" w:rsidRPr="007E2934" w14:paraId="56BC3934" w14:textId="77777777">
        <w:tblPrEx>
          <w:tblCellMar>
            <w:left w:w="108" w:type="dxa"/>
            <w:right w:w="108" w:type="dxa"/>
          </w:tblCellMar>
        </w:tblPrEx>
        <w:trPr>
          <w:trHeight w:val="360"/>
        </w:trPr>
        <w:tc>
          <w:tcPr>
            <w:tcW w:w="5307" w:type="dxa"/>
          </w:tcPr>
          <w:p w14:paraId="3645FAA0"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2821" w:type="dxa"/>
            <w:gridSpan w:val="2"/>
          </w:tcPr>
          <w:p w14:paraId="35AC9123"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r w:rsidR="00BF2D90">
              <w:rPr>
                <w:rFonts w:ascii="Calibri" w:hAnsi="Calibri"/>
                <w:sz w:val="14"/>
                <w:szCs w:val="14"/>
              </w:rPr>
              <w:t>:</w:t>
            </w:r>
          </w:p>
        </w:tc>
        <w:tc>
          <w:tcPr>
            <w:tcW w:w="2815" w:type="dxa"/>
          </w:tcPr>
          <w:p w14:paraId="3848AA5B"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0DEB590F" w14:textId="77777777" w:rsidR="003F5196" w:rsidRPr="002F7A16" w:rsidRDefault="003F5196" w:rsidP="0035199F">
      <w:pPr>
        <w:rPr>
          <w:rFonts w:ascii="Calibri" w:hAnsi="Calibri"/>
          <w:sz w:val="18"/>
          <w:szCs w:val="18"/>
        </w:rPr>
      </w:pPr>
    </w:p>
    <w:sectPr w:rsidR="003F5196" w:rsidRPr="002F7A16" w:rsidSect="0005738B">
      <w:headerReference w:type="even" r:id="rId21"/>
      <w:headerReference w:type="default" r:id="rId22"/>
      <w:headerReference w:type="first" r:id="rId23"/>
      <w:pgSz w:w="15840" w:h="12240" w:orient="landscape"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543D6" w14:textId="77777777" w:rsidR="00DD3D65" w:rsidRDefault="00DD3D65">
      <w:r>
        <w:separator/>
      </w:r>
    </w:p>
  </w:endnote>
  <w:endnote w:type="continuationSeparator" w:id="0">
    <w:p w14:paraId="29E0E5CF" w14:textId="77777777" w:rsidR="00DD3D65" w:rsidRDefault="00DD3D65">
      <w:r>
        <w:continuationSeparator/>
      </w:r>
    </w:p>
  </w:endnote>
  <w:endnote w:type="continuationNotice" w:id="1">
    <w:p w14:paraId="3F44E944" w14:textId="77777777" w:rsidR="00DD3D65" w:rsidRDefault="00DD3D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C1AA3" w14:textId="77777777" w:rsidR="006F6495" w:rsidRDefault="006F64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65CC" w14:textId="77777777" w:rsidR="006B69EF" w:rsidRPr="00EF13C4" w:rsidRDefault="006B69EF" w:rsidP="00BC13D5">
    <w:pPr>
      <w:pStyle w:val="Footer"/>
    </w:pPr>
    <w:r w:rsidRPr="00EF13C4">
      <w:t xml:space="preserve">Registration Number:                                                                                          Registration Date/Time:                                                                                                            HERS Provider:                       </w:t>
    </w:r>
  </w:p>
  <w:p w14:paraId="0A961263" w14:textId="08171DED" w:rsidR="006B69EF" w:rsidRPr="00EF13C4" w:rsidRDefault="006B69EF" w:rsidP="00BC13D5">
    <w:pPr>
      <w:pStyle w:val="Footer"/>
    </w:pPr>
    <w:r w:rsidRPr="00EF13C4">
      <w:t xml:space="preserve">CA Building Energy Efficiency Standards - </w:t>
    </w:r>
    <w:r>
      <w:t>2022</w:t>
    </w:r>
    <w:r w:rsidRPr="00EF13C4">
      <w:t xml:space="preserve"> </w:t>
    </w:r>
    <w:r w:rsidR="00EC76F5" w:rsidRPr="00EC76F5">
      <w:t>Low-</w:t>
    </w:r>
    <w:r w:rsidR="006F6495">
      <w:t>R</w:t>
    </w:r>
    <w:r w:rsidR="00EC76F5" w:rsidRPr="00EC76F5">
      <w:t xml:space="preserve">ise </w:t>
    </w:r>
    <w:proofErr w:type="gramStart"/>
    <w:r w:rsidR="00EC76F5" w:rsidRPr="00EC76F5">
      <w:t xml:space="preserve">Multifamily </w:t>
    </w:r>
    <w:r w:rsidRPr="00EF13C4">
      <w:t xml:space="preserve"> Compliance</w:t>
    </w:r>
    <w:proofErr w:type="gramEnd"/>
    <w:r w:rsidRPr="00EF13C4">
      <w:tab/>
    </w:r>
    <w:r w:rsidRPr="00EF13C4">
      <w:tab/>
    </w:r>
    <w:r w:rsidRPr="00EF13C4">
      <w:tab/>
    </w:r>
    <w: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7D535" w14:textId="77777777" w:rsidR="006F6495" w:rsidRDefault="006F64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1B35" w14:textId="2B5D28B4" w:rsidR="006B69EF" w:rsidRPr="00A51249" w:rsidRDefault="006B69EF" w:rsidP="00BC13D5">
    <w:pPr>
      <w:pStyle w:val="Footer"/>
    </w:pPr>
    <w:r w:rsidRPr="00EF13C4">
      <w:t xml:space="preserve">CA Building Energy Efficiency Standards - </w:t>
    </w:r>
    <w:r>
      <w:t>2022</w:t>
    </w:r>
    <w:r w:rsidRPr="00EF13C4">
      <w:t xml:space="preserve"> </w:t>
    </w:r>
    <w:r w:rsidR="00EC76F5" w:rsidRPr="00EC76F5">
      <w:t>Low-</w:t>
    </w:r>
    <w:r w:rsidR="006F6495">
      <w:t>R</w:t>
    </w:r>
    <w:r w:rsidR="00EC76F5" w:rsidRPr="00EC76F5">
      <w:t xml:space="preserve">ise Multifamily </w:t>
    </w:r>
    <w:r w:rsidRPr="00EF13C4">
      <w:t>Compliance</w:t>
    </w:r>
    <w:r w:rsidRPr="00EF13C4">
      <w:tab/>
    </w:r>
    <w:r>
      <w:tab/>
    </w:r>
    <w: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A7E6C" w14:textId="77777777" w:rsidR="00DD3D65" w:rsidRDefault="00DD3D65">
      <w:r>
        <w:separator/>
      </w:r>
    </w:p>
  </w:footnote>
  <w:footnote w:type="continuationSeparator" w:id="0">
    <w:p w14:paraId="014BF340" w14:textId="77777777" w:rsidR="00DD3D65" w:rsidRDefault="00DD3D65">
      <w:r>
        <w:continuationSeparator/>
      </w:r>
    </w:p>
  </w:footnote>
  <w:footnote w:type="continuationNotice" w:id="1">
    <w:p w14:paraId="22CDFAB2" w14:textId="77777777" w:rsidR="00DD3D65" w:rsidRDefault="00DD3D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E57D" w14:textId="77777777" w:rsidR="006B69EF" w:rsidRDefault="00607164">
    <w:pPr>
      <w:pStyle w:val="Header"/>
    </w:pPr>
    <w:r>
      <w:rPr>
        <w:noProof/>
      </w:rPr>
      <w:pict w14:anchorId="3F0E9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6"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056DD" w14:textId="77777777" w:rsidR="00A508A7" w:rsidRPr="007770C5" w:rsidRDefault="00A508A7" w:rsidP="00A508A7">
    <w:pPr>
      <w:suppressAutoHyphens/>
      <w:ind w:left="-90"/>
      <w:jc w:val="center"/>
      <w:rPr>
        <w:rFonts w:ascii="Arial" w:hAnsi="Arial" w:cs="Arial"/>
        <w:b/>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588945C5" wp14:editId="25467820">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 w:val="24"/>
        <w:szCs w:val="24"/>
      </w:rPr>
      <w:t>SPACE CONDITIONING SYSTEMS, DUCTS, AND FANS</w:t>
    </w:r>
  </w:p>
  <w:p w14:paraId="7A212F87" w14:textId="77777777" w:rsidR="00A508A7" w:rsidRPr="00B83DFE" w:rsidRDefault="00A508A7" w:rsidP="00A508A7">
    <w:pPr>
      <w:tabs>
        <w:tab w:val="center" w:pos="4320"/>
        <w:tab w:val="right" w:pos="8640"/>
      </w:tabs>
      <w:ind w:left="360"/>
      <w:jc w:val="center"/>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LMCI-MCH-01-E</w:t>
    </w:r>
  </w:p>
  <w:p w14:paraId="68089DC2" w14:textId="100F8037" w:rsidR="006B69EF" w:rsidRPr="0039287C" w:rsidRDefault="00A508A7" w:rsidP="00A508A7">
    <w:pPr>
      <w:spacing w:after="160" w:line="259" w:lineRule="auto"/>
      <w:ind w:left="360"/>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5C16" w14:textId="77777777" w:rsidR="006B69EF" w:rsidRDefault="00607164">
    <w:pPr>
      <w:pStyle w:val="Header"/>
    </w:pPr>
    <w:r>
      <w:rPr>
        <w:noProof/>
      </w:rPr>
      <w:pict w14:anchorId="2BE5F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5"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27633" w14:textId="77777777" w:rsidR="006B69EF" w:rsidRDefault="00607164">
    <w:pPr>
      <w:pStyle w:val="Header"/>
    </w:pPr>
    <w:r>
      <w:rPr>
        <w:noProof/>
      </w:rPr>
      <w:pict w14:anchorId="4A55DA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9" o:spid="_x0000_s103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6B69EF" w:rsidRPr="00F85124" w14:paraId="7FAFCDA3" w14:textId="77777777">
      <w:trPr>
        <w:cantSplit/>
        <w:trHeight w:val="288"/>
      </w:trPr>
      <w:tc>
        <w:tcPr>
          <w:tcW w:w="4016" w:type="pct"/>
          <w:gridSpan w:val="2"/>
          <w:tcBorders>
            <w:right w:val="nil"/>
          </w:tcBorders>
          <w:vAlign w:val="center"/>
        </w:tcPr>
        <w:p w14:paraId="51306FC1" w14:textId="77777777" w:rsidR="006B69EF" w:rsidRPr="00D6732C" w:rsidRDefault="006B69EF" w:rsidP="00A20629">
          <w:pPr>
            <w:pStyle w:val="Heading1"/>
            <w:rPr>
              <w:rFonts w:asciiTheme="minorHAnsi" w:hAnsiTheme="minorHAnsi"/>
              <w:b w:val="0"/>
              <w:bCs/>
              <w:sz w:val="20"/>
            </w:rPr>
          </w:pPr>
          <w:r w:rsidRPr="00D6732C">
            <w:rPr>
              <w:rFonts w:asciiTheme="minorHAnsi" w:hAnsiTheme="minorHAnsi"/>
              <w:b w:val="0"/>
              <w:bCs/>
              <w:sz w:val="20"/>
            </w:rPr>
            <w:t>CERTIFICATE OF INSTALLATION - USER INSTRUCTIONS</w:t>
          </w:r>
        </w:p>
      </w:tc>
      <w:tc>
        <w:tcPr>
          <w:tcW w:w="984" w:type="pct"/>
          <w:tcBorders>
            <w:left w:val="nil"/>
          </w:tcBorders>
          <w:tcMar>
            <w:left w:w="115" w:type="dxa"/>
            <w:right w:w="115" w:type="dxa"/>
          </w:tcMar>
          <w:vAlign w:val="center"/>
        </w:tcPr>
        <w:p w14:paraId="4A3C204C" w14:textId="5B46A68C" w:rsidR="006B69EF" w:rsidRPr="00D6732C" w:rsidRDefault="00C736B1" w:rsidP="002369FC">
          <w:pPr>
            <w:pStyle w:val="Heading1"/>
            <w:jc w:val="right"/>
            <w:rPr>
              <w:rFonts w:asciiTheme="minorHAnsi" w:hAnsiTheme="minorHAnsi"/>
              <w:b w:val="0"/>
              <w:bCs/>
              <w:sz w:val="20"/>
            </w:rPr>
          </w:pPr>
          <w:r>
            <w:rPr>
              <w:rFonts w:asciiTheme="minorHAnsi" w:hAnsiTheme="minorHAnsi"/>
              <w:b w:val="0"/>
              <w:bCs/>
              <w:sz w:val="20"/>
            </w:rPr>
            <w:t>LMCI</w:t>
          </w:r>
          <w:r w:rsidR="006B69EF" w:rsidRPr="00D6732C">
            <w:rPr>
              <w:rFonts w:asciiTheme="minorHAnsi" w:hAnsiTheme="minorHAnsi"/>
              <w:b w:val="0"/>
              <w:bCs/>
              <w:sz w:val="20"/>
            </w:rPr>
            <w:t>-MCH-01-E</w:t>
          </w:r>
        </w:p>
      </w:tc>
    </w:tr>
    <w:tr w:rsidR="006B69EF" w:rsidRPr="00F85124" w14:paraId="6B842BEE" w14:textId="77777777">
      <w:trPr>
        <w:cantSplit/>
        <w:trHeight w:val="288"/>
      </w:trPr>
      <w:tc>
        <w:tcPr>
          <w:tcW w:w="2500" w:type="pct"/>
          <w:tcBorders>
            <w:right w:val="nil"/>
          </w:tcBorders>
        </w:tcPr>
        <w:p w14:paraId="1670D1BD" w14:textId="77777777" w:rsidR="006B69EF" w:rsidRPr="00D6732C" w:rsidRDefault="006B69EF" w:rsidP="00A20629">
          <w:pPr>
            <w:tabs>
              <w:tab w:val="right" w:pos="10543"/>
            </w:tabs>
            <w:rPr>
              <w:rFonts w:asciiTheme="minorHAnsi" w:hAnsiTheme="minorHAnsi"/>
              <w:sz w:val="12"/>
              <w:szCs w:val="12"/>
            </w:rPr>
          </w:pPr>
          <w:r w:rsidRPr="00D6732C">
            <w:rPr>
              <w:rFonts w:asciiTheme="minorHAnsi" w:hAnsiTheme="minorHAnsi"/>
              <w:bCs/>
            </w:rPr>
            <w:t>Space Conditioning Systems Ducts and Fans - MCH-01</w:t>
          </w:r>
        </w:p>
      </w:tc>
      <w:tc>
        <w:tcPr>
          <w:tcW w:w="2500" w:type="pct"/>
          <w:gridSpan w:val="2"/>
          <w:tcBorders>
            <w:left w:val="nil"/>
          </w:tcBorders>
        </w:tcPr>
        <w:p w14:paraId="012B0C51" w14:textId="70C10F0F" w:rsidR="006B69EF" w:rsidRPr="00D6732C" w:rsidRDefault="006B69EF" w:rsidP="00254DD2">
          <w:pPr>
            <w:pStyle w:val="ListParagraph"/>
            <w:tabs>
              <w:tab w:val="right" w:pos="10543"/>
            </w:tabs>
            <w:ind w:left="1080"/>
            <w:jc w:val="right"/>
            <w:rPr>
              <w:rFonts w:asciiTheme="minorHAnsi" w:hAnsiTheme="minorHAnsi"/>
              <w:sz w:val="12"/>
              <w:szCs w:val="12"/>
            </w:rPr>
          </w:pPr>
          <w:r w:rsidRPr="00D6732C">
            <w:rPr>
              <w:rFonts w:asciiTheme="minorHAnsi" w:hAnsiTheme="minorHAnsi"/>
            </w:rPr>
            <w:t xml:space="preserve">(Page </w:t>
          </w:r>
          <w:r>
            <w:fldChar w:fldCharType="begin"/>
          </w:r>
          <w:r>
            <w:instrText xml:space="preserve"> PAGE   \* MERGEFORMAT </w:instrText>
          </w:r>
          <w:r>
            <w:fldChar w:fldCharType="separate"/>
          </w:r>
          <w:r>
            <w:rPr>
              <w:rFonts w:asciiTheme="minorHAnsi" w:hAnsiTheme="minorHAnsi"/>
              <w:noProof/>
            </w:rPr>
            <w:t>7</w:t>
          </w:r>
          <w:r>
            <w:rPr>
              <w:rFonts w:asciiTheme="minorHAnsi" w:hAnsiTheme="minorHAnsi"/>
              <w:noProof/>
            </w:rPr>
            <w:fldChar w:fldCharType="end"/>
          </w:r>
          <w:r w:rsidRPr="00D6732C">
            <w:rPr>
              <w:rFonts w:asciiTheme="minorHAnsi" w:hAnsiTheme="minorHAnsi"/>
            </w:rPr>
            <w:t xml:space="preserve"> of </w:t>
          </w:r>
          <w:r w:rsidR="00607164">
            <w:fldChar w:fldCharType="begin"/>
          </w:r>
          <w:r w:rsidR="00607164">
            <w:instrText xml:space="preserve"> SECTIONPAGES   \* MERGEFORMAT </w:instrText>
          </w:r>
          <w:r w:rsidR="00607164">
            <w:fldChar w:fldCharType="separate"/>
          </w:r>
          <w:r w:rsidR="00607164" w:rsidRPr="00607164">
            <w:rPr>
              <w:rFonts w:asciiTheme="minorHAnsi" w:hAnsiTheme="minorHAnsi"/>
              <w:noProof/>
            </w:rPr>
            <w:t>7</w:t>
          </w:r>
          <w:r w:rsidR="00607164">
            <w:rPr>
              <w:rFonts w:asciiTheme="minorHAnsi" w:hAnsiTheme="minorHAnsi"/>
              <w:noProof/>
            </w:rPr>
            <w:fldChar w:fldCharType="end"/>
          </w:r>
          <w:r w:rsidRPr="00D6732C">
            <w:rPr>
              <w:rFonts w:asciiTheme="minorHAnsi" w:hAnsiTheme="minorHAnsi"/>
              <w:bCs/>
            </w:rPr>
            <w:t>)</w:t>
          </w:r>
        </w:p>
      </w:tc>
    </w:tr>
  </w:tbl>
  <w:p w14:paraId="4896459E" w14:textId="77777777" w:rsidR="006B69EF" w:rsidRDefault="00607164">
    <w:pPr>
      <w:pStyle w:val="Header"/>
    </w:pPr>
    <w:r>
      <w:rPr>
        <w:rFonts w:asciiTheme="minorHAnsi" w:hAnsiTheme="minorHAnsi"/>
        <w:b/>
        <w:bCs/>
        <w:noProof/>
      </w:rPr>
      <w:pict w14:anchorId="0C9C3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0" o:spid="_x0000_s1029"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0F9FD" w14:textId="77777777" w:rsidR="006B69EF" w:rsidRDefault="00607164">
    <w:pPr>
      <w:pStyle w:val="Header"/>
    </w:pPr>
    <w:r>
      <w:rPr>
        <w:noProof/>
      </w:rPr>
      <w:pict w14:anchorId="0E389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8" o:spid="_x0000_s1028"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65414" w14:textId="77777777" w:rsidR="006B69EF" w:rsidRDefault="00607164">
    <w:pPr>
      <w:pStyle w:val="Header"/>
    </w:pPr>
    <w:r>
      <w:rPr>
        <w:noProof/>
      </w:rPr>
      <w:pict w14:anchorId="0FC38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2" o:spid="_x0000_s1027"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6B69EF" w:rsidRPr="00F85124" w14:paraId="619471F0" w14:textId="77777777">
      <w:trPr>
        <w:cantSplit/>
        <w:trHeight w:val="288"/>
      </w:trPr>
      <w:tc>
        <w:tcPr>
          <w:tcW w:w="4016" w:type="pct"/>
          <w:gridSpan w:val="2"/>
          <w:tcBorders>
            <w:right w:val="nil"/>
          </w:tcBorders>
          <w:vAlign w:val="center"/>
        </w:tcPr>
        <w:p w14:paraId="51FC2C60" w14:textId="77777777" w:rsidR="006B69EF" w:rsidRPr="00F85124" w:rsidRDefault="006B69EF"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523F4DB1" w14:textId="617925F6" w:rsidR="006B69EF" w:rsidRPr="00F85124" w:rsidRDefault="00C736B1" w:rsidP="002369FC">
          <w:pPr>
            <w:pStyle w:val="Heading1"/>
            <w:jc w:val="right"/>
            <w:rPr>
              <w:rFonts w:ascii="Calibri" w:hAnsi="Calibri"/>
              <w:b w:val="0"/>
              <w:bCs/>
              <w:sz w:val="20"/>
            </w:rPr>
          </w:pPr>
          <w:r>
            <w:rPr>
              <w:rFonts w:ascii="Calibri" w:hAnsi="Calibri"/>
              <w:b w:val="0"/>
              <w:bCs/>
              <w:sz w:val="20"/>
            </w:rPr>
            <w:t>LMCI</w:t>
          </w:r>
          <w:r w:rsidR="006B69EF">
            <w:rPr>
              <w:rFonts w:ascii="Calibri" w:hAnsi="Calibri"/>
              <w:b w:val="0"/>
              <w:bCs/>
              <w:sz w:val="20"/>
            </w:rPr>
            <w:t>-MCH-01-E</w:t>
          </w:r>
        </w:p>
      </w:tc>
    </w:tr>
    <w:tr w:rsidR="006B69EF" w:rsidRPr="00F85124" w14:paraId="100ECC6C" w14:textId="77777777">
      <w:trPr>
        <w:cantSplit/>
        <w:trHeight w:val="288"/>
      </w:trPr>
      <w:tc>
        <w:tcPr>
          <w:tcW w:w="3574" w:type="pct"/>
          <w:tcBorders>
            <w:right w:val="nil"/>
          </w:tcBorders>
        </w:tcPr>
        <w:p w14:paraId="16E400F2" w14:textId="77777777" w:rsidR="006B69EF" w:rsidRPr="00F85124" w:rsidRDefault="006B69EF"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440507F3" w14:textId="056EA9DA" w:rsidR="006B69EF" w:rsidRPr="00EE33DE" w:rsidRDefault="006B69EF" w:rsidP="0035199F">
          <w:pPr>
            <w:tabs>
              <w:tab w:val="right" w:pos="10543"/>
            </w:tabs>
            <w:jc w:val="right"/>
            <w:rPr>
              <w:rFonts w:asciiTheme="minorHAnsi" w:hAnsiTheme="minorHAnsi"/>
              <w:sz w:val="12"/>
              <w:szCs w:val="12"/>
            </w:rPr>
          </w:pPr>
          <w:r w:rsidRPr="00EE33DE">
            <w:rPr>
              <w:rFonts w:asciiTheme="minorHAnsi" w:hAnsiTheme="minorHAnsi"/>
              <w:bCs/>
            </w:rPr>
            <w:t xml:space="preserve">(Page </w:t>
          </w:r>
          <w:r w:rsidRPr="00EE33DE">
            <w:rPr>
              <w:rStyle w:val="PageNumber"/>
              <w:rFonts w:asciiTheme="minorHAnsi" w:hAnsiTheme="minorHAnsi"/>
            </w:rPr>
            <w:fldChar w:fldCharType="begin"/>
          </w:r>
          <w:r w:rsidRPr="00EE33DE">
            <w:rPr>
              <w:rStyle w:val="PageNumber"/>
              <w:rFonts w:asciiTheme="minorHAnsi" w:hAnsiTheme="minorHAnsi"/>
            </w:rPr>
            <w:instrText xml:space="preserve"> PAGE </w:instrText>
          </w:r>
          <w:r w:rsidRPr="00EE33DE">
            <w:rPr>
              <w:rStyle w:val="PageNumber"/>
              <w:rFonts w:asciiTheme="minorHAnsi" w:hAnsiTheme="minorHAnsi"/>
            </w:rPr>
            <w:fldChar w:fldCharType="separate"/>
          </w:r>
          <w:r>
            <w:rPr>
              <w:rStyle w:val="PageNumber"/>
              <w:rFonts w:asciiTheme="minorHAnsi" w:hAnsiTheme="minorHAnsi"/>
              <w:noProof/>
            </w:rPr>
            <w:t>17</w:t>
          </w:r>
          <w:r w:rsidRPr="00EE33DE">
            <w:rPr>
              <w:rStyle w:val="PageNumber"/>
              <w:rFonts w:asciiTheme="minorHAnsi" w:hAnsiTheme="minorHAnsi"/>
            </w:rPr>
            <w:fldChar w:fldCharType="end"/>
          </w:r>
          <w:r w:rsidRPr="00EE33DE">
            <w:rPr>
              <w:rFonts w:asciiTheme="minorHAnsi" w:hAnsiTheme="minorHAnsi"/>
              <w:bCs/>
            </w:rPr>
            <w:t xml:space="preserve"> of </w:t>
          </w:r>
          <w:r w:rsidR="00607164">
            <w:fldChar w:fldCharType="begin"/>
          </w:r>
          <w:r w:rsidR="00607164">
            <w:instrText xml:space="preserve"> SECTIONPAGES   \* MERGEFORMAT </w:instrText>
          </w:r>
          <w:r w:rsidR="00607164">
            <w:fldChar w:fldCharType="separate"/>
          </w:r>
          <w:r w:rsidR="00607164" w:rsidRPr="00607164">
            <w:rPr>
              <w:rFonts w:asciiTheme="minorHAnsi" w:hAnsiTheme="minorHAnsi"/>
              <w:bCs/>
              <w:noProof/>
            </w:rPr>
            <w:t>15</w:t>
          </w:r>
          <w:r w:rsidR="00607164">
            <w:rPr>
              <w:rFonts w:asciiTheme="minorHAnsi" w:hAnsiTheme="minorHAnsi"/>
              <w:bCs/>
              <w:noProof/>
            </w:rPr>
            <w:fldChar w:fldCharType="end"/>
          </w:r>
          <w:r w:rsidRPr="00EE33DE">
            <w:rPr>
              <w:rFonts w:asciiTheme="minorHAnsi" w:hAnsiTheme="minorHAnsi"/>
              <w:bCs/>
            </w:rPr>
            <w:t>)</w:t>
          </w:r>
        </w:p>
      </w:tc>
    </w:tr>
  </w:tbl>
  <w:p w14:paraId="22C5083A" w14:textId="77777777" w:rsidR="006B69EF" w:rsidRDefault="00607164">
    <w:pPr>
      <w:pStyle w:val="Header"/>
    </w:pPr>
    <w:r>
      <w:rPr>
        <w:rFonts w:ascii="Calibri" w:hAnsi="Calibri"/>
        <w:b/>
        <w:bCs/>
        <w:noProof/>
      </w:rPr>
      <w:pict w14:anchorId="3EC8C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3" o:spid="_x0000_s1026"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56FE3" w14:textId="77777777" w:rsidR="006B69EF" w:rsidRDefault="00607164">
    <w:pPr>
      <w:pStyle w:val="Header"/>
    </w:pPr>
    <w:r>
      <w:rPr>
        <w:noProof/>
      </w:rPr>
      <w:pict w14:anchorId="71183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1" o:spid="_x0000_s1025"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4393C1F"/>
    <w:multiLevelType w:val="hybridMultilevel"/>
    <w:tmpl w:val="3CEA62D0"/>
    <w:lvl w:ilvl="0" w:tplc="0409000F">
      <w:start w:val="1"/>
      <w:numFmt w:val="decimal"/>
      <w:lvlText w:val="%1."/>
      <w:lvlJc w:val="left"/>
      <w:pPr>
        <w:ind w:left="720" w:hanging="720"/>
      </w:pPr>
      <w:rPr>
        <w:rFonts w:hint="default"/>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0E261B2"/>
    <w:multiLevelType w:val="hybridMultilevel"/>
    <w:tmpl w:val="96BE9F3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FF2F0A"/>
    <w:multiLevelType w:val="hybridMultilevel"/>
    <w:tmpl w:val="A0CC41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6B6BAB"/>
    <w:multiLevelType w:val="hybridMultilevel"/>
    <w:tmpl w:val="09985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DB260C"/>
    <w:multiLevelType w:val="hybridMultilevel"/>
    <w:tmpl w:val="85D6F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7358B6"/>
    <w:multiLevelType w:val="hybridMultilevel"/>
    <w:tmpl w:val="F8FEE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6D03FC9"/>
    <w:multiLevelType w:val="hybridMultilevel"/>
    <w:tmpl w:val="1BE47C36"/>
    <w:lvl w:ilvl="0" w:tplc="B4D0348A">
      <w:start w:val="1"/>
      <w:numFmt w:val="decimal"/>
      <w:lvlText w:val="%1"/>
      <w:lvlJc w:val="left"/>
      <w:pPr>
        <w:ind w:left="720" w:hanging="72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7AD4FAA"/>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C34EF9"/>
    <w:multiLevelType w:val="hybridMultilevel"/>
    <w:tmpl w:val="D2D4A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F46B38"/>
    <w:multiLevelType w:val="hybridMultilevel"/>
    <w:tmpl w:val="844CCBB2"/>
    <w:lvl w:ilvl="0" w:tplc="0200220E">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074264"/>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46444"/>
    <w:multiLevelType w:val="hybridMultilevel"/>
    <w:tmpl w:val="F9524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183449"/>
    <w:multiLevelType w:val="hybridMultilevel"/>
    <w:tmpl w:val="91D2C4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8786B"/>
    <w:multiLevelType w:val="hybridMultilevel"/>
    <w:tmpl w:val="C1021B08"/>
    <w:lvl w:ilvl="0" w:tplc="815AC106">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3D7839"/>
    <w:multiLevelType w:val="hybridMultilevel"/>
    <w:tmpl w:val="8B0CA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23" w15:restartNumberingAfterBreak="0">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62514B"/>
    <w:multiLevelType w:val="hybridMultilevel"/>
    <w:tmpl w:val="C84EE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1D4B10"/>
    <w:multiLevelType w:val="multilevel"/>
    <w:tmpl w:val="EEACE7F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343E31"/>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1711C40"/>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5A738C6"/>
    <w:multiLevelType w:val="hybridMultilevel"/>
    <w:tmpl w:val="6A828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1A75EE"/>
    <w:multiLevelType w:val="hybridMultilevel"/>
    <w:tmpl w:val="E468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1AA7970"/>
    <w:multiLevelType w:val="hybridMultilevel"/>
    <w:tmpl w:val="36FCA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3FB51FF"/>
    <w:multiLevelType w:val="hybridMultilevel"/>
    <w:tmpl w:val="1F5A2972"/>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649E4C7B"/>
    <w:multiLevelType w:val="hybridMultilevel"/>
    <w:tmpl w:val="0A32777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5FA644B"/>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5E6A3A"/>
    <w:multiLevelType w:val="hybridMultilevel"/>
    <w:tmpl w:val="6BF02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925766C"/>
    <w:multiLevelType w:val="hybridMultilevel"/>
    <w:tmpl w:val="C6D0C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51E3F7A"/>
    <w:multiLevelType w:val="hybridMultilevel"/>
    <w:tmpl w:val="36DE6B4C"/>
    <w:lvl w:ilvl="0" w:tplc="DF1CF6B8">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A8A6557"/>
    <w:multiLevelType w:val="hybridMultilevel"/>
    <w:tmpl w:val="A5542CB4"/>
    <w:lvl w:ilvl="0" w:tplc="412480F0">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BEC6807"/>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8254A9"/>
    <w:multiLevelType w:val="hybridMultilevel"/>
    <w:tmpl w:val="4FD61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3366869">
    <w:abstractNumId w:val="1"/>
  </w:num>
  <w:num w:numId="2" w16cid:durableId="1148470809">
    <w:abstractNumId w:val="0"/>
  </w:num>
  <w:num w:numId="3" w16cid:durableId="12943">
    <w:abstractNumId w:val="10"/>
  </w:num>
  <w:num w:numId="4" w16cid:durableId="1734502670">
    <w:abstractNumId w:val="14"/>
  </w:num>
  <w:num w:numId="5" w16cid:durableId="219440792">
    <w:abstractNumId w:val="12"/>
  </w:num>
  <w:num w:numId="6" w16cid:durableId="205726308">
    <w:abstractNumId w:val="18"/>
  </w:num>
  <w:num w:numId="7" w16cid:durableId="206308371">
    <w:abstractNumId w:val="41"/>
  </w:num>
  <w:num w:numId="8" w16cid:durableId="1915622153">
    <w:abstractNumId w:val="20"/>
  </w:num>
  <w:num w:numId="9" w16cid:durableId="740445862">
    <w:abstractNumId w:val="27"/>
  </w:num>
  <w:num w:numId="10" w16cid:durableId="2113888550">
    <w:abstractNumId w:val="31"/>
  </w:num>
  <w:num w:numId="11" w16cid:durableId="1609269071">
    <w:abstractNumId w:val="17"/>
  </w:num>
  <w:num w:numId="12" w16cid:durableId="1743722935">
    <w:abstractNumId w:val="19"/>
  </w:num>
  <w:num w:numId="13" w16cid:durableId="665477545">
    <w:abstractNumId w:val="4"/>
  </w:num>
  <w:num w:numId="14" w16cid:durableId="618803655">
    <w:abstractNumId w:val="23"/>
  </w:num>
  <w:num w:numId="15" w16cid:durableId="732971734">
    <w:abstractNumId w:val="29"/>
  </w:num>
  <w:num w:numId="16" w16cid:durableId="703017798">
    <w:abstractNumId w:val="9"/>
  </w:num>
  <w:num w:numId="17" w16cid:durableId="1757901876">
    <w:abstractNumId w:val="7"/>
  </w:num>
  <w:num w:numId="18" w16cid:durableId="2122453530">
    <w:abstractNumId w:val="43"/>
  </w:num>
  <w:num w:numId="19" w16cid:durableId="2067680409">
    <w:abstractNumId w:val="33"/>
  </w:num>
  <w:num w:numId="20" w16cid:durableId="745372983">
    <w:abstractNumId w:val="32"/>
  </w:num>
  <w:num w:numId="21" w16cid:durableId="551038700">
    <w:abstractNumId w:val="39"/>
  </w:num>
  <w:num w:numId="22" w16cid:durableId="2070688377">
    <w:abstractNumId w:val="24"/>
  </w:num>
  <w:num w:numId="23" w16cid:durableId="1107041480">
    <w:abstractNumId w:val="5"/>
  </w:num>
  <w:num w:numId="24" w16cid:durableId="1892500432">
    <w:abstractNumId w:val="16"/>
  </w:num>
  <w:num w:numId="25" w16cid:durableId="1992714726">
    <w:abstractNumId w:val="37"/>
  </w:num>
  <w:num w:numId="26" w16cid:durableId="1159535670">
    <w:abstractNumId w:val="8"/>
  </w:num>
  <w:num w:numId="27" w16cid:durableId="1831754004">
    <w:abstractNumId w:val="13"/>
  </w:num>
  <w:num w:numId="28" w16cid:durableId="708720735">
    <w:abstractNumId w:val="44"/>
  </w:num>
  <w:num w:numId="29" w16cid:durableId="1284926467">
    <w:abstractNumId w:val="35"/>
  </w:num>
  <w:num w:numId="30" w16cid:durableId="1678967598">
    <w:abstractNumId w:val="11"/>
  </w:num>
  <w:num w:numId="31" w16cid:durableId="387799944">
    <w:abstractNumId w:val="28"/>
  </w:num>
  <w:num w:numId="32" w16cid:durableId="1516264133">
    <w:abstractNumId w:val="3"/>
  </w:num>
  <w:num w:numId="33" w16cid:durableId="1829709045">
    <w:abstractNumId w:val="38"/>
  </w:num>
  <w:num w:numId="34" w16cid:durableId="1059595361">
    <w:abstractNumId w:val="36"/>
  </w:num>
  <w:num w:numId="35" w16cid:durableId="220213678">
    <w:abstractNumId w:val="22"/>
  </w:num>
  <w:num w:numId="36" w16cid:durableId="1717504393">
    <w:abstractNumId w:val="21"/>
  </w:num>
  <w:num w:numId="37" w16cid:durableId="250966816">
    <w:abstractNumId w:val="40"/>
  </w:num>
  <w:num w:numId="38" w16cid:durableId="865483800">
    <w:abstractNumId w:val="30"/>
  </w:num>
  <w:num w:numId="39" w16cid:durableId="1496413716">
    <w:abstractNumId w:val="12"/>
  </w:num>
  <w:num w:numId="40" w16cid:durableId="1270309205">
    <w:abstractNumId w:val="26"/>
  </w:num>
  <w:num w:numId="41" w16cid:durableId="540244834">
    <w:abstractNumId w:val="15"/>
  </w:num>
  <w:num w:numId="42" w16cid:durableId="577901969">
    <w:abstractNumId w:val="25"/>
  </w:num>
  <w:num w:numId="43" w16cid:durableId="1775973686">
    <w:abstractNumId w:val="6"/>
  </w:num>
  <w:num w:numId="44" w16cid:durableId="1979529877">
    <w:abstractNumId w:val="42"/>
  </w:num>
  <w:num w:numId="45" w16cid:durableId="760418598">
    <w:abstractNumId w:val="2"/>
  </w:num>
  <w:num w:numId="46" w16cid:durableId="1854152485">
    <w:abstractNumId w:val="34"/>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2F"/>
    <w:rsid w:val="000009A7"/>
    <w:rsid w:val="000016CE"/>
    <w:rsid w:val="00003076"/>
    <w:rsid w:val="000031F8"/>
    <w:rsid w:val="000036FF"/>
    <w:rsid w:val="00007151"/>
    <w:rsid w:val="00007A64"/>
    <w:rsid w:val="00010658"/>
    <w:rsid w:val="0001083A"/>
    <w:rsid w:val="00010F64"/>
    <w:rsid w:val="000126D5"/>
    <w:rsid w:val="00013B2A"/>
    <w:rsid w:val="00015CD5"/>
    <w:rsid w:val="000161AF"/>
    <w:rsid w:val="00016E95"/>
    <w:rsid w:val="000215FE"/>
    <w:rsid w:val="00021E6F"/>
    <w:rsid w:val="000222EC"/>
    <w:rsid w:val="000226B9"/>
    <w:rsid w:val="00026750"/>
    <w:rsid w:val="000277B8"/>
    <w:rsid w:val="00031066"/>
    <w:rsid w:val="00031A18"/>
    <w:rsid w:val="000346D1"/>
    <w:rsid w:val="00034F4B"/>
    <w:rsid w:val="00035A79"/>
    <w:rsid w:val="0003670F"/>
    <w:rsid w:val="00037926"/>
    <w:rsid w:val="000400FE"/>
    <w:rsid w:val="000417B3"/>
    <w:rsid w:val="00042508"/>
    <w:rsid w:val="00043181"/>
    <w:rsid w:val="000445D7"/>
    <w:rsid w:val="00045C77"/>
    <w:rsid w:val="00046EB6"/>
    <w:rsid w:val="000470D7"/>
    <w:rsid w:val="000471F6"/>
    <w:rsid w:val="00047B1F"/>
    <w:rsid w:val="000519FE"/>
    <w:rsid w:val="00051E0B"/>
    <w:rsid w:val="00051F14"/>
    <w:rsid w:val="00052CFC"/>
    <w:rsid w:val="00053A0E"/>
    <w:rsid w:val="0005738B"/>
    <w:rsid w:val="0006016B"/>
    <w:rsid w:val="000607E6"/>
    <w:rsid w:val="00060ACD"/>
    <w:rsid w:val="00060F7D"/>
    <w:rsid w:val="000610E8"/>
    <w:rsid w:val="00061E11"/>
    <w:rsid w:val="00062BCA"/>
    <w:rsid w:val="00062CDE"/>
    <w:rsid w:val="000631C6"/>
    <w:rsid w:val="000631C9"/>
    <w:rsid w:val="000634FF"/>
    <w:rsid w:val="000644B7"/>
    <w:rsid w:val="0006451C"/>
    <w:rsid w:val="000647DF"/>
    <w:rsid w:val="00065910"/>
    <w:rsid w:val="0007146B"/>
    <w:rsid w:val="00071ACF"/>
    <w:rsid w:val="00072013"/>
    <w:rsid w:val="0007247B"/>
    <w:rsid w:val="000755A8"/>
    <w:rsid w:val="000757BC"/>
    <w:rsid w:val="0007590A"/>
    <w:rsid w:val="00076F08"/>
    <w:rsid w:val="00077EC1"/>
    <w:rsid w:val="000802EA"/>
    <w:rsid w:val="000803F5"/>
    <w:rsid w:val="00080506"/>
    <w:rsid w:val="00080A37"/>
    <w:rsid w:val="00080EEE"/>
    <w:rsid w:val="0008294C"/>
    <w:rsid w:val="00084AA9"/>
    <w:rsid w:val="000861F1"/>
    <w:rsid w:val="000863ED"/>
    <w:rsid w:val="000871F7"/>
    <w:rsid w:val="00091139"/>
    <w:rsid w:val="0009186D"/>
    <w:rsid w:val="00091D81"/>
    <w:rsid w:val="00092B99"/>
    <w:rsid w:val="0009391D"/>
    <w:rsid w:val="00093DBB"/>
    <w:rsid w:val="00094EF2"/>
    <w:rsid w:val="00095361"/>
    <w:rsid w:val="0009607C"/>
    <w:rsid w:val="000964E2"/>
    <w:rsid w:val="000A0D0A"/>
    <w:rsid w:val="000A0D18"/>
    <w:rsid w:val="000A105B"/>
    <w:rsid w:val="000A1BED"/>
    <w:rsid w:val="000A1F02"/>
    <w:rsid w:val="000A23E5"/>
    <w:rsid w:val="000A35C7"/>
    <w:rsid w:val="000A4A99"/>
    <w:rsid w:val="000A51C8"/>
    <w:rsid w:val="000A6113"/>
    <w:rsid w:val="000A7657"/>
    <w:rsid w:val="000B0804"/>
    <w:rsid w:val="000B101B"/>
    <w:rsid w:val="000B1D07"/>
    <w:rsid w:val="000B2D12"/>
    <w:rsid w:val="000B3CAF"/>
    <w:rsid w:val="000B3D60"/>
    <w:rsid w:val="000B4491"/>
    <w:rsid w:val="000B7F1D"/>
    <w:rsid w:val="000C00FC"/>
    <w:rsid w:val="000C1A4A"/>
    <w:rsid w:val="000C2427"/>
    <w:rsid w:val="000C2BB4"/>
    <w:rsid w:val="000C2F8B"/>
    <w:rsid w:val="000C4B79"/>
    <w:rsid w:val="000C4C97"/>
    <w:rsid w:val="000C6426"/>
    <w:rsid w:val="000C6B8F"/>
    <w:rsid w:val="000C7320"/>
    <w:rsid w:val="000D07EA"/>
    <w:rsid w:val="000D25DB"/>
    <w:rsid w:val="000D45A1"/>
    <w:rsid w:val="000D45E6"/>
    <w:rsid w:val="000D508A"/>
    <w:rsid w:val="000D5794"/>
    <w:rsid w:val="000D6702"/>
    <w:rsid w:val="000D6F0D"/>
    <w:rsid w:val="000D78D5"/>
    <w:rsid w:val="000D7C25"/>
    <w:rsid w:val="000D7DA8"/>
    <w:rsid w:val="000D7E3D"/>
    <w:rsid w:val="000E0BE1"/>
    <w:rsid w:val="000E0EDD"/>
    <w:rsid w:val="000E244F"/>
    <w:rsid w:val="000E3766"/>
    <w:rsid w:val="000E53E9"/>
    <w:rsid w:val="000E59FB"/>
    <w:rsid w:val="000E6B78"/>
    <w:rsid w:val="000E6CB8"/>
    <w:rsid w:val="000E7297"/>
    <w:rsid w:val="000E7ABD"/>
    <w:rsid w:val="000F070F"/>
    <w:rsid w:val="000F0BA7"/>
    <w:rsid w:val="000F1E4A"/>
    <w:rsid w:val="000F202C"/>
    <w:rsid w:val="000F2A61"/>
    <w:rsid w:val="000F413D"/>
    <w:rsid w:val="000F67E7"/>
    <w:rsid w:val="000F754C"/>
    <w:rsid w:val="00101201"/>
    <w:rsid w:val="0010166D"/>
    <w:rsid w:val="001030C1"/>
    <w:rsid w:val="001037C7"/>
    <w:rsid w:val="00104232"/>
    <w:rsid w:val="00104F99"/>
    <w:rsid w:val="00105FF8"/>
    <w:rsid w:val="00111AFD"/>
    <w:rsid w:val="00112545"/>
    <w:rsid w:val="001128B2"/>
    <w:rsid w:val="001131A2"/>
    <w:rsid w:val="001136CA"/>
    <w:rsid w:val="00116421"/>
    <w:rsid w:val="00121927"/>
    <w:rsid w:val="00122999"/>
    <w:rsid w:val="00122A49"/>
    <w:rsid w:val="00125592"/>
    <w:rsid w:val="00126B71"/>
    <w:rsid w:val="00126F26"/>
    <w:rsid w:val="00130210"/>
    <w:rsid w:val="001305CE"/>
    <w:rsid w:val="001306F6"/>
    <w:rsid w:val="001315EE"/>
    <w:rsid w:val="001325A2"/>
    <w:rsid w:val="00133D47"/>
    <w:rsid w:val="001345D1"/>
    <w:rsid w:val="00135763"/>
    <w:rsid w:val="00136E88"/>
    <w:rsid w:val="00137AA4"/>
    <w:rsid w:val="001403C2"/>
    <w:rsid w:val="00142FD3"/>
    <w:rsid w:val="00143C83"/>
    <w:rsid w:val="00145641"/>
    <w:rsid w:val="00147EFB"/>
    <w:rsid w:val="00147F4A"/>
    <w:rsid w:val="001524F0"/>
    <w:rsid w:val="001552ED"/>
    <w:rsid w:val="00155ACD"/>
    <w:rsid w:val="001568F5"/>
    <w:rsid w:val="0015696C"/>
    <w:rsid w:val="00156F7A"/>
    <w:rsid w:val="001577AB"/>
    <w:rsid w:val="001600C0"/>
    <w:rsid w:val="001600E7"/>
    <w:rsid w:val="001615D7"/>
    <w:rsid w:val="00162081"/>
    <w:rsid w:val="00162930"/>
    <w:rsid w:val="0016481A"/>
    <w:rsid w:val="0017124B"/>
    <w:rsid w:val="00171597"/>
    <w:rsid w:val="00171CEB"/>
    <w:rsid w:val="00172EAD"/>
    <w:rsid w:val="0017334A"/>
    <w:rsid w:val="00173712"/>
    <w:rsid w:val="001739FA"/>
    <w:rsid w:val="00174BD1"/>
    <w:rsid w:val="0017592C"/>
    <w:rsid w:val="00175D42"/>
    <w:rsid w:val="00176884"/>
    <w:rsid w:val="00176ED3"/>
    <w:rsid w:val="00180B6D"/>
    <w:rsid w:val="00181190"/>
    <w:rsid w:val="00181308"/>
    <w:rsid w:val="001819FF"/>
    <w:rsid w:val="00181B09"/>
    <w:rsid w:val="00181EA5"/>
    <w:rsid w:val="00183F2F"/>
    <w:rsid w:val="00184533"/>
    <w:rsid w:val="00185100"/>
    <w:rsid w:val="00186CCE"/>
    <w:rsid w:val="001919B3"/>
    <w:rsid w:val="00192959"/>
    <w:rsid w:val="00193917"/>
    <w:rsid w:val="0019543B"/>
    <w:rsid w:val="0019624F"/>
    <w:rsid w:val="00197ED6"/>
    <w:rsid w:val="001A01D7"/>
    <w:rsid w:val="001A3693"/>
    <w:rsid w:val="001A4267"/>
    <w:rsid w:val="001A4C3F"/>
    <w:rsid w:val="001A5583"/>
    <w:rsid w:val="001A5724"/>
    <w:rsid w:val="001A7412"/>
    <w:rsid w:val="001B1EDC"/>
    <w:rsid w:val="001B4C6B"/>
    <w:rsid w:val="001B5BA4"/>
    <w:rsid w:val="001C0ED6"/>
    <w:rsid w:val="001C3158"/>
    <w:rsid w:val="001C3EEA"/>
    <w:rsid w:val="001C44F0"/>
    <w:rsid w:val="001C5487"/>
    <w:rsid w:val="001C54DA"/>
    <w:rsid w:val="001C5A05"/>
    <w:rsid w:val="001C6AE4"/>
    <w:rsid w:val="001C7D94"/>
    <w:rsid w:val="001D01D2"/>
    <w:rsid w:val="001D1BDD"/>
    <w:rsid w:val="001D2654"/>
    <w:rsid w:val="001D5279"/>
    <w:rsid w:val="001D6A38"/>
    <w:rsid w:val="001D71E4"/>
    <w:rsid w:val="001D726A"/>
    <w:rsid w:val="001D7E33"/>
    <w:rsid w:val="001E22BC"/>
    <w:rsid w:val="001E3C52"/>
    <w:rsid w:val="001E47B4"/>
    <w:rsid w:val="001E4990"/>
    <w:rsid w:val="001E5269"/>
    <w:rsid w:val="001F0833"/>
    <w:rsid w:val="001F0E8D"/>
    <w:rsid w:val="001F14FC"/>
    <w:rsid w:val="001F1586"/>
    <w:rsid w:val="001F20EE"/>
    <w:rsid w:val="001F299E"/>
    <w:rsid w:val="001F5077"/>
    <w:rsid w:val="001F64CF"/>
    <w:rsid w:val="001F6EDB"/>
    <w:rsid w:val="00200835"/>
    <w:rsid w:val="00200E53"/>
    <w:rsid w:val="0020134B"/>
    <w:rsid w:val="00202608"/>
    <w:rsid w:val="00203003"/>
    <w:rsid w:val="00206039"/>
    <w:rsid w:val="002065CB"/>
    <w:rsid w:val="00206AD2"/>
    <w:rsid w:val="002105BE"/>
    <w:rsid w:val="00213E8E"/>
    <w:rsid w:val="00214A4A"/>
    <w:rsid w:val="002151EA"/>
    <w:rsid w:val="00216AA6"/>
    <w:rsid w:val="00216C55"/>
    <w:rsid w:val="00216D03"/>
    <w:rsid w:val="00217C9E"/>
    <w:rsid w:val="00222F6D"/>
    <w:rsid w:val="002241A5"/>
    <w:rsid w:val="00230CA5"/>
    <w:rsid w:val="00230D38"/>
    <w:rsid w:val="00231393"/>
    <w:rsid w:val="00231B69"/>
    <w:rsid w:val="00231D3F"/>
    <w:rsid w:val="00233D09"/>
    <w:rsid w:val="00235124"/>
    <w:rsid w:val="002354BB"/>
    <w:rsid w:val="0023612B"/>
    <w:rsid w:val="0023666B"/>
    <w:rsid w:val="002369FC"/>
    <w:rsid w:val="00236FD2"/>
    <w:rsid w:val="002370BE"/>
    <w:rsid w:val="00237172"/>
    <w:rsid w:val="00237A36"/>
    <w:rsid w:val="00237AE4"/>
    <w:rsid w:val="00237F52"/>
    <w:rsid w:val="002407A6"/>
    <w:rsid w:val="002420D2"/>
    <w:rsid w:val="0024219E"/>
    <w:rsid w:val="00243047"/>
    <w:rsid w:val="0024332B"/>
    <w:rsid w:val="00244164"/>
    <w:rsid w:val="00244578"/>
    <w:rsid w:val="0024504F"/>
    <w:rsid w:val="00245A1B"/>
    <w:rsid w:val="00245AF0"/>
    <w:rsid w:val="00247765"/>
    <w:rsid w:val="00247B2A"/>
    <w:rsid w:val="00251B09"/>
    <w:rsid w:val="0025271D"/>
    <w:rsid w:val="00252FCD"/>
    <w:rsid w:val="002532A8"/>
    <w:rsid w:val="00254DD2"/>
    <w:rsid w:val="002553A5"/>
    <w:rsid w:val="0025547C"/>
    <w:rsid w:val="002562A4"/>
    <w:rsid w:val="00257FE5"/>
    <w:rsid w:val="002615BC"/>
    <w:rsid w:val="00262454"/>
    <w:rsid w:val="00262721"/>
    <w:rsid w:val="002641C7"/>
    <w:rsid w:val="002643C4"/>
    <w:rsid w:val="00267F14"/>
    <w:rsid w:val="00270181"/>
    <w:rsid w:val="00270657"/>
    <w:rsid w:val="002710BB"/>
    <w:rsid w:val="002719D2"/>
    <w:rsid w:val="00271E1D"/>
    <w:rsid w:val="00274618"/>
    <w:rsid w:val="002756B9"/>
    <w:rsid w:val="00275DB7"/>
    <w:rsid w:val="00277212"/>
    <w:rsid w:val="00281866"/>
    <w:rsid w:val="00281C08"/>
    <w:rsid w:val="00281F61"/>
    <w:rsid w:val="002841F2"/>
    <w:rsid w:val="0028466E"/>
    <w:rsid w:val="00284AFC"/>
    <w:rsid w:val="00284C8F"/>
    <w:rsid w:val="0028534D"/>
    <w:rsid w:val="00285A7C"/>
    <w:rsid w:val="00285BA3"/>
    <w:rsid w:val="0028649B"/>
    <w:rsid w:val="00287573"/>
    <w:rsid w:val="00287FBE"/>
    <w:rsid w:val="002905D8"/>
    <w:rsid w:val="0029073D"/>
    <w:rsid w:val="00290D06"/>
    <w:rsid w:val="00291F72"/>
    <w:rsid w:val="00292231"/>
    <w:rsid w:val="002927B9"/>
    <w:rsid w:val="00293C12"/>
    <w:rsid w:val="002945CD"/>
    <w:rsid w:val="00295ED5"/>
    <w:rsid w:val="0029653A"/>
    <w:rsid w:val="0029776A"/>
    <w:rsid w:val="00297DAD"/>
    <w:rsid w:val="002A018B"/>
    <w:rsid w:val="002A0DF4"/>
    <w:rsid w:val="002A1004"/>
    <w:rsid w:val="002A1812"/>
    <w:rsid w:val="002A18B8"/>
    <w:rsid w:val="002A199B"/>
    <w:rsid w:val="002A3F41"/>
    <w:rsid w:val="002A644A"/>
    <w:rsid w:val="002A6A1F"/>
    <w:rsid w:val="002B15D2"/>
    <w:rsid w:val="002B2393"/>
    <w:rsid w:val="002B2642"/>
    <w:rsid w:val="002B4F6F"/>
    <w:rsid w:val="002B566B"/>
    <w:rsid w:val="002B5CEC"/>
    <w:rsid w:val="002B5F2F"/>
    <w:rsid w:val="002B6686"/>
    <w:rsid w:val="002C107D"/>
    <w:rsid w:val="002C131A"/>
    <w:rsid w:val="002C1EAE"/>
    <w:rsid w:val="002C32C8"/>
    <w:rsid w:val="002C3C8B"/>
    <w:rsid w:val="002C586B"/>
    <w:rsid w:val="002C7EFD"/>
    <w:rsid w:val="002D00A6"/>
    <w:rsid w:val="002D06AE"/>
    <w:rsid w:val="002D1475"/>
    <w:rsid w:val="002D2E8F"/>
    <w:rsid w:val="002D3B3F"/>
    <w:rsid w:val="002D3BA6"/>
    <w:rsid w:val="002D61F8"/>
    <w:rsid w:val="002D6333"/>
    <w:rsid w:val="002D648A"/>
    <w:rsid w:val="002D680A"/>
    <w:rsid w:val="002D684F"/>
    <w:rsid w:val="002D7DB8"/>
    <w:rsid w:val="002E07DC"/>
    <w:rsid w:val="002E0818"/>
    <w:rsid w:val="002E0D07"/>
    <w:rsid w:val="002E233B"/>
    <w:rsid w:val="002E2C6E"/>
    <w:rsid w:val="002E32F9"/>
    <w:rsid w:val="002E3676"/>
    <w:rsid w:val="002E3B51"/>
    <w:rsid w:val="002E3B86"/>
    <w:rsid w:val="002E3D4D"/>
    <w:rsid w:val="002E42FC"/>
    <w:rsid w:val="002E5159"/>
    <w:rsid w:val="002E62BB"/>
    <w:rsid w:val="002E7941"/>
    <w:rsid w:val="002F0194"/>
    <w:rsid w:val="002F07ED"/>
    <w:rsid w:val="002F0913"/>
    <w:rsid w:val="002F27B3"/>
    <w:rsid w:val="002F2CCF"/>
    <w:rsid w:val="002F40A7"/>
    <w:rsid w:val="002F5AD8"/>
    <w:rsid w:val="002F6775"/>
    <w:rsid w:val="002F6794"/>
    <w:rsid w:val="002F6DFF"/>
    <w:rsid w:val="002F7021"/>
    <w:rsid w:val="002F7A16"/>
    <w:rsid w:val="00300224"/>
    <w:rsid w:val="00301DCF"/>
    <w:rsid w:val="00303FFC"/>
    <w:rsid w:val="003051D0"/>
    <w:rsid w:val="00306026"/>
    <w:rsid w:val="00306762"/>
    <w:rsid w:val="003116E9"/>
    <w:rsid w:val="00312884"/>
    <w:rsid w:val="00313D5A"/>
    <w:rsid w:val="003142A6"/>
    <w:rsid w:val="00314D52"/>
    <w:rsid w:val="00314EC3"/>
    <w:rsid w:val="00317EDB"/>
    <w:rsid w:val="0032018D"/>
    <w:rsid w:val="00320374"/>
    <w:rsid w:val="0032048E"/>
    <w:rsid w:val="00320EE3"/>
    <w:rsid w:val="00320F01"/>
    <w:rsid w:val="00320F51"/>
    <w:rsid w:val="0032194D"/>
    <w:rsid w:val="003247CA"/>
    <w:rsid w:val="00324FDC"/>
    <w:rsid w:val="003256B1"/>
    <w:rsid w:val="00325DEA"/>
    <w:rsid w:val="00326360"/>
    <w:rsid w:val="00326BF7"/>
    <w:rsid w:val="00330A70"/>
    <w:rsid w:val="00330F80"/>
    <w:rsid w:val="0033113E"/>
    <w:rsid w:val="003322A6"/>
    <w:rsid w:val="003328EB"/>
    <w:rsid w:val="00332F98"/>
    <w:rsid w:val="00335022"/>
    <w:rsid w:val="00335643"/>
    <w:rsid w:val="00336ED7"/>
    <w:rsid w:val="00337397"/>
    <w:rsid w:val="00337A80"/>
    <w:rsid w:val="00340CE9"/>
    <w:rsid w:val="003427C0"/>
    <w:rsid w:val="00345A89"/>
    <w:rsid w:val="003465F6"/>
    <w:rsid w:val="003500C8"/>
    <w:rsid w:val="00350A8C"/>
    <w:rsid w:val="003512C2"/>
    <w:rsid w:val="0035199F"/>
    <w:rsid w:val="00352765"/>
    <w:rsid w:val="00352B76"/>
    <w:rsid w:val="00353C3B"/>
    <w:rsid w:val="00353CE1"/>
    <w:rsid w:val="00353F90"/>
    <w:rsid w:val="00355C08"/>
    <w:rsid w:val="0035603C"/>
    <w:rsid w:val="00357343"/>
    <w:rsid w:val="00360BC0"/>
    <w:rsid w:val="00360D6F"/>
    <w:rsid w:val="00362F1D"/>
    <w:rsid w:val="00363A97"/>
    <w:rsid w:val="00364142"/>
    <w:rsid w:val="003649EC"/>
    <w:rsid w:val="00365441"/>
    <w:rsid w:val="00365FA2"/>
    <w:rsid w:val="00370666"/>
    <w:rsid w:val="00371157"/>
    <w:rsid w:val="003722E9"/>
    <w:rsid w:val="00372700"/>
    <w:rsid w:val="0037382B"/>
    <w:rsid w:val="00374AED"/>
    <w:rsid w:val="00376E66"/>
    <w:rsid w:val="00376EAA"/>
    <w:rsid w:val="00377126"/>
    <w:rsid w:val="00380474"/>
    <w:rsid w:val="00380970"/>
    <w:rsid w:val="003809C0"/>
    <w:rsid w:val="00384A3B"/>
    <w:rsid w:val="00384DCB"/>
    <w:rsid w:val="003850E9"/>
    <w:rsid w:val="00386209"/>
    <w:rsid w:val="0038684E"/>
    <w:rsid w:val="00387880"/>
    <w:rsid w:val="003903AB"/>
    <w:rsid w:val="00390476"/>
    <w:rsid w:val="0039142A"/>
    <w:rsid w:val="00391EB5"/>
    <w:rsid w:val="00392860"/>
    <w:rsid w:val="0039287C"/>
    <w:rsid w:val="00394C8C"/>
    <w:rsid w:val="00395329"/>
    <w:rsid w:val="003957AE"/>
    <w:rsid w:val="003974B0"/>
    <w:rsid w:val="003A30F6"/>
    <w:rsid w:val="003A3B66"/>
    <w:rsid w:val="003A3D89"/>
    <w:rsid w:val="003A4BD6"/>
    <w:rsid w:val="003A60B5"/>
    <w:rsid w:val="003A6F6B"/>
    <w:rsid w:val="003A703D"/>
    <w:rsid w:val="003A7593"/>
    <w:rsid w:val="003B0CFE"/>
    <w:rsid w:val="003B3641"/>
    <w:rsid w:val="003B46BF"/>
    <w:rsid w:val="003B494A"/>
    <w:rsid w:val="003B556A"/>
    <w:rsid w:val="003B5B3C"/>
    <w:rsid w:val="003B6D67"/>
    <w:rsid w:val="003B7EE6"/>
    <w:rsid w:val="003C0549"/>
    <w:rsid w:val="003C12F7"/>
    <w:rsid w:val="003C1569"/>
    <w:rsid w:val="003C36E9"/>
    <w:rsid w:val="003C3FF1"/>
    <w:rsid w:val="003C41F9"/>
    <w:rsid w:val="003C58F6"/>
    <w:rsid w:val="003C5900"/>
    <w:rsid w:val="003C7B7A"/>
    <w:rsid w:val="003D0AA6"/>
    <w:rsid w:val="003D2AB3"/>
    <w:rsid w:val="003D349A"/>
    <w:rsid w:val="003D3D2E"/>
    <w:rsid w:val="003D5036"/>
    <w:rsid w:val="003D5183"/>
    <w:rsid w:val="003D5350"/>
    <w:rsid w:val="003D61BA"/>
    <w:rsid w:val="003D673B"/>
    <w:rsid w:val="003D6EB5"/>
    <w:rsid w:val="003D72D1"/>
    <w:rsid w:val="003D77A4"/>
    <w:rsid w:val="003E06EB"/>
    <w:rsid w:val="003E1094"/>
    <w:rsid w:val="003E1652"/>
    <w:rsid w:val="003E1E09"/>
    <w:rsid w:val="003E22AB"/>
    <w:rsid w:val="003E36D1"/>
    <w:rsid w:val="003E461D"/>
    <w:rsid w:val="003E4F35"/>
    <w:rsid w:val="003E5235"/>
    <w:rsid w:val="003E72DB"/>
    <w:rsid w:val="003F064C"/>
    <w:rsid w:val="003F185D"/>
    <w:rsid w:val="003F1C6F"/>
    <w:rsid w:val="003F49BD"/>
    <w:rsid w:val="003F5196"/>
    <w:rsid w:val="003F5D4E"/>
    <w:rsid w:val="003F6A76"/>
    <w:rsid w:val="003F6C8D"/>
    <w:rsid w:val="003F6CED"/>
    <w:rsid w:val="00400C66"/>
    <w:rsid w:val="00400F23"/>
    <w:rsid w:val="004016C1"/>
    <w:rsid w:val="00401F81"/>
    <w:rsid w:val="00405468"/>
    <w:rsid w:val="00412665"/>
    <w:rsid w:val="0041315D"/>
    <w:rsid w:val="00414AB5"/>
    <w:rsid w:val="00415F43"/>
    <w:rsid w:val="00415FD0"/>
    <w:rsid w:val="004217F8"/>
    <w:rsid w:val="004224A0"/>
    <w:rsid w:val="004232AB"/>
    <w:rsid w:val="00423C41"/>
    <w:rsid w:val="00425CF3"/>
    <w:rsid w:val="00430476"/>
    <w:rsid w:val="00430650"/>
    <w:rsid w:val="00430CEA"/>
    <w:rsid w:val="00431A34"/>
    <w:rsid w:val="00432098"/>
    <w:rsid w:val="0043284A"/>
    <w:rsid w:val="00432A13"/>
    <w:rsid w:val="00432ADD"/>
    <w:rsid w:val="0043390E"/>
    <w:rsid w:val="0043422C"/>
    <w:rsid w:val="00435279"/>
    <w:rsid w:val="004356A0"/>
    <w:rsid w:val="00435E57"/>
    <w:rsid w:val="00437EEF"/>
    <w:rsid w:val="00440657"/>
    <w:rsid w:val="00440841"/>
    <w:rsid w:val="00442492"/>
    <w:rsid w:val="00443514"/>
    <w:rsid w:val="00445438"/>
    <w:rsid w:val="004468C8"/>
    <w:rsid w:val="004507D3"/>
    <w:rsid w:val="00450B1B"/>
    <w:rsid w:val="004510F5"/>
    <w:rsid w:val="00452390"/>
    <w:rsid w:val="00452589"/>
    <w:rsid w:val="00454C3D"/>
    <w:rsid w:val="0045695E"/>
    <w:rsid w:val="004603FF"/>
    <w:rsid w:val="004619D4"/>
    <w:rsid w:val="00462AC1"/>
    <w:rsid w:val="004637A1"/>
    <w:rsid w:val="00464964"/>
    <w:rsid w:val="004652A7"/>
    <w:rsid w:val="004653BA"/>
    <w:rsid w:val="00465479"/>
    <w:rsid w:val="00466765"/>
    <w:rsid w:val="0046705B"/>
    <w:rsid w:val="00470319"/>
    <w:rsid w:val="00470951"/>
    <w:rsid w:val="004714DE"/>
    <w:rsid w:val="00472167"/>
    <w:rsid w:val="0047272A"/>
    <w:rsid w:val="00472B7E"/>
    <w:rsid w:val="00473606"/>
    <w:rsid w:val="004737C4"/>
    <w:rsid w:val="004741A6"/>
    <w:rsid w:val="00474509"/>
    <w:rsid w:val="00474A7A"/>
    <w:rsid w:val="00475987"/>
    <w:rsid w:val="00477D56"/>
    <w:rsid w:val="0048031E"/>
    <w:rsid w:val="004809EE"/>
    <w:rsid w:val="0048401D"/>
    <w:rsid w:val="0048526E"/>
    <w:rsid w:val="00486237"/>
    <w:rsid w:val="00486F0B"/>
    <w:rsid w:val="00487022"/>
    <w:rsid w:val="0049036B"/>
    <w:rsid w:val="0049072F"/>
    <w:rsid w:val="004913FA"/>
    <w:rsid w:val="00492D16"/>
    <w:rsid w:val="004944D6"/>
    <w:rsid w:val="004948E2"/>
    <w:rsid w:val="00496E54"/>
    <w:rsid w:val="0049778F"/>
    <w:rsid w:val="004A0561"/>
    <w:rsid w:val="004A0937"/>
    <w:rsid w:val="004A1BEB"/>
    <w:rsid w:val="004A2522"/>
    <w:rsid w:val="004A264A"/>
    <w:rsid w:val="004A2C4B"/>
    <w:rsid w:val="004A2FDE"/>
    <w:rsid w:val="004A3747"/>
    <w:rsid w:val="004A4DC0"/>
    <w:rsid w:val="004A5C7F"/>
    <w:rsid w:val="004A6E0D"/>
    <w:rsid w:val="004A6E7F"/>
    <w:rsid w:val="004B0818"/>
    <w:rsid w:val="004B1012"/>
    <w:rsid w:val="004B1078"/>
    <w:rsid w:val="004B19AF"/>
    <w:rsid w:val="004B26E3"/>
    <w:rsid w:val="004B2C18"/>
    <w:rsid w:val="004B3A6C"/>
    <w:rsid w:val="004B4582"/>
    <w:rsid w:val="004B57A1"/>
    <w:rsid w:val="004B582F"/>
    <w:rsid w:val="004B6A3E"/>
    <w:rsid w:val="004B7BD2"/>
    <w:rsid w:val="004C23D9"/>
    <w:rsid w:val="004C2C61"/>
    <w:rsid w:val="004C5851"/>
    <w:rsid w:val="004C70DA"/>
    <w:rsid w:val="004D17DC"/>
    <w:rsid w:val="004D1CE3"/>
    <w:rsid w:val="004D287C"/>
    <w:rsid w:val="004D288F"/>
    <w:rsid w:val="004D3D34"/>
    <w:rsid w:val="004D570F"/>
    <w:rsid w:val="004D683D"/>
    <w:rsid w:val="004D6C4A"/>
    <w:rsid w:val="004D722F"/>
    <w:rsid w:val="004E112A"/>
    <w:rsid w:val="004E22E9"/>
    <w:rsid w:val="004E230B"/>
    <w:rsid w:val="004E261E"/>
    <w:rsid w:val="004E6521"/>
    <w:rsid w:val="004E670E"/>
    <w:rsid w:val="004E7197"/>
    <w:rsid w:val="004F0A7F"/>
    <w:rsid w:val="004F11A4"/>
    <w:rsid w:val="004F2313"/>
    <w:rsid w:val="004F3B82"/>
    <w:rsid w:val="004F40C1"/>
    <w:rsid w:val="004F4BAD"/>
    <w:rsid w:val="004F59FF"/>
    <w:rsid w:val="00500214"/>
    <w:rsid w:val="0050226E"/>
    <w:rsid w:val="0050265D"/>
    <w:rsid w:val="005043D6"/>
    <w:rsid w:val="005053B0"/>
    <w:rsid w:val="00507653"/>
    <w:rsid w:val="00512C31"/>
    <w:rsid w:val="00513D83"/>
    <w:rsid w:val="00514ADB"/>
    <w:rsid w:val="0051522E"/>
    <w:rsid w:val="0051572C"/>
    <w:rsid w:val="0051605C"/>
    <w:rsid w:val="00516471"/>
    <w:rsid w:val="00520412"/>
    <w:rsid w:val="00520AFF"/>
    <w:rsid w:val="005222CB"/>
    <w:rsid w:val="00522782"/>
    <w:rsid w:val="00522926"/>
    <w:rsid w:val="005229AB"/>
    <w:rsid w:val="0052315C"/>
    <w:rsid w:val="0052329B"/>
    <w:rsid w:val="00524BBF"/>
    <w:rsid w:val="00524C14"/>
    <w:rsid w:val="005264ED"/>
    <w:rsid w:val="005278E7"/>
    <w:rsid w:val="00527ACC"/>
    <w:rsid w:val="00530F4C"/>
    <w:rsid w:val="00531044"/>
    <w:rsid w:val="005317A2"/>
    <w:rsid w:val="00532124"/>
    <w:rsid w:val="00532B26"/>
    <w:rsid w:val="005340A2"/>
    <w:rsid w:val="00536AA4"/>
    <w:rsid w:val="00540548"/>
    <w:rsid w:val="00541293"/>
    <w:rsid w:val="005412F6"/>
    <w:rsid w:val="00543720"/>
    <w:rsid w:val="005437EB"/>
    <w:rsid w:val="00543D22"/>
    <w:rsid w:val="00543E09"/>
    <w:rsid w:val="0054675D"/>
    <w:rsid w:val="00551599"/>
    <w:rsid w:val="00552425"/>
    <w:rsid w:val="00552A3E"/>
    <w:rsid w:val="00552F18"/>
    <w:rsid w:val="005532C9"/>
    <w:rsid w:val="00555884"/>
    <w:rsid w:val="00562BA8"/>
    <w:rsid w:val="00563AC0"/>
    <w:rsid w:val="00566497"/>
    <w:rsid w:val="005678C7"/>
    <w:rsid w:val="00567CA1"/>
    <w:rsid w:val="00572B72"/>
    <w:rsid w:val="00573417"/>
    <w:rsid w:val="005735D7"/>
    <w:rsid w:val="00574E6A"/>
    <w:rsid w:val="00580886"/>
    <w:rsid w:val="005813CE"/>
    <w:rsid w:val="005821CB"/>
    <w:rsid w:val="005824F3"/>
    <w:rsid w:val="00582974"/>
    <w:rsid w:val="005877FC"/>
    <w:rsid w:val="00587D54"/>
    <w:rsid w:val="0059070E"/>
    <w:rsid w:val="00594C36"/>
    <w:rsid w:val="005A0659"/>
    <w:rsid w:val="005A0A08"/>
    <w:rsid w:val="005A1C95"/>
    <w:rsid w:val="005A2AA3"/>
    <w:rsid w:val="005A3DC4"/>
    <w:rsid w:val="005A4DB0"/>
    <w:rsid w:val="005A527B"/>
    <w:rsid w:val="005A52E4"/>
    <w:rsid w:val="005A54D0"/>
    <w:rsid w:val="005A625E"/>
    <w:rsid w:val="005A64F8"/>
    <w:rsid w:val="005B0F58"/>
    <w:rsid w:val="005B16A0"/>
    <w:rsid w:val="005B19D7"/>
    <w:rsid w:val="005B29E1"/>
    <w:rsid w:val="005B7507"/>
    <w:rsid w:val="005C309B"/>
    <w:rsid w:val="005C36D6"/>
    <w:rsid w:val="005C4233"/>
    <w:rsid w:val="005C5038"/>
    <w:rsid w:val="005C73C7"/>
    <w:rsid w:val="005D15B1"/>
    <w:rsid w:val="005D1843"/>
    <w:rsid w:val="005D2752"/>
    <w:rsid w:val="005D2A61"/>
    <w:rsid w:val="005D30D4"/>
    <w:rsid w:val="005D55AF"/>
    <w:rsid w:val="005D55BB"/>
    <w:rsid w:val="005E1F00"/>
    <w:rsid w:val="005E23CD"/>
    <w:rsid w:val="005E2724"/>
    <w:rsid w:val="005E3E55"/>
    <w:rsid w:val="005E68FF"/>
    <w:rsid w:val="005E69C6"/>
    <w:rsid w:val="005E7F02"/>
    <w:rsid w:val="005F039A"/>
    <w:rsid w:val="005F0EA8"/>
    <w:rsid w:val="005F178B"/>
    <w:rsid w:val="005F4CDC"/>
    <w:rsid w:val="005F620A"/>
    <w:rsid w:val="005F63A6"/>
    <w:rsid w:val="005F7844"/>
    <w:rsid w:val="006016EB"/>
    <w:rsid w:val="006019F9"/>
    <w:rsid w:val="00601C19"/>
    <w:rsid w:val="00605944"/>
    <w:rsid w:val="0060689C"/>
    <w:rsid w:val="00606A4E"/>
    <w:rsid w:val="00607164"/>
    <w:rsid w:val="00611910"/>
    <w:rsid w:val="00611DE0"/>
    <w:rsid w:val="00613F4A"/>
    <w:rsid w:val="00614193"/>
    <w:rsid w:val="00614268"/>
    <w:rsid w:val="00616C4D"/>
    <w:rsid w:val="00617B42"/>
    <w:rsid w:val="006200D7"/>
    <w:rsid w:val="006200E9"/>
    <w:rsid w:val="006227B1"/>
    <w:rsid w:val="00622990"/>
    <w:rsid w:val="00622F0C"/>
    <w:rsid w:val="0062332B"/>
    <w:rsid w:val="00623CFE"/>
    <w:rsid w:val="00623D5B"/>
    <w:rsid w:val="0062599F"/>
    <w:rsid w:val="00626240"/>
    <w:rsid w:val="006269B3"/>
    <w:rsid w:val="00627392"/>
    <w:rsid w:val="00627B03"/>
    <w:rsid w:val="006302A6"/>
    <w:rsid w:val="00631115"/>
    <w:rsid w:val="00631AEF"/>
    <w:rsid w:val="00632F51"/>
    <w:rsid w:val="00632F73"/>
    <w:rsid w:val="006343F5"/>
    <w:rsid w:val="00637220"/>
    <w:rsid w:val="00637650"/>
    <w:rsid w:val="006411CF"/>
    <w:rsid w:val="00641793"/>
    <w:rsid w:val="00641C71"/>
    <w:rsid w:val="0064300C"/>
    <w:rsid w:val="0064366F"/>
    <w:rsid w:val="00643B5A"/>
    <w:rsid w:val="00644D21"/>
    <w:rsid w:val="00646221"/>
    <w:rsid w:val="00646463"/>
    <w:rsid w:val="00646F84"/>
    <w:rsid w:val="00647027"/>
    <w:rsid w:val="006509B1"/>
    <w:rsid w:val="00652633"/>
    <w:rsid w:val="0065306D"/>
    <w:rsid w:val="00654F37"/>
    <w:rsid w:val="00655126"/>
    <w:rsid w:val="00655DAC"/>
    <w:rsid w:val="006562EF"/>
    <w:rsid w:val="0066142F"/>
    <w:rsid w:val="00661C7F"/>
    <w:rsid w:val="00662CA8"/>
    <w:rsid w:val="00663AF7"/>
    <w:rsid w:val="00663BEC"/>
    <w:rsid w:val="00663DC7"/>
    <w:rsid w:val="006658FF"/>
    <w:rsid w:val="00665DEC"/>
    <w:rsid w:val="00666250"/>
    <w:rsid w:val="0066627B"/>
    <w:rsid w:val="00667362"/>
    <w:rsid w:val="006728D4"/>
    <w:rsid w:val="00674FED"/>
    <w:rsid w:val="0067503F"/>
    <w:rsid w:val="0067611C"/>
    <w:rsid w:val="00676763"/>
    <w:rsid w:val="00680BAB"/>
    <w:rsid w:val="00680F70"/>
    <w:rsid w:val="0068226F"/>
    <w:rsid w:val="00682CBA"/>
    <w:rsid w:val="00682E52"/>
    <w:rsid w:val="00685203"/>
    <w:rsid w:val="00685BF5"/>
    <w:rsid w:val="00685D72"/>
    <w:rsid w:val="00685DD7"/>
    <w:rsid w:val="00686B8B"/>
    <w:rsid w:val="00690DF5"/>
    <w:rsid w:val="00691CED"/>
    <w:rsid w:val="00692EDF"/>
    <w:rsid w:val="0069306B"/>
    <w:rsid w:val="006930E5"/>
    <w:rsid w:val="00693781"/>
    <w:rsid w:val="006947E6"/>
    <w:rsid w:val="00695B4E"/>
    <w:rsid w:val="00697467"/>
    <w:rsid w:val="00697E29"/>
    <w:rsid w:val="006A0584"/>
    <w:rsid w:val="006A0622"/>
    <w:rsid w:val="006A156C"/>
    <w:rsid w:val="006A1C37"/>
    <w:rsid w:val="006A1FBE"/>
    <w:rsid w:val="006A26C2"/>
    <w:rsid w:val="006A3125"/>
    <w:rsid w:val="006A320B"/>
    <w:rsid w:val="006A371C"/>
    <w:rsid w:val="006A47DD"/>
    <w:rsid w:val="006A57F1"/>
    <w:rsid w:val="006A5FDB"/>
    <w:rsid w:val="006A722E"/>
    <w:rsid w:val="006B0575"/>
    <w:rsid w:val="006B139B"/>
    <w:rsid w:val="006B1949"/>
    <w:rsid w:val="006B406F"/>
    <w:rsid w:val="006B4081"/>
    <w:rsid w:val="006B4494"/>
    <w:rsid w:val="006B631C"/>
    <w:rsid w:val="006B69EF"/>
    <w:rsid w:val="006B6D1C"/>
    <w:rsid w:val="006C0044"/>
    <w:rsid w:val="006C0E98"/>
    <w:rsid w:val="006C11F9"/>
    <w:rsid w:val="006C1E26"/>
    <w:rsid w:val="006C2592"/>
    <w:rsid w:val="006C2731"/>
    <w:rsid w:val="006C3F63"/>
    <w:rsid w:val="006C4E43"/>
    <w:rsid w:val="006C6F70"/>
    <w:rsid w:val="006C7335"/>
    <w:rsid w:val="006C7406"/>
    <w:rsid w:val="006D0CB5"/>
    <w:rsid w:val="006D0D71"/>
    <w:rsid w:val="006D13D5"/>
    <w:rsid w:val="006D21DC"/>
    <w:rsid w:val="006D2CD4"/>
    <w:rsid w:val="006D35F7"/>
    <w:rsid w:val="006D4C65"/>
    <w:rsid w:val="006D4D01"/>
    <w:rsid w:val="006D4E67"/>
    <w:rsid w:val="006D6328"/>
    <w:rsid w:val="006D648F"/>
    <w:rsid w:val="006D7492"/>
    <w:rsid w:val="006E0131"/>
    <w:rsid w:val="006E0E02"/>
    <w:rsid w:val="006E1FC1"/>
    <w:rsid w:val="006E5F17"/>
    <w:rsid w:val="006E5FA7"/>
    <w:rsid w:val="006E6DA4"/>
    <w:rsid w:val="006E7142"/>
    <w:rsid w:val="006E781A"/>
    <w:rsid w:val="006E7988"/>
    <w:rsid w:val="006E7B9D"/>
    <w:rsid w:val="006F0277"/>
    <w:rsid w:val="006F0546"/>
    <w:rsid w:val="006F0652"/>
    <w:rsid w:val="006F12BA"/>
    <w:rsid w:val="006F23C1"/>
    <w:rsid w:val="006F2C70"/>
    <w:rsid w:val="006F31A3"/>
    <w:rsid w:val="006F5702"/>
    <w:rsid w:val="006F6495"/>
    <w:rsid w:val="006F6B45"/>
    <w:rsid w:val="00700214"/>
    <w:rsid w:val="0070354F"/>
    <w:rsid w:val="00704B79"/>
    <w:rsid w:val="0070639B"/>
    <w:rsid w:val="00706747"/>
    <w:rsid w:val="00706FFC"/>
    <w:rsid w:val="007108CC"/>
    <w:rsid w:val="00714442"/>
    <w:rsid w:val="00714715"/>
    <w:rsid w:val="00714C1B"/>
    <w:rsid w:val="00714CBC"/>
    <w:rsid w:val="00714DAD"/>
    <w:rsid w:val="0071761E"/>
    <w:rsid w:val="00717C53"/>
    <w:rsid w:val="00717DEA"/>
    <w:rsid w:val="00720306"/>
    <w:rsid w:val="00720AAA"/>
    <w:rsid w:val="0072286F"/>
    <w:rsid w:val="00723136"/>
    <w:rsid w:val="00725DBD"/>
    <w:rsid w:val="00727427"/>
    <w:rsid w:val="00727658"/>
    <w:rsid w:val="00731769"/>
    <w:rsid w:val="0073412E"/>
    <w:rsid w:val="00737E88"/>
    <w:rsid w:val="00737FB0"/>
    <w:rsid w:val="007402F3"/>
    <w:rsid w:val="0074098A"/>
    <w:rsid w:val="00743217"/>
    <w:rsid w:val="0074424A"/>
    <w:rsid w:val="00744E91"/>
    <w:rsid w:val="00747E70"/>
    <w:rsid w:val="00750DAB"/>
    <w:rsid w:val="0075147E"/>
    <w:rsid w:val="00751673"/>
    <w:rsid w:val="00751A1C"/>
    <w:rsid w:val="00751F56"/>
    <w:rsid w:val="00752310"/>
    <w:rsid w:val="00753CFA"/>
    <w:rsid w:val="007551EC"/>
    <w:rsid w:val="0076102F"/>
    <w:rsid w:val="0076161D"/>
    <w:rsid w:val="00761C61"/>
    <w:rsid w:val="0076282D"/>
    <w:rsid w:val="00762B64"/>
    <w:rsid w:val="00762E33"/>
    <w:rsid w:val="007635A5"/>
    <w:rsid w:val="00763FF5"/>
    <w:rsid w:val="00764221"/>
    <w:rsid w:val="0076441C"/>
    <w:rsid w:val="007654B4"/>
    <w:rsid w:val="00765F67"/>
    <w:rsid w:val="00767CA8"/>
    <w:rsid w:val="00770715"/>
    <w:rsid w:val="007738E8"/>
    <w:rsid w:val="0077426D"/>
    <w:rsid w:val="007752EC"/>
    <w:rsid w:val="007755D6"/>
    <w:rsid w:val="007756F6"/>
    <w:rsid w:val="00776799"/>
    <w:rsid w:val="007770C5"/>
    <w:rsid w:val="007772D7"/>
    <w:rsid w:val="00777B2F"/>
    <w:rsid w:val="00777EB3"/>
    <w:rsid w:val="00780A09"/>
    <w:rsid w:val="007821F5"/>
    <w:rsid w:val="00784515"/>
    <w:rsid w:val="00784D27"/>
    <w:rsid w:val="00785B34"/>
    <w:rsid w:val="00785E74"/>
    <w:rsid w:val="00787C67"/>
    <w:rsid w:val="00790726"/>
    <w:rsid w:val="007931AC"/>
    <w:rsid w:val="00793E1C"/>
    <w:rsid w:val="007946A0"/>
    <w:rsid w:val="00795D04"/>
    <w:rsid w:val="00795EB8"/>
    <w:rsid w:val="00797224"/>
    <w:rsid w:val="00797290"/>
    <w:rsid w:val="00797860"/>
    <w:rsid w:val="007A2B47"/>
    <w:rsid w:val="007A2FF6"/>
    <w:rsid w:val="007A4560"/>
    <w:rsid w:val="007A4603"/>
    <w:rsid w:val="007A473A"/>
    <w:rsid w:val="007A68AD"/>
    <w:rsid w:val="007B0261"/>
    <w:rsid w:val="007B3030"/>
    <w:rsid w:val="007B32C3"/>
    <w:rsid w:val="007B3FEF"/>
    <w:rsid w:val="007B4BEA"/>
    <w:rsid w:val="007B645E"/>
    <w:rsid w:val="007C12FC"/>
    <w:rsid w:val="007C1661"/>
    <w:rsid w:val="007C24A3"/>
    <w:rsid w:val="007C4172"/>
    <w:rsid w:val="007C4881"/>
    <w:rsid w:val="007C4891"/>
    <w:rsid w:val="007D0027"/>
    <w:rsid w:val="007D060B"/>
    <w:rsid w:val="007D0D8F"/>
    <w:rsid w:val="007D15CC"/>
    <w:rsid w:val="007D1872"/>
    <w:rsid w:val="007D19B2"/>
    <w:rsid w:val="007D2DD3"/>
    <w:rsid w:val="007D336A"/>
    <w:rsid w:val="007D3CF9"/>
    <w:rsid w:val="007D401C"/>
    <w:rsid w:val="007D5CC6"/>
    <w:rsid w:val="007D726A"/>
    <w:rsid w:val="007D77F0"/>
    <w:rsid w:val="007D7803"/>
    <w:rsid w:val="007E2383"/>
    <w:rsid w:val="007E26E9"/>
    <w:rsid w:val="007E2934"/>
    <w:rsid w:val="007E32B3"/>
    <w:rsid w:val="007E3BA8"/>
    <w:rsid w:val="007E49E0"/>
    <w:rsid w:val="007E61A9"/>
    <w:rsid w:val="007E706E"/>
    <w:rsid w:val="007F22F5"/>
    <w:rsid w:val="007F284B"/>
    <w:rsid w:val="007F33EF"/>
    <w:rsid w:val="007F3E17"/>
    <w:rsid w:val="007F4CEE"/>
    <w:rsid w:val="007F57DC"/>
    <w:rsid w:val="007F59EB"/>
    <w:rsid w:val="007F5C28"/>
    <w:rsid w:val="007F6B97"/>
    <w:rsid w:val="00801F5C"/>
    <w:rsid w:val="008022E4"/>
    <w:rsid w:val="00803F95"/>
    <w:rsid w:val="00804C36"/>
    <w:rsid w:val="00806FF1"/>
    <w:rsid w:val="00807045"/>
    <w:rsid w:val="008108A2"/>
    <w:rsid w:val="00811EC2"/>
    <w:rsid w:val="00811FEA"/>
    <w:rsid w:val="008129CD"/>
    <w:rsid w:val="008140A7"/>
    <w:rsid w:val="00815AA1"/>
    <w:rsid w:val="00815F78"/>
    <w:rsid w:val="0081628C"/>
    <w:rsid w:val="00816401"/>
    <w:rsid w:val="00817CEE"/>
    <w:rsid w:val="00821F42"/>
    <w:rsid w:val="008224EE"/>
    <w:rsid w:val="00822C02"/>
    <w:rsid w:val="0082448D"/>
    <w:rsid w:val="00825211"/>
    <w:rsid w:val="00825320"/>
    <w:rsid w:val="008268D5"/>
    <w:rsid w:val="00826A62"/>
    <w:rsid w:val="00826F71"/>
    <w:rsid w:val="00827844"/>
    <w:rsid w:val="008318B8"/>
    <w:rsid w:val="00834779"/>
    <w:rsid w:val="008353B6"/>
    <w:rsid w:val="0083592E"/>
    <w:rsid w:val="00836258"/>
    <w:rsid w:val="00837895"/>
    <w:rsid w:val="00840560"/>
    <w:rsid w:val="008406D9"/>
    <w:rsid w:val="00841186"/>
    <w:rsid w:val="00841B72"/>
    <w:rsid w:val="00843B2C"/>
    <w:rsid w:val="008459F6"/>
    <w:rsid w:val="00845D6F"/>
    <w:rsid w:val="00846AE7"/>
    <w:rsid w:val="00847E91"/>
    <w:rsid w:val="00847EF3"/>
    <w:rsid w:val="0085268F"/>
    <w:rsid w:val="00852BAE"/>
    <w:rsid w:val="00853177"/>
    <w:rsid w:val="008540F3"/>
    <w:rsid w:val="00857939"/>
    <w:rsid w:val="0086044E"/>
    <w:rsid w:val="00860A70"/>
    <w:rsid w:val="00860E60"/>
    <w:rsid w:val="00861580"/>
    <w:rsid w:val="00861BF8"/>
    <w:rsid w:val="008625AC"/>
    <w:rsid w:val="00862A62"/>
    <w:rsid w:val="00865861"/>
    <w:rsid w:val="008658B8"/>
    <w:rsid w:val="008660DE"/>
    <w:rsid w:val="00866ABB"/>
    <w:rsid w:val="00866AF2"/>
    <w:rsid w:val="00870511"/>
    <w:rsid w:val="00870CC3"/>
    <w:rsid w:val="00870E0C"/>
    <w:rsid w:val="008730AC"/>
    <w:rsid w:val="00873A16"/>
    <w:rsid w:val="0087401E"/>
    <w:rsid w:val="008744F1"/>
    <w:rsid w:val="00875C96"/>
    <w:rsid w:val="00875DA8"/>
    <w:rsid w:val="00877BD8"/>
    <w:rsid w:val="00877F58"/>
    <w:rsid w:val="008804DC"/>
    <w:rsid w:val="00880958"/>
    <w:rsid w:val="008812CA"/>
    <w:rsid w:val="00881DC9"/>
    <w:rsid w:val="00881FD4"/>
    <w:rsid w:val="00882BE5"/>
    <w:rsid w:val="008846F4"/>
    <w:rsid w:val="00885676"/>
    <w:rsid w:val="008858FA"/>
    <w:rsid w:val="00886660"/>
    <w:rsid w:val="00887BC4"/>
    <w:rsid w:val="00890B25"/>
    <w:rsid w:val="00890DB2"/>
    <w:rsid w:val="00890DCD"/>
    <w:rsid w:val="00893633"/>
    <w:rsid w:val="00893E48"/>
    <w:rsid w:val="00894C8D"/>
    <w:rsid w:val="00894E3E"/>
    <w:rsid w:val="00896B27"/>
    <w:rsid w:val="008A1593"/>
    <w:rsid w:val="008A1B9C"/>
    <w:rsid w:val="008A25FD"/>
    <w:rsid w:val="008A2DD0"/>
    <w:rsid w:val="008A528A"/>
    <w:rsid w:val="008A5B91"/>
    <w:rsid w:val="008A6B97"/>
    <w:rsid w:val="008A7891"/>
    <w:rsid w:val="008A7F5C"/>
    <w:rsid w:val="008B05CC"/>
    <w:rsid w:val="008B0B23"/>
    <w:rsid w:val="008B1733"/>
    <w:rsid w:val="008B21DC"/>
    <w:rsid w:val="008B28C3"/>
    <w:rsid w:val="008B2D24"/>
    <w:rsid w:val="008B45D7"/>
    <w:rsid w:val="008B54A2"/>
    <w:rsid w:val="008B5C3E"/>
    <w:rsid w:val="008C0035"/>
    <w:rsid w:val="008C025B"/>
    <w:rsid w:val="008C10F1"/>
    <w:rsid w:val="008C1622"/>
    <w:rsid w:val="008C23D7"/>
    <w:rsid w:val="008C253B"/>
    <w:rsid w:val="008C5D8D"/>
    <w:rsid w:val="008C765C"/>
    <w:rsid w:val="008D054D"/>
    <w:rsid w:val="008D0B8D"/>
    <w:rsid w:val="008D3743"/>
    <w:rsid w:val="008D3813"/>
    <w:rsid w:val="008D5873"/>
    <w:rsid w:val="008E0D47"/>
    <w:rsid w:val="008E10A1"/>
    <w:rsid w:val="008E429B"/>
    <w:rsid w:val="008E4542"/>
    <w:rsid w:val="008E588A"/>
    <w:rsid w:val="008E656E"/>
    <w:rsid w:val="008F1106"/>
    <w:rsid w:val="008F1900"/>
    <w:rsid w:val="008F3CBC"/>
    <w:rsid w:val="008F657D"/>
    <w:rsid w:val="008F7E77"/>
    <w:rsid w:val="00900286"/>
    <w:rsid w:val="0090068F"/>
    <w:rsid w:val="00900B93"/>
    <w:rsid w:val="00900C86"/>
    <w:rsid w:val="009010CA"/>
    <w:rsid w:val="00901629"/>
    <w:rsid w:val="009033CE"/>
    <w:rsid w:val="00904DC9"/>
    <w:rsid w:val="009074D2"/>
    <w:rsid w:val="00910674"/>
    <w:rsid w:val="009119ED"/>
    <w:rsid w:val="009120FF"/>
    <w:rsid w:val="009148E8"/>
    <w:rsid w:val="00914C15"/>
    <w:rsid w:val="00915BCF"/>
    <w:rsid w:val="009164AC"/>
    <w:rsid w:val="00916C50"/>
    <w:rsid w:val="0091716A"/>
    <w:rsid w:val="009206C7"/>
    <w:rsid w:val="00922006"/>
    <w:rsid w:val="009223E0"/>
    <w:rsid w:val="00925402"/>
    <w:rsid w:val="00927356"/>
    <w:rsid w:val="0093052C"/>
    <w:rsid w:val="00930A59"/>
    <w:rsid w:val="009317AC"/>
    <w:rsid w:val="00931B1A"/>
    <w:rsid w:val="0093207C"/>
    <w:rsid w:val="009345AD"/>
    <w:rsid w:val="009379DB"/>
    <w:rsid w:val="00937D85"/>
    <w:rsid w:val="00941459"/>
    <w:rsid w:val="00941530"/>
    <w:rsid w:val="00941B19"/>
    <w:rsid w:val="00941E17"/>
    <w:rsid w:val="00943268"/>
    <w:rsid w:val="009437C6"/>
    <w:rsid w:val="00943F75"/>
    <w:rsid w:val="00944D19"/>
    <w:rsid w:val="00946688"/>
    <w:rsid w:val="00946BF4"/>
    <w:rsid w:val="00951527"/>
    <w:rsid w:val="00951856"/>
    <w:rsid w:val="00951A08"/>
    <w:rsid w:val="00951F8F"/>
    <w:rsid w:val="009524DE"/>
    <w:rsid w:val="009537A3"/>
    <w:rsid w:val="009539D3"/>
    <w:rsid w:val="00955A9A"/>
    <w:rsid w:val="009564C7"/>
    <w:rsid w:val="009572B7"/>
    <w:rsid w:val="00960CDB"/>
    <w:rsid w:val="00961568"/>
    <w:rsid w:val="00961C5B"/>
    <w:rsid w:val="009620F6"/>
    <w:rsid w:val="009622D2"/>
    <w:rsid w:val="009706CE"/>
    <w:rsid w:val="00970AC4"/>
    <w:rsid w:val="00970D23"/>
    <w:rsid w:val="009715BD"/>
    <w:rsid w:val="00972766"/>
    <w:rsid w:val="009727B8"/>
    <w:rsid w:val="00973E29"/>
    <w:rsid w:val="0097504B"/>
    <w:rsid w:val="0097558E"/>
    <w:rsid w:val="009764A9"/>
    <w:rsid w:val="00976637"/>
    <w:rsid w:val="00976B26"/>
    <w:rsid w:val="00977832"/>
    <w:rsid w:val="00980FB6"/>
    <w:rsid w:val="0098136D"/>
    <w:rsid w:val="00982535"/>
    <w:rsid w:val="00985C00"/>
    <w:rsid w:val="00985DE5"/>
    <w:rsid w:val="0098629E"/>
    <w:rsid w:val="00986586"/>
    <w:rsid w:val="00991164"/>
    <w:rsid w:val="0099177A"/>
    <w:rsid w:val="00991802"/>
    <w:rsid w:val="00992035"/>
    <w:rsid w:val="00992EF8"/>
    <w:rsid w:val="0099342A"/>
    <w:rsid w:val="009938B0"/>
    <w:rsid w:val="00994854"/>
    <w:rsid w:val="00995E98"/>
    <w:rsid w:val="009A059F"/>
    <w:rsid w:val="009A082E"/>
    <w:rsid w:val="009A0A74"/>
    <w:rsid w:val="009A1F14"/>
    <w:rsid w:val="009A2D99"/>
    <w:rsid w:val="009A3318"/>
    <w:rsid w:val="009A5338"/>
    <w:rsid w:val="009A58A8"/>
    <w:rsid w:val="009A689C"/>
    <w:rsid w:val="009A698F"/>
    <w:rsid w:val="009A6B37"/>
    <w:rsid w:val="009A6CEC"/>
    <w:rsid w:val="009A6F10"/>
    <w:rsid w:val="009B0A29"/>
    <w:rsid w:val="009B1AE7"/>
    <w:rsid w:val="009B67AC"/>
    <w:rsid w:val="009B6EE6"/>
    <w:rsid w:val="009C1175"/>
    <w:rsid w:val="009C1706"/>
    <w:rsid w:val="009C1F4E"/>
    <w:rsid w:val="009C404C"/>
    <w:rsid w:val="009C4992"/>
    <w:rsid w:val="009C4B49"/>
    <w:rsid w:val="009C4F9A"/>
    <w:rsid w:val="009C5A15"/>
    <w:rsid w:val="009C5CBD"/>
    <w:rsid w:val="009C70C5"/>
    <w:rsid w:val="009D0F10"/>
    <w:rsid w:val="009D21E8"/>
    <w:rsid w:val="009D3EF5"/>
    <w:rsid w:val="009D4A00"/>
    <w:rsid w:val="009E0018"/>
    <w:rsid w:val="009E0BB1"/>
    <w:rsid w:val="009E286D"/>
    <w:rsid w:val="009E2E57"/>
    <w:rsid w:val="009E3BB5"/>
    <w:rsid w:val="009E6B59"/>
    <w:rsid w:val="009F054B"/>
    <w:rsid w:val="009F0F3D"/>
    <w:rsid w:val="009F14C6"/>
    <w:rsid w:val="009F17D2"/>
    <w:rsid w:val="009F2090"/>
    <w:rsid w:val="009F2C48"/>
    <w:rsid w:val="00A0027A"/>
    <w:rsid w:val="00A00AE7"/>
    <w:rsid w:val="00A01268"/>
    <w:rsid w:val="00A02090"/>
    <w:rsid w:val="00A03926"/>
    <w:rsid w:val="00A0464A"/>
    <w:rsid w:val="00A05D8F"/>
    <w:rsid w:val="00A07D19"/>
    <w:rsid w:val="00A11030"/>
    <w:rsid w:val="00A11155"/>
    <w:rsid w:val="00A12015"/>
    <w:rsid w:val="00A12B19"/>
    <w:rsid w:val="00A1635F"/>
    <w:rsid w:val="00A16546"/>
    <w:rsid w:val="00A16BBF"/>
    <w:rsid w:val="00A17AAC"/>
    <w:rsid w:val="00A20063"/>
    <w:rsid w:val="00A20629"/>
    <w:rsid w:val="00A20A30"/>
    <w:rsid w:val="00A20A3C"/>
    <w:rsid w:val="00A22E02"/>
    <w:rsid w:val="00A24BE2"/>
    <w:rsid w:val="00A24F9F"/>
    <w:rsid w:val="00A25287"/>
    <w:rsid w:val="00A275EE"/>
    <w:rsid w:val="00A27F4F"/>
    <w:rsid w:val="00A3165F"/>
    <w:rsid w:val="00A33A50"/>
    <w:rsid w:val="00A33D4F"/>
    <w:rsid w:val="00A3438B"/>
    <w:rsid w:val="00A34954"/>
    <w:rsid w:val="00A34F6A"/>
    <w:rsid w:val="00A369FD"/>
    <w:rsid w:val="00A36CE6"/>
    <w:rsid w:val="00A36EC8"/>
    <w:rsid w:val="00A373F5"/>
    <w:rsid w:val="00A4026A"/>
    <w:rsid w:val="00A4179A"/>
    <w:rsid w:val="00A42C60"/>
    <w:rsid w:val="00A44871"/>
    <w:rsid w:val="00A44A18"/>
    <w:rsid w:val="00A469BD"/>
    <w:rsid w:val="00A469CB"/>
    <w:rsid w:val="00A46AEC"/>
    <w:rsid w:val="00A508A7"/>
    <w:rsid w:val="00A50E6D"/>
    <w:rsid w:val="00A510AA"/>
    <w:rsid w:val="00A51249"/>
    <w:rsid w:val="00A51263"/>
    <w:rsid w:val="00A51851"/>
    <w:rsid w:val="00A52637"/>
    <w:rsid w:val="00A52E5E"/>
    <w:rsid w:val="00A55365"/>
    <w:rsid w:val="00A55444"/>
    <w:rsid w:val="00A56156"/>
    <w:rsid w:val="00A5761A"/>
    <w:rsid w:val="00A600A9"/>
    <w:rsid w:val="00A60A58"/>
    <w:rsid w:val="00A64ED1"/>
    <w:rsid w:val="00A6716E"/>
    <w:rsid w:val="00A677BB"/>
    <w:rsid w:val="00A67BC6"/>
    <w:rsid w:val="00A702F0"/>
    <w:rsid w:val="00A70722"/>
    <w:rsid w:val="00A716D2"/>
    <w:rsid w:val="00A72FC1"/>
    <w:rsid w:val="00A742B3"/>
    <w:rsid w:val="00A74703"/>
    <w:rsid w:val="00A75B9B"/>
    <w:rsid w:val="00A76033"/>
    <w:rsid w:val="00A81137"/>
    <w:rsid w:val="00A84469"/>
    <w:rsid w:val="00A84A66"/>
    <w:rsid w:val="00A84A91"/>
    <w:rsid w:val="00A8595C"/>
    <w:rsid w:val="00A85D2D"/>
    <w:rsid w:val="00A86AE7"/>
    <w:rsid w:val="00A86B66"/>
    <w:rsid w:val="00A86CA2"/>
    <w:rsid w:val="00A86EF5"/>
    <w:rsid w:val="00A87572"/>
    <w:rsid w:val="00A87B11"/>
    <w:rsid w:val="00A91036"/>
    <w:rsid w:val="00A935AE"/>
    <w:rsid w:val="00A94DF7"/>
    <w:rsid w:val="00A960D9"/>
    <w:rsid w:val="00A96758"/>
    <w:rsid w:val="00A96C9B"/>
    <w:rsid w:val="00AA01C1"/>
    <w:rsid w:val="00AA0C37"/>
    <w:rsid w:val="00AA18EC"/>
    <w:rsid w:val="00AA3A4C"/>
    <w:rsid w:val="00AA6537"/>
    <w:rsid w:val="00AA767E"/>
    <w:rsid w:val="00AB033A"/>
    <w:rsid w:val="00AB1578"/>
    <w:rsid w:val="00AB2BD9"/>
    <w:rsid w:val="00AB3EA0"/>
    <w:rsid w:val="00AB4166"/>
    <w:rsid w:val="00AB542E"/>
    <w:rsid w:val="00AB55BB"/>
    <w:rsid w:val="00AB659F"/>
    <w:rsid w:val="00AB703A"/>
    <w:rsid w:val="00AC0308"/>
    <w:rsid w:val="00AC13F3"/>
    <w:rsid w:val="00AC14C2"/>
    <w:rsid w:val="00AC1F44"/>
    <w:rsid w:val="00AC2C0E"/>
    <w:rsid w:val="00AC348D"/>
    <w:rsid w:val="00AC4755"/>
    <w:rsid w:val="00AC5DE9"/>
    <w:rsid w:val="00AC65B1"/>
    <w:rsid w:val="00AC6AD7"/>
    <w:rsid w:val="00AD147E"/>
    <w:rsid w:val="00AD1D84"/>
    <w:rsid w:val="00AD2115"/>
    <w:rsid w:val="00AD3DF7"/>
    <w:rsid w:val="00AD45B9"/>
    <w:rsid w:val="00AD4FAE"/>
    <w:rsid w:val="00AD5A7C"/>
    <w:rsid w:val="00AD67BC"/>
    <w:rsid w:val="00AD73E2"/>
    <w:rsid w:val="00AD7A98"/>
    <w:rsid w:val="00AE39CC"/>
    <w:rsid w:val="00AE5B8D"/>
    <w:rsid w:val="00AE7B33"/>
    <w:rsid w:val="00AF0A5D"/>
    <w:rsid w:val="00AF13FC"/>
    <w:rsid w:val="00AF364A"/>
    <w:rsid w:val="00AF38CD"/>
    <w:rsid w:val="00AF4004"/>
    <w:rsid w:val="00AF450A"/>
    <w:rsid w:val="00AF46BC"/>
    <w:rsid w:val="00AF66BD"/>
    <w:rsid w:val="00AF6CE7"/>
    <w:rsid w:val="00AF784D"/>
    <w:rsid w:val="00B00B17"/>
    <w:rsid w:val="00B00F37"/>
    <w:rsid w:val="00B01676"/>
    <w:rsid w:val="00B01E75"/>
    <w:rsid w:val="00B023AE"/>
    <w:rsid w:val="00B02E79"/>
    <w:rsid w:val="00B03435"/>
    <w:rsid w:val="00B04334"/>
    <w:rsid w:val="00B04E53"/>
    <w:rsid w:val="00B0570C"/>
    <w:rsid w:val="00B0584E"/>
    <w:rsid w:val="00B07005"/>
    <w:rsid w:val="00B109CE"/>
    <w:rsid w:val="00B10B9C"/>
    <w:rsid w:val="00B10DF6"/>
    <w:rsid w:val="00B116A7"/>
    <w:rsid w:val="00B133B3"/>
    <w:rsid w:val="00B17F24"/>
    <w:rsid w:val="00B21B17"/>
    <w:rsid w:val="00B22B28"/>
    <w:rsid w:val="00B230A1"/>
    <w:rsid w:val="00B23304"/>
    <w:rsid w:val="00B237DA"/>
    <w:rsid w:val="00B240DD"/>
    <w:rsid w:val="00B2459E"/>
    <w:rsid w:val="00B273D8"/>
    <w:rsid w:val="00B274E4"/>
    <w:rsid w:val="00B27A2A"/>
    <w:rsid w:val="00B27C35"/>
    <w:rsid w:val="00B27D4E"/>
    <w:rsid w:val="00B30893"/>
    <w:rsid w:val="00B32200"/>
    <w:rsid w:val="00B32A14"/>
    <w:rsid w:val="00B3336B"/>
    <w:rsid w:val="00B33471"/>
    <w:rsid w:val="00B3398E"/>
    <w:rsid w:val="00B33A62"/>
    <w:rsid w:val="00B33EE2"/>
    <w:rsid w:val="00B34290"/>
    <w:rsid w:val="00B345F7"/>
    <w:rsid w:val="00B352EF"/>
    <w:rsid w:val="00B35C45"/>
    <w:rsid w:val="00B401EA"/>
    <w:rsid w:val="00B4146E"/>
    <w:rsid w:val="00B41DD8"/>
    <w:rsid w:val="00B4216F"/>
    <w:rsid w:val="00B429F3"/>
    <w:rsid w:val="00B42F4F"/>
    <w:rsid w:val="00B43304"/>
    <w:rsid w:val="00B446FE"/>
    <w:rsid w:val="00B4680D"/>
    <w:rsid w:val="00B47B99"/>
    <w:rsid w:val="00B507D3"/>
    <w:rsid w:val="00B50F98"/>
    <w:rsid w:val="00B5119B"/>
    <w:rsid w:val="00B5122D"/>
    <w:rsid w:val="00B51352"/>
    <w:rsid w:val="00B524E0"/>
    <w:rsid w:val="00B5431F"/>
    <w:rsid w:val="00B546BE"/>
    <w:rsid w:val="00B54A42"/>
    <w:rsid w:val="00B54D8E"/>
    <w:rsid w:val="00B55F60"/>
    <w:rsid w:val="00B56355"/>
    <w:rsid w:val="00B56493"/>
    <w:rsid w:val="00B56901"/>
    <w:rsid w:val="00B56CB7"/>
    <w:rsid w:val="00B574E1"/>
    <w:rsid w:val="00B5761E"/>
    <w:rsid w:val="00B60640"/>
    <w:rsid w:val="00B6136E"/>
    <w:rsid w:val="00B6238C"/>
    <w:rsid w:val="00B625D7"/>
    <w:rsid w:val="00B646C5"/>
    <w:rsid w:val="00B651AA"/>
    <w:rsid w:val="00B65EB1"/>
    <w:rsid w:val="00B6647D"/>
    <w:rsid w:val="00B71D29"/>
    <w:rsid w:val="00B71F9E"/>
    <w:rsid w:val="00B72661"/>
    <w:rsid w:val="00B73E17"/>
    <w:rsid w:val="00B73F71"/>
    <w:rsid w:val="00B75004"/>
    <w:rsid w:val="00B75012"/>
    <w:rsid w:val="00B778B9"/>
    <w:rsid w:val="00B7799D"/>
    <w:rsid w:val="00B77F99"/>
    <w:rsid w:val="00B81A83"/>
    <w:rsid w:val="00B82CAC"/>
    <w:rsid w:val="00B82F13"/>
    <w:rsid w:val="00B82F48"/>
    <w:rsid w:val="00B83314"/>
    <w:rsid w:val="00B834C1"/>
    <w:rsid w:val="00B83B46"/>
    <w:rsid w:val="00B867D6"/>
    <w:rsid w:val="00B869B6"/>
    <w:rsid w:val="00B86C64"/>
    <w:rsid w:val="00B8726A"/>
    <w:rsid w:val="00B90236"/>
    <w:rsid w:val="00B90943"/>
    <w:rsid w:val="00B91DAC"/>
    <w:rsid w:val="00B964FA"/>
    <w:rsid w:val="00B96567"/>
    <w:rsid w:val="00B96812"/>
    <w:rsid w:val="00B972D7"/>
    <w:rsid w:val="00B97A72"/>
    <w:rsid w:val="00BA02F4"/>
    <w:rsid w:val="00BA2927"/>
    <w:rsid w:val="00BA3419"/>
    <w:rsid w:val="00BA478A"/>
    <w:rsid w:val="00BA5725"/>
    <w:rsid w:val="00BA590F"/>
    <w:rsid w:val="00BA6169"/>
    <w:rsid w:val="00BA6FA0"/>
    <w:rsid w:val="00BB0F9B"/>
    <w:rsid w:val="00BB239B"/>
    <w:rsid w:val="00BB3589"/>
    <w:rsid w:val="00BB358C"/>
    <w:rsid w:val="00BB4142"/>
    <w:rsid w:val="00BB4CE3"/>
    <w:rsid w:val="00BB5107"/>
    <w:rsid w:val="00BB569C"/>
    <w:rsid w:val="00BB6444"/>
    <w:rsid w:val="00BB6DA2"/>
    <w:rsid w:val="00BC0A2C"/>
    <w:rsid w:val="00BC13D5"/>
    <w:rsid w:val="00BC16AD"/>
    <w:rsid w:val="00BC33C4"/>
    <w:rsid w:val="00BC427E"/>
    <w:rsid w:val="00BC47CB"/>
    <w:rsid w:val="00BC4C95"/>
    <w:rsid w:val="00BC5BE4"/>
    <w:rsid w:val="00BC6224"/>
    <w:rsid w:val="00BC6F83"/>
    <w:rsid w:val="00BD0514"/>
    <w:rsid w:val="00BD64AB"/>
    <w:rsid w:val="00BD71C5"/>
    <w:rsid w:val="00BD7BA2"/>
    <w:rsid w:val="00BD7DA4"/>
    <w:rsid w:val="00BE0D1A"/>
    <w:rsid w:val="00BE0EF1"/>
    <w:rsid w:val="00BE200C"/>
    <w:rsid w:val="00BE2145"/>
    <w:rsid w:val="00BE25AC"/>
    <w:rsid w:val="00BE3070"/>
    <w:rsid w:val="00BE4ADE"/>
    <w:rsid w:val="00BE780E"/>
    <w:rsid w:val="00BE7F99"/>
    <w:rsid w:val="00BF1F01"/>
    <w:rsid w:val="00BF2635"/>
    <w:rsid w:val="00BF26E9"/>
    <w:rsid w:val="00BF2D90"/>
    <w:rsid w:val="00BF4725"/>
    <w:rsid w:val="00BF530C"/>
    <w:rsid w:val="00BF6480"/>
    <w:rsid w:val="00BF6A75"/>
    <w:rsid w:val="00C01F8F"/>
    <w:rsid w:val="00C0383D"/>
    <w:rsid w:val="00C04326"/>
    <w:rsid w:val="00C04EA8"/>
    <w:rsid w:val="00C0513E"/>
    <w:rsid w:val="00C05B14"/>
    <w:rsid w:val="00C05DEA"/>
    <w:rsid w:val="00C06085"/>
    <w:rsid w:val="00C060F0"/>
    <w:rsid w:val="00C06AE0"/>
    <w:rsid w:val="00C072DB"/>
    <w:rsid w:val="00C07882"/>
    <w:rsid w:val="00C107D2"/>
    <w:rsid w:val="00C12ADB"/>
    <w:rsid w:val="00C13757"/>
    <w:rsid w:val="00C14210"/>
    <w:rsid w:val="00C14E31"/>
    <w:rsid w:val="00C15EB1"/>
    <w:rsid w:val="00C16655"/>
    <w:rsid w:val="00C173DB"/>
    <w:rsid w:val="00C17C07"/>
    <w:rsid w:val="00C20DF7"/>
    <w:rsid w:val="00C21C26"/>
    <w:rsid w:val="00C21D8E"/>
    <w:rsid w:val="00C24665"/>
    <w:rsid w:val="00C2497D"/>
    <w:rsid w:val="00C24A3C"/>
    <w:rsid w:val="00C26685"/>
    <w:rsid w:val="00C26BD8"/>
    <w:rsid w:val="00C27AD1"/>
    <w:rsid w:val="00C3019B"/>
    <w:rsid w:val="00C30FB6"/>
    <w:rsid w:val="00C30FDD"/>
    <w:rsid w:val="00C32697"/>
    <w:rsid w:val="00C32C72"/>
    <w:rsid w:val="00C330BE"/>
    <w:rsid w:val="00C3362F"/>
    <w:rsid w:val="00C3451A"/>
    <w:rsid w:val="00C35471"/>
    <w:rsid w:val="00C367B7"/>
    <w:rsid w:val="00C36879"/>
    <w:rsid w:val="00C374B0"/>
    <w:rsid w:val="00C40D30"/>
    <w:rsid w:val="00C41F63"/>
    <w:rsid w:val="00C42AF0"/>
    <w:rsid w:val="00C42DEA"/>
    <w:rsid w:val="00C4579C"/>
    <w:rsid w:val="00C477A7"/>
    <w:rsid w:val="00C50E08"/>
    <w:rsid w:val="00C51314"/>
    <w:rsid w:val="00C51617"/>
    <w:rsid w:val="00C51D75"/>
    <w:rsid w:val="00C548CB"/>
    <w:rsid w:val="00C549B8"/>
    <w:rsid w:val="00C55233"/>
    <w:rsid w:val="00C56B79"/>
    <w:rsid w:val="00C5702B"/>
    <w:rsid w:val="00C571D2"/>
    <w:rsid w:val="00C573AE"/>
    <w:rsid w:val="00C57E4D"/>
    <w:rsid w:val="00C60365"/>
    <w:rsid w:val="00C6068F"/>
    <w:rsid w:val="00C60B12"/>
    <w:rsid w:val="00C60DF3"/>
    <w:rsid w:val="00C63DAB"/>
    <w:rsid w:val="00C65399"/>
    <w:rsid w:val="00C65957"/>
    <w:rsid w:val="00C67054"/>
    <w:rsid w:val="00C67305"/>
    <w:rsid w:val="00C67FED"/>
    <w:rsid w:val="00C70384"/>
    <w:rsid w:val="00C71032"/>
    <w:rsid w:val="00C717A6"/>
    <w:rsid w:val="00C71EA2"/>
    <w:rsid w:val="00C72974"/>
    <w:rsid w:val="00C736B1"/>
    <w:rsid w:val="00C73E32"/>
    <w:rsid w:val="00C74B38"/>
    <w:rsid w:val="00C753DB"/>
    <w:rsid w:val="00C75B83"/>
    <w:rsid w:val="00C77CB0"/>
    <w:rsid w:val="00C8274D"/>
    <w:rsid w:val="00C84D21"/>
    <w:rsid w:val="00C86E8A"/>
    <w:rsid w:val="00C871AA"/>
    <w:rsid w:val="00C8726A"/>
    <w:rsid w:val="00C874DA"/>
    <w:rsid w:val="00C9091B"/>
    <w:rsid w:val="00C92045"/>
    <w:rsid w:val="00CA0126"/>
    <w:rsid w:val="00CA0C20"/>
    <w:rsid w:val="00CA129C"/>
    <w:rsid w:val="00CA1A3D"/>
    <w:rsid w:val="00CA1FA3"/>
    <w:rsid w:val="00CA2CCA"/>
    <w:rsid w:val="00CA4870"/>
    <w:rsid w:val="00CA61DD"/>
    <w:rsid w:val="00CA7DCC"/>
    <w:rsid w:val="00CB1FBF"/>
    <w:rsid w:val="00CB2826"/>
    <w:rsid w:val="00CB303E"/>
    <w:rsid w:val="00CB3AC5"/>
    <w:rsid w:val="00CB3D99"/>
    <w:rsid w:val="00CB4ED1"/>
    <w:rsid w:val="00CB6B6F"/>
    <w:rsid w:val="00CB6D83"/>
    <w:rsid w:val="00CB713E"/>
    <w:rsid w:val="00CB7159"/>
    <w:rsid w:val="00CC211E"/>
    <w:rsid w:val="00CC2F36"/>
    <w:rsid w:val="00CC3614"/>
    <w:rsid w:val="00CC3DEC"/>
    <w:rsid w:val="00CC6E96"/>
    <w:rsid w:val="00CD2B49"/>
    <w:rsid w:val="00CD322A"/>
    <w:rsid w:val="00CD394A"/>
    <w:rsid w:val="00CD3EBD"/>
    <w:rsid w:val="00CD4519"/>
    <w:rsid w:val="00CD5DBC"/>
    <w:rsid w:val="00CD5F68"/>
    <w:rsid w:val="00CD7D13"/>
    <w:rsid w:val="00CE0193"/>
    <w:rsid w:val="00CE0270"/>
    <w:rsid w:val="00CE0AD9"/>
    <w:rsid w:val="00CE1FB6"/>
    <w:rsid w:val="00CE2183"/>
    <w:rsid w:val="00CE2266"/>
    <w:rsid w:val="00CE2409"/>
    <w:rsid w:val="00CE33A8"/>
    <w:rsid w:val="00CE4AF0"/>
    <w:rsid w:val="00CE4CCD"/>
    <w:rsid w:val="00CE5470"/>
    <w:rsid w:val="00CE5D3C"/>
    <w:rsid w:val="00CE6EA5"/>
    <w:rsid w:val="00CF2C96"/>
    <w:rsid w:val="00CF2F52"/>
    <w:rsid w:val="00CF5A5C"/>
    <w:rsid w:val="00CF6791"/>
    <w:rsid w:val="00CF6F90"/>
    <w:rsid w:val="00D00C1A"/>
    <w:rsid w:val="00D01766"/>
    <w:rsid w:val="00D04FC9"/>
    <w:rsid w:val="00D05A28"/>
    <w:rsid w:val="00D06E4B"/>
    <w:rsid w:val="00D070C6"/>
    <w:rsid w:val="00D12FCB"/>
    <w:rsid w:val="00D1366B"/>
    <w:rsid w:val="00D13AA7"/>
    <w:rsid w:val="00D13C00"/>
    <w:rsid w:val="00D1402E"/>
    <w:rsid w:val="00D1452A"/>
    <w:rsid w:val="00D159F0"/>
    <w:rsid w:val="00D15DC3"/>
    <w:rsid w:val="00D165AA"/>
    <w:rsid w:val="00D17E5B"/>
    <w:rsid w:val="00D219B0"/>
    <w:rsid w:val="00D22B86"/>
    <w:rsid w:val="00D2597C"/>
    <w:rsid w:val="00D2673F"/>
    <w:rsid w:val="00D26F32"/>
    <w:rsid w:val="00D31BD1"/>
    <w:rsid w:val="00D32BE4"/>
    <w:rsid w:val="00D32E73"/>
    <w:rsid w:val="00D3333B"/>
    <w:rsid w:val="00D35026"/>
    <w:rsid w:val="00D362F6"/>
    <w:rsid w:val="00D403BD"/>
    <w:rsid w:val="00D41A18"/>
    <w:rsid w:val="00D42D70"/>
    <w:rsid w:val="00D430F6"/>
    <w:rsid w:val="00D44C19"/>
    <w:rsid w:val="00D462C2"/>
    <w:rsid w:val="00D475D3"/>
    <w:rsid w:val="00D47F2D"/>
    <w:rsid w:val="00D50B07"/>
    <w:rsid w:val="00D517EC"/>
    <w:rsid w:val="00D53733"/>
    <w:rsid w:val="00D54E9A"/>
    <w:rsid w:val="00D56CD8"/>
    <w:rsid w:val="00D6048E"/>
    <w:rsid w:val="00D61B84"/>
    <w:rsid w:val="00D62DB5"/>
    <w:rsid w:val="00D635CD"/>
    <w:rsid w:val="00D63ED6"/>
    <w:rsid w:val="00D66740"/>
    <w:rsid w:val="00D67071"/>
    <w:rsid w:val="00D6732C"/>
    <w:rsid w:val="00D70D8B"/>
    <w:rsid w:val="00D77E2E"/>
    <w:rsid w:val="00D804BD"/>
    <w:rsid w:val="00D81ED4"/>
    <w:rsid w:val="00D82516"/>
    <w:rsid w:val="00D82C48"/>
    <w:rsid w:val="00D83CD6"/>
    <w:rsid w:val="00D84532"/>
    <w:rsid w:val="00D8556C"/>
    <w:rsid w:val="00D8612F"/>
    <w:rsid w:val="00D87559"/>
    <w:rsid w:val="00D87B83"/>
    <w:rsid w:val="00D916A4"/>
    <w:rsid w:val="00D91B69"/>
    <w:rsid w:val="00D93193"/>
    <w:rsid w:val="00D93810"/>
    <w:rsid w:val="00D95758"/>
    <w:rsid w:val="00D9641A"/>
    <w:rsid w:val="00D96D0D"/>
    <w:rsid w:val="00D97617"/>
    <w:rsid w:val="00DA149F"/>
    <w:rsid w:val="00DA19DB"/>
    <w:rsid w:val="00DA23E0"/>
    <w:rsid w:val="00DA2699"/>
    <w:rsid w:val="00DA3D14"/>
    <w:rsid w:val="00DA41D8"/>
    <w:rsid w:val="00DA5592"/>
    <w:rsid w:val="00DA5AC7"/>
    <w:rsid w:val="00DA6171"/>
    <w:rsid w:val="00DA7914"/>
    <w:rsid w:val="00DB17CA"/>
    <w:rsid w:val="00DB1F20"/>
    <w:rsid w:val="00DB2049"/>
    <w:rsid w:val="00DB44FE"/>
    <w:rsid w:val="00DB49D1"/>
    <w:rsid w:val="00DB4B8F"/>
    <w:rsid w:val="00DB5125"/>
    <w:rsid w:val="00DB7356"/>
    <w:rsid w:val="00DC0280"/>
    <w:rsid w:val="00DC0321"/>
    <w:rsid w:val="00DC0505"/>
    <w:rsid w:val="00DC06DB"/>
    <w:rsid w:val="00DC1AA9"/>
    <w:rsid w:val="00DC20F2"/>
    <w:rsid w:val="00DC242D"/>
    <w:rsid w:val="00DC265F"/>
    <w:rsid w:val="00DC6782"/>
    <w:rsid w:val="00DC6879"/>
    <w:rsid w:val="00DC7484"/>
    <w:rsid w:val="00DC7A37"/>
    <w:rsid w:val="00DD03E5"/>
    <w:rsid w:val="00DD0C9F"/>
    <w:rsid w:val="00DD1539"/>
    <w:rsid w:val="00DD29F2"/>
    <w:rsid w:val="00DD2B0C"/>
    <w:rsid w:val="00DD3D65"/>
    <w:rsid w:val="00DD4EE1"/>
    <w:rsid w:val="00DD54E7"/>
    <w:rsid w:val="00DD5CB8"/>
    <w:rsid w:val="00DD7285"/>
    <w:rsid w:val="00DE0192"/>
    <w:rsid w:val="00DE0768"/>
    <w:rsid w:val="00DE0AD3"/>
    <w:rsid w:val="00DE2208"/>
    <w:rsid w:val="00DE39E1"/>
    <w:rsid w:val="00DE3E61"/>
    <w:rsid w:val="00DE451F"/>
    <w:rsid w:val="00DE4647"/>
    <w:rsid w:val="00DE4D3B"/>
    <w:rsid w:val="00DE6332"/>
    <w:rsid w:val="00DE6991"/>
    <w:rsid w:val="00DE6A8B"/>
    <w:rsid w:val="00DE7F30"/>
    <w:rsid w:val="00DF045A"/>
    <w:rsid w:val="00DF074F"/>
    <w:rsid w:val="00DF1740"/>
    <w:rsid w:val="00DF19EA"/>
    <w:rsid w:val="00DF5069"/>
    <w:rsid w:val="00DF6614"/>
    <w:rsid w:val="00DF6ADD"/>
    <w:rsid w:val="00E00E19"/>
    <w:rsid w:val="00E00E2C"/>
    <w:rsid w:val="00E00F00"/>
    <w:rsid w:val="00E04005"/>
    <w:rsid w:val="00E074BC"/>
    <w:rsid w:val="00E07CDA"/>
    <w:rsid w:val="00E10A36"/>
    <w:rsid w:val="00E12912"/>
    <w:rsid w:val="00E12AFD"/>
    <w:rsid w:val="00E12DCB"/>
    <w:rsid w:val="00E12FCC"/>
    <w:rsid w:val="00E131AE"/>
    <w:rsid w:val="00E1414A"/>
    <w:rsid w:val="00E14328"/>
    <w:rsid w:val="00E14401"/>
    <w:rsid w:val="00E167A8"/>
    <w:rsid w:val="00E16C24"/>
    <w:rsid w:val="00E1720A"/>
    <w:rsid w:val="00E21217"/>
    <w:rsid w:val="00E21C47"/>
    <w:rsid w:val="00E224A4"/>
    <w:rsid w:val="00E22AAF"/>
    <w:rsid w:val="00E2323D"/>
    <w:rsid w:val="00E23A7C"/>
    <w:rsid w:val="00E259DF"/>
    <w:rsid w:val="00E25F01"/>
    <w:rsid w:val="00E3026D"/>
    <w:rsid w:val="00E311C0"/>
    <w:rsid w:val="00E32025"/>
    <w:rsid w:val="00E32371"/>
    <w:rsid w:val="00E336A6"/>
    <w:rsid w:val="00E3382B"/>
    <w:rsid w:val="00E35EAF"/>
    <w:rsid w:val="00E36AEC"/>
    <w:rsid w:val="00E40256"/>
    <w:rsid w:val="00E40A37"/>
    <w:rsid w:val="00E419F7"/>
    <w:rsid w:val="00E41DF7"/>
    <w:rsid w:val="00E4242C"/>
    <w:rsid w:val="00E42B8E"/>
    <w:rsid w:val="00E42CE9"/>
    <w:rsid w:val="00E42E63"/>
    <w:rsid w:val="00E44014"/>
    <w:rsid w:val="00E44617"/>
    <w:rsid w:val="00E45327"/>
    <w:rsid w:val="00E4720B"/>
    <w:rsid w:val="00E47E74"/>
    <w:rsid w:val="00E47FB6"/>
    <w:rsid w:val="00E506DB"/>
    <w:rsid w:val="00E510FF"/>
    <w:rsid w:val="00E51D7F"/>
    <w:rsid w:val="00E5357A"/>
    <w:rsid w:val="00E55DB5"/>
    <w:rsid w:val="00E570A4"/>
    <w:rsid w:val="00E60A05"/>
    <w:rsid w:val="00E61ADA"/>
    <w:rsid w:val="00E61C29"/>
    <w:rsid w:val="00E62909"/>
    <w:rsid w:val="00E6411D"/>
    <w:rsid w:val="00E66261"/>
    <w:rsid w:val="00E6776C"/>
    <w:rsid w:val="00E719F4"/>
    <w:rsid w:val="00E72366"/>
    <w:rsid w:val="00E73448"/>
    <w:rsid w:val="00E756C6"/>
    <w:rsid w:val="00E75CF4"/>
    <w:rsid w:val="00E76912"/>
    <w:rsid w:val="00E779B8"/>
    <w:rsid w:val="00E80238"/>
    <w:rsid w:val="00E8095A"/>
    <w:rsid w:val="00E81C65"/>
    <w:rsid w:val="00E81E88"/>
    <w:rsid w:val="00E824FB"/>
    <w:rsid w:val="00E829EB"/>
    <w:rsid w:val="00E83BAE"/>
    <w:rsid w:val="00E84EF3"/>
    <w:rsid w:val="00E856E0"/>
    <w:rsid w:val="00E85989"/>
    <w:rsid w:val="00E85B0C"/>
    <w:rsid w:val="00E85E9E"/>
    <w:rsid w:val="00E8775B"/>
    <w:rsid w:val="00E91B1E"/>
    <w:rsid w:val="00E93D64"/>
    <w:rsid w:val="00E946D0"/>
    <w:rsid w:val="00E9472F"/>
    <w:rsid w:val="00E952B4"/>
    <w:rsid w:val="00E9540C"/>
    <w:rsid w:val="00E96728"/>
    <w:rsid w:val="00EA01E6"/>
    <w:rsid w:val="00EA04F8"/>
    <w:rsid w:val="00EB00C7"/>
    <w:rsid w:val="00EB1719"/>
    <w:rsid w:val="00EB1846"/>
    <w:rsid w:val="00EB19D1"/>
    <w:rsid w:val="00EB2EB2"/>
    <w:rsid w:val="00EB42BF"/>
    <w:rsid w:val="00EB4954"/>
    <w:rsid w:val="00EB59AF"/>
    <w:rsid w:val="00EB5C2C"/>
    <w:rsid w:val="00EB607A"/>
    <w:rsid w:val="00EB6A58"/>
    <w:rsid w:val="00EB75D6"/>
    <w:rsid w:val="00EC0B00"/>
    <w:rsid w:val="00EC6D39"/>
    <w:rsid w:val="00EC76F5"/>
    <w:rsid w:val="00EC7819"/>
    <w:rsid w:val="00ED0EBB"/>
    <w:rsid w:val="00ED0FA1"/>
    <w:rsid w:val="00ED3573"/>
    <w:rsid w:val="00ED424B"/>
    <w:rsid w:val="00EE19D8"/>
    <w:rsid w:val="00EE1F18"/>
    <w:rsid w:val="00EE2A79"/>
    <w:rsid w:val="00EE33DE"/>
    <w:rsid w:val="00EE35D0"/>
    <w:rsid w:val="00EE51F0"/>
    <w:rsid w:val="00EE5276"/>
    <w:rsid w:val="00EE660D"/>
    <w:rsid w:val="00EE7347"/>
    <w:rsid w:val="00EE77ED"/>
    <w:rsid w:val="00EF00B4"/>
    <w:rsid w:val="00EF11E9"/>
    <w:rsid w:val="00EF1254"/>
    <w:rsid w:val="00EF13C4"/>
    <w:rsid w:val="00EF3BEE"/>
    <w:rsid w:val="00EF5316"/>
    <w:rsid w:val="00EF6ACA"/>
    <w:rsid w:val="00EF7497"/>
    <w:rsid w:val="00F00493"/>
    <w:rsid w:val="00F0066E"/>
    <w:rsid w:val="00F00969"/>
    <w:rsid w:val="00F00AC5"/>
    <w:rsid w:val="00F00B7C"/>
    <w:rsid w:val="00F01AE1"/>
    <w:rsid w:val="00F028D6"/>
    <w:rsid w:val="00F03C64"/>
    <w:rsid w:val="00F04B2E"/>
    <w:rsid w:val="00F051C5"/>
    <w:rsid w:val="00F065A7"/>
    <w:rsid w:val="00F06F7E"/>
    <w:rsid w:val="00F101A0"/>
    <w:rsid w:val="00F110C2"/>
    <w:rsid w:val="00F11A2B"/>
    <w:rsid w:val="00F13AB0"/>
    <w:rsid w:val="00F150BF"/>
    <w:rsid w:val="00F15361"/>
    <w:rsid w:val="00F15E89"/>
    <w:rsid w:val="00F203BD"/>
    <w:rsid w:val="00F20F71"/>
    <w:rsid w:val="00F21CD3"/>
    <w:rsid w:val="00F230AF"/>
    <w:rsid w:val="00F23B4A"/>
    <w:rsid w:val="00F23F66"/>
    <w:rsid w:val="00F244E9"/>
    <w:rsid w:val="00F2550E"/>
    <w:rsid w:val="00F25D56"/>
    <w:rsid w:val="00F25E01"/>
    <w:rsid w:val="00F27BDA"/>
    <w:rsid w:val="00F30B10"/>
    <w:rsid w:val="00F319D1"/>
    <w:rsid w:val="00F33883"/>
    <w:rsid w:val="00F34A2D"/>
    <w:rsid w:val="00F36001"/>
    <w:rsid w:val="00F36AB6"/>
    <w:rsid w:val="00F378D8"/>
    <w:rsid w:val="00F37D46"/>
    <w:rsid w:val="00F433FC"/>
    <w:rsid w:val="00F4463F"/>
    <w:rsid w:val="00F44A99"/>
    <w:rsid w:val="00F45CAA"/>
    <w:rsid w:val="00F46770"/>
    <w:rsid w:val="00F5085E"/>
    <w:rsid w:val="00F512AC"/>
    <w:rsid w:val="00F52219"/>
    <w:rsid w:val="00F52C30"/>
    <w:rsid w:val="00F53F9A"/>
    <w:rsid w:val="00F555C6"/>
    <w:rsid w:val="00F55CB4"/>
    <w:rsid w:val="00F5614E"/>
    <w:rsid w:val="00F60828"/>
    <w:rsid w:val="00F60E55"/>
    <w:rsid w:val="00F61920"/>
    <w:rsid w:val="00F6376C"/>
    <w:rsid w:val="00F63B9E"/>
    <w:rsid w:val="00F63CD7"/>
    <w:rsid w:val="00F63E4B"/>
    <w:rsid w:val="00F6468E"/>
    <w:rsid w:val="00F6637F"/>
    <w:rsid w:val="00F701F6"/>
    <w:rsid w:val="00F724C9"/>
    <w:rsid w:val="00F725F3"/>
    <w:rsid w:val="00F739C8"/>
    <w:rsid w:val="00F74FE8"/>
    <w:rsid w:val="00F76642"/>
    <w:rsid w:val="00F7772B"/>
    <w:rsid w:val="00F80632"/>
    <w:rsid w:val="00F81046"/>
    <w:rsid w:val="00F818DB"/>
    <w:rsid w:val="00F82115"/>
    <w:rsid w:val="00F821B1"/>
    <w:rsid w:val="00F82310"/>
    <w:rsid w:val="00F840AC"/>
    <w:rsid w:val="00F844C5"/>
    <w:rsid w:val="00F85124"/>
    <w:rsid w:val="00F9128E"/>
    <w:rsid w:val="00F95FA6"/>
    <w:rsid w:val="00F972E6"/>
    <w:rsid w:val="00F97401"/>
    <w:rsid w:val="00F97A50"/>
    <w:rsid w:val="00FA020E"/>
    <w:rsid w:val="00FA0DD2"/>
    <w:rsid w:val="00FA1346"/>
    <w:rsid w:val="00FA2A4E"/>
    <w:rsid w:val="00FA2F41"/>
    <w:rsid w:val="00FA4A52"/>
    <w:rsid w:val="00FA7C37"/>
    <w:rsid w:val="00FB2FA7"/>
    <w:rsid w:val="00FB3189"/>
    <w:rsid w:val="00FB3217"/>
    <w:rsid w:val="00FB5A92"/>
    <w:rsid w:val="00FB79FB"/>
    <w:rsid w:val="00FC0300"/>
    <w:rsid w:val="00FC0FDA"/>
    <w:rsid w:val="00FC14B0"/>
    <w:rsid w:val="00FC25BE"/>
    <w:rsid w:val="00FC2A0E"/>
    <w:rsid w:val="00FC30B1"/>
    <w:rsid w:val="00FC6165"/>
    <w:rsid w:val="00FC61DD"/>
    <w:rsid w:val="00FC62F2"/>
    <w:rsid w:val="00FC6F26"/>
    <w:rsid w:val="00FC769F"/>
    <w:rsid w:val="00FD0D34"/>
    <w:rsid w:val="00FD1218"/>
    <w:rsid w:val="00FD2B2F"/>
    <w:rsid w:val="00FD3283"/>
    <w:rsid w:val="00FD33E9"/>
    <w:rsid w:val="00FD3686"/>
    <w:rsid w:val="00FD380D"/>
    <w:rsid w:val="00FD3F8A"/>
    <w:rsid w:val="00FD5EB7"/>
    <w:rsid w:val="00FD615A"/>
    <w:rsid w:val="00FE01F3"/>
    <w:rsid w:val="00FE07CF"/>
    <w:rsid w:val="00FE10E8"/>
    <w:rsid w:val="00FE11F3"/>
    <w:rsid w:val="00FE153B"/>
    <w:rsid w:val="00FE336D"/>
    <w:rsid w:val="00FE3830"/>
    <w:rsid w:val="00FE3982"/>
    <w:rsid w:val="00FE3B2F"/>
    <w:rsid w:val="00FE553C"/>
    <w:rsid w:val="00FF0B39"/>
    <w:rsid w:val="00FF2622"/>
    <w:rsid w:val="00FF2753"/>
    <w:rsid w:val="00FF3C1C"/>
    <w:rsid w:val="00FF6C82"/>
    <w:rsid w:val="00FF6F76"/>
    <w:rsid w:val="00FF750E"/>
    <w:rsid w:val="00FF7B47"/>
    <w:rsid w:val="5EEBA4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32E9A"/>
  <w15:docId w15:val="{65204782-A0B3-6045-A616-5A3CC16C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92"/>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C13D5"/>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BC13D5"/>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380970"/>
    <w:rPr>
      <w:rFonts w:ascii="Consolas" w:hAnsi="Consolas"/>
      <w:sz w:val="21"/>
      <w:szCs w:val="21"/>
    </w:rPr>
  </w:style>
  <w:style w:type="character" w:customStyle="1" w:styleId="PlainTextChar">
    <w:name w:val="Plain Text Char"/>
    <w:basedOn w:val="DefaultParagraphFont"/>
    <w:link w:val="PlainText"/>
    <w:uiPriority w:val="99"/>
    <w:rsid w:val="00380970"/>
    <w:rPr>
      <w:rFonts w:ascii="Consolas" w:hAnsi="Consolas"/>
      <w:sz w:val="21"/>
      <w:szCs w:val="21"/>
    </w:rPr>
  </w:style>
  <w:style w:type="paragraph" w:styleId="NormalWeb">
    <w:name w:val="Normal (Web)"/>
    <w:basedOn w:val="Normal"/>
    <w:uiPriority w:val="99"/>
    <w:unhideWhenUsed/>
    <w:rsid w:val="00F44A99"/>
    <w:pPr>
      <w:spacing w:before="100" w:beforeAutospacing="1" w:after="100" w:afterAutospacing="1"/>
    </w:pPr>
    <w:rPr>
      <w:sz w:val="24"/>
      <w:szCs w:val="24"/>
    </w:rPr>
  </w:style>
  <w:style w:type="character" w:styleId="UnresolvedMention">
    <w:name w:val="Unresolved Mention"/>
    <w:basedOn w:val="DefaultParagraphFont"/>
    <w:uiPriority w:val="99"/>
    <w:unhideWhenUsed/>
    <w:rsid w:val="00C0513E"/>
    <w:rPr>
      <w:color w:val="605E5C"/>
      <w:shd w:val="clear" w:color="auto" w:fill="E1DFDD"/>
    </w:rPr>
  </w:style>
  <w:style w:type="character" w:styleId="Mention">
    <w:name w:val="Mention"/>
    <w:basedOn w:val="DefaultParagraphFont"/>
    <w:uiPriority w:val="99"/>
    <w:unhideWhenUsed/>
    <w:rsid w:val="00C0513E"/>
    <w:rPr>
      <w:color w:val="2B579A"/>
      <w:shd w:val="clear" w:color="auto" w:fill="E1DFDD"/>
    </w:rPr>
  </w:style>
  <w:style w:type="table" w:customStyle="1" w:styleId="TableGrid1">
    <w:name w:val="Table Grid1"/>
    <w:basedOn w:val="TableNormal"/>
    <w:next w:val="TableGrid"/>
    <w:uiPriority w:val="39"/>
    <w:rsid w:val="0065512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416025154">
      <w:bodyDiv w:val="1"/>
      <w:marLeft w:val="0"/>
      <w:marRight w:val="0"/>
      <w:marTop w:val="0"/>
      <w:marBottom w:val="0"/>
      <w:divBdr>
        <w:top w:val="none" w:sz="0" w:space="0" w:color="auto"/>
        <w:left w:val="none" w:sz="0" w:space="0" w:color="auto"/>
        <w:bottom w:val="none" w:sz="0" w:space="0" w:color="auto"/>
        <w:right w:val="none" w:sz="0" w:space="0" w:color="auto"/>
      </w:divBdr>
      <w:divsChild>
        <w:div w:id="1724912041">
          <w:marLeft w:val="0"/>
          <w:marRight w:val="0"/>
          <w:marTop w:val="0"/>
          <w:marBottom w:val="0"/>
          <w:divBdr>
            <w:top w:val="none" w:sz="0" w:space="0" w:color="auto"/>
            <w:left w:val="none" w:sz="0" w:space="0" w:color="auto"/>
            <w:bottom w:val="none" w:sz="0" w:space="0" w:color="auto"/>
            <w:right w:val="none" w:sz="0" w:space="0" w:color="auto"/>
          </w:divBdr>
          <w:divsChild>
            <w:div w:id="199557566">
              <w:marLeft w:val="0"/>
              <w:marRight w:val="0"/>
              <w:marTop w:val="0"/>
              <w:marBottom w:val="0"/>
              <w:divBdr>
                <w:top w:val="none" w:sz="0" w:space="0" w:color="auto"/>
                <w:left w:val="none" w:sz="0" w:space="0" w:color="auto"/>
                <w:bottom w:val="none" w:sz="0" w:space="0" w:color="auto"/>
                <w:right w:val="none" w:sz="0" w:space="0" w:color="auto"/>
              </w:divBdr>
              <w:divsChild>
                <w:div w:id="736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19769">
      <w:bodyDiv w:val="1"/>
      <w:marLeft w:val="0"/>
      <w:marRight w:val="0"/>
      <w:marTop w:val="0"/>
      <w:marBottom w:val="0"/>
      <w:divBdr>
        <w:top w:val="none" w:sz="0" w:space="0" w:color="auto"/>
        <w:left w:val="none" w:sz="0" w:space="0" w:color="auto"/>
        <w:bottom w:val="none" w:sz="0" w:space="0" w:color="auto"/>
        <w:right w:val="none" w:sz="0" w:space="0" w:color="auto"/>
      </w:divBdr>
    </w:div>
    <w:div w:id="456222690">
      <w:bodyDiv w:val="1"/>
      <w:marLeft w:val="0"/>
      <w:marRight w:val="0"/>
      <w:marTop w:val="0"/>
      <w:marBottom w:val="0"/>
      <w:divBdr>
        <w:top w:val="none" w:sz="0" w:space="0" w:color="auto"/>
        <w:left w:val="none" w:sz="0" w:space="0" w:color="auto"/>
        <w:bottom w:val="none" w:sz="0" w:space="0" w:color="auto"/>
        <w:right w:val="none" w:sz="0" w:space="0" w:color="auto"/>
      </w:divBdr>
    </w:div>
    <w:div w:id="701059065">
      <w:bodyDiv w:val="1"/>
      <w:marLeft w:val="0"/>
      <w:marRight w:val="0"/>
      <w:marTop w:val="0"/>
      <w:marBottom w:val="0"/>
      <w:divBdr>
        <w:top w:val="none" w:sz="0" w:space="0" w:color="auto"/>
        <w:left w:val="none" w:sz="0" w:space="0" w:color="auto"/>
        <w:bottom w:val="none" w:sz="0" w:space="0" w:color="auto"/>
        <w:right w:val="none" w:sz="0" w:space="0" w:color="auto"/>
      </w:divBdr>
      <w:divsChild>
        <w:div w:id="1011296523">
          <w:marLeft w:val="0"/>
          <w:marRight w:val="0"/>
          <w:marTop w:val="0"/>
          <w:marBottom w:val="0"/>
          <w:divBdr>
            <w:top w:val="none" w:sz="0" w:space="0" w:color="auto"/>
            <w:left w:val="none" w:sz="0" w:space="0" w:color="auto"/>
            <w:bottom w:val="none" w:sz="0" w:space="0" w:color="auto"/>
            <w:right w:val="none" w:sz="0" w:space="0" w:color="auto"/>
          </w:divBdr>
          <w:divsChild>
            <w:div w:id="288126098">
              <w:marLeft w:val="0"/>
              <w:marRight w:val="0"/>
              <w:marTop w:val="0"/>
              <w:marBottom w:val="0"/>
              <w:divBdr>
                <w:top w:val="none" w:sz="0" w:space="0" w:color="auto"/>
                <w:left w:val="none" w:sz="0" w:space="0" w:color="auto"/>
                <w:bottom w:val="none" w:sz="0" w:space="0" w:color="auto"/>
                <w:right w:val="none" w:sz="0" w:space="0" w:color="auto"/>
              </w:divBdr>
              <w:divsChild>
                <w:div w:id="5668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0450">
      <w:bodyDiv w:val="1"/>
      <w:marLeft w:val="0"/>
      <w:marRight w:val="0"/>
      <w:marTop w:val="0"/>
      <w:marBottom w:val="0"/>
      <w:divBdr>
        <w:top w:val="none" w:sz="0" w:space="0" w:color="auto"/>
        <w:left w:val="none" w:sz="0" w:space="0" w:color="auto"/>
        <w:bottom w:val="none" w:sz="0" w:space="0" w:color="auto"/>
        <w:right w:val="none" w:sz="0" w:space="0" w:color="auto"/>
      </w:divBdr>
    </w:div>
    <w:div w:id="1076853315">
      <w:bodyDiv w:val="1"/>
      <w:marLeft w:val="0"/>
      <w:marRight w:val="0"/>
      <w:marTop w:val="0"/>
      <w:marBottom w:val="0"/>
      <w:divBdr>
        <w:top w:val="none" w:sz="0" w:space="0" w:color="auto"/>
        <w:left w:val="none" w:sz="0" w:space="0" w:color="auto"/>
        <w:bottom w:val="none" w:sz="0" w:space="0" w:color="auto"/>
        <w:right w:val="none" w:sz="0" w:space="0" w:color="auto"/>
      </w:divBdr>
    </w:div>
    <w:div w:id="1102186210">
      <w:bodyDiv w:val="1"/>
      <w:marLeft w:val="0"/>
      <w:marRight w:val="0"/>
      <w:marTop w:val="0"/>
      <w:marBottom w:val="0"/>
      <w:divBdr>
        <w:top w:val="none" w:sz="0" w:space="0" w:color="auto"/>
        <w:left w:val="none" w:sz="0" w:space="0" w:color="auto"/>
        <w:bottom w:val="none" w:sz="0" w:space="0" w:color="auto"/>
        <w:right w:val="none" w:sz="0" w:space="0" w:color="auto"/>
      </w:divBdr>
    </w:div>
    <w:div w:id="1369910393">
      <w:bodyDiv w:val="1"/>
      <w:marLeft w:val="0"/>
      <w:marRight w:val="0"/>
      <w:marTop w:val="0"/>
      <w:marBottom w:val="0"/>
      <w:divBdr>
        <w:top w:val="none" w:sz="0" w:space="0" w:color="auto"/>
        <w:left w:val="none" w:sz="0" w:space="0" w:color="auto"/>
        <w:bottom w:val="none" w:sz="0" w:space="0" w:color="auto"/>
        <w:right w:val="none" w:sz="0" w:space="0" w:color="auto"/>
      </w:divBdr>
    </w:div>
    <w:div w:id="1590385969">
      <w:bodyDiv w:val="1"/>
      <w:marLeft w:val="0"/>
      <w:marRight w:val="0"/>
      <w:marTop w:val="0"/>
      <w:marBottom w:val="0"/>
      <w:divBdr>
        <w:top w:val="none" w:sz="0" w:space="0" w:color="auto"/>
        <w:left w:val="none" w:sz="0" w:space="0" w:color="auto"/>
        <w:bottom w:val="none" w:sz="0" w:space="0" w:color="auto"/>
        <w:right w:val="none" w:sz="0" w:space="0" w:color="auto"/>
      </w:divBdr>
    </w:div>
    <w:div w:id="202107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A85141-4A96-4812-84E2-8F197402618C}">
  <ds:schemaRefs>
    <ds:schemaRef ds:uri="http://schemas.microsoft.com/sharepoint/v3/contenttype/forms"/>
  </ds:schemaRefs>
</ds:datastoreItem>
</file>

<file path=customXml/itemProps2.xml><?xml version="1.0" encoding="utf-8"?>
<ds:datastoreItem xmlns:ds="http://schemas.openxmlformats.org/officeDocument/2006/customXml" ds:itemID="{E806E260-A3CC-4B42-A341-DE5593E865B8}">
  <ds:schemaRefs>
    <ds:schemaRef ds:uri="http://schemas.openxmlformats.org/officeDocument/2006/bibliography"/>
  </ds:schemaRefs>
</ds:datastoreItem>
</file>

<file path=customXml/itemProps3.xml><?xml version="1.0" encoding="utf-8"?>
<ds:datastoreItem xmlns:ds="http://schemas.openxmlformats.org/officeDocument/2006/customXml" ds:itemID="{AE83CB32-FCCC-4520-8701-11FB1BFD4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83826A-3E5C-488A-A720-2EDD059AB855}">
  <ds:schemaRefs>
    <ds:schemaRef ds:uri="http://schemas.microsoft.com/office/2006/documentManagement/types"/>
    <ds:schemaRef ds:uri="http://schemas.microsoft.com/office/infopath/2007/PartnerControls"/>
    <ds:schemaRef ds:uri="http://purl.org/dc/dcmitype/"/>
    <ds:schemaRef ds:uri="5067c814-4b34-462c-a21d-c185ff6548d2"/>
    <ds:schemaRef ds:uri="http://purl.org/dc/elements/1.1/"/>
    <ds:schemaRef ds:uri="http://purl.org/dc/terms/"/>
    <ds:schemaRef ds:uri="http://schemas.openxmlformats.org/package/2006/metadata/core-properties"/>
    <ds:schemaRef ds:uri="785685f2-c2e1-4352-89aa-3faca8eaba52"/>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29</Pages>
  <Words>12423</Words>
  <Characters>70812</Characters>
  <Application>Microsoft Office Word</Application>
  <DocSecurity>0</DocSecurity>
  <Lines>590</Lines>
  <Paragraphs>166</Paragraphs>
  <ScaleCrop>false</ScaleCrop>
  <Company>California Energy Commission</Company>
  <LinksUpToDate>false</LinksUpToDate>
  <CharactersWithSpaces>83069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85</cp:revision>
  <cp:lastPrinted>2021-11-20T15:58:00Z</cp:lastPrinted>
  <dcterms:created xsi:type="dcterms:W3CDTF">2022-02-08T21:49:00Z</dcterms:created>
  <dcterms:modified xsi:type="dcterms:W3CDTF">2022-11-04T21:26:00Z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