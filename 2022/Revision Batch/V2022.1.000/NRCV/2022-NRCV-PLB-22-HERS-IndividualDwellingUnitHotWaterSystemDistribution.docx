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92E0E" w14:textId="28CEE3E8" w:rsidR="007A6930" w:rsidRPr="00865600" w:rsidRDefault="007A6930" w:rsidP="007A6930">
      <w:pPr>
        <w:spacing w:after="0" w:line="240" w:lineRule="auto"/>
        <w:rPr>
          <w:rFonts w:cs="Calibri"/>
          <w:b/>
          <w:bCs/>
          <w:color w:val="201F1E"/>
        </w:rPr>
      </w:pPr>
      <w:r w:rsidRPr="53435D54">
        <w:rPr>
          <w:rFonts w:asciiTheme="minorHAnsi" w:hAnsiTheme="minorHAnsi" w:cstheme="minorBidi"/>
          <w:b/>
          <w:bCs/>
          <w:sz w:val="24"/>
          <w:szCs w:val="24"/>
        </w:rPr>
        <w:t xml:space="preserve">CERTIFICATE OF </w:t>
      </w:r>
      <w:r w:rsidRPr="53435D54">
        <w:rPr>
          <w:rFonts w:cs="Calibri"/>
          <w:b/>
          <w:bCs/>
          <w:color w:val="201F1E"/>
          <w:sz w:val="24"/>
          <w:szCs w:val="24"/>
        </w:rPr>
        <w:t>VERIFICATION</w:t>
      </w:r>
    </w:p>
    <w:p w14:paraId="7517A027" w14:textId="77777777" w:rsidR="007A6930" w:rsidRPr="00CA2AA9" w:rsidRDefault="007A6930" w:rsidP="007A6930">
      <w:pPr>
        <w:spacing w:after="0" w:line="240" w:lineRule="auto"/>
        <w:rPr>
          <w:rFonts w:asciiTheme="minorHAnsi" w:hAnsiTheme="minorHAnsi" w:cstheme="minorHAnsi"/>
          <w:sz w:val="24"/>
          <w:szCs w:val="24"/>
        </w:rPr>
      </w:pPr>
      <w:r w:rsidRPr="00CA2AA9">
        <w:rPr>
          <w:rFonts w:asciiTheme="minorHAnsi" w:hAnsiTheme="minorHAnsi" w:cstheme="minorHAnsi"/>
          <w:b/>
          <w:sz w:val="24"/>
          <w:szCs w:val="24"/>
        </w:rPr>
        <w:t>Note:</w:t>
      </w:r>
      <w:r w:rsidRPr="00CA2AA9">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318"/>
        <w:gridCol w:w="5463"/>
      </w:tblGrid>
      <w:tr w:rsidR="007A6930" w:rsidRPr="00CA2AA9" w14:paraId="15A3FA6E" w14:textId="77777777" w:rsidTr="00785422">
        <w:trPr>
          <w:trHeight w:val="288"/>
        </w:trPr>
        <w:tc>
          <w:tcPr>
            <w:tcW w:w="7177" w:type="dxa"/>
          </w:tcPr>
          <w:p w14:paraId="2667E0EB" w14:textId="77777777" w:rsidR="007A6930" w:rsidRPr="00CA2AA9" w:rsidRDefault="007A6930" w:rsidP="00785422">
            <w:pPr>
              <w:spacing w:after="0"/>
              <w:rPr>
                <w:rFonts w:asciiTheme="minorHAnsi" w:hAnsiTheme="minorHAnsi" w:cstheme="minorHAnsi"/>
                <w:sz w:val="24"/>
                <w:szCs w:val="24"/>
              </w:rPr>
            </w:pPr>
            <w:r w:rsidRPr="00CA2AA9">
              <w:rPr>
                <w:rFonts w:asciiTheme="minorHAnsi" w:hAnsiTheme="minorHAnsi" w:cstheme="minorHAnsi"/>
                <w:sz w:val="24"/>
                <w:szCs w:val="24"/>
              </w:rPr>
              <w:t>Project Name:</w:t>
            </w:r>
          </w:p>
        </w:tc>
        <w:tc>
          <w:tcPr>
            <w:tcW w:w="7201" w:type="dxa"/>
          </w:tcPr>
          <w:p w14:paraId="7A2C6ECF" w14:textId="77777777" w:rsidR="007A6930" w:rsidRPr="00CA2AA9" w:rsidRDefault="007A6930" w:rsidP="00785422">
            <w:pPr>
              <w:spacing w:after="0"/>
              <w:rPr>
                <w:rFonts w:asciiTheme="minorHAnsi" w:hAnsiTheme="minorHAnsi" w:cstheme="minorHAnsi"/>
                <w:sz w:val="24"/>
                <w:szCs w:val="24"/>
              </w:rPr>
            </w:pPr>
            <w:r w:rsidRPr="00CA2AA9">
              <w:rPr>
                <w:rFonts w:asciiTheme="minorHAnsi" w:hAnsiTheme="minorHAnsi" w:cstheme="minorHAnsi"/>
                <w:sz w:val="24"/>
                <w:szCs w:val="24"/>
              </w:rPr>
              <w:t>Enforcement Agency:</w:t>
            </w:r>
          </w:p>
        </w:tc>
      </w:tr>
      <w:tr w:rsidR="007A6930" w:rsidRPr="00CA2AA9" w14:paraId="1A5B5DC3" w14:textId="77777777" w:rsidTr="00785422">
        <w:trPr>
          <w:trHeight w:val="288"/>
        </w:trPr>
        <w:tc>
          <w:tcPr>
            <w:tcW w:w="7177" w:type="dxa"/>
          </w:tcPr>
          <w:p w14:paraId="4ECB11EC" w14:textId="77777777" w:rsidR="007A6930" w:rsidRPr="00CA2AA9" w:rsidRDefault="007A6930" w:rsidP="00785422">
            <w:pPr>
              <w:spacing w:after="0"/>
              <w:rPr>
                <w:rFonts w:asciiTheme="minorHAnsi" w:hAnsiTheme="minorHAnsi" w:cstheme="minorHAnsi"/>
                <w:sz w:val="24"/>
                <w:szCs w:val="24"/>
                <w:vertAlign w:val="superscript"/>
              </w:rPr>
            </w:pPr>
            <w:r>
              <w:rPr>
                <w:rFonts w:asciiTheme="minorHAnsi" w:hAnsiTheme="minorHAnsi" w:cstheme="minorHAnsi"/>
                <w:sz w:val="24"/>
                <w:szCs w:val="24"/>
              </w:rPr>
              <w:t>Project</w:t>
            </w:r>
            <w:r w:rsidRPr="00CA2AA9">
              <w:rPr>
                <w:rFonts w:asciiTheme="minorHAnsi" w:hAnsiTheme="minorHAnsi" w:cstheme="minorHAnsi"/>
                <w:sz w:val="24"/>
                <w:szCs w:val="24"/>
              </w:rPr>
              <w:t xml:space="preserve"> Address:</w:t>
            </w:r>
          </w:p>
        </w:tc>
        <w:tc>
          <w:tcPr>
            <w:tcW w:w="7201" w:type="dxa"/>
          </w:tcPr>
          <w:p w14:paraId="5F7B5AE8" w14:textId="77777777" w:rsidR="007A6930" w:rsidRPr="00CA2AA9" w:rsidRDefault="007A6930" w:rsidP="00785422">
            <w:pPr>
              <w:spacing w:after="0"/>
              <w:rPr>
                <w:rFonts w:asciiTheme="minorHAnsi" w:hAnsiTheme="minorHAnsi" w:cstheme="minorHAnsi"/>
                <w:sz w:val="24"/>
                <w:szCs w:val="24"/>
                <w:vertAlign w:val="superscript"/>
              </w:rPr>
            </w:pPr>
            <w:r w:rsidRPr="00CA2AA9">
              <w:rPr>
                <w:rFonts w:asciiTheme="minorHAnsi" w:hAnsiTheme="minorHAnsi" w:cstheme="minorHAnsi"/>
                <w:sz w:val="24"/>
                <w:szCs w:val="24"/>
              </w:rPr>
              <w:t>Permit Number:</w:t>
            </w:r>
          </w:p>
        </w:tc>
      </w:tr>
      <w:tr w:rsidR="007A6930" w:rsidRPr="00CA2AA9" w14:paraId="065C091D" w14:textId="77777777" w:rsidTr="00785422">
        <w:trPr>
          <w:trHeight w:val="288"/>
        </w:trPr>
        <w:tc>
          <w:tcPr>
            <w:tcW w:w="7177" w:type="dxa"/>
          </w:tcPr>
          <w:p w14:paraId="3E28AF66" w14:textId="77777777" w:rsidR="007A6930" w:rsidRPr="00CA2AA9" w:rsidRDefault="007A6930" w:rsidP="00785422">
            <w:pPr>
              <w:spacing w:after="0"/>
              <w:rPr>
                <w:rFonts w:asciiTheme="minorHAnsi" w:hAnsiTheme="minorHAnsi" w:cstheme="minorHAnsi"/>
                <w:sz w:val="24"/>
                <w:szCs w:val="24"/>
              </w:rPr>
            </w:pPr>
            <w:r w:rsidRPr="00CA2AA9">
              <w:rPr>
                <w:rFonts w:asciiTheme="minorHAnsi" w:hAnsiTheme="minorHAnsi" w:cstheme="minorHAnsi"/>
                <w:sz w:val="24"/>
                <w:szCs w:val="24"/>
              </w:rPr>
              <w:t>City and Zip Code:</w:t>
            </w:r>
          </w:p>
        </w:tc>
        <w:tc>
          <w:tcPr>
            <w:tcW w:w="7201" w:type="dxa"/>
          </w:tcPr>
          <w:p w14:paraId="39DDA051" w14:textId="77777777" w:rsidR="007A6930" w:rsidRPr="00CA2AA9" w:rsidRDefault="007A6930" w:rsidP="00785422">
            <w:pPr>
              <w:spacing w:after="0"/>
              <w:rPr>
                <w:rFonts w:asciiTheme="minorHAnsi" w:hAnsiTheme="minorHAnsi" w:cstheme="minorBidi"/>
                <w:sz w:val="24"/>
                <w:szCs w:val="24"/>
              </w:rPr>
            </w:pPr>
            <w:r w:rsidRPr="190DFC42">
              <w:rPr>
                <w:rFonts w:cs="Calibri"/>
                <w:color w:val="000000" w:themeColor="text1"/>
                <w:sz w:val="24"/>
                <w:szCs w:val="24"/>
              </w:rPr>
              <w:t>Permit Application Date</w:t>
            </w:r>
            <w:r w:rsidRPr="190DFC42">
              <w:rPr>
                <w:rFonts w:asciiTheme="minorHAnsi" w:hAnsiTheme="minorHAnsi" w:cstheme="minorBidi"/>
                <w:sz w:val="24"/>
                <w:szCs w:val="24"/>
              </w:rPr>
              <w:t>:</w:t>
            </w:r>
          </w:p>
        </w:tc>
      </w:tr>
    </w:tbl>
    <w:p w14:paraId="37BF5DC8" w14:textId="13D64E2B" w:rsidR="00403679" w:rsidRDefault="00403679" w:rsidP="007A6930">
      <w:pPr>
        <w:spacing w:after="0"/>
      </w:pPr>
    </w:p>
    <w:tbl>
      <w:tblPr>
        <w:tblW w:w="5005"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731"/>
        <w:gridCol w:w="907"/>
        <w:gridCol w:w="877"/>
        <w:gridCol w:w="989"/>
        <w:gridCol w:w="1117"/>
        <w:gridCol w:w="648"/>
        <w:gridCol w:w="665"/>
        <w:gridCol w:w="719"/>
        <w:gridCol w:w="1084"/>
        <w:gridCol w:w="1167"/>
        <w:gridCol w:w="886"/>
        <w:gridCol w:w="1011"/>
      </w:tblGrid>
      <w:tr w:rsidR="007568C3" w:rsidRPr="00390453" w14:paraId="230DD579" w14:textId="390F5C85" w:rsidTr="00390453">
        <w:trPr>
          <w:cantSplit/>
          <w:trHeight w:val="402"/>
          <w:jc w:val="center"/>
        </w:trPr>
        <w:tc>
          <w:tcPr>
            <w:tcW w:w="5000" w:type="pct"/>
            <w:gridSpan w:val="12"/>
            <w:tcBorders>
              <w:top w:val="single" w:sz="4" w:space="0" w:color="auto"/>
              <w:left w:val="single" w:sz="4" w:space="0" w:color="auto"/>
              <w:bottom w:val="single" w:sz="4" w:space="0" w:color="auto"/>
              <w:right w:val="single" w:sz="4" w:space="0" w:color="auto"/>
            </w:tcBorders>
          </w:tcPr>
          <w:p w14:paraId="435556A6" w14:textId="51154330" w:rsidR="007568C3" w:rsidRPr="00390453" w:rsidRDefault="007568C3"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390453">
              <w:rPr>
                <w:rFonts w:asciiTheme="minorHAnsi" w:hAnsiTheme="minorHAnsi" w:cstheme="minorHAnsi"/>
                <w:b/>
                <w:sz w:val="20"/>
                <w:szCs w:val="20"/>
              </w:rPr>
              <w:t xml:space="preserve">A. Design HERS Verified Dwelling Unit Water Heating Systems Information </w:t>
            </w:r>
            <w:r w:rsidR="00CA7C26" w:rsidRPr="00390453">
              <w:rPr>
                <w:rFonts w:asciiTheme="minorHAnsi" w:hAnsiTheme="minorHAnsi" w:cstheme="minorHAnsi"/>
                <w:b/>
                <w:sz w:val="20"/>
                <w:szCs w:val="20"/>
              </w:rPr>
              <w:t>(other than HPWH)</w:t>
            </w:r>
          </w:p>
          <w:p w14:paraId="1D5D2685" w14:textId="51745B16" w:rsidR="007568C3" w:rsidRPr="00390453" w:rsidRDefault="007568C3"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390453">
              <w:rPr>
                <w:rFonts w:asciiTheme="minorHAnsi" w:eastAsia="Times New Roman" w:hAnsiTheme="minorHAnsi" w:cstheme="minorHAnsi"/>
                <w:sz w:val="18"/>
                <w:szCs w:val="20"/>
              </w:rPr>
              <w:t xml:space="preserve">This table reports </w:t>
            </w:r>
            <w:r w:rsidR="00B76E3D" w:rsidRPr="00390453">
              <w:rPr>
                <w:rFonts w:asciiTheme="minorHAnsi" w:eastAsia="Times New Roman" w:hAnsiTheme="minorHAnsi" w:cstheme="minorHAnsi"/>
                <w:sz w:val="20"/>
                <w:szCs w:val="20"/>
              </w:rPr>
              <w:t>features of</w:t>
            </w:r>
            <w:r w:rsidR="00B76E3D" w:rsidRPr="00390453">
              <w:rPr>
                <w:rFonts w:asciiTheme="minorHAnsi" w:eastAsia="Times New Roman" w:hAnsiTheme="minorHAnsi" w:cstheme="minorHAnsi"/>
                <w:sz w:val="18"/>
                <w:szCs w:val="20"/>
              </w:rPr>
              <w:t xml:space="preserve"> </w:t>
            </w:r>
            <w:r w:rsidRPr="00390453">
              <w:rPr>
                <w:rFonts w:asciiTheme="minorHAnsi" w:eastAsia="Times New Roman" w:hAnsiTheme="minorHAnsi" w:cstheme="minorHAnsi"/>
                <w:sz w:val="18"/>
                <w:szCs w:val="20"/>
              </w:rPr>
              <w:t>the water heating system(</w:t>
            </w:r>
            <w:r w:rsidR="00C80A57" w:rsidRPr="00390453">
              <w:rPr>
                <w:rFonts w:asciiTheme="minorHAnsi" w:eastAsia="Times New Roman" w:hAnsiTheme="minorHAnsi" w:cstheme="minorHAnsi"/>
                <w:sz w:val="18"/>
                <w:szCs w:val="20"/>
              </w:rPr>
              <w:t>s) other</w:t>
            </w:r>
            <w:r w:rsidR="000C360A" w:rsidRPr="00390453">
              <w:rPr>
                <w:rFonts w:asciiTheme="minorHAnsi" w:eastAsia="Times New Roman" w:hAnsiTheme="minorHAnsi" w:cstheme="minorHAnsi"/>
                <w:sz w:val="18"/>
                <w:szCs w:val="20"/>
              </w:rPr>
              <w:t xml:space="preserve"> than HPWH system </w:t>
            </w:r>
            <w:r w:rsidRPr="00390453">
              <w:rPr>
                <w:rFonts w:asciiTheme="minorHAnsi" w:eastAsia="Times New Roman" w:hAnsiTheme="minorHAnsi" w:cstheme="minorHAnsi"/>
                <w:sz w:val="18"/>
                <w:szCs w:val="20"/>
              </w:rPr>
              <w:t xml:space="preserve">specified on the </w:t>
            </w:r>
            <w:del w:id="0" w:author="Alhabibi, Haider@Energy" w:date="2022-08-09T17:17:00Z">
              <w:r w:rsidRPr="00390453" w:rsidDel="0041154E">
                <w:rPr>
                  <w:rFonts w:asciiTheme="minorHAnsi" w:eastAsia="Times New Roman" w:hAnsiTheme="minorHAnsi" w:cstheme="minorHAnsi"/>
                  <w:sz w:val="18"/>
                  <w:szCs w:val="20"/>
                </w:rPr>
                <w:delText xml:space="preserve">registered </w:delText>
              </w:r>
            </w:del>
            <w:r w:rsidR="00694445">
              <w:rPr>
                <w:rFonts w:asciiTheme="minorHAnsi" w:eastAsia="Times New Roman" w:hAnsiTheme="minorHAnsi" w:cstheme="minorHAnsi"/>
                <w:sz w:val="18"/>
                <w:szCs w:val="20"/>
              </w:rPr>
              <w:t>NRCC</w:t>
            </w:r>
            <w:r w:rsidRPr="00390453">
              <w:rPr>
                <w:rFonts w:asciiTheme="minorHAnsi" w:eastAsia="Times New Roman" w:hAnsiTheme="minorHAnsi" w:cstheme="minorHAnsi"/>
                <w:sz w:val="18"/>
                <w:szCs w:val="20"/>
              </w:rPr>
              <w:t xml:space="preserve"> compliance document for this project.</w:t>
            </w:r>
          </w:p>
        </w:tc>
      </w:tr>
      <w:tr w:rsidR="00867AFA" w:rsidRPr="00390453" w14:paraId="73A56B1E" w14:textId="199B8BBE" w:rsidTr="00390453">
        <w:trPr>
          <w:cantSplit/>
          <w:trHeight w:val="277"/>
          <w:jc w:val="center"/>
        </w:trPr>
        <w:tc>
          <w:tcPr>
            <w:tcW w:w="338" w:type="pct"/>
            <w:tcBorders>
              <w:top w:val="single" w:sz="4" w:space="0" w:color="auto"/>
              <w:left w:val="single" w:sz="4" w:space="0" w:color="auto"/>
              <w:bottom w:val="single" w:sz="4" w:space="0" w:color="auto"/>
              <w:right w:val="single" w:sz="4" w:space="0" w:color="auto"/>
            </w:tcBorders>
          </w:tcPr>
          <w:p w14:paraId="2DDCAD7E" w14:textId="11031C8B"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90453">
              <w:rPr>
                <w:rFonts w:asciiTheme="minorHAnsi" w:eastAsia="Times New Roman" w:hAnsiTheme="minorHAnsi" w:cstheme="minorHAnsi"/>
                <w:sz w:val="18"/>
                <w:szCs w:val="20"/>
              </w:rPr>
              <w:t>01</w:t>
            </w:r>
          </w:p>
        </w:tc>
        <w:tc>
          <w:tcPr>
            <w:tcW w:w="420" w:type="pct"/>
            <w:tcBorders>
              <w:top w:val="single" w:sz="4" w:space="0" w:color="auto"/>
              <w:left w:val="single" w:sz="4" w:space="0" w:color="auto"/>
              <w:bottom w:val="single" w:sz="4" w:space="0" w:color="auto"/>
              <w:right w:val="single" w:sz="4" w:space="0" w:color="auto"/>
            </w:tcBorders>
            <w:vAlign w:val="center"/>
          </w:tcPr>
          <w:p w14:paraId="64C34BDC" w14:textId="4E4E2784"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90453">
              <w:rPr>
                <w:rFonts w:asciiTheme="minorHAnsi" w:eastAsia="Times New Roman" w:hAnsiTheme="minorHAnsi" w:cstheme="minorHAnsi"/>
                <w:sz w:val="20"/>
                <w:szCs w:val="20"/>
              </w:rPr>
              <w:t>02</w:t>
            </w:r>
          </w:p>
        </w:tc>
        <w:tc>
          <w:tcPr>
            <w:tcW w:w="406" w:type="pct"/>
            <w:tcBorders>
              <w:top w:val="single" w:sz="4" w:space="0" w:color="auto"/>
              <w:left w:val="single" w:sz="4" w:space="0" w:color="auto"/>
              <w:bottom w:val="single" w:sz="4" w:space="0" w:color="auto"/>
              <w:right w:val="single" w:sz="4" w:space="0" w:color="auto"/>
            </w:tcBorders>
            <w:vAlign w:val="center"/>
          </w:tcPr>
          <w:p w14:paraId="33422D03" w14:textId="274EE465"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90453">
              <w:rPr>
                <w:rFonts w:asciiTheme="minorHAnsi" w:eastAsia="Times New Roman" w:hAnsiTheme="minorHAnsi" w:cstheme="minorHAnsi"/>
                <w:sz w:val="20"/>
                <w:szCs w:val="20"/>
              </w:rPr>
              <w:t>03</w:t>
            </w:r>
          </w:p>
        </w:tc>
        <w:tc>
          <w:tcPr>
            <w:tcW w:w="458" w:type="pct"/>
            <w:tcBorders>
              <w:top w:val="single" w:sz="4" w:space="0" w:color="auto"/>
              <w:left w:val="single" w:sz="4" w:space="0" w:color="auto"/>
              <w:bottom w:val="single" w:sz="4" w:space="0" w:color="auto"/>
              <w:right w:val="single" w:sz="4" w:space="0" w:color="auto"/>
            </w:tcBorders>
            <w:vAlign w:val="center"/>
          </w:tcPr>
          <w:p w14:paraId="0CC589C2" w14:textId="189CD0AF"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90453">
              <w:rPr>
                <w:rFonts w:asciiTheme="minorHAnsi" w:eastAsia="Times New Roman" w:hAnsiTheme="minorHAnsi" w:cstheme="minorHAnsi"/>
                <w:sz w:val="20"/>
                <w:szCs w:val="20"/>
              </w:rPr>
              <w:t>04</w:t>
            </w:r>
          </w:p>
        </w:tc>
        <w:tc>
          <w:tcPr>
            <w:tcW w:w="517" w:type="pct"/>
            <w:tcBorders>
              <w:top w:val="single" w:sz="4" w:space="0" w:color="auto"/>
              <w:left w:val="single" w:sz="4" w:space="0" w:color="auto"/>
              <w:bottom w:val="single" w:sz="4" w:space="0" w:color="auto"/>
              <w:right w:val="single" w:sz="4" w:space="0" w:color="auto"/>
            </w:tcBorders>
            <w:vAlign w:val="center"/>
          </w:tcPr>
          <w:p w14:paraId="11429DC3" w14:textId="52FE82D2"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90453">
              <w:rPr>
                <w:rFonts w:asciiTheme="minorHAnsi" w:eastAsia="Times New Roman" w:hAnsiTheme="minorHAnsi" w:cstheme="minorHAnsi"/>
                <w:sz w:val="20"/>
                <w:szCs w:val="20"/>
              </w:rPr>
              <w:t>05</w:t>
            </w:r>
          </w:p>
        </w:tc>
        <w:tc>
          <w:tcPr>
            <w:tcW w:w="300" w:type="pct"/>
            <w:tcBorders>
              <w:top w:val="single" w:sz="4" w:space="0" w:color="auto"/>
              <w:left w:val="single" w:sz="4" w:space="0" w:color="auto"/>
              <w:bottom w:val="single" w:sz="4" w:space="0" w:color="auto"/>
              <w:right w:val="single" w:sz="4" w:space="0" w:color="auto"/>
            </w:tcBorders>
            <w:vAlign w:val="center"/>
          </w:tcPr>
          <w:p w14:paraId="43AB03DA" w14:textId="08ED8371"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90453">
              <w:rPr>
                <w:rFonts w:asciiTheme="minorHAnsi" w:eastAsia="Times New Roman" w:hAnsiTheme="minorHAnsi" w:cstheme="minorHAnsi"/>
                <w:sz w:val="20"/>
                <w:szCs w:val="20"/>
              </w:rPr>
              <w:t>06</w:t>
            </w:r>
          </w:p>
        </w:tc>
        <w:tc>
          <w:tcPr>
            <w:tcW w:w="308" w:type="pct"/>
            <w:tcBorders>
              <w:top w:val="single" w:sz="4" w:space="0" w:color="auto"/>
              <w:left w:val="single" w:sz="4" w:space="0" w:color="auto"/>
              <w:bottom w:val="single" w:sz="4" w:space="0" w:color="auto"/>
              <w:right w:val="single" w:sz="4" w:space="0" w:color="auto"/>
            </w:tcBorders>
            <w:vAlign w:val="center"/>
          </w:tcPr>
          <w:p w14:paraId="12BF9D03" w14:textId="1AD82EAA"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90453">
              <w:rPr>
                <w:rFonts w:asciiTheme="minorHAnsi" w:eastAsia="Times New Roman" w:hAnsiTheme="minorHAnsi" w:cstheme="minorHAnsi"/>
                <w:sz w:val="20"/>
                <w:szCs w:val="20"/>
              </w:rPr>
              <w:t>07</w:t>
            </w:r>
          </w:p>
        </w:tc>
        <w:tc>
          <w:tcPr>
            <w:tcW w:w="333" w:type="pct"/>
            <w:tcBorders>
              <w:top w:val="single" w:sz="4" w:space="0" w:color="auto"/>
              <w:left w:val="single" w:sz="4" w:space="0" w:color="auto"/>
              <w:bottom w:val="single" w:sz="4" w:space="0" w:color="auto"/>
              <w:right w:val="single" w:sz="4" w:space="0" w:color="auto"/>
            </w:tcBorders>
            <w:vAlign w:val="center"/>
          </w:tcPr>
          <w:p w14:paraId="5BF73542" w14:textId="7282F4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90453">
              <w:rPr>
                <w:rFonts w:asciiTheme="minorHAnsi" w:eastAsia="Times New Roman" w:hAnsiTheme="minorHAnsi" w:cstheme="minorHAnsi"/>
                <w:sz w:val="20"/>
                <w:szCs w:val="20"/>
              </w:rPr>
              <w:t>08</w:t>
            </w:r>
          </w:p>
        </w:tc>
        <w:tc>
          <w:tcPr>
            <w:tcW w:w="502" w:type="pct"/>
            <w:tcBorders>
              <w:top w:val="single" w:sz="4" w:space="0" w:color="auto"/>
              <w:left w:val="single" w:sz="4" w:space="0" w:color="auto"/>
              <w:bottom w:val="single" w:sz="4" w:space="0" w:color="auto"/>
              <w:right w:val="single" w:sz="4" w:space="0" w:color="auto"/>
            </w:tcBorders>
          </w:tcPr>
          <w:p w14:paraId="35C31585" w14:textId="24E968BA"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90453">
              <w:rPr>
                <w:rFonts w:asciiTheme="minorHAnsi" w:eastAsia="Times New Roman" w:hAnsiTheme="minorHAnsi" w:cstheme="minorHAnsi"/>
                <w:sz w:val="20"/>
                <w:szCs w:val="20"/>
              </w:rPr>
              <w:t>09</w:t>
            </w:r>
          </w:p>
        </w:tc>
        <w:tc>
          <w:tcPr>
            <w:tcW w:w="540" w:type="pct"/>
            <w:tcBorders>
              <w:top w:val="single" w:sz="4" w:space="0" w:color="auto"/>
              <w:left w:val="single" w:sz="4" w:space="0" w:color="auto"/>
              <w:bottom w:val="single" w:sz="4" w:space="0" w:color="auto"/>
              <w:right w:val="single" w:sz="4" w:space="0" w:color="auto"/>
            </w:tcBorders>
          </w:tcPr>
          <w:p w14:paraId="181D626A" w14:textId="296365D6"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90453">
              <w:rPr>
                <w:rFonts w:asciiTheme="minorHAnsi" w:eastAsia="Times New Roman" w:hAnsiTheme="minorHAnsi" w:cstheme="minorHAnsi"/>
                <w:sz w:val="20"/>
                <w:szCs w:val="20"/>
              </w:rPr>
              <w:t>10</w:t>
            </w:r>
          </w:p>
        </w:tc>
        <w:tc>
          <w:tcPr>
            <w:tcW w:w="410" w:type="pct"/>
            <w:tcBorders>
              <w:top w:val="single" w:sz="4" w:space="0" w:color="auto"/>
              <w:left w:val="single" w:sz="4" w:space="0" w:color="auto"/>
              <w:bottom w:val="single" w:sz="4" w:space="0" w:color="auto"/>
              <w:right w:val="single" w:sz="4" w:space="0" w:color="auto"/>
            </w:tcBorders>
          </w:tcPr>
          <w:p w14:paraId="3A5540D8" w14:textId="65469A68"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90453">
              <w:rPr>
                <w:rFonts w:asciiTheme="minorHAnsi" w:eastAsia="Times New Roman" w:hAnsiTheme="minorHAnsi" w:cstheme="minorHAnsi"/>
                <w:sz w:val="20"/>
                <w:szCs w:val="20"/>
              </w:rPr>
              <w:t>11</w:t>
            </w:r>
          </w:p>
        </w:tc>
        <w:tc>
          <w:tcPr>
            <w:tcW w:w="468" w:type="pct"/>
            <w:tcBorders>
              <w:top w:val="single" w:sz="4" w:space="0" w:color="auto"/>
              <w:left w:val="single" w:sz="4" w:space="0" w:color="auto"/>
              <w:bottom w:val="single" w:sz="4" w:space="0" w:color="auto"/>
              <w:right w:val="single" w:sz="4" w:space="0" w:color="auto"/>
            </w:tcBorders>
          </w:tcPr>
          <w:p w14:paraId="7F4CC02D" w14:textId="609E758D"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90453">
              <w:rPr>
                <w:rFonts w:asciiTheme="minorHAnsi" w:eastAsia="Times New Roman" w:hAnsiTheme="minorHAnsi" w:cstheme="minorHAnsi"/>
                <w:sz w:val="20"/>
                <w:szCs w:val="20"/>
              </w:rPr>
              <w:t>12</w:t>
            </w:r>
          </w:p>
        </w:tc>
      </w:tr>
      <w:tr w:rsidR="00867AFA" w:rsidRPr="00390453" w14:paraId="26464F8A" w14:textId="3E757B7A" w:rsidTr="00390453">
        <w:trPr>
          <w:cantSplit/>
          <w:trHeight w:val="288"/>
          <w:jc w:val="center"/>
        </w:trPr>
        <w:tc>
          <w:tcPr>
            <w:tcW w:w="338" w:type="pct"/>
            <w:tcBorders>
              <w:top w:val="single" w:sz="4" w:space="0" w:color="auto"/>
              <w:left w:val="single" w:sz="4" w:space="0" w:color="auto"/>
              <w:bottom w:val="single" w:sz="4" w:space="0" w:color="auto"/>
              <w:right w:val="single" w:sz="4" w:space="0" w:color="auto"/>
            </w:tcBorders>
            <w:vAlign w:val="bottom"/>
          </w:tcPr>
          <w:p w14:paraId="295C3FE3" w14:textId="3F6AC38F"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Dwelling Unit Name</w:t>
            </w:r>
          </w:p>
        </w:tc>
        <w:tc>
          <w:tcPr>
            <w:tcW w:w="420" w:type="pct"/>
            <w:tcBorders>
              <w:top w:val="single" w:sz="4" w:space="0" w:color="auto"/>
              <w:left w:val="single" w:sz="4" w:space="0" w:color="auto"/>
              <w:bottom w:val="single" w:sz="4" w:space="0" w:color="auto"/>
              <w:right w:val="single" w:sz="4" w:space="0" w:color="auto"/>
            </w:tcBorders>
            <w:vAlign w:val="bottom"/>
          </w:tcPr>
          <w:p w14:paraId="2C0B5722" w14:textId="05F8803C"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Water Heating System ID or Name</w:t>
            </w:r>
          </w:p>
        </w:tc>
        <w:tc>
          <w:tcPr>
            <w:tcW w:w="406" w:type="pct"/>
            <w:tcBorders>
              <w:top w:val="single" w:sz="4" w:space="0" w:color="auto"/>
              <w:left w:val="single" w:sz="4" w:space="0" w:color="auto"/>
              <w:bottom w:val="single" w:sz="4" w:space="0" w:color="auto"/>
              <w:right w:val="single" w:sz="4" w:space="0" w:color="auto"/>
            </w:tcBorders>
            <w:vAlign w:val="bottom"/>
          </w:tcPr>
          <w:p w14:paraId="4A1A894B"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Water Heating System Type</w:t>
            </w:r>
          </w:p>
        </w:tc>
        <w:tc>
          <w:tcPr>
            <w:tcW w:w="458" w:type="pct"/>
            <w:tcBorders>
              <w:top w:val="single" w:sz="4" w:space="0" w:color="auto"/>
              <w:left w:val="single" w:sz="4" w:space="0" w:color="auto"/>
              <w:bottom w:val="single" w:sz="4" w:space="0" w:color="auto"/>
              <w:right w:val="single" w:sz="4" w:space="0" w:color="auto"/>
            </w:tcBorders>
            <w:vAlign w:val="bottom"/>
          </w:tcPr>
          <w:p w14:paraId="7711E932"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Water Heater Type</w:t>
            </w:r>
          </w:p>
        </w:tc>
        <w:tc>
          <w:tcPr>
            <w:tcW w:w="517" w:type="pct"/>
            <w:tcBorders>
              <w:top w:val="single" w:sz="4" w:space="0" w:color="auto"/>
              <w:left w:val="single" w:sz="4" w:space="0" w:color="auto"/>
              <w:bottom w:val="single" w:sz="4" w:space="0" w:color="auto"/>
              <w:right w:val="single" w:sz="4" w:space="0" w:color="auto"/>
            </w:tcBorders>
            <w:vAlign w:val="bottom"/>
          </w:tcPr>
          <w:p w14:paraId="052C1309" w14:textId="6C2FD459"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 xml:space="preserve"># of </w:t>
            </w:r>
            <w:r w:rsidR="00867AFA" w:rsidRPr="00390453">
              <w:rPr>
                <w:rFonts w:asciiTheme="minorHAnsi" w:eastAsia="Times New Roman" w:hAnsiTheme="minorHAnsi" w:cstheme="minorHAnsi"/>
                <w:sz w:val="18"/>
                <w:szCs w:val="20"/>
              </w:rPr>
              <w:t xml:space="preserve">Like (or Identical) </w:t>
            </w:r>
            <w:r w:rsidRPr="00390453">
              <w:rPr>
                <w:rFonts w:asciiTheme="minorHAnsi" w:eastAsia="Times New Roman" w:hAnsiTheme="minorHAnsi" w:cstheme="minorHAnsi"/>
                <w:sz w:val="18"/>
                <w:szCs w:val="20"/>
              </w:rPr>
              <w:t>Water Heaters in System</w:t>
            </w:r>
          </w:p>
        </w:tc>
        <w:tc>
          <w:tcPr>
            <w:tcW w:w="300" w:type="pct"/>
            <w:tcBorders>
              <w:top w:val="single" w:sz="4" w:space="0" w:color="auto"/>
              <w:left w:val="single" w:sz="4" w:space="0" w:color="auto"/>
              <w:bottom w:val="single" w:sz="4" w:space="0" w:color="auto"/>
              <w:right w:val="single" w:sz="4" w:space="0" w:color="auto"/>
            </w:tcBorders>
            <w:vAlign w:val="bottom"/>
          </w:tcPr>
          <w:p w14:paraId="06E2FB18"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Fuel Type</w:t>
            </w:r>
          </w:p>
        </w:tc>
        <w:tc>
          <w:tcPr>
            <w:tcW w:w="308" w:type="pct"/>
            <w:tcBorders>
              <w:top w:val="single" w:sz="4" w:space="0" w:color="auto"/>
              <w:left w:val="single" w:sz="4" w:space="0" w:color="auto"/>
              <w:bottom w:val="single" w:sz="4" w:space="0" w:color="auto"/>
              <w:right w:val="single" w:sz="4" w:space="0" w:color="auto"/>
            </w:tcBorders>
            <w:vAlign w:val="bottom"/>
          </w:tcPr>
          <w:p w14:paraId="4CC76B62"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Rated Input Type</w:t>
            </w:r>
          </w:p>
        </w:tc>
        <w:tc>
          <w:tcPr>
            <w:tcW w:w="333" w:type="pct"/>
            <w:tcBorders>
              <w:top w:val="single" w:sz="4" w:space="0" w:color="auto"/>
              <w:left w:val="single" w:sz="4" w:space="0" w:color="auto"/>
              <w:bottom w:val="single" w:sz="4" w:space="0" w:color="auto"/>
              <w:right w:val="single" w:sz="4" w:space="0" w:color="auto"/>
            </w:tcBorders>
            <w:vAlign w:val="bottom"/>
          </w:tcPr>
          <w:p w14:paraId="196F7A20"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Rated Input Value</w:t>
            </w:r>
          </w:p>
        </w:tc>
        <w:tc>
          <w:tcPr>
            <w:tcW w:w="502" w:type="pct"/>
            <w:tcBorders>
              <w:top w:val="single" w:sz="4" w:space="0" w:color="auto"/>
              <w:left w:val="single" w:sz="4" w:space="0" w:color="auto"/>
              <w:bottom w:val="single" w:sz="4" w:space="0" w:color="auto"/>
              <w:right w:val="single" w:sz="4" w:space="0" w:color="auto"/>
            </w:tcBorders>
            <w:vAlign w:val="bottom"/>
          </w:tcPr>
          <w:p w14:paraId="64ACEA33"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Central DHW System Distribution</w:t>
            </w:r>
          </w:p>
        </w:tc>
        <w:tc>
          <w:tcPr>
            <w:tcW w:w="540" w:type="pct"/>
            <w:tcBorders>
              <w:top w:val="single" w:sz="4" w:space="0" w:color="auto"/>
              <w:left w:val="single" w:sz="4" w:space="0" w:color="auto"/>
              <w:bottom w:val="single" w:sz="4" w:space="0" w:color="auto"/>
              <w:right w:val="single" w:sz="4" w:space="0" w:color="auto"/>
            </w:tcBorders>
            <w:vAlign w:val="bottom"/>
          </w:tcPr>
          <w:p w14:paraId="58A198CB"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Dwelling Unit DHW System</w:t>
            </w:r>
          </w:p>
          <w:p w14:paraId="4A6F7DA9"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Distribution Type</w:t>
            </w:r>
          </w:p>
        </w:tc>
        <w:tc>
          <w:tcPr>
            <w:tcW w:w="410" w:type="pct"/>
            <w:tcBorders>
              <w:top w:val="single" w:sz="4" w:space="0" w:color="auto"/>
              <w:left w:val="single" w:sz="4" w:space="0" w:color="auto"/>
              <w:bottom w:val="single" w:sz="4" w:space="0" w:color="auto"/>
              <w:right w:val="single" w:sz="4" w:space="0" w:color="auto"/>
            </w:tcBorders>
            <w:vAlign w:val="bottom"/>
          </w:tcPr>
          <w:p w14:paraId="32349509" w14:textId="6B416834"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Compact Distrib.</w:t>
            </w:r>
          </w:p>
        </w:tc>
        <w:tc>
          <w:tcPr>
            <w:tcW w:w="468" w:type="pct"/>
            <w:tcBorders>
              <w:top w:val="single" w:sz="4" w:space="0" w:color="auto"/>
              <w:left w:val="single" w:sz="4" w:space="0" w:color="auto"/>
              <w:bottom w:val="single" w:sz="4" w:space="0" w:color="auto"/>
              <w:right w:val="single" w:sz="4" w:space="0" w:color="auto"/>
            </w:tcBorders>
            <w:vAlign w:val="bottom"/>
          </w:tcPr>
          <w:p w14:paraId="3C0EDE59" w14:textId="717B4841"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Drain Water Heat Recovery</w:t>
            </w:r>
          </w:p>
        </w:tc>
      </w:tr>
      <w:tr w:rsidR="00867AFA" w:rsidRPr="00390453" w14:paraId="5D4DAF0C" w14:textId="2174CCCF" w:rsidTr="00390453">
        <w:trPr>
          <w:cantSplit/>
          <w:trHeight w:val="246"/>
          <w:jc w:val="center"/>
        </w:trPr>
        <w:tc>
          <w:tcPr>
            <w:tcW w:w="338" w:type="pct"/>
            <w:tcBorders>
              <w:top w:val="single" w:sz="4" w:space="0" w:color="auto"/>
              <w:left w:val="single" w:sz="4" w:space="0" w:color="auto"/>
              <w:bottom w:val="single" w:sz="4" w:space="0" w:color="auto"/>
              <w:right w:val="single" w:sz="4" w:space="0" w:color="auto"/>
            </w:tcBorders>
          </w:tcPr>
          <w:p w14:paraId="00749385"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0" w:type="pct"/>
            <w:tcBorders>
              <w:top w:val="single" w:sz="4" w:space="0" w:color="auto"/>
              <w:left w:val="single" w:sz="4" w:space="0" w:color="auto"/>
              <w:bottom w:val="single" w:sz="4" w:space="0" w:color="auto"/>
              <w:right w:val="single" w:sz="4" w:space="0" w:color="auto"/>
            </w:tcBorders>
            <w:vAlign w:val="center"/>
          </w:tcPr>
          <w:p w14:paraId="72662FBB" w14:textId="530BA2E2"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6" w:type="pct"/>
            <w:tcBorders>
              <w:top w:val="single" w:sz="4" w:space="0" w:color="auto"/>
              <w:left w:val="single" w:sz="4" w:space="0" w:color="auto"/>
              <w:bottom w:val="single" w:sz="4" w:space="0" w:color="auto"/>
              <w:right w:val="single" w:sz="4" w:space="0" w:color="auto"/>
            </w:tcBorders>
            <w:vAlign w:val="center"/>
          </w:tcPr>
          <w:p w14:paraId="55420787"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vAlign w:val="center"/>
          </w:tcPr>
          <w:p w14:paraId="6127A3C7"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17" w:type="pct"/>
            <w:tcBorders>
              <w:top w:val="single" w:sz="4" w:space="0" w:color="auto"/>
              <w:left w:val="single" w:sz="4" w:space="0" w:color="auto"/>
              <w:bottom w:val="single" w:sz="4" w:space="0" w:color="auto"/>
              <w:right w:val="single" w:sz="4" w:space="0" w:color="auto"/>
            </w:tcBorders>
            <w:vAlign w:val="center"/>
          </w:tcPr>
          <w:p w14:paraId="48C2EC0C"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0" w:type="pct"/>
            <w:tcBorders>
              <w:top w:val="single" w:sz="4" w:space="0" w:color="auto"/>
              <w:left w:val="single" w:sz="4" w:space="0" w:color="auto"/>
              <w:bottom w:val="single" w:sz="4" w:space="0" w:color="auto"/>
              <w:right w:val="single" w:sz="4" w:space="0" w:color="auto"/>
            </w:tcBorders>
            <w:vAlign w:val="center"/>
          </w:tcPr>
          <w:p w14:paraId="78E671A1"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8" w:type="pct"/>
            <w:tcBorders>
              <w:top w:val="single" w:sz="4" w:space="0" w:color="auto"/>
              <w:left w:val="single" w:sz="4" w:space="0" w:color="auto"/>
              <w:bottom w:val="single" w:sz="4" w:space="0" w:color="auto"/>
              <w:right w:val="single" w:sz="4" w:space="0" w:color="auto"/>
            </w:tcBorders>
            <w:vAlign w:val="center"/>
          </w:tcPr>
          <w:p w14:paraId="3BA2358F"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3" w:type="pct"/>
            <w:tcBorders>
              <w:top w:val="single" w:sz="4" w:space="0" w:color="auto"/>
              <w:left w:val="single" w:sz="4" w:space="0" w:color="auto"/>
              <w:bottom w:val="single" w:sz="4" w:space="0" w:color="auto"/>
              <w:right w:val="single" w:sz="4" w:space="0" w:color="auto"/>
            </w:tcBorders>
            <w:vAlign w:val="center"/>
          </w:tcPr>
          <w:p w14:paraId="58ED8364"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2" w:type="pct"/>
            <w:tcBorders>
              <w:top w:val="single" w:sz="4" w:space="0" w:color="auto"/>
              <w:left w:val="single" w:sz="4" w:space="0" w:color="auto"/>
              <w:bottom w:val="single" w:sz="4" w:space="0" w:color="auto"/>
              <w:right w:val="single" w:sz="4" w:space="0" w:color="auto"/>
            </w:tcBorders>
          </w:tcPr>
          <w:p w14:paraId="2AD6885E"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0" w:type="pct"/>
            <w:tcBorders>
              <w:top w:val="single" w:sz="4" w:space="0" w:color="auto"/>
              <w:left w:val="single" w:sz="4" w:space="0" w:color="auto"/>
              <w:bottom w:val="single" w:sz="4" w:space="0" w:color="auto"/>
              <w:right w:val="single" w:sz="4" w:space="0" w:color="auto"/>
            </w:tcBorders>
          </w:tcPr>
          <w:p w14:paraId="033A4D5A"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6EB628F2"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8" w:type="pct"/>
            <w:tcBorders>
              <w:top w:val="single" w:sz="4" w:space="0" w:color="auto"/>
              <w:left w:val="single" w:sz="4" w:space="0" w:color="auto"/>
              <w:bottom w:val="single" w:sz="4" w:space="0" w:color="auto"/>
              <w:right w:val="single" w:sz="4" w:space="0" w:color="auto"/>
            </w:tcBorders>
          </w:tcPr>
          <w:p w14:paraId="18E1D7D3"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867AFA" w:rsidRPr="00390453" w14:paraId="08C00B59" w14:textId="2B217D17" w:rsidTr="00390453">
        <w:trPr>
          <w:cantSplit/>
          <w:trHeight w:val="255"/>
          <w:jc w:val="center"/>
        </w:trPr>
        <w:tc>
          <w:tcPr>
            <w:tcW w:w="338" w:type="pct"/>
            <w:tcBorders>
              <w:top w:val="single" w:sz="4" w:space="0" w:color="auto"/>
              <w:left w:val="single" w:sz="4" w:space="0" w:color="auto"/>
              <w:bottom w:val="single" w:sz="4" w:space="0" w:color="auto"/>
              <w:right w:val="single" w:sz="4" w:space="0" w:color="auto"/>
            </w:tcBorders>
          </w:tcPr>
          <w:p w14:paraId="64AFBFCD"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0" w:type="pct"/>
            <w:tcBorders>
              <w:top w:val="single" w:sz="4" w:space="0" w:color="auto"/>
              <w:left w:val="single" w:sz="4" w:space="0" w:color="auto"/>
              <w:bottom w:val="single" w:sz="4" w:space="0" w:color="auto"/>
              <w:right w:val="single" w:sz="4" w:space="0" w:color="auto"/>
            </w:tcBorders>
            <w:vAlign w:val="center"/>
          </w:tcPr>
          <w:p w14:paraId="084135C1" w14:textId="134BF983"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6" w:type="pct"/>
            <w:tcBorders>
              <w:top w:val="single" w:sz="4" w:space="0" w:color="auto"/>
              <w:left w:val="single" w:sz="4" w:space="0" w:color="auto"/>
              <w:bottom w:val="single" w:sz="4" w:space="0" w:color="auto"/>
              <w:right w:val="single" w:sz="4" w:space="0" w:color="auto"/>
            </w:tcBorders>
            <w:vAlign w:val="center"/>
          </w:tcPr>
          <w:p w14:paraId="48B7F126"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vAlign w:val="center"/>
          </w:tcPr>
          <w:p w14:paraId="53AB15F2"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17" w:type="pct"/>
            <w:tcBorders>
              <w:top w:val="single" w:sz="4" w:space="0" w:color="auto"/>
              <w:left w:val="single" w:sz="4" w:space="0" w:color="auto"/>
              <w:bottom w:val="single" w:sz="4" w:space="0" w:color="auto"/>
              <w:right w:val="single" w:sz="4" w:space="0" w:color="auto"/>
            </w:tcBorders>
            <w:vAlign w:val="center"/>
          </w:tcPr>
          <w:p w14:paraId="6575C844"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0" w:type="pct"/>
            <w:tcBorders>
              <w:top w:val="single" w:sz="4" w:space="0" w:color="auto"/>
              <w:left w:val="single" w:sz="4" w:space="0" w:color="auto"/>
              <w:bottom w:val="single" w:sz="4" w:space="0" w:color="auto"/>
              <w:right w:val="single" w:sz="4" w:space="0" w:color="auto"/>
            </w:tcBorders>
            <w:vAlign w:val="center"/>
          </w:tcPr>
          <w:p w14:paraId="7290D35C"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8" w:type="pct"/>
            <w:tcBorders>
              <w:top w:val="single" w:sz="4" w:space="0" w:color="auto"/>
              <w:left w:val="single" w:sz="4" w:space="0" w:color="auto"/>
              <w:bottom w:val="single" w:sz="4" w:space="0" w:color="auto"/>
              <w:right w:val="single" w:sz="4" w:space="0" w:color="auto"/>
            </w:tcBorders>
            <w:vAlign w:val="center"/>
          </w:tcPr>
          <w:p w14:paraId="39095786"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3" w:type="pct"/>
            <w:tcBorders>
              <w:top w:val="single" w:sz="4" w:space="0" w:color="auto"/>
              <w:left w:val="single" w:sz="4" w:space="0" w:color="auto"/>
              <w:bottom w:val="single" w:sz="4" w:space="0" w:color="auto"/>
              <w:right w:val="single" w:sz="4" w:space="0" w:color="auto"/>
            </w:tcBorders>
            <w:vAlign w:val="center"/>
          </w:tcPr>
          <w:p w14:paraId="366F871F"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2" w:type="pct"/>
            <w:tcBorders>
              <w:top w:val="single" w:sz="4" w:space="0" w:color="auto"/>
              <w:left w:val="single" w:sz="4" w:space="0" w:color="auto"/>
              <w:bottom w:val="single" w:sz="4" w:space="0" w:color="auto"/>
              <w:right w:val="single" w:sz="4" w:space="0" w:color="auto"/>
            </w:tcBorders>
          </w:tcPr>
          <w:p w14:paraId="6F9F8920"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0" w:type="pct"/>
            <w:tcBorders>
              <w:top w:val="single" w:sz="4" w:space="0" w:color="auto"/>
              <w:left w:val="single" w:sz="4" w:space="0" w:color="auto"/>
              <w:bottom w:val="single" w:sz="4" w:space="0" w:color="auto"/>
              <w:right w:val="single" w:sz="4" w:space="0" w:color="auto"/>
            </w:tcBorders>
          </w:tcPr>
          <w:p w14:paraId="565C7ACC"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34DFCCC9"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8" w:type="pct"/>
            <w:tcBorders>
              <w:top w:val="single" w:sz="4" w:space="0" w:color="auto"/>
              <w:left w:val="single" w:sz="4" w:space="0" w:color="auto"/>
              <w:bottom w:val="single" w:sz="4" w:space="0" w:color="auto"/>
              <w:right w:val="single" w:sz="4" w:space="0" w:color="auto"/>
            </w:tcBorders>
          </w:tcPr>
          <w:p w14:paraId="3EC8A11D"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13E8F63D" w14:textId="075BFF62" w:rsidR="00D879CA" w:rsidRPr="00390453" w:rsidRDefault="00D879CA" w:rsidP="00D879CA">
      <w:pPr>
        <w:spacing w:after="0" w:line="240" w:lineRule="auto"/>
        <w:rPr>
          <w:rFonts w:asciiTheme="minorHAnsi" w:hAnsiTheme="minorHAnsi" w:cstheme="minorHAnsi"/>
          <w:sz w:val="18"/>
          <w:szCs w:val="18"/>
        </w:rPr>
      </w:pPr>
    </w:p>
    <w:tbl>
      <w:tblPr>
        <w:tblStyle w:val="TableGrid4"/>
        <w:tblW w:w="10794" w:type="dxa"/>
        <w:tblInd w:w="-5" w:type="dxa"/>
        <w:tblLook w:val="04A0" w:firstRow="1" w:lastRow="0" w:firstColumn="1" w:lastColumn="0" w:noHBand="0" w:noVBand="1"/>
      </w:tblPr>
      <w:tblGrid>
        <w:gridCol w:w="889"/>
        <w:gridCol w:w="923"/>
        <w:gridCol w:w="1082"/>
        <w:gridCol w:w="988"/>
        <w:gridCol w:w="1278"/>
        <w:gridCol w:w="940"/>
        <w:gridCol w:w="1112"/>
        <w:gridCol w:w="1084"/>
        <w:gridCol w:w="1241"/>
        <w:gridCol w:w="1257"/>
      </w:tblGrid>
      <w:tr w:rsidR="00DC2428" w:rsidRPr="00390453" w14:paraId="10C397E8" w14:textId="77777777" w:rsidTr="0069762D">
        <w:trPr>
          <w:trHeight w:val="411"/>
        </w:trPr>
        <w:tc>
          <w:tcPr>
            <w:tcW w:w="10794" w:type="dxa"/>
            <w:gridSpan w:val="10"/>
          </w:tcPr>
          <w:p w14:paraId="14312DC9" w14:textId="21AB70C2" w:rsidR="00DC2428" w:rsidRPr="00390453" w:rsidRDefault="00DC2428" w:rsidP="007F0D0D">
            <w:pPr>
              <w:spacing w:after="0" w:line="240" w:lineRule="auto"/>
              <w:rPr>
                <w:rFonts w:cstheme="minorHAnsi"/>
                <w:b/>
                <w:bCs/>
                <w:sz w:val="20"/>
                <w:szCs w:val="20"/>
              </w:rPr>
            </w:pPr>
            <w:r w:rsidRPr="00390453">
              <w:rPr>
                <w:rFonts w:cstheme="minorHAnsi"/>
                <w:b/>
                <w:bCs/>
                <w:sz w:val="20"/>
                <w:szCs w:val="20"/>
              </w:rPr>
              <w:t xml:space="preserve">A2. Design </w:t>
            </w:r>
            <w:r w:rsidRPr="00390453">
              <w:rPr>
                <w:rFonts w:cstheme="minorHAnsi"/>
                <w:b/>
                <w:sz w:val="20"/>
                <w:szCs w:val="20"/>
              </w:rPr>
              <w:t xml:space="preserve">HERS Verified </w:t>
            </w:r>
            <w:r w:rsidRPr="00390453">
              <w:rPr>
                <w:rFonts w:cstheme="minorHAnsi"/>
                <w:b/>
                <w:bCs/>
                <w:sz w:val="20"/>
                <w:szCs w:val="20"/>
              </w:rPr>
              <w:t>Dwelling Unit HPWH System Information</w:t>
            </w:r>
          </w:p>
          <w:p w14:paraId="3DB62C05" w14:textId="15760922" w:rsidR="00DC2428" w:rsidRPr="00390453" w:rsidRDefault="00DC2428" w:rsidP="007F0D0D">
            <w:pPr>
              <w:spacing w:after="0" w:line="240" w:lineRule="auto"/>
              <w:rPr>
                <w:rFonts w:cstheme="minorHAnsi"/>
                <w:sz w:val="20"/>
                <w:szCs w:val="20"/>
              </w:rPr>
            </w:pPr>
            <w:r w:rsidRPr="00390453">
              <w:rPr>
                <w:rFonts w:cstheme="minorHAnsi"/>
                <w:sz w:val="18"/>
                <w:szCs w:val="20"/>
              </w:rPr>
              <w:t xml:space="preserve">This table reports the water heating system(s) that were specified on the </w:t>
            </w:r>
            <w:del w:id="1" w:author="Alhabibi, Haider@Energy" w:date="2022-08-03T15:11:00Z">
              <w:r w:rsidRPr="00390453" w:rsidDel="00DC2428">
                <w:rPr>
                  <w:rFonts w:cstheme="minorHAnsi"/>
                  <w:sz w:val="18"/>
                  <w:szCs w:val="20"/>
                </w:rPr>
                <w:delText xml:space="preserve">registered </w:delText>
              </w:r>
            </w:del>
            <w:r>
              <w:rPr>
                <w:rFonts w:cstheme="minorHAnsi"/>
                <w:sz w:val="18"/>
                <w:szCs w:val="20"/>
              </w:rPr>
              <w:t>NRCC</w:t>
            </w:r>
            <w:r w:rsidRPr="00390453">
              <w:rPr>
                <w:rFonts w:cstheme="minorHAnsi"/>
                <w:sz w:val="18"/>
                <w:szCs w:val="20"/>
              </w:rPr>
              <w:t xml:space="preserve"> compliance document for this project.</w:t>
            </w:r>
          </w:p>
        </w:tc>
      </w:tr>
      <w:tr w:rsidR="00DC2428" w:rsidRPr="00390453" w14:paraId="6FAE92ED" w14:textId="77777777" w:rsidTr="00582B9B">
        <w:trPr>
          <w:trHeight w:val="189"/>
        </w:trPr>
        <w:tc>
          <w:tcPr>
            <w:tcW w:w="889" w:type="dxa"/>
            <w:tcBorders>
              <w:top w:val="single" w:sz="4" w:space="0" w:color="auto"/>
              <w:left w:val="single" w:sz="4" w:space="0" w:color="auto"/>
              <w:bottom w:val="single" w:sz="4" w:space="0" w:color="auto"/>
              <w:right w:val="single" w:sz="4" w:space="0" w:color="auto"/>
            </w:tcBorders>
          </w:tcPr>
          <w:p w14:paraId="3AA75BD3" w14:textId="77777777" w:rsidR="00DC2428" w:rsidRPr="00390453" w:rsidRDefault="00DC2428" w:rsidP="00DC2428">
            <w:pPr>
              <w:spacing w:after="0" w:line="240" w:lineRule="auto"/>
              <w:jc w:val="center"/>
              <w:rPr>
                <w:rFonts w:cstheme="minorHAnsi"/>
                <w:sz w:val="18"/>
                <w:szCs w:val="20"/>
              </w:rPr>
            </w:pPr>
            <w:r w:rsidRPr="00390453">
              <w:rPr>
                <w:rFonts w:cstheme="minorHAnsi"/>
                <w:sz w:val="18"/>
                <w:szCs w:val="18"/>
              </w:rPr>
              <w:t>01</w:t>
            </w:r>
          </w:p>
        </w:tc>
        <w:tc>
          <w:tcPr>
            <w:tcW w:w="923" w:type="dxa"/>
            <w:vAlign w:val="bottom"/>
          </w:tcPr>
          <w:p w14:paraId="417A7E80" w14:textId="77777777" w:rsidR="00DC2428" w:rsidRPr="00390453" w:rsidRDefault="00DC2428" w:rsidP="00DC2428">
            <w:pPr>
              <w:spacing w:after="0" w:line="240" w:lineRule="auto"/>
              <w:jc w:val="center"/>
              <w:rPr>
                <w:rFonts w:cstheme="minorHAnsi"/>
                <w:sz w:val="18"/>
                <w:szCs w:val="20"/>
              </w:rPr>
            </w:pPr>
            <w:r w:rsidRPr="00390453">
              <w:rPr>
                <w:rFonts w:cstheme="minorHAnsi"/>
                <w:sz w:val="18"/>
                <w:szCs w:val="20"/>
              </w:rPr>
              <w:t>02</w:t>
            </w:r>
          </w:p>
        </w:tc>
        <w:tc>
          <w:tcPr>
            <w:tcW w:w="1082" w:type="dxa"/>
            <w:vAlign w:val="bottom"/>
          </w:tcPr>
          <w:p w14:paraId="1353CDF8" w14:textId="77777777" w:rsidR="00DC2428" w:rsidRPr="00390453" w:rsidRDefault="00DC2428" w:rsidP="00DC2428">
            <w:pPr>
              <w:spacing w:after="0" w:line="240" w:lineRule="auto"/>
              <w:jc w:val="center"/>
              <w:rPr>
                <w:rFonts w:cstheme="minorHAnsi"/>
                <w:sz w:val="18"/>
                <w:szCs w:val="20"/>
              </w:rPr>
            </w:pPr>
            <w:r w:rsidRPr="00390453">
              <w:rPr>
                <w:rFonts w:cstheme="minorHAnsi"/>
                <w:sz w:val="18"/>
                <w:szCs w:val="20"/>
              </w:rPr>
              <w:t>03</w:t>
            </w:r>
          </w:p>
        </w:tc>
        <w:tc>
          <w:tcPr>
            <w:tcW w:w="988" w:type="dxa"/>
          </w:tcPr>
          <w:p w14:paraId="111151ED" w14:textId="77777777" w:rsidR="00DC2428" w:rsidRPr="00390453" w:rsidRDefault="00DC2428" w:rsidP="00DC2428">
            <w:pPr>
              <w:spacing w:after="0" w:line="240" w:lineRule="auto"/>
              <w:jc w:val="center"/>
              <w:rPr>
                <w:rFonts w:cstheme="minorHAnsi"/>
                <w:sz w:val="18"/>
                <w:szCs w:val="20"/>
              </w:rPr>
            </w:pPr>
            <w:r w:rsidRPr="00390453">
              <w:rPr>
                <w:rFonts w:cstheme="minorHAnsi"/>
                <w:sz w:val="18"/>
                <w:szCs w:val="20"/>
              </w:rPr>
              <w:t>04</w:t>
            </w:r>
          </w:p>
        </w:tc>
        <w:tc>
          <w:tcPr>
            <w:tcW w:w="1278" w:type="dxa"/>
          </w:tcPr>
          <w:p w14:paraId="6080B8BA" w14:textId="77777777" w:rsidR="00DC2428" w:rsidRPr="00390453" w:rsidRDefault="00DC2428" w:rsidP="00DC2428">
            <w:pPr>
              <w:spacing w:after="0" w:line="240" w:lineRule="auto"/>
              <w:jc w:val="center"/>
              <w:rPr>
                <w:rFonts w:cstheme="minorHAnsi"/>
                <w:sz w:val="18"/>
                <w:szCs w:val="20"/>
              </w:rPr>
            </w:pPr>
            <w:r w:rsidRPr="00390453">
              <w:rPr>
                <w:rFonts w:cstheme="minorHAnsi"/>
                <w:sz w:val="18"/>
                <w:szCs w:val="20"/>
              </w:rPr>
              <w:t>05</w:t>
            </w:r>
          </w:p>
        </w:tc>
        <w:tc>
          <w:tcPr>
            <w:tcW w:w="940" w:type="dxa"/>
          </w:tcPr>
          <w:p w14:paraId="453BAA49" w14:textId="77777777" w:rsidR="00DC2428" w:rsidRPr="00390453" w:rsidRDefault="00DC2428" w:rsidP="00DC2428">
            <w:pPr>
              <w:spacing w:after="0" w:line="240" w:lineRule="auto"/>
              <w:jc w:val="center"/>
              <w:rPr>
                <w:rFonts w:cstheme="minorHAnsi"/>
                <w:sz w:val="18"/>
                <w:szCs w:val="20"/>
              </w:rPr>
            </w:pPr>
            <w:r w:rsidRPr="00390453">
              <w:rPr>
                <w:rFonts w:cstheme="minorHAnsi"/>
                <w:sz w:val="18"/>
                <w:szCs w:val="20"/>
              </w:rPr>
              <w:t>06</w:t>
            </w:r>
          </w:p>
        </w:tc>
        <w:tc>
          <w:tcPr>
            <w:tcW w:w="1112" w:type="dxa"/>
          </w:tcPr>
          <w:p w14:paraId="1D008FE2" w14:textId="77777777" w:rsidR="00DC2428" w:rsidRPr="00390453" w:rsidRDefault="00DC2428" w:rsidP="00DC2428">
            <w:pPr>
              <w:spacing w:after="0" w:line="240" w:lineRule="auto"/>
              <w:jc w:val="center"/>
              <w:rPr>
                <w:rFonts w:cstheme="minorHAnsi"/>
                <w:sz w:val="18"/>
                <w:szCs w:val="20"/>
              </w:rPr>
            </w:pPr>
            <w:r w:rsidRPr="00390453">
              <w:rPr>
                <w:rFonts w:cstheme="minorHAnsi"/>
                <w:sz w:val="18"/>
                <w:szCs w:val="20"/>
              </w:rPr>
              <w:t>07</w:t>
            </w:r>
          </w:p>
        </w:tc>
        <w:tc>
          <w:tcPr>
            <w:tcW w:w="1084" w:type="dxa"/>
          </w:tcPr>
          <w:p w14:paraId="399C9104" w14:textId="77777777" w:rsidR="00DC2428" w:rsidRPr="00390453" w:rsidRDefault="00DC2428" w:rsidP="00DC2428">
            <w:pPr>
              <w:spacing w:after="0" w:line="240" w:lineRule="auto"/>
              <w:jc w:val="center"/>
              <w:rPr>
                <w:rFonts w:cstheme="minorHAnsi"/>
                <w:sz w:val="18"/>
                <w:szCs w:val="20"/>
              </w:rPr>
            </w:pPr>
            <w:r w:rsidRPr="00390453">
              <w:rPr>
                <w:rFonts w:cstheme="minorHAnsi"/>
                <w:sz w:val="18"/>
                <w:szCs w:val="20"/>
              </w:rPr>
              <w:t>08</w:t>
            </w:r>
          </w:p>
        </w:tc>
        <w:tc>
          <w:tcPr>
            <w:tcW w:w="1241" w:type="dxa"/>
          </w:tcPr>
          <w:p w14:paraId="7BBFAF36" w14:textId="7189D155" w:rsidR="00DC2428" w:rsidRPr="00390453" w:rsidRDefault="00DC2428" w:rsidP="00DC2428">
            <w:pPr>
              <w:spacing w:after="0" w:line="240" w:lineRule="auto"/>
              <w:jc w:val="center"/>
              <w:rPr>
                <w:rFonts w:cstheme="minorHAnsi"/>
                <w:sz w:val="18"/>
                <w:szCs w:val="20"/>
              </w:rPr>
            </w:pPr>
            <w:ins w:id="2" w:author="Alhabibi, Haider@Energy" w:date="2022-08-03T15:10:00Z">
              <w:r w:rsidRPr="00390453">
                <w:rPr>
                  <w:rFonts w:eastAsia="Times New Roman" w:cstheme="minorHAnsi"/>
                  <w:sz w:val="18"/>
                  <w:szCs w:val="18"/>
                </w:rPr>
                <w:t>09</w:t>
              </w:r>
            </w:ins>
          </w:p>
        </w:tc>
        <w:tc>
          <w:tcPr>
            <w:tcW w:w="1257" w:type="dxa"/>
          </w:tcPr>
          <w:p w14:paraId="46741DF8" w14:textId="366C4DC2" w:rsidR="00DC2428" w:rsidRPr="00390453" w:rsidRDefault="00DC2428" w:rsidP="00DC2428">
            <w:pPr>
              <w:spacing w:after="0" w:line="240" w:lineRule="auto"/>
              <w:jc w:val="center"/>
              <w:rPr>
                <w:rFonts w:cstheme="minorHAnsi"/>
                <w:sz w:val="18"/>
                <w:szCs w:val="20"/>
              </w:rPr>
            </w:pPr>
            <w:del w:id="3" w:author="Alhabibi, Haider@Energy" w:date="2022-08-09T15:09:00Z">
              <w:r w:rsidRPr="00390453" w:rsidDel="00582B9B">
                <w:rPr>
                  <w:rFonts w:cstheme="minorHAnsi"/>
                  <w:sz w:val="18"/>
                  <w:szCs w:val="20"/>
                </w:rPr>
                <w:delText>09</w:delText>
              </w:r>
            </w:del>
            <w:ins w:id="4" w:author="Alhabibi, Haider@Energy" w:date="2022-08-09T15:09:00Z">
              <w:r w:rsidR="00582B9B">
                <w:rPr>
                  <w:rFonts w:cstheme="minorHAnsi"/>
                  <w:sz w:val="18"/>
                  <w:szCs w:val="20"/>
                </w:rPr>
                <w:t>10</w:t>
              </w:r>
            </w:ins>
          </w:p>
        </w:tc>
      </w:tr>
      <w:tr w:rsidR="00DC2428" w:rsidRPr="00390453" w14:paraId="075EE1C5" w14:textId="77777777" w:rsidTr="00582B9B">
        <w:trPr>
          <w:trHeight w:val="971"/>
        </w:trPr>
        <w:tc>
          <w:tcPr>
            <w:tcW w:w="889" w:type="dxa"/>
            <w:tcBorders>
              <w:top w:val="single" w:sz="4" w:space="0" w:color="auto"/>
              <w:left w:val="single" w:sz="4" w:space="0" w:color="auto"/>
              <w:bottom w:val="single" w:sz="4" w:space="0" w:color="auto"/>
              <w:right w:val="single" w:sz="4" w:space="0" w:color="auto"/>
            </w:tcBorders>
            <w:vAlign w:val="bottom"/>
          </w:tcPr>
          <w:p w14:paraId="17477427" w14:textId="77777777" w:rsidR="00DC2428" w:rsidRPr="00390453" w:rsidRDefault="00DC2428" w:rsidP="00DC2428">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18"/>
              </w:rPr>
              <w:t>Dwelling Unit Name</w:t>
            </w:r>
          </w:p>
        </w:tc>
        <w:tc>
          <w:tcPr>
            <w:tcW w:w="923" w:type="dxa"/>
            <w:vAlign w:val="bottom"/>
          </w:tcPr>
          <w:p w14:paraId="2B3FBEEE" w14:textId="77777777" w:rsidR="00DC2428" w:rsidRPr="00390453" w:rsidRDefault="00DC2428" w:rsidP="00DC2428">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t>Water Heating System ID</w:t>
            </w:r>
          </w:p>
          <w:p w14:paraId="478C843B" w14:textId="77777777" w:rsidR="00DC2428" w:rsidRPr="00390453" w:rsidRDefault="00DC2428" w:rsidP="00DC2428">
            <w:pPr>
              <w:spacing w:after="0" w:line="240" w:lineRule="auto"/>
              <w:jc w:val="center"/>
              <w:rPr>
                <w:rFonts w:cstheme="minorHAnsi"/>
                <w:sz w:val="18"/>
                <w:szCs w:val="20"/>
              </w:rPr>
            </w:pPr>
            <w:r w:rsidRPr="00390453">
              <w:rPr>
                <w:rFonts w:cstheme="minorHAnsi"/>
                <w:sz w:val="18"/>
                <w:szCs w:val="20"/>
              </w:rPr>
              <w:t>or Name</w:t>
            </w:r>
          </w:p>
        </w:tc>
        <w:tc>
          <w:tcPr>
            <w:tcW w:w="1082" w:type="dxa"/>
            <w:vAlign w:val="bottom"/>
          </w:tcPr>
          <w:p w14:paraId="74B9A81E" w14:textId="77777777" w:rsidR="00DC2428" w:rsidRPr="00390453" w:rsidRDefault="00DC2428" w:rsidP="00DC2428">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t>Modeled Equipment</w:t>
            </w:r>
          </w:p>
          <w:p w14:paraId="11737B31" w14:textId="77777777" w:rsidR="00DC2428" w:rsidRPr="00390453" w:rsidRDefault="00DC2428" w:rsidP="00DC2428">
            <w:pPr>
              <w:spacing w:after="0" w:line="240" w:lineRule="auto"/>
              <w:jc w:val="center"/>
              <w:rPr>
                <w:rFonts w:cstheme="minorHAnsi"/>
                <w:sz w:val="18"/>
                <w:szCs w:val="20"/>
              </w:rPr>
            </w:pPr>
            <w:r w:rsidRPr="00390453">
              <w:rPr>
                <w:rFonts w:cstheme="minorHAnsi"/>
                <w:sz w:val="18"/>
                <w:szCs w:val="20"/>
              </w:rPr>
              <w:t>Make and Model</w:t>
            </w:r>
          </w:p>
        </w:tc>
        <w:tc>
          <w:tcPr>
            <w:tcW w:w="988" w:type="dxa"/>
            <w:vAlign w:val="bottom"/>
          </w:tcPr>
          <w:p w14:paraId="1649B6AF" w14:textId="77777777" w:rsidR="00DC2428" w:rsidRPr="00390453" w:rsidRDefault="00DC2428" w:rsidP="00DC2428">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t># of Like (or Identical) Water Heaters in System</w:t>
            </w:r>
          </w:p>
        </w:tc>
        <w:tc>
          <w:tcPr>
            <w:tcW w:w="1278" w:type="dxa"/>
            <w:vAlign w:val="bottom"/>
          </w:tcPr>
          <w:p w14:paraId="24F20DAD" w14:textId="77777777" w:rsidR="00DC2428" w:rsidRPr="00390453" w:rsidRDefault="00DC2428" w:rsidP="00DC2428">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t>Tank Location</w:t>
            </w:r>
          </w:p>
        </w:tc>
        <w:tc>
          <w:tcPr>
            <w:tcW w:w="940" w:type="dxa"/>
            <w:vAlign w:val="bottom"/>
          </w:tcPr>
          <w:p w14:paraId="75035EDD" w14:textId="77777777" w:rsidR="00DC2428" w:rsidRPr="00390453" w:rsidRDefault="00DC2428" w:rsidP="00DC2428">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t>Exterior Tank Insulation R-value</w:t>
            </w:r>
          </w:p>
        </w:tc>
        <w:tc>
          <w:tcPr>
            <w:tcW w:w="1112" w:type="dxa"/>
            <w:vAlign w:val="bottom"/>
          </w:tcPr>
          <w:p w14:paraId="1D5B4D42" w14:textId="77777777" w:rsidR="00DC2428" w:rsidRPr="00390453" w:rsidRDefault="00DC2428" w:rsidP="00DC2428">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t>Dwelling Unit DHW System Distribution Type</w:t>
            </w:r>
          </w:p>
        </w:tc>
        <w:tc>
          <w:tcPr>
            <w:tcW w:w="1084" w:type="dxa"/>
            <w:vAlign w:val="bottom"/>
          </w:tcPr>
          <w:p w14:paraId="52AF91F3" w14:textId="77777777" w:rsidR="00DC2428" w:rsidRPr="00390453" w:rsidRDefault="00DC2428" w:rsidP="00DC2428">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t>Compact Distribution</w:t>
            </w:r>
          </w:p>
        </w:tc>
        <w:tc>
          <w:tcPr>
            <w:tcW w:w="1241" w:type="dxa"/>
            <w:vAlign w:val="bottom"/>
          </w:tcPr>
          <w:p w14:paraId="71E11EFB" w14:textId="4F30A80F" w:rsidR="00DC2428" w:rsidRPr="00390453" w:rsidRDefault="00DC2428" w:rsidP="00DC2428">
            <w:pPr>
              <w:tabs>
                <w:tab w:val="left" w:pos="2160"/>
                <w:tab w:val="left" w:pos="2700"/>
                <w:tab w:val="left" w:pos="3420"/>
                <w:tab w:val="left" w:pos="3780"/>
                <w:tab w:val="left" w:pos="5760"/>
                <w:tab w:val="left" w:pos="7212"/>
              </w:tabs>
              <w:spacing w:after="0" w:line="240" w:lineRule="auto"/>
              <w:jc w:val="center"/>
              <w:rPr>
                <w:rFonts w:cstheme="minorHAnsi"/>
                <w:sz w:val="18"/>
                <w:szCs w:val="20"/>
              </w:rPr>
            </w:pPr>
            <w:ins w:id="5" w:author="Alhabibi, Haider@Energy" w:date="2022-08-03T15:10:00Z">
              <w:r w:rsidRPr="00390453">
                <w:rPr>
                  <w:rFonts w:eastAsia="Times New Roman" w:cstheme="minorHAnsi"/>
                  <w:sz w:val="18"/>
                  <w:szCs w:val="18"/>
                </w:rPr>
                <w:t>Drain Water Heat Recovery</w:t>
              </w:r>
            </w:ins>
          </w:p>
        </w:tc>
        <w:tc>
          <w:tcPr>
            <w:tcW w:w="1257" w:type="dxa"/>
            <w:vAlign w:val="bottom"/>
          </w:tcPr>
          <w:p w14:paraId="347F013A" w14:textId="2F9E95AF" w:rsidR="00DC2428" w:rsidRPr="00390453" w:rsidRDefault="00DC2428" w:rsidP="00DC2428">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t>Simulated Equipment Make and Model</w:t>
            </w:r>
          </w:p>
        </w:tc>
      </w:tr>
      <w:tr w:rsidR="00DC2428" w:rsidRPr="00390453" w14:paraId="325550E4" w14:textId="77777777" w:rsidTr="00582B9B">
        <w:trPr>
          <w:trHeight w:val="221"/>
        </w:trPr>
        <w:tc>
          <w:tcPr>
            <w:tcW w:w="889" w:type="dxa"/>
          </w:tcPr>
          <w:p w14:paraId="5E07F1EB" w14:textId="77777777" w:rsidR="00DC2428" w:rsidRPr="00390453" w:rsidRDefault="00DC2428" w:rsidP="00DC2428">
            <w:pPr>
              <w:spacing w:after="0" w:line="240" w:lineRule="auto"/>
              <w:rPr>
                <w:rFonts w:cstheme="minorHAnsi"/>
                <w:sz w:val="20"/>
                <w:szCs w:val="20"/>
              </w:rPr>
            </w:pPr>
          </w:p>
        </w:tc>
        <w:tc>
          <w:tcPr>
            <w:tcW w:w="923" w:type="dxa"/>
          </w:tcPr>
          <w:p w14:paraId="71D8BCC7" w14:textId="77777777" w:rsidR="00DC2428" w:rsidRPr="00390453" w:rsidRDefault="00DC2428" w:rsidP="00DC2428">
            <w:pPr>
              <w:spacing w:after="0" w:line="240" w:lineRule="auto"/>
              <w:rPr>
                <w:rFonts w:cstheme="minorHAnsi"/>
                <w:sz w:val="20"/>
                <w:szCs w:val="20"/>
              </w:rPr>
            </w:pPr>
          </w:p>
        </w:tc>
        <w:tc>
          <w:tcPr>
            <w:tcW w:w="1082" w:type="dxa"/>
          </w:tcPr>
          <w:p w14:paraId="22CF1A87" w14:textId="77777777" w:rsidR="00DC2428" w:rsidRPr="00390453" w:rsidRDefault="00DC2428" w:rsidP="00DC2428">
            <w:pPr>
              <w:spacing w:after="0" w:line="240" w:lineRule="auto"/>
              <w:rPr>
                <w:rFonts w:cstheme="minorHAnsi"/>
                <w:sz w:val="20"/>
                <w:szCs w:val="20"/>
              </w:rPr>
            </w:pPr>
          </w:p>
        </w:tc>
        <w:tc>
          <w:tcPr>
            <w:tcW w:w="988" w:type="dxa"/>
          </w:tcPr>
          <w:p w14:paraId="7E3966CF" w14:textId="77777777" w:rsidR="00DC2428" w:rsidRPr="00390453" w:rsidRDefault="00DC2428" w:rsidP="00DC2428">
            <w:pPr>
              <w:spacing w:after="0" w:line="240" w:lineRule="auto"/>
              <w:rPr>
                <w:rFonts w:cstheme="minorHAnsi"/>
                <w:sz w:val="20"/>
                <w:szCs w:val="20"/>
              </w:rPr>
            </w:pPr>
          </w:p>
        </w:tc>
        <w:tc>
          <w:tcPr>
            <w:tcW w:w="1278" w:type="dxa"/>
          </w:tcPr>
          <w:p w14:paraId="7B2A151F" w14:textId="77777777" w:rsidR="00DC2428" w:rsidRPr="00390453" w:rsidRDefault="00DC2428" w:rsidP="00DC2428">
            <w:pPr>
              <w:spacing w:after="0" w:line="240" w:lineRule="auto"/>
              <w:rPr>
                <w:rFonts w:cstheme="minorHAnsi"/>
                <w:sz w:val="20"/>
                <w:szCs w:val="20"/>
              </w:rPr>
            </w:pPr>
          </w:p>
        </w:tc>
        <w:tc>
          <w:tcPr>
            <w:tcW w:w="940" w:type="dxa"/>
          </w:tcPr>
          <w:p w14:paraId="18794545" w14:textId="77777777" w:rsidR="00DC2428" w:rsidRPr="00390453" w:rsidRDefault="00DC2428" w:rsidP="00DC2428">
            <w:pPr>
              <w:spacing w:after="0" w:line="240" w:lineRule="auto"/>
              <w:rPr>
                <w:rFonts w:cstheme="minorHAnsi"/>
                <w:sz w:val="20"/>
                <w:szCs w:val="20"/>
              </w:rPr>
            </w:pPr>
          </w:p>
        </w:tc>
        <w:tc>
          <w:tcPr>
            <w:tcW w:w="1112" w:type="dxa"/>
          </w:tcPr>
          <w:p w14:paraId="7F63170B" w14:textId="77777777" w:rsidR="00DC2428" w:rsidRPr="00390453" w:rsidRDefault="00DC2428" w:rsidP="00DC2428">
            <w:pPr>
              <w:spacing w:after="0" w:line="240" w:lineRule="auto"/>
              <w:rPr>
                <w:rFonts w:cstheme="minorHAnsi"/>
                <w:sz w:val="20"/>
                <w:szCs w:val="20"/>
              </w:rPr>
            </w:pPr>
          </w:p>
        </w:tc>
        <w:tc>
          <w:tcPr>
            <w:tcW w:w="1084" w:type="dxa"/>
          </w:tcPr>
          <w:p w14:paraId="1777FCEE" w14:textId="77777777" w:rsidR="00DC2428" w:rsidRPr="00390453" w:rsidRDefault="00DC2428" w:rsidP="00DC2428">
            <w:pPr>
              <w:spacing w:after="0" w:line="240" w:lineRule="auto"/>
              <w:rPr>
                <w:rFonts w:cstheme="minorHAnsi"/>
                <w:sz w:val="20"/>
                <w:szCs w:val="20"/>
              </w:rPr>
            </w:pPr>
          </w:p>
        </w:tc>
        <w:tc>
          <w:tcPr>
            <w:tcW w:w="1241" w:type="dxa"/>
          </w:tcPr>
          <w:p w14:paraId="7FD623DA" w14:textId="77777777" w:rsidR="00DC2428" w:rsidRPr="00390453" w:rsidRDefault="00DC2428" w:rsidP="00DC2428">
            <w:pPr>
              <w:spacing w:after="0" w:line="240" w:lineRule="auto"/>
              <w:rPr>
                <w:rFonts w:cstheme="minorHAnsi"/>
                <w:sz w:val="20"/>
                <w:szCs w:val="20"/>
              </w:rPr>
            </w:pPr>
          </w:p>
        </w:tc>
        <w:tc>
          <w:tcPr>
            <w:tcW w:w="1257" w:type="dxa"/>
          </w:tcPr>
          <w:p w14:paraId="712EFAB8" w14:textId="7CA277AD" w:rsidR="00DC2428" w:rsidRPr="00390453" w:rsidRDefault="00DC2428" w:rsidP="00DC2428">
            <w:pPr>
              <w:spacing w:after="0" w:line="240" w:lineRule="auto"/>
              <w:rPr>
                <w:rFonts w:cstheme="minorHAnsi"/>
                <w:sz w:val="20"/>
                <w:szCs w:val="20"/>
              </w:rPr>
            </w:pPr>
          </w:p>
        </w:tc>
      </w:tr>
      <w:tr w:rsidR="00DC2428" w:rsidRPr="00390453" w14:paraId="41180A6D" w14:textId="77777777" w:rsidTr="00582B9B">
        <w:trPr>
          <w:trHeight w:val="211"/>
        </w:trPr>
        <w:tc>
          <w:tcPr>
            <w:tcW w:w="889" w:type="dxa"/>
          </w:tcPr>
          <w:p w14:paraId="0E0D11F9" w14:textId="77777777" w:rsidR="00DC2428" w:rsidRPr="00390453" w:rsidRDefault="00DC2428" w:rsidP="00DC2428">
            <w:pPr>
              <w:spacing w:after="0" w:line="240" w:lineRule="auto"/>
              <w:rPr>
                <w:rFonts w:cstheme="minorHAnsi"/>
                <w:sz w:val="20"/>
                <w:szCs w:val="20"/>
              </w:rPr>
            </w:pPr>
          </w:p>
        </w:tc>
        <w:tc>
          <w:tcPr>
            <w:tcW w:w="923" w:type="dxa"/>
          </w:tcPr>
          <w:p w14:paraId="26773A73" w14:textId="77777777" w:rsidR="00DC2428" w:rsidRPr="00390453" w:rsidRDefault="00DC2428" w:rsidP="00DC2428">
            <w:pPr>
              <w:spacing w:after="0" w:line="240" w:lineRule="auto"/>
              <w:rPr>
                <w:rFonts w:cstheme="minorHAnsi"/>
                <w:sz w:val="20"/>
                <w:szCs w:val="20"/>
              </w:rPr>
            </w:pPr>
          </w:p>
        </w:tc>
        <w:tc>
          <w:tcPr>
            <w:tcW w:w="1082" w:type="dxa"/>
          </w:tcPr>
          <w:p w14:paraId="470A2212" w14:textId="77777777" w:rsidR="00DC2428" w:rsidRPr="00390453" w:rsidRDefault="00DC2428" w:rsidP="00DC2428">
            <w:pPr>
              <w:spacing w:after="0" w:line="240" w:lineRule="auto"/>
              <w:rPr>
                <w:rFonts w:cstheme="minorHAnsi"/>
                <w:sz w:val="20"/>
                <w:szCs w:val="20"/>
              </w:rPr>
            </w:pPr>
          </w:p>
        </w:tc>
        <w:tc>
          <w:tcPr>
            <w:tcW w:w="988" w:type="dxa"/>
          </w:tcPr>
          <w:p w14:paraId="6AC9F3A3" w14:textId="77777777" w:rsidR="00DC2428" w:rsidRPr="00390453" w:rsidRDefault="00DC2428" w:rsidP="00DC2428">
            <w:pPr>
              <w:spacing w:after="0" w:line="240" w:lineRule="auto"/>
              <w:rPr>
                <w:rFonts w:cstheme="minorHAnsi"/>
                <w:sz w:val="20"/>
                <w:szCs w:val="20"/>
              </w:rPr>
            </w:pPr>
          </w:p>
        </w:tc>
        <w:tc>
          <w:tcPr>
            <w:tcW w:w="1278" w:type="dxa"/>
          </w:tcPr>
          <w:p w14:paraId="6094B205" w14:textId="77777777" w:rsidR="00DC2428" w:rsidRPr="00390453" w:rsidRDefault="00DC2428" w:rsidP="00DC2428">
            <w:pPr>
              <w:spacing w:after="0" w:line="240" w:lineRule="auto"/>
              <w:rPr>
                <w:rFonts w:cstheme="minorHAnsi"/>
                <w:sz w:val="20"/>
                <w:szCs w:val="20"/>
              </w:rPr>
            </w:pPr>
          </w:p>
        </w:tc>
        <w:tc>
          <w:tcPr>
            <w:tcW w:w="940" w:type="dxa"/>
          </w:tcPr>
          <w:p w14:paraId="437E42C2" w14:textId="77777777" w:rsidR="00DC2428" w:rsidRPr="00390453" w:rsidRDefault="00DC2428" w:rsidP="00DC2428">
            <w:pPr>
              <w:spacing w:after="0" w:line="240" w:lineRule="auto"/>
              <w:rPr>
                <w:rFonts w:cstheme="minorHAnsi"/>
                <w:sz w:val="20"/>
                <w:szCs w:val="20"/>
              </w:rPr>
            </w:pPr>
          </w:p>
        </w:tc>
        <w:tc>
          <w:tcPr>
            <w:tcW w:w="1112" w:type="dxa"/>
          </w:tcPr>
          <w:p w14:paraId="5DD3D741" w14:textId="77777777" w:rsidR="00DC2428" w:rsidRPr="00390453" w:rsidRDefault="00DC2428" w:rsidP="00DC2428">
            <w:pPr>
              <w:spacing w:after="0" w:line="240" w:lineRule="auto"/>
              <w:rPr>
                <w:rFonts w:cstheme="minorHAnsi"/>
                <w:sz w:val="20"/>
                <w:szCs w:val="20"/>
              </w:rPr>
            </w:pPr>
          </w:p>
        </w:tc>
        <w:tc>
          <w:tcPr>
            <w:tcW w:w="1084" w:type="dxa"/>
          </w:tcPr>
          <w:p w14:paraId="22F5BD18" w14:textId="77777777" w:rsidR="00DC2428" w:rsidRPr="00390453" w:rsidRDefault="00DC2428" w:rsidP="00DC2428">
            <w:pPr>
              <w:spacing w:after="0" w:line="240" w:lineRule="auto"/>
              <w:rPr>
                <w:rFonts w:cstheme="minorHAnsi"/>
                <w:sz w:val="20"/>
                <w:szCs w:val="20"/>
              </w:rPr>
            </w:pPr>
          </w:p>
        </w:tc>
        <w:tc>
          <w:tcPr>
            <w:tcW w:w="1241" w:type="dxa"/>
          </w:tcPr>
          <w:p w14:paraId="66CBD9BD" w14:textId="77777777" w:rsidR="00DC2428" w:rsidRPr="00390453" w:rsidRDefault="00DC2428" w:rsidP="00DC2428">
            <w:pPr>
              <w:spacing w:after="0" w:line="240" w:lineRule="auto"/>
              <w:rPr>
                <w:rFonts w:cstheme="minorHAnsi"/>
                <w:sz w:val="20"/>
                <w:szCs w:val="20"/>
              </w:rPr>
            </w:pPr>
          </w:p>
        </w:tc>
        <w:tc>
          <w:tcPr>
            <w:tcW w:w="1257" w:type="dxa"/>
          </w:tcPr>
          <w:p w14:paraId="48640B73" w14:textId="78F4EA42" w:rsidR="00DC2428" w:rsidRPr="00390453" w:rsidRDefault="00DC2428" w:rsidP="00DC2428">
            <w:pPr>
              <w:spacing w:after="0" w:line="240" w:lineRule="auto"/>
              <w:rPr>
                <w:rFonts w:cstheme="minorHAnsi"/>
                <w:sz w:val="20"/>
                <w:szCs w:val="20"/>
              </w:rPr>
            </w:pPr>
          </w:p>
        </w:tc>
      </w:tr>
    </w:tbl>
    <w:p w14:paraId="0E56EB8A" w14:textId="77777777" w:rsidR="006A662E" w:rsidRPr="00390453" w:rsidRDefault="006A662E" w:rsidP="00D879CA">
      <w:pPr>
        <w:spacing w:after="0" w:line="240" w:lineRule="auto"/>
        <w:rPr>
          <w:rFonts w:asciiTheme="minorHAnsi" w:hAnsiTheme="minorHAnsi" w:cstheme="minorHAnsi"/>
          <w:sz w:val="18"/>
          <w:szCs w:val="18"/>
        </w:rPr>
      </w:pPr>
    </w:p>
    <w:tbl>
      <w:tblPr>
        <w:tblW w:w="5002"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92"/>
        <w:gridCol w:w="801"/>
        <w:gridCol w:w="810"/>
        <w:gridCol w:w="900"/>
        <w:gridCol w:w="989"/>
        <w:gridCol w:w="633"/>
        <w:gridCol w:w="721"/>
        <w:gridCol w:w="719"/>
        <w:gridCol w:w="1172"/>
        <w:gridCol w:w="1168"/>
        <w:gridCol w:w="900"/>
        <w:gridCol w:w="989"/>
      </w:tblGrid>
      <w:tr w:rsidR="007568C3" w:rsidRPr="00390453" w14:paraId="47428C92" w14:textId="13539CC9" w:rsidTr="007568C3">
        <w:trPr>
          <w:cantSplit/>
          <w:trHeight w:val="402"/>
          <w:jc w:val="center"/>
        </w:trPr>
        <w:tc>
          <w:tcPr>
            <w:tcW w:w="5000" w:type="pct"/>
            <w:gridSpan w:val="12"/>
            <w:tcBorders>
              <w:top w:val="single" w:sz="4" w:space="0" w:color="auto"/>
              <w:left w:val="single" w:sz="4" w:space="0" w:color="auto"/>
              <w:bottom w:val="single" w:sz="4" w:space="0" w:color="auto"/>
              <w:right w:val="single" w:sz="4" w:space="0" w:color="auto"/>
            </w:tcBorders>
          </w:tcPr>
          <w:p w14:paraId="7C3CB381" w14:textId="4C47DFB0" w:rsidR="007568C3" w:rsidRPr="00390453" w:rsidRDefault="007568C3"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390453">
              <w:rPr>
                <w:rFonts w:asciiTheme="minorHAnsi" w:hAnsiTheme="minorHAnsi" w:cstheme="minorHAnsi"/>
                <w:b/>
                <w:sz w:val="20"/>
                <w:szCs w:val="20"/>
              </w:rPr>
              <w:t xml:space="preserve">B. Installed HERS Verified Dwelling Unit Water Heating Systems Information </w:t>
            </w:r>
          </w:p>
          <w:p w14:paraId="09B27B34" w14:textId="3FBF4716" w:rsidR="007568C3" w:rsidRPr="00390453" w:rsidRDefault="007568C3"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390453">
              <w:rPr>
                <w:rFonts w:asciiTheme="minorHAnsi" w:eastAsia="Times New Roman" w:hAnsiTheme="minorHAnsi" w:cstheme="minorHAnsi"/>
                <w:sz w:val="18"/>
                <w:szCs w:val="20"/>
              </w:rPr>
              <w:t>This table reports the water heating system features installed in this project.</w:t>
            </w:r>
          </w:p>
        </w:tc>
      </w:tr>
      <w:tr w:rsidR="007568C3" w:rsidRPr="00390453" w14:paraId="5E10FB82" w14:textId="1F2D2580" w:rsidTr="009053FD">
        <w:trPr>
          <w:cantSplit/>
          <w:trHeight w:val="277"/>
          <w:jc w:val="center"/>
        </w:trPr>
        <w:tc>
          <w:tcPr>
            <w:tcW w:w="460" w:type="pct"/>
            <w:tcBorders>
              <w:top w:val="single" w:sz="4" w:space="0" w:color="auto"/>
              <w:left w:val="single" w:sz="4" w:space="0" w:color="auto"/>
              <w:bottom w:val="single" w:sz="4" w:space="0" w:color="auto"/>
              <w:right w:val="single" w:sz="4" w:space="0" w:color="auto"/>
            </w:tcBorders>
            <w:shd w:val="clear" w:color="auto" w:fill="auto"/>
          </w:tcPr>
          <w:p w14:paraId="78A198D6" w14:textId="53665994" w:rsidR="007568C3" w:rsidRPr="00582B9B" w:rsidRDefault="007568C3" w:rsidP="00582B9B">
            <w:pPr>
              <w:spacing w:after="0" w:line="240" w:lineRule="auto"/>
              <w:jc w:val="center"/>
              <w:rPr>
                <w:rFonts w:asciiTheme="minorHAnsi" w:eastAsiaTheme="minorEastAsia" w:hAnsiTheme="minorHAnsi" w:cstheme="minorHAnsi"/>
                <w:sz w:val="18"/>
                <w:szCs w:val="18"/>
              </w:rPr>
            </w:pPr>
            <w:r w:rsidRPr="00582B9B">
              <w:rPr>
                <w:rFonts w:asciiTheme="minorHAnsi" w:eastAsiaTheme="minorEastAsia" w:hAnsiTheme="minorHAnsi" w:cstheme="minorHAnsi"/>
                <w:sz w:val="18"/>
                <w:szCs w:val="18"/>
              </w:rPr>
              <w:t>01</w:t>
            </w:r>
          </w:p>
        </w:tc>
        <w:tc>
          <w:tcPr>
            <w:tcW w:w="371" w:type="pct"/>
            <w:tcBorders>
              <w:top w:val="single" w:sz="4" w:space="0" w:color="auto"/>
              <w:left w:val="single" w:sz="4" w:space="0" w:color="auto"/>
              <w:bottom w:val="single" w:sz="4" w:space="0" w:color="auto"/>
              <w:right w:val="single" w:sz="4" w:space="0" w:color="auto"/>
            </w:tcBorders>
            <w:vAlign w:val="center"/>
          </w:tcPr>
          <w:p w14:paraId="5F178F62" w14:textId="6707F422" w:rsidR="007568C3" w:rsidRPr="00582B9B" w:rsidRDefault="007568C3" w:rsidP="00582B9B">
            <w:pPr>
              <w:spacing w:after="0" w:line="240" w:lineRule="auto"/>
              <w:jc w:val="center"/>
              <w:rPr>
                <w:rFonts w:asciiTheme="minorHAnsi" w:eastAsiaTheme="minorEastAsia" w:hAnsiTheme="minorHAnsi" w:cstheme="minorHAnsi"/>
                <w:sz w:val="18"/>
                <w:szCs w:val="18"/>
              </w:rPr>
            </w:pPr>
            <w:del w:id="6" w:author="Alhabibi, Haider@Energy" w:date="2022-08-03T15:11:00Z">
              <w:r w:rsidRPr="00582B9B" w:rsidDel="00990937">
                <w:rPr>
                  <w:rFonts w:asciiTheme="minorHAnsi" w:eastAsiaTheme="minorEastAsia" w:hAnsiTheme="minorHAnsi" w:cstheme="minorHAnsi"/>
                  <w:sz w:val="18"/>
                  <w:szCs w:val="18"/>
                </w:rPr>
                <w:delText>01</w:delText>
              </w:r>
            </w:del>
            <w:ins w:id="7" w:author="Alhabibi, Haider@Energy" w:date="2022-08-03T15:11:00Z">
              <w:r w:rsidR="00990937">
                <w:rPr>
                  <w:rFonts w:asciiTheme="minorHAnsi" w:eastAsiaTheme="minorEastAsia" w:hAnsiTheme="minorHAnsi" w:cstheme="minorHAnsi"/>
                  <w:sz w:val="18"/>
                  <w:szCs w:val="18"/>
                </w:rPr>
                <w:t>02</w:t>
              </w:r>
            </w:ins>
          </w:p>
        </w:tc>
        <w:tc>
          <w:tcPr>
            <w:tcW w:w="375" w:type="pct"/>
            <w:tcBorders>
              <w:top w:val="single" w:sz="4" w:space="0" w:color="auto"/>
              <w:left w:val="single" w:sz="4" w:space="0" w:color="auto"/>
              <w:bottom w:val="single" w:sz="4" w:space="0" w:color="auto"/>
              <w:right w:val="single" w:sz="4" w:space="0" w:color="auto"/>
            </w:tcBorders>
            <w:vAlign w:val="center"/>
          </w:tcPr>
          <w:p w14:paraId="25E49458" w14:textId="36D88F2F" w:rsidR="007568C3" w:rsidRPr="00582B9B" w:rsidRDefault="007568C3" w:rsidP="00582B9B">
            <w:pPr>
              <w:spacing w:after="0" w:line="240" w:lineRule="auto"/>
              <w:jc w:val="center"/>
              <w:rPr>
                <w:rFonts w:asciiTheme="minorHAnsi" w:eastAsiaTheme="minorEastAsia" w:hAnsiTheme="minorHAnsi" w:cstheme="minorHAnsi"/>
                <w:sz w:val="18"/>
                <w:szCs w:val="18"/>
              </w:rPr>
            </w:pPr>
            <w:del w:id="8" w:author="Alhabibi, Haider@Energy" w:date="2022-08-03T15:11:00Z">
              <w:r w:rsidRPr="00582B9B" w:rsidDel="00990937">
                <w:rPr>
                  <w:rFonts w:asciiTheme="minorHAnsi" w:eastAsiaTheme="minorEastAsia" w:hAnsiTheme="minorHAnsi" w:cstheme="minorHAnsi"/>
                  <w:sz w:val="18"/>
                  <w:szCs w:val="18"/>
                </w:rPr>
                <w:delText>02</w:delText>
              </w:r>
            </w:del>
            <w:ins w:id="9" w:author="Alhabibi, Haider@Energy" w:date="2022-08-03T15:11:00Z">
              <w:r w:rsidR="00990937">
                <w:rPr>
                  <w:rFonts w:asciiTheme="minorHAnsi" w:eastAsiaTheme="minorEastAsia" w:hAnsiTheme="minorHAnsi" w:cstheme="minorHAnsi"/>
                  <w:sz w:val="18"/>
                  <w:szCs w:val="18"/>
                </w:rPr>
                <w:t>03</w:t>
              </w:r>
            </w:ins>
          </w:p>
        </w:tc>
        <w:tc>
          <w:tcPr>
            <w:tcW w:w="417" w:type="pct"/>
            <w:tcBorders>
              <w:top w:val="single" w:sz="4" w:space="0" w:color="auto"/>
              <w:left w:val="single" w:sz="4" w:space="0" w:color="auto"/>
              <w:bottom w:val="single" w:sz="4" w:space="0" w:color="auto"/>
              <w:right w:val="single" w:sz="4" w:space="0" w:color="auto"/>
            </w:tcBorders>
            <w:vAlign w:val="center"/>
          </w:tcPr>
          <w:p w14:paraId="4D1BC378" w14:textId="0CCC2013" w:rsidR="007568C3" w:rsidRPr="00582B9B" w:rsidRDefault="007568C3" w:rsidP="00582B9B">
            <w:pPr>
              <w:spacing w:after="0" w:line="240" w:lineRule="auto"/>
              <w:jc w:val="center"/>
              <w:rPr>
                <w:rFonts w:asciiTheme="minorHAnsi" w:eastAsiaTheme="minorEastAsia" w:hAnsiTheme="minorHAnsi" w:cstheme="minorHAnsi"/>
                <w:sz w:val="18"/>
                <w:szCs w:val="18"/>
              </w:rPr>
            </w:pPr>
            <w:del w:id="10" w:author="Alhabibi, Haider@Energy" w:date="2022-08-03T15:11:00Z">
              <w:r w:rsidRPr="00582B9B" w:rsidDel="00990937">
                <w:rPr>
                  <w:rFonts w:asciiTheme="minorHAnsi" w:eastAsiaTheme="minorEastAsia" w:hAnsiTheme="minorHAnsi" w:cstheme="minorHAnsi"/>
                  <w:sz w:val="18"/>
                  <w:szCs w:val="18"/>
                </w:rPr>
                <w:delText>03</w:delText>
              </w:r>
            </w:del>
            <w:ins w:id="11" w:author="Alhabibi, Haider@Energy" w:date="2022-08-03T15:11:00Z">
              <w:r w:rsidR="00990937">
                <w:rPr>
                  <w:rFonts w:asciiTheme="minorHAnsi" w:eastAsiaTheme="minorEastAsia" w:hAnsiTheme="minorHAnsi" w:cstheme="minorHAnsi"/>
                  <w:sz w:val="18"/>
                  <w:szCs w:val="18"/>
                </w:rPr>
                <w:t>04</w:t>
              </w:r>
            </w:ins>
          </w:p>
        </w:tc>
        <w:tc>
          <w:tcPr>
            <w:tcW w:w="458" w:type="pct"/>
            <w:tcBorders>
              <w:top w:val="single" w:sz="4" w:space="0" w:color="auto"/>
              <w:left w:val="single" w:sz="4" w:space="0" w:color="auto"/>
              <w:bottom w:val="single" w:sz="4" w:space="0" w:color="auto"/>
              <w:right w:val="single" w:sz="4" w:space="0" w:color="auto"/>
            </w:tcBorders>
            <w:vAlign w:val="center"/>
          </w:tcPr>
          <w:p w14:paraId="3D26A1B8" w14:textId="2330D72D" w:rsidR="007568C3" w:rsidRPr="00582B9B" w:rsidRDefault="007568C3" w:rsidP="00582B9B">
            <w:pPr>
              <w:spacing w:after="0" w:line="240" w:lineRule="auto"/>
              <w:jc w:val="center"/>
              <w:rPr>
                <w:rFonts w:asciiTheme="minorHAnsi" w:eastAsiaTheme="minorEastAsia" w:hAnsiTheme="minorHAnsi" w:cstheme="minorHAnsi"/>
                <w:sz w:val="18"/>
                <w:szCs w:val="18"/>
              </w:rPr>
            </w:pPr>
            <w:del w:id="12" w:author="Alhabibi, Haider@Energy" w:date="2022-08-03T15:11:00Z">
              <w:r w:rsidRPr="00582B9B" w:rsidDel="00990937">
                <w:rPr>
                  <w:rFonts w:asciiTheme="minorHAnsi" w:eastAsiaTheme="minorEastAsia" w:hAnsiTheme="minorHAnsi" w:cstheme="minorHAnsi"/>
                  <w:sz w:val="18"/>
                  <w:szCs w:val="18"/>
                </w:rPr>
                <w:delText>04</w:delText>
              </w:r>
            </w:del>
            <w:ins w:id="13" w:author="Alhabibi, Haider@Energy" w:date="2022-08-03T15:11:00Z">
              <w:r w:rsidR="00990937">
                <w:rPr>
                  <w:rFonts w:asciiTheme="minorHAnsi" w:eastAsiaTheme="minorEastAsia" w:hAnsiTheme="minorHAnsi" w:cstheme="minorHAnsi"/>
                  <w:sz w:val="18"/>
                  <w:szCs w:val="18"/>
                </w:rPr>
                <w:t>05</w:t>
              </w:r>
            </w:ins>
          </w:p>
        </w:tc>
        <w:tc>
          <w:tcPr>
            <w:tcW w:w="293" w:type="pct"/>
            <w:tcBorders>
              <w:top w:val="single" w:sz="4" w:space="0" w:color="auto"/>
              <w:left w:val="single" w:sz="4" w:space="0" w:color="auto"/>
              <w:bottom w:val="single" w:sz="4" w:space="0" w:color="auto"/>
              <w:right w:val="single" w:sz="4" w:space="0" w:color="auto"/>
            </w:tcBorders>
            <w:vAlign w:val="center"/>
          </w:tcPr>
          <w:p w14:paraId="0E16E27E" w14:textId="1B00F966" w:rsidR="007568C3" w:rsidRPr="00582B9B" w:rsidRDefault="007568C3" w:rsidP="00582B9B">
            <w:pPr>
              <w:spacing w:after="0" w:line="240" w:lineRule="auto"/>
              <w:jc w:val="center"/>
              <w:rPr>
                <w:rFonts w:asciiTheme="minorHAnsi" w:eastAsiaTheme="minorEastAsia" w:hAnsiTheme="minorHAnsi" w:cstheme="minorHAnsi"/>
                <w:sz w:val="18"/>
                <w:szCs w:val="18"/>
              </w:rPr>
            </w:pPr>
            <w:del w:id="14" w:author="Alhabibi, Haider@Energy" w:date="2022-08-03T15:11:00Z">
              <w:r w:rsidRPr="00582B9B" w:rsidDel="00990937">
                <w:rPr>
                  <w:rFonts w:asciiTheme="minorHAnsi" w:eastAsiaTheme="minorEastAsia" w:hAnsiTheme="minorHAnsi" w:cstheme="minorHAnsi"/>
                  <w:sz w:val="18"/>
                  <w:szCs w:val="18"/>
                </w:rPr>
                <w:delText>05</w:delText>
              </w:r>
            </w:del>
            <w:ins w:id="15" w:author="Alhabibi, Haider@Energy" w:date="2022-08-03T15:11:00Z">
              <w:r w:rsidR="00990937">
                <w:rPr>
                  <w:rFonts w:asciiTheme="minorHAnsi" w:eastAsiaTheme="minorEastAsia" w:hAnsiTheme="minorHAnsi" w:cstheme="minorHAnsi"/>
                  <w:sz w:val="18"/>
                  <w:szCs w:val="18"/>
                </w:rPr>
                <w:t>06</w:t>
              </w:r>
            </w:ins>
          </w:p>
        </w:tc>
        <w:tc>
          <w:tcPr>
            <w:tcW w:w="334" w:type="pct"/>
            <w:tcBorders>
              <w:top w:val="single" w:sz="4" w:space="0" w:color="auto"/>
              <w:left w:val="single" w:sz="4" w:space="0" w:color="auto"/>
              <w:bottom w:val="single" w:sz="4" w:space="0" w:color="auto"/>
              <w:right w:val="single" w:sz="4" w:space="0" w:color="auto"/>
            </w:tcBorders>
            <w:vAlign w:val="center"/>
          </w:tcPr>
          <w:p w14:paraId="1EFBBCAA" w14:textId="3D4BB455" w:rsidR="007568C3" w:rsidRPr="00582B9B" w:rsidRDefault="007568C3" w:rsidP="00582B9B">
            <w:pPr>
              <w:spacing w:after="0" w:line="240" w:lineRule="auto"/>
              <w:jc w:val="center"/>
              <w:rPr>
                <w:rFonts w:asciiTheme="minorHAnsi" w:eastAsiaTheme="minorEastAsia" w:hAnsiTheme="minorHAnsi" w:cstheme="minorHAnsi"/>
                <w:sz w:val="18"/>
                <w:szCs w:val="18"/>
              </w:rPr>
            </w:pPr>
            <w:del w:id="16" w:author="Alhabibi, Haider@Energy" w:date="2022-08-03T15:11:00Z">
              <w:r w:rsidRPr="00582B9B" w:rsidDel="00990937">
                <w:rPr>
                  <w:rFonts w:asciiTheme="minorHAnsi" w:eastAsiaTheme="minorEastAsia" w:hAnsiTheme="minorHAnsi" w:cstheme="minorHAnsi"/>
                  <w:sz w:val="18"/>
                  <w:szCs w:val="18"/>
                </w:rPr>
                <w:delText>06</w:delText>
              </w:r>
            </w:del>
            <w:ins w:id="17" w:author="Alhabibi, Haider@Energy" w:date="2022-08-03T15:11:00Z">
              <w:r w:rsidR="00990937">
                <w:rPr>
                  <w:rFonts w:asciiTheme="minorHAnsi" w:eastAsiaTheme="minorEastAsia" w:hAnsiTheme="minorHAnsi" w:cstheme="minorHAnsi"/>
                  <w:sz w:val="18"/>
                  <w:szCs w:val="18"/>
                </w:rPr>
                <w:t>07</w:t>
              </w:r>
            </w:ins>
          </w:p>
        </w:tc>
        <w:tc>
          <w:tcPr>
            <w:tcW w:w="333" w:type="pct"/>
            <w:tcBorders>
              <w:top w:val="single" w:sz="4" w:space="0" w:color="auto"/>
              <w:left w:val="single" w:sz="4" w:space="0" w:color="auto"/>
              <w:bottom w:val="single" w:sz="4" w:space="0" w:color="auto"/>
              <w:right w:val="single" w:sz="4" w:space="0" w:color="auto"/>
            </w:tcBorders>
            <w:vAlign w:val="center"/>
          </w:tcPr>
          <w:p w14:paraId="3A8184C6" w14:textId="1AAB047B" w:rsidR="007568C3" w:rsidRPr="00582B9B" w:rsidRDefault="007568C3" w:rsidP="00582B9B">
            <w:pPr>
              <w:spacing w:after="0" w:line="240" w:lineRule="auto"/>
              <w:jc w:val="center"/>
              <w:rPr>
                <w:rFonts w:asciiTheme="minorHAnsi" w:eastAsiaTheme="minorEastAsia" w:hAnsiTheme="minorHAnsi" w:cstheme="minorHAnsi"/>
                <w:sz w:val="18"/>
                <w:szCs w:val="18"/>
              </w:rPr>
            </w:pPr>
            <w:del w:id="18" w:author="Alhabibi, Haider@Energy" w:date="2022-08-03T15:12:00Z">
              <w:r w:rsidRPr="00582B9B" w:rsidDel="00990937">
                <w:rPr>
                  <w:rFonts w:asciiTheme="minorHAnsi" w:eastAsiaTheme="minorEastAsia" w:hAnsiTheme="minorHAnsi" w:cstheme="minorHAnsi"/>
                  <w:sz w:val="18"/>
                  <w:szCs w:val="18"/>
                </w:rPr>
                <w:delText>07</w:delText>
              </w:r>
            </w:del>
            <w:ins w:id="19" w:author="Alhabibi, Haider@Energy" w:date="2022-08-03T15:12:00Z">
              <w:r w:rsidR="00990937">
                <w:rPr>
                  <w:rFonts w:asciiTheme="minorHAnsi" w:eastAsiaTheme="minorEastAsia" w:hAnsiTheme="minorHAnsi" w:cstheme="minorHAnsi"/>
                  <w:sz w:val="18"/>
                  <w:szCs w:val="18"/>
                </w:rPr>
                <w:t>08</w:t>
              </w:r>
            </w:ins>
          </w:p>
        </w:tc>
        <w:tc>
          <w:tcPr>
            <w:tcW w:w="543" w:type="pct"/>
            <w:tcBorders>
              <w:top w:val="single" w:sz="4" w:space="0" w:color="auto"/>
              <w:left w:val="single" w:sz="4" w:space="0" w:color="auto"/>
              <w:bottom w:val="single" w:sz="4" w:space="0" w:color="auto"/>
              <w:right w:val="single" w:sz="4" w:space="0" w:color="auto"/>
            </w:tcBorders>
          </w:tcPr>
          <w:p w14:paraId="15CF708E" w14:textId="25C76F28" w:rsidR="007568C3" w:rsidRPr="00582B9B" w:rsidRDefault="007568C3" w:rsidP="00582B9B">
            <w:pPr>
              <w:spacing w:after="0" w:line="240" w:lineRule="auto"/>
              <w:jc w:val="center"/>
              <w:rPr>
                <w:rFonts w:asciiTheme="minorHAnsi" w:eastAsiaTheme="minorEastAsia" w:hAnsiTheme="minorHAnsi" w:cstheme="minorHAnsi"/>
                <w:sz w:val="18"/>
                <w:szCs w:val="18"/>
              </w:rPr>
            </w:pPr>
            <w:del w:id="20" w:author="Alhabibi, Haider@Energy" w:date="2022-08-03T15:12:00Z">
              <w:r w:rsidRPr="00582B9B" w:rsidDel="00990937">
                <w:rPr>
                  <w:rFonts w:asciiTheme="minorHAnsi" w:eastAsiaTheme="minorEastAsia" w:hAnsiTheme="minorHAnsi" w:cstheme="minorHAnsi"/>
                  <w:sz w:val="18"/>
                  <w:szCs w:val="18"/>
                </w:rPr>
                <w:delText>08</w:delText>
              </w:r>
            </w:del>
            <w:ins w:id="21" w:author="Alhabibi, Haider@Energy" w:date="2022-08-03T15:12:00Z">
              <w:r w:rsidR="00990937">
                <w:rPr>
                  <w:rFonts w:asciiTheme="minorHAnsi" w:eastAsiaTheme="minorEastAsia" w:hAnsiTheme="minorHAnsi" w:cstheme="minorHAnsi"/>
                  <w:sz w:val="18"/>
                  <w:szCs w:val="18"/>
                </w:rPr>
                <w:t>09</w:t>
              </w:r>
            </w:ins>
          </w:p>
        </w:tc>
        <w:tc>
          <w:tcPr>
            <w:tcW w:w="541" w:type="pct"/>
            <w:tcBorders>
              <w:top w:val="single" w:sz="4" w:space="0" w:color="auto"/>
              <w:left w:val="single" w:sz="4" w:space="0" w:color="auto"/>
              <w:bottom w:val="single" w:sz="4" w:space="0" w:color="auto"/>
              <w:right w:val="single" w:sz="4" w:space="0" w:color="auto"/>
            </w:tcBorders>
          </w:tcPr>
          <w:p w14:paraId="521DBC25" w14:textId="099EC7DB" w:rsidR="007568C3" w:rsidRPr="00582B9B" w:rsidRDefault="007568C3" w:rsidP="00582B9B">
            <w:pPr>
              <w:spacing w:after="0" w:line="240" w:lineRule="auto"/>
              <w:jc w:val="center"/>
              <w:rPr>
                <w:rFonts w:asciiTheme="minorHAnsi" w:eastAsiaTheme="minorEastAsia" w:hAnsiTheme="minorHAnsi" w:cstheme="minorHAnsi"/>
                <w:sz w:val="18"/>
                <w:szCs w:val="18"/>
              </w:rPr>
            </w:pPr>
            <w:del w:id="22" w:author="Alhabibi, Haider@Energy" w:date="2022-08-03T15:12:00Z">
              <w:r w:rsidRPr="00582B9B" w:rsidDel="00990937">
                <w:rPr>
                  <w:rFonts w:asciiTheme="minorHAnsi" w:eastAsiaTheme="minorEastAsia" w:hAnsiTheme="minorHAnsi" w:cstheme="minorHAnsi"/>
                  <w:sz w:val="18"/>
                  <w:szCs w:val="18"/>
                </w:rPr>
                <w:delText>09</w:delText>
              </w:r>
            </w:del>
            <w:ins w:id="23" w:author="Alhabibi, Haider@Energy" w:date="2022-08-03T15:12:00Z">
              <w:r w:rsidR="00990937">
                <w:rPr>
                  <w:rFonts w:asciiTheme="minorHAnsi" w:eastAsiaTheme="minorEastAsia" w:hAnsiTheme="minorHAnsi" w:cstheme="minorHAnsi"/>
                  <w:sz w:val="18"/>
                  <w:szCs w:val="18"/>
                </w:rPr>
                <w:t>10</w:t>
              </w:r>
            </w:ins>
          </w:p>
        </w:tc>
        <w:tc>
          <w:tcPr>
            <w:tcW w:w="417" w:type="pct"/>
            <w:tcBorders>
              <w:top w:val="single" w:sz="4" w:space="0" w:color="auto"/>
              <w:left w:val="single" w:sz="4" w:space="0" w:color="auto"/>
              <w:bottom w:val="single" w:sz="4" w:space="0" w:color="auto"/>
              <w:right w:val="single" w:sz="4" w:space="0" w:color="auto"/>
            </w:tcBorders>
          </w:tcPr>
          <w:p w14:paraId="59C7B8FF" w14:textId="1CDB3202" w:rsidR="007568C3" w:rsidRPr="00582B9B" w:rsidRDefault="007568C3" w:rsidP="00582B9B">
            <w:pPr>
              <w:spacing w:after="0" w:line="240" w:lineRule="auto"/>
              <w:jc w:val="center"/>
              <w:rPr>
                <w:rFonts w:asciiTheme="minorHAnsi" w:eastAsiaTheme="minorEastAsia" w:hAnsiTheme="minorHAnsi" w:cstheme="minorHAnsi"/>
                <w:sz w:val="18"/>
                <w:szCs w:val="18"/>
              </w:rPr>
            </w:pPr>
            <w:del w:id="24" w:author="Alhabibi, Haider@Energy" w:date="2022-08-03T15:12:00Z">
              <w:r w:rsidRPr="00582B9B" w:rsidDel="00990937">
                <w:rPr>
                  <w:rFonts w:asciiTheme="minorHAnsi" w:eastAsiaTheme="minorEastAsia" w:hAnsiTheme="minorHAnsi" w:cstheme="minorHAnsi"/>
                  <w:sz w:val="18"/>
                  <w:szCs w:val="18"/>
                </w:rPr>
                <w:delText>10</w:delText>
              </w:r>
            </w:del>
            <w:ins w:id="25" w:author="Alhabibi, Haider@Energy" w:date="2022-08-03T15:12:00Z">
              <w:r w:rsidR="00990937">
                <w:rPr>
                  <w:rFonts w:asciiTheme="minorHAnsi" w:eastAsiaTheme="minorEastAsia" w:hAnsiTheme="minorHAnsi" w:cstheme="minorHAnsi"/>
                  <w:sz w:val="18"/>
                  <w:szCs w:val="18"/>
                </w:rPr>
                <w:t>11</w:t>
              </w:r>
            </w:ins>
          </w:p>
        </w:tc>
        <w:tc>
          <w:tcPr>
            <w:tcW w:w="458" w:type="pct"/>
            <w:tcBorders>
              <w:top w:val="single" w:sz="4" w:space="0" w:color="auto"/>
              <w:left w:val="single" w:sz="4" w:space="0" w:color="auto"/>
              <w:bottom w:val="single" w:sz="4" w:space="0" w:color="auto"/>
              <w:right w:val="single" w:sz="4" w:space="0" w:color="auto"/>
            </w:tcBorders>
          </w:tcPr>
          <w:p w14:paraId="22046E67" w14:textId="69C37ED9" w:rsidR="007568C3" w:rsidRPr="00582B9B" w:rsidRDefault="007568C3" w:rsidP="00582B9B">
            <w:pPr>
              <w:spacing w:after="0" w:line="240" w:lineRule="auto"/>
              <w:jc w:val="center"/>
              <w:rPr>
                <w:rFonts w:asciiTheme="minorHAnsi" w:eastAsiaTheme="minorEastAsia" w:hAnsiTheme="minorHAnsi" w:cstheme="minorHAnsi"/>
                <w:sz w:val="18"/>
                <w:szCs w:val="18"/>
              </w:rPr>
            </w:pPr>
            <w:del w:id="26" w:author="Alhabibi, Haider@Energy" w:date="2022-08-03T15:12:00Z">
              <w:r w:rsidRPr="00582B9B" w:rsidDel="00990937">
                <w:rPr>
                  <w:rFonts w:asciiTheme="minorHAnsi" w:eastAsiaTheme="minorEastAsia" w:hAnsiTheme="minorHAnsi" w:cstheme="minorHAnsi"/>
                  <w:sz w:val="18"/>
                  <w:szCs w:val="18"/>
                </w:rPr>
                <w:delText>11</w:delText>
              </w:r>
            </w:del>
            <w:ins w:id="27" w:author="Alhabibi, Haider@Energy" w:date="2022-08-03T15:12:00Z">
              <w:r w:rsidR="00990937">
                <w:rPr>
                  <w:rFonts w:asciiTheme="minorHAnsi" w:eastAsiaTheme="minorEastAsia" w:hAnsiTheme="minorHAnsi" w:cstheme="minorHAnsi"/>
                  <w:sz w:val="18"/>
                  <w:szCs w:val="18"/>
                </w:rPr>
                <w:t>12</w:t>
              </w:r>
            </w:ins>
          </w:p>
        </w:tc>
      </w:tr>
      <w:tr w:rsidR="007568C3" w:rsidRPr="00390453" w14:paraId="285571F4" w14:textId="1F0C2329" w:rsidTr="00867AFA">
        <w:trPr>
          <w:cantSplit/>
          <w:trHeight w:val="288"/>
          <w:jc w:val="center"/>
        </w:trPr>
        <w:tc>
          <w:tcPr>
            <w:tcW w:w="460" w:type="pct"/>
            <w:tcBorders>
              <w:top w:val="single" w:sz="4" w:space="0" w:color="auto"/>
              <w:left w:val="single" w:sz="4" w:space="0" w:color="auto"/>
              <w:bottom w:val="single" w:sz="4" w:space="0" w:color="auto"/>
              <w:right w:val="single" w:sz="4" w:space="0" w:color="auto"/>
            </w:tcBorders>
            <w:vAlign w:val="bottom"/>
          </w:tcPr>
          <w:p w14:paraId="17203B63" w14:textId="18875F9B"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Dwelling Unit Name</w:t>
            </w:r>
          </w:p>
        </w:tc>
        <w:tc>
          <w:tcPr>
            <w:tcW w:w="371" w:type="pct"/>
            <w:tcBorders>
              <w:top w:val="single" w:sz="4" w:space="0" w:color="auto"/>
              <w:left w:val="single" w:sz="4" w:space="0" w:color="auto"/>
              <w:bottom w:val="single" w:sz="4" w:space="0" w:color="auto"/>
              <w:right w:val="single" w:sz="4" w:space="0" w:color="auto"/>
            </w:tcBorders>
            <w:vAlign w:val="bottom"/>
          </w:tcPr>
          <w:p w14:paraId="4C8D8125" w14:textId="6A714991"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Water Heating System ID or Name</w:t>
            </w:r>
          </w:p>
        </w:tc>
        <w:tc>
          <w:tcPr>
            <w:tcW w:w="375" w:type="pct"/>
            <w:tcBorders>
              <w:top w:val="single" w:sz="4" w:space="0" w:color="auto"/>
              <w:left w:val="single" w:sz="4" w:space="0" w:color="auto"/>
              <w:bottom w:val="single" w:sz="4" w:space="0" w:color="auto"/>
              <w:right w:val="single" w:sz="4" w:space="0" w:color="auto"/>
            </w:tcBorders>
            <w:vAlign w:val="bottom"/>
          </w:tcPr>
          <w:p w14:paraId="6BA036E4"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Water Heating System Type</w:t>
            </w:r>
          </w:p>
        </w:tc>
        <w:tc>
          <w:tcPr>
            <w:tcW w:w="417" w:type="pct"/>
            <w:tcBorders>
              <w:top w:val="single" w:sz="4" w:space="0" w:color="auto"/>
              <w:left w:val="single" w:sz="4" w:space="0" w:color="auto"/>
              <w:bottom w:val="single" w:sz="4" w:space="0" w:color="auto"/>
              <w:right w:val="single" w:sz="4" w:space="0" w:color="auto"/>
            </w:tcBorders>
            <w:vAlign w:val="bottom"/>
          </w:tcPr>
          <w:p w14:paraId="7C66A97B"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Water Heater Type</w:t>
            </w:r>
          </w:p>
        </w:tc>
        <w:tc>
          <w:tcPr>
            <w:tcW w:w="458" w:type="pct"/>
            <w:tcBorders>
              <w:top w:val="single" w:sz="4" w:space="0" w:color="auto"/>
              <w:left w:val="single" w:sz="4" w:space="0" w:color="auto"/>
              <w:bottom w:val="single" w:sz="4" w:space="0" w:color="auto"/>
              <w:right w:val="single" w:sz="4" w:space="0" w:color="auto"/>
            </w:tcBorders>
            <w:vAlign w:val="bottom"/>
          </w:tcPr>
          <w:p w14:paraId="0980E02E" w14:textId="6B4611AB"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 xml:space="preserve"># of </w:t>
            </w:r>
            <w:r w:rsidR="00867AFA" w:rsidRPr="00390453">
              <w:rPr>
                <w:rFonts w:asciiTheme="minorHAnsi" w:eastAsia="Times New Roman" w:hAnsiTheme="minorHAnsi" w:cstheme="minorHAnsi"/>
                <w:sz w:val="18"/>
                <w:szCs w:val="20"/>
              </w:rPr>
              <w:t xml:space="preserve">Like (or Identical) </w:t>
            </w:r>
            <w:r w:rsidRPr="00390453">
              <w:rPr>
                <w:rFonts w:asciiTheme="minorHAnsi" w:eastAsia="Times New Roman" w:hAnsiTheme="minorHAnsi" w:cstheme="minorHAnsi"/>
                <w:sz w:val="18"/>
                <w:szCs w:val="20"/>
              </w:rPr>
              <w:t>Water Heaters in System</w:t>
            </w:r>
          </w:p>
        </w:tc>
        <w:tc>
          <w:tcPr>
            <w:tcW w:w="293" w:type="pct"/>
            <w:tcBorders>
              <w:top w:val="single" w:sz="4" w:space="0" w:color="auto"/>
              <w:left w:val="single" w:sz="4" w:space="0" w:color="auto"/>
              <w:bottom w:val="single" w:sz="4" w:space="0" w:color="auto"/>
              <w:right w:val="single" w:sz="4" w:space="0" w:color="auto"/>
            </w:tcBorders>
            <w:vAlign w:val="bottom"/>
          </w:tcPr>
          <w:p w14:paraId="3024E801"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Fuel Type</w:t>
            </w:r>
          </w:p>
        </w:tc>
        <w:tc>
          <w:tcPr>
            <w:tcW w:w="334" w:type="pct"/>
            <w:tcBorders>
              <w:top w:val="single" w:sz="4" w:space="0" w:color="auto"/>
              <w:left w:val="single" w:sz="4" w:space="0" w:color="auto"/>
              <w:bottom w:val="single" w:sz="4" w:space="0" w:color="auto"/>
              <w:right w:val="single" w:sz="4" w:space="0" w:color="auto"/>
            </w:tcBorders>
            <w:vAlign w:val="bottom"/>
          </w:tcPr>
          <w:p w14:paraId="12E5370C"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Rated Input Type</w:t>
            </w:r>
          </w:p>
        </w:tc>
        <w:tc>
          <w:tcPr>
            <w:tcW w:w="333" w:type="pct"/>
            <w:tcBorders>
              <w:top w:val="single" w:sz="4" w:space="0" w:color="auto"/>
              <w:left w:val="single" w:sz="4" w:space="0" w:color="auto"/>
              <w:bottom w:val="single" w:sz="4" w:space="0" w:color="auto"/>
              <w:right w:val="single" w:sz="4" w:space="0" w:color="auto"/>
            </w:tcBorders>
            <w:vAlign w:val="bottom"/>
          </w:tcPr>
          <w:p w14:paraId="7E7D822D"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Rated Input Value</w:t>
            </w:r>
          </w:p>
        </w:tc>
        <w:tc>
          <w:tcPr>
            <w:tcW w:w="543" w:type="pct"/>
            <w:tcBorders>
              <w:top w:val="single" w:sz="4" w:space="0" w:color="auto"/>
              <w:left w:val="single" w:sz="4" w:space="0" w:color="auto"/>
              <w:bottom w:val="single" w:sz="4" w:space="0" w:color="auto"/>
              <w:right w:val="single" w:sz="4" w:space="0" w:color="auto"/>
            </w:tcBorders>
            <w:vAlign w:val="bottom"/>
          </w:tcPr>
          <w:p w14:paraId="2FF7E8BE"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Central DHW System Distribution</w:t>
            </w:r>
          </w:p>
        </w:tc>
        <w:tc>
          <w:tcPr>
            <w:tcW w:w="541" w:type="pct"/>
            <w:tcBorders>
              <w:top w:val="single" w:sz="4" w:space="0" w:color="auto"/>
              <w:left w:val="single" w:sz="4" w:space="0" w:color="auto"/>
              <w:bottom w:val="single" w:sz="4" w:space="0" w:color="auto"/>
              <w:right w:val="single" w:sz="4" w:space="0" w:color="auto"/>
            </w:tcBorders>
            <w:vAlign w:val="bottom"/>
          </w:tcPr>
          <w:p w14:paraId="54A8862E"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Dwelling Unit DHW System</w:t>
            </w:r>
          </w:p>
          <w:p w14:paraId="603085A6"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Distribution Type</w:t>
            </w:r>
          </w:p>
        </w:tc>
        <w:tc>
          <w:tcPr>
            <w:tcW w:w="417" w:type="pct"/>
            <w:tcBorders>
              <w:top w:val="single" w:sz="4" w:space="0" w:color="auto"/>
              <w:left w:val="single" w:sz="4" w:space="0" w:color="auto"/>
              <w:bottom w:val="single" w:sz="4" w:space="0" w:color="auto"/>
              <w:right w:val="single" w:sz="4" w:space="0" w:color="auto"/>
            </w:tcBorders>
            <w:vAlign w:val="bottom"/>
          </w:tcPr>
          <w:p w14:paraId="40842392" w14:textId="143E47FD"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Compact Distrib.</w:t>
            </w:r>
          </w:p>
        </w:tc>
        <w:tc>
          <w:tcPr>
            <w:tcW w:w="458" w:type="pct"/>
            <w:tcBorders>
              <w:top w:val="single" w:sz="4" w:space="0" w:color="auto"/>
              <w:left w:val="single" w:sz="4" w:space="0" w:color="auto"/>
              <w:bottom w:val="single" w:sz="4" w:space="0" w:color="auto"/>
              <w:right w:val="single" w:sz="4" w:space="0" w:color="auto"/>
            </w:tcBorders>
            <w:vAlign w:val="bottom"/>
          </w:tcPr>
          <w:p w14:paraId="2FADA926" w14:textId="05845C62"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Drain Water Heat Recovery</w:t>
            </w:r>
          </w:p>
        </w:tc>
      </w:tr>
      <w:tr w:rsidR="007568C3" w:rsidRPr="00390453" w14:paraId="6B02B3CA" w14:textId="343ED4B2" w:rsidTr="00867AFA">
        <w:trPr>
          <w:cantSplit/>
          <w:trHeight w:val="246"/>
          <w:jc w:val="center"/>
        </w:trPr>
        <w:tc>
          <w:tcPr>
            <w:tcW w:w="460" w:type="pct"/>
            <w:tcBorders>
              <w:top w:val="single" w:sz="4" w:space="0" w:color="auto"/>
              <w:left w:val="single" w:sz="4" w:space="0" w:color="auto"/>
              <w:bottom w:val="single" w:sz="4" w:space="0" w:color="auto"/>
              <w:right w:val="single" w:sz="4" w:space="0" w:color="auto"/>
            </w:tcBorders>
          </w:tcPr>
          <w:p w14:paraId="02AE0019"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1" w:type="pct"/>
            <w:tcBorders>
              <w:top w:val="single" w:sz="4" w:space="0" w:color="auto"/>
              <w:left w:val="single" w:sz="4" w:space="0" w:color="auto"/>
              <w:bottom w:val="single" w:sz="4" w:space="0" w:color="auto"/>
              <w:right w:val="single" w:sz="4" w:space="0" w:color="auto"/>
            </w:tcBorders>
            <w:vAlign w:val="center"/>
          </w:tcPr>
          <w:p w14:paraId="71017647" w14:textId="4A92F42B"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5" w:type="pct"/>
            <w:tcBorders>
              <w:top w:val="single" w:sz="4" w:space="0" w:color="auto"/>
              <w:left w:val="single" w:sz="4" w:space="0" w:color="auto"/>
              <w:bottom w:val="single" w:sz="4" w:space="0" w:color="auto"/>
              <w:right w:val="single" w:sz="4" w:space="0" w:color="auto"/>
            </w:tcBorders>
            <w:vAlign w:val="center"/>
          </w:tcPr>
          <w:p w14:paraId="60237D6C"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vAlign w:val="center"/>
          </w:tcPr>
          <w:p w14:paraId="4C8F8D59"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vAlign w:val="center"/>
          </w:tcPr>
          <w:p w14:paraId="3A2E6580"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3" w:type="pct"/>
            <w:tcBorders>
              <w:top w:val="single" w:sz="4" w:space="0" w:color="auto"/>
              <w:left w:val="single" w:sz="4" w:space="0" w:color="auto"/>
              <w:bottom w:val="single" w:sz="4" w:space="0" w:color="auto"/>
              <w:right w:val="single" w:sz="4" w:space="0" w:color="auto"/>
            </w:tcBorders>
            <w:vAlign w:val="center"/>
          </w:tcPr>
          <w:p w14:paraId="20F8B4FF"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4" w:type="pct"/>
            <w:tcBorders>
              <w:top w:val="single" w:sz="4" w:space="0" w:color="auto"/>
              <w:left w:val="single" w:sz="4" w:space="0" w:color="auto"/>
              <w:bottom w:val="single" w:sz="4" w:space="0" w:color="auto"/>
              <w:right w:val="single" w:sz="4" w:space="0" w:color="auto"/>
            </w:tcBorders>
            <w:vAlign w:val="center"/>
          </w:tcPr>
          <w:p w14:paraId="004457C8"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3" w:type="pct"/>
            <w:tcBorders>
              <w:top w:val="single" w:sz="4" w:space="0" w:color="auto"/>
              <w:left w:val="single" w:sz="4" w:space="0" w:color="auto"/>
              <w:bottom w:val="single" w:sz="4" w:space="0" w:color="auto"/>
              <w:right w:val="single" w:sz="4" w:space="0" w:color="auto"/>
            </w:tcBorders>
            <w:vAlign w:val="center"/>
          </w:tcPr>
          <w:p w14:paraId="58E84F86"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3" w:type="pct"/>
            <w:tcBorders>
              <w:top w:val="single" w:sz="4" w:space="0" w:color="auto"/>
              <w:left w:val="single" w:sz="4" w:space="0" w:color="auto"/>
              <w:bottom w:val="single" w:sz="4" w:space="0" w:color="auto"/>
              <w:right w:val="single" w:sz="4" w:space="0" w:color="auto"/>
            </w:tcBorders>
          </w:tcPr>
          <w:p w14:paraId="633FA68A"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1BE4E2B6"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tcPr>
          <w:p w14:paraId="36DA2D25"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tcPr>
          <w:p w14:paraId="69728BD9"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568C3" w:rsidRPr="00390453" w14:paraId="066E83F2" w14:textId="6A6C0634" w:rsidTr="00867AFA">
        <w:trPr>
          <w:cantSplit/>
          <w:trHeight w:val="255"/>
          <w:jc w:val="center"/>
        </w:trPr>
        <w:tc>
          <w:tcPr>
            <w:tcW w:w="460" w:type="pct"/>
            <w:tcBorders>
              <w:top w:val="single" w:sz="4" w:space="0" w:color="auto"/>
              <w:left w:val="single" w:sz="4" w:space="0" w:color="auto"/>
              <w:bottom w:val="single" w:sz="4" w:space="0" w:color="auto"/>
              <w:right w:val="single" w:sz="4" w:space="0" w:color="auto"/>
            </w:tcBorders>
          </w:tcPr>
          <w:p w14:paraId="72498240"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1" w:type="pct"/>
            <w:tcBorders>
              <w:top w:val="single" w:sz="4" w:space="0" w:color="auto"/>
              <w:left w:val="single" w:sz="4" w:space="0" w:color="auto"/>
              <w:bottom w:val="single" w:sz="4" w:space="0" w:color="auto"/>
              <w:right w:val="single" w:sz="4" w:space="0" w:color="auto"/>
            </w:tcBorders>
            <w:vAlign w:val="center"/>
          </w:tcPr>
          <w:p w14:paraId="61B833EF" w14:textId="684676D4"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5" w:type="pct"/>
            <w:tcBorders>
              <w:top w:val="single" w:sz="4" w:space="0" w:color="auto"/>
              <w:left w:val="single" w:sz="4" w:space="0" w:color="auto"/>
              <w:bottom w:val="single" w:sz="4" w:space="0" w:color="auto"/>
              <w:right w:val="single" w:sz="4" w:space="0" w:color="auto"/>
            </w:tcBorders>
            <w:vAlign w:val="center"/>
          </w:tcPr>
          <w:p w14:paraId="72AD32DC"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vAlign w:val="center"/>
          </w:tcPr>
          <w:p w14:paraId="7985165B"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vAlign w:val="center"/>
          </w:tcPr>
          <w:p w14:paraId="01B7ABC1"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3" w:type="pct"/>
            <w:tcBorders>
              <w:top w:val="single" w:sz="4" w:space="0" w:color="auto"/>
              <w:left w:val="single" w:sz="4" w:space="0" w:color="auto"/>
              <w:bottom w:val="single" w:sz="4" w:space="0" w:color="auto"/>
              <w:right w:val="single" w:sz="4" w:space="0" w:color="auto"/>
            </w:tcBorders>
            <w:vAlign w:val="center"/>
          </w:tcPr>
          <w:p w14:paraId="7E44C6FA"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4" w:type="pct"/>
            <w:tcBorders>
              <w:top w:val="single" w:sz="4" w:space="0" w:color="auto"/>
              <w:left w:val="single" w:sz="4" w:space="0" w:color="auto"/>
              <w:bottom w:val="single" w:sz="4" w:space="0" w:color="auto"/>
              <w:right w:val="single" w:sz="4" w:space="0" w:color="auto"/>
            </w:tcBorders>
            <w:vAlign w:val="center"/>
          </w:tcPr>
          <w:p w14:paraId="2F926A0C"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3" w:type="pct"/>
            <w:tcBorders>
              <w:top w:val="single" w:sz="4" w:space="0" w:color="auto"/>
              <w:left w:val="single" w:sz="4" w:space="0" w:color="auto"/>
              <w:bottom w:val="single" w:sz="4" w:space="0" w:color="auto"/>
              <w:right w:val="single" w:sz="4" w:space="0" w:color="auto"/>
            </w:tcBorders>
            <w:vAlign w:val="center"/>
          </w:tcPr>
          <w:p w14:paraId="1EFB1744"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3" w:type="pct"/>
            <w:tcBorders>
              <w:top w:val="single" w:sz="4" w:space="0" w:color="auto"/>
              <w:left w:val="single" w:sz="4" w:space="0" w:color="auto"/>
              <w:bottom w:val="single" w:sz="4" w:space="0" w:color="auto"/>
              <w:right w:val="single" w:sz="4" w:space="0" w:color="auto"/>
            </w:tcBorders>
          </w:tcPr>
          <w:p w14:paraId="21B85B6E"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389848A1"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tcPr>
          <w:p w14:paraId="45270EC5"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tcPr>
          <w:p w14:paraId="4D36FB31"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5FC35F8" w14:textId="70D7BB91" w:rsidR="007A73AF" w:rsidRPr="00390453" w:rsidRDefault="007A73AF" w:rsidP="00D879CA">
      <w:pPr>
        <w:spacing w:after="0" w:line="240" w:lineRule="auto"/>
        <w:rPr>
          <w:rFonts w:asciiTheme="minorHAnsi" w:hAnsiTheme="minorHAnsi" w:cstheme="minorHAnsi"/>
          <w:sz w:val="18"/>
          <w:szCs w:val="18"/>
        </w:rPr>
      </w:pPr>
    </w:p>
    <w:p w14:paraId="1F439D4B" w14:textId="0C8F15E4" w:rsidR="00CB41C8" w:rsidRPr="00390453" w:rsidRDefault="00CB41C8" w:rsidP="00D879CA">
      <w:pPr>
        <w:spacing w:after="0" w:line="240" w:lineRule="auto"/>
        <w:rPr>
          <w:rFonts w:asciiTheme="minorHAnsi" w:hAnsiTheme="minorHAnsi" w:cstheme="minorHAnsi"/>
          <w:sz w:val="18"/>
          <w:szCs w:val="18"/>
        </w:rPr>
      </w:pPr>
    </w:p>
    <w:tbl>
      <w:tblPr>
        <w:tblStyle w:val="TableGrid5"/>
        <w:tblW w:w="10795" w:type="dxa"/>
        <w:tblLayout w:type="fixed"/>
        <w:tblLook w:val="04A0" w:firstRow="1" w:lastRow="0" w:firstColumn="1" w:lastColumn="0" w:noHBand="0" w:noVBand="1"/>
      </w:tblPr>
      <w:tblGrid>
        <w:gridCol w:w="993"/>
        <w:gridCol w:w="844"/>
        <w:gridCol w:w="1177"/>
        <w:gridCol w:w="1049"/>
        <w:gridCol w:w="1074"/>
        <w:gridCol w:w="1151"/>
        <w:gridCol w:w="1351"/>
        <w:gridCol w:w="1570"/>
        <w:gridCol w:w="1586"/>
      </w:tblGrid>
      <w:tr w:rsidR="00174424" w:rsidRPr="00390453" w14:paraId="411892FB" w14:textId="59E48DC2" w:rsidTr="00582B9B">
        <w:trPr>
          <w:trHeight w:val="605"/>
        </w:trPr>
        <w:tc>
          <w:tcPr>
            <w:tcW w:w="9209" w:type="dxa"/>
            <w:gridSpan w:val="8"/>
          </w:tcPr>
          <w:p w14:paraId="0D92E40A" w14:textId="27D4DF65" w:rsidR="00174424" w:rsidRPr="00390453" w:rsidRDefault="00174424" w:rsidP="00B022F9">
            <w:pPr>
              <w:spacing w:after="0" w:line="240" w:lineRule="auto"/>
              <w:rPr>
                <w:rFonts w:cstheme="minorHAnsi"/>
                <w:b/>
                <w:bCs/>
                <w:sz w:val="20"/>
                <w:szCs w:val="20"/>
              </w:rPr>
            </w:pPr>
            <w:r w:rsidRPr="00390453">
              <w:rPr>
                <w:rFonts w:cstheme="minorHAnsi"/>
                <w:b/>
                <w:bCs/>
                <w:sz w:val="20"/>
                <w:szCs w:val="20"/>
              </w:rPr>
              <w:t xml:space="preserve">B2. Installed </w:t>
            </w:r>
            <w:r w:rsidRPr="00390453">
              <w:rPr>
                <w:rFonts w:cstheme="minorHAnsi"/>
                <w:b/>
                <w:sz w:val="20"/>
                <w:szCs w:val="20"/>
              </w:rPr>
              <w:t xml:space="preserve">HERS Verified </w:t>
            </w:r>
            <w:r w:rsidRPr="00390453">
              <w:rPr>
                <w:rFonts w:cstheme="minorHAnsi"/>
                <w:b/>
                <w:bCs/>
                <w:sz w:val="20"/>
                <w:szCs w:val="20"/>
              </w:rPr>
              <w:t>Dwelling Unit HPWH System Information</w:t>
            </w:r>
          </w:p>
          <w:p w14:paraId="574304B6" w14:textId="77777777" w:rsidR="00174424" w:rsidRPr="00390453" w:rsidDel="00D74A66" w:rsidRDefault="00174424" w:rsidP="00B022F9">
            <w:pPr>
              <w:spacing w:after="0" w:line="240" w:lineRule="auto"/>
              <w:rPr>
                <w:rFonts w:cstheme="minorHAnsi"/>
                <w:sz w:val="20"/>
                <w:szCs w:val="20"/>
              </w:rPr>
            </w:pPr>
            <w:r w:rsidRPr="00390453">
              <w:rPr>
                <w:rFonts w:cstheme="minorHAnsi"/>
                <w:sz w:val="18"/>
                <w:szCs w:val="20"/>
              </w:rPr>
              <w:t>This table reports the water heating system(s) installed in this project.</w:t>
            </w:r>
          </w:p>
        </w:tc>
        <w:tc>
          <w:tcPr>
            <w:tcW w:w="1586" w:type="dxa"/>
          </w:tcPr>
          <w:p w14:paraId="301F295D" w14:textId="77777777" w:rsidR="00174424" w:rsidRPr="00390453" w:rsidRDefault="00174424" w:rsidP="00B022F9">
            <w:pPr>
              <w:spacing w:after="0" w:line="240" w:lineRule="auto"/>
              <w:rPr>
                <w:rFonts w:cstheme="minorHAnsi"/>
                <w:b/>
                <w:bCs/>
                <w:sz w:val="20"/>
                <w:szCs w:val="20"/>
              </w:rPr>
            </w:pPr>
          </w:p>
        </w:tc>
      </w:tr>
      <w:tr w:rsidR="00174424" w:rsidRPr="00390453" w14:paraId="1D15A920" w14:textId="5BCC2921" w:rsidTr="00582B9B">
        <w:trPr>
          <w:trHeight w:val="273"/>
        </w:trPr>
        <w:tc>
          <w:tcPr>
            <w:tcW w:w="993" w:type="dxa"/>
            <w:tcBorders>
              <w:top w:val="single" w:sz="4" w:space="0" w:color="auto"/>
              <w:left w:val="single" w:sz="4" w:space="0" w:color="auto"/>
              <w:bottom w:val="single" w:sz="4" w:space="0" w:color="auto"/>
              <w:right w:val="single" w:sz="4" w:space="0" w:color="auto"/>
            </w:tcBorders>
          </w:tcPr>
          <w:p w14:paraId="66CB915B" w14:textId="77777777" w:rsidR="00174424" w:rsidRPr="00390453" w:rsidRDefault="00174424" w:rsidP="00174424">
            <w:pPr>
              <w:spacing w:after="0" w:line="240" w:lineRule="auto"/>
              <w:jc w:val="center"/>
              <w:rPr>
                <w:rFonts w:cstheme="minorHAnsi"/>
                <w:sz w:val="18"/>
                <w:szCs w:val="20"/>
              </w:rPr>
            </w:pPr>
            <w:r w:rsidRPr="00390453">
              <w:rPr>
                <w:rFonts w:cstheme="minorHAnsi"/>
                <w:sz w:val="18"/>
                <w:szCs w:val="20"/>
              </w:rPr>
              <w:t>01</w:t>
            </w:r>
          </w:p>
        </w:tc>
        <w:tc>
          <w:tcPr>
            <w:tcW w:w="844" w:type="dxa"/>
            <w:vAlign w:val="bottom"/>
          </w:tcPr>
          <w:p w14:paraId="2A9438A9" w14:textId="77777777" w:rsidR="00174424" w:rsidRPr="00390453" w:rsidRDefault="00174424" w:rsidP="00174424">
            <w:pPr>
              <w:spacing w:after="0" w:line="240" w:lineRule="auto"/>
              <w:jc w:val="center"/>
              <w:rPr>
                <w:rFonts w:cstheme="minorHAnsi"/>
                <w:sz w:val="18"/>
                <w:szCs w:val="20"/>
              </w:rPr>
            </w:pPr>
            <w:r w:rsidRPr="00390453">
              <w:rPr>
                <w:rFonts w:cstheme="minorHAnsi"/>
                <w:sz w:val="18"/>
                <w:szCs w:val="20"/>
              </w:rPr>
              <w:t>02</w:t>
            </w:r>
          </w:p>
        </w:tc>
        <w:tc>
          <w:tcPr>
            <w:tcW w:w="1177" w:type="dxa"/>
            <w:vAlign w:val="bottom"/>
          </w:tcPr>
          <w:p w14:paraId="134E74C1" w14:textId="77777777" w:rsidR="00174424" w:rsidRPr="00390453" w:rsidRDefault="00174424" w:rsidP="00174424">
            <w:pPr>
              <w:spacing w:after="0" w:line="240" w:lineRule="auto"/>
              <w:jc w:val="center"/>
              <w:rPr>
                <w:rFonts w:cstheme="minorHAnsi"/>
                <w:sz w:val="18"/>
                <w:szCs w:val="20"/>
              </w:rPr>
            </w:pPr>
            <w:r w:rsidRPr="00390453">
              <w:rPr>
                <w:rFonts w:cstheme="minorHAnsi"/>
                <w:sz w:val="18"/>
                <w:szCs w:val="20"/>
              </w:rPr>
              <w:t>03</w:t>
            </w:r>
          </w:p>
        </w:tc>
        <w:tc>
          <w:tcPr>
            <w:tcW w:w="1049" w:type="dxa"/>
          </w:tcPr>
          <w:p w14:paraId="43E1BCEC" w14:textId="77777777" w:rsidR="00174424" w:rsidRPr="00390453" w:rsidRDefault="00174424" w:rsidP="00174424">
            <w:pPr>
              <w:spacing w:after="0" w:line="240" w:lineRule="auto"/>
              <w:jc w:val="center"/>
              <w:rPr>
                <w:rFonts w:cstheme="minorHAnsi"/>
                <w:sz w:val="18"/>
                <w:szCs w:val="20"/>
              </w:rPr>
            </w:pPr>
            <w:r w:rsidRPr="00390453">
              <w:rPr>
                <w:rFonts w:cstheme="minorHAnsi"/>
                <w:sz w:val="18"/>
                <w:szCs w:val="20"/>
              </w:rPr>
              <w:t>04</w:t>
            </w:r>
          </w:p>
        </w:tc>
        <w:tc>
          <w:tcPr>
            <w:tcW w:w="1074" w:type="dxa"/>
          </w:tcPr>
          <w:p w14:paraId="4619750A" w14:textId="77777777" w:rsidR="00174424" w:rsidRPr="00390453" w:rsidRDefault="00174424" w:rsidP="00174424">
            <w:pPr>
              <w:spacing w:after="0" w:line="240" w:lineRule="auto"/>
              <w:jc w:val="center"/>
              <w:rPr>
                <w:rFonts w:cstheme="minorHAnsi"/>
                <w:sz w:val="18"/>
                <w:szCs w:val="20"/>
              </w:rPr>
            </w:pPr>
            <w:r w:rsidRPr="00390453">
              <w:rPr>
                <w:rFonts w:cstheme="minorHAnsi"/>
                <w:sz w:val="18"/>
                <w:szCs w:val="20"/>
              </w:rPr>
              <w:t>05</w:t>
            </w:r>
          </w:p>
        </w:tc>
        <w:tc>
          <w:tcPr>
            <w:tcW w:w="1151" w:type="dxa"/>
          </w:tcPr>
          <w:p w14:paraId="59ABC92A" w14:textId="77777777" w:rsidR="00174424" w:rsidRPr="00390453" w:rsidRDefault="00174424" w:rsidP="00174424">
            <w:pPr>
              <w:spacing w:after="0" w:line="240" w:lineRule="auto"/>
              <w:jc w:val="center"/>
              <w:rPr>
                <w:rFonts w:cstheme="minorHAnsi"/>
                <w:sz w:val="18"/>
                <w:szCs w:val="20"/>
              </w:rPr>
            </w:pPr>
            <w:r w:rsidRPr="00390453">
              <w:rPr>
                <w:rFonts w:cstheme="minorHAnsi"/>
                <w:sz w:val="18"/>
                <w:szCs w:val="20"/>
              </w:rPr>
              <w:t>06</w:t>
            </w:r>
          </w:p>
        </w:tc>
        <w:tc>
          <w:tcPr>
            <w:tcW w:w="1351" w:type="dxa"/>
          </w:tcPr>
          <w:p w14:paraId="2E512381" w14:textId="77777777" w:rsidR="00174424" w:rsidRPr="00390453" w:rsidRDefault="00174424" w:rsidP="00174424">
            <w:pPr>
              <w:spacing w:after="0" w:line="240" w:lineRule="auto"/>
              <w:jc w:val="center"/>
              <w:rPr>
                <w:rFonts w:cstheme="minorHAnsi"/>
                <w:sz w:val="18"/>
                <w:szCs w:val="20"/>
              </w:rPr>
            </w:pPr>
            <w:r w:rsidRPr="00390453">
              <w:rPr>
                <w:rFonts w:cstheme="minorHAnsi"/>
                <w:sz w:val="18"/>
                <w:szCs w:val="20"/>
              </w:rPr>
              <w:t>07</w:t>
            </w:r>
          </w:p>
        </w:tc>
        <w:tc>
          <w:tcPr>
            <w:tcW w:w="1570" w:type="dxa"/>
          </w:tcPr>
          <w:p w14:paraId="79CBDE22" w14:textId="77777777" w:rsidR="00174424" w:rsidRPr="00390453" w:rsidRDefault="00174424" w:rsidP="00174424">
            <w:pPr>
              <w:spacing w:after="0" w:line="240" w:lineRule="auto"/>
              <w:jc w:val="center"/>
              <w:rPr>
                <w:rFonts w:cstheme="minorHAnsi"/>
                <w:sz w:val="18"/>
                <w:szCs w:val="20"/>
              </w:rPr>
            </w:pPr>
            <w:r w:rsidRPr="00390453">
              <w:rPr>
                <w:rFonts w:cstheme="minorHAnsi"/>
                <w:sz w:val="18"/>
                <w:szCs w:val="20"/>
              </w:rPr>
              <w:t>08</w:t>
            </w:r>
          </w:p>
        </w:tc>
        <w:tc>
          <w:tcPr>
            <w:tcW w:w="1586" w:type="dxa"/>
          </w:tcPr>
          <w:p w14:paraId="4252CAC1" w14:textId="78E62B6C" w:rsidR="00174424" w:rsidRPr="00390453" w:rsidRDefault="00174424" w:rsidP="00174424">
            <w:pPr>
              <w:spacing w:after="0" w:line="240" w:lineRule="auto"/>
              <w:jc w:val="center"/>
              <w:rPr>
                <w:rFonts w:cstheme="minorHAnsi"/>
                <w:sz w:val="18"/>
                <w:szCs w:val="20"/>
              </w:rPr>
            </w:pPr>
            <w:ins w:id="28" w:author="Alhabibi, Haider@Energy" w:date="2022-08-03T15:12:00Z">
              <w:r w:rsidRPr="00390453">
                <w:rPr>
                  <w:rFonts w:eastAsia="Times New Roman" w:cstheme="minorHAnsi"/>
                  <w:sz w:val="16"/>
                  <w:szCs w:val="20"/>
                </w:rPr>
                <w:t>09</w:t>
              </w:r>
            </w:ins>
          </w:p>
        </w:tc>
      </w:tr>
      <w:tr w:rsidR="00174424" w:rsidRPr="00390453" w14:paraId="40F28C6F" w14:textId="5FD0B5F9" w:rsidTr="00582B9B">
        <w:trPr>
          <w:trHeight w:val="1993"/>
        </w:trPr>
        <w:tc>
          <w:tcPr>
            <w:tcW w:w="993" w:type="dxa"/>
            <w:tcBorders>
              <w:top w:val="single" w:sz="4" w:space="0" w:color="auto"/>
              <w:left w:val="single" w:sz="4" w:space="0" w:color="auto"/>
              <w:bottom w:val="single" w:sz="4" w:space="0" w:color="auto"/>
              <w:right w:val="single" w:sz="4" w:space="0" w:color="auto"/>
            </w:tcBorders>
            <w:vAlign w:val="bottom"/>
          </w:tcPr>
          <w:p w14:paraId="63060451" w14:textId="77777777" w:rsidR="00174424" w:rsidRPr="00390453" w:rsidRDefault="00174424" w:rsidP="00174424">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lastRenderedPageBreak/>
              <w:t>Dwelling Unit Name</w:t>
            </w:r>
          </w:p>
        </w:tc>
        <w:tc>
          <w:tcPr>
            <w:tcW w:w="844" w:type="dxa"/>
            <w:vAlign w:val="bottom"/>
          </w:tcPr>
          <w:p w14:paraId="78E09381" w14:textId="77777777" w:rsidR="00174424" w:rsidRPr="00390453" w:rsidRDefault="00174424" w:rsidP="00174424">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t>Water Heating System ID</w:t>
            </w:r>
          </w:p>
          <w:p w14:paraId="5A87B446" w14:textId="77777777" w:rsidR="00174424" w:rsidRPr="00390453" w:rsidRDefault="00174424" w:rsidP="00174424">
            <w:pPr>
              <w:spacing w:after="0" w:line="240" w:lineRule="auto"/>
              <w:jc w:val="center"/>
              <w:rPr>
                <w:rFonts w:cstheme="minorHAnsi"/>
                <w:sz w:val="18"/>
                <w:szCs w:val="20"/>
              </w:rPr>
            </w:pPr>
            <w:r w:rsidRPr="00390453">
              <w:rPr>
                <w:rFonts w:cstheme="minorHAnsi"/>
                <w:sz w:val="18"/>
                <w:szCs w:val="20"/>
              </w:rPr>
              <w:t>or Name</w:t>
            </w:r>
          </w:p>
        </w:tc>
        <w:tc>
          <w:tcPr>
            <w:tcW w:w="1177" w:type="dxa"/>
            <w:vAlign w:val="bottom"/>
          </w:tcPr>
          <w:p w14:paraId="231BB760" w14:textId="77777777" w:rsidR="00174424" w:rsidRPr="00390453" w:rsidRDefault="00174424" w:rsidP="00174424">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t>Modeled Equipment</w:t>
            </w:r>
          </w:p>
          <w:p w14:paraId="79569E76" w14:textId="77777777" w:rsidR="00174424" w:rsidRPr="00390453" w:rsidRDefault="00174424" w:rsidP="00174424">
            <w:pPr>
              <w:spacing w:after="0" w:line="240" w:lineRule="auto"/>
              <w:jc w:val="center"/>
              <w:rPr>
                <w:rFonts w:cstheme="minorHAnsi"/>
                <w:sz w:val="18"/>
                <w:szCs w:val="20"/>
              </w:rPr>
            </w:pPr>
            <w:r w:rsidRPr="00390453">
              <w:rPr>
                <w:rFonts w:cstheme="minorHAnsi"/>
                <w:sz w:val="18"/>
                <w:szCs w:val="20"/>
              </w:rPr>
              <w:t>Make and Model</w:t>
            </w:r>
          </w:p>
        </w:tc>
        <w:tc>
          <w:tcPr>
            <w:tcW w:w="1049" w:type="dxa"/>
            <w:vAlign w:val="bottom"/>
          </w:tcPr>
          <w:p w14:paraId="0B0A04BD" w14:textId="77777777" w:rsidR="00174424" w:rsidRPr="00390453" w:rsidRDefault="00174424" w:rsidP="00174424">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t># of Like (or Identical) Water Heaters in System</w:t>
            </w:r>
          </w:p>
        </w:tc>
        <w:tc>
          <w:tcPr>
            <w:tcW w:w="1074" w:type="dxa"/>
            <w:vAlign w:val="bottom"/>
          </w:tcPr>
          <w:p w14:paraId="1A64817B" w14:textId="77777777" w:rsidR="00174424" w:rsidRPr="00390453" w:rsidRDefault="00174424" w:rsidP="00174424">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t>Tank Location</w:t>
            </w:r>
          </w:p>
        </w:tc>
        <w:tc>
          <w:tcPr>
            <w:tcW w:w="1151" w:type="dxa"/>
            <w:vAlign w:val="bottom"/>
          </w:tcPr>
          <w:p w14:paraId="1CC815B7" w14:textId="77777777" w:rsidR="00174424" w:rsidRPr="00390453" w:rsidRDefault="00174424" w:rsidP="00174424">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t>Exterior Tank Insulation R-value</w:t>
            </w:r>
          </w:p>
        </w:tc>
        <w:tc>
          <w:tcPr>
            <w:tcW w:w="1351" w:type="dxa"/>
            <w:vAlign w:val="bottom"/>
          </w:tcPr>
          <w:p w14:paraId="42F5D2A4" w14:textId="77777777" w:rsidR="00174424" w:rsidRPr="00390453" w:rsidRDefault="00174424" w:rsidP="00174424">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t>Dwelling Unit DHW System Distribution Type</w:t>
            </w:r>
          </w:p>
        </w:tc>
        <w:tc>
          <w:tcPr>
            <w:tcW w:w="1570" w:type="dxa"/>
            <w:vAlign w:val="bottom"/>
          </w:tcPr>
          <w:p w14:paraId="6B9EAA27" w14:textId="77777777" w:rsidR="00174424" w:rsidRPr="00390453" w:rsidRDefault="00174424" w:rsidP="00174424">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t>Compact Distribution</w:t>
            </w:r>
          </w:p>
        </w:tc>
        <w:tc>
          <w:tcPr>
            <w:tcW w:w="1586" w:type="dxa"/>
            <w:vAlign w:val="bottom"/>
          </w:tcPr>
          <w:p w14:paraId="64E1ED51" w14:textId="311CCEAA" w:rsidR="00174424" w:rsidRPr="00390453" w:rsidRDefault="00174424" w:rsidP="00174424">
            <w:pPr>
              <w:tabs>
                <w:tab w:val="left" w:pos="2160"/>
                <w:tab w:val="left" w:pos="2700"/>
                <w:tab w:val="left" w:pos="3420"/>
                <w:tab w:val="left" w:pos="3780"/>
                <w:tab w:val="left" w:pos="5760"/>
                <w:tab w:val="left" w:pos="7212"/>
              </w:tabs>
              <w:spacing w:after="0" w:line="240" w:lineRule="auto"/>
              <w:jc w:val="center"/>
              <w:rPr>
                <w:rFonts w:cstheme="minorHAnsi"/>
                <w:sz w:val="18"/>
                <w:szCs w:val="20"/>
              </w:rPr>
            </w:pPr>
            <w:ins w:id="29" w:author="Alhabibi, Haider@Energy" w:date="2022-08-03T15:12:00Z">
              <w:r w:rsidRPr="00390453">
                <w:rPr>
                  <w:rFonts w:eastAsia="Times New Roman" w:cstheme="minorHAnsi"/>
                  <w:sz w:val="18"/>
                  <w:szCs w:val="20"/>
                </w:rPr>
                <w:t>Drain Water Heat Recovery</w:t>
              </w:r>
            </w:ins>
          </w:p>
        </w:tc>
      </w:tr>
      <w:tr w:rsidR="00174424" w:rsidRPr="00390453" w14:paraId="0B3B7270" w14:textId="271AA990" w:rsidTr="00582B9B">
        <w:trPr>
          <w:trHeight w:val="292"/>
        </w:trPr>
        <w:tc>
          <w:tcPr>
            <w:tcW w:w="993" w:type="dxa"/>
          </w:tcPr>
          <w:p w14:paraId="34025850" w14:textId="77777777" w:rsidR="00174424" w:rsidRPr="00390453" w:rsidRDefault="00174424" w:rsidP="00174424">
            <w:pPr>
              <w:spacing w:after="0" w:line="240" w:lineRule="auto"/>
              <w:rPr>
                <w:rFonts w:cstheme="minorHAnsi"/>
                <w:sz w:val="20"/>
                <w:szCs w:val="20"/>
              </w:rPr>
            </w:pPr>
          </w:p>
        </w:tc>
        <w:tc>
          <w:tcPr>
            <w:tcW w:w="844" w:type="dxa"/>
          </w:tcPr>
          <w:p w14:paraId="5902D4AB" w14:textId="77777777" w:rsidR="00174424" w:rsidRPr="00390453" w:rsidRDefault="00174424" w:rsidP="00174424">
            <w:pPr>
              <w:spacing w:after="0" w:line="240" w:lineRule="auto"/>
              <w:rPr>
                <w:rFonts w:cstheme="minorHAnsi"/>
                <w:sz w:val="20"/>
                <w:szCs w:val="20"/>
              </w:rPr>
            </w:pPr>
          </w:p>
        </w:tc>
        <w:tc>
          <w:tcPr>
            <w:tcW w:w="1177" w:type="dxa"/>
          </w:tcPr>
          <w:p w14:paraId="5CA59BA1" w14:textId="77777777" w:rsidR="00174424" w:rsidRPr="00390453" w:rsidRDefault="00174424" w:rsidP="00174424">
            <w:pPr>
              <w:spacing w:after="0" w:line="240" w:lineRule="auto"/>
              <w:rPr>
                <w:rFonts w:cstheme="minorHAnsi"/>
                <w:sz w:val="20"/>
                <w:szCs w:val="20"/>
              </w:rPr>
            </w:pPr>
          </w:p>
        </w:tc>
        <w:tc>
          <w:tcPr>
            <w:tcW w:w="1049" w:type="dxa"/>
          </w:tcPr>
          <w:p w14:paraId="585064D3" w14:textId="77777777" w:rsidR="00174424" w:rsidRPr="00390453" w:rsidRDefault="00174424" w:rsidP="00174424">
            <w:pPr>
              <w:spacing w:after="0" w:line="240" w:lineRule="auto"/>
              <w:rPr>
                <w:rFonts w:cstheme="minorHAnsi"/>
                <w:sz w:val="20"/>
                <w:szCs w:val="20"/>
              </w:rPr>
            </w:pPr>
          </w:p>
        </w:tc>
        <w:tc>
          <w:tcPr>
            <w:tcW w:w="1074" w:type="dxa"/>
          </w:tcPr>
          <w:p w14:paraId="1F38DDBA" w14:textId="77777777" w:rsidR="00174424" w:rsidRPr="00390453" w:rsidRDefault="00174424" w:rsidP="00174424">
            <w:pPr>
              <w:spacing w:after="0" w:line="240" w:lineRule="auto"/>
              <w:rPr>
                <w:rFonts w:cstheme="minorHAnsi"/>
                <w:sz w:val="20"/>
                <w:szCs w:val="20"/>
              </w:rPr>
            </w:pPr>
          </w:p>
        </w:tc>
        <w:tc>
          <w:tcPr>
            <w:tcW w:w="1151" w:type="dxa"/>
          </w:tcPr>
          <w:p w14:paraId="639EF1B3" w14:textId="77777777" w:rsidR="00174424" w:rsidRPr="00390453" w:rsidRDefault="00174424" w:rsidP="00174424">
            <w:pPr>
              <w:spacing w:after="0" w:line="240" w:lineRule="auto"/>
              <w:rPr>
                <w:rFonts w:cstheme="minorHAnsi"/>
                <w:sz w:val="20"/>
                <w:szCs w:val="20"/>
              </w:rPr>
            </w:pPr>
          </w:p>
        </w:tc>
        <w:tc>
          <w:tcPr>
            <w:tcW w:w="1351" w:type="dxa"/>
          </w:tcPr>
          <w:p w14:paraId="63AB44A7" w14:textId="77777777" w:rsidR="00174424" w:rsidRPr="00390453" w:rsidRDefault="00174424" w:rsidP="00174424">
            <w:pPr>
              <w:spacing w:after="0" w:line="240" w:lineRule="auto"/>
              <w:rPr>
                <w:rFonts w:cstheme="minorHAnsi"/>
                <w:sz w:val="20"/>
                <w:szCs w:val="20"/>
              </w:rPr>
            </w:pPr>
          </w:p>
        </w:tc>
        <w:tc>
          <w:tcPr>
            <w:tcW w:w="1570" w:type="dxa"/>
          </w:tcPr>
          <w:p w14:paraId="3C75B8B3" w14:textId="77777777" w:rsidR="00174424" w:rsidRPr="00390453" w:rsidRDefault="00174424" w:rsidP="00174424">
            <w:pPr>
              <w:spacing w:after="0" w:line="240" w:lineRule="auto"/>
              <w:rPr>
                <w:rFonts w:cstheme="minorHAnsi"/>
                <w:sz w:val="20"/>
                <w:szCs w:val="20"/>
              </w:rPr>
            </w:pPr>
          </w:p>
        </w:tc>
        <w:tc>
          <w:tcPr>
            <w:tcW w:w="1586" w:type="dxa"/>
          </w:tcPr>
          <w:p w14:paraId="44E7B2B5" w14:textId="77777777" w:rsidR="00174424" w:rsidRPr="00390453" w:rsidRDefault="00174424" w:rsidP="00174424">
            <w:pPr>
              <w:spacing w:after="0" w:line="240" w:lineRule="auto"/>
              <w:rPr>
                <w:rFonts w:cstheme="minorHAnsi"/>
                <w:sz w:val="20"/>
                <w:szCs w:val="20"/>
              </w:rPr>
            </w:pPr>
          </w:p>
        </w:tc>
      </w:tr>
      <w:tr w:rsidR="00174424" w:rsidRPr="00390453" w14:paraId="2887C467" w14:textId="33F619B8" w:rsidTr="00582B9B">
        <w:trPr>
          <w:trHeight w:val="292"/>
        </w:trPr>
        <w:tc>
          <w:tcPr>
            <w:tcW w:w="993" w:type="dxa"/>
          </w:tcPr>
          <w:p w14:paraId="02A1EA23" w14:textId="77777777" w:rsidR="00174424" w:rsidRPr="00390453" w:rsidRDefault="00174424" w:rsidP="00174424">
            <w:pPr>
              <w:spacing w:after="0" w:line="240" w:lineRule="auto"/>
              <w:rPr>
                <w:rFonts w:cstheme="minorHAnsi"/>
                <w:sz w:val="20"/>
                <w:szCs w:val="20"/>
              </w:rPr>
            </w:pPr>
          </w:p>
        </w:tc>
        <w:tc>
          <w:tcPr>
            <w:tcW w:w="844" w:type="dxa"/>
          </w:tcPr>
          <w:p w14:paraId="18A00414" w14:textId="77777777" w:rsidR="00174424" w:rsidRPr="00390453" w:rsidRDefault="00174424" w:rsidP="00174424">
            <w:pPr>
              <w:spacing w:after="0" w:line="240" w:lineRule="auto"/>
              <w:rPr>
                <w:rFonts w:cstheme="minorHAnsi"/>
                <w:sz w:val="20"/>
                <w:szCs w:val="20"/>
              </w:rPr>
            </w:pPr>
          </w:p>
        </w:tc>
        <w:tc>
          <w:tcPr>
            <w:tcW w:w="1177" w:type="dxa"/>
          </w:tcPr>
          <w:p w14:paraId="4DC9320F" w14:textId="77777777" w:rsidR="00174424" w:rsidRPr="00390453" w:rsidRDefault="00174424" w:rsidP="00174424">
            <w:pPr>
              <w:spacing w:after="0" w:line="240" w:lineRule="auto"/>
              <w:rPr>
                <w:rFonts w:cstheme="minorHAnsi"/>
                <w:sz w:val="20"/>
                <w:szCs w:val="20"/>
              </w:rPr>
            </w:pPr>
          </w:p>
        </w:tc>
        <w:tc>
          <w:tcPr>
            <w:tcW w:w="1049" w:type="dxa"/>
          </w:tcPr>
          <w:p w14:paraId="3A923C2C" w14:textId="77777777" w:rsidR="00174424" w:rsidRPr="00390453" w:rsidRDefault="00174424" w:rsidP="00174424">
            <w:pPr>
              <w:spacing w:after="0" w:line="240" w:lineRule="auto"/>
              <w:rPr>
                <w:rFonts w:cstheme="minorHAnsi"/>
                <w:sz w:val="20"/>
                <w:szCs w:val="20"/>
              </w:rPr>
            </w:pPr>
          </w:p>
        </w:tc>
        <w:tc>
          <w:tcPr>
            <w:tcW w:w="1074" w:type="dxa"/>
          </w:tcPr>
          <w:p w14:paraId="171B2BD8" w14:textId="77777777" w:rsidR="00174424" w:rsidRPr="00390453" w:rsidRDefault="00174424" w:rsidP="00174424">
            <w:pPr>
              <w:spacing w:after="0" w:line="240" w:lineRule="auto"/>
              <w:rPr>
                <w:rFonts w:cstheme="minorHAnsi"/>
                <w:sz w:val="20"/>
                <w:szCs w:val="20"/>
              </w:rPr>
            </w:pPr>
          </w:p>
        </w:tc>
        <w:tc>
          <w:tcPr>
            <w:tcW w:w="1151" w:type="dxa"/>
          </w:tcPr>
          <w:p w14:paraId="086DB85E" w14:textId="77777777" w:rsidR="00174424" w:rsidRPr="00390453" w:rsidRDefault="00174424" w:rsidP="00174424">
            <w:pPr>
              <w:spacing w:after="0" w:line="240" w:lineRule="auto"/>
              <w:rPr>
                <w:rFonts w:cstheme="minorHAnsi"/>
                <w:sz w:val="20"/>
                <w:szCs w:val="20"/>
              </w:rPr>
            </w:pPr>
          </w:p>
        </w:tc>
        <w:tc>
          <w:tcPr>
            <w:tcW w:w="1351" w:type="dxa"/>
          </w:tcPr>
          <w:p w14:paraId="744698C8" w14:textId="77777777" w:rsidR="00174424" w:rsidRPr="00390453" w:rsidRDefault="00174424" w:rsidP="00174424">
            <w:pPr>
              <w:spacing w:after="0" w:line="240" w:lineRule="auto"/>
              <w:rPr>
                <w:rFonts w:cstheme="minorHAnsi"/>
                <w:sz w:val="20"/>
                <w:szCs w:val="20"/>
              </w:rPr>
            </w:pPr>
          </w:p>
        </w:tc>
        <w:tc>
          <w:tcPr>
            <w:tcW w:w="1570" w:type="dxa"/>
          </w:tcPr>
          <w:p w14:paraId="5360180E" w14:textId="77777777" w:rsidR="00174424" w:rsidRPr="00390453" w:rsidRDefault="00174424" w:rsidP="00174424">
            <w:pPr>
              <w:spacing w:after="0" w:line="240" w:lineRule="auto"/>
              <w:rPr>
                <w:rFonts w:cstheme="minorHAnsi"/>
                <w:sz w:val="20"/>
                <w:szCs w:val="20"/>
              </w:rPr>
            </w:pPr>
          </w:p>
        </w:tc>
        <w:tc>
          <w:tcPr>
            <w:tcW w:w="1586" w:type="dxa"/>
          </w:tcPr>
          <w:p w14:paraId="034567D6" w14:textId="77777777" w:rsidR="00174424" w:rsidRPr="00390453" w:rsidRDefault="00174424" w:rsidP="00174424">
            <w:pPr>
              <w:spacing w:after="0" w:line="240" w:lineRule="auto"/>
              <w:rPr>
                <w:rFonts w:cstheme="minorHAnsi"/>
                <w:sz w:val="20"/>
                <w:szCs w:val="20"/>
              </w:rPr>
            </w:pPr>
          </w:p>
        </w:tc>
      </w:tr>
    </w:tbl>
    <w:p w14:paraId="68478CF0" w14:textId="1CA171D6" w:rsidR="00CB41C8" w:rsidRPr="00390453" w:rsidRDefault="00CB41C8" w:rsidP="00D879CA">
      <w:pPr>
        <w:spacing w:after="0" w:line="240" w:lineRule="auto"/>
        <w:rPr>
          <w:rFonts w:asciiTheme="minorHAnsi" w:hAnsiTheme="minorHAnsi" w:cstheme="minorHAnsi"/>
          <w:sz w:val="18"/>
          <w:szCs w:val="18"/>
        </w:rPr>
      </w:pPr>
    </w:p>
    <w:p w14:paraId="7898D596" w14:textId="77777777" w:rsidR="00596A16" w:rsidRPr="00390453" w:rsidRDefault="00596A16" w:rsidP="00D879CA">
      <w:pPr>
        <w:spacing w:after="0" w:line="240" w:lineRule="auto"/>
        <w:rPr>
          <w:rFonts w:asciiTheme="minorHAnsi" w:hAnsiTheme="minorHAnsi" w:cstheme="minorHAnsi"/>
          <w:sz w:val="18"/>
          <w:szCs w:val="18"/>
        </w:rPr>
      </w:pPr>
    </w:p>
    <w:tbl>
      <w:tblPr>
        <w:tblW w:w="4984" w:type="pct"/>
        <w:tblInd w:w="18"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29"/>
        <w:gridCol w:w="1181"/>
        <w:gridCol w:w="1181"/>
        <w:gridCol w:w="1181"/>
        <w:gridCol w:w="1181"/>
        <w:gridCol w:w="1383"/>
        <w:gridCol w:w="3119"/>
      </w:tblGrid>
      <w:tr w:rsidR="007A73AF" w:rsidRPr="00390453" w14:paraId="40BDA61B" w14:textId="77777777" w:rsidTr="00A05A69">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16FAF02F" w14:textId="3EF2F888" w:rsidR="007A73AF" w:rsidRPr="00390453"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390453">
              <w:rPr>
                <w:rFonts w:asciiTheme="minorHAnsi" w:hAnsiTheme="minorHAnsi" w:cstheme="minorHAnsi"/>
                <w:b/>
                <w:sz w:val="20"/>
                <w:szCs w:val="20"/>
              </w:rPr>
              <w:t xml:space="preserve">C. Design </w:t>
            </w:r>
            <w:r w:rsidR="00C549BD" w:rsidRPr="00390453">
              <w:rPr>
                <w:rFonts w:asciiTheme="minorHAnsi" w:hAnsiTheme="minorHAnsi" w:cstheme="minorHAnsi"/>
                <w:b/>
                <w:sz w:val="20"/>
                <w:szCs w:val="20"/>
              </w:rPr>
              <w:t xml:space="preserve">HERS Verified </w:t>
            </w:r>
            <w:r w:rsidRPr="00390453">
              <w:rPr>
                <w:rFonts w:asciiTheme="minorHAnsi" w:hAnsiTheme="minorHAnsi" w:cstheme="minorHAnsi"/>
                <w:b/>
                <w:sz w:val="20"/>
                <w:szCs w:val="20"/>
              </w:rPr>
              <w:t xml:space="preserve">Dwelling Unit Water Heating Efficiency Information </w:t>
            </w:r>
          </w:p>
          <w:p w14:paraId="33DD02B5" w14:textId="4811B519" w:rsidR="007A73AF" w:rsidRPr="00390453"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390453">
              <w:rPr>
                <w:rFonts w:asciiTheme="minorHAnsi" w:eastAsia="Times New Roman" w:hAnsiTheme="minorHAnsi" w:cstheme="minorHAnsi"/>
                <w:sz w:val="18"/>
                <w:szCs w:val="20"/>
              </w:rPr>
              <w:t xml:space="preserve">This table reports the water heater(s) efficiency features specified on the </w:t>
            </w:r>
            <w:del w:id="30" w:author="Alhabibi, Haider@Energy" w:date="2022-08-03T15:13:00Z">
              <w:r w:rsidRPr="00390453" w:rsidDel="004C6317">
                <w:rPr>
                  <w:rFonts w:asciiTheme="minorHAnsi" w:eastAsia="Times New Roman" w:hAnsiTheme="minorHAnsi" w:cstheme="minorHAnsi"/>
                  <w:sz w:val="18"/>
                  <w:szCs w:val="20"/>
                </w:rPr>
                <w:delText xml:space="preserve">registered </w:delText>
              </w:r>
            </w:del>
            <w:r w:rsidR="00694445">
              <w:rPr>
                <w:rFonts w:asciiTheme="minorHAnsi" w:eastAsia="Times New Roman" w:hAnsiTheme="minorHAnsi" w:cstheme="minorHAnsi"/>
                <w:sz w:val="18"/>
                <w:szCs w:val="20"/>
              </w:rPr>
              <w:t>NRCC</w:t>
            </w:r>
            <w:r w:rsidRPr="00390453">
              <w:rPr>
                <w:rFonts w:asciiTheme="minorHAnsi" w:eastAsia="Times New Roman" w:hAnsiTheme="minorHAnsi" w:cstheme="minorHAnsi"/>
                <w:sz w:val="18"/>
                <w:szCs w:val="20"/>
              </w:rPr>
              <w:t xml:space="preserve"> compliance document for this project. (Not needed for central systems)</w:t>
            </w:r>
          </w:p>
        </w:tc>
      </w:tr>
      <w:tr w:rsidR="007A73AF" w:rsidRPr="00390453" w14:paraId="6B676368"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469A372B"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01</w:t>
            </w:r>
          </w:p>
        </w:tc>
        <w:tc>
          <w:tcPr>
            <w:tcW w:w="549" w:type="pct"/>
            <w:tcBorders>
              <w:top w:val="single" w:sz="4" w:space="0" w:color="auto"/>
              <w:left w:val="single" w:sz="4" w:space="0" w:color="auto"/>
              <w:bottom w:val="single" w:sz="4" w:space="0" w:color="auto"/>
              <w:right w:val="single" w:sz="4" w:space="0" w:color="auto"/>
            </w:tcBorders>
            <w:vAlign w:val="center"/>
          </w:tcPr>
          <w:p w14:paraId="254352E6"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02</w:t>
            </w:r>
          </w:p>
        </w:tc>
        <w:tc>
          <w:tcPr>
            <w:tcW w:w="549" w:type="pct"/>
            <w:tcBorders>
              <w:top w:val="single" w:sz="4" w:space="0" w:color="auto"/>
              <w:left w:val="single" w:sz="4" w:space="0" w:color="auto"/>
              <w:bottom w:val="single" w:sz="4" w:space="0" w:color="auto"/>
              <w:right w:val="single" w:sz="4" w:space="0" w:color="auto"/>
            </w:tcBorders>
            <w:vAlign w:val="center"/>
          </w:tcPr>
          <w:p w14:paraId="22D01913"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03</w:t>
            </w:r>
          </w:p>
        </w:tc>
        <w:tc>
          <w:tcPr>
            <w:tcW w:w="549" w:type="pct"/>
            <w:tcBorders>
              <w:top w:val="single" w:sz="4" w:space="0" w:color="auto"/>
              <w:left w:val="single" w:sz="4" w:space="0" w:color="auto"/>
              <w:bottom w:val="single" w:sz="4" w:space="0" w:color="auto"/>
              <w:right w:val="single" w:sz="4" w:space="0" w:color="auto"/>
            </w:tcBorders>
            <w:vAlign w:val="center"/>
          </w:tcPr>
          <w:p w14:paraId="245EA760"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390453">
              <w:rPr>
                <w:rFonts w:asciiTheme="minorHAnsi" w:eastAsia="Times New Roman" w:hAnsiTheme="minorHAnsi" w:cstheme="minorHAnsi"/>
                <w:sz w:val="18"/>
                <w:szCs w:val="20"/>
              </w:rPr>
              <w:t>04</w:t>
            </w:r>
          </w:p>
        </w:tc>
        <w:tc>
          <w:tcPr>
            <w:tcW w:w="549" w:type="pct"/>
            <w:tcBorders>
              <w:top w:val="single" w:sz="4" w:space="0" w:color="auto"/>
              <w:left w:val="single" w:sz="4" w:space="0" w:color="auto"/>
              <w:bottom w:val="single" w:sz="4" w:space="0" w:color="auto"/>
              <w:right w:val="single" w:sz="4" w:space="0" w:color="auto"/>
            </w:tcBorders>
            <w:vAlign w:val="center"/>
          </w:tcPr>
          <w:p w14:paraId="5E47CD90"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390453">
              <w:rPr>
                <w:rFonts w:asciiTheme="minorHAnsi" w:eastAsia="Times New Roman" w:hAnsiTheme="minorHAnsi" w:cstheme="minorHAnsi"/>
                <w:sz w:val="18"/>
                <w:szCs w:val="20"/>
              </w:rPr>
              <w:t>05</w:t>
            </w:r>
          </w:p>
        </w:tc>
        <w:tc>
          <w:tcPr>
            <w:tcW w:w="643" w:type="pct"/>
            <w:tcBorders>
              <w:top w:val="single" w:sz="4" w:space="0" w:color="auto"/>
              <w:left w:val="single" w:sz="4" w:space="0" w:color="auto"/>
              <w:bottom w:val="single" w:sz="4" w:space="0" w:color="auto"/>
              <w:right w:val="single" w:sz="4" w:space="0" w:color="auto"/>
            </w:tcBorders>
          </w:tcPr>
          <w:p w14:paraId="03A5F64B"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06</w:t>
            </w:r>
          </w:p>
        </w:tc>
        <w:tc>
          <w:tcPr>
            <w:tcW w:w="1450" w:type="pct"/>
            <w:tcBorders>
              <w:top w:val="single" w:sz="4" w:space="0" w:color="auto"/>
              <w:left w:val="single" w:sz="4" w:space="0" w:color="auto"/>
              <w:bottom w:val="single" w:sz="4" w:space="0" w:color="auto"/>
              <w:right w:val="single" w:sz="4" w:space="0" w:color="auto"/>
            </w:tcBorders>
            <w:vAlign w:val="center"/>
          </w:tcPr>
          <w:p w14:paraId="10E63AB8"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390453">
              <w:rPr>
                <w:rFonts w:asciiTheme="minorHAnsi" w:eastAsia="Times New Roman" w:hAnsiTheme="minorHAnsi" w:cstheme="minorHAnsi"/>
                <w:sz w:val="18"/>
                <w:szCs w:val="20"/>
              </w:rPr>
              <w:t>07</w:t>
            </w:r>
          </w:p>
        </w:tc>
      </w:tr>
      <w:tr w:rsidR="007A73AF" w:rsidRPr="00390453" w14:paraId="290A51D1"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bottom"/>
          </w:tcPr>
          <w:p w14:paraId="785D8051"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Water Heating System ID or Name</w:t>
            </w:r>
          </w:p>
        </w:tc>
        <w:tc>
          <w:tcPr>
            <w:tcW w:w="549" w:type="pct"/>
            <w:tcBorders>
              <w:top w:val="single" w:sz="4" w:space="0" w:color="auto"/>
              <w:left w:val="single" w:sz="4" w:space="0" w:color="auto"/>
              <w:bottom w:val="single" w:sz="4" w:space="0" w:color="auto"/>
              <w:right w:val="single" w:sz="4" w:space="0" w:color="auto"/>
            </w:tcBorders>
            <w:vAlign w:val="bottom"/>
          </w:tcPr>
          <w:p w14:paraId="3610A73A"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Heating Efficiency Type</w:t>
            </w:r>
          </w:p>
        </w:tc>
        <w:tc>
          <w:tcPr>
            <w:tcW w:w="549" w:type="pct"/>
            <w:tcBorders>
              <w:top w:val="single" w:sz="4" w:space="0" w:color="auto"/>
              <w:left w:val="single" w:sz="4" w:space="0" w:color="auto"/>
              <w:bottom w:val="single" w:sz="4" w:space="0" w:color="auto"/>
              <w:right w:val="single" w:sz="4" w:space="0" w:color="auto"/>
            </w:tcBorders>
            <w:vAlign w:val="bottom"/>
          </w:tcPr>
          <w:p w14:paraId="37EC2307"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Heating Efficiency Value</w:t>
            </w:r>
          </w:p>
        </w:tc>
        <w:tc>
          <w:tcPr>
            <w:tcW w:w="549" w:type="pct"/>
            <w:tcBorders>
              <w:top w:val="single" w:sz="4" w:space="0" w:color="auto"/>
              <w:left w:val="single" w:sz="4" w:space="0" w:color="auto"/>
              <w:bottom w:val="single" w:sz="4" w:space="0" w:color="auto"/>
              <w:right w:val="single" w:sz="4" w:space="0" w:color="auto"/>
            </w:tcBorders>
            <w:vAlign w:val="bottom"/>
          </w:tcPr>
          <w:p w14:paraId="79089DE7"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 xml:space="preserve">Standby Loss </w:t>
            </w:r>
          </w:p>
          <w:p w14:paraId="5A9EA95E"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t>
            </w:r>
          </w:p>
        </w:tc>
        <w:tc>
          <w:tcPr>
            <w:tcW w:w="549" w:type="pct"/>
            <w:tcBorders>
              <w:top w:val="single" w:sz="4" w:space="0" w:color="auto"/>
              <w:left w:val="single" w:sz="4" w:space="0" w:color="auto"/>
              <w:bottom w:val="single" w:sz="4" w:space="0" w:color="auto"/>
              <w:right w:val="single" w:sz="4" w:space="0" w:color="auto"/>
            </w:tcBorders>
            <w:vAlign w:val="bottom"/>
          </w:tcPr>
          <w:p w14:paraId="13D45E22"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 xml:space="preserve">Exterior Insulation </w:t>
            </w:r>
          </w:p>
          <w:p w14:paraId="552BEFCE"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R-Value</w:t>
            </w:r>
          </w:p>
        </w:tc>
        <w:tc>
          <w:tcPr>
            <w:tcW w:w="643" w:type="pct"/>
            <w:tcBorders>
              <w:top w:val="single" w:sz="4" w:space="0" w:color="auto"/>
              <w:left w:val="single" w:sz="4" w:space="0" w:color="auto"/>
              <w:bottom w:val="single" w:sz="4" w:space="0" w:color="auto"/>
              <w:right w:val="single" w:sz="4" w:space="0" w:color="auto"/>
            </w:tcBorders>
            <w:vAlign w:val="bottom"/>
          </w:tcPr>
          <w:p w14:paraId="119B872F"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Water Heater Storage</w:t>
            </w:r>
          </w:p>
          <w:p w14:paraId="169DC548"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Volume (gal)</w:t>
            </w:r>
          </w:p>
        </w:tc>
        <w:tc>
          <w:tcPr>
            <w:tcW w:w="1450" w:type="pct"/>
            <w:tcBorders>
              <w:top w:val="single" w:sz="4" w:space="0" w:color="auto"/>
              <w:left w:val="single" w:sz="4" w:space="0" w:color="auto"/>
              <w:bottom w:val="single" w:sz="4" w:space="0" w:color="auto"/>
              <w:right w:val="single" w:sz="4" w:space="0" w:color="auto"/>
            </w:tcBorders>
            <w:vAlign w:val="bottom"/>
          </w:tcPr>
          <w:p w14:paraId="3DA61F44"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Tank location</w:t>
            </w:r>
          </w:p>
        </w:tc>
      </w:tr>
      <w:tr w:rsidR="007A73AF" w:rsidRPr="00390453" w14:paraId="25F4FB53"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0BF177CD"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498DA1C7"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598432DF"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3FA07E36"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0B16B85C"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01AB53A1"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0" w:type="pct"/>
            <w:tcBorders>
              <w:top w:val="single" w:sz="4" w:space="0" w:color="auto"/>
              <w:left w:val="single" w:sz="4" w:space="0" w:color="auto"/>
              <w:bottom w:val="single" w:sz="4" w:space="0" w:color="auto"/>
              <w:right w:val="single" w:sz="4" w:space="0" w:color="auto"/>
            </w:tcBorders>
            <w:vAlign w:val="center"/>
          </w:tcPr>
          <w:p w14:paraId="24B3EF6D"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390453" w14:paraId="6972E575"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425A57A6"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1EE1537F"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454D00F5"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362A9E55"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1C08E8DD"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1CDA32CA"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0" w:type="pct"/>
            <w:tcBorders>
              <w:top w:val="single" w:sz="4" w:space="0" w:color="auto"/>
              <w:left w:val="single" w:sz="4" w:space="0" w:color="auto"/>
              <w:bottom w:val="single" w:sz="4" w:space="0" w:color="auto"/>
              <w:right w:val="single" w:sz="4" w:space="0" w:color="auto"/>
            </w:tcBorders>
            <w:vAlign w:val="center"/>
          </w:tcPr>
          <w:p w14:paraId="79DB3450"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96C95BE" w14:textId="17699395" w:rsidR="00D7513B" w:rsidRPr="00390453" w:rsidRDefault="00D7513B" w:rsidP="0023694B">
      <w:pPr>
        <w:spacing w:after="0" w:line="240" w:lineRule="auto"/>
        <w:rPr>
          <w:rFonts w:asciiTheme="minorHAnsi" w:hAnsiTheme="minorHAnsi" w:cstheme="minorHAnsi"/>
          <w:sz w:val="18"/>
          <w:szCs w:val="18"/>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18"/>
        <w:gridCol w:w="1234"/>
        <w:gridCol w:w="1114"/>
        <w:gridCol w:w="32"/>
        <w:gridCol w:w="1146"/>
        <w:gridCol w:w="1232"/>
        <w:gridCol w:w="1411"/>
        <w:gridCol w:w="3103"/>
      </w:tblGrid>
      <w:tr w:rsidR="007A73AF" w:rsidRPr="00390453" w14:paraId="7B74D56E" w14:textId="77777777" w:rsidTr="007A73AF">
        <w:trPr>
          <w:cantSplit/>
          <w:trHeight w:val="144"/>
        </w:trPr>
        <w:tc>
          <w:tcPr>
            <w:tcW w:w="5000" w:type="pct"/>
            <w:gridSpan w:val="8"/>
            <w:tcBorders>
              <w:top w:val="single" w:sz="4" w:space="0" w:color="auto"/>
              <w:left w:val="single" w:sz="4" w:space="0" w:color="auto"/>
              <w:bottom w:val="single" w:sz="4" w:space="0" w:color="auto"/>
              <w:right w:val="single" w:sz="4" w:space="0" w:color="auto"/>
            </w:tcBorders>
          </w:tcPr>
          <w:p w14:paraId="5DAB9D91" w14:textId="4BC36A20" w:rsidR="007A73AF" w:rsidRPr="00390453"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390453">
              <w:rPr>
                <w:rFonts w:asciiTheme="minorHAnsi" w:hAnsiTheme="minorHAnsi" w:cstheme="minorHAnsi"/>
                <w:b/>
                <w:sz w:val="20"/>
                <w:szCs w:val="20"/>
              </w:rPr>
              <w:t xml:space="preserve">D. Installed </w:t>
            </w:r>
            <w:r w:rsidR="00C549BD" w:rsidRPr="00390453">
              <w:rPr>
                <w:rFonts w:asciiTheme="minorHAnsi" w:hAnsiTheme="minorHAnsi" w:cstheme="minorHAnsi"/>
                <w:b/>
                <w:sz w:val="20"/>
                <w:szCs w:val="20"/>
              </w:rPr>
              <w:t xml:space="preserve">HERS Verified </w:t>
            </w:r>
            <w:r w:rsidRPr="00390453">
              <w:rPr>
                <w:rFonts w:asciiTheme="minorHAnsi" w:hAnsiTheme="minorHAnsi" w:cstheme="minorHAnsi"/>
                <w:b/>
                <w:sz w:val="20"/>
                <w:szCs w:val="20"/>
              </w:rPr>
              <w:t xml:space="preserve">Dwelling Unit Water Heating Efficiency Information </w:t>
            </w:r>
          </w:p>
          <w:p w14:paraId="1BC8A529" w14:textId="019CAD32" w:rsidR="007A73AF" w:rsidRPr="00390453" w:rsidRDefault="007A73AF" w:rsidP="00EB768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390453">
              <w:rPr>
                <w:rFonts w:asciiTheme="minorHAnsi" w:eastAsia="Times New Roman" w:hAnsiTheme="minorHAnsi" w:cstheme="minorHAnsi"/>
                <w:sz w:val="18"/>
                <w:szCs w:val="20"/>
              </w:rPr>
              <w:t xml:space="preserve">This table reports the water heater(s) efficiency features </w:t>
            </w:r>
            <w:r w:rsidR="00EB7683" w:rsidRPr="00390453">
              <w:rPr>
                <w:rFonts w:asciiTheme="minorHAnsi" w:eastAsia="Times New Roman" w:hAnsiTheme="minorHAnsi" w:cstheme="minorHAnsi"/>
                <w:sz w:val="18"/>
                <w:szCs w:val="20"/>
              </w:rPr>
              <w:t>installed in</w:t>
            </w:r>
            <w:r w:rsidRPr="00390453">
              <w:rPr>
                <w:rFonts w:asciiTheme="minorHAnsi" w:eastAsia="Times New Roman" w:hAnsiTheme="minorHAnsi" w:cstheme="minorHAnsi"/>
                <w:sz w:val="18"/>
                <w:szCs w:val="20"/>
              </w:rPr>
              <w:t xml:space="preserve"> this project.</w:t>
            </w:r>
            <w:r w:rsidRPr="00390453">
              <w:rPr>
                <w:sz w:val="20"/>
              </w:rPr>
              <w:t xml:space="preserve"> </w:t>
            </w:r>
            <w:r w:rsidRPr="00390453">
              <w:rPr>
                <w:rFonts w:asciiTheme="minorHAnsi" w:eastAsia="Times New Roman" w:hAnsiTheme="minorHAnsi" w:cstheme="minorHAnsi"/>
                <w:sz w:val="18"/>
                <w:szCs w:val="20"/>
              </w:rPr>
              <w:t>(Not needed for central systems)</w:t>
            </w:r>
          </w:p>
        </w:tc>
      </w:tr>
      <w:tr w:rsidR="007A73AF" w:rsidRPr="00390453" w14:paraId="7D819574"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4C2CDE5D"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01</w:t>
            </w:r>
          </w:p>
        </w:tc>
        <w:tc>
          <w:tcPr>
            <w:tcW w:w="572" w:type="pct"/>
            <w:tcBorders>
              <w:top w:val="single" w:sz="4" w:space="0" w:color="auto"/>
              <w:left w:val="single" w:sz="4" w:space="0" w:color="auto"/>
              <w:bottom w:val="single" w:sz="4" w:space="0" w:color="auto"/>
              <w:right w:val="single" w:sz="4" w:space="0" w:color="auto"/>
            </w:tcBorders>
            <w:vAlign w:val="center"/>
          </w:tcPr>
          <w:p w14:paraId="705B63EF"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02</w:t>
            </w:r>
          </w:p>
        </w:tc>
        <w:tc>
          <w:tcPr>
            <w:tcW w:w="531" w:type="pct"/>
            <w:gridSpan w:val="2"/>
            <w:tcBorders>
              <w:top w:val="single" w:sz="4" w:space="0" w:color="auto"/>
              <w:left w:val="single" w:sz="4" w:space="0" w:color="auto"/>
              <w:bottom w:val="single" w:sz="4" w:space="0" w:color="auto"/>
              <w:right w:val="single" w:sz="4" w:space="0" w:color="auto"/>
            </w:tcBorders>
            <w:vAlign w:val="center"/>
          </w:tcPr>
          <w:p w14:paraId="7D15B2F8"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03</w:t>
            </w:r>
          </w:p>
        </w:tc>
        <w:tc>
          <w:tcPr>
            <w:tcW w:w="531" w:type="pct"/>
            <w:tcBorders>
              <w:top w:val="single" w:sz="4" w:space="0" w:color="auto"/>
              <w:left w:val="single" w:sz="4" w:space="0" w:color="auto"/>
              <w:bottom w:val="single" w:sz="4" w:space="0" w:color="auto"/>
              <w:right w:val="single" w:sz="4" w:space="0" w:color="auto"/>
            </w:tcBorders>
            <w:vAlign w:val="center"/>
          </w:tcPr>
          <w:p w14:paraId="447FCAB5"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390453">
              <w:rPr>
                <w:rFonts w:asciiTheme="minorHAnsi" w:eastAsia="Times New Roman" w:hAnsiTheme="minorHAnsi" w:cstheme="minorHAnsi"/>
                <w:sz w:val="18"/>
                <w:szCs w:val="20"/>
              </w:rPr>
              <w:t>04</w:t>
            </w:r>
          </w:p>
        </w:tc>
        <w:tc>
          <w:tcPr>
            <w:tcW w:w="571" w:type="pct"/>
            <w:tcBorders>
              <w:top w:val="single" w:sz="4" w:space="0" w:color="auto"/>
              <w:left w:val="single" w:sz="4" w:space="0" w:color="auto"/>
              <w:bottom w:val="single" w:sz="4" w:space="0" w:color="auto"/>
              <w:right w:val="single" w:sz="4" w:space="0" w:color="auto"/>
            </w:tcBorders>
            <w:vAlign w:val="center"/>
          </w:tcPr>
          <w:p w14:paraId="759049E8"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390453">
              <w:rPr>
                <w:rFonts w:asciiTheme="minorHAnsi" w:eastAsia="Times New Roman" w:hAnsiTheme="minorHAnsi" w:cstheme="minorHAnsi"/>
                <w:sz w:val="18"/>
                <w:szCs w:val="20"/>
              </w:rPr>
              <w:t>05</w:t>
            </w:r>
          </w:p>
        </w:tc>
        <w:tc>
          <w:tcPr>
            <w:tcW w:w="654" w:type="pct"/>
            <w:tcBorders>
              <w:top w:val="single" w:sz="4" w:space="0" w:color="auto"/>
              <w:left w:val="single" w:sz="4" w:space="0" w:color="auto"/>
              <w:bottom w:val="single" w:sz="4" w:space="0" w:color="auto"/>
              <w:right w:val="single" w:sz="4" w:space="0" w:color="auto"/>
            </w:tcBorders>
          </w:tcPr>
          <w:p w14:paraId="3B70466A"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06</w:t>
            </w:r>
          </w:p>
        </w:tc>
        <w:tc>
          <w:tcPr>
            <w:tcW w:w="1438" w:type="pct"/>
            <w:tcBorders>
              <w:top w:val="single" w:sz="4" w:space="0" w:color="auto"/>
              <w:left w:val="single" w:sz="4" w:space="0" w:color="auto"/>
              <w:bottom w:val="single" w:sz="4" w:space="0" w:color="auto"/>
              <w:right w:val="single" w:sz="4" w:space="0" w:color="auto"/>
            </w:tcBorders>
            <w:vAlign w:val="center"/>
          </w:tcPr>
          <w:p w14:paraId="5D4A112B"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390453">
              <w:rPr>
                <w:rFonts w:asciiTheme="minorHAnsi" w:eastAsia="Times New Roman" w:hAnsiTheme="minorHAnsi" w:cstheme="minorHAnsi"/>
                <w:sz w:val="18"/>
                <w:szCs w:val="20"/>
              </w:rPr>
              <w:t>07</w:t>
            </w:r>
          </w:p>
        </w:tc>
      </w:tr>
      <w:tr w:rsidR="007A73AF" w:rsidRPr="00390453" w14:paraId="58AAB9AA"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bottom"/>
          </w:tcPr>
          <w:p w14:paraId="6F4F867D"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Water Heating System ID or Name</w:t>
            </w:r>
          </w:p>
        </w:tc>
        <w:tc>
          <w:tcPr>
            <w:tcW w:w="572" w:type="pct"/>
            <w:tcBorders>
              <w:top w:val="single" w:sz="4" w:space="0" w:color="auto"/>
              <w:left w:val="single" w:sz="4" w:space="0" w:color="auto"/>
              <w:bottom w:val="single" w:sz="4" w:space="0" w:color="auto"/>
              <w:right w:val="single" w:sz="4" w:space="0" w:color="auto"/>
            </w:tcBorders>
            <w:vAlign w:val="bottom"/>
          </w:tcPr>
          <w:p w14:paraId="58E75348"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Heating Efficiency Type</w:t>
            </w:r>
          </w:p>
        </w:tc>
        <w:tc>
          <w:tcPr>
            <w:tcW w:w="531" w:type="pct"/>
            <w:gridSpan w:val="2"/>
            <w:tcBorders>
              <w:top w:val="single" w:sz="4" w:space="0" w:color="auto"/>
              <w:left w:val="single" w:sz="4" w:space="0" w:color="auto"/>
              <w:bottom w:val="single" w:sz="4" w:space="0" w:color="auto"/>
              <w:right w:val="single" w:sz="4" w:space="0" w:color="auto"/>
            </w:tcBorders>
            <w:vAlign w:val="bottom"/>
          </w:tcPr>
          <w:p w14:paraId="3D72E452"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Heating Efficiency Value</w:t>
            </w:r>
          </w:p>
        </w:tc>
        <w:tc>
          <w:tcPr>
            <w:tcW w:w="531" w:type="pct"/>
            <w:tcBorders>
              <w:top w:val="single" w:sz="4" w:space="0" w:color="auto"/>
              <w:left w:val="single" w:sz="4" w:space="0" w:color="auto"/>
              <w:bottom w:val="single" w:sz="4" w:space="0" w:color="auto"/>
              <w:right w:val="single" w:sz="4" w:space="0" w:color="auto"/>
            </w:tcBorders>
            <w:vAlign w:val="bottom"/>
          </w:tcPr>
          <w:p w14:paraId="7BADFE98"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 xml:space="preserve">Standby Loss </w:t>
            </w:r>
          </w:p>
          <w:p w14:paraId="5D0D0122"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t>
            </w:r>
          </w:p>
        </w:tc>
        <w:tc>
          <w:tcPr>
            <w:tcW w:w="571" w:type="pct"/>
            <w:tcBorders>
              <w:top w:val="single" w:sz="4" w:space="0" w:color="auto"/>
              <w:left w:val="single" w:sz="4" w:space="0" w:color="auto"/>
              <w:bottom w:val="single" w:sz="4" w:space="0" w:color="auto"/>
              <w:right w:val="single" w:sz="4" w:space="0" w:color="auto"/>
            </w:tcBorders>
            <w:vAlign w:val="bottom"/>
          </w:tcPr>
          <w:p w14:paraId="56F14F31"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 xml:space="preserve">Exterior Insulation </w:t>
            </w:r>
          </w:p>
          <w:p w14:paraId="0277DC7A"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R-Value</w:t>
            </w:r>
          </w:p>
        </w:tc>
        <w:tc>
          <w:tcPr>
            <w:tcW w:w="654" w:type="pct"/>
            <w:tcBorders>
              <w:top w:val="single" w:sz="4" w:space="0" w:color="auto"/>
              <w:left w:val="single" w:sz="4" w:space="0" w:color="auto"/>
              <w:bottom w:val="single" w:sz="4" w:space="0" w:color="auto"/>
              <w:right w:val="single" w:sz="4" w:space="0" w:color="auto"/>
            </w:tcBorders>
            <w:vAlign w:val="bottom"/>
          </w:tcPr>
          <w:p w14:paraId="4B51E759"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Water Heater Storage</w:t>
            </w:r>
          </w:p>
          <w:p w14:paraId="20250F90"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Volume (gal)</w:t>
            </w:r>
          </w:p>
        </w:tc>
        <w:tc>
          <w:tcPr>
            <w:tcW w:w="1438" w:type="pct"/>
            <w:tcBorders>
              <w:top w:val="single" w:sz="4" w:space="0" w:color="auto"/>
              <w:left w:val="single" w:sz="4" w:space="0" w:color="auto"/>
              <w:bottom w:val="single" w:sz="4" w:space="0" w:color="auto"/>
              <w:right w:val="single" w:sz="4" w:space="0" w:color="auto"/>
            </w:tcBorders>
            <w:vAlign w:val="bottom"/>
          </w:tcPr>
          <w:p w14:paraId="48D2C3B4"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Tank location</w:t>
            </w:r>
          </w:p>
        </w:tc>
      </w:tr>
      <w:tr w:rsidR="007A73AF" w:rsidRPr="00390453" w14:paraId="1F458609"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28A19077"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14:paraId="592FF9AC"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gridSpan w:val="2"/>
            <w:tcBorders>
              <w:top w:val="single" w:sz="4" w:space="0" w:color="auto"/>
              <w:left w:val="single" w:sz="4" w:space="0" w:color="auto"/>
              <w:bottom w:val="single" w:sz="4" w:space="0" w:color="auto"/>
              <w:right w:val="single" w:sz="4" w:space="0" w:color="auto"/>
            </w:tcBorders>
            <w:vAlign w:val="center"/>
          </w:tcPr>
          <w:p w14:paraId="208A3086"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707453E0"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1" w:type="pct"/>
            <w:tcBorders>
              <w:top w:val="single" w:sz="4" w:space="0" w:color="auto"/>
              <w:left w:val="single" w:sz="4" w:space="0" w:color="auto"/>
              <w:bottom w:val="single" w:sz="4" w:space="0" w:color="auto"/>
              <w:right w:val="single" w:sz="4" w:space="0" w:color="auto"/>
            </w:tcBorders>
            <w:vAlign w:val="center"/>
          </w:tcPr>
          <w:p w14:paraId="39C2B85A"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4" w:type="pct"/>
            <w:tcBorders>
              <w:top w:val="single" w:sz="4" w:space="0" w:color="auto"/>
              <w:left w:val="single" w:sz="4" w:space="0" w:color="auto"/>
              <w:bottom w:val="single" w:sz="4" w:space="0" w:color="auto"/>
              <w:right w:val="single" w:sz="4" w:space="0" w:color="auto"/>
            </w:tcBorders>
          </w:tcPr>
          <w:p w14:paraId="7E2737D2"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38" w:type="pct"/>
            <w:tcBorders>
              <w:top w:val="single" w:sz="4" w:space="0" w:color="auto"/>
              <w:left w:val="single" w:sz="4" w:space="0" w:color="auto"/>
              <w:bottom w:val="single" w:sz="4" w:space="0" w:color="auto"/>
              <w:right w:val="single" w:sz="4" w:space="0" w:color="auto"/>
            </w:tcBorders>
            <w:vAlign w:val="center"/>
          </w:tcPr>
          <w:p w14:paraId="41957F68"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390453" w14:paraId="0D246455"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4933C529"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14:paraId="621F9115"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gridSpan w:val="2"/>
            <w:tcBorders>
              <w:top w:val="single" w:sz="4" w:space="0" w:color="auto"/>
              <w:left w:val="single" w:sz="4" w:space="0" w:color="auto"/>
              <w:bottom w:val="single" w:sz="4" w:space="0" w:color="auto"/>
              <w:right w:val="single" w:sz="4" w:space="0" w:color="auto"/>
            </w:tcBorders>
            <w:vAlign w:val="center"/>
          </w:tcPr>
          <w:p w14:paraId="700DAEA3"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57F1A584"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1" w:type="pct"/>
            <w:tcBorders>
              <w:top w:val="single" w:sz="4" w:space="0" w:color="auto"/>
              <w:left w:val="single" w:sz="4" w:space="0" w:color="auto"/>
              <w:bottom w:val="single" w:sz="4" w:space="0" w:color="auto"/>
              <w:right w:val="single" w:sz="4" w:space="0" w:color="auto"/>
            </w:tcBorders>
            <w:vAlign w:val="center"/>
          </w:tcPr>
          <w:p w14:paraId="6C678DFF"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4" w:type="pct"/>
            <w:tcBorders>
              <w:top w:val="single" w:sz="4" w:space="0" w:color="auto"/>
              <w:left w:val="single" w:sz="4" w:space="0" w:color="auto"/>
              <w:bottom w:val="single" w:sz="4" w:space="0" w:color="auto"/>
              <w:right w:val="single" w:sz="4" w:space="0" w:color="auto"/>
            </w:tcBorders>
          </w:tcPr>
          <w:p w14:paraId="5BBF4FB2"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38" w:type="pct"/>
            <w:tcBorders>
              <w:top w:val="single" w:sz="4" w:space="0" w:color="auto"/>
              <w:left w:val="single" w:sz="4" w:space="0" w:color="auto"/>
              <w:bottom w:val="single" w:sz="4" w:space="0" w:color="auto"/>
              <w:right w:val="single" w:sz="4" w:space="0" w:color="auto"/>
            </w:tcBorders>
            <w:vAlign w:val="center"/>
          </w:tcPr>
          <w:p w14:paraId="55613468"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D85E3F" w:rsidRPr="00390453" w14:paraId="210CD562" w14:textId="77777777" w:rsidTr="00D85E3F">
        <w:trPr>
          <w:cantSplit/>
          <w:trHeight w:val="144"/>
        </w:trPr>
        <w:tc>
          <w:tcPr>
            <w:tcW w:w="703" w:type="pct"/>
            <w:tcBorders>
              <w:top w:val="single" w:sz="4" w:space="0" w:color="auto"/>
              <w:left w:val="single" w:sz="4" w:space="0" w:color="auto"/>
              <w:bottom w:val="single" w:sz="4" w:space="0" w:color="auto"/>
              <w:right w:val="single" w:sz="4" w:space="0" w:color="auto"/>
            </w:tcBorders>
          </w:tcPr>
          <w:p w14:paraId="5D8D2089" w14:textId="34FB6BED" w:rsidR="00D85E3F" w:rsidRPr="00390453" w:rsidRDefault="00D85E3F" w:rsidP="00D85E3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90453">
              <w:rPr>
                <w:rFonts w:asciiTheme="minorHAnsi" w:hAnsiTheme="minorHAnsi" w:cstheme="minorHAnsi"/>
                <w:sz w:val="18"/>
                <w:szCs w:val="18"/>
              </w:rPr>
              <w:t>08</w:t>
            </w:r>
          </w:p>
        </w:tc>
        <w:tc>
          <w:tcPr>
            <w:tcW w:w="1088" w:type="pct"/>
            <w:gridSpan w:val="2"/>
            <w:tcBorders>
              <w:top w:val="single" w:sz="4" w:space="0" w:color="auto"/>
              <w:left w:val="single" w:sz="4" w:space="0" w:color="auto"/>
              <w:bottom w:val="single" w:sz="4" w:space="0" w:color="auto"/>
              <w:right w:val="single" w:sz="4" w:space="0" w:color="auto"/>
            </w:tcBorders>
            <w:vAlign w:val="center"/>
          </w:tcPr>
          <w:p w14:paraId="56CFAD1D" w14:textId="2C68428F" w:rsidR="00D85E3F" w:rsidRPr="00390453" w:rsidRDefault="00D85E3F" w:rsidP="00D85E3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390453">
              <w:rPr>
                <w:rFonts w:eastAsia="Times New Roman"/>
                <w:sz w:val="18"/>
                <w:szCs w:val="18"/>
              </w:rPr>
              <w:t>Compliance Statement</w:t>
            </w:r>
          </w:p>
        </w:tc>
        <w:tc>
          <w:tcPr>
            <w:tcW w:w="3209" w:type="pct"/>
            <w:gridSpan w:val="5"/>
            <w:tcBorders>
              <w:top w:val="single" w:sz="4" w:space="0" w:color="auto"/>
              <w:left w:val="single" w:sz="4" w:space="0" w:color="auto"/>
              <w:bottom w:val="single" w:sz="4" w:space="0" w:color="auto"/>
              <w:right w:val="single" w:sz="4" w:space="0" w:color="auto"/>
            </w:tcBorders>
          </w:tcPr>
          <w:p w14:paraId="338F71C8" w14:textId="4D0DF202" w:rsidR="00D85E3F" w:rsidRPr="00390453" w:rsidRDefault="00D85E3F" w:rsidP="00D85E3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3233340" w14:textId="77777777" w:rsidR="00D7513B" w:rsidRPr="00390453" w:rsidRDefault="00D7513B" w:rsidP="0023694B">
      <w:pPr>
        <w:spacing w:after="0" w:line="240" w:lineRule="auto"/>
        <w:rPr>
          <w:rFonts w:asciiTheme="minorHAnsi" w:hAnsiTheme="minorHAnsi" w:cstheme="minorHAnsi"/>
          <w:sz w:val="18"/>
          <w:szCs w:val="18"/>
        </w:rPr>
      </w:pPr>
    </w:p>
    <w:tbl>
      <w:tblPr>
        <w:tblW w:w="499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780"/>
        <w:gridCol w:w="3697"/>
        <w:gridCol w:w="5296"/>
      </w:tblGrid>
      <w:tr w:rsidR="0094138E" w:rsidRPr="00390453" w14:paraId="0F7F442B" w14:textId="77777777" w:rsidTr="00A05A69">
        <w:trPr>
          <w:trHeight w:val="144"/>
        </w:trPr>
        <w:tc>
          <w:tcPr>
            <w:tcW w:w="10998" w:type="dxa"/>
            <w:gridSpan w:val="3"/>
            <w:tcBorders>
              <w:top w:val="single" w:sz="4" w:space="0" w:color="auto"/>
              <w:bottom w:val="single" w:sz="4" w:space="0" w:color="auto"/>
            </w:tcBorders>
            <w:vAlign w:val="center"/>
          </w:tcPr>
          <w:p w14:paraId="0F7F442A" w14:textId="726C9131" w:rsidR="0094138E" w:rsidRPr="00390453" w:rsidRDefault="006E1E9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18"/>
              </w:rPr>
            </w:pPr>
            <w:r w:rsidRPr="00390453">
              <w:rPr>
                <w:rFonts w:asciiTheme="minorHAnsi" w:hAnsiTheme="minorHAnsi" w:cstheme="minorHAnsi"/>
                <w:b/>
                <w:sz w:val="20"/>
                <w:szCs w:val="18"/>
              </w:rPr>
              <w:t>E</w:t>
            </w:r>
            <w:r w:rsidR="0094138E" w:rsidRPr="00390453">
              <w:rPr>
                <w:rFonts w:asciiTheme="minorHAnsi" w:hAnsiTheme="minorHAnsi" w:cstheme="minorHAnsi"/>
                <w:b/>
                <w:sz w:val="20"/>
                <w:szCs w:val="18"/>
              </w:rPr>
              <w:t>. Installed Water Heater Manufacturer Information</w:t>
            </w:r>
          </w:p>
        </w:tc>
      </w:tr>
      <w:tr w:rsidR="0094138E" w:rsidRPr="00390453" w14:paraId="0F7F442F" w14:textId="77777777" w:rsidTr="00A05A69">
        <w:trPr>
          <w:trHeight w:val="144"/>
        </w:trPr>
        <w:tc>
          <w:tcPr>
            <w:tcW w:w="1815" w:type="dxa"/>
            <w:tcBorders>
              <w:top w:val="single" w:sz="4" w:space="0" w:color="auto"/>
              <w:bottom w:val="single" w:sz="4" w:space="0" w:color="auto"/>
              <w:right w:val="single" w:sz="4" w:space="0" w:color="auto"/>
            </w:tcBorders>
            <w:vAlign w:val="center"/>
          </w:tcPr>
          <w:p w14:paraId="0F7F442C" w14:textId="77777777" w:rsidR="0094138E" w:rsidRPr="00390453"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390453">
              <w:rPr>
                <w:rFonts w:asciiTheme="minorHAnsi" w:eastAsia="Times New Roman" w:hAnsiTheme="minorHAnsi" w:cstheme="minorHAnsi"/>
                <w:sz w:val="20"/>
                <w:szCs w:val="18"/>
              </w:rPr>
              <w:t>01</w:t>
            </w:r>
          </w:p>
        </w:tc>
        <w:tc>
          <w:tcPr>
            <w:tcW w:w="3774" w:type="dxa"/>
            <w:tcBorders>
              <w:top w:val="single" w:sz="4" w:space="0" w:color="auto"/>
              <w:left w:val="single" w:sz="4" w:space="0" w:color="auto"/>
              <w:bottom w:val="single" w:sz="4" w:space="0" w:color="auto"/>
              <w:right w:val="single" w:sz="4" w:space="0" w:color="auto"/>
            </w:tcBorders>
            <w:vAlign w:val="center"/>
          </w:tcPr>
          <w:p w14:paraId="0F7F442D" w14:textId="77777777" w:rsidR="0094138E" w:rsidRPr="00390453"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390453">
              <w:rPr>
                <w:rFonts w:asciiTheme="minorHAnsi" w:eastAsia="Times New Roman" w:hAnsiTheme="minorHAnsi" w:cstheme="minorHAnsi"/>
                <w:sz w:val="20"/>
                <w:szCs w:val="18"/>
              </w:rPr>
              <w:t>02</w:t>
            </w:r>
          </w:p>
        </w:tc>
        <w:tc>
          <w:tcPr>
            <w:tcW w:w="5409" w:type="dxa"/>
            <w:tcBorders>
              <w:top w:val="single" w:sz="4" w:space="0" w:color="auto"/>
              <w:left w:val="single" w:sz="4" w:space="0" w:color="auto"/>
              <w:bottom w:val="single" w:sz="4" w:space="0" w:color="auto"/>
            </w:tcBorders>
            <w:vAlign w:val="center"/>
          </w:tcPr>
          <w:p w14:paraId="0F7F442E" w14:textId="77777777" w:rsidR="0094138E" w:rsidRPr="00390453"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390453">
              <w:rPr>
                <w:rFonts w:asciiTheme="minorHAnsi" w:eastAsia="Times New Roman" w:hAnsiTheme="minorHAnsi" w:cstheme="minorHAnsi"/>
                <w:sz w:val="20"/>
                <w:szCs w:val="18"/>
              </w:rPr>
              <w:t>03</w:t>
            </w:r>
          </w:p>
        </w:tc>
      </w:tr>
      <w:tr w:rsidR="0094138E" w:rsidRPr="00390453" w14:paraId="0F7F4433" w14:textId="77777777" w:rsidTr="00A05A69">
        <w:trPr>
          <w:trHeight w:val="144"/>
        </w:trPr>
        <w:tc>
          <w:tcPr>
            <w:tcW w:w="1815" w:type="dxa"/>
            <w:tcBorders>
              <w:top w:val="single" w:sz="4" w:space="0" w:color="auto"/>
              <w:bottom w:val="single" w:sz="4" w:space="0" w:color="auto"/>
              <w:right w:val="single" w:sz="4" w:space="0" w:color="auto"/>
            </w:tcBorders>
            <w:vAlign w:val="bottom"/>
          </w:tcPr>
          <w:p w14:paraId="0F7F4430" w14:textId="77777777" w:rsidR="0094138E" w:rsidRPr="00390453"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390453">
              <w:rPr>
                <w:rFonts w:asciiTheme="minorHAnsi" w:eastAsia="Times New Roman" w:hAnsiTheme="minorHAnsi" w:cstheme="minorHAnsi"/>
                <w:sz w:val="20"/>
                <w:szCs w:val="18"/>
              </w:rPr>
              <w:t>Water Heating System ID or Name</w:t>
            </w:r>
          </w:p>
        </w:tc>
        <w:tc>
          <w:tcPr>
            <w:tcW w:w="3774" w:type="dxa"/>
            <w:tcBorders>
              <w:top w:val="single" w:sz="4" w:space="0" w:color="auto"/>
              <w:left w:val="single" w:sz="4" w:space="0" w:color="auto"/>
              <w:bottom w:val="single" w:sz="4" w:space="0" w:color="auto"/>
              <w:right w:val="single" w:sz="4" w:space="0" w:color="auto"/>
            </w:tcBorders>
            <w:vAlign w:val="bottom"/>
          </w:tcPr>
          <w:p w14:paraId="0F7F4431" w14:textId="77777777" w:rsidR="0094138E" w:rsidRPr="00390453"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390453">
              <w:rPr>
                <w:rFonts w:asciiTheme="minorHAnsi" w:eastAsia="Times New Roman" w:hAnsiTheme="minorHAnsi" w:cstheme="minorHAnsi"/>
                <w:sz w:val="20"/>
                <w:szCs w:val="18"/>
              </w:rPr>
              <w:t>Manufacturer</w:t>
            </w:r>
          </w:p>
        </w:tc>
        <w:tc>
          <w:tcPr>
            <w:tcW w:w="5409" w:type="dxa"/>
            <w:tcBorders>
              <w:top w:val="single" w:sz="4" w:space="0" w:color="auto"/>
              <w:left w:val="single" w:sz="4" w:space="0" w:color="auto"/>
              <w:bottom w:val="single" w:sz="4" w:space="0" w:color="auto"/>
            </w:tcBorders>
            <w:vAlign w:val="bottom"/>
          </w:tcPr>
          <w:p w14:paraId="0F7F4432" w14:textId="77777777" w:rsidR="0094138E" w:rsidRPr="00390453"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390453">
              <w:rPr>
                <w:rFonts w:asciiTheme="minorHAnsi" w:eastAsia="Times New Roman" w:hAnsiTheme="minorHAnsi" w:cstheme="minorHAnsi"/>
                <w:sz w:val="20"/>
                <w:szCs w:val="18"/>
              </w:rPr>
              <w:t>Model Number</w:t>
            </w:r>
          </w:p>
        </w:tc>
      </w:tr>
      <w:tr w:rsidR="0094138E" w:rsidRPr="00390453" w14:paraId="0F7F4437" w14:textId="77777777" w:rsidTr="00A05A69">
        <w:trPr>
          <w:trHeight w:val="144"/>
        </w:trPr>
        <w:tc>
          <w:tcPr>
            <w:tcW w:w="1815" w:type="dxa"/>
            <w:tcBorders>
              <w:top w:val="single" w:sz="4" w:space="0" w:color="auto"/>
              <w:bottom w:val="single" w:sz="4" w:space="0" w:color="auto"/>
              <w:right w:val="single" w:sz="4" w:space="0" w:color="auto"/>
            </w:tcBorders>
            <w:vAlign w:val="bottom"/>
          </w:tcPr>
          <w:p w14:paraId="0F7F4434" w14:textId="77777777" w:rsidR="0094138E" w:rsidRPr="00390453"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774" w:type="dxa"/>
            <w:tcBorders>
              <w:top w:val="single" w:sz="4" w:space="0" w:color="auto"/>
              <w:left w:val="single" w:sz="4" w:space="0" w:color="auto"/>
              <w:bottom w:val="single" w:sz="4" w:space="0" w:color="auto"/>
              <w:right w:val="single" w:sz="4" w:space="0" w:color="auto"/>
            </w:tcBorders>
            <w:vAlign w:val="bottom"/>
          </w:tcPr>
          <w:p w14:paraId="0F7F4435" w14:textId="77777777" w:rsidR="0094138E" w:rsidRPr="00390453"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09" w:type="dxa"/>
            <w:tcBorders>
              <w:top w:val="single" w:sz="4" w:space="0" w:color="auto"/>
              <w:left w:val="single" w:sz="4" w:space="0" w:color="auto"/>
              <w:bottom w:val="single" w:sz="4" w:space="0" w:color="auto"/>
            </w:tcBorders>
            <w:shd w:val="clear" w:color="auto" w:fill="FFFFFF" w:themeFill="background1"/>
          </w:tcPr>
          <w:p w14:paraId="0F7F4436" w14:textId="77777777" w:rsidR="0094138E" w:rsidRPr="00390453"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r w:rsidR="0094138E" w:rsidRPr="00390453" w14:paraId="0F7F443B" w14:textId="77777777" w:rsidTr="00A05A69">
        <w:trPr>
          <w:trHeight w:val="144"/>
        </w:trPr>
        <w:tc>
          <w:tcPr>
            <w:tcW w:w="1815" w:type="dxa"/>
            <w:tcBorders>
              <w:top w:val="single" w:sz="4" w:space="0" w:color="auto"/>
              <w:bottom w:val="single" w:sz="4" w:space="0" w:color="auto"/>
              <w:right w:val="single" w:sz="4" w:space="0" w:color="auto"/>
            </w:tcBorders>
            <w:vAlign w:val="bottom"/>
          </w:tcPr>
          <w:p w14:paraId="0F7F4438" w14:textId="77777777" w:rsidR="0094138E" w:rsidRPr="00390453"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774" w:type="dxa"/>
            <w:tcBorders>
              <w:top w:val="single" w:sz="4" w:space="0" w:color="auto"/>
              <w:left w:val="single" w:sz="4" w:space="0" w:color="auto"/>
              <w:bottom w:val="single" w:sz="4" w:space="0" w:color="auto"/>
              <w:right w:val="single" w:sz="4" w:space="0" w:color="auto"/>
            </w:tcBorders>
            <w:vAlign w:val="bottom"/>
          </w:tcPr>
          <w:p w14:paraId="0F7F4439" w14:textId="77777777" w:rsidR="0094138E" w:rsidRPr="00390453"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09" w:type="dxa"/>
            <w:tcBorders>
              <w:top w:val="single" w:sz="4" w:space="0" w:color="auto"/>
              <w:left w:val="single" w:sz="4" w:space="0" w:color="auto"/>
              <w:bottom w:val="single" w:sz="4" w:space="0" w:color="auto"/>
            </w:tcBorders>
          </w:tcPr>
          <w:p w14:paraId="0F7F443A" w14:textId="77777777" w:rsidR="0094138E" w:rsidRPr="00390453"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bl>
    <w:p w14:paraId="0F7F4464" w14:textId="0CE70B47" w:rsidR="00DE7A20" w:rsidRPr="00390453" w:rsidRDefault="00DE7A20" w:rsidP="00DC522B">
      <w:pPr>
        <w:spacing w:after="0" w:line="240" w:lineRule="auto"/>
        <w:rPr>
          <w:rFonts w:asciiTheme="minorHAnsi" w:hAnsiTheme="minorHAnsi" w:cs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0"/>
        <w:gridCol w:w="2265"/>
        <w:gridCol w:w="7915"/>
      </w:tblGrid>
      <w:tr w:rsidR="006C36EE" w:rsidRPr="00390453" w14:paraId="06394A1D" w14:textId="77777777" w:rsidTr="003C0EF4">
        <w:trPr>
          <w:trHeight w:val="144"/>
        </w:trPr>
        <w:tc>
          <w:tcPr>
            <w:tcW w:w="10790" w:type="dxa"/>
            <w:gridSpan w:val="3"/>
            <w:tcBorders>
              <w:top w:val="single" w:sz="4" w:space="0" w:color="auto"/>
              <w:left w:val="single" w:sz="4" w:space="0" w:color="auto"/>
              <w:bottom w:val="single" w:sz="4" w:space="0" w:color="auto"/>
              <w:right w:val="single" w:sz="4" w:space="0" w:color="auto"/>
            </w:tcBorders>
          </w:tcPr>
          <w:p w14:paraId="6EF9F502" w14:textId="29E72C70" w:rsidR="006C36EE" w:rsidRPr="00390453" w:rsidRDefault="006C36EE" w:rsidP="00E879AA">
            <w:pPr>
              <w:keepNext/>
              <w:spacing w:after="0" w:line="240" w:lineRule="auto"/>
              <w:rPr>
                <w:rFonts w:asciiTheme="minorHAnsi" w:eastAsiaTheme="minorEastAsia" w:hAnsiTheme="minorHAnsi" w:cstheme="minorHAnsi"/>
                <w:sz w:val="20"/>
                <w:szCs w:val="18"/>
              </w:rPr>
            </w:pPr>
            <w:r w:rsidRPr="00390453">
              <w:rPr>
                <w:rFonts w:asciiTheme="minorHAnsi" w:eastAsiaTheme="minorEastAsia" w:hAnsiTheme="minorHAnsi" w:cstheme="minorHAnsi"/>
                <w:b/>
                <w:sz w:val="20"/>
                <w:szCs w:val="18"/>
              </w:rPr>
              <w:lastRenderedPageBreak/>
              <w:t>F. Mandatory Measures for all Domestic H</w:t>
            </w:r>
            <w:r w:rsidR="005D11BC" w:rsidRPr="00390453">
              <w:rPr>
                <w:rFonts w:asciiTheme="minorHAnsi" w:eastAsiaTheme="minorEastAsia" w:hAnsiTheme="minorHAnsi" w:cstheme="minorHAnsi"/>
                <w:b/>
                <w:sz w:val="20"/>
                <w:szCs w:val="18"/>
              </w:rPr>
              <w:t>ot Water Distribution Systems</w:t>
            </w:r>
          </w:p>
        </w:tc>
      </w:tr>
      <w:tr w:rsidR="006C36EE" w:rsidRPr="00390453" w14:paraId="7523B6E8" w14:textId="77777777" w:rsidTr="003C0EF4">
        <w:trPr>
          <w:trHeight w:val="144"/>
          <w:tblHeader/>
        </w:trPr>
        <w:tc>
          <w:tcPr>
            <w:tcW w:w="610" w:type="dxa"/>
            <w:vAlign w:val="center"/>
          </w:tcPr>
          <w:p w14:paraId="5EDCDBBA" w14:textId="77777777" w:rsidR="006C36EE" w:rsidRPr="00390453"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390453">
              <w:rPr>
                <w:rFonts w:asciiTheme="minorHAnsi" w:eastAsiaTheme="minorEastAsia" w:hAnsiTheme="minorHAnsi" w:cstheme="minorHAnsi"/>
                <w:sz w:val="20"/>
                <w:szCs w:val="18"/>
              </w:rPr>
              <w:t>01</w:t>
            </w:r>
          </w:p>
        </w:tc>
        <w:tc>
          <w:tcPr>
            <w:tcW w:w="10180" w:type="dxa"/>
            <w:gridSpan w:val="2"/>
            <w:vAlign w:val="center"/>
          </w:tcPr>
          <w:p w14:paraId="59E65A51" w14:textId="77777777" w:rsidR="006C36EE" w:rsidRPr="00390453"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390453">
              <w:rPr>
                <w:rFonts w:asciiTheme="minorHAnsi" w:eastAsiaTheme="minorEastAsia" w:hAnsiTheme="minorHAnsi" w:cstheme="minorHAnsi"/>
                <w:sz w:val="18"/>
                <w:szCs w:val="18"/>
              </w:rPr>
              <w:t>Equipment shall meet the applicable requirements of the Appliance Efficiency Regulations (Section 110.3(b)1).</w:t>
            </w:r>
          </w:p>
        </w:tc>
      </w:tr>
      <w:tr w:rsidR="006C36EE" w:rsidRPr="00390453" w14:paraId="7640BCAF" w14:textId="77777777" w:rsidTr="003C0EF4">
        <w:trPr>
          <w:trHeight w:val="144"/>
          <w:tblHeader/>
        </w:trPr>
        <w:tc>
          <w:tcPr>
            <w:tcW w:w="610" w:type="dxa"/>
            <w:vAlign w:val="center"/>
          </w:tcPr>
          <w:p w14:paraId="762CC82E" w14:textId="77777777" w:rsidR="006C36EE" w:rsidRPr="00390453"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390453">
              <w:rPr>
                <w:rFonts w:asciiTheme="minorHAnsi" w:eastAsiaTheme="minorEastAsia" w:hAnsiTheme="minorHAnsi" w:cstheme="minorHAnsi"/>
                <w:sz w:val="20"/>
                <w:szCs w:val="18"/>
              </w:rPr>
              <w:t>02</w:t>
            </w:r>
          </w:p>
        </w:tc>
        <w:tc>
          <w:tcPr>
            <w:tcW w:w="10180" w:type="dxa"/>
            <w:gridSpan w:val="2"/>
            <w:vAlign w:val="center"/>
          </w:tcPr>
          <w:p w14:paraId="2F088E1D" w14:textId="43D73140" w:rsidR="006C36EE" w:rsidRPr="00390453"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390453">
              <w:rPr>
                <w:rFonts w:asciiTheme="minorHAnsi" w:eastAsiaTheme="minorEastAsia" w:hAnsiTheme="minorHAnsi" w:cstheme="minorHAnsi"/>
                <w:sz w:val="18"/>
                <w:szCs w:val="18"/>
              </w:rPr>
              <w:t>Unfired Storage Tanks are insulated with an external R-</w:t>
            </w:r>
            <w:r w:rsidR="00F642F7" w:rsidRPr="00390453">
              <w:rPr>
                <w:rFonts w:asciiTheme="minorHAnsi" w:eastAsiaTheme="minorEastAsia" w:hAnsiTheme="minorHAnsi" w:cstheme="minorHAnsi"/>
                <w:sz w:val="18"/>
                <w:szCs w:val="18"/>
              </w:rPr>
              <w:t>3.5</w:t>
            </w:r>
            <w:r w:rsidRPr="00390453">
              <w:rPr>
                <w:rFonts w:asciiTheme="minorHAnsi" w:eastAsiaTheme="minorEastAsia" w:hAnsiTheme="minorHAnsi" w:cstheme="minorHAnsi"/>
                <w:sz w:val="18"/>
                <w:szCs w:val="18"/>
              </w:rPr>
              <w:t xml:space="preserve"> or combination of R-16 internal and external Insulation. (Section 110.3(c)4).</w:t>
            </w:r>
          </w:p>
        </w:tc>
      </w:tr>
      <w:tr w:rsidR="006C36EE" w:rsidRPr="00390453" w14:paraId="60043560" w14:textId="77777777" w:rsidTr="003C0EF4">
        <w:trPr>
          <w:trHeight w:val="144"/>
        </w:trPr>
        <w:tc>
          <w:tcPr>
            <w:tcW w:w="610" w:type="dxa"/>
            <w:vAlign w:val="center"/>
          </w:tcPr>
          <w:p w14:paraId="2C9370B9" w14:textId="77777777" w:rsidR="006C36EE" w:rsidRPr="00390453" w:rsidRDefault="006C36EE" w:rsidP="00E879AA">
            <w:pPr>
              <w:keepNext/>
              <w:spacing w:after="0" w:line="240" w:lineRule="auto"/>
              <w:jc w:val="center"/>
              <w:rPr>
                <w:rFonts w:asciiTheme="minorHAnsi" w:eastAsiaTheme="minorEastAsia" w:hAnsiTheme="minorHAnsi" w:cstheme="minorHAnsi"/>
                <w:sz w:val="20"/>
                <w:szCs w:val="18"/>
              </w:rPr>
            </w:pPr>
            <w:r w:rsidRPr="00390453">
              <w:rPr>
                <w:rFonts w:asciiTheme="minorHAnsi" w:eastAsiaTheme="minorEastAsia" w:hAnsiTheme="minorHAnsi" w:cstheme="minorHAnsi"/>
                <w:sz w:val="20"/>
                <w:szCs w:val="18"/>
              </w:rPr>
              <w:t>03</w:t>
            </w:r>
          </w:p>
        </w:tc>
        <w:tc>
          <w:tcPr>
            <w:tcW w:w="10180" w:type="dxa"/>
            <w:gridSpan w:val="2"/>
            <w:vAlign w:val="center"/>
          </w:tcPr>
          <w:p w14:paraId="6E556316" w14:textId="2A2BBE96" w:rsidR="006C36EE" w:rsidRPr="00390453" w:rsidRDefault="006C36EE">
            <w:pPr>
              <w:keepNext/>
              <w:numPr>
                <w:ilvl w:val="1"/>
                <w:numId w:val="6"/>
              </w:numPr>
              <w:autoSpaceDE w:val="0"/>
              <w:autoSpaceDN w:val="0"/>
              <w:adjustRightInd w:val="0"/>
              <w:spacing w:after="0" w:line="240" w:lineRule="auto"/>
              <w:ind w:left="451"/>
              <w:contextualSpacing/>
              <w:rPr>
                <w:rFonts w:asciiTheme="minorHAnsi" w:eastAsia="Times New Roman" w:hAnsiTheme="minorHAnsi" w:cstheme="minorHAnsi"/>
                <w:bCs/>
                <w:sz w:val="18"/>
                <w:szCs w:val="18"/>
              </w:rPr>
            </w:pPr>
            <w:r w:rsidRPr="00390453">
              <w:rPr>
                <w:rFonts w:asciiTheme="minorHAnsi" w:eastAsiaTheme="minorEastAsia" w:hAnsiTheme="minorHAnsi" w:cstheme="minorHAnsi"/>
                <w:bCs/>
                <w:sz w:val="18"/>
                <w:szCs w:val="18"/>
              </w:rPr>
              <w:t xml:space="preserve">The following pipes are insulated, to the thicknesses required by Table 120.3A, except for those sections of pipe that are subject to one of the exceptions below: All domestic hot water piping shall be insulated as specified in Section 609.11 of the California Plumbing Code. </w:t>
            </w:r>
            <w:r w:rsidRPr="00390453">
              <w:rPr>
                <w:rFonts w:asciiTheme="minorHAnsi" w:eastAsia="Times New Roman" w:hAnsiTheme="minorHAnsi" w:cstheme="minorHAnsi"/>
                <w:bCs/>
                <w:sz w:val="18"/>
                <w:szCs w:val="18"/>
              </w:rPr>
              <w:t>Insulation buried below grade must be installed in a water proof and non-crushable casing or sleeve.</w:t>
            </w:r>
          </w:p>
          <w:p w14:paraId="6307F6D8" w14:textId="77777777" w:rsidR="006C36EE" w:rsidRPr="00390453" w:rsidRDefault="006C36EE">
            <w:pPr>
              <w:keepNext/>
              <w:numPr>
                <w:ilvl w:val="1"/>
                <w:numId w:val="3"/>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390453">
              <w:rPr>
                <w:rFonts w:asciiTheme="minorHAnsi" w:eastAsia="Times New Roman" w:hAnsiTheme="minorHAnsi" w:cstheme="minorHAnsi"/>
                <w:bCs/>
                <w:sz w:val="18"/>
                <w:szCs w:val="18"/>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4395B4CE" w14:textId="790E40DC" w:rsidR="006C36EE" w:rsidRPr="00390453" w:rsidRDefault="006C36EE">
            <w:pPr>
              <w:keepNext/>
              <w:numPr>
                <w:ilvl w:val="1"/>
                <w:numId w:val="3"/>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390453">
              <w:rPr>
                <w:rFonts w:asciiTheme="minorHAnsi" w:eastAsia="Times New Roman" w:hAnsiTheme="minorHAnsi" w:cstheme="minorHAnsi"/>
                <w:bCs/>
                <w:sz w:val="18"/>
                <w:szCs w:val="18"/>
              </w:rPr>
              <w:t>Piping installed in interior or exterior walls that is surrounded on all sides by at least 1 inch (</w:t>
            </w:r>
            <w:r w:rsidR="007771B8" w:rsidRPr="00390453">
              <w:rPr>
                <w:rFonts w:asciiTheme="minorHAnsi" w:eastAsia="Times New Roman" w:hAnsiTheme="minorHAnsi" w:cstheme="minorHAnsi"/>
                <w:bCs/>
                <w:sz w:val="18"/>
                <w:szCs w:val="18"/>
              </w:rPr>
              <w:t>2.</w:t>
            </w:r>
            <w:r w:rsidRPr="00390453">
              <w:rPr>
                <w:rFonts w:asciiTheme="minorHAnsi" w:eastAsia="Times New Roman" w:hAnsiTheme="minorHAnsi" w:cstheme="minorHAnsi"/>
                <w:bCs/>
                <w:sz w:val="18"/>
                <w:szCs w:val="18"/>
              </w:rPr>
              <w:t>5 cm) of insulation.</w:t>
            </w:r>
          </w:p>
          <w:p w14:paraId="614611BC" w14:textId="62C9716C" w:rsidR="006C36EE" w:rsidRPr="00390453" w:rsidRDefault="006C36EE">
            <w:pPr>
              <w:keepNext/>
              <w:numPr>
                <w:ilvl w:val="1"/>
                <w:numId w:val="3"/>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390453">
              <w:rPr>
                <w:rFonts w:asciiTheme="minorHAnsi" w:eastAsia="Times New Roman" w:hAnsiTheme="minorHAnsi" w:cstheme="minorHAnsi"/>
                <w:bCs/>
                <w:sz w:val="18"/>
                <w:szCs w:val="18"/>
              </w:rPr>
              <w:t>Piping installed in crawlspace with a minimum of 1 inches (</w:t>
            </w:r>
            <w:r w:rsidR="007771B8" w:rsidRPr="00390453">
              <w:rPr>
                <w:rFonts w:asciiTheme="minorHAnsi" w:eastAsia="Times New Roman" w:hAnsiTheme="minorHAnsi" w:cstheme="minorHAnsi"/>
                <w:bCs/>
                <w:sz w:val="18"/>
                <w:szCs w:val="18"/>
              </w:rPr>
              <w:t>2.</w:t>
            </w:r>
            <w:r w:rsidRPr="00390453">
              <w:rPr>
                <w:rFonts w:asciiTheme="minorHAnsi" w:eastAsia="Times New Roman" w:hAnsiTheme="minorHAnsi" w:cstheme="minorHAnsi"/>
                <w:bCs/>
                <w:sz w:val="18"/>
                <w:szCs w:val="18"/>
              </w:rPr>
              <w:t>5 cm) of crawlspace insulation above and below.</w:t>
            </w:r>
          </w:p>
          <w:p w14:paraId="58233D66" w14:textId="77777777" w:rsidR="006C36EE" w:rsidRPr="00390453" w:rsidRDefault="006C36EE">
            <w:pPr>
              <w:keepNext/>
              <w:numPr>
                <w:ilvl w:val="1"/>
                <w:numId w:val="3"/>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390453">
              <w:rPr>
                <w:rFonts w:asciiTheme="minorHAnsi" w:eastAsia="Times New Roman" w:hAnsiTheme="minorHAnsi" w:cstheme="minorHAnsi"/>
                <w:bCs/>
                <w:sz w:val="18"/>
                <w:szCs w:val="18"/>
              </w:rPr>
              <w:t>Piping installed in attics with a minimum of 4 inches (10 cm) of attic insulation on top</w:t>
            </w:r>
          </w:p>
          <w:p w14:paraId="5AF765AB" w14:textId="77777777" w:rsidR="006C36EE" w:rsidRPr="00390453" w:rsidRDefault="006C36EE">
            <w:pPr>
              <w:keepNext/>
              <w:numPr>
                <w:ilvl w:val="1"/>
                <w:numId w:val="3"/>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390453">
              <w:rPr>
                <w:rFonts w:asciiTheme="minorHAnsi" w:eastAsia="Times New Roman" w:hAnsiTheme="minorHAnsi" w:cstheme="minorHAnsi"/>
                <w:bCs/>
                <w:sz w:val="18"/>
                <w:szCs w:val="18"/>
              </w:rPr>
              <w:t>Pipe insulation shall fit tightly and all elbows and tees shall be fully insulated.</w:t>
            </w:r>
          </w:p>
        </w:tc>
      </w:tr>
      <w:tr w:rsidR="006C36EE" w:rsidRPr="00390453" w14:paraId="591364E0" w14:textId="77777777" w:rsidTr="003C0EF4">
        <w:trPr>
          <w:trHeight w:val="144"/>
          <w:tblHeader/>
        </w:trPr>
        <w:tc>
          <w:tcPr>
            <w:tcW w:w="610" w:type="dxa"/>
            <w:vAlign w:val="center"/>
          </w:tcPr>
          <w:p w14:paraId="1C807F11" w14:textId="77777777" w:rsidR="006C36EE" w:rsidRPr="00390453"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20"/>
                <w:szCs w:val="18"/>
              </w:rPr>
            </w:pPr>
            <w:r w:rsidRPr="00390453">
              <w:rPr>
                <w:rFonts w:asciiTheme="minorHAnsi" w:eastAsiaTheme="minorEastAsia" w:hAnsiTheme="minorHAnsi" w:cstheme="minorHAnsi"/>
                <w:sz w:val="20"/>
                <w:szCs w:val="18"/>
              </w:rPr>
              <w:t>04</w:t>
            </w:r>
          </w:p>
        </w:tc>
        <w:tc>
          <w:tcPr>
            <w:tcW w:w="10180" w:type="dxa"/>
            <w:gridSpan w:val="2"/>
            <w:vAlign w:val="center"/>
          </w:tcPr>
          <w:p w14:paraId="089764D4" w14:textId="6B3B492C" w:rsidR="006C36EE" w:rsidRPr="00390453" w:rsidRDefault="006C36EE" w:rsidP="00F14AC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For Gas or Propane Water Heaters:  Ensure</w:t>
            </w:r>
            <w:r w:rsidR="008E5B69" w:rsidRPr="00390453">
              <w:rPr>
                <w:rFonts w:asciiTheme="minorHAnsi" w:eastAsia="Times New Roman" w:hAnsiTheme="minorHAnsi" w:cstheme="minorHAnsi"/>
                <w:sz w:val="18"/>
                <w:szCs w:val="18"/>
              </w:rPr>
              <w:t xml:space="preserve"> either a or b</w:t>
            </w:r>
            <w:r w:rsidRPr="00390453">
              <w:rPr>
                <w:rFonts w:asciiTheme="minorHAnsi" w:eastAsia="Times New Roman" w:hAnsiTheme="minorHAnsi" w:cstheme="minorHAnsi"/>
                <w:sz w:val="18"/>
                <w:szCs w:val="18"/>
              </w:rPr>
              <w:t xml:space="preserve"> are installed (Section 150.0(n))</w:t>
            </w:r>
          </w:p>
          <w:p w14:paraId="707573DF" w14:textId="0E47D4A6" w:rsidR="00604BC8" w:rsidRPr="00390453" w:rsidRDefault="00604BC8">
            <w:pPr>
              <w:pStyle w:val="ListParagraph"/>
              <w:keepNext/>
              <w:numPr>
                <w:ilvl w:val="0"/>
                <w:numId w:val="11"/>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val="0"/>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A designated space at least 2.5 feet by 2.5 feet and 7 feet tall within 3 feet from the water heater</w:t>
            </w:r>
          </w:p>
          <w:p w14:paraId="3303CE97" w14:textId="4282DA30" w:rsidR="006C36EE" w:rsidRPr="00390453" w:rsidRDefault="006C36EE">
            <w:pPr>
              <w:keepNext/>
              <w:numPr>
                <w:ilvl w:val="0"/>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 xml:space="preserve">A dedicated 125V, 20A electrical receptacle connected to the electric panel with a 120/240V 3 conductor, 10 AWG copper branch circuit, within 3 feet from the water heater and </w:t>
            </w:r>
            <w:r w:rsidR="001416A8" w:rsidRPr="00390453">
              <w:rPr>
                <w:rFonts w:asciiTheme="minorHAnsi" w:eastAsia="Times New Roman" w:hAnsiTheme="minorHAnsi" w:cstheme="minorHAnsi"/>
                <w:sz w:val="18"/>
                <w:szCs w:val="18"/>
              </w:rPr>
              <w:t xml:space="preserve">is </w:t>
            </w:r>
            <w:r w:rsidRPr="00390453">
              <w:rPr>
                <w:rFonts w:asciiTheme="minorHAnsi" w:eastAsia="Times New Roman" w:hAnsiTheme="minorHAnsi" w:cstheme="minorHAnsi"/>
                <w:sz w:val="18"/>
                <w:szCs w:val="18"/>
              </w:rPr>
              <w:t>accessible with no obstructions;</w:t>
            </w:r>
          </w:p>
          <w:p w14:paraId="34194BD3" w14:textId="70DD6583" w:rsidR="006C36EE" w:rsidRPr="00390453" w:rsidRDefault="006C36EE">
            <w:pPr>
              <w:keepNext/>
              <w:numPr>
                <w:ilvl w:val="1"/>
                <w:numId w:val="7"/>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The conductor shall be labeled with the wor</w:t>
            </w:r>
            <w:r w:rsidR="001416A8" w:rsidRPr="00390453">
              <w:rPr>
                <w:rFonts w:asciiTheme="minorHAnsi" w:eastAsia="Times New Roman" w:hAnsiTheme="minorHAnsi" w:cstheme="minorHAnsi"/>
                <w:sz w:val="18"/>
                <w:szCs w:val="18"/>
              </w:rPr>
              <w:t>d</w:t>
            </w:r>
            <w:r w:rsidRPr="00390453">
              <w:rPr>
                <w:rFonts w:asciiTheme="minorHAnsi" w:eastAsia="Times New Roman" w:hAnsiTheme="minorHAnsi" w:cstheme="minorHAnsi"/>
                <w:sz w:val="18"/>
                <w:szCs w:val="18"/>
              </w:rPr>
              <w:t xml:space="preserve"> “Spare” on both ends; and</w:t>
            </w:r>
          </w:p>
          <w:p w14:paraId="497EB6BE" w14:textId="788C3CC3" w:rsidR="006C36EE" w:rsidRPr="00390453" w:rsidRDefault="006C36EE">
            <w:pPr>
              <w:keepNext/>
              <w:numPr>
                <w:ilvl w:val="1"/>
                <w:numId w:val="7"/>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A reserved single pole circuit breaker space next to the circuit breaker next to the branch circuit labeled “Future” 240V shall be provided.</w:t>
            </w:r>
          </w:p>
          <w:p w14:paraId="1D356FBE" w14:textId="428D81BA" w:rsidR="006C36EE" w:rsidRPr="00390453" w:rsidRDefault="006C36EE">
            <w:pPr>
              <w:keepNext/>
              <w:numPr>
                <w:ilvl w:val="0"/>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p>
          <w:p w14:paraId="260C81E6" w14:textId="77777777" w:rsidR="006C36EE" w:rsidRPr="00390453" w:rsidRDefault="006C36EE">
            <w:pPr>
              <w:keepNext/>
              <w:numPr>
                <w:ilvl w:val="0"/>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A condensate drain no more than 2 inches higher than the base on water heater for natural draining</w:t>
            </w:r>
          </w:p>
          <w:p w14:paraId="0C7DB70B" w14:textId="49B688B2" w:rsidR="006C36EE" w:rsidRPr="00390453" w:rsidRDefault="006C36EE">
            <w:pPr>
              <w:keepNext/>
              <w:numPr>
                <w:ilvl w:val="0"/>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p>
          <w:p w14:paraId="5F4C9B68" w14:textId="77777777" w:rsidR="00F14AC1" w:rsidRPr="00390453" w:rsidRDefault="00F14AC1">
            <w:pPr>
              <w:pStyle w:val="ListParagraph"/>
              <w:keepNext/>
              <w:numPr>
                <w:ilvl w:val="0"/>
                <w:numId w:val="11"/>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val="0"/>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 xml:space="preserve">A designated space at least 2.5 feet by 2.5 feet and 7 feet tall more than 3 feet from the water heater </w:t>
            </w:r>
          </w:p>
          <w:p w14:paraId="18F2C01F" w14:textId="77777777" w:rsidR="00F14AC1" w:rsidRPr="00390453" w:rsidRDefault="00F14AC1">
            <w:pPr>
              <w:numPr>
                <w:ilvl w:val="0"/>
                <w:numId w:val="10"/>
              </w:numPr>
              <w:tabs>
                <w:tab w:val="left" w:pos="916"/>
              </w:tabs>
              <w:kinsoku w:val="0"/>
              <w:overflowPunct w:val="0"/>
              <w:autoSpaceDE w:val="0"/>
              <w:autoSpaceDN w:val="0"/>
              <w:adjustRightInd w:val="0"/>
              <w:spacing w:after="0" w:line="203" w:lineRule="exact"/>
              <w:ind w:left="1231" w:hanging="270"/>
              <w:rPr>
                <w:rFonts w:cs="Calibri"/>
                <w:sz w:val="20"/>
                <w:szCs w:val="20"/>
              </w:rPr>
            </w:pPr>
            <w:r w:rsidRPr="00390453">
              <w:rPr>
                <w:rFonts w:cs="Calibri"/>
                <w:sz w:val="20"/>
                <w:szCs w:val="20"/>
                <w:u w:val="single"/>
              </w:rPr>
              <w:t>A dedicated</w:t>
            </w:r>
            <w:r w:rsidRPr="00390453">
              <w:rPr>
                <w:rFonts w:cs="Calibri"/>
                <w:spacing w:val="1"/>
                <w:sz w:val="20"/>
                <w:szCs w:val="20"/>
                <w:u w:val="single"/>
              </w:rPr>
              <w:t xml:space="preserve"> </w:t>
            </w:r>
            <w:r w:rsidRPr="00390453">
              <w:rPr>
                <w:rFonts w:cs="Calibri"/>
                <w:sz w:val="20"/>
                <w:szCs w:val="20"/>
                <w:u w:val="single"/>
              </w:rPr>
              <w:t>240 volt branch</w:t>
            </w:r>
            <w:r w:rsidRPr="00390453">
              <w:rPr>
                <w:rFonts w:cs="Calibri"/>
                <w:spacing w:val="1"/>
                <w:sz w:val="20"/>
                <w:szCs w:val="20"/>
                <w:u w:val="single"/>
              </w:rPr>
              <w:t xml:space="preserve"> </w:t>
            </w:r>
            <w:r w:rsidRPr="00390453">
              <w:rPr>
                <w:rFonts w:cs="Calibri"/>
                <w:sz w:val="20"/>
                <w:szCs w:val="20"/>
                <w:u w:val="single"/>
              </w:rPr>
              <w:t>circuit</w:t>
            </w:r>
            <w:r w:rsidRPr="00390453">
              <w:rPr>
                <w:rFonts w:cs="Calibri"/>
                <w:spacing w:val="-1"/>
                <w:sz w:val="20"/>
                <w:szCs w:val="20"/>
                <w:u w:val="single"/>
              </w:rPr>
              <w:t xml:space="preserve"> </w:t>
            </w:r>
            <w:r w:rsidRPr="00390453">
              <w:rPr>
                <w:rFonts w:cs="Calibri"/>
                <w:sz w:val="20"/>
                <w:szCs w:val="20"/>
                <w:u w:val="single"/>
              </w:rPr>
              <w:t>shall be</w:t>
            </w:r>
            <w:r w:rsidRPr="00390453">
              <w:rPr>
                <w:rFonts w:cs="Calibri"/>
                <w:spacing w:val="-1"/>
                <w:sz w:val="20"/>
                <w:szCs w:val="20"/>
                <w:u w:val="single"/>
              </w:rPr>
              <w:t xml:space="preserve"> </w:t>
            </w:r>
            <w:r w:rsidRPr="00390453">
              <w:rPr>
                <w:rFonts w:cs="Calibri"/>
                <w:sz w:val="20"/>
                <w:szCs w:val="20"/>
                <w:u w:val="single"/>
              </w:rPr>
              <w:t>installed</w:t>
            </w:r>
            <w:r w:rsidRPr="00390453">
              <w:rPr>
                <w:rFonts w:cs="Calibri"/>
                <w:spacing w:val="1"/>
                <w:sz w:val="20"/>
                <w:szCs w:val="20"/>
                <w:u w:val="single"/>
              </w:rPr>
              <w:t xml:space="preserve"> </w:t>
            </w:r>
            <w:r w:rsidRPr="00390453">
              <w:rPr>
                <w:rFonts w:cs="Calibri"/>
                <w:sz w:val="20"/>
                <w:szCs w:val="20"/>
                <w:u w:val="single"/>
              </w:rPr>
              <w:t>within</w:t>
            </w:r>
            <w:r w:rsidRPr="00390453">
              <w:rPr>
                <w:rFonts w:cs="Calibri"/>
                <w:spacing w:val="-2"/>
                <w:sz w:val="20"/>
                <w:szCs w:val="20"/>
                <w:u w:val="single"/>
              </w:rPr>
              <w:t xml:space="preserve"> </w:t>
            </w:r>
            <w:r w:rsidRPr="00390453">
              <w:rPr>
                <w:rFonts w:cs="Calibri"/>
                <w:sz w:val="20"/>
                <w:szCs w:val="20"/>
                <w:u w:val="single"/>
              </w:rPr>
              <w:t>3 feet</w:t>
            </w:r>
            <w:r w:rsidRPr="00390453">
              <w:rPr>
                <w:rFonts w:cs="Calibri"/>
                <w:spacing w:val="3"/>
                <w:sz w:val="20"/>
                <w:szCs w:val="20"/>
                <w:u w:val="single"/>
              </w:rPr>
              <w:t xml:space="preserve"> </w:t>
            </w:r>
            <w:r w:rsidRPr="00390453">
              <w:rPr>
                <w:rFonts w:cs="Calibri"/>
                <w:sz w:val="20"/>
                <w:szCs w:val="20"/>
                <w:u w:val="single"/>
              </w:rPr>
              <w:t>from</w:t>
            </w:r>
            <w:r w:rsidRPr="00390453">
              <w:rPr>
                <w:rFonts w:cs="Calibri"/>
                <w:spacing w:val="-1"/>
                <w:sz w:val="20"/>
                <w:szCs w:val="20"/>
                <w:u w:val="single"/>
              </w:rPr>
              <w:t xml:space="preserve"> </w:t>
            </w:r>
            <w:r w:rsidRPr="00390453">
              <w:rPr>
                <w:rFonts w:cs="Calibri"/>
                <w:sz w:val="20"/>
                <w:szCs w:val="20"/>
                <w:u w:val="single"/>
              </w:rPr>
              <w:t>the</w:t>
            </w:r>
            <w:r w:rsidRPr="00390453">
              <w:rPr>
                <w:rFonts w:cs="Calibri"/>
                <w:spacing w:val="-1"/>
                <w:sz w:val="20"/>
                <w:szCs w:val="20"/>
                <w:u w:val="single"/>
              </w:rPr>
              <w:t xml:space="preserve"> </w:t>
            </w:r>
            <w:r w:rsidRPr="00390453">
              <w:rPr>
                <w:rFonts w:cs="Calibri"/>
                <w:sz w:val="20"/>
                <w:szCs w:val="20"/>
                <w:u w:val="single"/>
              </w:rPr>
              <w:t>designated</w:t>
            </w:r>
            <w:r w:rsidRPr="00390453">
              <w:rPr>
                <w:rFonts w:cs="Calibri"/>
                <w:spacing w:val="1"/>
                <w:sz w:val="20"/>
                <w:szCs w:val="20"/>
                <w:u w:val="single"/>
              </w:rPr>
              <w:t xml:space="preserve"> </w:t>
            </w:r>
            <w:r w:rsidRPr="00390453">
              <w:rPr>
                <w:rFonts w:cs="Calibri"/>
                <w:sz w:val="20"/>
                <w:szCs w:val="20"/>
                <w:u w:val="single"/>
              </w:rPr>
              <w:t>space. The</w:t>
            </w:r>
          </w:p>
          <w:p w14:paraId="33C128D9" w14:textId="77777777" w:rsidR="00F14AC1" w:rsidRPr="00390453" w:rsidRDefault="00F14AC1">
            <w:pPr>
              <w:pStyle w:val="ListParagraph"/>
              <w:numPr>
                <w:ilvl w:val="0"/>
                <w:numId w:val="10"/>
              </w:numPr>
              <w:kinsoku w:val="0"/>
              <w:overflowPunct w:val="0"/>
              <w:autoSpaceDE w:val="0"/>
              <w:autoSpaceDN w:val="0"/>
              <w:adjustRightInd w:val="0"/>
              <w:spacing w:after="0" w:line="240" w:lineRule="auto"/>
              <w:ind w:left="1231" w:right="293" w:hanging="270"/>
              <w:contextualSpacing w:val="0"/>
              <w:rPr>
                <w:rFonts w:cs="Calibri"/>
                <w:sz w:val="20"/>
                <w:szCs w:val="20"/>
              </w:rPr>
            </w:pPr>
            <w:r w:rsidRPr="00390453">
              <w:rPr>
                <w:rFonts w:cs="Calibri"/>
                <w:sz w:val="20"/>
                <w:szCs w:val="20"/>
                <w:u w:val="single"/>
              </w:rPr>
              <w:t>branch</w:t>
            </w:r>
            <w:r w:rsidRPr="00390453">
              <w:rPr>
                <w:rFonts w:cs="Calibri"/>
                <w:spacing w:val="1"/>
                <w:sz w:val="20"/>
                <w:szCs w:val="20"/>
                <w:u w:val="single"/>
              </w:rPr>
              <w:t xml:space="preserve"> </w:t>
            </w:r>
            <w:r w:rsidRPr="00390453">
              <w:rPr>
                <w:rFonts w:cs="Calibri"/>
                <w:sz w:val="20"/>
                <w:szCs w:val="20"/>
                <w:u w:val="single"/>
              </w:rPr>
              <w:t>circuit shall be</w:t>
            </w:r>
            <w:r w:rsidRPr="00390453">
              <w:rPr>
                <w:rFonts w:cs="Calibri"/>
                <w:spacing w:val="-1"/>
                <w:sz w:val="20"/>
                <w:szCs w:val="20"/>
                <w:u w:val="single"/>
              </w:rPr>
              <w:t xml:space="preserve"> </w:t>
            </w:r>
            <w:r w:rsidRPr="00390453">
              <w:rPr>
                <w:rFonts w:cs="Calibri"/>
                <w:sz w:val="20"/>
                <w:szCs w:val="20"/>
                <w:u w:val="single"/>
              </w:rPr>
              <w:t>rated at 30 amps</w:t>
            </w:r>
            <w:r w:rsidRPr="00390453">
              <w:rPr>
                <w:rFonts w:cs="Calibri"/>
                <w:spacing w:val="1"/>
                <w:sz w:val="20"/>
                <w:szCs w:val="20"/>
                <w:u w:val="single"/>
              </w:rPr>
              <w:t xml:space="preserve"> </w:t>
            </w:r>
            <w:r w:rsidRPr="00390453">
              <w:rPr>
                <w:rFonts w:cs="Calibri"/>
                <w:sz w:val="20"/>
                <w:szCs w:val="20"/>
                <w:u w:val="single"/>
              </w:rPr>
              <w:t>minimum.</w:t>
            </w:r>
            <w:r w:rsidRPr="00390453">
              <w:rPr>
                <w:rFonts w:cs="Calibri"/>
                <w:spacing w:val="2"/>
                <w:sz w:val="20"/>
                <w:szCs w:val="20"/>
                <w:u w:val="single"/>
              </w:rPr>
              <w:t xml:space="preserve"> </w:t>
            </w:r>
            <w:r w:rsidRPr="00390453">
              <w:rPr>
                <w:rFonts w:cs="Calibri"/>
                <w:sz w:val="20"/>
                <w:szCs w:val="20"/>
                <w:u w:val="single"/>
              </w:rPr>
              <w:t>The</w:t>
            </w:r>
            <w:r w:rsidRPr="00390453">
              <w:rPr>
                <w:rFonts w:cs="Calibri"/>
                <w:spacing w:val="-1"/>
                <w:sz w:val="20"/>
                <w:szCs w:val="20"/>
                <w:u w:val="single"/>
              </w:rPr>
              <w:t xml:space="preserve"> </w:t>
            </w:r>
            <w:r w:rsidRPr="00390453">
              <w:rPr>
                <w:rFonts w:cs="Calibri"/>
                <w:sz w:val="20"/>
                <w:szCs w:val="20"/>
                <w:u w:val="single"/>
              </w:rPr>
              <w:t>blank</w:t>
            </w:r>
            <w:r w:rsidRPr="00390453">
              <w:rPr>
                <w:rFonts w:cs="Calibri"/>
                <w:spacing w:val="1"/>
                <w:sz w:val="20"/>
                <w:szCs w:val="20"/>
                <w:u w:val="single"/>
              </w:rPr>
              <w:t xml:space="preserve"> </w:t>
            </w:r>
            <w:r w:rsidRPr="00390453">
              <w:rPr>
                <w:rFonts w:cs="Calibri"/>
                <w:sz w:val="20"/>
                <w:szCs w:val="20"/>
                <w:u w:val="single"/>
              </w:rPr>
              <w:t>cover shall be</w:t>
            </w:r>
            <w:r w:rsidRPr="00390453">
              <w:rPr>
                <w:rFonts w:cs="Calibri"/>
                <w:spacing w:val="-1"/>
                <w:sz w:val="20"/>
                <w:szCs w:val="20"/>
                <w:u w:val="single"/>
              </w:rPr>
              <w:t xml:space="preserve"> </w:t>
            </w:r>
            <w:r w:rsidRPr="00390453">
              <w:rPr>
                <w:rFonts w:cs="Calibri"/>
                <w:sz w:val="20"/>
                <w:szCs w:val="20"/>
                <w:u w:val="single"/>
              </w:rPr>
              <w:t>identified</w:t>
            </w:r>
            <w:r w:rsidRPr="00390453">
              <w:rPr>
                <w:rFonts w:cs="Calibri"/>
                <w:spacing w:val="1"/>
                <w:sz w:val="20"/>
                <w:szCs w:val="20"/>
                <w:u w:val="single"/>
              </w:rPr>
              <w:t xml:space="preserve"> </w:t>
            </w:r>
            <w:r w:rsidRPr="00390453">
              <w:rPr>
                <w:rFonts w:cs="Calibri"/>
                <w:sz w:val="20"/>
                <w:szCs w:val="20"/>
                <w:u w:val="single"/>
              </w:rPr>
              <w:t>as</w:t>
            </w:r>
            <w:r w:rsidRPr="00390453">
              <w:rPr>
                <w:rFonts w:cs="Calibri"/>
                <w:spacing w:val="1"/>
                <w:sz w:val="20"/>
                <w:szCs w:val="20"/>
                <w:u w:val="single"/>
              </w:rPr>
              <w:t xml:space="preserve"> </w:t>
            </w:r>
            <w:r w:rsidRPr="00390453">
              <w:rPr>
                <w:rFonts w:cs="Calibri"/>
                <w:sz w:val="20"/>
                <w:szCs w:val="20"/>
                <w:u w:val="single"/>
              </w:rPr>
              <w:t>“240V</w:t>
            </w:r>
            <w:r w:rsidRPr="00390453">
              <w:rPr>
                <w:rFonts w:cs="Calibri"/>
                <w:spacing w:val="-1"/>
                <w:sz w:val="20"/>
                <w:szCs w:val="20"/>
              </w:rPr>
              <w:t xml:space="preserve"> </w:t>
            </w:r>
            <w:r w:rsidRPr="00390453">
              <w:rPr>
                <w:rFonts w:cs="Calibri"/>
                <w:sz w:val="20"/>
                <w:szCs w:val="20"/>
                <w:u w:val="single"/>
              </w:rPr>
              <w:t>ready”;</w:t>
            </w:r>
            <w:r w:rsidRPr="00390453">
              <w:rPr>
                <w:rFonts w:cs="Calibri"/>
                <w:spacing w:val="-1"/>
                <w:sz w:val="20"/>
                <w:szCs w:val="20"/>
                <w:u w:val="single"/>
              </w:rPr>
              <w:t xml:space="preserve"> </w:t>
            </w:r>
            <w:r w:rsidRPr="00390453">
              <w:rPr>
                <w:rFonts w:cs="Calibri"/>
                <w:sz w:val="20"/>
                <w:szCs w:val="20"/>
                <w:u w:val="single"/>
              </w:rPr>
              <w:t>and</w:t>
            </w:r>
          </w:p>
          <w:p w14:paraId="1448E088" w14:textId="77777777" w:rsidR="00F14AC1" w:rsidRPr="00390453" w:rsidRDefault="00F14AC1">
            <w:pPr>
              <w:numPr>
                <w:ilvl w:val="0"/>
                <w:numId w:val="10"/>
              </w:numPr>
              <w:tabs>
                <w:tab w:val="left" w:pos="827"/>
              </w:tabs>
              <w:kinsoku w:val="0"/>
              <w:overflowPunct w:val="0"/>
              <w:autoSpaceDE w:val="0"/>
              <w:autoSpaceDN w:val="0"/>
              <w:adjustRightInd w:val="0"/>
              <w:spacing w:before="119" w:after="0" w:line="240" w:lineRule="auto"/>
              <w:ind w:left="1231" w:right="606" w:hanging="270"/>
              <w:rPr>
                <w:rFonts w:cs="Calibri"/>
                <w:sz w:val="20"/>
                <w:szCs w:val="20"/>
              </w:rPr>
            </w:pPr>
            <w:r w:rsidRPr="00390453">
              <w:rPr>
                <w:rFonts w:cs="Calibri"/>
                <w:sz w:val="20"/>
                <w:szCs w:val="20"/>
                <w:u w:val="single"/>
              </w:rPr>
              <w:t>The</w:t>
            </w:r>
            <w:r w:rsidRPr="00390453">
              <w:rPr>
                <w:rFonts w:cs="Calibri"/>
                <w:spacing w:val="-1"/>
                <w:sz w:val="20"/>
                <w:szCs w:val="20"/>
                <w:u w:val="single"/>
              </w:rPr>
              <w:t xml:space="preserve"> </w:t>
            </w:r>
            <w:r w:rsidRPr="00390453">
              <w:rPr>
                <w:rFonts w:cs="Calibri"/>
                <w:sz w:val="20"/>
                <w:szCs w:val="20"/>
                <w:u w:val="single"/>
              </w:rPr>
              <w:t>main</w:t>
            </w:r>
            <w:r w:rsidRPr="00390453">
              <w:rPr>
                <w:rFonts w:cs="Calibri"/>
                <w:spacing w:val="1"/>
                <w:sz w:val="20"/>
                <w:szCs w:val="20"/>
                <w:u w:val="single"/>
              </w:rPr>
              <w:t xml:space="preserve"> </w:t>
            </w:r>
            <w:r w:rsidRPr="00390453">
              <w:rPr>
                <w:rFonts w:cs="Calibri"/>
                <w:sz w:val="20"/>
                <w:szCs w:val="20"/>
                <w:u w:val="single"/>
              </w:rPr>
              <w:t>electrical</w:t>
            </w:r>
            <w:r w:rsidRPr="00390453">
              <w:rPr>
                <w:rFonts w:cs="Calibri"/>
                <w:spacing w:val="-1"/>
                <w:sz w:val="20"/>
                <w:szCs w:val="20"/>
                <w:u w:val="single"/>
              </w:rPr>
              <w:t xml:space="preserve"> </w:t>
            </w:r>
            <w:r w:rsidRPr="00390453">
              <w:rPr>
                <w:rFonts w:cs="Calibri"/>
                <w:sz w:val="20"/>
                <w:szCs w:val="20"/>
                <w:u w:val="single"/>
              </w:rPr>
              <w:t>service</w:t>
            </w:r>
            <w:r w:rsidRPr="00390453">
              <w:rPr>
                <w:rFonts w:cs="Calibri"/>
                <w:spacing w:val="-1"/>
                <w:sz w:val="20"/>
                <w:szCs w:val="20"/>
                <w:u w:val="single"/>
              </w:rPr>
              <w:t xml:space="preserve"> </w:t>
            </w:r>
            <w:r w:rsidRPr="00390453">
              <w:rPr>
                <w:rFonts w:cs="Calibri"/>
                <w:sz w:val="20"/>
                <w:szCs w:val="20"/>
                <w:u w:val="single"/>
              </w:rPr>
              <w:t>panel shall have</w:t>
            </w:r>
            <w:r w:rsidRPr="00390453">
              <w:rPr>
                <w:rFonts w:cs="Calibri"/>
                <w:spacing w:val="-1"/>
                <w:sz w:val="20"/>
                <w:szCs w:val="20"/>
                <w:u w:val="single"/>
              </w:rPr>
              <w:t xml:space="preserve"> </w:t>
            </w:r>
            <w:r w:rsidRPr="00390453">
              <w:rPr>
                <w:rFonts w:cs="Calibri"/>
                <w:sz w:val="20"/>
                <w:szCs w:val="20"/>
                <w:u w:val="single"/>
              </w:rPr>
              <w:t>a reserved</w:t>
            </w:r>
            <w:r w:rsidRPr="00390453">
              <w:rPr>
                <w:rFonts w:cs="Calibri"/>
                <w:spacing w:val="1"/>
                <w:sz w:val="20"/>
                <w:szCs w:val="20"/>
                <w:u w:val="single"/>
              </w:rPr>
              <w:t xml:space="preserve"> </w:t>
            </w:r>
            <w:r w:rsidRPr="00390453">
              <w:rPr>
                <w:rFonts w:cs="Calibri"/>
                <w:sz w:val="20"/>
                <w:szCs w:val="20"/>
                <w:u w:val="single"/>
              </w:rPr>
              <w:t>space</w:t>
            </w:r>
            <w:r w:rsidRPr="00390453">
              <w:rPr>
                <w:rFonts w:cs="Calibri"/>
                <w:spacing w:val="-1"/>
                <w:sz w:val="20"/>
                <w:szCs w:val="20"/>
                <w:u w:val="single"/>
              </w:rPr>
              <w:t xml:space="preserve"> </w:t>
            </w:r>
            <w:r w:rsidRPr="00390453">
              <w:rPr>
                <w:rFonts w:cs="Calibri"/>
                <w:sz w:val="20"/>
                <w:szCs w:val="20"/>
                <w:u w:val="single"/>
              </w:rPr>
              <w:t>to allow</w:t>
            </w:r>
            <w:r w:rsidRPr="00390453">
              <w:rPr>
                <w:rFonts w:cs="Calibri"/>
                <w:spacing w:val="-1"/>
                <w:sz w:val="20"/>
                <w:szCs w:val="20"/>
                <w:u w:val="single"/>
              </w:rPr>
              <w:t xml:space="preserve"> </w:t>
            </w:r>
            <w:r w:rsidRPr="00390453">
              <w:rPr>
                <w:rFonts w:cs="Calibri"/>
                <w:sz w:val="20"/>
                <w:szCs w:val="20"/>
                <w:u w:val="single"/>
              </w:rPr>
              <w:t>for the</w:t>
            </w:r>
            <w:r w:rsidRPr="00390453">
              <w:rPr>
                <w:rFonts w:cs="Calibri"/>
                <w:spacing w:val="-1"/>
                <w:sz w:val="20"/>
                <w:szCs w:val="20"/>
                <w:u w:val="single"/>
              </w:rPr>
              <w:t xml:space="preserve"> </w:t>
            </w:r>
            <w:r w:rsidRPr="00390453">
              <w:rPr>
                <w:rFonts w:cs="Calibri"/>
                <w:sz w:val="20"/>
                <w:szCs w:val="20"/>
                <w:u w:val="single"/>
              </w:rPr>
              <w:t>installation</w:t>
            </w:r>
            <w:r w:rsidRPr="00390453">
              <w:rPr>
                <w:rFonts w:cs="Calibri"/>
                <w:spacing w:val="1"/>
                <w:sz w:val="20"/>
                <w:szCs w:val="20"/>
                <w:u w:val="single"/>
              </w:rPr>
              <w:t xml:space="preserve"> </w:t>
            </w:r>
            <w:r w:rsidRPr="00390453">
              <w:rPr>
                <w:rFonts w:cs="Calibri"/>
                <w:sz w:val="20"/>
                <w:szCs w:val="20"/>
                <w:u w:val="single"/>
              </w:rPr>
              <w:t>of</w:t>
            </w:r>
            <w:r w:rsidRPr="00390453">
              <w:rPr>
                <w:rFonts w:cs="Calibri"/>
                <w:spacing w:val="-1"/>
                <w:sz w:val="20"/>
                <w:szCs w:val="20"/>
                <w:u w:val="single"/>
              </w:rPr>
              <w:t xml:space="preserve"> </w:t>
            </w:r>
            <w:r w:rsidRPr="00390453">
              <w:rPr>
                <w:rFonts w:cs="Calibri"/>
                <w:sz w:val="20"/>
                <w:szCs w:val="20"/>
                <w:u w:val="single"/>
              </w:rPr>
              <w:t>a</w:t>
            </w:r>
            <w:r w:rsidRPr="00390453">
              <w:rPr>
                <w:rFonts w:cs="Calibri"/>
                <w:sz w:val="20"/>
                <w:szCs w:val="20"/>
              </w:rPr>
              <w:t xml:space="preserve"> </w:t>
            </w:r>
            <w:r w:rsidRPr="00390453">
              <w:rPr>
                <w:rFonts w:cs="Calibri"/>
                <w:sz w:val="20"/>
                <w:szCs w:val="20"/>
                <w:u w:val="single"/>
              </w:rPr>
              <w:t>double</w:t>
            </w:r>
            <w:r w:rsidRPr="00390453">
              <w:rPr>
                <w:rFonts w:cs="Calibri"/>
                <w:spacing w:val="-1"/>
                <w:sz w:val="20"/>
                <w:szCs w:val="20"/>
                <w:u w:val="single"/>
              </w:rPr>
              <w:t xml:space="preserve"> </w:t>
            </w:r>
            <w:r w:rsidRPr="00390453">
              <w:rPr>
                <w:rFonts w:cs="Calibri"/>
                <w:sz w:val="20"/>
                <w:szCs w:val="20"/>
                <w:u w:val="single"/>
              </w:rPr>
              <w:t>pole</w:t>
            </w:r>
            <w:r w:rsidRPr="00390453">
              <w:rPr>
                <w:rFonts w:cs="Calibri"/>
                <w:spacing w:val="-1"/>
                <w:sz w:val="20"/>
                <w:szCs w:val="20"/>
                <w:u w:val="single"/>
              </w:rPr>
              <w:t xml:space="preserve"> </w:t>
            </w:r>
            <w:r w:rsidRPr="00390453">
              <w:rPr>
                <w:rFonts w:cs="Calibri"/>
                <w:sz w:val="20"/>
                <w:szCs w:val="20"/>
                <w:u w:val="single"/>
              </w:rPr>
              <w:t>circuit breaker for a future</w:t>
            </w:r>
            <w:r w:rsidRPr="00390453">
              <w:rPr>
                <w:rFonts w:cs="Calibri"/>
                <w:spacing w:val="-1"/>
                <w:sz w:val="20"/>
                <w:szCs w:val="20"/>
                <w:u w:val="single"/>
              </w:rPr>
              <w:t xml:space="preserve"> </w:t>
            </w:r>
            <w:r w:rsidRPr="00390453">
              <w:rPr>
                <w:rFonts w:cs="Calibri"/>
                <w:sz w:val="20"/>
                <w:szCs w:val="20"/>
                <w:u w:val="single"/>
              </w:rPr>
              <w:t>HPWH</w:t>
            </w:r>
            <w:r w:rsidRPr="00390453">
              <w:rPr>
                <w:rFonts w:cs="Calibri"/>
                <w:spacing w:val="1"/>
                <w:sz w:val="20"/>
                <w:szCs w:val="20"/>
                <w:u w:val="single"/>
              </w:rPr>
              <w:t xml:space="preserve"> </w:t>
            </w:r>
            <w:r w:rsidRPr="00390453">
              <w:rPr>
                <w:rFonts w:cs="Calibri"/>
                <w:sz w:val="20"/>
                <w:szCs w:val="20"/>
                <w:u w:val="single"/>
              </w:rPr>
              <w:t>installation.</w:t>
            </w:r>
            <w:r w:rsidRPr="00390453">
              <w:rPr>
                <w:rFonts w:cs="Calibri"/>
                <w:spacing w:val="-2"/>
                <w:sz w:val="20"/>
                <w:szCs w:val="20"/>
                <w:u w:val="single"/>
              </w:rPr>
              <w:t xml:space="preserve"> </w:t>
            </w:r>
            <w:r w:rsidRPr="00390453">
              <w:rPr>
                <w:rFonts w:cs="Calibri"/>
                <w:sz w:val="20"/>
                <w:szCs w:val="20"/>
                <w:u w:val="single"/>
              </w:rPr>
              <w:t>The</w:t>
            </w:r>
            <w:r w:rsidRPr="00390453">
              <w:rPr>
                <w:rFonts w:cs="Calibri"/>
                <w:spacing w:val="-1"/>
                <w:sz w:val="20"/>
                <w:szCs w:val="20"/>
                <w:u w:val="single"/>
              </w:rPr>
              <w:t xml:space="preserve"> </w:t>
            </w:r>
            <w:r w:rsidRPr="00390453">
              <w:rPr>
                <w:rFonts w:cs="Calibri"/>
                <w:sz w:val="20"/>
                <w:szCs w:val="20"/>
                <w:u w:val="single"/>
              </w:rPr>
              <w:t>reserved</w:t>
            </w:r>
            <w:r w:rsidRPr="00390453">
              <w:rPr>
                <w:rFonts w:cs="Calibri"/>
                <w:spacing w:val="1"/>
                <w:sz w:val="20"/>
                <w:szCs w:val="20"/>
                <w:u w:val="single"/>
              </w:rPr>
              <w:t xml:space="preserve"> </w:t>
            </w:r>
            <w:r w:rsidRPr="00390453">
              <w:rPr>
                <w:rFonts w:cs="Calibri"/>
                <w:sz w:val="20"/>
                <w:szCs w:val="20"/>
                <w:u w:val="single"/>
              </w:rPr>
              <w:t>space</w:t>
            </w:r>
            <w:r w:rsidRPr="00390453">
              <w:rPr>
                <w:rFonts w:cs="Calibri"/>
                <w:spacing w:val="-1"/>
                <w:sz w:val="20"/>
                <w:szCs w:val="20"/>
                <w:u w:val="single"/>
              </w:rPr>
              <w:t xml:space="preserve"> </w:t>
            </w:r>
            <w:r w:rsidRPr="00390453">
              <w:rPr>
                <w:rFonts w:cs="Calibri"/>
                <w:sz w:val="20"/>
                <w:szCs w:val="20"/>
                <w:u w:val="single"/>
              </w:rPr>
              <w:t>shall be</w:t>
            </w:r>
            <w:r w:rsidRPr="00390453">
              <w:rPr>
                <w:rFonts w:cs="Calibri"/>
                <w:sz w:val="20"/>
                <w:szCs w:val="20"/>
              </w:rPr>
              <w:t xml:space="preserve"> </w:t>
            </w:r>
            <w:r w:rsidRPr="00390453">
              <w:rPr>
                <w:rFonts w:cs="Calibri"/>
                <w:sz w:val="20"/>
                <w:szCs w:val="20"/>
                <w:u w:val="single"/>
              </w:rPr>
              <w:t>permanently</w:t>
            </w:r>
            <w:r w:rsidRPr="00390453">
              <w:rPr>
                <w:rFonts w:cs="Calibri"/>
                <w:spacing w:val="1"/>
                <w:sz w:val="20"/>
                <w:szCs w:val="20"/>
                <w:u w:val="single"/>
              </w:rPr>
              <w:t xml:space="preserve"> </w:t>
            </w:r>
            <w:r w:rsidRPr="00390453">
              <w:rPr>
                <w:rFonts w:cs="Calibri"/>
                <w:sz w:val="20"/>
                <w:szCs w:val="20"/>
                <w:u w:val="single"/>
              </w:rPr>
              <w:t>marked</w:t>
            </w:r>
            <w:r w:rsidRPr="00390453">
              <w:rPr>
                <w:rFonts w:cs="Calibri"/>
                <w:spacing w:val="1"/>
                <w:sz w:val="20"/>
                <w:szCs w:val="20"/>
                <w:u w:val="single"/>
              </w:rPr>
              <w:t xml:space="preserve"> </w:t>
            </w:r>
            <w:r w:rsidRPr="00390453">
              <w:rPr>
                <w:rFonts w:cs="Calibri"/>
                <w:sz w:val="20"/>
                <w:szCs w:val="20"/>
                <w:u w:val="single"/>
              </w:rPr>
              <w:t>as</w:t>
            </w:r>
            <w:r w:rsidRPr="00390453">
              <w:rPr>
                <w:rFonts w:cs="Calibri"/>
                <w:spacing w:val="1"/>
                <w:sz w:val="20"/>
                <w:szCs w:val="20"/>
                <w:u w:val="single"/>
              </w:rPr>
              <w:t xml:space="preserve"> </w:t>
            </w:r>
            <w:r w:rsidRPr="00390453">
              <w:rPr>
                <w:rFonts w:cs="Calibri"/>
                <w:sz w:val="20"/>
                <w:szCs w:val="20"/>
                <w:u w:val="single"/>
              </w:rPr>
              <w:t>“For Future</w:t>
            </w:r>
            <w:r w:rsidRPr="00390453">
              <w:rPr>
                <w:rFonts w:cs="Calibri"/>
                <w:spacing w:val="-1"/>
                <w:sz w:val="20"/>
                <w:szCs w:val="20"/>
                <w:u w:val="single"/>
              </w:rPr>
              <w:t xml:space="preserve"> </w:t>
            </w:r>
            <w:r w:rsidRPr="00390453">
              <w:rPr>
                <w:rFonts w:cs="Calibri"/>
                <w:sz w:val="20"/>
                <w:szCs w:val="20"/>
                <w:u w:val="single"/>
              </w:rPr>
              <w:t>240V use”;</w:t>
            </w:r>
            <w:r w:rsidRPr="00390453">
              <w:rPr>
                <w:rFonts w:cs="Calibri"/>
                <w:spacing w:val="-1"/>
                <w:sz w:val="20"/>
                <w:szCs w:val="20"/>
                <w:u w:val="single"/>
              </w:rPr>
              <w:t xml:space="preserve"> </w:t>
            </w:r>
            <w:r w:rsidRPr="00390453">
              <w:rPr>
                <w:rFonts w:cs="Calibri"/>
                <w:sz w:val="20"/>
                <w:szCs w:val="20"/>
                <w:u w:val="single"/>
              </w:rPr>
              <w:t>and</w:t>
            </w:r>
          </w:p>
          <w:p w14:paraId="4ADA70C3" w14:textId="77777777" w:rsidR="00F14AC1" w:rsidRPr="00390453" w:rsidRDefault="00F14AC1">
            <w:pPr>
              <w:numPr>
                <w:ilvl w:val="0"/>
                <w:numId w:val="10"/>
              </w:numPr>
              <w:tabs>
                <w:tab w:val="left" w:pos="827"/>
              </w:tabs>
              <w:kinsoku w:val="0"/>
              <w:overflowPunct w:val="0"/>
              <w:autoSpaceDE w:val="0"/>
              <w:autoSpaceDN w:val="0"/>
              <w:adjustRightInd w:val="0"/>
              <w:spacing w:before="120" w:after="0" w:line="240" w:lineRule="auto"/>
              <w:ind w:left="1231" w:right="311" w:hanging="270"/>
              <w:rPr>
                <w:rFonts w:cs="Calibri"/>
                <w:sz w:val="20"/>
                <w:szCs w:val="20"/>
              </w:rPr>
            </w:pPr>
            <w:r w:rsidRPr="00390453">
              <w:rPr>
                <w:rFonts w:cs="Calibri"/>
                <w:sz w:val="20"/>
                <w:szCs w:val="20"/>
                <w:u w:val="single"/>
              </w:rPr>
              <w:t>Either a dedicated</w:t>
            </w:r>
            <w:r w:rsidRPr="00390453">
              <w:rPr>
                <w:rFonts w:cs="Calibri"/>
                <w:spacing w:val="1"/>
                <w:sz w:val="20"/>
                <w:szCs w:val="20"/>
                <w:u w:val="single"/>
              </w:rPr>
              <w:t xml:space="preserve"> </w:t>
            </w:r>
            <w:r w:rsidRPr="00390453">
              <w:rPr>
                <w:rFonts w:cs="Calibri"/>
                <w:sz w:val="20"/>
                <w:szCs w:val="20"/>
                <w:u w:val="single"/>
              </w:rPr>
              <w:t>cold water</w:t>
            </w:r>
            <w:r w:rsidRPr="00390453">
              <w:rPr>
                <w:rFonts w:cs="Calibri"/>
                <w:spacing w:val="2"/>
                <w:sz w:val="20"/>
                <w:szCs w:val="20"/>
                <w:u w:val="single"/>
              </w:rPr>
              <w:t xml:space="preserve"> </w:t>
            </w:r>
            <w:r w:rsidRPr="00390453">
              <w:rPr>
                <w:rFonts w:cs="Calibri"/>
                <w:sz w:val="20"/>
                <w:szCs w:val="20"/>
                <w:u w:val="single"/>
              </w:rPr>
              <w:t>supply,</w:t>
            </w:r>
            <w:r w:rsidRPr="00390453">
              <w:rPr>
                <w:rFonts w:cs="Calibri"/>
                <w:spacing w:val="-2"/>
                <w:sz w:val="20"/>
                <w:szCs w:val="20"/>
                <w:u w:val="single"/>
              </w:rPr>
              <w:t xml:space="preserve"> </w:t>
            </w:r>
            <w:r w:rsidRPr="00390453">
              <w:rPr>
                <w:rFonts w:cs="Calibri"/>
                <w:sz w:val="20"/>
                <w:szCs w:val="20"/>
                <w:u w:val="single"/>
              </w:rPr>
              <w:t>or the</w:t>
            </w:r>
            <w:r w:rsidRPr="00390453">
              <w:rPr>
                <w:rFonts w:cs="Calibri"/>
                <w:spacing w:val="-1"/>
                <w:sz w:val="20"/>
                <w:szCs w:val="20"/>
                <w:u w:val="single"/>
              </w:rPr>
              <w:t xml:space="preserve"> </w:t>
            </w:r>
            <w:r w:rsidRPr="00390453">
              <w:rPr>
                <w:rFonts w:cs="Calibri"/>
                <w:sz w:val="20"/>
                <w:szCs w:val="20"/>
                <w:u w:val="single"/>
              </w:rPr>
              <w:t>cold</w:t>
            </w:r>
            <w:r w:rsidRPr="00390453">
              <w:rPr>
                <w:rFonts w:cs="Calibri"/>
                <w:spacing w:val="1"/>
                <w:sz w:val="20"/>
                <w:szCs w:val="20"/>
                <w:u w:val="single"/>
              </w:rPr>
              <w:t xml:space="preserve"> </w:t>
            </w:r>
            <w:r w:rsidRPr="00390453">
              <w:rPr>
                <w:rFonts w:cs="Calibri"/>
                <w:sz w:val="20"/>
                <w:szCs w:val="20"/>
                <w:u w:val="single"/>
              </w:rPr>
              <w:t>water supply</w:t>
            </w:r>
            <w:r w:rsidRPr="00390453">
              <w:rPr>
                <w:rFonts w:cs="Calibri"/>
                <w:spacing w:val="1"/>
                <w:sz w:val="20"/>
                <w:szCs w:val="20"/>
                <w:u w:val="single"/>
              </w:rPr>
              <w:t xml:space="preserve"> </w:t>
            </w:r>
            <w:r w:rsidRPr="00390453">
              <w:rPr>
                <w:rFonts w:cs="Calibri"/>
                <w:sz w:val="20"/>
                <w:szCs w:val="20"/>
                <w:u w:val="single"/>
              </w:rPr>
              <w:t>shall pass</w:t>
            </w:r>
            <w:r w:rsidRPr="00390453">
              <w:rPr>
                <w:rFonts w:cs="Calibri"/>
                <w:spacing w:val="1"/>
                <w:sz w:val="20"/>
                <w:szCs w:val="20"/>
                <w:u w:val="single"/>
              </w:rPr>
              <w:t xml:space="preserve"> </w:t>
            </w:r>
            <w:r w:rsidRPr="00390453">
              <w:rPr>
                <w:rFonts w:cs="Calibri"/>
                <w:sz w:val="20"/>
                <w:szCs w:val="20"/>
                <w:u w:val="single"/>
              </w:rPr>
              <w:t>through</w:t>
            </w:r>
            <w:r w:rsidRPr="00390453">
              <w:rPr>
                <w:rFonts w:cs="Calibri"/>
                <w:spacing w:val="1"/>
                <w:sz w:val="20"/>
                <w:szCs w:val="20"/>
                <w:u w:val="single"/>
              </w:rPr>
              <w:t xml:space="preserve"> </w:t>
            </w:r>
            <w:r w:rsidRPr="00390453">
              <w:rPr>
                <w:rFonts w:cs="Calibri"/>
                <w:sz w:val="20"/>
                <w:szCs w:val="20"/>
                <w:u w:val="single"/>
              </w:rPr>
              <w:t>the</w:t>
            </w:r>
            <w:r w:rsidRPr="00390453">
              <w:rPr>
                <w:rFonts w:cs="Calibri"/>
                <w:spacing w:val="-1"/>
                <w:sz w:val="20"/>
                <w:szCs w:val="20"/>
                <w:u w:val="single"/>
              </w:rPr>
              <w:t xml:space="preserve"> </w:t>
            </w:r>
            <w:r w:rsidRPr="00390453">
              <w:rPr>
                <w:rFonts w:cs="Calibri"/>
                <w:sz w:val="20"/>
                <w:szCs w:val="20"/>
                <w:u w:val="single"/>
              </w:rPr>
              <w:t>designated</w:t>
            </w:r>
            <w:r w:rsidRPr="00390453">
              <w:rPr>
                <w:rFonts w:cs="Calibri"/>
                <w:sz w:val="20"/>
                <w:szCs w:val="20"/>
              </w:rPr>
              <w:t xml:space="preserve"> </w:t>
            </w:r>
            <w:r w:rsidRPr="00390453">
              <w:rPr>
                <w:rFonts w:cs="Calibri"/>
                <w:sz w:val="20"/>
                <w:szCs w:val="20"/>
                <w:u w:val="single"/>
              </w:rPr>
              <w:t>HPWH location</w:t>
            </w:r>
            <w:r w:rsidRPr="00390453">
              <w:rPr>
                <w:rFonts w:cs="Calibri"/>
                <w:spacing w:val="1"/>
                <w:sz w:val="20"/>
                <w:szCs w:val="20"/>
                <w:u w:val="single"/>
              </w:rPr>
              <w:t xml:space="preserve"> </w:t>
            </w:r>
            <w:r w:rsidRPr="00390453">
              <w:rPr>
                <w:rFonts w:cs="Calibri"/>
                <w:sz w:val="20"/>
                <w:szCs w:val="20"/>
                <w:u w:val="single"/>
              </w:rPr>
              <w:t>just before</w:t>
            </w:r>
            <w:r w:rsidRPr="00390453">
              <w:rPr>
                <w:rFonts w:cs="Calibri"/>
                <w:spacing w:val="-1"/>
                <w:sz w:val="20"/>
                <w:szCs w:val="20"/>
                <w:u w:val="single"/>
              </w:rPr>
              <w:t xml:space="preserve"> </w:t>
            </w:r>
            <w:r w:rsidRPr="00390453">
              <w:rPr>
                <w:rFonts w:cs="Calibri"/>
                <w:sz w:val="20"/>
                <w:szCs w:val="20"/>
                <w:u w:val="single"/>
              </w:rPr>
              <w:t>reaching the</w:t>
            </w:r>
            <w:r w:rsidRPr="00390453">
              <w:rPr>
                <w:rFonts w:cs="Calibri"/>
                <w:spacing w:val="-1"/>
                <w:sz w:val="20"/>
                <w:szCs w:val="20"/>
                <w:u w:val="single"/>
              </w:rPr>
              <w:t xml:space="preserve"> </w:t>
            </w:r>
            <w:r w:rsidRPr="00390453">
              <w:rPr>
                <w:rFonts w:cs="Calibri"/>
                <w:sz w:val="20"/>
                <w:szCs w:val="20"/>
                <w:u w:val="single"/>
              </w:rPr>
              <w:t>gas</w:t>
            </w:r>
            <w:r w:rsidRPr="00390453">
              <w:rPr>
                <w:rFonts w:cs="Calibri"/>
                <w:spacing w:val="1"/>
                <w:sz w:val="20"/>
                <w:szCs w:val="20"/>
                <w:u w:val="single"/>
              </w:rPr>
              <w:t xml:space="preserve"> </w:t>
            </w:r>
            <w:r w:rsidRPr="00390453">
              <w:rPr>
                <w:rFonts w:cs="Calibri"/>
                <w:sz w:val="20"/>
                <w:szCs w:val="20"/>
                <w:u w:val="single"/>
              </w:rPr>
              <w:t>or propane</w:t>
            </w:r>
            <w:r w:rsidRPr="00390453">
              <w:rPr>
                <w:rFonts w:cs="Calibri"/>
                <w:spacing w:val="-1"/>
                <w:sz w:val="20"/>
                <w:szCs w:val="20"/>
                <w:u w:val="single"/>
              </w:rPr>
              <w:t xml:space="preserve"> </w:t>
            </w:r>
            <w:r w:rsidRPr="00390453">
              <w:rPr>
                <w:rFonts w:cs="Calibri"/>
                <w:sz w:val="20"/>
                <w:szCs w:val="20"/>
                <w:u w:val="single"/>
              </w:rPr>
              <w:t>water heater;</w:t>
            </w:r>
            <w:r w:rsidRPr="00390453">
              <w:rPr>
                <w:rFonts w:cs="Calibri"/>
                <w:spacing w:val="-1"/>
                <w:sz w:val="20"/>
                <w:szCs w:val="20"/>
                <w:u w:val="single"/>
              </w:rPr>
              <w:t xml:space="preserve"> </w:t>
            </w:r>
            <w:r w:rsidRPr="00390453">
              <w:rPr>
                <w:rFonts w:cs="Calibri"/>
                <w:sz w:val="20"/>
                <w:szCs w:val="20"/>
                <w:u w:val="single"/>
              </w:rPr>
              <w:t>and</w:t>
            </w:r>
          </w:p>
          <w:p w14:paraId="3924BAE3" w14:textId="77777777" w:rsidR="00F14AC1" w:rsidRPr="00390453" w:rsidRDefault="00F14AC1">
            <w:pPr>
              <w:numPr>
                <w:ilvl w:val="0"/>
                <w:numId w:val="10"/>
              </w:numPr>
              <w:tabs>
                <w:tab w:val="left" w:pos="827"/>
              </w:tabs>
              <w:kinsoku w:val="0"/>
              <w:overflowPunct w:val="0"/>
              <w:autoSpaceDE w:val="0"/>
              <w:autoSpaceDN w:val="0"/>
              <w:adjustRightInd w:val="0"/>
              <w:spacing w:before="121" w:after="0" w:line="240" w:lineRule="auto"/>
              <w:ind w:left="1231" w:right="503" w:hanging="270"/>
              <w:rPr>
                <w:rFonts w:cs="Calibri"/>
                <w:sz w:val="20"/>
                <w:szCs w:val="20"/>
              </w:rPr>
            </w:pPr>
            <w:r w:rsidRPr="00390453">
              <w:rPr>
                <w:rFonts w:cs="Calibri"/>
                <w:sz w:val="20"/>
                <w:szCs w:val="20"/>
                <w:u w:val="single"/>
              </w:rPr>
              <w:t>The</w:t>
            </w:r>
            <w:r w:rsidRPr="00390453">
              <w:rPr>
                <w:rFonts w:cs="Calibri"/>
                <w:spacing w:val="-1"/>
                <w:sz w:val="20"/>
                <w:szCs w:val="20"/>
                <w:u w:val="single"/>
              </w:rPr>
              <w:t xml:space="preserve"> </w:t>
            </w:r>
            <w:r w:rsidRPr="00390453">
              <w:rPr>
                <w:rFonts w:cs="Calibri"/>
                <w:sz w:val="20"/>
                <w:szCs w:val="20"/>
                <w:u w:val="single"/>
              </w:rPr>
              <w:t>hot water supply pipe</w:t>
            </w:r>
            <w:r w:rsidRPr="00390453">
              <w:rPr>
                <w:rFonts w:cs="Calibri"/>
                <w:spacing w:val="-1"/>
                <w:sz w:val="20"/>
                <w:szCs w:val="20"/>
                <w:u w:val="single"/>
              </w:rPr>
              <w:t xml:space="preserve"> </w:t>
            </w:r>
            <w:r w:rsidRPr="00390453">
              <w:rPr>
                <w:rFonts w:cs="Calibri"/>
                <w:sz w:val="20"/>
                <w:szCs w:val="20"/>
                <w:u w:val="single"/>
              </w:rPr>
              <w:t>coming out of</w:t>
            </w:r>
            <w:r w:rsidRPr="00390453">
              <w:rPr>
                <w:rFonts w:cs="Calibri"/>
                <w:spacing w:val="-1"/>
                <w:sz w:val="20"/>
                <w:szCs w:val="20"/>
                <w:u w:val="single"/>
              </w:rPr>
              <w:t xml:space="preserve"> </w:t>
            </w:r>
            <w:r w:rsidRPr="00390453">
              <w:rPr>
                <w:rFonts w:cs="Calibri"/>
                <w:sz w:val="20"/>
                <w:szCs w:val="20"/>
                <w:u w:val="single"/>
              </w:rPr>
              <w:t>the</w:t>
            </w:r>
            <w:r w:rsidRPr="00390453">
              <w:rPr>
                <w:rFonts w:cs="Calibri"/>
                <w:spacing w:val="-1"/>
                <w:sz w:val="20"/>
                <w:szCs w:val="20"/>
                <w:u w:val="single"/>
              </w:rPr>
              <w:t xml:space="preserve"> </w:t>
            </w:r>
            <w:r w:rsidRPr="00390453">
              <w:rPr>
                <w:rFonts w:cs="Calibri"/>
                <w:sz w:val="20"/>
                <w:szCs w:val="20"/>
                <w:u w:val="single"/>
              </w:rPr>
              <w:t>gas</w:t>
            </w:r>
            <w:r w:rsidRPr="00390453">
              <w:rPr>
                <w:rFonts w:cs="Calibri"/>
                <w:spacing w:val="1"/>
                <w:sz w:val="20"/>
                <w:szCs w:val="20"/>
                <w:u w:val="single"/>
              </w:rPr>
              <w:t xml:space="preserve"> </w:t>
            </w:r>
            <w:r w:rsidRPr="00390453">
              <w:rPr>
                <w:rFonts w:cs="Calibri"/>
                <w:sz w:val="20"/>
                <w:szCs w:val="20"/>
                <w:u w:val="single"/>
              </w:rPr>
              <w:t>or propane</w:t>
            </w:r>
            <w:r w:rsidRPr="00390453">
              <w:rPr>
                <w:rFonts w:cs="Calibri"/>
                <w:spacing w:val="-1"/>
                <w:sz w:val="20"/>
                <w:szCs w:val="20"/>
                <w:u w:val="single"/>
              </w:rPr>
              <w:t xml:space="preserve"> </w:t>
            </w:r>
            <w:r w:rsidRPr="00390453">
              <w:rPr>
                <w:rFonts w:cs="Calibri"/>
                <w:sz w:val="20"/>
                <w:szCs w:val="20"/>
                <w:u w:val="single"/>
              </w:rPr>
              <w:t>water heater shall be</w:t>
            </w:r>
            <w:r w:rsidRPr="00390453">
              <w:rPr>
                <w:rFonts w:cs="Calibri"/>
                <w:spacing w:val="-1"/>
                <w:sz w:val="20"/>
                <w:szCs w:val="20"/>
                <w:u w:val="single"/>
              </w:rPr>
              <w:t xml:space="preserve"> </w:t>
            </w:r>
            <w:r w:rsidRPr="00390453">
              <w:rPr>
                <w:rFonts w:cs="Calibri"/>
                <w:sz w:val="20"/>
                <w:szCs w:val="20"/>
                <w:u w:val="single"/>
              </w:rPr>
              <w:t>routed</w:t>
            </w:r>
            <w:r w:rsidRPr="00390453">
              <w:rPr>
                <w:rFonts w:cs="Calibri"/>
                <w:spacing w:val="1"/>
                <w:sz w:val="20"/>
                <w:szCs w:val="20"/>
                <w:u w:val="single"/>
              </w:rPr>
              <w:t xml:space="preserve"> </w:t>
            </w:r>
            <w:r w:rsidRPr="00390453">
              <w:rPr>
                <w:rFonts w:cs="Calibri"/>
                <w:sz w:val="20"/>
                <w:szCs w:val="20"/>
                <w:u w:val="single"/>
              </w:rPr>
              <w:t>first</w:t>
            </w:r>
            <w:r w:rsidRPr="00390453">
              <w:rPr>
                <w:rFonts w:cs="Calibri"/>
                <w:sz w:val="20"/>
                <w:szCs w:val="20"/>
              </w:rPr>
              <w:t xml:space="preserve"> </w:t>
            </w:r>
            <w:r w:rsidRPr="00390453">
              <w:rPr>
                <w:rFonts w:cs="Calibri"/>
                <w:sz w:val="20"/>
                <w:szCs w:val="20"/>
                <w:u w:val="single"/>
              </w:rPr>
              <w:t>through</w:t>
            </w:r>
            <w:r w:rsidRPr="00390453">
              <w:rPr>
                <w:rFonts w:cs="Calibri"/>
                <w:spacing w:val="1"/>
                <w:sz w:val="20"/>
                <w:szCs w:val="20"/>
                <w:u w:val="single"/>
              </w:rPr>
              <w:t xml:space="preserve"> </w:t>
            </w:r>
            <w:r w:rsidRPr="00390453">
              <w:rPr>
                <w:rFonts w:cs="Calibri"/>
                <w:sz w:val="20"/>
                <w:szCs w:val="20"/>
                <w:u w:val="single"/>
              </w:rPr>
              <w:t>the</w:t>
            </w:r>
            <w:r w:rsidRPr="00390453">
              <w:rPr>
                <w:rFonts w:cs="Calibri"/>
                <w:spacing w:val="-1"/>
                <w:sz w:val="20"/>
                <w:szCs w:val="20"/>
                <w:u w:val="single"/>
              </w:rPr>
              <w:t xml:space="preserve"> </w:t>
            </w:r>
            <w:r w:rsidRPr="00390453">
              <w:rPr>
                <w:rFonts w:cs="Calibri"/>
                <w:sz w:val="20"/>
                <w:szCs w:val="20"/>
                <w:u w:val="single"/>
              </w:rPr>
              <w:t>designated</w:t>
            </w:r>
            <w:r w:rsidRPr="00390453">
              <w:rPr>
                <w:rFonts w:cs="Calibri"/>
                <w:spacing w:val="1"/>
                <w:sz w:val="20"/>
                <w:szCs w:val="20"/>
                <w:u w:val="single"/>
              </w:rPr>
              <w:t xml:space="preserve"> </w:t>
            </w:r>
            <w:r w:rsidRPr="00390453">
              <w:rPr>
                <w:rFonts w:cs="Calibri"/>
                <w:sz w:val="20"/>
                <w:szCs w:val="20"/>
                <w:u w:val="single"/>
              </w:rPr>
              <w:t>HPWH</w:t>
            </w:r>
            <w:r w:rsidRPr="00390453">
              <w:rPr>
                <w:rFonts w:cs="Calibri"/>
                <w:spacing w:val="1"/>
                <w:sz w:val="20"/>
                <w:szCs w:val="20"/>
                <w:u w:val="single"/>
              </w:rPr>
              <w:t xml:space="preserve"> </w:t>
            </w:r>
            <w:r w:rsidRPr="00390453">
              <w:rPr>
                <w:rFonts w:cs="Calibri"/>
                <w:sz w:val="20"/>
                <w:szCs w:val="20"/>
                <w:u w:val="single"/>
              </w:rPr>
              <w:t>location</w:t>
            </w:r>
            <w:r w:rsidRPr="00390453">
              <w:rPr>
                <w:rFonts w:cs="Calibri"/>
                <w:spacing w:val="1"/>
                <w:sz w:val="20"/>
                <w:szCs w:val="20"/>
                <w:u w:val="single"/>
              </w:rPr>
              <w:t xml:space="preserve"> </w:t>
            </w:r>
            <w:r w:rsidRPr="00390453">
              <w:rPr>
                <w:rFonts w:cs="Calibri"/>
                <w:sz w:val="20"/>
                <w:szCs w:val="20"/>
                <w:u w:val="single"/>
              </w:rPr>
              <w:t>before</w:t>
            </w:r>
            <w:r w:rsidRPr="00390453">
              <w:rPr>
                <w:rFonts w:cs="Calibri"/>
                <w:spacing w:val="-1"/>
                <w:sz w:val="20"/>
                <w:szCs w:val="20"/>
                <w:u w:val="single"/>
              </w:rPr>
              <w:t xml:space="preserve"> </w:t>
            </w:r>
            <w:r w:rsidRPr="00390453">
              <w:rPr>
                <w:rFonts w:cs="Calibri"/>
                <w:sz w:val="20"/>
                <w:szCs w:val="20"/>
                <w:u w:val="single"/>
              </w:rPr>
              <w:t>serving any</w:t>
            </w:r>
            <w:r w:rsidRPr="00390453">
              <w:rPr>
                <w:rFonts w:cs="Calibri"/>
                <w:spacing w:val="1"/>
                <w:sz w:val="20"/>
                <w:szCs w:val="20"/>
                <w:u w:val="single"/>
              </w:rPr>
              <w:t xml:space="preserve"> </w:t>
            </w:r>
            <w:r w:rsidRPr="00390453">
              <w:rPr>
                <w:rFonts w:cs="Calibri"/>
                <w:sz w:val="20"/>
                <w:szCs w:val="20"/>
                <w:u w:val="single"/>
              </w:rPr>
              <w:t>fixtures;</w:t>
            </w:r>
            <w:r w:rsidRPr="00390453">
              <w:rPr>
                <w:rFonts w:cs="Calibri"/>
                <w:spacing w:val="-1"/>
                <w:sz w:val="20"/>
                <w:szCs w:val="20"/>
                <w:u w:val="single"/>
              </w:rPr>
              <w:t xml:space="preserve"> </w:t>
            </w:r>
            <w:r w:rsidRPr="00390453">
              <w:rPr>
                <w:rFonts w:cs="Calibri"/>
                <w:sz w:val="20"/>
                <w:szCs w:val="20"/>
                <w:u w:val="single"/>
              </w:rPr>
              <w:t>and</w:t>
            </w:r>
          </w:p>
          <w:p w14:paraId="51226C55" w14:textId="77777777" w:rsidR="00F14AC1" w:rsidRPr="00390453" w:rsidRDefault="00F14AC1">
            <w:pPr>
              <w:numPr>
                <w:ilvl w:val="0"/>
                <w:numId w:val="10"/>
              </w:numPr>
              <w:tabs>
                <w:tab w:val="left" w:pos="827"/>
              </w:tabs>
              <w:kinsoku w:val="0"/>
              <w:overflowPunct w:val="0"/>
              <w:autoSpaceDE w:val="0"/>
              <w:autoSpaceDN w:val="0"/>
              <w:adjustRightInd w:val="0"/>
              <w:spacing w:before="119" w:after="0" w:line="240" w:lineRule="auto"/>
              <w:ind w:left="1231" w:right="602" w:hanging="270"/>
              <w:rPr>
                <w:rFonts w:cs="Calibri"/>
                <w:sz w:val="20"/>
                <w:szCs w:val="20"/>
              </w:rPr>
            </w:pPr>
            <w:r w:rsidRPr="00390453">
              <w:rPr>
                <w:rFonts w:cs="Calibri"/>
                <w:sz w:val="20"/>
                <w:szCs w:val="20"/>
                <w:u w:val="single"/>
              </w:rPr>
              <w:t>The</w:t>
            </w:r>
            <w:r w:rsidRPr="00390453">
              <w:rPr>
                <w:rFonts w:cs="Calibri"/>
                <w:spacing w:val="-1"/>
                <w:sz w:val="20"/>
                <w:szCs w:val="20"/>
                <w:u w:val="single"/>
              </w:rPr>
              <w:t xml:space="preserve"> </w:t>
            </w:r>
            <w:r w:rsidRPr="00390453">
              <w:rPr>
                <w:rFonts w:cs="Calibri"/>
                <w:sz w:val="20"/>
                <w:szCs w:val="20"/>
                <w:u w:val="single"/>
              </w:rPr>
              <w:t>hot and</w:t>
            </w:r>
            <w:r w:rsidRPr="00390453">
              <w:rPr>
                <w:rFonts w:cs="Calibri"/>
                <w:spacing w:val="1"/>
                <w:sz w:val="20"/>
                <w:szCs w:val="20"/>
                <w:u w:val="single"/>
              </w:rPr>
              <w:t xml:space="preserve"> </w:t>
            </w:r>
            <w:r w:rsidRPr="00390453">
              <w:rPr>
                <w:rFonts w:cs="Calibri"/>
                <w:sz w:val="20"/>
                <w:szCs w:val="20"/>
                <w:u w:val="single"/>
              </w:rPr>
              <w:t>cold</w:t>
            </w:r>
            <w:r w:rsidRPr="00390453">
              <w:rPr>
                <w:rFonts w:cs="Calibri"/>
                <w:spacing w:val="1"/>
                <w:sz w:val="20"/>
                <w:szCs w:val="20"/>
                <w:u w:val="single"/>
              </w:rPr>
              <w:t xml:space="preserve"> </w:t>
            </w:r>
            <w:r w:rsidRPr="00390453">
              <w:rPr>
                <w:rFonts w:cs="Calibri"/>
                <w:sz w:val="20"/>
                <w:szCs w:val="20"/>
                <w:u w:val="single"/>
              </w:rPr>
              <w:t>water</w:t>
            </w:r>
            <w:r w:rsidRPr="00390453">
              <w:rPr>
                <w:rFonts w:cs="Calibri"/>
                <w:spacing w:val="-1"/>
                <w:sz w:val="20"/>
                <w:szCs w:val="20"/>
                <w:u w:val="single"/>
              </w:rPr>
              <w:t xml:space="preserve"> </w:t>
            </w:r>
            <w:r w:rsidRPr="00390453">
              <w:rPr>
                <w:rFonts w:cs="Calibri"/>
                <w:sz w:val="20"/>
                <w:szCs w:val="20"/>
                <w:u w:val="single"/>
              </w:rPr>
              <w:t>piping at the</w:t>
            </w:r>
            <w:r w:rsidRPr="00390453">
              <w:rPr>
                <w:rFonts w:cs="Calibri"/>
                <w:spacing w:val="-1"/>
                <w:sz w:val="20"/>
                <w:szCs w:val="20"/>
                <w:u w:val="single"/>
              </w:rPr>
              <w:t xml:space="preserve"> </w:t>
            </w:r>
            <w:r w:rsidRPr="00390453">
              <w:rPr>
                <w:rFonts w:cs="Calibri"/>
                <w:sz w:val="20"/>
                <w:szCs w:val="20"/>
                <w:u w:val="single"/>
              </w:rPr>
              <w:t>designated</w:t>
            </w:r>
            <w:r w:rsidRPr="00390453">
              <w:rPr>
                <w:rFonts w:cs="Calibri"/>
                <w:spacing w:val="1"/>
                <w:sz w:val="20"/>
                <w:szCs w:val="20"/>
                <w:u w:val="single"/>
              </w:rPr>
              <w:t xml:space="preserve"> </w:t>
            </w:r>
            <w:r w:rsidRPr="00390453">
              <w:rPr>
                <w:rFonts w:cs="Calibri"/>
                <w:sz w:val="20"/>
                <w:szCs w:val="20"/>
                <w:u w:val="single"/>
              </w:rPr>
              <w:t>HPWH</w:t>
            </w:r>
            <w:r w:rsidRPr="00390453">
              <w:rPr>
                <w:rFonts w:cs="Calibri"/>
                <w:spacing w:val="1"/>
                <w:sz w:val="20"/>
                <w:szCs w:val="20"/>
                <w:u w:val="single"/>
              </w:rPr>
              <w:t xml:space="preserve"> </w:t>
            </w:r>
            <w:r w:rsidRPr="00390453">
              <w:rPr>
                <w:rFonts w:cs="Calibri"/>
                <w:sz w:val="20"/>
                <w:szCs w:val="20"/>
                <w:u w:val="single"/>
              </w:rPr>
              <w:t>location</w:t>
            </w:r>
            <w:r w:rsidRPr="00390453">
              <w:rPr>
                <w:rFonts w:cs="Calibri"/>
                <w:spacing w:val="1"/>
                <w:sz w:val="20"/>
                <w:szCs w:val="20"/>
                <w:u w:val="single"/>
              </w:rPr>
              <w:t xml:space="preserve"> </w:t>
            </w:r>
            <w:r w:rsidRPr="00390453">
              <w:rPr>
                <w:rFonts w:cs="Calibri"/>
                <w:sz w:val="20"/>
                <w:szCs w:val="20"/>
                <w:u w:val="single"/>
              </w:rPr>
              <w:t>shall be</w:t>
            </w:r>
            <w:r w:rsidRPr="00390453">
              <w:rPr>
                <w:rFonts w:cs="Calibri"/>
                <w:spacing w:val="-1"/>
                <w:sz w:val="20"/>
                <w:szCs w:val="20"/>
                <w:u w:val="single"/>
              </w:rPr>
              <w:t xml:space="preserve"> </w:t>
            </w:r>
            <w:r w:rsidRPr="00390453">
              <w:rPr>
                <w:rFonts w:cs="Calibri"/>
                <w:sz w:val="20"/>
                <w:szCs w:val="20"/>
                <w:u w:val="single"/>
              </w:rPr>
              <w:t>exposed</w:t>
            </w:r>
            <w:r w:rsidRPr="00390453">
              <w:rPr>
                <w:rFonts w:cs="Calibri"/>
                <w:spacing w:val="1"/>
                <w:sz w:val="20"/>
                <w:szCs w:val="20"/>
                <w:u w:val="single"/>
              </w:rPr>
              <w:t xml:space="preserve"> </w:t>
            </w:r>
            <w:r w:rsidRPr="00390453">
              <w:rPr>
                <w:rFonts w:cs="Calibri"/>
                <w:sz w:val="20"/>
                <w:szCs w:val="20"/>
                <w:u w:val="single"/>
              </w:rPr>
              <w:t>and</w:t>
            </w:r>
            <w:r w:rsidRPr="00390453">
              <w:rPr>
                <w:rFonts w:cs="Calibri"/>
                <w:spacing w:val="-2"/>
                <w:sz w:val="20"/>
                <w:szCs w:val="20"/>
                <w:u w:val="single"/>
              </w:rPr>
              <w:t xml:space="preserve"> </w:t>
            </w:r>
            <w:r w:rsidRPr="00390453">
              <w:rPr>
                <w:rFonts w:cs="Calibri"/>
                <w:sz w:val="20"/>
                <w:szCs w:val="20"/>
                <w:u w:val="single"/>
              </w:rPr>
              <w:t>readily</w:t>
            </w:r>
            <w:r w:rsidRPr="00390453">
              <w:rPr>
                <w:rFonts w:cs="Calibri"/>
                <w:sz w:val="20"/>
                <w:szCs w:val="20"/>
              </w:rPr>
              <w:t xml:space="preserve"> </w:t>
            </w:r>
            <w:r w:rsidRPr="00390453">
              <w:rPr>
                <w:rFonts w:cs="Calibri"/>
                <w:sz w:val="20"/>
                <w:szCs w:val="20"/>
                <w:u w:val="single"/>
              </w:rPr>
              <w:t>accessible</w:t>
            </w:r>
            <w:r w:rsidRPr="00390453">
              <w:rPr>
                <w:rFonts w:cs="Calibri"/>
                <w:spacing w:val="-1"/>
                <w:sz w:val="20"/>
                <w:szCs w:val="20"/>
                <w:u w:val="single"/>
              </w:rPr>
              <w:t xml:space="preserve"> </w:t>
            </w:r>
            <w:r w:rsidRPr="00390453">
              <w:rPr>
                <w:rFonts w:cs="Calibri"/>
                <w:sz w:val="20"/>
                <w:szCs w:val="20"/>
                <w:u w:val="single"/>
              </w:rPr>
              <w:t>for future</w:t>
            </w:r>
            <w:r w:rsidRPr="00390453">
              <w:rPr>
                <w:rFonts w:cs="Calibri"/>
                <w:spacing w:val="-1"/>
                <w:sz w:val="20"/>
                <w:szCs w:val="20"/>
                <w:u w:val="single"/>
              </w:rPr>
              <w:t xml:space="preserve"> </w:t>
            </w:r>
            <w:r w:rsidRPr="00390453">
              <w:rPr>
                <w:rFonts w:cs="Calibri"/>
                <w:sz w:val="20"/>
                <w:szCs w:val="20"/>
                <w:u w:val="single"/>
              </w:rPr>
              <w:t>installation</w:t>
            </w:r>
            <w:r w:rsidRPr="00390453">
              <w:rPr>
                <w:rFonts w:cs="Calibri"/>
                <w:spacing w:val="1"/>
                <w:sz w:val="20"/>
                <w:szCs w:val="20"/>
                <w:u w:val="single"/>
              </w:rPr>
              <w:t xml:space="preserve"> </w:t>
            </w:r>
            <w:r w:rsidRPr="00390453">
              <w:rPr>
                <w:rFonts w:cs="Calibri"/>
                <w:sz w:val="20"/>
                <w:szCs w:val="20"/>
                <w:u w:val="single"/>
              </w:rPr>
              <w:t>of</w:t>
            </w:r>
            <w:r w:rsidRPr="00390453">
              <w:rPr>
                <w:rFonts w:cs="Calibri"/>
                <w:spacing w:val="-1"/>
                <w:sz w:val="20"/>
                <w:szCs w:val="20"/>
                <w:u w:val="single"/>
              </w:rPr>
              <w:t xml:space="preserve"> </w:t>
            </w:r>
            <w:r w:rsidRPr="00390453">
              <w:rPr>
                <w:rFonts w:cs="Calibri"/>
                <w:sz w:val="20"/>
                <w:szCs w:val="20"/>
                <w:u w:val="single"/>
              </w:rPr>
              <w:t>a</w:t>
            </w:r>
            <w:r w:rsidRPr="00390453">
              <w:rPr>
                <w:rFonts w:cs="Calibri"/>
                <w:spacing w:val="1"/>
                <w:sz w:val="20"/>
                <w:szCs w:val="20"/>
                <w:u w:val="single"/>
              </w:rPr>
              <w:t xml:space="preserve"> </w:t>
            </w:r>
            <w:r w:rsidRPr="00390453">
              <w:rPr>
                <w:rFonts w:cs="Calibri"/>
                <w:sz w:val="20"/>
                <w:szCs w:val="20"/>
                <w:u w:val="single"/>
              </w:rPr>
              <w:t>HPWH;</w:t>
            </w:r>
            <w:r w:rsidRPr="00390453">
              <w:rPr>
                <w:rFonts w:cs="Calibri"/>
                <w:spacing w:val="-1"/>
                <w:sz w:val="20"/>
                <w:szCs w:val="20"/>
                <w:u w:val="single"/>
              </w:rPr>
              <w:t xml:space="preserve"> </w:t>
            </w:r>
            <w:r w:rsidRPr="00390453">
              <w:rPr>
                <w:rFonts w:cs="Calibri"/>
                <w:sz w:val="20"/>
                <w:szCs w:val="20"/>
                <w:u w:val="single"/>
              </w:rPr>
              <w:t>and</w:t>
            </w:r>
          </w:p>
          <w:p w14:paraId="30A2D8DD" w14:textId="77777777" w:rsidR="00F14AC1" w:rsidRPr="00390453" w:rsidRDefault="00F14AC1">
            <w:pPr>
              <w:numPr>
                <w:ilvl w:val="0"/>
                <w:numId w:val="10"/>
              </w:numPr>
              <w:tabs>
                <w:tab w:val="left" w:pos="827"/>
              </w:tabs>
              <w:kinsoku w:val="0"/>
              <w:overflowPunct w:val="0"/>
              <w:autoSpaceDE w:val="0"/>
              <w:autoSpaceDN w:val="0"/>
              <w:adjustRightInd w:val="0"/>
              <w:spacing w:before="121" w:after="0" w:line="240" w:lineRule="auto"/>
              <w:ind w:left="1231" w:hanging="270"/>
              <w:rPr>
                <w:rFonts w:cs="Calibri"/>
                <w:sz w:val="20"/>
                <w:szCs w:val="20"/>
              </w:rPr>
            </w:pPr>
            <w:r w:rsidRPr="00390453">
              <w:rPr>
                <w:rFonts w:cs="Calibri"/>
                <w:w w:val="99"/>
                <w:sz w:val="20"/>
                <w:szCs w:val="20"/>
                <w:u w:val="single"/>
              </w:rPr>
              <w:t>A condensate drain no mo</w:t>
            </w:r>
            <w:r w:rsidRPr="00390453">
              <w:rPr>
                <w:rFonts w:cs="Calibri"/>
                <w:sz w:val="20"/>
                <w:szCs w:val="20"/>
                <w:u w:val="single"/>
              </w:rPr>
              <w:t>re</w:t>
            </w:r>
            <w:r w:rsidRPr="00390453">
              <w:rPr>
                <w:rFonts w:cs="Calibri"/>
                <w:spacing w:val="-1"/>
                <w:sz w:val="20"/>
                <w:szCs w:val="20"/>
                <w:u w:val="single"/>
              </w:rPr>
              <w:t xml:space="preserve"> </w:t>
            </w:r>
            <w:r w:rsidRPr="00390453">
              <w:rPr>
                <w:rFonts w:cs="Calibri"/>
                <w:sz w:val="20"/>
                <w:szCs w:val="20"/>
                <w:u w:val="single"/>
              </w:rPr>
              <w:t>than</w:t>
            </w:r>
            <w:r w:rsidRPr="00390453">
              <w:rPr>
                <w:rFonts w:cs="Calibri"/>
                <w:spacing w:val="1"/>
                <w:sz w:val="20"/>
                <w:szCs w:val="20"/>
                <w:u w:val="single"/>
              </w:rPr>
              <w:t xml:space="preserve"> </w:t>
            </w:r>
            <w:r w:rsidRPr="00390453">
              <w:rPr>
                <w:rFonts w:cs="Calibri"/>
                <w:sz w:val="20"/>
                <w:szCs w:val="20"/>
                <w:u w:val="single"/>
              </w:rPr>
              <w:t>2 inches</w:t>
            </w:r>
            <w:r w:rsidRPr="00390453">
              <w:rPr>
                <w:rFonts w:cs="Calibri"/>
                <w:spacing w:val="1"/>
                <w:sz w:val="20"/>
                <w:szCs w:val="20"/>
                <w:u w:val="single"/>
              </w:rPr>
              <w:t xml:space="preserve"> </w:t>
            </w:r>
            <w:r w:rsidRPr="00390453">
              <w:rPr>
                <w:rFonts w:cs="Calibri"/>
                <w:sz w:val="20"/>
                <w:szCs w:val="20"/>
                <w:u w:val="single"/>
              </w:rPr>
              <w:t>higher than</w:t>
            </w:r>
            <w:r w:rsidRPr="00390453">
              <w:rPr>
                <w:rFonts w:cs="Calibri"/>
                <w:spacing w:val="1"/>
                <w:sz w:val="20"/>
                <w:szCs w:val="20"/>
                <w:u w:val="single"/>
              </w:rPr>
              <w:t xml:space="preserve"> </w:t>
            </w:r>
            <w:r w:rsidRPr="00390453">
              <w:rPr>
                <w:rFonts w:cs="Calibri"/>
                <w:sz w:val="20"/>
                <w:szCs w:val="20"/>
                <w:u w:val="single"/>
              </w:rPr>
              <w:t>the</w:t>
            </w:r>
            <w:r w:rsidRPr="00390453">
              <w:rPr>
                <w:rFonts w:cs="Calibri"/>
                <w:spacing w:val="-1"/>
                <w:sz w:val="20"/>
                <w:szCs w:val="20"/>
                <w:u w:val="single"/>
              </w:rPr>
              <w:t xml:space="preserve"> </w:t>
            </w:r>
            <w:r w:rsidRPr="00390453">
              <w:rPr>
                <w:rFonts w:cs="Calibri"/>
                <w:sz w:val="20"/>
                <w:szCs w:val="20"/>
                <w:u w:val="single"/>
              </w:rPr>
              <w:t>base</w:t>
            </w:r>
            <w:r w:rsidRPr="00390453">
              <w:rPr>
                <w:rFonts w:cs="Calibri"/>
                <w:spacing w:val="-1"/>
                <w:sz w:val="20"/>
                <w:szCs w:val="20"/>
                <w:u w:val="single"/>
              </w:rPr>
              <w:t xml:space="preserve"> </w:t>
            </w:r>
            <w:r w:rsidRPr="00390453">
              <w:rPr>
                <w:rFonts w:cs="Calibri"/>
                <w:sz w:val="20"/>
                <w:szCs w:val="20"/>
                <w:u w:val="single"/>
              </w:rPr>
              <w:t>of</w:t>
            </w:r>
            <w:r w:rsidRPr="00390453">
              <w:rPr>
                <w:rFonts w:cs="Calibri"/>
                <w:spacing w:val="-1"/>
                <w:sz w:val="20"/>
                <w:szCs w:val="20"/>
                <w:u w:val="single"/>
              </w:rPr>
              <w:t xml:space="preserve"> </w:t>
            </w:r>
            <w:r w:rsidRPr="00390453">
              <w:rPr>
                <w:rFonts w:cs="Calibri"/>
                <w:sz w:val="20"/>
                <w:szCs w:val="20"/>
                <w:u w:val="single"/>
              </w:rPr>
              <w:t>the</w:t>
            </w:r>
            <w:r w:rsidRPr="00390453">
              <w:rPr>
                <w:rFonts w:cs="Calibri"/>
                <w:spacing w:val="-2"/>
                <w:sz w:val="20"/>
                <w:szCs w:val="20"/>
                <w:u w:val="single"/>
              </w:rPr>
              <w:t xml:space="preserve"> </w:t>
            </w:r>
            <w:r w:rsidRPr="00390453">
              <w:rPr>
                <w:rFonts w:cs="Calibri"/>
                <w:sz w:val="20"/>
                <w:szCs w:val="20"/>
                <w:u w:val="single"/>
              </w:rPr>
              <w:t>installed</w:t>
            </w:r>
            <w:r w:rsidRPr="00390453">
              <w:rPr>
                <w:rFonts w:cs="Calibri"/>
                <w:spacing w:val="1"/>
                <w:sz w:val="20"/>
                <w:szCs w:val="20"/>
                <w:u w:val="single"/>
              </w:rPr>
              <w:t xml:space="preserve"> </w:t>
            </w:r>
            <w:r w:rsidRPr="00390453">
              <w:rPr>
                <w:rFonts w:cs="Calibri"/>
                <w:sz w:val="20"/>
                <w:szCs w:val="20"/>
                <w:u w:val="single"/>
              </w:rPr>
              <w:t>water heater,</w:t>
            </w:r>
            <w:r w:rsidRPr="00390453">
              <w:rPr>
                <w:rFonts w:cs="Calibri"/>
                <w:spacing w:val="1"/>
                <w:sz w:val="20"/>
                <w:szCs w:val="20"/>
                <w:u w:val="single"/>
              </w:rPr>
              <w:t xml:space="preserve"> </w:t>
            </w:r>
            <w:r w:rsidRPr="00390453">
              <w:rPr>
                <w:rFonts w:cs="Calibri"/>
                <w:sz w:val="20"/>
                <w:szCs w:val="20"/>
                <w:u w:val="single"/>
              </w:rPr>
              <w:t>and</w:t>
            </w:r>
            <w:r w:rsidRPr="00390453">
              <w:rPr>
                <w:rFonts w:cs="Calibri"/>
                <w:spacing w:val="1"/>
                <w:sz w:val="20"/>
                <w:szCs w:val="20"/>
                <w:u w:val="single"/>
              </w:rPr>
              <w:t xml:space="preserve"> </w:t>
            </w:r>
            <w:r w:rsidRPr="00390453">
              <w:rPr>
                <w:rFonts w:cs="Calibri"/>
                <w:sz w:val="20"/>
                <w:szCs w:val="20"/>
                <w:u w:val="single"/>
              </w:rPr>
              <w:t>allows</w:t>
            </w:r>
            <w:r w:rsidRPr="00390453">
              <w:rPr>
                <w:rFonts w:cs="Calibri"/>
                <w:spacing w:val="1"/>
                <w:sz w:val="20"/>
                <w:szCs w:val="20"/>
                <w:u w:val="single"/>
              </w:rPr>
              <w:t xml:space="preserve"> </w:t>
            </w:r>
            <w:r w:rsidRPr="00390453">
              <w:rPr>
                <w:rFonts w:cs="Calibri"/>
                <w:sz w:val="20"/>
                <w:szCs w:val="20"/>
                <w:u w:val="single"/>
              </w:rPr>
              <w:t>natural draining without pump</w:t>
            </w:r>
            <w:r w:rsidRPr="00390453">
              <w:rPr>
                <w:rFonts w:cs="Calibri"/>
                <w:spacing w:val="1"/>
                <w:sz w:val="20"/>
                <w:szCs w:val="20"/>
                <w:u w:val="single"/>
              </w:rPr>
              <w:t xml:space="preserve"> </w:t>
            </w:r>
            <w:r w:rsidRPr="00390453">
              <w:rPr>
                <w:rFonts w:cs="Calibri"/>
                <w:sz w:val="20"/>
                <w:szCs w:val="20"/>
                <w:u w:val="single"/>
              </w:rPr>
              <w:t>assistance.</w:t>
            </w:r>
          </w:p>
          <w:p w14:paraId="48E01F08" w14:textId="07C4304D" w:rsidR="00F14AC1" w:rsidRPr="00390453" w:rsidRDefault="00F14AC1" w:rsidP="00390453">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rPr>
                <w:rFonts w:asciiTheme="minorHAnsi" w:eastAsia="Times New Roman" w:hAnsiTheme="minorHAnsi" w:cstheme="minorHAnsi"/>
                <w:sz w:val="18"/>
                <w:szCs w:val="18"/>
              </w:rPr>
            </w:pPr>
          </w:p>
        </w:tc>
      </w:tr>
      <w:tr w:rsidR="00FF2686" w:rsidRPr="00390453" w14:paraId="56C6574F" w14:textId="77777777" w:rsidTr="00FF2686">
        <w:trPr>
          <w:trHeight w:val="144"/>
          <w:tblHeader/>
        </w:trPr>
        <w:tc>
          <w:tcPr>
            <w:tcW w:w="610" w:type="dxa"/>
            <w:vAlign w:val="center"/>
          </w:tcPr>
          <w:p w14:paraId="0D57666C" w14:textId="1113D868" w:rsidR="00FF2686" w:rsidRPr="00390453"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390453">
              <w:rPr>
                <w:rFonts w:cstheme="minorHAnsi"/>
                <w:sz w:val="18"/>
                <w:szCs w:val="18"/>
              </w:rPr>
              <w:t>05</w:t>
            </w:r>
          </w:p>
        </w:tc>
        <w:tc>
          <w:tcPr>
            <w:tcW w:w="2265" w:type="dxa"/>
            <w:vAlign w:val="center"/>
          </w:tcPr>
          <w:p w14:paraId="497F94A9" w14:textId="4161BA97" w:rsidR="00FF2686" w:rsidRPr="00390453"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390453">
              <w:rPr>
                <w:sz w:val="18"/>
                <w:szCs w:val="18"/>
              </w:rPr>
              <w:t>Verification Status:</w:t>
            </w:r>
          </w:p>
        </w:tc>
        <w:tc>
          <w:tcPr>
            <w:tcW w:w="7915" w:type="dxa"/>
            <w:vAlign w:val="center"/>
          </w:tcPr>
          <w:p w14:paraId="5D3FFE28" w14:textId="77777777" w:rsidR="00FF2686" w:rsidRPr="00390453" w:rsidRDefault="00FF2686">
            <w:pPr>
              <w:pStyle w:val="ListParagraph"/>
              <w:keepNext/>
              <w:numPr>
                <w:ilvl w:val="0"/>
                <w:numId w:val="9"/>
              </w:numPr>
              <w:tabs>
                <w:tab w:val="left" w:pos="356"/>
              </w:tabs>
              <w:spacing w:after="0" w:line="240" w:lineRule="auto"/>
              <w:rPr>
                <w:sz w:val="18"/>
                <w:szCs w:val="18"/>
              </w:rPr>
            </w:pPr>
            <w:r w:rsidRPr="00390453">
              <w:rPr>
                <w:sz w:val="18"/>
                <w:szCs w:val="18"/>
                <w:u w:val="single"/>
              </w:rPr>
              <w:t>Pass</w:t>
            </w:r>
            <w:r w:rsidRPr="00390453">
              <w:rPr>
                <w:sz w:val="18"/>
                <w:szCs w:val="18"/>
              </w:rPr>
              <w:t xml:space="preserve"> - all applicable requirements are met; or</w:t>
            </w:r>
          </w:p>
          <w:p w14:paraId="7B06336C" w14:textId="77777777" w:rsidR="00FF2686" w:rsidRPr="00390453" w:rsidRDefault="00FF2686">
            <w:pPr>
              <w:pStyle w:val="ListParagraph"/>
              <w:keepNext/>
              <w:numPr>
                <w:ilvl w:val="0"/>
                <w:numId w:val="9"/>
              </w:numPr>
              <w:tabs>
                <w:tab w:val="left" w:pos="356"/>
              </w:tabs>
              <w:spacing w:after="0" w:line="240" w:lineRule="auto"/>
              <w:rPr>
                <w:sz w:val="18"/>
                <w:szCs w:val="18"/>
              </w:rPr>
            </w:pPr>
            <w:r w:rsidRPr="00390453">
              <w:rPr>
                <w:sz w:val="18"/>
                <w:szCs w:val="18"/>
                <w:u w:val="single"/>
              </w:rPr>
              <w:t>Fail</w:t>
            </w:r>
            <w:r w:rsidRPr="00390453">
              <w:rPr>
                <w:sz w:val="18"/>
                <w:szCs w:val="18"/>
              </w:rPr>
              <w:t xml:space="preserve"> - one or more applicable requirements are not met. Enter reason for failure in corrections notes field below; or</w:t>
            </w:r>
          </w:p>
          <w:p w14:paraId="6D00E7B7" w14:textId="37EFAFD8" w:rsidR="00FF2686" w:rsidRPr="00390453" w:rsidRDefault="00FF2686">
            <w:pPr>
              <w:pStyle w:val="ListParagraph"/>
              <w:keepNext/>
              <w:numPr>
                <w:ilvl w:val="0"/>
                <w:numId w:val="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390453">
              <w:rPr>
                <w:sz w:val="18"/>
                <w:szCs w:val="18"/>
                <w:u w:val="single"/>
              </w:rPr>
              <w:t>All N/A</w:t>
            </w:r>
            <w:r w:rsidRPr="00390453">
              <w:rPr>
                <w:sz w:val="18"/>
                <w:szCs w:val="18"/>
              </w:rPr>
              <w:t xml:space="preserve"> - This entire table is not applicable</w:t>
            </w:r>
          </w:p>
        </w:tc>
      </w:tr>
      <w:tr w:rsidR="00FF2686" w:rsidRPr="00390453" w14:paraId="2DDFBD6D" w14:textId="77777777" w:rsidTr="00FF2686">
        <w:trPr>
          <w:trHeight w:val="144"/>
          <w:tblHeader/>
        </w:trPr>
        <w:tc>
          <w:tcPr>
            <w:tcW w:w="610" w:type="dxa"/>
          </w:tcPr>
          <w:p w14:paraId="08B39F39" w14:textId="0139C3D2" w:rsidR="00FF2686" w:rsidRPr="00390453"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390453">
              <w:rPr>
                <w:rFonts w:cstheme="minorHAnsi"/>
                <w:sz w:val="18"/>
                <w:szCs w:val="18"/>
              </w:rPr>
              <w:t>06</w:t>
            </w:r>
          </w:p>
        </w:tc>
        <w:tc>
          <w:tcPr>
            <w:tcW w:w="10180" w:type="dxa"/>
            <w:gridSpan w:val="2"/>
            <w:vAlign w:val="center"/>
          </w:tcPr>
          <w:p w14:paraId="6DF01197" w14:textId="4A911E0A" w:rsidR="00FF2686" w:rsidRPr="00390453" w:rsidRDefault="00FF2686" w:rsidP="007C41E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390453">
              <w:rPr>
                <w:sz w:val="18"/>
                <w:szCs w:val="18"/>
              </w:rPr>
              <w:t xml:space="preserve">Correction Notes: </w:t>
            </w:r>
          </w:p>
        </w:tc>
      </w:tr>
      <w:tr w:rsidR="00FF2686" w:rsidRPr="00390453" w14:paraId="3BEFD202" w14:textId="77777777" w:rsidTr="00FF2686">
        <w:trPr>
          <w:trHeight w:val="144"/>
          <w:tblHeader/>
        </w:trPr>
        <w:tc>
          <w:tcPr>
            <w:tcW w:w="10790" w:type="dxa"/>
            <w:gridSpan w:val="3"/>
          </w:tcPr>
          <w:p w14:paraId="5811BF96" w14:textId="029DAED6" w:rsidR="00FF2686" w:rsidRPr="00390453"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390453">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1C1E4D6C" w14:textId="6C759E29" w:rsidR="005D11BC" w:rsidRPr="00390453" w:rsidRDefault="005D11BC" w:rsidP="00A05A69">
      <w:pPr>
        <w:spacing w:after="0" w:line="240" w:lineRule="auto"/>
      </w:pPr>
    </w:p>
    <w:tbl>
      <w:tblPr>
        <w:tblStyle w:val="TableGrid"/>
        <w:tblW w:w="10793" w:type="dxa"/>
        <w:tblLayout w:type="fixed"/>
        <w:tblLook w:val="04A0" w:firstRow="1" w:lastRow="0" w:firstColumn="1" w:lastColumn="0" w:noHBand="0" w:noVBand="1"/>
      </w:tblPr>
      <w:tblGrid>
        <w:gridCol w:w="437"/>
        <w:gridCol w:w="526"/>
        <w:gridCol w:w="1155"/>
        <w:gridCol w:w="89"/>
        <w:gridCol w:w="1150"/>
        <w:gridCol w:w="1150"/>
        <w:gridCol w:w="1239"/>
        <w:gridCol w:w="1062"/>
        <w:gridCol w:w="1239"/>
        <w:gridCol w:w="1416"/>
        <w:gridCol w:w="1330"/>
      </w:tblGrid>
      <w:tr w:rsidR="006A451F" w:rsidRPr="00390453" w14:paraId="65B6E4B0" w14:textId="4D4858BD" w:rsidTr="00107692">
        <w:trPr>
          <w:trHeight w:val="664"/>
        </w:trPr>
        <w:tc>
          <w:tcPr>
            <w:tcW w:w="10793" w:type="dxa"/>
            <w:gridSpan w:val="11"/>
          </w:tcPr>
          <w:p w14:paraId="5FA33641" w14:textId="51A6498C" w:rsidR="006A451F" w:rsidRPr="00390453" w:rsidRDefault="006A451F" w:rsidP="00DF413D">
            <w:pPr>
              <w:spacing w:after="0" w:line="240" w:lineRule="auto"/>
              <w:rPr>
                <w:rFonts w:cstheme="minorHAnsi"/>
                <w:b/>
                <w:sz w:val="18"/>
                <w:szCs w:val="18"/>
              </w:rPr>
            </w:pPr>
            <w:r w:rsidRPr="00390453">
              <w:rPr>
                <w:rFonts w:cstheme="minorHAnsi"/>
                <w:b/>
                <w:sz w:val="18"/>
                <w:szCs w:val="18"/>
              </w:rPr>
              <w:t>G. HERS-Verified Compact Hot Water Distribution Expanded Credit (CHWDS-H-EX) (RA3.6.5)</w:t>
            </w:r>
          </w:p>
          <w:p w14:paraId="6B81270B" w14:textId="0BAF51A9" w:rsidR="006A451F" w:rsidRPr="00390453" w:rsidRDefault="006A451F" w:rsidP="00DF413D">
            <w:pPr>
              <w:spacing w:after="0" w:line="240" w:lineRule="auto"/>
              <w:rPr>
                <w:rFonts w:cstheme="minorHAnsi"/>
                <w:b/>
                <w:sz w:val="18"/>
                <w:szCs w:val="18"/>
              </w:rPr>
            </w:pPr>
            <w:r w:rsidRPr="00390453">
              <w:rPr>
                <w:rFonts w:cstheme="minorHAnsi"/>
                <w:sz w:val="18"/>
                <w:szCs w:val="20"/>
              </w:rPr>
              <w:t>For dwelling units with multiple systems, enter the master bath distance and kitchen distance to the closest water heater, and enter the average of the furthest fixture to each water heater.</w:t>
            </w:r>
          </w:p>
        </w:tc>
      </w:tr>
      <w:tr w:rsidR="006A451F" w:rsidRPr="00390453" w14:paraId="72C7C193" w14:textId="59D998FE" w:rsidTr="00107692">
        <w:trPr>
          <w:trHeight w:val="282"/>
        </w:trPr>
        <w:tc>
          <w:tcPr>
            <w:tcW w:w="963" w:type="dxa"/>
            <w:gridSpan w:val="2"/>
          </w:tcPr>
          <w:p w14:paraId="347013C6" w14:textId="77777777" w:rsidR="006A451F" w:rsidRPr="00390453" w:rsidRDefault="006A451F" w:rsidP="006A451F">
            <w:pPr>
              <w:spacing w:after="0"/>
              <w:jc w:val="center"/>
              <w:rPr>
                <w:rFonts w:cstheme="minorHAnsi"/>
                <w:sz w:val="20"/>
                <w:szCs w:val="20"/>
              </w:rPr>
            </w:pPr>
            <w:r w:rsidRPr="00390453">
              <w:rPr>
                <w:rFonts w:cstheme="minorHAnsi"/>
                <w:sz w:val="20"/>
                <w:szCs w:val="20"/>
              </w:rPr>
              <w:t>01</w:t>
            </w:r>
          </w:p>
        </w:tc>
        <w:tc>
          <w:tcPr>
            <w:tcW w:w="1155" w:type="dxa"/>
          </w:tcPr>
          <w:p w14:paraId="4AB3529E" w14:textId="77777777" w:rsidR="006A451F" w:rsidRPr="00390453" w:rsidRDefault="006A451F" w:rsidP="006A451F">
            <w:pPr>
              <w:spacing w:after="0"/>
              <w:jc w:val="center"/>
              <w:rPr>
                <w:rFonts w:cstheme="minorHAnsi"/>
                <w:sz w:val="20"/>
                <w:szCs w:val="20"/>
              </w:rPr>
            </w:pPr>
            <w:r w:rsidRPr="00390453">
              <w:rPr>
                <w:rFonts w:cstheme="minorHAnsi"/>
                <w:sz w:val="20"/>
                <w:szCs w:val="20"/>
              </w:rPr>
              <w:t>02</w:t>
            </w:r>
          </w:p>
        </w:tc>
        <w:tc>
          <w:tcPr>
            <w:tcW w:w="1239" w:type="dxa"/>
            <w:gridSpan w:val="2"/>
            <w:vAlign w:val="bottom"/>
          </w:tcPr>
          <w:p w14:paraId="5C75605F" w14:textId="77777777" w:rsidR="006A451F" w:rsidRPr="00390453" w:rsidRDefault="006A451F" w:rsidP="006A451F">
            <w:pPr>
              <w:spacing w:after="0"/>
              <w:jc w:val="center"/>
              <w:rPr>
                <w:rFonts w:cstheme="minorHAnsi"/>
                <w:sz w:val="20"/>
                <w:szCs w:val="20"/>
              </w:rPr>
            </w:pPr>
            <w:r w:rsidRPr="00390453">
              <w:rPr>
                <w:rFonts w:cstheme="minorHAnsi"/>
                <w:sz w:val="20"/>
                <w:szCs w:val="20"/>
              </w:rPr>
              <w:t>03</w:t>
            </w:r>
          </w:p>
        </w:tc>
        <w:tc>
          <w:tcPr>
            <w:tcW w:w="1150" w:type="dxa"/>
          </w:tcPr>
          <w:p w14:paraId="1DFF08B6" w14:textId="77777777" w:rsidR="006A451F" w:rsidRPr="00390453" w:rsidRDefault="006A451F" w:rsidP="006A451F">
            <w:pPr>
              <w:spacing w:after="0"/>
              <w:jc w:val="center"/>
              <w:rPr>
                <w:rFonts w:cstheme="minorHAnsi"/>
                <w:sz w:val="20"/>
                <w:szCs w:val="20"/>
              </w:rPr>
            </w:pPr>
            <w:r w:rsidRPr="00390453">
              <w:rPr>
                <w:rFonts w:cstheme="minorHAnsi"/>
                <w:sz w:val="20"/>
                <w:szCs w:val="20"/>
              </w:rPr>
              <w:t>04</w:t>
            </w:r>
          </w:p>
        </w:tc>
        <w:tc>
          <w:tcPr>
            <w:tcW w:w="1239" w:type="dxa"/>
          </w:tcPr>
          <w:p w14:paraId="5BFDECAE" w14:textId="77777777" w:rsidR="006A451F" w:rsidRPr="00390453" w:rsidRDefault="006A451F" w:rsidP="006A451F">
            <w:pPr>
              <w:spacing w:after="0"/>
              <w:jc w:val="center"/>
              <w:rPr>
                <w:rFonts w:cstheme="minorHAnsi"/>
                <w:sz w:val="20"/>
                <w:szCs w:val="20"/>
              </w:rPr>
            </w:pPr>
            <w:r w:rsidRPr="00390453">
              <w:rPr>
                <w:rFonts w:cstheme="minorHAnsi"/>
                <w:sz w:val="20"/>
                <w:szCs w:val="20"/>
              </w:rPr>
              <w:t>05</w:t>
            </w:r>
          </w:p>
        </w:tc>
        <w:tc>
          <w:tcPr>
            <w:tcW w:w="1062" w:type="dxa"/>
          </w:tcPr>
          <w:p w14:paraId="376DC2C0" w14:textId="77777777" w:rsidR="006A451F" w:rsidRPr="00390453" w:rsidRDefault="006A451F" w:rsidP="006A451F">
            <w:pPr>
              <w:spacing w:after="0"/>
              <w:jc w:val="center"/>
              <w:rPr>
                <w:rFonts w:cstheme="minorHAnsi"/>
                <w:sz w:val="20"/>
                <w:szCs w:val="20"/>
              </w:rPr>
            </w:pPr>
            <w:r w:rsidRPr="00390453">
              <w:rPr>
                <w:rFonts w:cstheme="minorHAnsi"/>
                <w:sz w:val="20"/>
                <w:szCs w:val="20"/>
              </w:rPr>
              <w:t>06</w:t>
            </w:r>
          </w:p>
        </w:tc>
        <w:tc>
          <w:tcPr>
            <w:tcW w:w="1239" w:type="dxa"/>
          </w:tcPr>
          <w:p w14:paraId="08D51D0A" w14:textId="77777777" w:rsidR="006A451F" w:rsidRPr="00390453" w:rsidRDefault="006A451F" w:rsidP="006A451F">
            <w:pPr>
              <w:spacing w:after="0"/>
              <w:jc w:val="center"/>
              <w:rPr>
                <w:rFonts w:cstheme="minorHAnsi"/>
                <w:sz w:val="20"/>
                <w:szCs w:val="20"/>
              </w:rPr>
            </w:pPr>
            <w:r w:rsidRPr="00390453">
              <w:rPr>
                <w:rFonts w:cstheme="minorHAnsi"/>
                <w:sz w:val="20"/>
                <w:szCs w:val="20"/>
              </w:rPr>
              <w:t>07</w:t>
            </w:r>
          </w:p>
        </w:tc>
        <w:tc>
          <w:tcPr>
            <w:tcW w:w="1416" w:type="dxa"/>
          </w:tcPr>
          <w:p w14:paraId="73D6EA00" w14:textId="26952EA9" w:rsidR="006A451F" w:rsidRPr="00390453" w:rsidRDefault="006A451F" w:rsidP="006A451F">
            <w:pPr>
              <w:spacing w:after="0"/>
              <w:jc w:val="center"/>
              <w:rPr>
                <w:rFonts w:cstheme="minorHAnsi"/>
                <w:sz w:val="20"/>
                <w:szCs w:val="20"/>
              </w:rPr>
            </w:pPr>
            <w:r w:rsidRPr="00390453">
              <w:rPr>
                <w:rFonts w:cstheme="minorHAnsi"/>
                <w:sz w:val="20"/>
                <w:szCs w:val="20"/>
              </w:rPr>
              <w:t>08</w:t>
            </w:r>
          </w:p>
        </w:tc>
        <w:tc>
          <w:tcPr>
            <w:tcW w:w="1327" w:type="dxa"/>
          </w:tcPr>
          <w:p w14:paraId="0BCF35E6" w14:textId="442BCE41" w:rsidR="006A451F" w:rsidRPr="00390453" w:rsidRDefault="006A451F" w:rsidP="006A451F">
            <w:pPr>
              <w:spacing w:after="0"/>
              <w:jc w:val="center"/>
              <w:rPr>
                <w:rFonts w:cstheme="minorHAnsi"/>
                <w:sz w:val="20"/>
                <w:szCs w:val="20"/>
              </w:rPr>
            </w:pPr>
            <w:r w:rsidRPr="00390453">
              <w:rPr>
                <w:rFonts w:cstheme="minorHAnsi"/>
                <w:sz w:val="20"/>
                <w:szCs w:val="20"/>
              </w:rPr>
              <w:t>09</w:t>
            </w:r>
          </w:p>
        </w:tc>
      </w:tr>
      <w:tr w:rsidR="006A451F" w:rsidRPr="00390453" w14:paraId="2AACDCBE" w14:textId="447943B2" w:rsidTr="00107692">
        <w:trPr>
          <w:trHeight w:val="1765"/>
        </w:trPr>
        <w:tc>
          <w:tcPr>
            <w:tcW w:w="963" w:type="dxa"/>
            <w:gridSpan w:val="2"/>
            <w:vAlign w:val="bottom"/>
          </w:tcPr>
          <w:p w14:paraId="745A2666" w14:textId="0968C2AA" w:rsidR="006A451F" w:rsidRPr="00390453" w:rsidRDefault="006A451F" w:rsidP="006A451F">
            <w:pPr>
              <w:spacing w:after="0" w:line="240" w:lineRule="auto"/>
              <w:jc w:val="center"/>
              <w:rPr>
                <w:rFonts w:cstheme="minorHAnsi"/>
                <w:sz w:val="18"/>
                <w:szCs w:val="20"/>
              </w:rPr>
            </w:pPr>
            <w:r w:rsidRPr="00390453">
              <w:rPr>
                <w:rFonts w:cstheme="minorHAnsi"/>
                <w:sz w:val="18"/>
                <w:szCs w:val="20"/>
              </w:rPr>
              <w:lastRenderedPageBreak/>
              <w:t>Dwelling Name</w:t>
            </w:r>
          </w:p>
        </w:tc>
        <w:tc>
          <w:tcPr>
            <w:tcW w:w="1155" w:type="dxa"/>
            <w:vAlign w:val="bottom"/>
          </w:tcPr>
          <w:p w14:paraId="41801CF4" w14:textId="77777777" w:rsidR="006A451F" w:rsidRPr="00390453" w:rsidRDefault="006A451F" w:rsidP="006A451F">
            <w:pPr>
              <w:spacing w:after="0" w:line="240" w:lineRule="auto"/>
              <w:jc w:val="center"/>
              <w:rPr>
                <w:rFonts w:cstheme="minorHAnsi"/>
                <w:sz w:val="18"/>
                <w:szCs w:val="20"/>
              </w:rPr>
            </w:pPr>
            <w:r w:rsidRPr="00390453">
              <w:rPr>
                <w:rFonts w:cstheme="minorHAnsi"/>
                <w:sz w:val="18"/>
                <w:szCs w:val="20"/>
              </w:rPr>
              <w:t>Number of Stories</w:t>
            </w:r>
          </w:p>
        </w:tc>
        <w:tc>
          <w:tcPr>
            <w:tcW w:w="1239" w:type="dxa"/>
            <w:gridSpan w:val="2"/>
            <w:vAlign w:val="bottom"/>
          </w:tcPr>
          <w:p w14:paraId="6AE386E4" w14:textId="77777777" w:rsidR="006A451F" w:rsidRPr="00390453" w:rsidRDefault="006A451F" w:rsidP="006A451F">
            <w:pPr>
              <w:spacing w:after="0" w:line="240" w:lineRule="auto"/>
              <w:jc w:val="center"/>
              <w:rPr>
                <w:sz w:val="18"/>
              </w:rPr>
            </w:pPr>
            <w:r w:rsidRPr="00390453">
              <w:rPr>
                <w:rFonts w:cstheme="minorHAnsi"/>
                <w:sz w:val="18"/>
                <w:szCs w:val="20"/>
              </w:rPr>
              <w:t>Master Bath distance of furthest fixture to Water Heater in feet</w:t>
            </w:r>
          </w:p>
        </w:tc>
        <w:tc>
          <w:tcPr>
            <w:tcW w:w="1150" w:type="dxa"/>
            <w:vAlign w:val="bottom"/>
          </w:tcPr>
          <w:p w14:paraId="35BAD942" w14:textId="77777777" w:rsidR="006A451F" w:rsidRPr="00390453" w:rsidRDefault="006A451F" w:rsidP="006A451F">
            <w:pPr>
              <w:spacing w:after="0" w:line="240" w:lineRule="auto"/>
              <w:jc w:val="center"/>
              <w:rPr>
                <w:rFonts w:cstheme="minorHAnsi"/>
                <w:sz w:val="18"/>
                <w:szCs w:val="20"/>
              </w:rPr>
            </w:pPr>
            <w:r w:rsidRPr="00390453">
              <w:rPr>
                <w:rFonts w:cstheme="minorHAnsi"/>
                <w:sz w:val="18"/>
                <w:szCs w:val="20"/>
              </w:rPr>
              <w:t>Kitchen distance from furthest fixture to Water Heater in feet</w:t>
            </w:r>
          </w:p>
        </w:tc>
        <w:tc>
          <w:tcPr>
            <w:tcW w:w="1239" w:type="dxa"/>
            <w:vAlign w:val="bottom"/>
          </w:tcPr>
          <w:p w14:paraId="5C2D7957" w14:textId="58B63223" w:rsidR="006A451F" w:rsidRPr="00390453" w:rsidRDefault="006A451F" w:rsidP="006A451F">
            <w:pPr>
              <w:spacing w:after="0" w:line="240" w:lineRule="auto"/>
              <w:jc w:val="center"/>
              <w:rPr>
                <w:sz w:val="18"/>
              </w:rPr>
            </w:pPr>
            <w:r w:rsidRPr="00390453">
              <w:rPr>
                <w:rFonts w:cstheme="minorHAnsi"/>
                <w:sz w:val="18"/>
                <w:szCs w:val="20"/>
              </w:rPr>
              <w:t>Furthest Third furthest fixture to Water Heater in feet (Avg for multiple water heaters)</w:t>
            </w:r>
          </w:p>
        </w:tc>
        <w:tc>
          <w:tcPr>
            <w:tcW w:w="1062" w:type="dxa"/>
            <w:vAlign w:val="bottom"/>
          </w:tcPr>
          <w:p w14:paraId="5794D991" w14:textId="77777777" w:rsidR="006A451F" w:rsidRPr="00390453" w:rsidRDefault="006A451F" w:rsidP="006A451F">
            <w:pPr>
              <w:spacing w:after="0" w:line="240" w:lineRule="auto"/>
              <w:jc w:val="center"/>
              <w:rPr>
                <w:sz w:val="18"/>
              </w:rPr>
            </w:pPr>
            <w:r w:rsidRPr="00390453">
              <w:rPr>
                <w:rFonts w:cstheme="minorHAnsi"/>
                <w:sz w:val="18"/>
                <w:szCs w:val="20"/>
              </w:rPr>
              <w:t>Weighted Distance</w:t>
            </w:r>
          </w:p>
        </w:tc>
        <w:tc>
          <w:tcPr>
            <w:tcW w:w="1239" w:type="dxa"/>
            <w:vAlign w:val="bottom"/>
          </w:tcPr>
          <w:p w14:paraId="046B7D26" w14:textId="77777777" w:rsidR="006A451F" w:rsidRPr="00390453" w:rsidRDefault="006A451F" w:rsidP="006A451F">
            <w:pPr>
              <w:spacing w:after="0" w:line="240" w:lineRule="auto"/>
              <w:jc w:val="center"/>
              <w:rPr>
                <w:sz w:val="18"/>
              </w:rPr>
            </w:pPr>
            <w:r w:rsidRPr="00390453">
              <w:rPr>
                <w:rFonts w:cstheme="minorHAnsi"/>
                <w:sz w:val="18"/>
                <w:szCs w:val="20"/>
              </w:rPr>
              <w:t>Qualification Distance</w:t>
            </w:r>
          </w:p>
        </w:tc>
        <w:tc>
          <w:tcPr>
            <w:tcW w:w="1416" w:type="dxa"/>
            <w:vAlign w:val="bottom"/>
          </w:tcPr>
          <w:p w14:paraId="3B09B17F" w14:textId="5F946AAE" w:rsidR="006A451F" w:rsidRPr="00390453" w:rsidRDefault="006A451F" w:rsidP="006A451F">
            <w:pPr>
              <w:spacing w:after="0" w:line="240" w:lineRule="auto"/>
              <w:jc w:val="center"/>
              <w:rPr>
                <w:rFonts w:cstheme="minorHAnsi"/>
                <w:sz w:val="18"/>
                <w:szCs w:val="20"/>
              </w:rPr>
            </w:pPr>
            <w:r w:rsidRPr="00390453">
              <w:rPr>
                <w:rFonts w:cstheme="minorHAnsi"/>
                <w:sz w:val="18"/>
              </w:rPr>
              <w:t>Design Compactness Factor</w:t>
            </w:r>
          </w:p>
        </w:tc>
        <w:tc>
          <w:tcPr>
            <w:tcW w:w="1327" w:type="dxa"/>
            <w:vAlign w:val="bottom"/>
          </w:tcPr>
          <w:p w14:paraId="7B26ECC9" w14:textId="5BCD7199" w:rsidR="006A451F" w:rsidRPr="00390453" w:rsidRDefault="006A451F" w:rsidP="006A451F">
            <w:pPr>
              <w:spacing w:after="0" w:line="240" w:lineRule="auto"/>
              <w:jc w:val="center"/>
              <w:rPr>
                <w:rFonts w:cstheme="minorHAnsi"/>
                <w:sz w:val="18"/>
                <w:szCs w:val="20"/>
              </w:rPr>
            </w:pPr>
            <w:r w:rsidRPr="00390453">
              <w:rPr>
                <w:rFonts w:cstheme="minorHAnsi"/>
                <w:sz w:val="18"/>
              </w:rPr>
              <w:t>Calculated Compactness Factor</w:t>
            </w:r>
          </w:p>
        </w:tc>
      </w:tr>
      <w:tr w:rsidR="006A451F" w:rsidRPr="00390453" w14:paraId="2A538DCE" w14:textId="59250039" w:rsidTr="00107692">
        <w:trPr>
          <w:trHeight w:val="306"/>
        </w:trPr>
        <w:tc>
          <w:tcPr>
            <w:tcW w:w="963" w:type="dxa"/>
            <w:gridSpan w:val="2"/>
          </w:tcPr>
          <w:p w14:paraId="449D38DE" w14:textId="4ECF15F4" w:rsidR="006A451F" w:rsidRPr="00390453" w:rsidRDefault="006A451F" w:rsidP="006A451F">
            <w:pPr>
              <w:spacing w:after="0" w:line="240" w:lineRule="auto"/>
              <w:rPr>
                <w:sz w:val="18"/>
                <w:szCs w:val="18"/>
              </w:rPr>
            </w:pPr>
          </w:p>
        </w:tc>
        <w:tc>
          <w:tcPr>
            <w:tcW w:w="1155" w:type="dxa"/>
          </w:tcPr>
          <w:p w14:paraId="0E95FA25" w14:textId="26CBF855" w:rsidR="006A451F" w:rsidRPr="00390453" w:rsidRDefault="006A451F" w:rsidP="006A451F">
            <w:pPr>
              <w:spacing w:after="0" w:line="240" w:lineRule="auto"/>
              <w:rPr>
                <w:sz w:val="18"/>
                <w:szCs w:val="18"/>
              </w:rPr>
            </w:pPr>
          </w:p>
        </w:tc>
        <w:tc>
          <w:tcPr>
            <w:tcW w:w="1239" w:type="dxa"/>
            <w:gridSpan w:val="2"/>
          </w:tcPr>
          <w:p w14:paraId="58DC3E9A" w14:textId="75CCA142" w:rsidR="006A451F" w:rsidRPr="00390453" w:rsidRDefault="006A451F" w:rsidP="006A451F">
            <w:pPr>
              <w:spacing w:after="0" w:line="240" w:lineRule="auto"/>
              <w:rPr>
                <w:sz w:val="18"/>
                <w:szCs w:val="18"/>
              </w:rPr>
            </w:pPr>
          </w:p>
        </w:tc>
        <w:tc>
          <w:tcPr>
            <w:tcW w:w="1150" w:type="dxa"/>
          </w:tcPr>
          <w:p w14:paraId="7096AF78" w14:textId="3C6DA900" w:rsidR="006A451F" w:rsidRPr="00390453" w:rsidRDefault="006A451F" w:rsidP="006A451F">
            <w:pPr>
              <w:spacing w:after="0" w:line="240" w:lineRule="auto"/>
              <w:rPr>
                <w:sz w:val="18"/>
                <w:szCs w:val="18"/>
              </w:rPr>
            </w:pPr>
          </w:p>
        </w:tc>
        <w:tc>
          <w:tcPr>
            <w:tcW w:w="1239" w:type="dxa"/>
          </w:tcPr>
          <w:p w14:paraId="42C6F596" w14:textId="4FC5B11F" w:rsidR="006A451F" w:rsidRPr="00390453" w:rsidRDefault="006A451F" w:rsidP="006A451F">
            <w:pPr>
              <w:spacing w:after="0" w:line="240" w:lineRule="auto"/>
              <w:rPr>
                <w:sz w:val="18"/>
                <w:szCs w:val="18"/>
              </w:rPr>
            </w:pPr>
          </w:p>
        </w:tc>
        <w:tc>
          <w:tcPr>
            <w:tcW w:w="1062" w:type="dxa"/>
          </w:tcPr>
          <w:p w14:paraId="005E16EA" w14:textId="4E59AA85" w:rsidR="006A451F" w:rsidRPr="00390453" w:rsidRDefault="006A451F" w:rsidP="006A451F">
            <w:pPr>
              <w:spacing w:after="0" w:line="240" w:lineRule="auto"/>
              <w:rPr>
                <w:sz w:val="18"/>
                <w:szCs w:val="18"/>
              </w:rPr>
            </w:pPr>
          </w:p>
        </w:tc>
        <w:tc>
          <w:tcPr>
            <w:tcW w:w="1239" w:type="dxa"/>
          </w:tcPr>
          <w:p w14:paraId="14981B14" w14:textId="0ACD75AC" w:rsidR="006A451F" w:rsidRPr="00390453" w:rsidRDefault="006A451F" w:rsidP="006A451F">
            <w:pPr>
              <w:spacing w:after="0" w:line="240" w:lineRule="auto"/>
              <w:rPr>
                <w:sz w:val="18"/>
                <w:szCs w:val="18"/>
              </w:rPr>
            </w:pPr>
          </w:p>
        </w:tc>
        <w:tc>
          <w:tcPr>
            <w:tcW w:w="1416" w:type="dxa"/>
          </w:tcPr>
          <w:p w14:paraId="4944DC7E" w14:textId="77777777" w:rsidR="006A451F" w:rsidRPr="00390453" w:rsidRDefault="006A451F" w:rsidP="006A451F">
            <w:pPr>
              <w:spacing w:after="0" w:line="240" w:lineRule="auto"/>
              <w:rPr>
                <w:sz w:val="18"/>
                <w:szCs w:val="18"/>
              </w:rPr>
            </w:pPr>
          </w:p>
        </w:tc>
        <w:tc>
          <w:tcPr>
            <w:tcW w:w="1327" w:type="dxa"/>
          </w:tcPr>
          <w:p w14:paraId="7B867F11" w14:textId="77777777" w:rsidR="006A451F" w:rsidRPr="00390453" w:rsidRDefault="006A451F" w:rsidP="006A451F">
            <w:pPr>
              <w:spacing w:after="0" w:line="240" w:lineRule="auto"/>
              <w:rPr>
                <w:sz w:val="18"/>
                <w:szCs w:val="18"/>
              </w:rPr>
            </w:pPr>
          </w:p>
        </w:tc>
      </w:tr>
      <w:tr w:rsidR="006A451F" w:rsidRPr="00390453" w14:paraId="7182325D" w14:textId="3D457A30" w:rsidTr="00107692">
        <w:trPr>
          <w:trHeight w:val="282"/>
        </w:trPr>
        <w:tc>
          <w:tcPr>
            <w:tcW w:w="963" w:type="dxa"/>
            <w:gridSpan w:val="2"/>
            <w:tcBorders>
              <w:bottom w:val="single" w:sz="4" w:space="0" w:color="000000"/>
            </w:tcBorders>
          </w:tcPr>
          <w:p w14:paraId="6273F2DF" w14:textId="77777777" w:rsidR="006A451F" w:rsidRPr="00390453" w:rsidRDefault="006A451F" w:rsidP="006A451F">
            <w:pPr>
              <w:spacing w:after="0"/>
              <w:rPr>
                <w:sz w:val="20"/>
                <w:szCs w:val="20"/>
              </w:rPr>
            </w:pPr>
          </w:p>
        </w:tc>
        <w:tc>
          <w:tcPr>
            <w:tcW w:w="1155" w:type="dxa"/>
            <w:tcBorders>
              <w:bottom w:val="single" w:sz="4" w:space="0" w:color="000000"/>
            </w:tcBorders>
          </w:tcPr>
          <w:p w14:paraId="15394974" w14:textId="77777777" w:rsidR="006A451F" w:rsidRPr="00390453" w:rsidRDefault="006A451F" w:rsidP="006A451F">
            <w:pPr>
              <w:spacing w:after="0"/>
              <w:rPr>
                <w:sz w:val="20"/>
                <w:szCs w:val="20"/>
              </w:rPr>
            </w:pPr>
          </w:p>
        </w:tc>
        <w:tc>
          <w:tcPr>
            <w:tcW w:w="1239" w:type="dxa"/>
            <w:gridSpan w:val="2"/>
            <w:tcBorders>
              <w:bottom w:val="single" w:sz="4" w:space="0" w:color="000000"/>
            </w:tcBorders>
          </w:tcPr>
          <w:p w14:paraId="51C3A4F5" w14:textId="77777777" w:rsidR="006A451F" w:rsidRPr="00390453" w:rsidRDefault="006A451F" w:rsidP="006A451F">
            <w:pPr>
              <w:spacing w:after="0"/>
              <w:rPr>
                <w:sz w:val="20"/>
                <w:szCs w:val="20"/>
              </w:rPr>
            </w:pPr>
          </w:p>
        </w:tc>
        <w:tc>
          <w:tcPr>
            <w:tcW w:w="1150" w:type="dxa"/>
            <w:tcBorders>
              <w:bottom w:val="single" w:sz="4" w:space="0" w:color="000000"/>
            </w:tcBorders>
          </w:tcPr>
          <w:p w14:paraId="599C1F39" w14:textId="77777777" w:rsidR="006A451F" w:rsidRPr="00390453" w:rsidRDefault="006A451F" w:rsidP="006A451F">
            <w:pPr>
              <w:spacing w:after="0"/>
              <w:rPr>
                <w:sz w:val="20"/>
                <w:szCs w:val="20"/>
              </w:rPr>
            </w:pPr>
          </w:p>
        </w:tc>
        <w:tc>
          <w:tcPr>
            <w:tcW w:w="1239" w:type="dxa"/>
            <w:tcBorders>
              <w:bottom w:val="single" w:sz="4" w:space="0" w:color="000000"/>
            </w:tcBorders>
          </w:tcPr>
          <w:p w14:paraId="5566ADD7" w14:textId="77777777" w:rsidR="006A451F" w:rsidRPr="00390453" w:rsidRDefault="006A451F" w:rsidP="006A451F">
            <w:pPr>
              <w:spacing w:after="0"/>
              <w:rPr>
                <w:sz w:val="20"/>
                <w:szCs w:val="20"/>
              </w:rPr>
            </w:pPr>
          </w:p>
        </w:tc>
        <w:tc>
          <w:tcPr>
            <w:tcW w:w="1062" w:type="dxa"/>
            <w:tcBorders>
              <w:bottom w:val="single" w:sz="4" w:space="0" w:color="000000"/>
            </w:tcBorders>
          </w:tcPr>
          <w:p w14:paraId="5F27ECAB" w14:textId="77777777" w:rsidR="006A451F" w:rsidRPr="00390453" w:rsidRDefault="006A451F" w:rsidP="006A451F">
            <w:pPr>
              <w:spacing w:after="0"/>
              <w:rPr>
                <w:sz w:val="20"/>
                <w:szCs w:val="20"/>
              </w:rPr>
            </w:pPr>
          </w:p>
        </w:tc>
        <w:tc>
          <w:tcPr>
            <w:tcW w:w="1239" w:type="dxa"/>
            <w:tcBorders>
              <w:bottom w:val="single" w:sz="4" w:space="0" w:color="000000"/>
            </w:tcBorders>
          </w:tcPr>
          <w:p w14:paraId="19AF349D" w14:textId="77777777" w:rsidR="006A451F" w:rsidRPr="00390453" w:rsidRDefault="006A451F" w:rsidP="006A451F">
            <w:pPr>
              <w:spacing w:after="0"/>
              <w:rPr>
                <w:sz w:val="20"/>
                <w:szCs w:val="20"/>
              </w:rPr>
            </w:pPr>
          </w:p>
        </w:tc>
        <w:tc>
          <w:tcPr>
            <w:tcW w:w="1416" w:type="dxa"/>
            <w:tcBorders>
              <w:bottom w:val="single" w:sz="4" w:space="0" w:color="000000"/>
            </w:tcBorders>
          </w:tcPr>
          <w:p w14:paraId="6D36FDE7" w14:textId="77777777" w:rsidR="006A451F" w:rsidRPr="00390453" w:rsidRDefault="006A451F" w:rsidP="006A451F">
            <w:pPr>
              <w:spacing w:after="0"/>
              <w:rPr>
                <w:sz w:val="20"/>
                <w:szCs w:val="20"/>
              </w:rPr>
            </w:pPr>
          </w:p>
        </w:tc>
        <w:tc>
          <w:tcPr>
            <w:tcW w:w="1327" w:type="dxa"/>
            <w:tcBorders>
              <w:bottom w:val="single" w:sz="4" w:space="0" w:color="000000"/>
            </w:tcBorders>
          </w:tcPr>
          <w:p w14:paraId="2D6D697E" w14:textId="77777777" w:rsidR="006A451F" w:rsidRPr="00390453" w:rsidRDefault="006A451F" w:rsidP="006A451F">
            <w:pPr>
              <w:spacing w:after="0"/>
              <w:rPr>
                <w:sz w:val="20"/>
                <w:szCs w:val="20"/>
              </w:rPr>
            </w:pPr>
          </w:p>
        </w:tc>
      </w:tr>
      <w:tr w:rsidR="006A451F" w:rsidRPr="00390453" w14:paraId="698911C3" w14:textId="794B9709" w:rsidTr="00107692">
        <w:trPr>
          <w:trHeight w:val="292"/>
        </w:trPr>
        <w:tc>
          <w:tcPr>
            <w:tcW w:w="437" w:type="dxa"/>
            <w:tcBorders>
              <w:top w:val="single" w:sz="4" w:space="0" w:color="auto"/>
            </w:tcBorders>
          </w:tcPr>
          <w:p w14:paraId="2AD316FE" w14:textId="7AA7037B" w:rsidR="006A451F" w:rsidRPr="00390453" w:rsidRDefault="00123831" w:rsidP="006A451F">
            <w:pPr>
              <w:spacing w:after="0"/>
              <w:rPr>
                <w:rFonts w:cstheme="minorHAnsi"/>
                <w:b/>
                <w:sz w:val="20"/>
                <w:szCs w:val="20"/>
              </w:rPr>
            </w:pPr>
            <w:r w:rsidRPr="00390453">
              <w:rPr>
                <w:rFonts w:cstheme="minorHAnsi"/>
                <w:sz w:val="20"/>
                <w:szCs w:val="18"/>
              </w:rPr>
              <w:t>10</w:t>
            </w:r>
          </w:p>
        </w:tc>
        <w:tc>
          <w:tcPr>
            <w:tcW w:w="10356" w:type="dxa"/>
            <w:gridSpan w:val="10"/>
            <w:tcBorders>
              <w:top w:val="single" w:sz="4" w:space="0" w:color="auto"/>
            </w:tcBorders>
          </w:tcPr>
          <w:p w14:paraId="63EE27E2" w14:textId="424F57E4" w:rsidR="006A451F" w:rsidRPr="00390453" w:rsidRDefault="006A451F" w:rsidP="006A451F">
            <w:pPr>
              <w:spacing w:after="0"/>
              <w:rPr>
                <w:rFonts w:cstheme="minorHAnsi"/>
                <w:sz w:val="18"/>
                <w:szCs w:val="18"/>
              </w:rPr>
            </w:pPr>
            <w:r w:rsidRPr="00390453">
              <w:rPr>
                <w:rFonts w:cstheme="minorHAnsi"/>
                <w:sz w:val="18"/>
                <w:szCs w:val="18"/>
              </w:rPr>
              <w:t>No hot water piping &gt;1 inch diameter is allowed.</w:t>
            </w:r>
          </w:p>
        </w:tc>
      </w:tr>
      <w:tr w:rsidR="006A451F" w:rsidRPr="00390453" w14:paraId="040A0720" w14:textId="34A1FA1B" w:rsidTr="00107692">
        <w:trPr>
          <w:trHeight w:val="289"/>
        </w:trPr>
        <w:tc>
          <w:tcPr>
            <w:tcW w:w="437" w:type="dxa"/>
          </w:tcPr>
          <w:p w14:paraId="4A7B4779" w14:textId="743D7852" w:rsidR="006A451F" w:rsidRPr="00390453" w:rsidRDefault="00123831" w:rsidP="006A451F">
            <w:pPr>
              <w:spacing w:after="0"/>
              <w:rPr>
                <w:rFonts w:cstheme="minorHAnsi"/>
                <w:b/>
                <w:sz w:val="20"/>
                <w:szCs w:val="20"/>
              </w:rPr>
            </w:pPr>
            <w:r w:rsidRPr="00390453">
              <w:rPr>
                <w:rFonts w:cstheme="minorHAnsi"/>
                <w:sz w:val="20"/>
                <w:szCs w:val="18"/>
              </w:rPr>
              <w:t>11</w:t>
            </w:r>
          </w:p>
        </w:tc>
        <w:tc>
          <w:tcPr>
            <w:tcW w:w="10356" w:type="dxa"/>
            <w:gridSpan w:val="10"/>
          </w:tcPr>
          <w:p w14:paraId="4504BDCB" w14:textId="42EBCD9A" w:rsidR="006A451F" w:rsidRPr="00390453" w:rsidRDefault="006A451F" w:rsidP="006A451F">
            <w:pPr>
              <w:spacing w:after="0"/>
              <w:rPr>
                <w:rFonts w:cstheme="minorHAnsi"/>
                <w:sz w:val="18"/>
                <w:szCs w:val="18"/>
              </w:rPr>
            </w:pPr>
            <w:r w:rsidRPr="00390453">
              <w:rPr>
                <w:rFonts w:cstheme="minorHAnsi"/>
                <w:sz w:val="18"/>
                <w:szCs w:val="18"/>
              </w:rPr>
              <w:t>Length of 1 inch diameter piping is limited to 8 feet or less.</w:t>
            </w:r>
          </w:p>
        </w:tc>
      </w:tr>
      <w:tr w:rsidR="006A451F" w:rsidRPr="00390453" w14:paraId="224F4941" w14:textId="13023279" w:rsidTr="00107692">
        <w:trPr>
          <w:trHeight w:val="289"/>
        </w:trPr>
        <w:tc>
          <w:tcPr>
            <w:tcW w:w="437" w:type="dxa"/>
          </w:tcPr>
          <w:p w14:paraId="0FBFFF2A" w14:textId="753DDEB1" w:rsidR="006A451F" w:rsidRPr="00390453" w:rsidRDefault="00123831" w:rsidP="006A451F">
            <w:pPr>
              <w:spacing w:after="0"/>
              <w:rPr>
                <w:rFonts w:cstheme="minorHAnsi"/>
                <w:b/>
                <w:sz w:val="20"/>
                <w:szCs w:val="20"/>
              </w:rPr>
            </w:pPr>
            <w:r w:rsidRPr="00390453">
              <w:rPr>
                <w:rFonts w:cstheme="minorHAnsi"/>
                <w:sz w:val="20"/>
                <w:szCs w:val="18"/>
              </w:rPr>
              <w:t>12</w:t>
            </w:r>
          </w:p>
        </w:tc>
        <w:tc>
          <w:tcPr>
            <w:tcW w:w="10356" w:type="dxa"/>
            <w:gridSpan w:val="10"/>
          </w:tcPr>
          <w:p w14:paraId="5657037A" w14:textId="0E22F0B7" w:rsidR="006A451F" w:rsidRPr="00390453" w:rsidRDefault="006A451F" w:rsidP="006A451F">
            <w:pPr>
              <w:spacing w:after="0"/>
              <w:rPr>
                <w:rFonts w:cstheme="minorHAnsi"/>
                <w:sz w:val="18"/>
                <w:szCs w:val="18"/>
              </w:rPr>
            </w:pPr>
            <w:r w:rsidRPr="00390453">
              <w:rPr>
                <w:rFonts w:cstheme="minorHAnsi"/>
                <w:sz w:val="18"/>
                <w:szCs w:val="18"/>
              </w:rPr>
              <w:t>Two and three story buildings cannot have hot water distribution piping in the attic, unless the water heater is also located in the attic.</w:t>
            </w:r>
          </w:p>
        </w:tc>
      </w:tr>
      <w:tr w:rsidR="006A451F" w:rsidRPr="00390453" w14:paraId="26EA3EBD" w14:textId="6C04DBB7" w:rsidTr="00107692">
        <w:trPr>
          <w:trHeight w:val="289"/>
        </w:trPr>
        <w:tc>
          <w:tcPr>
            <w:tcW w:w="437" w:type="dxa"/>
          </w:tcPr>
          <w:p w14:paraId="56BA0081" w14:textId="619524B5" w:rsidR="006A451F" w:rsidRPr="00390453" w:rsidRDefault="00123831" w:rsidP="006A451F">
            <w:pPr>
              <w:spacing w:after="0"/>
              <w:rPr>
                <w:rFonts w:cstheme="minorHAnsi"/>
                <w:b/>
                <w:sz w:val="20"/>
                <w:szCs w:val="20"/>
              </w:rPr>
            </w:pPr>
            <w:r w:rsidRPr="00390453">
              <w:rPr>
                <w:rFonts w:cstheme="minorHAnsi"/>
                <w:sz w:val="20"/>
                <w:szCs w:val="18"/>
              </w:rPr>
              <w:t>13</w:t>
            </w:r>
          </w:p>
        </w:tc>
        <w:tc>
          <w:tcPr>
            <w:tcW w:w="10356" w:type="dxa"/>
            <w:gridSpan w:val="10"/>
          </w:tcPr>
          <w:p w14:paraId="116DEF3F" w14:textId="5F499696" w:rsidR="006A451F" w:rsidRPr="00390453" w:rsidRDefault="006A451F" w:rsidP="006A451F">
            <w:pPr>
              <w:spacing w:after="0"/>
              <w:rPr>
                <w:rFonts w:cstheme="minorHAnsi"/>
                <w:sz w:val="18"/>
                <w:szCs w:val="18"/>
              </w:rPr>
            </w:pPr>
            <w:r w:rsidRPr="00390453">
              <w:rPr>
                <w:rFonts w:cstheme="minorHAnsi"/>
                <w:sz w:val="18"/>
                <w:szCs w:val="18"/>
              </w:rPr>
              <w:t>Eligible recirculating systems must be HERS-Verified Demand Recirculation: Manual Control conforming to RA4.4.17.</w:t>
            </w:r>
          </w:p>
        </w:tc>
      </w:tr>
      <w:tr w:rsidR="00CD6823" w:rsidRPr="00390453" w14:paraId="7211B6C9" w14:textId="09FB4641" w:rsidTr="00107692">
        <w:trPr>
          <w:trHeight w:val="910"/>
        </w:trPr>
        <w:tc>
          <w:tcPr>
            <w:tcW w:w="437" w:type="dxa"/>
            <w:vAlign w:val="center"/>
          </w:tcPr>
          <w:p w14:paraId="03758E3D" w14:textId="31AE3010" w:rsidR="00CD6823" w:rsidRPr="00390453" w:rsidRDefault="00123831" w:rsidP="006A451F">
            <w:pPr>
              <w:spacing w:after="0"/>
              <w:rPr>
                <w:rFonts w:cstheme="minorHAnsi"/>
                <w:b/>
                <w:sz w:val="18"/>
                <w:szCs w:val="20"/>
              </w:rPr>
            </w:pPr>
            <w:r w:rsidRPr="00390453">
              <w:rPr>
                <w:rFonts w:cstheme="minorHAnsi"/>
                <w:sz w:val="18"/>
                <w:szCs w:val="18"/>
              </w:rPr>
              <w:t>14</w:t>
            </w:r>
          </w:p>
        </w:tc>
        <w:tc>
          <w:tcPr>
            <w:tcW w:w="1770" w:type="dxa"/>
            <w:gridSpan w:val="3"/>
            <w:vAlign w:val="center"/>
          </w:tcPr>
          <w:p w14:paraId="4FDE68C4" w14:textId="77777777" w:rsidR="00CD6823" w:rsidRPr="00390453" w:rsidRDefault="00CD6823" w:rsidP="006A451F">
            <w:pPr>
              <w:spacing w:after="0"/>
              <w:rPr>
                <w:rFonts w:cstheme="minorHAnsi"/>
                <w:b/>
                <w:sz w:val="18"/>
                <w:szCs w:val="20"/>
              </w:rPr>
            </w:pPr>
            <w:r w:rsidRPr="00390453">
              <w:rPr>
                <w:sz w:val="18"/>
                <w:szCs w:val="18"/>
              </w:rPr>
              <w:t>Verification Status:</w:t>
            </w:r>
          </w:p>
        </w:tc>
        <w:tc>
          <w:tcPr>
            <w:tcW w:w="8585" w:type="dxa"/>
            <w:gridSpan w:val="7"/>
            <w:vAlign w:val="center"/>
          </w:tcPr>
          <w:p w14:paraId="43218A63" w14:textId="77777777" w:rsidR="00CD6823" w:rsidRPr="00390453" w:rsidRDefault="00CD6823">
            <w:pPr>
              <w:pStyle w:val="ListParagraph"/>
              <w:keepNext/>
              <w:numPr>
                <w:ilvl w:val="0"/>
                <w:numId w:val="9"/>
              </w:numPr>
              <w:tabs>
                <w:tab w:val="left" w:pos="356"/>
              </w:tabs>
              <w:spacing w:after="0" w:line="240" w:lineRule="auto"/>
              <w:rPr>
                <w:sz w:val="18"/>
                <w:szCs w:val="18"/>
              </w:rPr>
            </w:pPr>
            <w:r w:rsidRPr="00390453">
              <w:rPr>
                <w:sz w:val="18"/>
                <w:szCs w:val="18"/>
                <w:u w:val="single"/>
              </w:rPr>
              <w:t>Pass</w:t>
            </w:r>
            <w:r w:rsidRPr="00390453">
              <w:rPr>
                <w:sz w:val="18"/>
                <w:szCs w:val="18"/>
              </w:rPr>
              <w:t xml:space="preserve"> - all applicable requirements are met; or</w:t>
            </w:r>
          </w:p>
          <w:p w14:paraId="78C6C49D" w14:textId="77777777" w:rsidR="00CD6823" w:rsidRPr="00390453" w:rsidRDefault="00CD6823">
            <w:pPr>
              <w:pStyle w:val="ListParagraph"/>
              <w:keepNext/>
              <w:numPr>
                <w:ilvl w:val="0"/>
                <w:numId w:val="9"/>
              </w:numPr>
              <w:tabs>
                <w:tab w:val="left" w:pos="356"/>
              </w:tabs>
              <w:spacing w:after="0" w:line="240" w:lineRule="auto"/>
              <w:rPr>
                <w:sz w:val="18"/>
                <w:szCs w:val="18"/>
              </w:rPr>
            </w:pPr>
            <w:r w:rsidRPr="00390453">
              <w:rPr>
                <w:sz w:val="18"/>
                <w:szCs w:val="18"/>
                <w:u w:val="single"/>
              </w:rPr>
              <w:t>Fail</w:t>
            </w:r>
            <w:r w:rsidRPr="00390453">
              <w:rPr>
                <w:sz w:val="18"/>
                <w:szCs w:val="18"/>
              </w:rPr>
              <w:t xml:space="preserve"> - one or more applicable requirements are not met. Enter reason for failure in corrections notes field below; or</w:t>
            </w:r>
          </w:p>
          <w:p w14:paraId="07C2DA86" w14:textId="5650E0C0" w:rsidR="00CD6823" w:rsidRPr="00390453" w:rsidRDefault="00CD6823">
            <w:pPr>
              <w:pStyle w:val="ListParagraph"/>
              <w:keepNext/>
              <w:numPr>
                <w:ilvl w:val="0"/>
                <w:numId w:val="9"/>
              </w:numPr>
              <w:tabs>
                <w:tab w:val="left" w:pos="356"/>
              </w:tabs>
              <w:spacing w:after="0" w:line="240" w:lineRule="auto"/>
              <w:rPr>
                <w:sz w:val="18"/>
                <w:szCs w:val="18"/>
                <w:u w:val="single"/>
              </w:rPr>
            </w:pPr>
            <w:r w:rsidRPr="00390453">
              <w:rPr>
                <w:sz w:val="18"/>
                <w:szCs w:val="18"/>
                <w:u w:val="single"/>
              </w:rPr>
              <w:t>All N/A</w:t>
            </w:r>
            <w:r w:rsidRPr="00390453">
              <w:rPr>
                <w:sz w:val="18"/>
                <w:szCs w:val="18"/>
              </w:rPr>
              <w:t xml:space="preserve"> - This entire table is not applicable</w:t>
            </w:r>
          </w:p>
        </w:tc>
      </w:tr>
      <w:tr w:rsidR="00CD6823" w:rsidRPr="00390453" w14:paraId="688C70A5" w14:textId="660B72AE" w:rsidTr="00107692">
        <w:trPr>
          <w:trHeight w:val="255"/>
        </w:trPr>
        <w:tc>
          <w:tcPr>
            <w:tcW w:w="437" w:type="dxa"/>
          </w:tcPr>
          <w:p w14:paraId="2C9E2BFD" w14:textId="02769668" w:rsidR="00CD6823" w:rsidRPr="00390453" w:rsidRDefault="00123831" w:rsidP="006A451F">
            <w:pPr>
              <w:spacing w:after="0"/>
              <w:rPr>
                <w:rFonts w:cstheme="minorHAnsi"/>
                <w:b/>
                <w:sz w:val="18"/>
                <w:szCs w:val="20"/>
              </w:rPr>
            </w:pPr>
            <w:r w:rsidRPr="00390453">
              <w:rPr>
                <w:rFonts w:cstheme="minorHAnsi"/>
                <w:sz w:val="18"/>
                <w:szCs w:val="18"/>
              </w:rPr>
              <w:t>15</w:t>
            </w:r>
          </w:p>
        </w:tc>
        <w:tc>
          <w:tcPr>
            <w:tcW w:w="10356" w:type="dxa"/>
            <w:gridSpan w:val="10"/>
            <w:vAlign w:val="center"/>
          </w:tcPr>
          <w:p w14:paraId="603B600A" w14:textId="51420811" w:rsidR="00CD6823" w:rsidRPr="00390453" w:rsidRDefault="00CD6823" w:rsidP="006A451F">
            <w:pPr>
              <w:spacing w:after="0"/>
              <w:rPr>
                <w:sz w:val="18"/>
                <w:szCs w:val="18"/>
              </w:rPr>
            </w:pPr>
            <w:r w:rsidRPr="00390453">
              <w:rPr>
                <w:sz w:val="18"/>
                <w:szCs w:val="18"/>
              </w:rPr>
              <w:t xml:space="preserve">Correction Notes: </w:t>
            </w:r>
          </w:p>
        </w:tc>
      </w:tr>
      <w:tr w:rsidR="00CD6823" w:rsidRPr="00390453" w14:paraId="62910A91" w14:textId="7AD4AF2F" w:rsidTr="00107692">
        <w:trPr>
          <w:trHeight w:val="509"/>
        </w:trPr>
        <w:tc>
          <w:tcPr>
            <w:tcW w:w="10793" w:type="dxa"/>
            <w:gridSpan w:val="11"/>
          </w:tcPr>
          <w:p w14:paraId="4C518F97" w14:textId="7028B45F" w:rsidR="00CD6823" w:rsidRPr="00390453" w:rsidRDefault="00CD6823" w:rsidP="006A451F">
            <w:pPr>
              <w:spacing w:after="0"/>
              <w:rPr>
                <w:b/>
                <w:sz w:val="18"/>
                <w:szCs w:val="18"/>
              </w:rPr>
            </w:pPr>
            <w:r w:rsidRPr="00390453">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746EEAD" w14:textId="16DF7C6F" w:rsidR="00D7513B" w:rsidRPr="00390453" w:rsidRDefault="00D7513B" w:rsidP="00DC522B">
      <w:pPr>
        <w:spacing w:after="0" w:line="240" w:lineRule="auto"/>
        <w:rPr>
          <w:rFonts w:asciiTheme="minorHAnsi" w:hAnsiTheme="minorHAnsi" w:cstheme="minorHAnsi"/>
          <w:sz w:val="18"/>
          <w:szCs w:val="18"/>
        </w:rPr>
      </w:pPr>
    </w:p>
    <w:tbl>
      <w:tblPr>
        <w:tblStyle w:val="TableGrid"/>
        <w:tblW w:w="10802" w:type="dxa"/>
        <w:tblLook w:val="04A0" w:firstRow="1" w:lastRow="0" w:firstColumn="1" w:lastColumn="0" w:noHBand="0" w:noVBand="1"/>
      </w:tblPr>
      <w:tblGrid>
        <w:gridCol w:w="964"/>
        <w:gridCol w:w="979"/>
        <w:gridCol w:w="1239"/>
        <w:gridCol w:w="1239"/>
        <w:gridCol w:w="1327"/>
        <w:gridCol w:w="1151"/>
        <w:gridCol w:w="1240"/>
        <w:gridCol w:w="1239"/>
        <w:gridCol w:w="1424"/>
      </w:tblGrid>
      <w:tr w:rsidR="00CD6823" w:rsidRPr="00390453" w14:paraId="7178944C" w14:textId="0BEC41F0" w:rsidTr="00107692">
        <w:trPr>
          <w:trHeight w:val="530"/>
        </w:trPr>
        <w:tc>
          <w:tcPr>
            <w:tcW w:w="10802" w:type="dxa"/>
            <w:gridSpan w:val="9"/>
          </w:tcPr>
          <w:p w14:paraId="0346B228" w14:textId="70696C69" w:rsidR="00CD6823" w:rsidRPr="00390453" w:rsidRDefault="00CD6823" w:rsidP="00DF413D">
            <w:pPr>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t>H. Compact Hot Water Distribution (CHWDS) (RA4.4.6)</w:t>
            </w:r>
          </w:p>
          <w:p w14:paraId="01AA4CB0" w14:textId="2E42E272" w:rsidR="00CD6823" w:rsidRPr="00390453" w:rsidRDefault="00CD6823" w:rsidP="00DF413D">
            <w:pPr>
              <w:spacing w:after="0" w:line="240" w:lineRule="auto"/>
              <w:rPr>
                <w:rFonts w:asciiTheme="minorHAnsi" w:hAnsiTheme="minorHAnsi" w:cstheme="minorHAnsi"/>
                <w:b/>
                <w:sz w:val="18"/>
                <w:szCs w:val="18"/>
              </w:rPr>
            </w:pPr>
            <w:r w:rsidRPr="00390453">
              <w:rPr>
                <w:rFonts w:cstheme="minorHAnsi"/>
                <w:sz w:val="18"/>
                <w:szCs w:val="20"/>
              </w:rPr>
              <w:t xml:space="preserve">For dwelling units with multiple systems, enter the master bath distance and kitchen distance to the closest water heater, and enter the average of the furthest fixture to each water heater. </w:t>
            </w:r>
          </w:p>
        </w:tc>
      </w:tr>
      <w:tr w:rsidR="00CD6823" w:rsidRPr="00390453" w14:paraId="373E048B" w14:textId="4C947B0B" w:rsidTr="00107692">
        <w:trPr>
          <w:trHeight w:val="245"/>
        </w:trPr>
        <w:tc>
          <w:tcPr>
            <w:tcW w:w="964" w:type="dxa"/>
            <w:vAlign w:val="center"/>
          </w:tcPr>
          <w:p w14:paraId="39DE1A1A" w14:textId="77777777" w:rsidR="00CD6823" w:rsidRPr="00390453" w:rsidRDefault="00CD6823" w:rsidP="00CD682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01</w:t>
            </w:r>
          </w:p>
        </w:tc>
        <w:tc>
          <w:tcPr>
            <w:tcW w:w="979" w:type="dxa"/>
            <w:vAlign w:val="center"/>
          </w:tcPr>
          <w:p w14:paraId="189C1FE7" w14:textId="77777777" w:rsidR="00CD6823" w:rsidRPr="00390453" w:rsidRDefault="00CD6823" w:rsidP="00CD682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02</w:t>
            </w:r>
          </w:p>
        </w:tc>
        <w:tc>
          <w:tcPr>
            <w:tcW w:w="1239" w:type="dxa"/>
            <w:vAlign w:val="center"/>
          </w:tcPr>
          <w:p w14:paraId="3880AD32" w14:textId="77777777" w:rsidR="00CD6823" w:rsidRPr="00390453" w:rsidRDefault="00CD6823" w:rsidP="00CD682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03</w:t>
            </w:r>
          </w:p>
        </w:tc>
        <w:tc>
          <w:tcPr>
            <w:tcW w:w="1239" w:type="dxa"/>
            <w:vAlign w:val="center"/>
          </w:tcPr>
          <w:p w14:paraId="3B812D8F" w14:textId="77777777" w:rsidR="00CD6823" w:rsidRPr="00390453" w:rsidRDefault="00CD6823" w:rsidP="00CD682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04</w:t>
            </w:r>
          </w:p>
        </w:tc>
        <w:tc>
          <w:tcPr>
            <w:tcW w:w="1327" w:type="dxa"/>
            <w:vAlign w:val="center"/>
          </w:tcPr>
          <w:p w14:paraId="65BD8AFB" w14:textId="77777777" w:rsidR="00CD6823" w:rsidRPr="00390453" w:rsidRDefault="00CD6823" w:rsidP="00CD682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05</w:t>
            </w:r>
          </w:p>
        </w:tc>
        <w:tc>
          <w:tcPr>
            <w:tcW w:w="1151" w:type="dxa"/>
            <w:vAlign w:val="center"/>
          </w:tcPr>
          <w:p w14:paraId="3389BCB1" w14:textId="77777777" w:rsidR="00CD6823" w:rsidRPr="00390453" w:rsidRDefault="00CD6823" w:rsidP="00CD682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06</w:t>
            </w:r>
          </w:p>
        </w:tc>
        <w:tc>
          <w:tcPr>
            <w:tcW w:w="1240" w:type="dxa"/>
            <w:vAlign w:val="center"/>
          </w:tcPr>
          <w:p w14:paraId="46188F4B" w14:textId="77777777" w:rsidR="00CD6823" w:rsidRPr="00390453" w:rsidRDefault="00CD6823" w:rsidP="00CD682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07</w:t>
            </w:r>
          </w:p>
        </w:tc>
        <w:tc>
          <w:tcPr>
            <w:tcW w:w="1239" w:type="dxa"/>
          </w:tcPr>
          <w:p w14:paraId="400317BA" w14:textId="4655EC78" w:rsidR="00CD6823" w:rsidRPr="00390453" w:rsidRDefault="00CD6823" w:rsidP="00CD6823">
            <w:pPr>
              <w:spacing w:after="0" w:line="240" w:lineRule="auto"/>
              <w:jc w:val="center"/>
              <w:rPr>
                <w:rFonts w:asciiTheme="minorHAnsi" w:hAnsiTheme="minorHAnsi" w:cstheme="minorHAnsi"/>
                <w:sz w:val="18"/>
                <w:szCs w:val="18"/>
              </w:rPr>
            </w:pPr>
            <w:r w:rsidRPr="00390453">
              <w:rPr>
                <w:rFonts w:cstheme="minorHAnsi"/>
                <w:sz w:val="20"/>
                <w:szCs w:val="20"/>
              </w:rPr>
              <w:t>08</w:t>
            </w:r>
          </w:p>
        </w:tc>
        <w:tc>
          <w:tcPr>
            <w:tcW w:w="1421" w:type="dxa"/>
          </w:tcPr>
          <w:p w14:paraId="7741404B" w14:textId="695D82F8" w:rsidR="00CD6823" w:rsidRPr="00390453" w:rsidRDefault="00CD6823" w:rsidP="00CD6823">
            <w:pPr>
              <w:spacing w:after="0" w:line="240" w:lineRule="auto"/>
              <w:jc w:val="center"/>
              <w:rPr>
                <w:rFonts w:asciiTheme="minorHAnsi" w:hAnsiTheme="minorHAnsi" w:cstheme="minorHAnsi"/>
                <w:sz w:val="18"/>
                <w:szCs w:val="18"/>
              </w:rPr>
            </w:pPr>
            <w:r w:rsidRPr="00390453">
              <w:rPr>
                <w:rFonts w:cstheme="minorHAnsi"/>
                <w:sz w:val="20"/>
                <w:szCs w:val="20"/>
              </w:rPr>
              <w:t>09</w:t>
            </w:r>
          </w:p>
        </w:tc>
      </w:tr>
      <w:tr w:rsidR="00CD6823" w:rsidRPr="00390453" w14:paraId="255D3F39" w14:textId="78581132" w:rsidTr="00107692">
        <w:trPr>
          <w:trHeight w:val="1540"/>
        </w:trPr>
        <w:tc>
          <w:tcPr>
            <w:tcW w:w="964" w:type="dxa"/>
            <w:vAlign w:val="bottom"/>
          </w:tcPr>
          <w:p w14:paraId="1A0E53C9" w14:textId="77777777" w:rsidR="00CD6823" w:rsidRPr="00390453" w:rsidRDefault="00CD6823" w:rsidP="00CD6823">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Dwelling</w:t>
            </w:r>
          </w:p>
          <w:p w14:paraId="6141093C" w14:textId="6BD7EDFE" w:rsidR="00CD6823" w:rsidRPr="00390453" w:rsidRDefault="00CD6823" w:rsidP="00CD6823">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Name</w:t>
            </w:r>
          </w:p>
        </w:tc>
        <w:tc>
          <w:tcPr>
            <w:tcW w:w="979" w:type="dxa"/>
            <w:vAlign w:val="bottom"/>
          </w:tcPr>
          <w:p w14:paraId="170C1A3E" w14:textId="77777777" w:rsidR="00CD6823" w:rsidRPr="00390453" w:rsidRDefault="00CD6823" w:rsidP="00CD6823">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Number of Stories</w:t>
            </w:r>
          </w:p>
        </w:tc>
        <w:tc>
          <w:tcPr>
            <w:tcW w:w="1239" w:type="dxa"/>
            <w:vAlign w:val="bottom"/>
          </w:tcPr>
          <w:p w14:paraId="46576F06" w14:textId="77777777" w:rsidR="00CD6823" w:rsidRPr="00390453" w:rsidRDefault="00CD6823" w:rsidP="00CD6823">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Master Bath distance of furthest fixture to Water Heater in feet</w:t>
            </w:r>
          </w:p>
        </w:tc>
        <w:tc>
          <w:tcPr>
            <w:tcW w:w="1239" w:type="dxa"/>
            <w:vAlign w:val="bottom"/>
          </w:tcPr>
          <w:p w14:paraId="234B235B" w14:textId="77777777" w:rsidR="00CD6823" w:rsidRPr="00390453" w:rsidRDefault="00CD6823" w:rsidP="00CD6823">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Kitchen distance from furthest fixture to Water Heater in feet</w:t>
            </w:r>
          </w:p>
        </w:tc>
        <w:tc>
          <w:tcPr>
            <w:tcW w:w="1327" w:type="dxa"/>
            <w:vAlign w:val="bottom"/>
          </w:tcPr>
          <w:p w14:paraId="14981C4C" w14:textId="054447FD" w:rsidR="00CD6823" w:rsidRPr="00390453" w:rsidRDefault="00CD6823" w:rsidP="00CD6823">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Furthest Third furthest fixture to Water Heater in feet </w:t>
            </w:r>
            <w:r w:rsidRPr="00390453">
              <w:rPr>
                <w:rFonts w:cstheme="minorHAnsi"/>
                <w:sz w:val="18"/>
                <w:szCs w:val="20"/>
              </w:rPr>
              <w:t>(Avg for multiple water heaters)</w:t>
            </w:r>
          </w:p>
        </w:tc>
        <w:tc>
          <w:tcPr>
            <w:tcW w:w="1151" w:type="dxa"/>
            <w:vAlign w:val="bottom"/>
          </w:tcPr>
          <w:p w14:paraId="2A8258F7" w14:textId="77777777" w:rsidR="00CD6823" w:rsidRPr="00390453" w:rsidRDefault="00CD6823" w:rsidP="00CD682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Weighted Distance</w:t>
            </w:r>
          </w:p>
        </w:tc>
        <w:tc>
          <w:tcPr>
            <w:tcW w:w="1240" w:type="dxa"/>
            <w:vAlign w:val="bottom"/>
          </w:tcPr>
          <w:p w14:paraId="659BCEE6" w14:textId="77777777" w:rsidR="00CD6823" w:rsidRPr="00390453" w:rsidRDefault="00CD6823" w:rsidP="00CD6823">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Qualification Distance</w:t>
            </w:r>
          </w:p>
        </w:tc>
        <w:tc>
          <w:tcPr>
            <w:tcW w:w="1239" w:type="dxa"/>
            <w:vAlign w:val="bottom"/>
          </w:tcPr>
          <w:p w14:paraId="0B2E6599" w14:textId="437659F5" w:rsidR="00CD6823" w:rsidRPr="00390453" w:rsidRDefault="00CD6823" w:rsidP="00CD6823">
            <w:pPr>
              <w:spacing w:after="0" w:line="240" w:lineRule="auto"/>
              <w:rPr>
                <w:rFonts w:asciiTheme="minorHAnsi" w:hAnsiTheme="minorHAnsi" w:cstheme="minorHAnsi"/>
                <w:sz w:val="18"/>
                <w:szCs w:val="18"/>
              </w:rPr>
            </w:pPr>
            <w:r w:rsidRPr="00390453">
              <w:rPr>
                <w:rFonts w:cstheme="minorHAnsi"/>
                <w:sz w:val="18"/>
              </w:rPr>
              <w:t>Design Compactness Factor</w:t>
            </w:r>
          </w:p>
        </w:tc>
        <w:tc>
          <w:tcPr>
            <w:tcW w:w="1421" w:type="dxa"/>
            <w:vAlign w:val="bottom"/>
          </w:tcPr>
          <w:p w14:paraId="6598AC6A" w14:textId="2E65DB21" w:rsidR="00CD6823" w:rsidRPr="00390453" w:rsidRDefault="00CD6823" w:rsidP="00CD6823">
            <w:pPr>
              <w:spacing w:after="0" w:line="240" w:lineRule="auto"/>
              <w:rPr>
                <w:rFonts w:asciiTheme="minorHAnsi" w:hAnsiTheme="minorHAnsi" w:cstheme="minorHAnsi"/>
                <w:sz w:val="18"/>
                <w:szCs w:val="18"/>
              </w:rPr>
            </w:pPr>
            <w:r w:rsidRPr="00390453">
              <w:rPr>
                <w:rFonts w:cstheme="minorHAnsi"/>
                <w:sz w:val="18"/>
              </w:rPr>
              <w:t>Calculated Compactness Factor</w:t>
            </w:r>
          </w:p>
        </w:tc>
      </w:tr>
      <w:tr w:rsidR="00CD6823" w:rsidRPr="00390453" w14:paraId="2CBEDBF6" w14:textId="5AF6D12A" w:rsidTr="00107692">
        <w:trPr>
          <w:trHeight w:val="305"/>
        </w:trPr>
        <w:tc>
          <w:tcPr>
            <w:tcW w:w="964" w:type="dxa"/>
          </w:tcPr>
          <w:p w14:paraId="054F363E" w14:textId="30944026" w:rsidR="00CD6823" w:rsidRPr="00390453" w:rsidRDefault="00CD6823" w:rsidP="00CD6823">
            <w:pPr>
              <w:spacing w:after="0" w:line="240" w:lineRule="auto"/>
              <w:rPr>
                <w:rFonts w:asciiTheme="minorHAnsi" w:hAnsiTheme="minorHAnsi" w:cstheme="minorHAnsi"/>
                <w:sz w:val="18"/>
                <w:szCs w:val="18"/>
              </w:rPr>
            </w:pPr>
          </w:p>
        </w:tc>
        <w:tc>
          <w:tcPr>
            <w:tcW w:w="979" w:type="dxa"/>
          </w:tcPr>
          <w:p w14:paraId="24D0890E" w14:textId="70F8AB2E" w:rsidR="00CD6823" w:rsidRPr="00390453" w:rsidRDefault="00CD6823" w:rsidP="00CD6823">
            <w:pPr>
              <w:spacing w:after="0" w:line="240" w:lineRule="auto"/>
              <w:rPr>
                <w:rFonts w:asciiTheme="minorHAnsi" w:hAnsiTheme="minorHAnsi" w:cstheme="minorHAnsi"/>
                <w:sz w:val="18"/>
                <w:szCs w:val="18"/>
              </w:rPr>
            </w:pPr>
          </w:p>
        </w:tc>
        <w:tc>
          <w:tcPr>
            <w:tcW w:w="1239" w:type="dxa"/>
          </w:tcPr>
          <w:p w14:paraId="3834B5C2" w14:textId="5157AF0C" w:rsidR="00CD6823" w:rsidRPr="00390453" w:rsidRDefault="00CD6823" w:rsidP="00CD6823">
            <w:pPr>
              <w:spacing w:after="0" w:line="240" w:lineRule="auto"/>
              <w:rPr>
                <w:rFonts w:asciiTheme="minorHAnsi" w:hAnsiTheme="minorHAnsi" w:cstheme="minorHAnsi"/>
                <w:sz w:val="18"/>
                <w:szCs w:val="18"/>
              </w:rPr>
            </w:pPr>
          </w:p>
        </w:tc>
        <w:tc>
          <w:tcPr>
            <w:tcW w:w="1239" w:type="dxa"/>
          </w:tcPr>
          <w:p w14:paraId="46B5613D" w14:textId="1DAF02CC" w:rsidR="00CD6823" w:rsidRPr="00390453" w:rsidRDefault="00CD6823" w:rsidP="00CD6823">
            <w:pPr>
              <w:spacing w:after="0" w:line="240" w:lineRule="auto"/>
              <w:rPr>
                <w:rFonts w:asciiTheme="minorHAnsi" w:hAnsiTheme="minorHAnsi" w:cstheme="minorHAnsi"/>
                <w:sz w:val="18"/>
                <w:szCs w:val="18"/>
              </w:rPr>
            </w:pPr>
          </w:p>
        </w:tc>
        <w:tc>
          <w:tcPr>
            <w:tcW w:w="1327" w:type="dxa"/>
          </w:tcPr>
          <w:p w14:paraId="011D882D" w14:textId="18D07817" w:rsidR="00CD6823" w:rsidRPr="00390453" w:rsidRDefault="00CD6823" w:rsidP="00CD6823">
            <w:pPr>
              <w:spacing w:after="0" w:line="240" w:lineRule="auto"/>
              <w:rPr>
                <w:rFonts w:asciiTheme="minorHAnsi" w:hAnsiTheme="minorHAnsi" w:cstheme="minorHAnsi"/>
                <w:sz w:val="18"/>
                <w:szCs w:val="18"/>
              </w:rPr>
            </w:pPr>
          </w:p>
        </w:tc>
        <w:tc>
          <w:tcPr>
            <w:tcW w:w="1151" w:type="dxa"/>
          </w:tcPr>
          <w:p w14:paraId="6D30B9C2" w14:textId="7357CCE3" w:rsidR="00CD6823" w:rsidRPr="00390453" w:rsidRDefault="00CD6823" w:rsidP="00CD6823">
            <w:pPr>
              <w:spacing w:after="0" w:line="240" w:lineRule="auto"/>
              <w:rPr>
                <w:rFonts w:asciiTheme="minorHAnsi" w:hAnsiTheme="minorHAnsi" w:cstheme="minorHAnsi"/>
                <w:sz w:val="18"/>
                <w:szCs w:val="18"/>
              </w:rPr>
            </w:pPr>
          </w:p>
        </w:tc>
        <w:tc>
          <w:tcPr>
            <w:tcW w:w="1240" w:type="dxa"/>
          </w:tcPr>
          <w:p w14:paraId="33B7C9A0" w14:textId="7404988E" w:rsidR="00CD6823" w:rsidRPr="00390453" w:rsidRDefault="00CD6823" w:rsidP="00CD6823">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 </w:t>
            </w:r>
          </w:p>
        </w:tc>
        <w:tc>
          <w:tcPr>
            <w:tcW w:w="1239" w:type="dxa"/>
          </w:tcPr>
          <w:p w14:paraId="2A1EBE8F" w14:textId="77777777" w:rsidR="00CD6823" w:rsidRPr="00390453" w:rsidRDefault="00CD6823" w:rsidP="00CD6823">
            <w:pPr>
              <w:spacing w:after="0" w:line="240" w:lineRule="auto"/>
              <w:rPr>
                <w:rFonts w:asciiTheme="minorHAnsi" w:hAnsiTheme="minorHAnsi" w:cstheme="minorHAnsi"/>
                <w:sz w:val="18"/>
                <w:szCs w:val="18"/>
              </w:rPr>
            </w:pPr>
          </w:p>
        </w:tc>
        <w:tc>
          <w:tcPr>
            <w:tcW w:w="1421" w:type="dxa"/>
          </w:tcPr>
          <w:p w14:paraId="49C31FCF" w14:textId="77777777" w:rsidR="00CD6823" w:rsidRPr="00390453" w:rsidRDefault="00CD6823" w:rsidP="00CD6823">
            <w:pPr>
              <w:spacing w:after="0" w:line="240" w:lineRule="auto"/>
              <w:rPr>
                <w:rFonts w:asciiTheme="minorHAnsi" w:hAnsiTheme="minorHAnsi" w:cstheme="minorHAnsi"/>
                <w:sz w:val="18"/>
                <w:szCs w:val="18"/>
              </w:rPr>
            </w:pPr>
          </w:p>
        </w:tc>
      </w:tr>
      <w:tr w:rsidR="00CD6823" w:rsidRPr="00390453" w14:paraId="3E87678C" w14:textId="1F487332" w:rsidTr="00107692">
        <w:trPr>
          <w:trHeight w:val="217"/>
        </w:trPr>
        <w:tc>
          <w:tcPr>
            <w:tcW w:w="964" w:type="dxa"/>
          </w:tcPr>
          <w:p w14:paraId="3109483B" w14:textId="77777777" w:rsidR="00CD6823" w:rsidRPr="00390453" w:rsidRDefault="00CD6823" w:rsidP="00CD6823">
            <w:pPr>
              <w:spacing w:after="0" w:line="240" w:lineRule="auto"/>
              <w:rPr>
                <w:rFonts w:asciiTheme="minorHAnsi" w:hAnsiTheme="minorHAnsi" w:cstheme="minorHAnsi"/>
                <w:sz w:val="18"/>
                <w:szCs w:val="18"/>
              </w:rPr>
            </w:pPr>
          </w:p>
        </w:tc>
        <w:tc>
          <w:tcPr>
            <w:tcW w:w="979" w:type="dxa"/>
          </w:tcPr>
          <w:p w14:paraId="4C24CD6F" w14:textId="77777777" w:rsidR="00CD6823" w:rsidRPr="00390453" w:rsidRDefault="00CD6823" w:rsidP="00CD6823">
            <w:pPr>
              <w:spacing w:after="0" w:line="240" w:lineRule="auto"/>
              <w:rPr>
                <w:rFonts w:asciiTheme="minorHAnsi" w:hAnsiTheme="minorHAnsi" w:cstheme="minorHAnsi"/>
                <w:sz w:val="18"/>
                <w:szCs w:val="18"/>
              </w:rPr>
            </w:pPr>
          </w:p>
        </w:tc>
        <w:tc>
          <w:tcPr>
            <w:tcW w:w="1239" w:type="dxa"/>
          </w:tcPr>
          <w:p w14:paraId="3AE9F889" w14:textId="77777777" w:rsidR="00CD6823" w:rsidRPr="00390453" w:rsidRDefault="00CD6823" w:rsidP="00CD6823">
            <w:pPr>
              <w:spacing w:after="0" w:line="240" w:lineRule="auto"/>
              <w:rPr>
                <w:rFonts w:asciiTheme="minorHAnsi" w:hAnsiTheme="minorHAnsi" w:cstheme="minorHAnsi"/>
                <w:sz w:val="18"/>
                <w:szCs w:val="18"/>
              </w:rPr>
            </w:pPr>
          </w:p>
        </w:tc>
        <w:tc>
          <w:tcPr>
            <w:tcW w:w="1239" w:type="dxa"/>
          </w:tcPr>
          <w:p w14:paraId="3CF0781C" w14:textId="77777777" w:rsidR="00CD6823" w:rsidRPr="00390453" w:rsidRDefault="00CD6823" w:rsidP="00CD6823">
            <w:pPr>
              <w:spacing w:after="0" w:line="240" w:lineRule="auto"/>
              <w:rPr>
                <w:rFonts w:asciiTheme="minorHAnsi" w:hAnsiTheme="minorHAnsi" w:cstheme="minorHAnsi"/>
                <w:sz w:val="18"/>
                <w:szCs w:val="18"/>
              </w:rPr>
            </w:pPr>
          </w:p>
        </w:tc>
        <w:tc>
          <w:tcPr>
            <w:tcW w:w="1327" w:type="dxa"/>
          </w:tcPr>
          <w:p w14:paraId="703CA9ED" w14:textId="77777777" w:rsidR="00CD6823" w:rsidRPr="00390453" w:rsidRDefault="00CD6823" w:rsidP="00CD6823">
            <w:pPr>
              <w:spacing w:after="0" w:line="240" w:lineRule="auto"/>
              <w:rPr>
                <w:rFonts w:asciiTheme="minorHAnsi" w:hAnsiTheme="minorHAnsi" w:cstheme="minorHAnsi"/>
                <w:sz w:val="18"/>
                <w:szCs w:val="18"/>
              </w:rPr>
            </w:pPr>
          </w:p>
        </w:tc>
        <w:tc>
          <w:tcPr>
            <w:tcW w:w="1151" w:type="dxa"/>
          </w:tcPr>
          <w:p w14:paraId="624FEE8B" w14:textId="77777777" w:rsidR="00CD6823" w:rsidRPr="00390453" w:rsidRDefault="00CD6823" w:rsidP="00CD6823">
            <w:pPr>
              <w:spacing w:after="0" w:line="240" w:lineRule="auto"/>
              <w:rPr>
                <w:rFonts w:asciiTheme="minorHAnsi" w:hAnsiTheme="minorHAnsi" w:cstheme="minorHAnsi"/>
                <w:sz w:val="18"/>
                <w:szCs w:val="18"/>
              </w:rPr>
            </w:pPr>
          </w:p>
        </w:tc>
        <w:tc>
          <w:tcPr>
            <w:tcW w:w="1240" w:type="dxa"/>
          </w:tcPr>
          <w:p w14:paraId="2F7F37AB" w14:textId="77777777" w:rsidR="00CD6823" w:rsidRPr="00390453" w:rsidRDefault="00CD6823" w:rsidP="00CD6823">
            <w:pPr>
              <w:spacing w:after="0" w:line="240" w:lineRule="auto"/>
              <w:rPr>
                <w:rFonts w:asciiTheme="minorHAnsi" w:hAnsiTheme="minorHAnsi" w:cstheme="minorHAnsi"/>
                <w:sz w:val="18"/>
                <w:szCs w:val="18"/>
              </w:rPr>
            </w:pPr>
          </w:p>
        </w:tc>
        <w:tc>
          <w:tcPr>
            <w:tcW w:w="1239" w:type="dxa"/>
          </w:tcPr>
          <w:p w14:paraId="2A2D66ED" w14:textId="77777777" w:rsidR="00CD6823" w:rsidRPr="00390453" w:rsidRDefault="00CD6823" w:rsidP="00CD6823">
            <w:pPr>
              <w:spacing w:after="0" w:line="240" w:lineRule="auto"/>
              <w:rPr>
                <w:rFonts w:asciiTheme="minorHAnsi" w:hAnsiTheme="minorHAnsi" w:cstheme="minorHAnsi"/>
                <w:sz w:val="18"/>
                <w:szCs w:val="18"/>
              </w:rPr>
            </w:pPr>
          </w:p>
        </w:tc>
        <w:tc>
          <w:tcPr>
            <w:tcW w:w="1421" w:type="dxa"/>
          </w:tcPr>
          <w:p w14:paraId="397818A3" w14:textId="77777777" w:rsidR="00CD6823" w:rsidRPr="00390453" w:rsidRDefault="00CD6823" w:rsidP="00CD6823">
            <w:pPr>
              <w:spacing w:after="0" w:line="240" w:lineRule="auto"/>
              <w:rPr>
                <w:rFonts w:asciiTheme="minorHAnsi" w:hAnsiTheme="minorHAnsi" w:cstheme="minorHAnsi"/>
                <w:sz w:val="18"/>
                <w:szCs w:val="18"/>
              </w:rPr>
            </w:pPr>
          </w:p>
        </w:tc>
      </w:tr>
      <w:tr w:rsidR="00CD6823" w:rsidRPr="00390453" w14:paraId="65D6F597" w14:textId="4F3AFD62" w:rsidTr="00107692">
        <w:trPr>
          <w:trHeight w:val="242"/>
        </w:trPr>
        <w:tc>
          <w:tcPr>
            <w:tcW w:w="10802" w:type="dxa"/>
            <w:gridSpan w:val="9"/>
          </w:tcPr>
          <w:p w14:paraId="25178327" w14:textId="0934B627" w:rsidR="00CD6823" w:rsidRPr="00390453" w:rsidRDefault="00CD6823" w:rsidP="00CD6823">
            <w:pPr>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t>The responsible person’s signature on this compliance document affirms that all applicable requirements in this table have been met</w:t>
            </w:r>
          </w:p>
        </w:tc>
      </w:tr>
    </w:tbl>
    <w:p w14:paraId="6D1138D8" w14:textId="77777777" w:rsidR="000807DE" w:rsidRPr="00390453" w:rsidRDefault="000807DE" w:rsidP="00DC522B">
      <w:pPr>
        <w:spacing w:after="0" w:line="240" w:lineRule="auto"/>
        <w:rPr>
          <w:rFonts w:asciiTheme="minorHAnsi" w:hAnsiTheme="minorHAnsi" w:cstheme="minorHAnsi"/>
          <w:sz w:val="18"/>
          <w:szCs w:val="18"/>
        </w:rPr>
      </w:pPr>
    </w:p>
    <w:tbl>
      <w:tblPr>
        <w:tblStyle w:val="TableGrid3"/>
        <w:tblpPr w:leftFromText="180" w:rightFromText="180" w:vertAnchor="text" w:tblpX="18" w:tblpY="1"/>
        <w:tblOverlap w:val="never"/>
        <w:tblW w:w="10775" w:type="dxa"/>
        <w:tblLook w:val="04A0" w:firstRow="1" w:lastRow="0" w:firstColumn="1" w:lastColumn="0" w:noHBand="0" w:noVBand="1"/>
      </w:tblPr>
      <w:tblGrid>
        <w:gridCol w:w="1357"/>
        <w:gridCol w:w="744"/>
        <w:gridCol w:w="897"/>
        <w:gridCol w:w="1229"/>
        <w:gridCol w:w="263"/>
        <w:gridCol w:w="688"/>
        <w:gridCol w:w="572"/>
        <w:gridCol w:w="1129"/>
        <w:gridCol w:w="178"/>
        <w:gridCol w:w="1731"/>
        <w:gridCol w:w="1987"/>
      </w:tblGrid>
      <w:tr w:rsidR="00D72ABF" w:rsidRPr="00390453" w14:paraId="28C933DD" w14:textId="77777777" w:rsidTr="00107692">
        <w:trPr>
          <w:cantSplit/>
          <w:trHeight w:val="241"/>
        </w:trPr>
        <w:tc>
          <w:tcPr>
            <w:tcW w:w="10775" w:type="dxa"/>
            <w:gridSpan w:val="11"/>
          </w:tcPr>
          <w:p w14:paraId="3B718E9B" w14:textId="3E19F281" w:rsidR="00D72ABF" w:rsidRPr="00390453" w:rsidRDefault="00D72ABF" w:rsidP="00CD6823">
            <w:pPr>
              <w:spacing w:after="0" w:line="240" w:lineRule="auto"/>
              <w:rPr>
                <w:rFonts w:asciiTheme="minorHAnsi" w:hAnsiTheme="minorHAnsi" w:cstheme="minorHAnsi"/>
                <w:b/>
                <w:sz w:val="20"/>
                <w:szCs w:val="18"/>
              </w:rPr>
            </w:pPr>
            <w:r w:rsidRPr="00390453">
              <w:rPr>
                <w:rFonts w:asciiTheme="minorHAnsi" w:hAnsiTheme="minorHAnsi" w:cstheme="minorHAnsi"/>
                <w:b/>
                <w:sz w:val="20"/>
                <w:szCs w:val="18"/>
              </w:rPr>
              <w:t>I. HERS-Verified Drain Water Heat Recovery System (DWHR-H)</w:t>
            </w:r>
          </w:p>
          <w:p w14:paraId="1ABB917D" w14:textId="3C9DF80B" w:rsidR="00D72ABF" w:rsidRPr="00390453" w:rsidRDefault="00D72ABF" w:rsidP="00CD6823">
            <w:pPr>
              <w:spacing w:after="0" w:line="240" w:lineRule="auto"/>
              <w:rPr>
                <w:rFonts w:asciiTheme="minorHAnsi" w:hAnsiTheme="minorHAnsi" w:cstheme="minorHAnsi"/>
                <w:sz w:val="20"/>
                <w:szCs w:val="18"/>
              </w:rPr>
            </w:pPr>
            <w:r w:rsidRPr="00390453">
              <w:rPr>
                <w:rFonts w:asciiTheme="minorHAnsi" w:hAnsiTheme="minorHAnsi" w:cstheme="minorHAnsi"/>
                <w:sz w:val="18"/>
                <w:szCs w:val="18"/>
              </w:rPr>
              <w:t>DWHR devices shall comply with these requirements.</w:t>
            </w:r>
          </w:p>
        </w:tc>
      </w:tr>
      <w:tr w:rsidR="00B6144B" w:rsidRPr="00390453" w14:paraId="38CB57EA" w14:textId="77777777" w:rsidTr="00107692">
        <w:trPr>
          <w:cantSplit/>
          <w:trHeight w:val="143"/>
        </w:trPr>
        <w:tc>
          <w:tcPr>
            <w:tcW w:w="10775" w:type="dxa"/>
            <w:gridSpan w:val="11"/>
          </w:tcPr>
          <w:p w14:paraId="4FC44D03" w14:textId="32C72C88" w:rsidR="00B6144B" w:rsidRPr="00390453"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rFonts w:asciiTheme="minorHAnsi" w:hAnsiTheme="minorHAnsi" w:cstheme="minorHAnsi"/>
                <w:b/>
                <w:sz w:val="18"/>
                <w:szCs w:val="18"/>
              </w:rPr>
              <w:t>Design DWHR System Information</w:t>
            </w:r>
          </w:p>
        </w:tc>
      </w:tr>
      <w:tr w:rsidR="00B6144B" w:rsidRPr="00390453" w14:paraId="43C97608" w14:textId="77777777" w:rsidTr="00107692">
        <w:trPr>
          <w:cantSplit/>
          <w:trHeight w:val="143"/>
        </w:trPr>
        <w:tc>
          <w:tcPr>
            <w:tcW w:w="2101" w:type="dxa"/>
            <w:gridSpan w:val="2"/>
          </w:tcPr>
          <w:p w14:paraId="5DA1CC2D" w14:textId="2D232E40"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01</w:t>
            </w:r>
          </w:p>
        </w:tc>
        <w:tc>
          <w:tcPr>
            <w:tcW w:w="2389" w:type="dxa"/>
            <w:gridSpan w:val="3"/>
          </w:tcPr>
          <w:p w14:paraId="2322BC22" w14:textId="39B22B36"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02</w:t>
            </w:r>
          </w:p>
        </w:tc>
        <w:tc>
          <w:tcPr>
            <w:tcW w:w="2389" w:type="dxa"/>
            <w:gridSpan w:val="3"/>
          </w:tcPr>
          <w:p w14:paraId="06981968" w14:textId="033087EB"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03</w:t>
            </w:r>
          </w:p>
        </w:tc>
        <w:tc>
          <w:tcPr>
            <w:tcW w:w="3894" w:type="dxa"/>
            <w:gridSpan w:val="3"/>
          </w:tcPr>
          <w:p w14:paraId="14134EFA" w14:textId="77DAF8EA"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04</w:t>
            </w:r>
          </w:p>
        </w:tc>
      </w:tr>
      <w:tr w:rsidR="00B6144B" w:rsidRPr="00390453" w14:paraId="5A0DBD2E" w14:textId="77777777" w:rsidTr="00107692">
        <w:trPr>
          <w:cantSplit/>
          <w:trHeight w:val="143"/>
        </w:trPr>
        <w:tc>
          <w:tcPr>
            <w:tcW w:w="2101" w:type="dxa"/>
            <w:gridSpan w:val="2"/>
          </w:tcPr>
          <w:p w14:paraId="22C1E700" w14:textId="268C3235"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System ID/Name</w:t>
            </w:r>
          </w:p>
        </w:tc>
        <w:tc>
          <w:tcPr>
            <w:tcW w:w="2389" w:type="dxa"/>
            <w:gridSpan w:val="3"/>
          </w:tcPr>
          <w:p w14:paraId="03C7B987" w14:textId="6B6ED5C5"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Rated Effectiveness</w:t>
            </w:r>
          </w:p>
        </w:tc>
        <w:tc>
          <w:tcPr>
            <w:tcW w:w="2389" w:type="dxa"/>
            <w:gridSpan w:val="3"/>
          </w:tcPr>
          <w:p w14:paraId="2025314F" w14:textId="160BE174"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Installation Configuration</w:t>
            </w:r>
          </w:p>
        </w:tc>
        <w:tc>
          <w:tcPr>
            <w:tcW w:w="3894" w:type="dxa"/>
            <w:gridSpan w:val="3"/>
          </w:tcPr>
          <w:p w14:paraId="4DE15F31" w14:textId="60D4CE6B"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Percent of shower served by the DWHR device</w:t>
            </w:r>
          </w:p>
        </w:tc>
      </w:tr>
      <w:tr w:rsidR="00B6144B" w:rsidRPr="00390453" w14:paraId="6D9399A8" w14:textId="77777777" w:rsidTr="00107692">
        <w:trPr>
          <w:cantSplit/>
          <w:trHeight w:val="143"/>
        </w:trPr>
        <w:tc>
          <w:tcPr>
            <w:tcW w:w="2101" w:type="dxa"/>
            <w:gridSpan w:val="2"/>
          </w:tcPr>
          <w:p w14:paraId="6BF86E18"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389" w:type="dxa"/>
            <w:gridSpan w:val="3"/>
          </w:tcPr>
          <w:p w14:paraId="34A47080"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389" w:type="dxa"/>
            <w:gridSpan w:val="3"/>
          </w:tcPr>
          <w:p w14:paraId="237CB9FD"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894" w:type="dxa"/>
            <w:gridSpan w:val="3"/>
          </w:tcPr>
          <w:p w14:paraId="378467EC"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B6144B" w:rsidRPr="00390453" w14:paraId="6310F916" w14:textId="77777777" w:rsidTr="00107692">
        <w:trPr>
          <w:cantSplit/>
          <w:trHeight w:val="143"/>
        </w:trPr>
        <w:tc>
          <w:tcPr>
            <w:tcW w:w="2101" w:type="dxa"/>
            <w:gridSpan w:val="2"/>
          </w:tcPr>
          <w:p w14:paraId="527AA277"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389" w:type="dxa"/>
            <w:gridSpan w:val="3"/>
          </w:tcPr>
          <w:p w14:paraId="45B78061"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389" w:type="dxa"/>
            <w:gridSpan w:val="3"/>
          </w:tcPr>
          <w:p w14:paraId="2BC4D837"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894" w:type="dxa"/>
            <w:gridSpan w:val="3"/>
          </w:tcPr>
          <w:p w14:paraId="1ED4C186"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B6144B" w:rsidRPr="00390453" w14:paraId="5DB5178A" w14:textId="77777777" w:rsidTr="00107692">
        <w:trPr>
          <w:cantSplit/>
          <w:trHeight w:val="143"/>
        </w:trPr>
        <w:tc>
          <w:tcPr>
            <w:tcW w:w="10775" w:type="dxa"/>
            <w:gridSpan w:val="11"/>
            <w:vAlign w:val="bottom"/>
          </w:tcPr>
          <w:p w14:paraId="31EC9FA4" w14:textId="14380203" w:rsidR="00B6144B" w:rsidRPr="00390453"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rFonts w:asciiTheme="minorHAnsi" w:hAnsiTheme="minorHAnsi" w:cstheme="minorHAnsi"/>
                <w:b/>
                <w:sz w:val="18"/>
                <w:szCs w:val="18"/>
              </w:rPr>
              <w:t>Installed DWHR System Information</w:t>
            </w:r>
          </w:p>
        </w:tc>
      </w:tr>
      <w:tr w:rsidR="00B6144B" w:rsidRPr="00390453" w14:paraId="29B704B5" w14:textId="77777777" w:rsidTr="00107692">
        <w:trPr>
          <w:cantSplit/>
          <w:trHeight w:val="143"/>
        </w:trPr>
        <w:tc>
          <w:tcPr>
            <w:tcW w:w="1357" w:type="dxa"/>
          </w:tcPr>
          <w:p w14:paraId="575EF238" w14:textId="55D217A4"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05</w:t>
            </w:r>
          </w:p>
        </w:tc>
        <w:tc>
          <w:tcPr>
            <w:tcW w:w="1641" w:type="dxa"/>
            <w:gridSpan w:val="2"/>
          </w:tcPr>
          <w:p w14:paraId="5069154F" w14:textId="7891349D"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06</w:t>
            </w:r>
          </w:p>
        </w:tc>
        <w:tc>
          <w:tcPr>
            <w:tcW w:w="1229" w:type="dxa"/>
          </w:tcPr>
          <w:p w14:paraId="6A6365B1" w14:textId="6E8F931E"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07</w:t>
            </w:r>
          </w:p>
        </w:tc>
        <w:tc>
          <w:tcPr>
            <w:tcW w:w="1523" w:type="dxa"/>
            <w:gridSpan w:val="3"/>
          </w:tcPr>
          <w:p w14:paraId="02412A05" w14:textId="3EB39094"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08</w:t>
            </w:r>
          </w:p>
        </w:tc>
        <w:tc>
          <w:tcPr>
            <w:tcW w:w="1307" w:type="dxa"/>
            <w:gridSpan w:val="2"/>
          </w:tcPr>
          <w:p w14:paraId="25BFE9D8" w14:textId="52DA2D4B"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09</w:t>
            </w:r>
          </w:p>
        </w:tc>
        <w:tc>
          <w:tcPr>
            <w:tcW w:w="1731" w:type="dxa"/>
          </w:tcPr>
          <w:p w14:paraId="4E7ACBA0" w14:textId="0D3EBAB3"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10</w:t>
            </w:r>
          </w:p>
        </w:tc>
        <w:tc>
          <w:tcPr>
            <w:tcW w:w="1985" w:type="dxa"/>
          </w:tcPr>
          <w:p w14:paraId="57E28FE4" w14:textId="3D7092D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11</w:t>
            </w:r>
          </w:p>
        </w:tc>
      </w:tr>
      <w:tr w:rsidR="00B6144B" w:rsidRPr="00390453" w14:paraId="38AAE31B" w14:textId="77777777" w:rsidTr="00107692">
        <w:trPr>
          <w:cantSplit/>
          <w:trHeight w:val="143"/>
        </w:trPr>
        <w:tc>
          <w:tcPr>
            <w:tcW w:w="1357" w:type="dxa"/>
            <w:vAlign w:val="bottom"/>
          </w:tcPr>
          <w:p w14:paraId="587D6D06" w14:textId="4D7D7A42"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System Name/ID</w:t>
            </w:r>
          </w:p>
        </w:tc>
        <w:tc>
          <w:tcPr>
            <w:tcW w:w="1641" w:type="dxa"/>
            <w:gridSpan w:val="2"/>
            <w:vAlign w:val="bottom"/>
          </w:tcPr>
          <w:p w14:paraId="6D3C564A" w14:textId="707F2362"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Manufacturer</w:t>
            </w:r>
          </w:p>
        </w:tc>
        <w:tc>
          <w:tcPr>
            <w:tcW w:w="1229" w:type="dxa"/>
            <w:vAlign w:val="bottom"/>
          </w:tcPr>
          <w:p w14:paraId="3EC73A1D"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Model #</w:t>
            </w:r>
          </w:p>
        </w:tc>
        <w:tc>
          <w:tcPr>
            <w:tcW w:w="1523" w:type="dxa"/>
            <w:gridSpan w:val="3"/>
            <w:vAlign w:val="bottom"/>
          </w:tcPr>
          <w:p w14:paraId="7C0D2D4B"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Rated effectiveness</w:t>
            </w:r>
          </w:p>
        </w:tc>
        <w:tc>
          <w:tcPr>
            <w:tcW w:w="1307" w:type="dxa"/>
            <w:gridSpan w:val="2"/>
            <w:vAlign w:val="bottom"/>
          </w:tcPr>
          <w:p w14:paraId="3EA2B613" w14:textId="05E5370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Installation Configuration</w:t>
            </w:r>
          </w:p>
        </w:tc>
        <w:tc>
          <w:tcPr>
            <w:tcW w:w="1731" w:type="dxa"/>
          </w:tcPr>
          <w:p w14:paraId="032FD2C5"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Percent of shower served by the DWHR device</w:t>
            </w:r>
          </w:p>
        </w:tc>
        <w:tc>
          <w:tcPr>
            <w:tcW w:w="1985" w:type="dxa"/>
            <w:vAlign w:val="bottom"/>
          </w:tcPr>
          <w:p w14:paraId="4A7FF546"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DWHR System Certified by CEC</w:t>
            </w:r>
          </w:p>
          <w:p w14:paraId="5CB57734" w14:textId="0F395574"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(Yes/No)</w:t>
            </w:r>
          </w:p>
        </w:tc>
      </w:tr>
      <w:tr w:rsidR="00B6144B" w:rsidRPr="00390453" w14:paraId="7AB75586" w14:textId="77777777" w:rsidTr="00107692">
        <w:trPr>
          <w:cantSplit/>
          <w:trHeight w:val="187"/>
        </w:trPr>
        <w:tc>
          <w:tcPr>
            <w:tcW w:w="1357" w:type="dxa"/>
          </w:tcPr>
          <w:p w14:paraId="5FBC6F48"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641" w:type="dxa"/>
            <w:gridSpan w:val="2"/>
          </w:tcPr>
          <w:p w14:paraId="0ED74BCB" w14:textId="5ECC53EC"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229" w:type="dxa"/>
          </w:tcPr>
          <w:p w14:paraId="74835B12"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523" w:type="dxa"/>
            <w:gridSpan w:val="3"/>
          </w:tcPr>
          <w:p w14:paraId="6E49C7CF"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307" w:type="dxa"/>
            <w:gridSpan w:val="2"/>
          </w:tcPr>
          <w:p w14:paraId="08D07247"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731" w:type="dxa"/>
          </w:tcPr>
          <w:p w14:paraId="3FBCB49B"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985" w:type="dxa"/>
          </w:tcPr>
          <w:p w14:paraId="45697B98" w14:textId="1BEEF70A"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B6144B" w:rsidRPr="00390453" w14:paraId="66C992EA" w14:textId="77777777" w:rsidTr="00107692">
        <w:trPr>
          <w:cantSplit/>
          <w:trHeight w:val="187"/>
        </w:trPr>
        <w:tc>
          <w:tcPr>
            <w:tcW w:w="1357" w:type="dxa"/>
          </w:tcPr>
          <w:p w14:paraId="109092EA"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641" w:type="dxa"/>
            <w:gridSpan w:val="2"/>
          </w:tcPr>
          <w:p w14:paraId="76100B0B" w14:textId="5B06023C"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229" w:type="dxa"/>
          </w:tcPr>
          <w:p w14:paraId="60849CE1"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523" w:type="dxa"/>
            <w:gridSpan w:val="3"/>
          </w:tcPr>
          <w:p w14:paraId="5A83558E"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307" w:type="dxa"/>
            <w:gridSpan w:val="2"/>
          </w:tcPr>
          <w:p w14:paraId="78C68716"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731" w:type="dxa"/>
          </w:tcPr>
          <w:p w14:paraId="73395073"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985" w:type="dxa"/>
          </w:tcPr>
          <w:p w14:paraId="78D0368C"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r>
      <w:tr w:rsidR="00B6144B" w:rsidRPr="00390453" w14:paraId="71BF0842" w14:textId="77777777" w:rsidTr="00107692">
        <w:trPr>
          <w:cantSplit/>
          <w:trHeight w:val="187"/>
        </w:trPr>
        <w:tc>
          <w:tcPr>
            <w:tcW w:w="1357" w:type="dxa"/>
          </w:tcPr>
          <w:p w14:paraId="3D2644FF" w14:textId="71E9C898"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12</w:t>
            </w:r>
          </w:p>
        </w:tc>
        <w:tc>
          <w:tcPr>
            <w:tcW w:w="9418" w:type="dxa"/>
            <w:gridSpan w:val="10"/>
          </w:tcPr>
          <w:p w14:paraId="0AE441DA" w14:textId="7692868F" w:rsidR="00B6144B" w:rsidRPr="00390453"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rFonts w:asciiTheme="minorHAnsi" w:hAnsiTheme="minorHAnsi" w:cstheme="minorHAnsi"/>
                <w:sz w:val="18"/>
                <w:szCs w:val="18"/>
              </w:rPr>
              <w:t>For water heating system serving a single dwelling, the DWHR system shall, at the minimum, recover heat from the master bathroom shower and must at least transfer that heat either back to the respective shower(s) or the water heater.</w:t>
            </w:r>
          </w:p>
        </w:tc>
      </w:tr>
      <w:tr w:rsidR="00B6144B" w:rsidRPr="00390453" w14:paraId="72702A3F" w14:textId="77777777" w:rsidTr="00107692">
        <w:trPr>
          <w:cantSplit/>
          <w:trHeight w:val="187"/>
        </w:trPr>
        <w:tc>
          <w:tcPr>
            <w:tcW w:w="1357" w:type="dxa"/>
          </w:tcPr>
          <w:p w14:paraId="0F82170C" w14:textId="03F12132"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lastRenderedPageBreak/>
              <w:t>13</w:t>
            </w:r>
          </w:p>
        </w:tc>
        <w:tc>
          <w:tcPr>
            <w:tcW w:w="9418" w:type="dxa"/>
            <w:gridSpan w:val="10"/>
          </w:tcPr>
          <w:p w14:paraId="713AA8F1" w14:textId="30BEE767" w:rsidR="00B6144B" w:rsidRPr="00390453"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rFonts w:asciiTheme="minorHAnsi" w:hAnsiTheme="minorHAnsi" w:cstheme="minorHAnsi"/>
                <w:sz w:val="18"/>
                <w:szCs w:val="18"/>
              </w:rPr>
              <w:t>For central water heating system serving multiple dwellings, the DWHR system shall, at the minimum, recover heat from half the showers located above the first floor and must at least transfer that heat either back to all the respective showers or the water heater.</w:t>
            </w:r>
          </w:p>
        </w:tc>
      </w:tr>
      <w:tr w:rsidR="00B6144B" w:rsidRPr="00390453" w14:paraId="06284682" w14:textId="77777777" w:rsidTr="00107692">
        <w:trPr>
          <w:cantSplit/>
          <w:trHeight w:val="187"/>
        </w:trPr>
        <w:tc>
          <w:tcPr>
            <w:tcW w:w="1357" w:type="dxa"/>
          </w:tcPr>
          <w:p w14:paraId="7A558227" w14:textId="54932892"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14</w:t>
            </w:r>
          </w:p>
        </w:tc>
        <w:tc>
          <w:tcPr>
            <w:tcW w:w="9418" w:type="dxa"/>
            <w:gridSpan w:val="10"/>
          </w:tcPr>
          <w:p w14:paraId="705BA079" w14:textId="059BE7F7" w:rsidR="00B6144B" w:rsidRPr="00390453"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rFonts w:asciiTheme="minorHAnsi" w:hAnsiTheme="minorHAnsi" w:cstheme="minorHAnsi"/>
                <w:sz w:val="18"/>
                <w:szCs w:val="18"/>
              </w:rPr>
              <w:t>The DWHR unit(s) shall be installed within 1 degrees of the rated slope.  Sloped DWHR shall have a minimum lengthwise slope of 1 degree.  The lateral level tolerance shall be within plus or minus 1 degree.</w:t>
            </w:r>
          </w:p>
        </w:tc>
      </w:tr>
      <w:tr w:rsidR="00B6144B" w:rsidRPr="00390453" w14:paraId="69226F64" w14:textId="77777777" w:rsidTr="00107692">
        <w:trPr>
          <w:cantSplit/>
          <w:trHeight w:val="187"/>
        </w:trPr>
        <w:tc>
          <w:tcPr>
            <w:tcW w:w="1357" w:type="dxa"/>
            <w:vAlign w:val="center"/>
          </w:tcPr>
          <w:p w14:paraId="69EBF720" w14:textId="02E7BE80"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15</w:t>
            </w:r>
          </w:p>
        </w:tc>
        <w:tc>
          <w:tcPr>
            <w:tcW w:w="3821" w:type="dxa"/>
            <w:gridSpan w:val="5"/>
            <w:vAlign w:val="center"/>
          </w:tcPr>
          <w:p w14:paraId="0603ABBB" w14:textId="2EABC3B9" w:rsidR="00B6144B" w:rsidRPr="00390453"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sz w:val="18"/>
                <w:szCs w:val="18"/>
              </w:rPr>
              <w:t>Verification Status:</w:t>
            </w:r>
          </w:p>
        </w:tc>
        <w:tc>
          <w:tcPr>
            <w:tcW w:w="5596" w:type="dxa"/>
            <w:gridSpan w:val="5"/>
            <w:vAlign w:val="center"/>
          </w:tcPr>
          <w:p w14:paraId="0E806986" w14:textId="77777777" w:rsidR="00B6144B" w:rsidRPr="00390453" w:rsidRDefault="00B6144B">
            <w:pPr>
              <w:pStyle w:val="ListParagraph"/>
              <w:keepNext/>
              <w:numPr>
                <w:ilvl w:val="0"/>
                <w:numId w:val="9"/>
              </w:numPr>
              <w:tabs>
                <w:tab w:val="left" w:pos="356"/>
              </w:tabs>
              <w:spacing w:after="0" w:line="240" w:lineRule="auto"/>
              <w:rPr>
                <w:sz w:val="18"/>
                <w:szCs w:val="18"/>
              </w:rPr>
            </w:pPr>
            <w:r w:rsidRPr="00390453">
              <w:rPr>
                <w:sz w:val="18"/>
                <w:szCs w:val="18"/>
                <w:u w:val="single"/>
              </w:rPr>
              <w:t>Pass</w:t>
            </w:r>
            <w:r w:rsidRPr="00390453">
              <w:rPr>
                <w:sz w:val="18"/>
                <w:szCs w:val="18"/>
              </w:rPr>
              <w:t xml:space="preserve"> - all applicable requirements are met; or</w:t>
            </w:r>
          </w:p>
          <w:p w14:paraId="6F5D00EF" w14:textId="77777777" w:rsidR="00B6144B" w:rsidRPr="00390453" w:rsidRDefault="00B6144B">
            <w:pPr>
              <w:pStyle w:val="ListParagraph"/>
              <w:keepNext/>
              <w:numPr>
                <w:ilvl w:val="0"/>
                <w:numId w:val="9"/>
              </w:numPr>
              <w:tabs>
                <w:tab w:val="left" w:pos="356"/>
              </w:tabs>
              <w:spacing w:after="0" w:line="240" w:lineRule="auto"/>
              <w:rPr>
                <w:sz w:val="18"/>
                <w:szCs w:val="18"/>
              </w:rPr>
            </w:pPr>
            <w:r w:rsidRPr="00390453">
              <w:rPr>
                <w:sz w:val="18"/>
                <w:szCs w:val="18"/>
                <w:u w:val="single"/>
              </w:rPr>
              <w:t>Fail</w:t>
            </w:r>
            <w:r w:rsidRPr="00390453">
              <w:rPr>
                <w:sz w:val="18"/>
                <w:szCs w:val="18"/>
              </w:rPr>
              <w:t xml:space="preserve"> - one or more applicable requirements are not met. Enter reason for failure in corrections notes field below; or</w:t>
            </w:r>
          </w:p>
          <w:p w14:paraId="46954FC7" w14:textId="5DF9C70F" w:rsidR="00B6144B" w:rsidRPr="00390453" w:rsidRDefault="00B6144B">
            <w:pPr>
              <w:pStyle w:val="ListParagraph"/>
              <w:keepNext/>
              <w:numPr>
                <w:ilvl w:val="0"/>
                <w:numId w:val="9"/>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sz w:val="18"/>
                <w:szCs w:val="18"/>
                <w:u w:val="single"/>
              </w:rPr>
              <w:t>All N/A</w:t>
            </w:r>
            <w:r w:rsidRPr="00390453">
              <w:rPr>
                <w:sz w:val="18"/>
                <w:szCs w:val="18"/>
              </w:rPr>
              <w:t xml:space="preserve"> - This entire table is not applicable</w:t>
            </w:r>
          </w:p>
        </w:tc>
      </w:tr>
      <w:tr w:rsidR="00B6144B" w:rsidRPr="00390453" w14:paraId="35E32473" w14:textId="77777777" w:rsidTr="00107692">
        <w:trPr>
          <w:cantSplit/>
          <w:trHeight w:val="187"/>
        </w:trPr>
        <w:tc>
          <w:tcPr>
            <w:tcW w:w="1357" w:type="dxa"/>
          </w:tcPr>
          <w:p w14:paraId="3B2EFE2A" w14:textId="51DD39B4"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16</w:t>
            </w:r>
          </w:p>
        </w:tc>
        <w:tc>
          <w:tcPr>
            <w:tcW w:w="9418" w:type="dxa"/>
            <w:gridSpan w:val="10"/>
            <w:vAlign w:val="center"/>
          </w:tcPr>
          <w:p w14:paraId="0A1DD78E" w14:textId="52567C90" w:rsidR="00B6144B" w:rsidRPr="00390453"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sz w:val="18"/>
                <w:szCs w:val="18"/>
              </w:rPr>
              <w:t xml:space="preserve">Correction Notes: </w:t>
            </w:r>
          </w:p>
        </w:tc>
      </w:tr>
      <w:tr w:rsidR="00B6144B" w:rsidRPr="00390453" w14:paraId="7E22ADBE" w14:textId="77777777" w:rsidTr="00107692">
        <w:trPr>
          <w:cantSplit/>
          <w:trHeight w:val="259"/>
        </w:trPr>
        <w:tc>
          <w:tcPr>
            <w:tcW w:w="10775" w:type="dxa"/>
            <w:gridSpan w:val="11"/>
          </w:tcPr>
          <w:p w14:paraId="6658F7AE" w14:textId="14D970DF" w:rsidR="00B6144B" w:rsidRPr="00390453"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18"/>
              </w:rPr>
            </w:pPr>
            <w:r w:rsidRPr="00390453">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2A2500B" w14:textId="6E169F4E" w:rsidR="00D7513B" w:rsidRPr="00390453" w:rsidRDefault="00D7513B" w:rsidP="00DC522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9"/>
        <w:gridCol w:w="3456"/>
        <w:gridCol w:w="6745"/>
      </w:tblGrid>
      <w:tr w:rsidR="002600BD" w:rsidRPr="00390453" w14:paraId="0F7F4467" w14:textId="77777777" w:rsidTr="007325A8">
        <w:trPr>
          <w:trHeight w:val="144"/>
          <w:tblHeader/>
        </w:trPr>
        <w:tc>
          <w:tcPr>
            <w:tcW w:w="10790" w:type="dxa"/>
            <w:gridSpan w:val="3"/>
            <w:tcBorders>
              <w:bottom w:val="single" w:sz="4" w:space="0" w:color="000000"/>
            </w:tcBorders>
            <w:vAlign w:val="center"/>
          </w:tcPr>
          <w:p w14:paraId="0F7F4465" w14:textId="6BFA1B24" w:rsidR="00A82A43" w:rsidRPr="00390453" w:rsidRDefault="006C36EE" w:rsidP="0023694B">
            <w:pPr>
              <w:keepNext/>
              <w:spacing w:after="0" w:line="240" w:lineRule="auto"/>
              <w:rPr>
                <w:rFonts w:asciiTheme="minorHAnsi" w:hAnsiTheme="minorHAnsi" w:cstheme="minorHAnsi"/>
                <w:b/>
                <w:sz w:val="20"/>
                <w:szCs w:val="18"/>
              </w:rPr>
            </w:pPr>
            <w:bookmarkStart w:id="31" w:name="_Toc323755513"/>
            <w:r w:rsidRPr="00390453">
              <w:rPr>
                <w:rFonts w:asciiTheme="minorHAnsi" w:hAnsiTheme="minorHAnsi" w:cstheme="minorHAnsi"/>
                <w:b/>
                <w:sz w:val="20"/>
                <w:szCs w:val="18"/>
              </w:rPr>
              <w:t>J</w:t>
            </w:r>
            <w:r w:rsidR="002600BD" w:rsidRPr="00390453">
              <w:rPr>
                <w:rFonts w:asciiTheme="minorHAnsi" w:hAnsiTheme="minorHAnsi" w:cstheme="minorHAnsi"/>
                <w:b/>
                <w:sz w:val="20"/>
                <w:szCs w:val="18"/>
              </w:rPr>
              <w:t xml:space="preserve">. HERS-Verified Pipe Insulation </w:t>
            </w:r>
            <w:r w:rsidR="0065796D" w:rsidRPr="00390453">
              <w:rPr>
                <w:rFonts w:asciiTheme="minorHAnsi" w:hAnsiTheme="minorHAnsi" w:cstheme="minorHAnsi"/>
                <w:b/>
                <w:sz w:val="20"/>
                <w:szCs w:val="18"/>
              </w:rPr>
              <w:t>Credit</w:t>
            </w:r>
            <w:r w:rsidR="001938BC" w:rsidRPr="00390453">
              <w:rPr>
                <w:rFonts w:asciiTheme="minorHAnsi" w:hAnsiTheme="minorHAnsi" w:cstheme="minorHAnsi"/>
                <w:b/>
                <w:sz w:val="20"/>
                <w:szCs w:val="18"/>
              </w:rPr>
              <w:t xml:space="preserve"> Requirements</w:t>
            </w:r>
            <w:r w:rsidR="00C309E7" w:rsidRPr="00390453">
              <w:rPr>
                <w:rFonts w:asciiTheme="minorHAnsi" w:hAnsiTheme="minorHAnsi" w:cstheme="minorHAnsi"/>
                <w:b/>
                <w:sz w:val="20"/>
                <w:szCs w:val="18"/>
              </w:rPr>
              <w:t xml:space="preserve"> </w:t>
            </w:r>
            <w:r w:rsidR="00DF32C1" w:rsidRPr="00390453">
              <w:rPr>
                <w:rFonts w:asciiTheme="minorHAnsi" w:hAnsiTheme="minorHAnsi" w:cstheme="minorHAnsi"/>
                <w:b/>
                <w:sz w:val="20"/>
                <w:szCs w:val="18"/>
              </w:rPr>
              <w:t xml:space="preserve">(PIC-H) </w:t>
            </w:r>
            <w:r w:rsidR="00304DD4" w:rsidRPr="00390453">
              <w:rPr>
                <w:rFonts w:asciiTheme="minorHAnsi" w:hAnsiTheme="minorHAnsi" w:cstheme="minorHAnsi"/>
                <w:b/>
                <w:sz w:val="20"/>
                <w:szCs w:val="18"/>
              </w:rPr>
              <w:t>(</w:t>
            </w:r>
            <w:r w:rsidR="00C309E7" w:rsidRPr="00390453">
              <w:rPr>
                <w:rFonts w:asciiTheme="minorHAnsi" w:hAnsiTheme="minorHAnsi" w:cstheme="minorHAnsi"/>
                <w:b/>
                <w:sz w:val="20"/>
                <w:szCs w:val="18"/>
              </w:rPr>
              <w:t>RA</w:t>
            </w:r>
            <w:r w:rsidR="00DF4BB0" w:rsidRPr="00390453">
              <w:rPr>
                <w:rFonts w:asciiTheme="minorHAnsi" w:hAnsiTheme="minorHAnsi" w:cstheme="minorHAnsi"/>
                <w:b/>
                <w:sz w:val="20"/>
                <w:szCs w:val="18"/>
              </w:rPr>
              <w:t>3</w:t>
            </w:r>
            <w:r w:rsidR="00C309E7" w:rsidRPr="00390453">
              <w:rPr>
                <w:rFonts w:asciiTheme="minorHAnsi" w:hAnsiTheme="minorHAnsi" w:cstheme="minorHAnsi"/>
                <w:b/>
                <w:sz w:val="20"/>
                <w:szCs w:val="18"/>
              </w:rPr>
              <w:t>.</w:t>
            </w:r>
            <w:r w:rsidR="00DF4BB0" w:rsidRPr="00390453">
              <w:rPr>
                <w:rFonts w:asciiTheme="minorHAnsi" w:hAnsiTheme="minorHAnsi" w:cstheme="minorHAnsi"/>
                <w:b/>
                <w:sz w:val="20"/>
                <w:szCs w:val="18"/>
              </w:rPr>
              <w:t>6.3</w:t>
            </w:r>
            <w:r w:rsidR="00304DD4" w:rsidRPr="00390453">
              <w:rPr>
                <w:rFonts w:asciiTheme="minorHAnsi" w:hAnsiTheme="minorHAnsi" w:cstheme="minorHAnsi"/>
                <w:b/>
                <w:sz w:val="20"/>
                <w:szCs w:val="18"/>
              </w:rPr>
              <w:t>)</w:t>
            </w:r>
          </w:p>
          <w:p w14:paraId="0F7F4466" w14:textId="0D8C0E34" w:rsidR="009269B2" w:rsidRPr="00390453"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390453">
              <w:rPr>
                <w:rFonts w:asciiTheme="minorHAnsi" w:hAnsiTheme="minorHAnsi" w:cstheme="minorHAnsi"/>
                <w:sz w:val="18"/>
                <w:szCs w:val="18"/>
              </w:rPr>
              <w:t>Systems that utilize this distribution type shall comply with these requirements</w:t>
            </w:r>
            <w:r w:rsidR="00410ECB" w:rsidRPr="00390453">
              <w:rPr>
                <w:rFonts w:asciiTheme="minorHAnsi" w:hAnsiTheme="minorHAnsi" w:cstheme="minorHAnsi"/>
                <w:sz w:val="18"/>
                <w:szCs w:val="18"/>
              </w:rPr>
              <w:t>.</w:t>
            </w:r>
          </w:p>
        </w:tc>
      </w:tr>
      <w:tr w:rsidR="007E190B" w:rsidRPr="00390453" w14:paraId="0F7F446A" w14:textId="77777777" w:rsidTr="007325A8">
        <w:trPr>
          <w:trHeight w:val="144"/>
          <w:tblHeader/>
        </w:trPr>
        <w:tc>
          <w:tcPr>
            <w:tcW w:w="589" w:type="dxa"/>
            <w:vAlign w:val="center"/>
          </w:tcPr>
          <w:p w14:paraId="0F7F4468" w14:textId="77777777" w:rsidR="009269B2" w:rsidRPr="00390453" w:rsidRDefault="00D27702"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w:t>
            </w:r>
            <w:r w:rsidR="005D2389" w:rsidRPr="00390453">
              <w:rPr>
                <w:rFonts w:asciiTheme="minorHAnsi" w:hAnsiTheme="minorHAnsi" w:cstheme="minorHAnsi"/>
                <w:sz w:val="18"/>
                <w:szCs w:val="18"/>
              </w:rPr>
              <w:t>1</w:t>
            </w:r>
          </w:p>
        </w:tc>
        <w:tc>
          <w:tcPr>
            <w:tcW w:w="10201" w:type="dxa"/>
            <w:gridSpan w:val="2"/>
            <w:vAlign w:val="center"/>
          </w:tcPr>
          <w:p w14:paraId="0F7F4469" w14:textId="75E7AF25" w:rsidR="00B614D3" w:rsidRPr="00390453" w:rsidRDefault="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rFonts w:asciiTheme="minorHAnsi" w:hAnsiTheme="minorHAnsi" w:cstheme="minorHAnsi"/>
                <w:sz w:val="18"/>
                <w:szCs w:val="18"/>
              </w:rPr>
              <w:t>HERS rater shall perform a</w:t>
            </w:r>
            <w:r w:rsidR="005D11BC" w:rsidRPr="00390453">
              <w:rPr>
                <w:rFonts w:asciiTheme="minorHAnsi" w:hAnsiTheme="minorHAnsi" w:cstheme="minorHAnsi"/>
                <w:sz w:val="18"/>
                <w:szCs w:val="18"/>
              </w:rPr>
              <w:t xml:space="preserve"> visual inspection that a</w:t>
            </w:r>
            <w:r w:rsidR="00383435" w:rsidRPr="00390453">
              <w:rPr>
                <w:rFonts w:asciiTheme="minorHAnsi" w:hAnsiTheme="minorHAnsi" w:cstheme="minorHAnsi"/>
                <w:sz w:val="18"/>
                <w:szCs w:val="18"/>
              </w:rPr>
              <w:t xml:space="preserve">ll hot water piping comply with the insulation requirements in </w:t>
            </w:r>
            <w:r w:rsidR="005D11BC" w:rsidRPr="00390453">
              <w:rPr>
                <w:rFonts w:asciiTheme="minorHAnsi" w:hAnsiTheme="minorHAnsi" w:cstheme="minorHAnsi"/>
                <w:sz w:val="18"/>
                <w:szCs w:val="18"/>
              </w:rPr>
              <w:t>150.0(J)</w:t>
            </w:r>
            <w:r w:rsidR="00A956FB" w:rsidRPr="00390453">
              <w:rPr>
                <w:rFonts w:asciiTheme="minorHAnsi" w:hAnsiTheme="minorHAnsi" w:cstheme="minorHAnsi"/>
                <w:sz w:val="18"/>
                <w:szCs w:val="18"/>
              </w:rPr>
              <w:t>.</w:t>
            </w:r>
          </w:p>
        </w:tc>
      </w:tr>
      <w:tr w:rsidR="007325A8" w:rsidRPr="00390453" w14:paraId="22654601" w14:textId="77777777" w:rsidTr="00450E94">
        <w:trPr>
          <w:trHeight w:val="144"/>
          <w:tblHeader/>
        </w:trPr>
        <w:tc>
          <w:tcPr>
            <w:tcW w:w="589" w:type="dxa"/>
            <w:vAlign w:val="center"/>
          </w:tcPr>
          <w:p w14:paraId="1040F218" w14:textId="7E5F7F1F" w:rsidR="007325A8" w:rsidRPr="00390453"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02</w:t>
            </w:r>
          </w:p>
        </w:tc>
        <w:tc>
          <w:tcPr>
            <w:tcW w:w="3456" w:type="dxa"/>
            <w:vAlign w:val="center"/>
          </w:tcPr>
          <w:p w14:paraId="3BB9643E" w14:textId="463FC66C" w:rsidR="007325A8" w:rsidRPr="00390453"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sz w:val="18"/>
                <w:szCs w:val="18"/>
              </w:rPr>
              <w:t>Verification Status:</w:t>
            </w:r>
          </w:p>
        </w:tc>
        <w:tc>
          <w:tcPr>
            <w:tcW w:w="6745" w:type="dxa"/>
            <w:vAlign w:val="center"/>
          </w:tcPr>
          <w:p w14:paraId="17ABED7C" w14:textId="77777777" w:rsidR="007325A8" w:rsidRPr="00390453" w:rsidRDefault="007325A8">
            <w:pPr>
              <w:pStyle w:val="ListParagraph"/>
              <w:keepNext/>
              <w:numPr>
                <w:ilvl w:val="0"/>
                <w:numId w:val="9"/>
              </w:numPr>
              <w:tabs>
                <w:tab w:val="left" w:pos="356"/>
              </w:tabs>
              <w:spacing w:after="0" w:line="240" w:lineRule="auto"/>
              <w:rPr>
                <w:sz w:val="18"/>
                <w:szCs w:val="18"/>
              </w:rPr>
            </w:pPr>
            <w:r w:rsidRPr="00390453">
              <w:rPr>
                <w:sz w:val="18"/>
                <w:szCs w:val="18"/>
                <w:u w:val="single"/>
              </w:rPr>
              <w:t>Pass</w:t>
            </w:r>
            <w:r w:rsidRPr="00390453">
              <w:rPr>
                <w:sz w:val="18"/>
                <w:szCs w:val="18"/>
              </w:rPr>
              <w:t xml:space="preserve"> - all applicable requirements are met; or</w:t>
            </w:r>
          </w:p>
          <w:p w14:paraId="39C27621" w14:textId="77777777" w:rsidR="007325A8" w:rsidRPr="00390453" w:rsidRDefault="007325A8">
            <w:pPr>
              <w:pStyle w:val="ListParagraph"/>
              <w:keepNext/>
              <w:numPr>
                <w:ilvl w:val="0"/>
                <w:numId w:val="9"/>
              </w:numPr>
              <w:tabs>
                <w:tab w:val="left" w:pos="356"/>
              </w:tabs>
              <w:spacing w:after="0" w:line="240" w:lineRule="auto"/>
              <w:rPr>
                <w:sz w:val="18"/>
                <w:szCs w:val="18"/>
              </w:rPr>
            </w:pPr>
            <w:r w:rsidRPr="00390453">
              <w:rPr>
                <w:sz w:val="18"/>
                <w:szCs w:val="18"/>
                <w:u w:val="single"/>
              </w:rPr>
              <w:t>Fail</w:t>
            </w:r>
            <w:r w:rsidRPr="00390453">
              <w:rPr>
                <w:sz w:val="18"/>
                <w:szCs w:val="18"/>
              </w:rPr>
              <w:t xml:space="preserve"> - one or more applicable requirements are not met. Enter reason for failure in corrections notes field below; or</w:t>
            </w:r>
          </w:p>
          <w:p w14:paraId="26944D46" w14:textId="743A9FC9" w:rsidR="007325A8" w:rsidRPr="00390453" w:rsidRDefault="007325A8">
            <w:pPr>
              <w:pStyle w:val="ListParagraph"/>
              <w:keepNext/>
              <w:numPr>
                <w:ilvl w:val="0"/>
                <w:numId w:val="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sz w:val="18"/>
                <w:szCs w:val="18"/>
                <w:u w:val="single"/>
              </w:rPr>
              <w:t>All N/A</w:t>
            </w:r>
            <w:r w:rsidRPr="00390453">
              <w:rPr>
                <w:sz w:val="18"/>
                <w:szCs w:val="18"/>
              </w:rPr>
              <w:t xml:space="preserve"> - This entire table is not applicable</w:t>
            </w:r>
          </w:p>
        </w:tc>
      </w:tr>
      <w:tr w:rsidR="007325A8" w:rsidRPr="00390453" w14:paraId="6175AC55" w14:textId="77777777" w:rsidTr="00450E94">
        <w:trPr>
          <w:trHeight w:val="144"/>
          <w:tblHeader/>
        </w:trPr>
        <w:tc>
          <w:tcPr>
            <w:tcW w:w="589" w:type="dxa"/>
          </w:tcPr>
          <w:p w14:paraId="3CCF7F10" w14:textId="48557B1D" w:rsidR="007325A8" w:rsidRPr="00390453"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03</w:t>
            </w:r>
          </w:p>
        </w:tc>
        <w:tc>
          <w:tcPr>
            <w:tcW w:w="10201" w:type="dxa"/>
            <w:gridSpan w:val="2"/>
            <w:vAlign w:val="center"/>
          </w:tcPr>
          <w:p w14:paraId="7F4A5396" w14:textId="0795FAFB" w:rsidR="007325A8" w:rsidRPr="00390453"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sz w:val="18"/>
                <w:szCs w:val="18"/>
              </w:rPr>
              <w:t xml:space="preserve">Correction Notes: </w:t>
            </w:r>
          </w:p>
        </w:tc>
      </w:tr>
      <w:tr w:rsidR="007325A8" w:rsidRPr="00390453" w14:paraId="0F7F446C" w14:textId="77777777" w:rsidTr="007325A8">
        <w:trPr>
          <w:trHeight w:val="144"/>
          <w:tblHeader/>
        </w:trPr>
        <w:tc>
          <w:tcPr>
            <w:tcW w:w="10790" w:type="dxa"/>
            <w:gridSpan w:val="3"/>
            <w:vAlign w:val="center"/>
          </w:tcPr>
          <w:p w14:paraId="0F7F446B" w14:textId="4FE72D45" w:rsidR="007325A8" w:rsidRPr="00390453" w:rsidRDefault="00212109"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18"/>
              </w:rPr>
            </w:pPr>
            <w:r w:rsidRPr="00390453">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1CB1EC14" w14:textId="0DDACB24" w:rsidR="00D879CA" w:rsidRPr="00390453" w:rsidRDefault="00D879CA" w:rsidP="00DC522B">
      <w:pPr>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3763"/>
        <w:gridCol w:w="6385"/>
      </w:tblGrid>
      <w:tr w:rsidR="00D56448" w:rsidRPr="00390453" w14:paraId="0F7F4470" w14:textId="77777777" w:rsidTr="007325A8">
        <w:trPr>
          <w:trHeight w:val="144"/>
          <w:tblHeader/>
        </w:trPr>
        <w:tc>
          <w:tcPr>
            <w:tcW w:w="10790" w:type="dxa"/>
            <w:gridSpan w:val="3"/>
            <w:tcBorders>
              <w:bottom w:val="single" w:sz="4" w:space="0" w:color="auto"/>
            </w:tcBorders>
          </w:tcPr>
          <w:p w14:paraId="0F7F446E" w14:textId="2EA9B3AF" w:rsidR="00D56448" w:rsidRPr="00390453"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390453">
              <w:rPr>
                <w:rFonts w:asciiTheme="minorHAnsi" w:hAnsiTheme="minorHAnsi" w:cstheme="minorHAnsi"/>
                <w:b/>
                <w:sz w:val="20"/>
                <w:szCs w:val="18"/>
              </w:rPr>
              <w:t>K</w:t>
            </w:r>
            <w:r w:rsidR="00D56448" w:rsidRPr="00390453">
              <w:rPr>
                <w:rFonts w:asciiTheme="minorHAnsi" w:hAnsiTheme="minorHAnsi" w:cstheme="minorHAnsi"/>
                <w:b/>
                <w:sz w:val="20"/>
                <w:szCs w:val="18"/>
              </w:rPr>
              <w:t xml:space="preserve">. HERS-Verified Parallel Piping </w:t>
            </w:r>
            <w:r w:rsidR="001938BC" w:rsidRPr="00390453">
              <w:rPr>
                <w:rFonts w:asciiTheme="minorHAnsi" w:hAnsiTheme="minorHAnsi" w:cstheme="minorHAnsi"/>
                <w:b/>
                <w:sz w:val="20"/>
                <w:szCs w:val="18"/>
              </w:rPr>
              <w:t>Requirements</w:t>
            </w:r>
            <w:r w:rsidR="00DF4BB0" w:rsidRPr="00390453">
              <w:rPr>
                <w:rFonts w:asciiTheme="minorHAnsi" w:hAnsiTheme="minorHAnsi" w:cstheme="minorHAnsi"/>
                <w:b/>
                <w:sz w:val="20"/>
                <w:szCs w:val="18"/>
              </w:rPr>
              <w:t xml:space="preserve"> </w:t>
            </w:r>
            <w:r w:rsidR="00DF32C1" w:rsidRPr="00390453">
              <w:rPr>
                <w:rFonts w:asciiTheme="minorHAnsi" w:hAnsiTheme="minorHAnsi" w:cstheme="minorHAnsi"/>
                <w:b/>
                <w:sz w:val="20"/>
                <w:szCs w:val="18"/>
              </w:rPr>
              <w:t xml:space="preserve">(PP-H) </w:t>
            </w:r>
            <w:r w:rsidR="00DF4BB0" w:rsidRPr="00390453">
              <w:rPr>
                <w:rFonts w:asciiTheme="minorHAnsi" w:hAnsiTheme="minorHAnsi" w:cstheme="minorHAnsi"/>
                <w:b/>
                <w:sz w:val="20"/>
                <w:szCs w:val="18"/>
              </w:rPr>
              <w:t>(RA3.6.4)</w:t>
            </w:r>
          </w:p>
          <w:p w14:paraId="0F7F446F" w14:textId="510993FE" w:rsidR="001938BC" w:rsidRPr="00390453" w:rsidRDefault="001938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390453">
              <w:rPr>
                <w:rFonts w:asciiTheme="minorHAnsi" w:hAnsiTheme="minorHAnsi" w:cstheme="minorHAnsi"/>
                <w:sz w:val="18"/>
                <w:szCs w:val="18"/>
              </w:rPr>
              <w:t>Systems that utilize this distribution type shall comply with these requirements</w:t>
            </w:r>
            <w:r w:rsidR="00410ECB" w:rsidRPr="00390453">
              <w:rPr>
                <w:rFonts w:asciiTheme="minorHAnsi" w:hAnsiTheme="minorHAnsi" w:cstheme="minorHAnsi"/>
                <w:sz w:val="18"/>
                <w:szCs w:val="18"/>
              </w:rPr>
              <w:t>.</w:t>
            </w:r>
          </w:p>
        </w:tc>
      </w:tr>
      <w:tr w:rsidR="00383435" w:rsidRPr="00390453" w14:paraId="0F7F4473" w14:textId="77777777" w:rsidTr="007325A8">
        <w:trPr>
          <w:trHeight w:val="144"/>
          <w:tblHeader/>
        </w:trPr>
        <w:tc>
          <w:tcPr>
            <w:tcW w:w="642" w:type="dxa"/>
            <w:vAlign w:val="center"/>
          </w:tcPr>
          <w:p w14:paraId="0F7F4471" w14:textId="77777777" w:rsidR="009269B2" w:rsidRPr="00390453"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w:t>
            </w:r>
            <w:r w:rsidR="005D2389" w:rsidRPr="00390453">
              <w:rPr>
                <w:rFonts w:asciiTheme="minorHAnsi" w:hAnsiTheme="minorHAnsi" w:cstheme="minorHAnsi"/>
                <w:sz w:val="18"/>
                <w:szCs w:val="18"/>
              </w:rPr>
              <w:t>1</w:t>
            </w:r>
          </w:p>
        </w:tc>
        <w:tc>
          <w:tcPr>
            <w:tcW w:w="10148" w:type="dxa"/>
            <w:gridSpan w:val="2"/>
            <w:vAlign w:val="center"/>
          </w:tcPr>
          <w:p w14:paraId="0F7F4472" w14:textId="5F911A00" w:rsidR="009269B2" w:rsidRPr="00390453"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rFonts w:asciiTheme="minorHAnsi" w:hAnsiTheme="minorHAnsi" w:cstheme="minorHAnsi"/>
                <w:sz w:val="18"/>
                <w:szCs w:val="18"/>
              </w:rPr>
              <w:t>Each c</w:t>
            </w:r>
            <w:r w:rsidR="00383435" w:rsidRPr="00390453">
              <w:rPr>
                <w:rFonts w:asciiTheme="minorHAnsi" w:hAnsiTheme="minorHAnsi" w:cstheme="minorHAnsi"/>
                <w:sz w:val="18"/>
                <w:szCs w:val="18"/>
              </w:rPr>
              <w:t xml:space="preserve">entral manifold </w:t>
            </w:r>
            <w:r w:rsidRPr="00390453">
              <w:rPr>
                <w:rFonts w:asciiTheme="minorHAnsi" w:hAnsiTheme="minorHAnsi" w:cstheme="minorHAnsi"/>
                <w:sz w:val="18"/>
                <w:szCs w:val="18"/>
              </w:rPr>
              <w:t xml:space="preserve">has 5 </w:t>
            </w:r>
            <w:r w:rsidR="00383435" w:rsidRPr="00390453">
              <w:rPr>
                <w:rFonts w:asciiTheme="minorHAnsi" w:hAnsiTheme="minorHAnsi" w:cstheme="minorHAnsi"/>
                <w:sz w:val="18"/>
                <w:szCs w:val="18"/>
              </w:rPr>
              <w:t>feet or less of pipe between manifold and water heater</w:t>
            </w:r>
            <w:r w:rsidRPr="00390453">
              <w:rPr>
                <w:rFonts w:asciiTheme="minorHAnsi" w:hAnsiTheme="minorHAnsi" w:cstheme="minorHAnsi"/>
                <w:sz w:val="18"/>
                <w:szCs w:val="18"/>
              </w:rPr>
              <w:t>.</w:t>
            </w:r>
          </w:p>
        </w:tc>
      </w:tr>
      <w:tr w:rsidR="00383435" w:rsidRPr="00390453" w14:paraId="0F7F4476" w14:textId="77777777" w:rsidTr="007325A8">
        <w:trPr>
          <w:trHeight w:val="144"/>
          <w:tblHeader/>
        </w:trPr>
        <w:tc>
          <w:tcPr>
            <w:tcW w:w="642" w:type="dxa"/>
            <w:vAlign w:val="center"/>
          </w:tcPr>
          <w:p w14:paraId="0F7F4474" w14:textId="77777777" w:rsidR="009269B2" w:rsidRPr="00390453"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w:t>
            </w:r>
            <w:r w:rsidR="005D2389" w:rsidRPr="00390453">
              <w:rPr>
                <w:rFonts w:asciiTheme="minorHAnsi" w:hAnsiTheme="minorHAnsi" w:cstheme="minorHAnsi"/>
                <w:sz w:val="18"/>
                <w:szCs w:val="18"/>
              </w:rPr>
              <w:t>2</w:t>
            </w:r>
          </w:p>
        </w:tc>
        <w:tc>
          <w:tcPr>
            <w:tcW w:w="10148" w:type="dxa"/>
            <w:gridSpan w:val="2"/>
            <w:vAlign w:val="center"/>
          </w:tcPr>
          <w:p w14:paraId="0F7F4475" w14:textId="5C9F6563" w:rsidR="009269B2" w:rsidRPr="00390453"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rFonts w:asciiTheme="minorHAnsi" w:hAnsiTheme="minorHAnsi" w:cstheme="minorHAnsi"/>
                <w:sz w:val="18"/>
                <w:szCs w:val="18"/>
              </w:rPr>
              <w:t>For m</w:t>
            </w:r>
            <w:r w:rsidR="00383435" w:rsidRPr="00390453">
              <w:rPr>
                <w:rFonts w:asciiTheme="minorHAnsi" w:hAnsiTheme="minorHAnsi" w:cstheme="minorHAnsi"/>
                <w:sz w:val="18"/>
                <w:szCs w:val="18"/>
              </w:rPr>
              <w:t>anifolds that include valves</w:t>
            </w:r>
            <w:r w:rsidRPr="00390453">
              <w:rPr>
                <w:rFonts w:asciiTheme="minorHAnsi" w:hAnsiTheme="minorHAnsi" w:cstheme="minorHAnsi"/>
                <w:sz w:val="18"/>
                <w:szCs w:val="18"/>
              </w:rPr>
              <w:t>,</w:t>
            </w:r>
            <w:r w:rsidR="00383435" w:rsidRPr="00390453">
              <w:rPr>
                <w:rFonts w:asciiTheme="minorHAnsi" w:hAnsiTheme="minorHAnsi" w:cstheme="minorHAnsi"/>
                <w:sz w:val="18"/>
                <w:szCs w:val="18"/>
              </w:rPr>
              <w:t xml:space="preserve"> the manifold must be readily accessible in accordance with the plumbing code.</w:t>
            </w:r>
          </w:p>
        </w:tc>
      </w:tr>
      <w:tr w:rsidR="00383435" w:rsidRPr="00390453" w14:paraId="0F7F4479" w14:textId="77777777" w:rsidTr="007325A8">
        <w:trPr>
          <w:trHeight w:val="144"/>
          <w:tblHeader/>
        </w:trPr>
        <w:tc>
          <w:tcPr>
            <w:tcW w:w="642" w:type="dxa"/>
            <w:vAlign w:val="center"/>
          </w:tcPr>
          <w:p w14:paraId="0F7F4477" w14:textId="77777777" w:rsidR="009269B2" w:rsidRPr="00390453"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w:t>
            </w:r>
            <w:r w:rsidR="005D2389" w:rsidRPr="00390453">
              <w:rPr>
                <w:rFonts w:asciiTheme="minorHAnsi" w:hAnsiTheme="minorHAnsi" w:cstheme="minorHAnsi"/>
                <w:sz w:val="18"/>
                <w:szCs w:val="18"/>
              </w:rPr>
              <w:t>3</w:t>
            </w:r>
          </w:p>
        </w:tc>
        <w:tc>
          <w:tcPr>
            <w:tcW w:w="10148" w:type="dxa"/>
            <w:gridSpan w:val="2"/>
            <w:vAlign w:val="center"/>
          </w:tcPr>
          <w:p w14:paraId="0F7F4478" w14:textId="6A017CAD" w:rsidR="009269B2" w:rsidRPr="00390453" w:rsidRDefault="00383435"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Hot water distribution system piping from the manifold to the fixtures and appliances must take the most direct path.  </w:t>
            </w:r>
            <w:r w:rsidR="00CC3747" w:rsidRPr="00390453">
              <w:rPr>
                <w:rFonts w:asciiTheme="minorHAnsi" w:hAnsiTheme="minorHAnsi" w:cstheme="minorHAnsi"/>
                <w:sz w:val="18"/>
                <w:szCs w:val="18"/>
              </w:rPr>
              <w:t>For example, p</w:t>
            </w:r>
            <w:r w:rsidRPr="00390453">
              <w:rPr>
                <w:rFonts w:asciiTheme="minorHAnsi" w:hAnsiTheme="minorHAnsi" w:cstheme="minorHAnsi"/>
                <w:sz w:val="18"/>
                <w:szCs w:val="18"/>
              </w:rPr>
              <w:t>iping from a second story manifold cannot supply the first floor</w:t>
            </w:r>
            <w:r w:rsidR="00DF4BB0" w:rsidRPr="00390453">
              <w:rPr>
                <w:rFonts w:asciiTheme="minorHAnsi" w:hAnsiTheme="minorHAnsi" w:cstheme="minorHAnsi"/>
                <w:sz w:val="18"/>
                <w:szCs w:val="18"/>
              </w:rPr>
              <w:t>.</w:t>
            </w:r>
          </w:p>
        </w:tc>
      </w:tr>
      <w:tr w:rsidR="00383435" w:rsidRPr="00390453" w14:paraId="0F7F447C" w14:textId="77777777" w:rsidTr="007325A8">
        <w:trPr>
          <w:trHeight w:val="144"/>
          <w:tblHeader/>
        </w:trPr>
        <w:tc>
          <w:tcPr>
            <w:tcW w:w="642" w:type="dxa"/>
            <w:vAlign w:val="center"/>
          </w:tcPr>
          <w:p w14:paraId="0F7F447A" w14:textId="77777777" w:rsidR="009269B2" w:rsidRPr="00390453"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w:t>
            </w:r>
            <w:r w:rsidR="005D2389" w:rsidRPr="00390453">
              <w:rPr>
                <w:rFonts w:asciiTheme="minorHAnsi" w:hAnsiTheme="minorHAnsi" w:cstheme="minorHAnsi"/>
                <w:sz w:val="18"/>
                <w:szCs w:val="18"/>
              </w:rPr>
              <w:t>4</w:t>
            </w:r>
          </w:p>
        </w:tc>
        <w:tc>
          <w:tcPr>
            <w:tcW w:w="10148" w:type="dxa"/>
            <w:gridSpan w:val="2"/>
            <w:vAlign w:val="center"/>
          </w:tcPr>
          <w:p w14:paraId="0F7F447B" w14:textId="5618E066" w:rsidR="00A82A43" w:rsidRPr="00390453" w:rsidRDefault="00383435" w:rsidP="00E879AA">
            <w:pPr>
              <w:keepNext/>
              <w:autoSpaceDE w:val="0"/>
              <w:autoSpaceDN w:val="0"/>
              <w:adjustRightInd w:val="0"/>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The hot water distribution piping must be separated by at least </w:t>
            </w:r>
            <w:r w:rsidR="00410ECB" w:rsidRPr="00390453">
              <w:rPr>
                <w:rFonts w:asciiTheme="minorHAnsi" w:hAnsiTheme="minorHAnsi" w:cstheme="minorHAnsi"/>
                <w:sz w:val="18"/>
                <w:szCs w:val="18"/>
              </w:rPr>
              <w:t>2</w:t>
            </w:r>
            <w:r w:rsidRPr="00390453">
              <w:rPr>
                <w:rFonts w:asciiTheme="minorHAnsi" w:hAnsiTheme="minorHAnsi" w:cstheme="minorHAnsi"/>
                <w:sz w:val="18"/>
                <w:szCs w:val="18"/>
              </w:rPr>
              <w:t xml:space="preserve"> inches from any other hot water supply piping</w:t>
            </w:r>
            <w:r w:rsidR="00CC3747" w:rsidRPr="00390453">
              <w:rPr>
                <w:rFonts w:asciiTheme="minorHAnsi" w:hAnsiTheme="minorHAnsi" w:cstheme="minorHAnsi"/>
                <w:sz w:val="18"/>
                <w:szCs w:val="18"/>
              </w:rPr>
              <w:t xml:space="preserve">, and at least </w:t>
            </w:r>
            <w:r w:rsidR="00410ECB" w:rsidRPr="00390453">
              <w:rPr>
                <w:rFonts w:asciiTheme="minorHAnsi" w:hAnsiTheme="minorHAnsi" w:cstheme="minorHAnsi"/>
                <w:sz w:val="18"/>
                <w:szCs w:val="18"/>
              </w:rPr>
              <w:t>6</w:t>
            </w:r>
            <w:r w:rsidR="00CC3747" w:rsidRPr="00390453">
              <w:rPr>
                <w:rFonts w:asciiTheme="minorHAnsi" w:hAnsiTheme="minorHAnsi" w:cstheme="minorHAnsi"/>
                <w:sz w:val="18"/>
                <w:szCs w:val="18"/>
              </w:rPr>
              <w:t xml:space="preserve"> inches from any cold water supply piping.  Alternatively, the hot water supply piping must be insulated to the thicknesses shown in TABLE 120.3-A.</w:t>
            </w:r>
          </w:p>
        </w:tc>
      </w:tr>
      <w:tr w:rsidR="007325A8" w:rsidRPr="00390453" w14:paraId="489DD4BF" w14:textId="77777777" w:rsidTr="00450E94">
        <w:trPr>
          <w:trHeight w:val="144"/>
          <w:tblHeader/>
        </w:trPr>
        <w:tc>
          <w:tcPr>
            <w:tcW w:w="642" w:type="dxa"/>
            <w:vAlign w:val="center"/>
          </w:tcPr>
          <w:p w14:paraId="25D1A754" w14:textId="555E0F78" w:rsidR="007325A8" w:rsidRPr="00390453"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05</w:t>
            </w:r>
          </w:p>
        </w:tc>
        <w:tc>
          <w:tcPr>
            <w:tcW w:w="3763" w:type="dxa"/>
            <w:vAlign w:val="center"/>
          </w:tcPr>
          <w:p w14:paraId="4AD988E8" w14:textId="33759AC0" w:rsidR="007325A8" w:rsidRPr="00390453" w:rsidRDefault="007325A8" w:rsidP="007325A8">
            <w:pPr>
              <w:keepNext/>
              <w:autoSpaceDE w:val="0"/>
              <w:autoSpaceDN w:val="0"/>
              <w:adjustRightInd w:val="0"/>
              <w:spacing w:after="0" w:line="240" w:lineRule="auto"/>
              <w:rPr>
                <w:rFonts w:asciiTheme="minorHAnsi" w:hAnsiTheme="minorHAnsi" w:cstheme="minorHAnsi"/>
                <w:sz w:val="18"/>
                <w:szCs w:val="18"/>
              </w:rPr>
            </w:pPr>
            <w:r w:rsidRPr="00390453">
              <w:rPr>
                <w:sz w:val="18"/>
                <w:szCs w:val="18"/>
              </w:rPr>
              <w:t>Verification Status:</w:t>
            </w:r>
          </w:p>
        </w:tc>
        <w:tc>
          <w:tcPr>
            <w:tcW w:w="6385" w:type="dxa"/>
            <w:vAlign w:val="center"/>
          </w:tcPr>
          <w:p w14:paraId="41BE9290" w14:textId="77777777" w:rsidR="007325A8" w:rsidRPr="00390453" w:rsidRDefault="007325A8">
            <w:pPr>
              <w:pStyle w:val="ListParagraph"/>
              <w:keepNext/>
              <w:numPr>
                <w:ilvl w:val="0"/>
                <w:numId w:val="9"/>
              </w:numPr>
              <w:tabs>
                <w:tab w:val="left" w:pos="356"/>
              </w:tabs>
              <w:spacing w:after="0" w:line="240" w:lineRule="auto"/>
              <w:rPr>
                <w:sz w:val="18"/>
                <w:szCs w:val="18"/>
              </w:rPr>
            </w:pPr>
            <w:r w:rsidRPr="00390453">
              <w:rPr>
                <w:sz w:val="18"/>
                <w:szCs w:val="18"/>
                <w:u w:val="single"/>
              </w:rPr>
              <w:t>Pass</w:t>
            </w:r>
            <w:r w:rsidRPr="00390453">
              <w:rPr>
                <w:sz w:val="18"/>
                <w:szCs w:val="18"/>
              </w:rPr>
              <w:t xml:space="preserve"> - all applicable requirements are met; or</w:t>
            </w:r>
          </w:p>
          <w:p w14:paraId="47097DD9" w14:textId="77777777" w:rsidR="007325A8" w:rsidRPr="00390453" w:rsidRDefault="007325A8">
            <w:pPr>
              <w:pStyle w:val="ListParagraph"/>
              <w:keepNext/>
              <w:numPr>
                <w:ilvl w:val="0"/>
                <w:numId w:val="9"/>
              </w:numPr>
              <w:tabs>
                <w:tab w:val="left" w:pos="356"/>
              </w:tabs>
              <w:spacing w:after="0" w:line="240" w:lineRule="auto"/>
              <w:rPr>
                <w:sz w:val="18"/>
                <w:szCs w:val="18"/>
              </w:rPr>
            </w:pPr>
            <w:r w:rsidRPr="00390453">
              <w:rPr>
                <w:sz w:val="18"/>
                <w:szCs w:val="18"/>
                <w:u w:val="single"/>
              </w:rPr>
              <w:t>Fail</w:t>
            </w:r>
            <w:r w:rsidRPr="00390453">
              <w:rPr>
                <w:sz w:val="18"/>
                <w:szCs w:val="18"/>
              </w:rPr>
              <w:t xml:space="preserve"> - one or more applicable requirements are not met. Enter reason for failure in corrections notes field below; or</w:t>
            </w:r>
          </w:p>
          <w:p w14:paraId="770CFEF4" w14:textId="522DB803" w:rsidR="007325A8" w:rsidRPr="00390453" w:rsidRDefault="007325A8">
            <w:pPr>
              <w:pStyle w:val="ListParagraph"/>
              <w:keepNext/>
              <w:numPr>
                <w:ilvl w:val="0"/>
                <w:numId w:val="9"/>
              </w:numPr>
              <w:autoSpaceDE w:val="0"/>
              <w:autoSpaceDN w:val="0"/>
              <w:adjustRightInd w:val="0"/>
              <w:spacing w:after="0" w:line="240" w:lineRule="auto"/>
              <w:rPr>
                <w:rFonts w:asciiTheme="minorHAnsi" w:hAnsiTheme="minorHAnsi" w:cstheme="minorHAnsi"/>
                <w:sz w:val="18"/>
                <w:szCs w:val="18"/>
              </w:rPr>
            </w:pPr>
            <w:r w:rsidRPr="00390453">
              <w:rPr>
                <w:sz w:val="18"/>
                <w:szCs w:val="18"/>
                <w:u w:val="single"/>
              </w:rPr>
              <w:t>All N/A</w:t>
            </w:r>
            <w:r w:rsidRPr="00390453">
              <w:rPr>
                <w:sz w:val="18"/>
                <w:szCs w:val="18"/>
              </w:rPr>
              <w:t xml:space="preserve"> - This entire table is not applicable</w:t>
            </w:r>
          </w:p>
        </w:tc>
      </w:tr>
      <w:tr w:rsidR="007325A8" w:rsidRPr="00390453" w14:paraId="4E922D06" w14:textId="77777777" w:rsidTr="00450E94">
        <w:trPr>
          <w:trHeight w:val="144"/>
          <w:tblHeader/>
        </w:trPr>
        <w:tc>
          <w:tcPr>
            <w:tcW w:w="642" w:type="dxa"/>
          </w:tcPr>
          <w:p w14:paraId="4E115436" w14:textId="22AD02EE" w:rsidR="007325A8" w:rsidRPr="00390453"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06</w:t>
            </w:r>
          </w:p>
        </w:tc>
        <w:tc>
          <w:tcPr>
            <w:tcW w:w="10148" w:type="dxa"/>
            <w:gridSpan w:val="2"/>
            <w:vAlign w:val="center"/>
          </w:tcPr>
          <w:p w14:paraId="09D86B1F" w14:textId="7607DBC5" w:rsidR="007325A8" w:rsidRPr="00390453" w:rsidRDefault="007325A8" w:rsidP="007325A8">
            <w:pPr>
              <w:keepNext/>
              <w:autoSpaceDE w:val="0"/>
              <w:autoSpaceDN w:val="0"/>
              <w:adjustRightInd w:val="0"/>
              <w:spacing w:after="0" w:line="240" w:lineRule="auto"/>
              <w:rPr>
                <w:rFonts w:asciiTheme="minorHAnsi" w:hAnsiTheme="minorHAnsi" w:cstheme="minorHAnsi"/>
                <w:sz w:val="18"/>
                <w:szCs w:val="18"/>
              </w:rPr>
            </w:pPr>
            <w:r w:rsidRPr="00390453">
              <w:rPr>
                <w:sz w:val="18"/>
                <w:szCs w:val="18"/>
              </w:rPr>
              <w:t xml:space="preserve">Correction Notes: </w:t>
            </w:r>
          </w:p>
        </w:tc>
      </w:tr>
      <w:tr w:rsidR="007325A8" w:rsidRPr="00390453" w14:paraId="212A67C0" w14:textId="77777777" w:rsidTr="007325A8">
        <w:trPr>
          <w:trHeight w:val="144"/>
          <w:tblHeader/>
        </w:trPr>
        <w:tc>
          <w:tcPr>
            <w:tcW w:w="10790" w:type="dxa"/>
            <w:gridSpan w:val="3"/>
            <w:vAlign w:val="center"/>
          </w:tcPr>
          <w:p w14:paraId="25BEBB76" w14:textId="5F9B0E3D" w:rsidR="007325A8" w:rsidRPr="00390453" w:rsidRDefault="00212109"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390453">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0F7F447F" w14:textId="67B82892" w:rsidR="00467528" w:rsidRPr="00390453" w:rsidRDefault="00467528"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10148"/>
      </w:tblGrid>
      <w:tr w:rsidR="002456C7" w:rsidRPr="00390453" w14:paraId="7D4A8B33" w14:textId="77777777" w:rsidTr="00A05A69">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C7BBAAE" w14:textId="20216E06" w:rsidR="002456C7" w:rsidRPr="00390453" w:rsidRDefault="006C36EE" w:rsidP="00A05A69">
            <w:pPr>
              <w:keepNext/>
              <w:spacing w:after="0" w:line="240" w:lineRule="auto"/>
              <w:rPr>
                <w:rFonts w:asciiTheme="minorHAnsi" w:hAnsiTheme="minorHAnsi" w:cstheme="minorHAnsi"/>
                <w:sz w:val="20"/>
                <w:szCs w:val="20"/>
              </w:rPr>
            </w:pPr>
            <w:r w:rsidRPr="00390453">
              <w:rPr>
                <w:rFonts w:asciiTheme="minorHAnsi" w:hAnsiTheme="minorHAnsi" w:cstheme="minorHAnsi"/>
                <w:b/>
                <w:sz w:val="20"/>
                <w:szCs w:val="20"/>
              </w:rPr>
              <w:t>L</w:t>
            </w:r>
            <w:r w:rsidR="002456C7" w:rsidRPr="00390453">
              <w:rPr>
                <w:rFonts w:asciiTheme="minorHAnsi" w:hAnsiTheme="minorHAnsi" w:cstheme="minorHAnsi"/>
                <w:b/>
                <w:sz w:val="20"/>
                <w:szCs w:val="20"/>
              </w:rPr>
              <w:t>. Parallel Piping Requirements (PP) (RA4.4.4)</w:t>
            </w:r>
          </w:p>
          <w:p w14:paraId="11B58F63" w14:textId="77777777" w:rsidR="002456C7" w:rsidRPr="00390453" w:rsidRDefault="002456C7" w:rsidP="004B59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390453">
              <w:rPr>
                <w:rFonts w:asciiTheme="minorHAnsi" w:hAnsiTheme="minorHAnsi" w:cstheme="minorHAnsi"/>
                <w:sz w:val="18"/>
                <w:szCs w:val="20"/>
              </w:rPr>
              <w:t>Systems that utilize this distribution type shall comply with these requirements.</w:t>
            </w:r>
          </w:p>
        </w:tc>
      </w:tr>
      <w:tr w:rsidR="002456C7" w:rsidRPr="00390453" w14:paraId="60B9899F" w14:textId="77777777" w:rsidTr="00A05A69">
        <w:trPr>
          <w:cantSplit/>
          <w:trHeight w:val="288"/>
          <w:tblHeader/>
        </w:trPr>
        <w:tc>
          <w:tcPr>
            <w:tcW w:w="648" w:type="dxa"/>
            <w:vAlign w:val="center"/>
          </w:tcPr>
          <w:p w14:paraId="2FCB133F" w14:textId="77777777"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390453">
              <w:rPr>
                <w:rFonts w:asciiTheme="minorHAnsi" w:hAnsiTheme="minorHAnsi" w:cstheme="minorHAnsi"/>
                <w:sz w:val="18"/>
                <w:szCs w:val="20"/>
              </w:rPr>
              <w:t>01</w:t>
            </w:r>
          </w:p>
        </w:tc>
        <w:tc>
          <w:tcPr>
            <w:tcW w:w="10368" w:type="dxa"/>
            <w:vAlign w:val="center"/>
          </w:tcPr>
          <w:p w14:paraId="1CAE2B22" w14:textId="77777777"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390453">
              <w:rPr>
                <w:rFonts w:asciiTheme="minorHAnsi" w:hAnsiTheme="minorHAnsi" w:cstheme="minorHAnsi"/>
                <w:sz w:val="18"/>
                <w:szCs w:val="20"/>
              </w:rPr>
              <w:t xml:space="preserve">Each central manifold has 15 feet or less of pipe between manifold and water heater </w:t>
            </w:r>
          </w:p>
        </w:tc>
      </w:tr>
      <w:tr w:rsidR="002456C7" w:rsidRPr="00390453" w14:paraId="5D82B514" w14:textId="77777777" w:rsidTr="00A05A69">
        <w:trPr>
          <w:cantSplit/>
          <w:trHeight w:val="288"/>
          <w:tblHeader/>
        </w:trPr>
        <w:tc>
          <w:tcPr>
            <w:tcW w:w="648" w:type="dxa"/>
            <w:vAlign w:val="center"/>
          </w:tcPr>
          <w:p w14:paraId="48E18389" w14:textId="77777777"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390453">
              <w:rPr>
                <w:rFonts w:asciiTheme="minorHAnsi" w:hAnsiTheme="minorHAnsi" w:cstheme="minorHAnsi"/>
                <w:sz w:val="18"/>
                <w:szCs w:val="20"/>
              </w:rPr>
              <w:t>02</w:t>
            </w:r>
          </w:p>
        </w:tc>
        <w:tc>
          <w:tcPr>
            <w:tcW w:w="10368" w:type="dxa"/>
            <w:vAlign w:val="center"/>
          </w:tcPr>
          <w:p w14:paraId="0E7FF265" w14:textId="77777777"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390453">
              <w:rPr>
                <w:rFonts w:asciiTheme="minorHAnsi" w:hAnsiTheme="minorHAnsi" w:cstheme="minorHAnsi"/>
                <w:sz w:val="18"/>
                <w:szCs w:val="20"/>
              </w:rPr>
              <w:t xml:space="preserve">For manifolds that include valves, the manifold must be readily accessible in accordance with the plumbing code. </w:t>
            </w:r>
          </w:p>
        </w:tc>
      </w:tr>
      <w:tr w:rsidR="002456C7" w:rsidRPr="00390453" w14:paraId="4F2F3681" w14:textId="77777777" w:rsidTr="00A05A69">
        <w:trPr>
          <w:cantSplit/>
          <w:trHeight w:val="288"/>
          <w:tblHeader/>
        </w:trPr>
        <w:tc>
          <w:tcPr>
            <w:tcW w:w="648" w:type="dxa"/>
            <w:vAlign w:val="center"/>
          </w:tcPr>
          <w:p w14:paraId="7A69966E" w14:textId="77777777"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390453">
              <w:rPr>
                <w:rFonts w:asciiTheme="minorHAnsi" w:hAnsiTheme="minorHAnsi" w:cstheme="minorHAnsi"/>
                <w:sz w:val="18"/>
                <w:szCs w:val="20"/>
              </w:rPr>
              <w:t>03</w:t>
            </w:r>
          </w:p>
        </w:tc>
        <w:tc>
          <w:tcPr>
            <w:tcW w:w="10368" w:type="dxa"/>
            <w:vAlign w:val="center"/>
          </w:tcPr>
          <w:p w14:paraId="3FBCF5D1" w14:textId="77777777"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390453">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p>
        </w:tc>
      </w:tr>
      <w:tr w:rsidR="002456C7" w:rsidRPr="00390453" w14:paraId="7F5EF5C9" w14:textId="77777777" w:rsidTr="00A05A69">
        <w:trPr>
          <w:cantSplit/>
          <w:trHeight w:val="288"/>
          <w:tblHeader/>
        </w:trPr>
        <w:tc>
          <w:tcPr>
            <w:tcW w:w="648" w:type="dxa"/>
            <w:vAlign w:val="center"/>
          </w:tcPr>
          <w:p w14:paraId="614ADC10" w14:textId="77777777"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390453">
              <w:rPr>
                <w:rFonts w:asciiTheme="minorHAnsi" w:hAnsiTheme="minorHAnsi" w:cstheme="minorHAnsi"/>
                <w:sz w:val="18"/>
                <w:szCs w:val="20"/>
              </w:rPr>
              <w:t>04</w:t>
            </w:r>
          </w:p>
        </w:tc>
        <w:tc>
          <w:tcPr>
            <w:tcW w:w="10368" w:type="dxa"/>
            <w:vAlign w:val="center"/>
          </w:tcPr>
          <w:p w14:paraId="0FE92C8E" w14:textId="77777777"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390453">
              <w:rPr>
                <w:rFonts w:asciiTheme="minorHAnsi" w:hAnsiTheme="minorHAnsi" w:cstheme="minorHAnsi"/>
                <w:sz w:val="18"/>
                <w:szCs w:val="20"/>
              </w:rPr>
              <w:t xml:space="preserve">The hot water distribution piping must be separated by at least 2 inches from any other hot water supply piping, and at least 6 inches from any cold water supply piping. Alternatively, the hot water supply piping must be insulated to the thicknesses shown in TABLE 120.3-A. </w:t>
            </w:r>
          </w:p>
        </w:tc>
      </w:tr>
      <w:tr w:rsidR="002456C7" w:rsidRPr="00390453" w14:paraId="460E505F" w14:textId="77777777" w:rsidTr="00A05A69">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F250DD7" w14:textId="34C1090F" w:rsidR="002456C7" w:rsidRPr="00390453" w:rsidRDefault="002456C7" w:rsidP="00A05A69">
            <w:pPr>
              <w:keepNext/>
              <w:spacing w:after="0" w:line="240" w:lineRule="auto"/>
              <w:rPr>
                <w:rFonts w:asciiTheme="minorHAnsi" w:hAnsiTheme="minorHAnsi" w:cstheme="minorHAnsi"/>
                <w:b/>
                <w:sz w:val="18"/>
                <w:szCs w:val="20"/>
              </w:rPr>
            </w:pPr>
            <w:r w:rsidRPr="00390453">
              <w:rPr>
                <w:rFonts w:asciiTheme="minorHAnsi" w:eastAsiaTheme="minorEastAsia" w:hAnsiTheme="minorHAnsi" w:cstheme="minorHAnsi"/>
                <w:b/>
                <w:sz w:val="18"/>
                <w:szCs w:val="20"/>
              </w:rPr>
              <w:t>The responsible person’s signature on this compliance document affirms that all applicable requirements in this table have</w:t>
            </w:r>
            <w:r w:rsidRPr="00390453">
              <w:rPr>
                <w:rFonts w:asciiTheme="minorHAnsi" w:hAnsiTheme="minorHAnsi" w:cstheme="minorHAnsi"/>
                <w:b/>
                <w:sz w:val="18"/>
                <w:szCs w:val="20"/>
              </w:rPr>
              <w:t xml:space="preserve"> been m</w:t>
            </w:r>
            <w:r w:rsidR="00E20AD9" w:rsidRPr="00390453">
              <w:rPr>
                <w:rFonts w:asciiTheme="minorHAnsi" w:hAnsiTheme="minorHAnsi" w:cstheme="minorHAnsi"/>
                <w:b/>
                <w:sz w:val="18"/>
                <w:szCs w:val="20"/>
              </w:rPr>
              <w:t>et.</w:t>
            </w:r>
          </w:p>
          <w:p w14:paraId="790814AE" w14:textId="626C4878" w:rsidR="002456C7" w:rsidRPr="00390453" w:rsidRDefault="002456C7" w:rsidP="00A05A69">
            <w:pPr>
              <w:keepNext/>
              <w:spacing w:after="0" w:line="240" w:lineRule="auto"/>
              <w:rPr>
                <w:rFonts w:asciiTheme="minorHAnsi" w:hAnsiTheme="minorHAnsi" w:cstheme="minorHAnsi"/>
                <w:b/>
                <w:sz w:val="18"/>
                <w:szCs w:val="20"/>
              </w:rPr>
            </w:pPr>
            <w:r w:rsidRPr="00390453">
              <w:rPr>
                <w:rFonts w:asciiTheme="minorHAnsi" w:hAnsiTheme="minorHAnsi" w:cstheme="minorHAnsi"/>
                <w:b/>
                <w:sz w:val="18"/>
                <w:szCs w:val="20"/>
              </w:rPr>
              <w:t xml:space="preserve">et.  </w:t>
            </w:r>
          </w:p>
        </w:tc>
      </w:tr>
    </w:tbl>
    <w:p w14:paraId="5FC36772" w14:textId="77777777" w:rsidR="002456C7" w:rsidRPr="00390453" w:rsidRDefault="002456C7" w:rsidP="00A05A69">
      <w:pPr>
        <w:spacing w:after="0" w:line="240" w:lineRule="auto"/>
      </w:pPr>
    </w:p>
    <w:tbl>
      <w:tblPr>
        <w:tblpPr w:leftFromText="180" w:rightFromText="180" w:vertAnchor="text" w:tblpX="18" w:tblpY="1"/>
        <w:tblOverlap w:val="never"/>
        <w:tblW w:w="49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4"/>
        <w:gridCol w:w="10127"/>
      </w:tblGrid>
      <w:tr w:rsidR="002456C7" w:rsidRPr="00390453" w14:paraId="3196FB2A" w14:textId="77777777" w:rsidTr="00A05A69">
        <w:trPr>
          <w:trHeight w:val="144"/>
          <w:tblHeader/>
        </w:trPr>
        <w:tc>
          <w:tcPr>
            <w:tcW w:w="10976" w:type="dxa"/>
            <w:gridSpan w:val="2"/>
            <w:tcBorders>
              <w:bottom w:val="single" w:sz="4" w:space="0" w:color="auto"/>
            </w:tcBorders>
          </w:tcPr>
          <w:p w14:paraId="6697040E" w14:textId="122258D5" w:rsidR="002456C7" w:rsidRPr="00390453" w:rsidRDefault="005D11BC"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390453">
              <w:rPr>
                <w:rFonts w:asciiTheme="minorHAnsi" w:hAnsiTheme="minorHAnsi" w:cstheme="minorHAnsi"/>
                <w:b/>
                <w:sz w:val="20"/>
                <w:szCs w:val="20"/>
              </w:rPr>
              <w:lastRenderedPageBreak/>
              <w:t>M</w:t>
            </w:r>
            <w:r w:rsidR="002456C7" w:rsidRPr="00390453">
              <w:rPr>
                <w:rFonts w:asciiTheme="minorHAnsi" w:hAnsiTheme="minorHAnsi" w:cstheme="minorHAnsi"/>
                <w:b/>
                <w:sz w:val="20"/>
                <w:szCs w:val="20"/>
              </w:rPr>
              <w:t>. Point of Use Requirements (POU) (RA4.4.5)</w:t>
            </w:r>
          </w:p>
          <w:p w14:paraId="4A837E74" w14:textId="2C8F1109"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390453">
              <w:rPr>
                <w:rFonts w:asciiTheme="minorHAnsi" w:hAnsiTheme="minorHAnsi" w:cstheme="minorHAnsi"/>
                <w:sz w:val="18"/>
                <w:szCs w:val="20"/>
              </w:rPr>
              <w:t>Systems that utilize this distribution type shall comply with these requirements</w:t>
            </w:r>
            <w:r w:rsidR="009C10FB" w:rsidRPr="00390453">
              <w:rPr>
                <w:rFonts w:asciiTheme="minorHAnsi" w:hAnsiTheme="minorHAnsi" w:cstheme="minorHAnsi"/>
                <w:sz w:val="18"/>
                <w:szCs w:val="20"/>
              </w:rPr>
              <w:t>.</w:t>
            </w:r>
          </w:p>
        </w:tc>
      </w:tr>
      <w:tr w:rsidR="002456C7" w:rsidRPr="00390453" w14:paraId="6A4D951C" w14:textId="77777777" w:rsidTr="00A05A69">
        <w:trPr>
          <w:trHeight w:val="1808"/>
          <w:tblHeader/>
        </w:trPr>
        <w:tc>
          <w:tcPr>
            <w:tcW w:w="630" w:type="dxa"/>
            <w:vAlign w:val="center"/>
          </w:tcPr>
          <w:p w14:paraId="082E37A1" w14:textId="77777777"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asciiTheme="minorHAnsi" w:hAnsiTheme="minorHAnsi" w:cstheme="minorHAnsi"/>
                <w:sz w:val="20"/>
                <w:szCs w:val="20"/>
              </w:rPr>
            </w:pPr>
            <w:r w:rsidRPr="00390453">
              <w:rPr>
                <w:rFonts w:asciiTheme="minorHAnsi" w:hAnsiTheme="minorHAnsi" w:cstheme="minorHAnsi"/>
                <w:sz w:val="18"/>
                <w:szCs w:val="20"/>
              </w:rPr>
              <w:t>01</w:t>
            </w:r>
          </w:p>
        </w:tc>
        <w:tc>
          <w:tcPr>
            <w:tcW w:w="10346" w:type="dxa"/>
          </w:tcPr>
          <w:p w14:paraId="7018C5E5" w14:textId="77777777"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sz w:val="18"/>
                <w:szCs w:val="20"/>
              </w:rPr>
            </w:pPr>
            <w:r w:rsidRPr="00390453">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016CDB0E" w14:textId="77777777" w:rsidR="002456C7" w:rsidRPr="00390453" w:rsidRDefault="002456C7" w:rsidP="00A05A69">
            <w:pPr>
              <w:pStyle w:val="TableTitle"/>
              <w:keepLines w:val="0"/>
              <w:suppressAutoHyphens w:val="0"/>
              <w:spacing w:before="0"/>
              <w:rPr>
                <w:rFonts w:asciiTheme="minorHAnsi" w:eastAsia="Calibri" w:hAnsiTheme="minorHAnsi" w:cstheme="minorHAnsi"/>
                <w:i w:val="0"/>
                <w:sz w:val="18"/>
              </w:rPr>
            </w:pPr>
            <w:r w:rsidRPr="00390453">
              <w:rPr>
                <w:rFonts w:asciiTheme="minorHAnsi" w:eastAsia="Calibri" w:hAnsiTheme="minorHAnsi" w:cstheme="minorHAnsi"/>
                <w:i w:val="0"/>
                <w:sz w:val="18"/>
              </w:rPr>
              <w:t>The maximum allowed length of piping for the longest run terminating in:</w:t>
            </w:r>
          </w:p>
          <w:p w14:paraId="481C5B1D" w14:textId="77777777" w:rsidR="002456C7" w:rsidRPr="00390453" w:rsidRDefault="002456C7" w:rsidP="00A05A69">
            <w:pPr>
              <w:pStyle w:val="TableTitle"/>
              <w:keepLines w:val="0"/>
              <w:suppressAutoHyphens w:val="0"/>
              <w:spacing w:before="0"/>
              <w:rPr>
                <w:rFonts w:asciiTheme="minorHAnsi" w:eastAsia="Calibri" w:hAnsiTheme="minorHAnsi" w:cstheme="minorHAnsi"/>
                <w:i w:val="0"/>
                <w:sz w:val="12"/>
              </w:rPr>
            </w:pPr>
          </w:p>
          <w:p w14:paraId="02E035C4" w14:textId="77777777" w:rsidR="002456C7" w:rsidRPr="00390453" w:rsidRDefault="002456C7" w:rsidP="00A05A69">
            <w:pPr>
              <w:pStyle w:val="TableTitle"/>
              <w:keepLines w:val="0"/>
              <w:suppressAutoHyphens w:val="0"/>
              <w:spacing w:before="0"/>
              <w:ind w:firstLine="432"/>
              <w:rPr>
                <w:rFonts w:asciiTheme="minorHAnsi" w:eastAsia="Calibri" w:hAnsiTheme="minorHAnsi" w:cstheme="minorHAnsi"/>
                <w:i w:val="0"/>
                <w:sz w:val="18"/>
              </w:rPr>
            </w:pPr>
            <w:r w:rsidRPr="00390453">
              <w:rPr>
                <w:rFonts w:asciiTheme="minorHAnsi" w:eastAsia="Calibri" w:hAnsiTheme="minorHAnsi" w:cstheme="minorHAnsi"/>
                <w:i w:val="0"/>
                <w:sz w:val="18"/>
              </w:rPr>
              <w:t>3/8 inch - For only one pipe size - max length allowed is 15 feet</w:t>
            </w:r>
          </w:p>
          <w:p w14:paraId="6E7B510E" w14:textId="77777777" w:rsidR="002456C7" w:rsidRPr="00390453" w:rsidRDefault="002456C7" w:rsidP="00A05A69">
            <w:pPr>
              <w:pStyle w:val="TableTitle"/>
              <w:keepLines w:val="0"/>
              <w:suppressAutoHyphens w:val="0"/>
              <w:spacing w:before="0"/>
              <w:ind w:left="972"/>
              <w:rPr>
                <w:rFonts w:asciiTheme="minorHAnsi" w:eastAsia="Calibri" w:hAnsiTheme="minorHAnsi" w:cstheme="minorHAnsi"/>
                <w:i w:val="0"/>
                <w:sz w:val="18"/>
              </w:rPr>
            </w:pPr>
            <w:r w:rsidRPr="00390453">
              <w:rPr>
                <w:rFonts w:asciiTheme="minorHAnsi" w:eastAsia="Calibri" w:hAnsiTheme="minorHAnsi" w:cstheme="minorHAnsi"/>
                <w:i w:val="0"/>
                <w:sz w:val="18"/>
              </w:rPr>
              <w:t xml:space="preserve">      For combination pipe sizes the max allowed length of 3/8-inch piping is 7.5 feet, of ½ inch piping is 5 feet, and ¾ inch piping is 2.5 feet.</w:t>
            </w:r>
          </w:p>
          <w:p w14:paraId="0BE1706A" w14:textId="77777777" w:rsidR="002456C7" w:rsidRPr="00390453" w:rsidRDefault="002456C7" w:rsidP="00A05A69">
            <w:pPr>
              <w:pStyle w:val="TableTitle"/>
              <w:keepLines w:val="0"/>
              <w:suppressAutoHyphens w:val="0"/>
              <w:spacing w:before="0"/>
              <w:ind w:left="972"/>
              <w:rPr>
                <w:rFonts w:asciiTheme="minorHAnsi" w:eastAsia="Calibri" w:hAnsiTheme="minorHAnsi" w:cstheme="minorHAnsi"/>
                <w:i w:val="0"/>
                <w:sz w:val="12"/>
              </w:rPr>
            </w:pPr>
          </w:p>
          <w:p w14:paraId="62A25352" w14:textId="77777777" w:rsidR="002456C7" w:rsidRPr="00390453" w:rsidRDefault="002456C7" w:rsidP="00A05A69">
            <w:pPr>
              <w:pStyle w:val="TableTitle"/>
              <w:keepLines w:val="0"/>
              <w:suppressAutoHyphens w:val="0"/>
              <w:spacing w:before="0"/>
              <w:ind w:firstLine="432"/>
              <w:rPr>
                <w:rFonts w:asciiTheme="minorHAnsi" w:eastAsia="Calibri" w:hAnsiTheme="minorHAnsi" w:cstheme="minorHAnsi"/>
                <w:i w:val="0"/>
                <w:sz w:val="18"/>
              </w:rPr>
            </w:pPr>
            <w:r w:rsidRPr="00390453">
              <w:rPr>
                <w:rFonts w:asciiTheme="minorHAnsi" w:eastAsia="Calibri" w:hAnsiTheme="minorHAnsi" w:cstheme="minorHAnsi"/>
                <w:i w:val="0"/>
                <w:sz w:val="18"/>
              </w:rPr>
              <w:t>½ inch - For only one pipe size – max length allowed is 10 feet</w:t>
            </w:r>
          </w:p>
          <w:p w14:paraId="08634F34" w14:textId="77777777" w:rsidR="002456C7" w:rsidRPr="00390453" w:rsidRDefault="002456C7" w:rsidP="00A05A69">
            <w:pPr>
              <w:pStyle w:val="TableTitle"/>
              <w:keepLines w:val="0"/>
              <w:tabs>
                <w:tab w:val="left" w:pos="1260"/>
              </w:tabs>
              <w:suppressAutoHyphens w:val="0"/>
              <w:spacing w:before="0"/>
              <w:ind w:left="1260" w:hanging="288"/>
              <w:rPr>
                <w:rFonts w:asciiTheme="minorHAnsi" w:eastAsia="Calibri" w:hAnsiTheme="minorHAnsi" w:cstheme="minorHAnsi"/>
                <w:i w:val="0"/>
                <w:sz w:val="18"/>
              </w:rPr>
            </w:pPr>
            <w:r w:rsidRPr="00390453">
              <w:rPr>
                <w:rFonts w:asciiTheme="minorHAnsi" w:eastAsia="Calibri" w:hAnsiTheme="minorHAnsi" w:cstheme="minorHAnsi"/>
                <w:i w:val="0"/>
                <w:sz w:val="18"/>
              </w:rPr>
              <w:t xml:space="preserve">   For combination pipe sizes the allowed length of ½-inch piping is 5 feet, and ¾ inch piping is 2.5 feet.</w:t>
            </w:r>
          </w:p>
          <w:p w14:paraId="64E22C45" w14:textId="77777777" w:rsidR="002456C7" w:rsidRPr="00390453" w:rsidRDefault="002456C7" w:rsidP="00A05A69">
            <w:pPr>
              <w:pStyle w:val="TableTitle"/>
              <w:keepLines w:val="0"/>
              <w:tabs>
                <w:tab w:val="left" w:pos="1260"/>
              </w:tabs>
              <w:suppressAutoHyphens w:val="0"/>
              <w:spacing w:before="0"/>
              <w:ind w:left="1260" w:hanging="288"/>
              <w:rPr>
                <w:rFonts w:asciiTheme="minorHAnsi" w:eastAsia="Calibri" w:hAnsiTheme="minorHAnsi" w:cstheme="minorHAnsi"/>
                <w:i w:val="0"/>
                <w:sz w:val="12"/>
              </w:rPr>
            </w:pPr>
          </w:p>
          <w:p w14:paraId="53C93D9D" w14:textId="77777777" w:rsidR="002456C7" w:rsidRPr="00390453" w:rsidRDefault="002456C7" w:rsidP="00A05A69">
            <w:pPr>
              <w:pStyle w:val="TableTitle"/>
              <w:keepLines w:val="0"/>
              <w:suppressAutoHyphens w:val="0"/>
              <w:spacing w:before="0"/>
              <w:ind w:firstLine="432"/>
              <w:rPr>
                <w:rFonts w:asciiTheme="minorHAnsi" w:hAnsiTheme="minorHAnsi" w:cstheme="minorHAnsi"/>
              </w:rPr>
            </w:pPr>
            <w:r w:rsidRPr="00390453">
              <w:rPr>
                <w:rFonts w:asciiTheme="minorHAnsi" w:hAnsiTheme="minorHAnsi" w:cstheme="minorHAnsi"/>
                <w:i w:val="0"/>
                <w:sz w:val="18"/>
              </w:rPr>
              <w:t>¾ inch - For only one pipe size = 5 feet</w:t>
            </w:r>
          </w:p>
        </w:tc>
      </w:tr>
      <w:tr w:rsidR="002456C7" w:rsidRPr="00390453" w14:paraId="66E23959" w14:textId="77777777" w:rsidTr="00A05A69">
        <w:trPr>
          <w:trHeight w:val="144"/>
          <w:tblHeader/>
        </w:trPr>
        <w:tc>
          <w:tcPr>
            <w:tcW w:w="10976" w:type="dxa"/>
            <w:gridSpan w:val="2"/>
            <w:tcBorders>
              <w:top w:val="single" w:sz="4" w:space="0" w:color="000000"/>
              <w:left w:val="single" w:sz="4" w:space="0" w:color="000000"/>
              <w:bottom w:val="single" w:sz="4" w:space="0" w:color="auto"/>
              <w:right w:val="single" w:sz="4" w:space="0" w:color="000000"/>
            </w:tcBorders>
            <w:vAlign w:val="center"/>
          </w:tcPr>
          <w:p w14:paraId="3D5E54A6" w14:textId="77777777"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390453">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390453">
              <w:rPr>
                <w:rFonts w:asciiTheme="minorHAnsi" w:hAnsiTheme="minorHAnsi" w:cstheme="minorHAnsi"/>
                <w:b/>
                <w:sz w:val="18"/>
                <w:szCs w:val="20"/>
              </w:rPr>
              <w:t xml:space="preserve">. </w:t>
            </w:r>
          </w:p>
        </w:tc>
      </w:tr>
    </w:tbl>
    <w:p w14:paraId="1EF948BA" w14:textId="136BA04F"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2456C7" w:rsidRPr="00390453" w14:paraId="196E8F5B" w14:textId="77777777" w:rsidTr="00A05A69">
        <w:trPr>
          <w:trHeight w:val="144"/>
          <w:tblHeader/>
        </w:trPr>
        <w:tc>
          <w:tcPr>
            <w:tcW w:w="10790" w:type="dxa"/>
            <w:gridSpan w:val="2"/>
            <w:tcBorders>
              <w:bottom w:val="single" w:sz="4" w:space="0" w:color="auto"/>
            </w:tcBorders>
          </w:tcPr>
          <w:p w14:paraId="0621AEA8" w14:textId="33F54501" w:rsidR="002456C7" w:rsidRPr="00390453"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390453">
              <w:rPr>
                <w:rFonts w:asciiTheme="minorHAnsi" w:hAnsiTheme="minorHAnsi" w:cstheme="minorHAnsi"/>
                <w:b/>
                <w:sz w:val="20"/>
                <w:szCs w:val="20"/>
              </w:rPr>
              <w:t>N</w:t>
            </w:r>
            <w:r w:rsidR="002456C7" w:rsidRPr="00390453">
              <w:rPr>
                <w:rFonts w:asciiTheme="minorHAnsi" w:hAnsiTheme="minorHAnsi" w:cstheme="minorHAnsi"/>
                <w:b/>
                <w:sz w:val="20"/>
                <w:szCs w:val="20"/>
              </w:rPr>
              <w:t>. Mandatory Requirements for all Recirculation Systems (RA4.4.7)</w:t>
            </w:r>
          </w:p>
          <w:p w14:paraId="55362677" w14:textId="77777777" w:rsidR="002456C7" w:rsidRPr="00390453"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390453">
              <w:rPr>
                <w:rFonts w:asciiTheme="minorHAnsi" w:hAnsiTheme="minorHAnsi" w:cstheme="minorHAnsi"/>
                <w:sz w:val="20"/>
                <w:szCs w:val="20"/>
              </w:rPr>
              <w:t>Systems that utilize this distribution type shall comply with these requirements.</w:t>
            </w:r>
          </w:p>
        </w:tc>
      </w:tr>
      <w:tr w:rsidR="002456C7" w:rsidRPr="00390453" w14:paraId="399E2E6D" w14:textId="77777777" w:rsidTr="00A05A69">
        <w:trPr>
          <w:trHeight w:val="144"/>
          <w:tblHeader/>
        </w:trPr>
        <w:tc>
          <w:tcPr>
            <w:tcW w:w="631" w:type="dxa"/>
            <w:vAlign w:val="center"/>
          </w:tcPr>
          <w:p w14:paraId="417E4DA8" w14:textId="77777777" w:rsidR="002456C7" w:rsidRPr="00390453"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390453">
              <w:rPr>
                <w:rFonts w:asciiTheme="minorHAnsi" w:hAnsiTheme="minorHAnsi" w:cstheme="minorHAnsi"/>
                <w:sz w:val="18"/>
                <w:szCs w:val="20"/>
              </w:rPr>
              <w:t>01</w:t>
            </w:r>
          </w:p>
        </w:tc>
        <w:tc>
          <w:tcPr>
            <w:tcW w:w="10159" w:type="dxa"/>
            <w:vAlign w:val="center"/>
          </w:tcPr>
          <w:p w14:paraId="2575F755" w14:textId="77777777" w:rsidR="002456C7" w:rsidRPr="00390453"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390453">
              <w:rPr>
                <w:rFonts w:asciiTheme="minorHAnsi" w:hAnsiTheme="minorHAnsi" w:cstheme="minorHAnsi"/>
                <w:sz w:val="18"/>
                <w:szCs w:val="20"/>
              </w:rPr>
              <w:t>A check valve located between the recirculation pump and the water heater to prevent unintentional recirculation.</w:t>
            </w:r>
          </w:p>
        </w:tc>
      </w:tr>
      <w:tr w:rsidR="002456C7" w:rsidRPr="00390453" w14:paraId="0F5D04B2" w14:textId="77777777" w:rsidTr="00A05A69">
        <w:trPr>
          <w:trHeight w:val="144"/>
          <w:tblHeader/>
        </w:trPr>
        <w:tc>
          <w:tcPr>
            <w:tcW w:w="631" w:type="dxa"/>
            <w:vAlign w:val="center"/>
          </w:tcPr>
          <w:p w14:paraId="0467EE6F" w14:textId="77777777" w:rsidR="002456C7" w:rsidRPr="00390453"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390453">
              <w:rPr>
                <w:rFonts w:asciiTheme="minorHAnsi" w:hAnsiTheme="minorHAnsi" w:cstheme="minorHAnsi"/>
                <w:sz w:val="18"/>
                <w:szCs w:val="20"/>
              </w:rPr>
              <w:t>02</w:t>
            </w:r>
          </w:p>
        </w:tc>
        <w:tc>
          <w:tcPr>
            <w:tcW w:w="10159" w:type="dxa"/>
            <w:vAlign w:val="center"/>
          </w:tcPr>
          <w:p w14:paraId="2232BBD8" w14:textId="77777777" w:rsidR="002456C7" w:rsidRPr="00390453" w:rsidRDefault="002456C7" w:rsidP="00E879AA">
            <w:pPr>
              <w:keepNext/>
              <w:spacing w:after="0" w:line="240" w:lineRule="auto"/>
              <w:jc w:val="both"/>
              <w:rPr>
                <w:rFonts w:asciiTheme="minorHAnsi" w:hAnsiTheme="minorHAnsi" w:cstheme="minorHAnsi"/>
                <w:sz w:val="18"/>
                <w:szCs w:val="20"/>
              </w:rPr>
            </w:pPr>
            <w:r w:rsidRPr="00390453">
              <w:rPr>
                <w:rFonts w:asciiTheme="minorHAnsi" w:hAnsiTheme="minorHAnsi" w:cstheme="minorHAnsi"/>
                <w:sz w:val="18"/>
                <w:szCs w:val="20"/>
              </w:rPr>
              <w:t>Piping must take most direct path between water heater and fixtures.</w:t>
            </w:r>
          </w:p>
        </w:tc>
      </w:tr>
      <w:tr w:rsidR="002456C7" w:rsidRPr="00390453" w14:paraId="1018FA8B" w14:textId="77777777" w:rsidTr="00A05A69">
        <w:trPr>
          <w:trHeight w:val="144"/>
          <w:tblHeader/>
        </w:trPr>
        <w:tc>
          <w:tcPr>
            <w:tcW w:w="631" w:type="dxa"/>
            <w:vAlign w:val="center"/>
          </w:tcPr>
          <w:p w14:paraId="7E89CF1E" w14:textId="77777777" w:rsidR="002456C7" w:rsidRPr="00390453"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390453">
              <w:rPr>
                <w:rFonts w:asciiTheme="minorHAnsi" w:hAnsiTheme="minorHAnsi" w:cstheme="minorHAnsi"/>
                <w:sz w:val="18"/>
                <w:szCs w:val="20"/>
              </w:rPr>
              <w:t>03</w:t>
            </w:r>
          </w:p>
        </w:tc>
        <w:tc>
          <w:tcPr>
            <w:tcW w:w="10159" w:type="dxa"/>
            <w:vAlign w:val="center"/>
          </w:tcPr>
          <w:p w14:paraId="07DBA36B" w14:textId="77777777" w:rsidR="002456C7" w:rsidRPr="00390453" w:rsidRDefault="002456C7" w:rsidP="00E879AA">
            <w:pPr>
              <w:keepNext/>
              <w:spacing w:after="0" w:line="240" w:lineRule="auto"/>
              <w:jc w:val="both"/>
              <w:rPr>
                <w:rFonts w:asciiTheme="minorHAnsi" w:hAnsiTheme="minorHAnsi" w:cstheme="minorHAnsi"/>
                <w:sz w:val="18"/>
                <w:szCs w:val="20"/>
              </w:rPr>
            </w:pPr>
            <w:r w:rsidRPr="00390453">
              <w:rPr>
                <w:rFonts w:cstheme="minorHAnsi"/>
                <w:sz w:val="18"/>
                <w:szCs w:val="20"/>
              </w:rPr>
              <w:t>Insulation is not required on the cold water line when it is used as the return.</w:t>
            </w:r>
          </w:p>
        </w:tc>
      </w:tr>
      <w:tr w:rsidR="002456C7" w:rsidRPr="00390453" w14:paraId="1FC097CE" w14:textId="77777777" w:rsidTr="00A05A69">
        <w:trPr>
          <w:trHeight w:val="144"/>
          <w:tblHeader/>
        </w:trPr>
        <w:tc>
          <w:tcPr>
            <w:tcW w:w="631" w:type="dxa"/>
            <w:vAlign w:val="center"/>
          </w:tcPr>
          <w:p w14:paraId="29506297" w14:textId="77777777" w:rsidR="002456C7" w:rsidRPr="00390453"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390453">
              <w:rPr>
                <w:rFonts w:asciiTheme="minorHAnsi" w:hAnsiTheme="minorHAnsi" w:cstheme="minorHAnsi"/>
                <w:sz w:val="18"/>
                <w:szCs w:val="20"/>
              </w:rPr>
              <w:t>04</w:t>
            </w:r>
          </w:p>
        </w:tc>
        <w:tc>
          <w:tcPr>
            <w:tcW w:w="10159" w:type="dxa"/>
            <w:vAlign w:val="center"/>
          </w:tcPr>
          <w:p w14:paraId="0BE30843" w14:textId="77777777" w:rsidR="002456C7" w:rsidRPr="00390453" w:rsidRDefault="002456C7" w:rsidP="00E879AA">
            <w:pPr>
              <w:keepNext/>
              <w:spacing w:after="0" w:line="240" w:lineRule="auto"/>
              <w:jc w:val="both"/>
              <w:rPr>
                <w:rFonts w:asciiTheme="minorHAnsi" w:hAnsiTheme="minorHAnsi" w:cstheme="minorHAnsi"/>
                <w:sz w:val="18"/>
                <w:szCs w:val="20"/>
              </w:rPr>
            </w:pPr>
            <w:r w:rsidRPr="00390453">
              <w:rPr>
                <w:rFonts w:asciiTheme="minorHAnsi" w:hAnsiTheme="minorHAnsi" w:cstheme="minorHAnsi"/>
                <w:sz w:val="18"/>
                <w:szCs w:val="20"/>
              </w:rPr>
              <w:t>If more than one loop installed each loop shall have its own pump and controls.</w:t>
            </w:r>
          </w:p>
        </w:tc>
      </w:tr>
      <w:tr w:rsidR="002456C7" w:rsidRPr="00390453" w14:paraId="3D01B16B" w14:textId="77777777" w:rsidTr="00A05A69">
        <w:trPr>
          <w:trHeight w:val="144"/>
          <w:tblHeader/>
        </w:trPr>
        <w:tc>
          <w:tcPr>
            <w:tcW w:w="10790" w:type="dxa"/>
            <w:gridSpan w:val="2"/>
            <w:vAlign w:val="center"/>
          </w:tcPr>
          <w:p w14:paraId="3A8C8CC8" w14:textId="77777777" w:rsidR="002456C7" w:rsidRPr="00390453"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390453">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2F1B6C4" w14:textId="11A5FC60"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65"/>
      </w:tblGrid>
      <w:tr w:rsidR="002456C7" w:rsidRPr="00390453" w14:paraId="36C38DC0" w14:textId="77777777" w:rsidTr="00A05A69">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8940308" w14:textId="3511FF7A" w:rsidR="002456C7" w:rsidRPr="00390453" w:rsidRDefault="005D11BC"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390453">
              <w:rPr>
                <w:rFonts w:asciiTheme="minorHAnsi" w:hAnsiTheme="minorHAnsi" w:cstheme="minorHAnsi"/>
                <w:b/>
                <w:sz w:val="20"/>
                <w:szCs w:val="20"/>
              </w:rPr>
              <w:t>O</w:t>
            </w:r>
            <w:r w:rsidR="002456C7" w:rsidRPr="00390453">
              <w:rPr>
                <w:rFonts w:asciiTheme="minorHAnsi" w:hAnsiTheme="minorHAnsi" w:cstheme="minorHAnsi"/>
                <w:b/>
                <w:sz w:val="20"/>
                <w:szCs w:val="20"/>
              </w:rPr>
              <w:t>. Recirculation Non-Demand Controls Requirements (R-ND) (RA4.4.8)</w:t>
            </w:r>
          </w:p>
          <w:p w14:paraId="61453307" w14:textId="77777777" w:rsidR="002456C7" w:rsidRPr="00390453"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390453">
              <w:rPr>
                <w:rFonts w:asciiTheme="minorHAnsi" w:hAnsiTheme="minorHAnsi" w:cstheme="minorHAnsi"/>
                <w:sz w:val="20"/>
                <w:szCs w:val="20"/>
              </w:rPr>
              <w:t>Systems that utilize this distribution type shall comply with these requirements.</w:t>
            </w:r>
          </w:p>
        </w:tc>
      </w:tr>
      <w:tr w:rsidR="002456C7" w:rsidRPr="00390453" w14:paraId="6600461B" w14:textId="77777777" w:rsidTr="00A05A69">
        <w:trPr>
          <w:trHeight w:val="288"/>
          <w:tblHeader/>
        </w:trPr>
        <w:tc>
          <w:tcPr>
            <w:tcW w:w="625" w:type="dxa"/>
            <w:vAlign w:val="center"/>
          </w:tcPr>
          <w:p w14:paraId="0721E269" w14:textId="77777777"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390453">
              <w:rPr>
                <w:rFonts w:asciiTheme="minorHAnsi" w:hAnsiTheme="minorHAnsi" w:cstheme="minorHAnsi"/>
                <w:sz w:val="18"/>
                <w:szCs w:val="20"/>
              </w:rPr>
              <w:t>01</w:t>
            </w:r>
          </w:p>
        </w:tc>
        <w:tc>
          <w:tcPr>
            <w:tcW w:w="10165" w:type="dxa"/>
            <w:vAlign w:val="center"/>
          </w:tcPr>
          <w:p w14:paraId="39F77996" w14:textId="77777777"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390453">
              <w:rPr>
                <w:rFonts w:asciiTheme="minorHAnsi" w:hAnsiTheme="minorHAnsi"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2456C7" w:rsidRPr="00390453" w14:paraId="7BC9184F" w14:textId="77777777" w:rsidTr="00A05A69">
        <w:trPr>
          <w:trHeight w:val="288"/>
          <w:tblHeader/>
        </w:trPr>
        <w:tc>
          <w:tcPr>
            <w:tcW w:w="10790" w:type="dxa"/>
            <w:gridSpan w:val="2"/>
            <w:tcBorders>
              <w:top w:val="single" w:sz="4" w:space="0" w:color="auto"/>
              <w:left w:val="single" w:sz="4" w:space="0" w:color="auto"/>
              <w:bottom w:val="single" w:sz="4" w:space="0" w:color="auto"/>
            </w:tcBorders>
            <w:vAlign w:val="center"/>
          </w:tcPr>
          <w:p w14:paraId="338E791D" w14:textId="77777777" w:rsidR="002456C7" w:rsidRPr="00390453"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390453">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27CFB5FC" w14:textId="12146BAB"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876910" w:rsidRPr="00390453" w14:paraId="1A929385" w14:textId="77777777" w:rsidTr="00876910">
        <w:trPr>
          <w:trHeight w:val="144"/>
          <w:tblHeader/>
        </w:trPr>
        <w:tc>
          <w:tcPr>
            <w:tcW w:w="10790" w:type="dxa"/>
            <w:gridSpan w:val="2"/>
            <w:tcBorders>
              <w:bottom w:val="single" w:sz="4" w:space="0" w:color="auto"/>
            </w:tcBorders>
          </w:tcPr>
          <w:p w14:paraId="69C1EA2B" w14:textId="2430F3CC" w:rsidR="00876910" w:rsidRPr="00390453"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390453">
              <w:rPr>
                <w:rFonts w:asciiTheme="minorHAnsi" w:eastAsiaTheme="minorEastAsia" w:hAnsiTheme="minorHAnsi" w:cstheme="minorHAnsi"/>
                <w:b/>
                <w:sz w:val="20"/>
                <w:szCs w:val="20"/>
              </w:rPr>
              <w:t>P</w:t>
            </w:r>
            <w:r w:rsidR="00876910" w:rsidRPr="00390453">
              <w:rPr>
                <w:rFonts w:asciiTheme="minorHAnsi" w:eastAsiaTheme="minorEastAsia" w:hAnsiTheme="minorHAnsi" w:cstheme="minorHAnsi"/>
                <w:b/>
                <w:sz w:val="20"/>
                <w:szCs w:val="20"/>
              </w:rPr>
              <w:t xml:space="preserve">. Demand Recirculation Manual Control (R-DRmc) (RA4.4.9)/Sensor Control </w:t>
            </w:r>
            <w:r w:rsidR="00876910" w:rsidRPr="00390453">
              <w:rPr>
                <w:rFonts w:asciiTheme="minorHAnsi" w:hAnsiTheme="minorHAnsi" w:cstheme="minorHAnsi"/>
                <w:b/>
                <w:sz w:val="20"/>
                <w:szCs w:val="20"/>
              </w:rPr>
              <w:t>(RDRsc) (RA4.4.10)</w:t>
            </w:r>
            <w:r w:rsidR="00E879AA" w:rsidRPr="00390453">
              <w:rPr>
                <w:rFonts w:asciiTheme="minorHAnsi" w:hAnsiTheme="minorHAnsi" w:cstheme="minorHAnsi"/>
                <w:b/>
                <w:sz w:val="20"/>
                <w:szCs w:val="20"/>
              </w:rPr>
              <w:t xml:space="preserve"> </w:t>
            </w:r>
            <w:r w:rsidR="00E879AA" w:rsidRPr="00390453">
              <w:rPr>
                <w:rFonts w:asciiTheme="minorHAnsi" w:eastAsiaTheme="minorEastAsia" w:hAnsiTheme="minorHAnsi" w:cstheme="minorHAnsi"/>
                <w:b/>
                <w:sz w:val="20"/>
                <w:szCs w:val="20"/>
              </w:rPr>
              <w:t>Requirements</w:t>
            </w:r>
          </w:p>
          <w:p w14:paraId="4F41637D" w14:textId="77777777" w:rsidR="00876910" w:rsidRPr="00390453"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390453">
              <w:rPr>
                <w:rFonts w:asciiTheme="minorHAnsi" w:eastAsiaTheme="minorEastAsia" w:hAnsiTheme="minorHAnsi" w:cstheme="minorHAnsi"/>
                <w:sz w:val="18"/>
                <w:szCs w:val="20"/>
              </w:rPr>
              <w:t>Systems that utilize this distribution type shall comply with these requirements.</w:t>
            </w:r>
          </w:p>
        </w:tc>
      </w:tr>
      <w:tr w:rsidR="00876910" w:rsidRPr="00390453" w14:paraId="31465C85" w14:textId="77777777" w:rsidTr="00876910">
        <w:trPr>
          <w:trHeight w:val="144"/>
          <w:tblHeader/>
        </w:trPr>
        <w:tc>
          <w:tcPr>
            <w:tcW w:w="627" w:type="dxa"/>
            <w:tcBorders>
              <w:top w:val="single" w:sz="4" w:space="0" w:color="auto"/>
            </w:tcBorders>
            <w:vAlign w:val="center"/>
          </w:tcPr>
          <w:p w14:paraId="04321862" w14:textId="77777777" w:rsidR="00876910" w:rsidRPr="00390453"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390453">
              <w:rPr>
                <w:rFonts w:asciiTheme="minorHAnsi" w:eastAsiaTheme="minorEastAsia" w:hAnsiTheme="minorHAnsi" w:cstheme="minorHAnsi"/>
                <w:sz w:val="18"/>
                <w:szCs w:val="20"/>
              </w:rPr>
              <w:t>01</w:t>
            </w:r>
          </w:p>
        </w:tc>
        <w:tc>
          <w:tcPr>
            <w:tcW w:w="10163" w:type="dxa"/>
            <w:tcBorders>
              <w:top w:val="single" w:sz="4" w:space="0" w:color="auto"/>
            </w:tcBorders>
            <w:vAlign w:val="center"/>
          </w:tcPr>
          <w:p w14:paraId="10DE0A85" w14:textId="77777777" w:rsidR="00876910" w:rsidRPr="00390453"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390453">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876910" w:rsidRPr="00390453" w14:paraId="5633898D" w14:textId="77777777" w:rsidTr="00876910">
        <w:trPr>
          <w:trHeight w:val="144"/>
          <w:tblHeader/>
        </w:trPr>
        <w:tc>
          <w:tcPr>
            <w:tcW w:w="627" w:type="dxa"/>
            <w:vAlign w:val="center"/>
          </w:tcPr>
          <w:p w14:paraId="735829BD" w14:textId="77777777" w:rsidR="00876910" w:rsidRPr="00390453"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390453">
              <w:rPr>
                <w:rFonts w:asciiTheme="minorHAnsi" w:eastAsiaTheme="minorEastAsia" w:hAnsiTheme="minorHAnsi" w:cstheme="minorHAnsi"/>
                <w:sz w:val="18"/>
                <w:szCs w:val="20"/>
              </w:rPr>
              <w:t>02</w:t>
            </w:r>
          </w:p>
        </w:tc>
        <w:tc>
          <w:tcPr>
            <w:tcW w:w="10163" w:type="dxa"/>
            <w:vAlign w:val="center"/>
          </w:tcPr>
          <w:p w14:paraId="1846262F" w14:textId="77777777" w:rsidR="00876910" w:rsidRPr="00390453" w:rsidRDefault="00876910" w:rsidP="00E879AA">
            <w:pPr>
              <w:keepNext/>
              <w:spacing w:after="0" w:line="240" w:lineRule="auto"/>
              <w:rPr>
                <w:rFonts w:asciiTheme="minorHAnsi" w:eastAsiaTheme="minorEastAsia" w:hAnsiTheme="minorHAnsi" w:cstheme="minorHAnsi"/>
                <w:sz w:val="18"/>
                <w:szCs w:val="20"/>
              </w:rPr>
            </w:pPr>
            <w:r w:rsidRPr="00390453">
              <w:rPr>
                <w:rFonts w:asciiTheme="minorHAnsi" w:eastAsiaTheme="minorEastAsia" w:hAnsiTheme="minorHAnsi" w:cstheme="minorHAnsi"/>
                <w:sz w:val="18"/>
                <w:szCs w:val="20"/>
              </w:rPr>
              <w:t xml:space="preserve">The controls shall be located in the kitchen, bathroom, and any hot water fixture location that is at least 20 feet from the water heater. </w:t>
            </w:r>
          </w:p>
        </w:tc>
      </w:tr>
      <w:tr w:rsidR="00876910" w:rsidRPr="00390453" w14:paraId="3B479A3E" w14:textId="77777777" w:rsidTr="00876910">
        <w:trPr>
          <w:trHeight w:val="144"/>
          <w:tblHeader/>
        </w:trPr>
        <w:tc>
          <w:tcPr>
            <w:tcW w:w="627" w:type="dxa"/>
            <w:vAlign w:val="center"/>
          </w:tcPr>
          <w:p w14:paraId="1230D412" w14:textId="77777777" w:rsidR="00876910" w:rsidRPr="00390453"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390453">
              <w:rPr>
                <w:rFonts w:asciiTheme="minorHAnsi" w:eastAsiaTheme="minorEastAsia" w:hAnsiTheme="minorHAnsi" w:cstheme="minorHAnsi"/>
                <w:sz w:val="18"/>
                <w:szCs w:val="20"/>
              </w:rPr>
              <w:t>03</w:t>
            </w:r>
          </w:p>
        </w:tc>
        <w:tc>
          <w:tcPr>
            <w:tcW w:w="10163" w:type="dxa"/>
            <w:vAlign w:val="center"/>
          </w:tcPr>
          <w:p w14:paraId="764474F4" w14:textId="77777777" w:rsidR="00876910" w:rsidRPr="00390453"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390453">
              <w:rPr>
                <w:rFonts w:asciiTheme="minorHAnsi" w:eastAsiaTheme="minorEastAsia" w:hAnsiTheme="minorHAnsi" w:cstheme="minorHAnsi"/>
                <w:sz w:val="18"/>
                <w:szCs w:val="20"/>
              </w:rPr>
              <w:t xml:space="preserve">Manual controls may be active by wired or wireless mechanisms. </w:t>
            </w:r>
          </w:p>
        </w:tc>
      </w:tr>
      <w:tr w:rsidR="00876910" w:rsidRPr="00390453" w14:paraId="1F114BD7" w14:textId="77777777" w:rsidTr="00876910">
        <w:trPr>
          <w:trHeight w:val="144"/>
          <w:tblHeader/>
        </w:trPr>
        <w:tc>
          <w:tcPr>
            <w:tcW w:w="627" w:type="dxa"/>
            <w:vAlign w:val="center"/>
          </w:tcPr>
          <w:p w14:paraId="44F5220D" w14:textId="77777777" w:rsidR="00876910" w:rsidRPr="00390453"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390453">
              <w:rPr>
                <w:rFonts w:asciiTheme="minorHAnsi" w:eastAsiaTheme="minorEastAsia" w:hAnsiTheme="minorHAnsi" w:cstheme="minorHAnsi"/>
                <w:sz w:val="18"/>
                <w:szCs w:val="20"/>
              </w:rPr>
              <w:t>04</w:t>
            </w:r>
          </w:p>
        </w:tc>
        <w:tc>
          <w:tcPr>
            <w:tcW w:w="10163" w:type="dxa"/>
            <w:vAlign w:val="center"/>
          </w:tcPr>
          <w:p w14:paraId="0B282B49" w14:textId="77777777" w:rsidR="00876910" w:rsidRPr="00390453"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390453">
              <w:rPr>
                <w:rFonts w:asciiTheme="minorHAnsi" w:eastAsiaTheme="minorEastAsia" w:hAnsiTheme="minorHAnsi" w:cstheme="minorHAnsi"/>
                <w:sz w:val="18"/>
                <w:szCs w:val="20"/>
              </w:rPr>
              <w:t>Sensor Controls may be activated by wired or wireless mechanisms, including buttons, motion sensors, door switches and flow switches. Each control shall have standby power of 1 Watt or less.</w:t>
            </w:r>
          </w:p>
        </w:tc>
      </w:tr>
      <w:tr w:rsidR="00876910" w:rsidRPr="00390453" w14:paraId="7C49A593" w14:textId="77777777" w:rsidTr="00876910">
        <w:trPr>
          <w:trHeight w:val="144"/>
          <w:tblHeader/>
        </w:trPr>
        <w:tc>
          <w:tcPr>
            <w:tcW w:w="627" w:type="dxa"/>
            <w:vAlign w:val="center"/>
          </w:tcPr>
          <w:p w14:paraId="7597330C" w14:textId="77777777" w:rsidR="00876910" w:rsidRPr="00390453"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390453">
              <w:rPr>
                <w:rFonts w:asciiTheme="minorHAnsi" w:eastAsiaTheme="minorEastAsia" w:hAnsiTheme="minorHAnsi" w:cstheme="minorHAnsi"/>
                <w:sz w:val="18"/>
                <w:szCs w:val="20"/>
              </w:rPr>
              <w:t>05</w:t>
            </w:r>
          </w:p>
        </w:tc>
        <w:tc>
          <w:tcPr>
            <w:tcW w:w="10163" w:type="dxa"/>
            <w:vAlign w:val="center"/>
          </w:tcPr>
          <w:p w14:paraId="448E3930" w14:textId="77777777" w:rsidR="00876910" w:rsidRPr="00390453"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390453">
              <w:rPr>
                <w:rFonts w:asciiTheme="minorHAnsi" w:eastAsiaTheme="minorEastAsia" w:hAnsiTheme="minorHAnsi" w:cstheme="minorHAnsi"/>
                <w:sz w:val="18"/>
                <w:szCs w:val="20"/>
              </w:rPr>
              <w:t xml:space="preserve">Pump and control placement shall meet one of the following criteria: </w:t>
            </w:r>
          </w:p>
          <w:p w14:paraId="1F34BA96" w14:textId="77777777" w:rsidR="00876910" w:rsidRPr="00390453" w:rsidRDefault="00876910">
            <w:pPr>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44E6BF4B" w14:textId="77777777" w:rsidR="00876910" w:rsidRPr="00390453" w:rsidRDefault="00876910">
            <w:pPr>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63457FED" w14:textId="77777777" w:rsidR="00876910" w:rsidRPr="00390453" w:rsidRDefault="00876910">
            <w:pPr>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When the cold water line is used as the return, the pump, demand controls and thermo-sensor shall be installed in an accessible location at the end of supply portion of the hot water distribution line (typically under a sink).</w:t>
            </w:r>
          </w:p>
        </w:tc>
      </w:tr>
      <w:tr w:rsidR="00876910" w:rsidRPr="00390453" w14:paraId="49DAB0A6" w14:textId="77777777" w:rsidTr="00876910">
        <w:trPr>
          <w:trHeight w:val="144"/>
          <w:tblHeader/>
        </w:trPr>
        <w:tc>
          <w:tcPr>
            <w:tcW w:w="627" w:type="dxa"/>
            <w:vAlign w:val="center"/>
          </w:tcPr>
          <w:p w14:paraId="3061E99F" w14:textId="77777777" w:rsidR="00876910" w:rsidRPr="00390453"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390453">
              <w:rPr>
                <w:rFonts w:asciiTheme="minorHAnsi" w:eastAsiaTheme="minorEastAsia" w:hAnsiTheme="minorHAnsi" w:cstheme="minorHAnsi"/>
                <w:sz w:val="18"/>
                <w:szCs w:val="20"/>
              </w:rPr>
              <w:t>06</w:t>
            </w:r>
          </w:p>
        </w:tc>
        <w:tc>
          <w:tcPr>
            <w:tcW w:w="10163" w:type="dxa"/>
            <w:vAlign w:val="center"/>
          </w:tcPr>
          <w:p w14:paraId="374C3DEC" w14:textId="77777777" w:rsidR="00876910" w:rsidRPr="00390453"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390453">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02F05351" w14:textId="77777777" w:rsidR="00876910" w:rsidRPr="00390453" w:rsidRDefault="00876910">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390453">
              <w:rPr>
                <w:rFonts w:asciiTheme="minorHAnsi" w:eastAsia="Times New Roman" w:hAnsiTheme="minorHAnsi" w:cstheme="minorHAnsi"/>
                <w:sz w:val="18"/>
                <w:szCs w:val="20"/>
              </w:rPr>
              <w:t>Not more than 10°F (5.6°C) above the initial temperature of the water in the pipe</w:t>
            </w:r>
          </w:p>
          <w:p w14:paraId="58B8EFF7" w14:textId="77777777" w:rsidR="00876910" w:rsidRPr="00390453" w:rsidRDefault="00876910">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390453">
              <w:rPr>
                <w:rFonts w:asciiTheme="minorHAnsi" w:eastAsia="Times New Roman" w:hAnsiTheme="minorHAnsi" w:cstheme="minorHAnsi"/>
                <w:sz w:val="18"/>
                <w:szCs w:val="20"/>
              </w:rPr>
              <w:t>Not more than 102°F (38.9°C).</w:t>
            </w:r>
          </w:p>
        </w:tc>
      </w:tr>
      <w:tr w:rsidR="00876910" w:rsidRPr="00390453" w14:paraId="43780B17" w14:textId="77777777" w:rsidTr="00876910">
        <w:trPr>
          <w:trHeight w:val="144"/>
          <w:tblHeader/>
        </w:trPr>
        <w:tc>
          <w:tcPr>
            <w:tcW w:w="627" w:type="dxa"/>
            <w:vAlign w:val="center"/>
          </w:tcPr>
          <w:p w14:paraId="65B79995" w14:textId="77777777" w:rsidR="00876910" w:rsidRPr="00390453"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390453">
              <w:rPr>
                <w:rFonts w:asciiTheme="minorHAnsi" w:eastAsiaTheme="minorEastAsia" w:hAnsiTheme="minorHAnsi" w:cstheme="minorHAnsi"/>
                <w:sz w:val="18"/>
                <w:szCs w:val="20"/>
              </w:rPr>
              <w:t>07</w:t>
            </w:r>
          </w:p>
        </w:tc>
        <w:tc>
          <w:tcPr>
            <w:tcW w:w="10163" w:type="dxa"/>
            <w:vAlign w:val="center"/>
          </w:tcPr>
          <w:p w14:paraId="4F8BDBB2" w14:textId="77777777" w:rsidR="00876910" w:rsidRPr="00390453"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390453">
              <w:rPr>
                <w:rFonts w:asciiTheme="minorHAnsi" w:eastAsiaTheme="minorEastAsia" w:hAnsiTheme="minorHAnsi" w:cstheme="minorHAnsi"/>
                <w:sz w:val="18"/>
                <w:szCs w:val="20"/>
              </w:rPr>
              <w:t xml:space="preserve">Controls shall limit operation to no more than 5 minutes following activation.  </w:t>
            </w:r>
          </w:p>
        </w:tc>
      </w:tr>
      <w:tr w:rsidR="00876910" w:rsidRPr="00390453" w14:paraId="27012D5C" w14:textId="77777777" w:rsidTr="00876910">
        <w:trPr>
          <w:trHeight w:val="144"/>
          <w:tblHeader/>
        </w:trPr>
        <w:tc>
          <w:tcPr>
            <w:tcW w:w="10790" w:type="dxa"/>
            <w:gridSpan w:val="2"/>
            <w:vAlign w:val="center"/>
          </w:tcPr>
          <w:p w14:paraId="6F4E3982" w14:textId="77777777" w:rsidR="00876910" w:rsidRPr="00390453" w:rsidRDefault="00876910"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390453">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19D36D68" w14:textId="77777777"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4483"/>
        <w:gridCol w:w="5665"/>
      </w:tblGrid>
      <w:tr w:rsidR="00AC4B2D" w:rsidRPr="00390453" w14:paraId="0F7F44A5" w14:textId="77777777" w:rsidTr="00CF186E">
        <w:trPr>
          <w:trHeight w:val="144"/>
          <w:tblHeader/>
        </w:trPr>
        <w:tc>
          <w:tcPr>
            <w:tcW w:w="10790" w:type="dxa"/>
            <w:gridSpan w:val="3"/>
            <w:tcBorders>
              <w:bottom w:val="single" w:sz="4" w:space="0" w:color="auto"/>
            </w:tcBorders>
          </w:tcPr>
          <w:p w14:paraId="0F7F44A3" w14:textId="6971E4E5" w:rsidR="00AC4B2D" w:rsidRPr="00390453" w:rsidRDefault="005D11BC"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390453">
              <w:rPr>
                <w:rFonts w:asciiTheme="minorHAnsi" w:hAnsiTheme="minorHAnsi" w:cstheme="minorHAnsi"/>
                <w:b/>
                <w:sz w:val="20"/>
                <w:szCs w:val="18"/>
              </w:rPr>
              <w:t>Q</w:t>
            </w:r>
            <w:r w:rsidR="00AC4B2D" w:rsidRPr="00390453">
              <w:rPr>
                <w:rFonts w:asciiTheme="minorHAnsi" w:hAnsiTheme="minorHAnsi" w:cstheme="minorHAnsi"/>
                <w:b/>
                <w:sz w:val="20"/>
                <w:szCs w:val="18"/>
              </w:rPr>
              <w:t>. HERS-Verified Demand Recirculation Manual Control</w:t>
            </w:r>
            <w:r w:rsidR="00E879AA" w:rsidRPr="00390453">
              <w:rPr>
                <w:rFonts w:asciiTheme="minorHAnsi" w:hAnsiTheme="minorHAnsi" w:cstheme="minorHAnsi"/>
                <w:b/>
                <w:sz w:val="20"/>
                <w:szCs w:val="18"/>
              </w:rPr>
              <w:t xml:space="preserve"> (RDRmc-H) (RA3.6.6)/Sensor Control </w:t>
            </w:r>
            <w:r w:rsidR="00E879AA" w:rsidRPr="00390453">
              <w:rPr>
                <w:rFonts w:asciiTheme="minorHAnsi" w:hAnsiTheme="minorHAnsi" w:cstheme="minorHAnsi"/>
                <w:b/>
                <w:sz w:val="18"/>
                <w:szCs w:val="18"/>
              </w:rPr>
              <w:t>(RDRsc-H) (RA3.6.7)</w:t>
            </w:r>
            <w:r w:rsidR="001938BC" w:rsidRPr="00390453">
              <w:rPr>
                <w:rFonts w:asciiTheme="minorHAnsi" w:hAnsiTheme="minorHAnsi" w:cstheme="minorHAnsi"/>
                <w:b/>
                <w:sz w:val="20"/>
                <w:szCs w:val="18"/>
              </w:rPr>
              <w:t xml:space="preserve"> Requirements</w:t>
            </w:r>
            <w:r w:rsidR="005C69A2" w:rsidRPr="00390453">
              <w:rPr>
                <w:rFonts w:asciiTheme="minorHAnsi" w:hAnsiTheme="minorHAnsi" w:cstheme="minorHAnsi"/>
                <w:b/>
                <w:sz w:val="20"/>
                <w:szCs w:val="18"/>
              </w:rPr>
              <w:t xml:space="preserve"> </w:t>
            </w:r>
          </w:p>
          <w:p w14:paraId="0F7F44A4" w14:textId="77777777" w:rsidR="001938BC" w:rsidRPr="00390453"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390453">
              <w:rPr>
                <w:rFonts w:asciiTheme="minorHAnsi" w:hAnsiTheme="minorHAnsi" w:cstheme="minorHAnsi"/>
                <w:sz w:val="20"/>
                <w:szCs w:val="18"/>
              </w:rPr>
              <w:t>Systems that utilize this distribution type shall comply with these requirements</w:t>
            </w:r>
          </w:p>
        </w:tc>
      </w:tr>
      <w:tr w:rsidR="00E879AA" w:rsidRPr="00390453" w14:paraId="714E95E7" w14:textId="77777777" w:rsidTr="00CF186E">
        <w:trPr>
          <w:trHeight w:val="144"/>
          <w:tblHeader/>
        </w:trPr>
        <w:tc>
          <w:tcPr>
            <w:tcW w:w="642" w:type="dxa"/>
            <w:tcBorders>
              <w:bottom w:val="single" w:sz="4" w:space="0" w:color="auto"/>
            </w:tcBorders>
          </w:tcPr>
          <w:p w14:paraId="0D06823D" w14:textId="3AAD1F9E" w:rsidR="00E879AA" w:rsidRPr="00390453" w:rsidDel="006E1E98" w:rsidRDefault="00E879AA"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390453">
              <w:rPr>
                <w:rFonts w:asciiTheme="minorHAnsi" w:hAnsiTheme="minorHAnsi" w:cstheme="minorHAnsi"/>
                <w:sz w:val="20"/>
                <w:szCs w:val="18"/>
              </w:rPr>
              <w:t>01</w:t>
            </w:r>
          </w:p>
        </w:tc>
        <w:tc>
          <w:tcPr>
            <w:tcW w:w="10148" w:type="dxa"/>
            <w:gridSpan w:val="2"/>
            <w:tcBorders>
              <w:bottom w:val="single" w:sz="4" w:space="0" w:color="auto"/>
            </w:tcBorders>
          </w:tcPr>
          <w:p w14:paraId="50E4B708" w14:textId="32C0AAF0" w:rsidR="00E879AA" w:rsidRPr="00390453" w:rsidDel="006E1E98" w:rsidRDefault="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390453">
              <w:rPr>
                <w:rFonts w:asciiTheme="minorHAnsi" w:hAnsiTheme="minorHAnsi" w:cstheme="minorHAnsi"/>
                <w:sz w:val="18"/>
                <w:szCs w:val="18"/>
              </w:rPr>
              <w:t xml:space="preserve">HERS rater shall perform a visual inspection </w:t>
            </w:r>
            <w:r w:rsidR="004C395F" w:rsidRPr="00390453">
              <w:rPr>
                <w:rFonts w:asciiTheme="minorHAnsi" w:hAnsiTheme="minorHAnsi" w:cstheme="minorHAnsi"/>
                <w:sz w:val="18"/>
                <w:szCs w:val="18"/>
              </w:rPr>
              <w:t xml:space="preserve">to verify that the demand pump, manual/sensor controls and thermo-sensor are present and operating properly </w:t>
            </w:r>
            <w:r w:rsidR="00CE2B87" w:rsidRPr="00390453">
              <w:rPr>
                <w:rFonts w:asciiTheme="minorHAnsi" w:hAnsiTheme="minorHAnsi" w:cstheme="minorHAnsi"/>
                <w:sz w:val="18"/>
                <w:szCs w:val="18"/>
              </w:rPr>
              <w:t xml:space="preserve">consistent </w:t>
            </w:r>
            <w:r w:rsidR="004C395F" w:rsidRPr="00390453">
              <w:rPr>
                <w:rFonts w:asciiTheme="minorHAnsi" w:hAnsiTheme="minorHAnsi" w:cstheme="minorHAnsi"/>
                <w:sz w:val="18"/>
                <w:szCs w:val="18"/>
              </w:rPr>
              <w:t>with the applicable requirements of RA4.4.9 and RA4.4.10</w:t>
            </w:r>
          </w:p>
        </w:tc>
      </w:tr>
      <w:tr w:rsidR="00CF186E" w:rsidRPr="00390453" w14:paraId="36BCE13A" w14:textId="77777777" w:rsidTr="00450E94">
        <w:trPr>
          <w:trHeight w:val="144"/>
          <w:tblHeader/>
        </w:trPr>
        <w:tc>
          <w:tcPr>
            <w:tcW w:w="642" w:type="dxa"/>
            <w:tcBorders>
              <w:bottom w:val="single" w:sz="4" w:space="0" w:color="auto"/>
            </w:tcBorders>
            <w:vAlign w:val="center"/>
          </w:tcPr>
          <w:p w14:paraId="5E0C34FF" w14:textId="61A49284" w:rsidR="00CF186E" w:rsidRPr="00390453"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02</w:t>
            </w:r>
          </w:p>
        </w:tc>
        <w:tc>
          <w:tcPr>
            <w:tcW w:w="4483" w:type="dxa"/>
            <w:tcBorders>
              <w:bottom w:val="single" w:sz="4" w:space="0" w:color="auto"/>
            </w:tcBorders>
            <w:vAlign w:val="center"/>
          </w:tcPr>
          <w:p w14:paraId="4CE40F0D" w14:textId="03755750" w:rsidR="00CF186E" w:rsidRPr="00390453"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sz w:val="18"/>
                <w:szCs w:val="18"/>
              </w:rPr>
              <w:t>Verification Status:</w:t>
            </w:r>
          </w:p>
        </w:tc>
        <w:tc>
          <w:tcPr>
            <w:tcW w:w="5665" w:type="dxa"/>
            <w:tcBorders>
              <w:bottom w:val="single" w:sz="4" w:space="0" w:color="auto"/>
            </w:tcBorders>
            <w:vAlign w:val="center"/>
          </w:tcPr>
          <w:p w14:paraId="47A35907" w14:textId="77777777" w:rsidR="00CF186E" w:rsidRPr="00390453" w:rsidRDefault="00CF186E">
            <w:pPr>
              <w:pStyle w:val="ListParagraph"/>
              <w:keepNext/>
              <w:numPr>
                <w:ilvl w:val="0"/>
                <w:numId w:val="9"/>
              </w:numPr>
              <w:tabs>
                <w:tab w:val="left" w:pos="356"/>
              </w:tabs>
              <w:spacing w:after="0" w:line="240" w:lineRule="auto"/>
              <w:rPr>
                <w:sz w:val="18"/>
                <w:szCs w:val="18"/>
              </w:rPr>
            </w:pPr>
            <w:r w:rsidRPr="00390453">
              <w:rPr>
                <w:sz w:val="18"/>
                <w:szCs w:val="18"/>
                <w:u w:val="single"/>
              </w:rPr>
              <w:t>Pass</w:t>
            </w:r>
            <w:r w:rsidRPr="00390453">
              <w:rPr>
                <w:sz w:val="18"/>
                <w:szCs w:val="18"/>
              </w:rPr>
              <w:t xml:space="preserve"> - all applicable requirements are met; or</w:t>
            </w:r>
          </w:p>
          <w:p w14:paraId="609B3305" w14:textId="77777777" w:rsidR="00CF186E" w:rsidRPr="00390453" w:rsidRDefault="00CF186E">
            <w:pPr>
              <w:pStyle w:val="ListParagraph"/>
              <w:keepNext/>
              <w:numPr>
                <w:ilvl w:val="0"/>
                <w:numId w:val="9"/>
              </w:numPr>
              <w:tabs>
                <w:tab w:val="left" w:pos="356"/>
              </w:tabs>
              <w:spacing w:after="0" w:line="240" w:lineRule="auto"/>
              <w:rPr>
                <w:sz w:val="18"/>
                <w:szCs w:val="18"/>
              </w:rPr>
            </w:pPr>
            <w:r w:rsidRPr="00390453">
              <w:rPr>
                <w:sz w:val="18"/>
                <w:szCs w:val="18"/>
                <w:u w:val="single"/>
              </w:rPr>
              <w:t>Fail</w:t>
            </w:r>
            <w:r w:rsidRPr="00390453">
              <w:rPr>
                <w:sz w:val="18"/>
                <w:szCs w:val="18"/>
              </w:rPr>
              <w:t xml:space="preserve"> - one or more applicable requirements are not met. Enter reason for failure in corrections notes field below; or</w:t>
            </w:r>
          </w:p>
          <w:p w14:paraId="1559F29B" w14:textId="3D0140BA" w:rsidR="00CF186E" w:rsidRPr="00390453" w:rsidRDefault="00CF186E">
            <w:pPr>
              <w:pStyle w:val="ListParagraph"/>
              <w:keepNext/>
              <w:numPr>
                <w:ilvl w:val="0"/>
                <w:numId w:val="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sz w:val="18"/>
                <w:szCs w:val="18"/>
                <w:u w:val="single"/>
              </w:rPr>
              <w:t>All N/A</w:t>
            </w:r>
            <w:r w:rsidRPr="00390453">
              <w:rPr>
                <w:sz w:val="18"/>
                <w:szCs w:val="18"/>
              </w:rPr>
              <w:t xml:space="preserve"> - This entire table is not applicable</w:t>
            </w:r>
          </w:p>
        </w:tc>
      </w:tr>
      <w:tr w:rsidR="00CF186E" w:rsidRPr="00390453" w14:paraId="77ED4D6F" w14:textId="77777777" w:rsidTr="00450E94">
        <w:trPr>
          <w:trHeight w:val="144"/>
          <w:tblHeader/>
        </w:trPr>
        <w:tc>
          <w:tcPr>
            <w:tcW w:w="642" w:type="dxa"/>
            <w:tcBorders>
              <w:bottom w:val="single" w:sz="4" w:space="0" w:color="auto"/>
            </w:tcBorders>
          </w:tcPr>
          <w:p w14:paraId="183B6CE6" w14:textId="78A691E9" w:rsidR="00CF186E" w:rsidRPr="00390453"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03</w:t>
            </w:r>
          </w:p>
        </w:tc>
        <w:tc>
          <w:tcPr>
            <w:tcW w:w="10148" w:type="dxa"/>
            <w:gridSpan w:val="2"/>
            <w:tcBorders>
              <w:bottom w:val="single" w:sz="4" w:space="0" w:color="auto"/>
            </w:tcBorders>
            <w:vAlign w:val="center"/>
          </w:tcPr>
          <w:p w14:paraId="3ACD7AD0" w14:textId="13E441FD" w:rsidR="00CF186E" w:rsidRPr="00390453"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sz w:val="18"/>
                <w:szCs w:val="18"/>
              </w:rPr>
              <w:t xml:space="preserve">Correction Notes: </w:t>
            </w:r>
          </w:p>
        </w:tc>
      </w:tr>
      <w:tr w:rsidR="00CF186E" w:rsidRPr="00390453" w14:paraId="0F7F44D3" w14:textId="77777777" w:rsidTr="00CF186E">
        <w:trPr>
          <w:trHeight w:val="144"/>
          <w:tblHeader/>
        </w:trPr>
        <w:tc>
          <w:tcPr>
            <w:tcW w:w="10790" w:type="dxa"/>
            <w:gridSpan w:val="3"/>
            <w:vAlign w:val="center"/>
          </w:tcPr>
          <w:p w14:paraId="0F7F44D2" w14:textId="61747653" w:rsidR="00CF186E" w:rsidRPr="00390453" w:rsidRDefault="00212109"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390453">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0F7F4506" w14:textId="77777777" w:rsidR="00AC4B2D" w:rsidRPr="00390453" w:rsidRDefault="00AC4B2D" w:rsidP="00DC522B">
      <w:pPr>
        <w:spacing w:after="0" w:line="240" w:lineRule="auto"/>
        <w:rPr>
          <w:rFonts w:asciiTheme="minorHAnsi" w:hAnsiTheme="minorHAnsi" w:cstheme="minorHAnsi"/>
          <w:b/>
          <w:sz w:val="18"/>
          <w:szCs w:val="18"/>
        </w:rPr>
      </w:pPr>
    </w:p>
    <w:p w14:paraId="0F7F4507" w14:textId="77777777" w:rsidR="00AC4B2D" w:rsidRPr="00390453" w:rsidRDefault="00AC4B2D" w:rsidP="00DC522B">
      <w:pPr>
        <w:spacing w:after="0" w:line="240" w:lineRule="auto"/>
        <w:rPr>
          <w:rFonts w:asciiTheme="minorHAnsi" w:hAnsiTheme="minorHAnsi" w:cstheme="min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1"/>
        <w:gridCol w:w="10259"/>
      </w:tblGrid>
      <w:tr w:rsidR="007A1DD9" w:rsidRPr="00390453" w14:paraId="1B25B72A" w14:textId="77777777" w:rsidTr="009E0764">
        <w:trPr>
          <w:cantSplit/>
          <w:trHeight w:val="144"/>
        </w:trPr>
        <w:tc>
          <w:tcPr>
            <w:tcW w:w="4999" w:type="pct"/>
            <w:gridSpan w:val="2"/>
            <w:vAlign w:val="center"/>
          </w:tcPr>
          <w:p w14:paraId="5C15F0FE" w14:textId="25EBD827" w:rsidR="007A1DD9" w:rsidRPr="00390453" w:rsidRDefault="007A1DD9" w:rsidP="009E0764">
            <w:pPr>
              <w:keepNext/>
              <w:spacing w:after="0" w:line="240" w:lineRule="auto"/>
              <w:rPr>
                <w:rFonts w:asciiTheme="minorHAnsi" w:eastAsia="Times New Roman" w:hAnsiTheme="minorHAnsi" w:cstheme="minorHAnsi"/>
                <w:b/>
                <w:sz w:val="20"/>
                <w:szCs w:val="20"/>
              </w:rPr>
            </w:pPr>
            <w:r w:rsidRPr="00390453">
              <w:rPr>
                <w:rFonts w:asciiTheme="minorHAnsi" w:eastAsia="Times New Roman" w:hAnsiTheme="minorHAnsi" w:cstheme="minorHAnsi"/>
                <w:b/>
                <w:sz w:val="20"/>
                <w:szCs w:val="20"/>
              </w:rPr>
              <w:t>R. Determination of HERS Verification Compliance</w:t>
            </w:r>
          </w:p>
          <w:p w14:paraId="50CB1D09" w14:textId="77777777" w:rsidR="007A1DD9" w:rsidRPr="00390453" w:rsidRDefault="007A1DD9" w:rsidP="009E0764">
            <w:pPr>
              <w:keepNext/>
              <w:spacing w:after="0" w:line="240" w:lineRule="auto"/>
              <w:rPr>
                <w:rFonts w:asciiTheme="minorHAnsi" w:eastAsia="Times New Roman" w:hAnsiTheme="minorHAnsi" w:cstheme="minorHAnsi"/>
                <w:sz w:val="20"/>
                <w:szCs w:val="20"/>
              </w:rPr>
            </w:pPr>
            <w:r w:rsidRPr="00390453">
              <w:rPr>
                <w:rFonts w:asciiTheme="minorHAnsi" w:eastAsia="Times New Roman" w:hAnsiTheme="minorHAnsi" w:cstheme="minorHAnsi"/>
                <w:sz w:val="20"/>
                <w:szCs w:val="20"/>
              </w:rPr>
              <w:t>All applicable sections of this document shall indicate compliance with the specified verification protocol requirements in order for this Certificate of Verification as a whole to be determined to be in compliance.</w:t>
            </w:r>
          </w:p>
        </w:tc>
      </w:tr>
      <w:tr w:rsidR="007A1DD9" w:rsidRPr="00390453" w14:paraId="5A471AC3" w14:textId="77777777" w:rsidTr="009E0764">
        <w:trPr>
          <w:cantSplit/>
          <w:trHeight w:val="144"/>
        </w:trPr>
        <w:tc>
          <w:tcPr>
            <w:tcW w:w="246" w:type="pct"/>
            <w:vAlign w:val="center"/>
          </w:tcPr>
          <w:p w14:paraId="10F09862" w14:textId="77777777" w:rsidR="007A1DD9" w:rsidRPr="00390453" w:rsidRDefault="007A1DD9" w:rsidP="009E0764">
            <w:pPr>
              <w:keepNext/>
              <w:spacing w:after="0" w:line="240" w:lineRule="auto"/>
              <w:jc w:val="center"/>
              <w:rPr>
                <w:rFonts w:asciiTheme="minorHAnsi" w:eastAsia="Times New Roman" w:hAnsiTheme="minorHAnsi" w:cstheme="minorHAnsi"/>
                <w:sz w:val="20"/>
                <w:szCs w:val="20"/>
              </w:rPr>
            </w:pPr>
            <w:r w:rsidRPr="00390453">
              <w:rPr>
                <w:rFonts w:asciiTheme="minorHAnsi" w:eastAsia="Times New Roman" w:hAnsiTheme="minorHAnsi" w:cstheme="minorHAnsi"/>
                <w:sz w:val="20"/>
                <w:szCs w:val="20"/>
              </w:rPr>
              <w:t>01</w:t>
            </w:r>
          </w:p>
        </w:tc>
        <w:tc>
          <w:tcPr>
            <w:tcW w:w="4754" w:type="pct"/>
            <w:vAlign w:val="center"/>
          </w:tcPr>
          <w:p w14:paraId="79129E12" w14:textId="77777777" w:rsidR="007A1DD9" w:rsidRPr="00390453" w:rsidRDefault="007A1DD9" w:rsidP="009E0764">
            <w:pPr>
              <w:keepNext/>
              <w:spacing w:after="0" w:line="240" w:lineRule="auto"/>
              <w:rPr>
                <w:rFonts w:asciiTheme="minorHAnsi" w:eastAsia="Times New Roman" w:hAnsiTheme="minorHAnsi" w:cstheme="minorHAnsi"/>
                <w:sz w:val="20"/>
                <w:szCs w:val="20"/>
              </w:rPr>
            </w:pPr>
          </w:p>
        </w:tc>
      </w:tr>
    </w:tbl>
    <w:p w14:paraId="3BBB4A2A" w14:textId="62B2A0E9" w:rsidR="00466460" w:rsidRDefault="00466460" w:rsidP="00DC522B">
      <w:pPr>
        <w:spacing w:after="0" w:line="240" w:lineRule="auto"/>
        <w:rPr>
          <w:rFonts w:asciiTheme="minorHAnsi" w:hAnsiTheme="minorHAnsi" w:cstheme="minorHAnsi"/>
          <w:sz w:val="18"/>
          <w:szCs w:val="18"/>
        </w:rPr>
      </w:pPr>
    </w:p>
    <w:p w14:paraId="79D3F1AB" w14:textId="77777777" w:rsidR="00466460" w:rsidRDefault="00466460">
      <w:pPr>
        <w:spacing w:after="0" w:line="240" w:lineRule="auto"/>
        <w:rPr>
          <w:rFonts w:asciiTheme="minorHAnsi" w:hAnsiTheme="minorHAnsi" w:cstheme="minorHAnsi"/>
          <w:sz w:val="18"/>
          <w:szCs w:val="18"/>
        </w:rPr>
      </w:pPr>
      <w:r>
        <w:rPr>
          <w:rFonts w:asciiTheme="minorHAnsi" w:hAnsiTheme="minorHAnsi" w:cstheme="minorHAnsi"/>
          <w:sz w:val="18"/>
          <w:szCs w:val="18"/>
        </w:rPr>
        <w:br w:type="page"/>
      </w:r>
    </w:p>
    <w:p w14:paraId="21054847" w14:textId="77777777" w:rsidR="00707B29" w:rsidRPr="00390453" w:rsidRDefault="00707B29" w:rsidP="00DC522B">
      <w:pPr>
        <w:spacing w:after="0" w:line="240" w:lineRule="auto"/>
        <w:rPr>
          <w:rFonts w:asciiTheme="minorHAnsi" w:hAnsiTheme="minorHAnsi" w:cstheme="minorHAnsi"/>
          <w:sz w:val="18"/>
          <w:szCs w:val="18"/>
        </w:rPr>
      </w:pPr>
    </w:p>
    <w:tbl>
      <w:tblPr>
        <w:tblW w:w="4961"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86"/>
        <w:gridCol w:w="5220"/>
      </w:tblGrid>
      <w:tr w:rsidR="00297A87" w:rsidRPr="00297A87" w14:paraId="78BD20A8" w14:textId="77777777" w:rsidTr="00297A87">
        <w:trPr>
          <w:trHeight w:val="233"/>
        </w:trPr>
        <w:tc>
          <w:tcPr>
            <w:tcW w:w="10706" w:type="dxa"/>
            <w:gridSpan w:val="2"/>
            <w:vAlign w:val="center"/>
          </w:tcPr>
          <w:p w14:paraId="0B23D55E" w14:textId="77777777" w:rsidR="00297A87" w:rsidRPr="00297A87" w:rsidRDefault="00297A87" w:rsidP="00297A8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297A87">
              <w:rPr>
                <w:rFonts w:asciiTheme="minorHAnsi" w:eastAsia="Times New Roman" w:hAnsiTheme="minorHAnsi" w:cs="Arial"/>
                <w:b/>
                <w:caps/>
                <w:sz w:val="20"/>
                <w:szCs w:val="20"/>
              </w:rPr>
              <w:t>Documentation Author's Declaration Statement</w:t>
            </w:r>
          </w:p>
        </w:tc>
      </w:tr>
      <w:tr w:rsidR="00297A87" w:rsidRPr="00297A87" w14:paraId="6D9E211D" w14:textId="77777777" w:rsidTr="00297A87">
        <w:trPr>
          <w:trHeight w:val="206"/>
        </w:trPr>
        <w:tc>
          <w:tcPr>
            <w:tcW w:w="10706" w:type="dxa"/>
            <w:gridSpan w:val="2"/>
            <w:vAlign w:val="center"/>
          </w:tcPr>
          <w:p w14:paraId="0A9ABF00" w14:textId="77777777" w:rsidR="00297A87" w:rsidRPr="00297A87" w:rsidRDefault="00297A87" w:rsidP="00297A87">
            <w:pPr>
              <w:numPr>
                <w:ilvl w:val="0"/>
                <w:numId w:val="2"/>
              </w:numPr>
              <w:spacing w:after="0" w:line="240" w:lineRule="auto"/>
              <w:ind w:left="271" w:hanging="270"/>
              <w:rPr>
                <w:rFonts w:asciiTheme="minorHAnsi" w:eastAsia="Times New Roman" w:hAnsiTheme="minorHAnsi"/>
                <w:sz w:val="20"/>
                <w:szCs w:val="20"/>
              </w:rPr>
            </w:pPr>
            <w:r w:rsidRPr="00297A87">
              <w:rPr>
                <w:rFonts w:asciiTheme="minorHAnsi" w:eastAsia="Times New Roman" w:hAnsiTheme="minorHAnsi"/>
                <w:sz w:val="20"/>
                <w:szCs w:val="20"/>
              </w:rPr>
              <w:t>I certify that this Certificate of Verification documentation is accurate and complete.</w:t>
            </w:r>
          </w:p>
        </w:tc>
      </w:tr>
      <w:tr w:rsidR="00297A87" w:rsidRPr="00297A87" w14:paraId="0EB578C7" w14:textId="77777777" w:rsidTr="00297A87">
        <w:trPr>
          <w:trHeight w:val="360"/>
        </w:trPr>
        <w:tc>
          <w:tcPr>
            <w:tcW w:w="5486" w:type="dxa"/>
          </w:tcPr>
          <w:p w14:paraId="666945A0" w14:textId="77777777" w:rsidR="00297A87" w:rsidRPr="00297A87" w:rsidRDefault="00297A87" w:rsidP="00297A87">
            <w:pPr>
              <w:spacing w:after="0" w:line="240" w:lineRule="auto"/>
              <w:rPr>
                <w:rFonts w:asciiTheme="minorHAnsi" w:eastAsia="Times New Roman" w:hAnsiTheme="minorHAnsi"/>
                <w:sz w:val="20"/>
                <w:szCs w:val="20"/>
              </w:rPr>
            </w:pPr>
            <w:r w:rsidRPr="00297A87">
              <w:rPr>
                <w:rFonts w:asciiTheme="minorHAnsi" w:eastAsia="Times New Roman" w:hAnsiTheme="minorHAnsi"/>
                <w:sz w:val="20"/>
                <w:szCs w:val="20"/>
              </w:rPr>
              <w:t>Name:</w:t>
            </w:r>
          </w:p>
        </w:tc>
        <w:tc>
          <w:tcPr>
            <w:tcW w:w="5220" w:type="dxa"/>
          </w:tcPr>
          <w:p w14:paraId="6FA10122" w14:textId="77777777" w:rsidR="00297A87" w:rsidRPr="00297A87" w:rsidRDefault="00297A87" w:rsidP="00297A87">
            <w:pPr>
              <w:spacing w:after="0" w:line="240" w:lineRule="auto"/>
              <w:rPr>
                <w:rFonts w:asciiTheme="minorHAnsi" w:eastAsia="Times New Roman" w:hAnsiTheme="minorHAnsi"/>
                <w:sz w:val="20"/>
                <w:szCs w:val="20"/>
              </w:rPr>
            </w:pPr>
            <w:r w:rsidRPr="00297A87">
              <w:rPr>
                <w:rFonts w:asciiTheme="minorHAnsi" w:eastAsia="Times New Roman" w:hAnsiTheme="minorHAnsi"/>
                <w:sz w:val="20"/>
                <w:szCs w:val="20"/>
              </w:rPr>
              <w:t>Signature:</w:t>
            </w:r>
          </w:p>
        </w:tc>
      </w:tr>
      <w:tr w:rsidR="00297A87" w:rsidRPr="00297A87" w14:paraId="59F7C3DF" w14:textId="77777777" w:rsidTr="00297A87">
        <w:trPr>
          <w:trHeight w:val="360"/>
        </w:trPr>
        <w:tc>
          <w:tcPr>
            <w:tcW w:w="5486" w:type="dxa"/>
          </w:tcPr>
          <w:p w14:paraId="62E734D8" w14:textId="77777777" w:rsidR="00297A87" w:rsidRPr="00297A87" w:rsidRDefault="00297A87" w:rsidP="00297A87">
            <w:pPr>
              <w:spacing w:after="0" w:line="240" w:lineRule="auto"/>
              <w:rPr>
                <w:rFonts w:asciiTheme="minorHAnsi" w:eastAsia="Times New Roman" w:hAnsiTheme="minorHAnsi"/>
                <w:sz w:val="20"/>
                <w:szCs w:val="20"/>
              </w:rPr>
            </w:pPr>
            <w:r w:rsidRPr="00297A87">
              <w:rPr>
                <w:rFonts w:asciiTheme="minorHAnsi" w:eastAsia="Times New Roman" w:hAnsiTheme="minorHAnsi"/>
                <w:sz w:val="20"/>
                <w:szCs w:val="20"/>
              </w:rPr>
              <w:t>Company:</w:t>
            </w:r>
          </w:p>
        </w:tc>
        <w:tc>
          <w:tcPr>
            <w:tcW w:w="5220" w:type="dxa"/>
          </w:tcPr>
          <w:p w14:paraId="5AE33868" w14:textId="77777777" w:rsidR="00297A87" w:rsidRPr="00297A87" w:rsidRDefault="00297A87" w:rsidP="00297A87">
            <w:pPr>
              <w:spacing w:after="0" w:line="240" w:lineRule="auto"/>
              <w:rPr>
                <w:rFonts w:asciiTheme="minorHAnsi" w:eastAsia="Times New Roman" w:hAnsiTheme="minorHAnsi"/>
                <w:sz w:val="20"/>
                <w:szCs w:val="20"/>
              </w:rPr>
            </w:pPr>
            <w:r w:rsidRPr="00297A87">
              <w:rPr>
                <w:rFonts w:asciiTheme="minorHAnsi" w:eastAsia="Times New Roman" w:hAnsiTheme="minorHAnsi"/>
                <w:sz w:val="20"/>
                <w:szCs w:val="20"/>
              </w:rPr>
              <w:t>Date:</w:t>
            </w:r>
          </w:p>
        </w:tc>
      </w:tr>
      <w:tr w:rsidR="00297A87" w:rsidRPr="00297A87" w14:paraId="031DAF92" w14:textId="77777777" w:rsidTr="00297A87">
        <w:trPr>
          <w:trHeight w:val="360"/>
        </w:trPr>
        <w:tc>
          <w:tcPr>
            <w:tcW w:w="5486" w:type="dxa"/>
          </w:tcPr>
          <w:p w14:paraId="112236E7" w14:textId="77777777" w:rsidR="00297A87" w:rsidRPr="00297A87" w:rsidRDefault="00297A87" w:rsidP="00297A87">
            <w:pPr>
              <w:spacing w:after="0" w:line="240" w:lineRule="auto"/>
              <w:rPr>
                <w:rFonts w:asciiTheme="minorHAnsi" w:eastAsia="Times New Roman" w:hAnsiTheme="minorHAnsi"/>
                <w:sz w:val="20"/>
                <w:szCs w:val="20"/>
              </w:rPr>
            </w:pPr>
            <w:r w:rsidRPr="00297A87">
              <w:rPr>
                <w:rFonts w:asciiTheme="minorHAnsi" w:eastAsia="Times New Roman" w:hAnsiTheme="minorHAnsi"/>
                <w:sz w:val="20"/>
                <w:szCs w:val="20"/>
              </w:rPr>
              <w:t>Address:</w:t>
            </w:r>
          </w:p>
        </w:tc>
        <w:tc>
          <w:tcPr>
            <w:tcW w:w="5220" w:type="dxa"/>
          </w:tcPr>
          <w:p w14:paraId="68A0FD2E" w14:textId="77777777" w:rsidR="00297A87" w:rsidRPr="00297A87" w:rsidRDefault="00297A87" w:rsidP="00297A87">
            <w:pPr>
              <w:spacing w:after="0" w:line="240" w:lineRule="auto"/>
              <w:rPr>
                <w:rFonts w:asciiTheme="minorHAnsi" w:eastAsia="Times New Roman" w:hAnsiTheme="minorHAnsi"/>
                <w:sz w:val="20"/>
                <w:szCs w:val="20"/>
              </w:rPr>
            </w:pPr>
            <w:r w:rsidRPr="00297A87">
              <w:rPr>
                <w:rFonts w:asciiTheme="minorHAnsi" w:eastAsia="Times New Roman" w:hAnsiTheme="minorHAnsi"/>
                <w:sz w:val="20"/>
                <w:szCs w:val="20"/>
              </w:rPr>
              <w:t>CEA / HERS Certification Identification (if applicable):</w:t>
            </w:r>
          </w:p>
        </w:tc>
      </w:tr>
      <w:tr w:rsidR="00297A87" w:rsidRPr="00297A87" w14:paraId="26C4460E" w14:textId="77777777" w:rsidTr="00297A87">
        <w:trPr>
          <w:trHeight w:val="360"/>
        </w:trPr>
        <w:tc>
          <w:tcPr>
            <w:tcW w:w="5486" w:type="dxa"/>
          </w:tcPr>
          <w:p w14:paraId="24E5300F" w14:textId="77777777" w:rsidR="00297A87" w:rsidRPr="00297A87" w:rsidRDefault="00297A87" w:rsidP="00297A87">
            <w:pPr>
              <w:spacing w:after="0" w:line="240" w:lineRule="auto"/>
              <w:rPr>
                <w:rFonts w:asciiTheme="minorHAnsi" w:eastAsia="Times New Roman" w:hAnsiTheme="minorHAnsi"/>
                <w:sz w:val="20"/>
                <w:szCs w:val="20"/>
              </w:rPr>
            </w:pPr>
            <w:r w:rsidRPr="00297A87">
              <w:rPr>
                <w:rFonts w:asciiTheme="minorHAnsi" w:eastAsia="Times New Roman" w:hAnsiTheme="minorHAnsi"/>
                <w:sz w:val="20"/>
                <w:szCs w:val="20"/>
              </w:rPr>
              <w:t>City/State/Zip:</w:t>
            </w:r>
          </w:p>
        </w:tc>
        <w:tc>
          <w:tcPr>
            <w:tcW w:w="5220" w:type="dxa"/>
          </w:tcPr>
          <w:p w14:paraId="077175E3" w14:textId="77777777" w:rsidR="00297A87" w:rsidRPr="00297A87" w:rsidRDefault="00297A87" w:rsidP="00297A87">
            <w:pPr>
              <w:spacing w:after="0" w:line="240" w:lineRule="auto"/>
              <w:rPr>
                <w:rFonts w:asciiTheme="minorHAnsi" w:eastAsia="Times New Roman" w:hAnsiTheme="minorHAnsi"/>
                <w:sz w:val="20"/>
                <w:szCs w:val="20"/>
              </w:rPr>
            </w:pPr>
            <w:r w:rsidRPr="00297A87">
              <w:rPr>
                <w:rFonts w:asciiTheme="minorHAnsi" w:eastAsia="Times New Roman" w:hAnsiTheme="minorHAnsi"/>
                <w:sz w:val="20"/>
                <w:szCs w:val="20"/>
              </w:rPr>
              <w:t>Phone:</w:t>
            </w:r>
          </w:p>
        </w:tc>
      </w:tr>
      <w:tr w:rsidR="00297A87" w:rsidRPr="00297A87" w14:paraId="36E091F7" w14:textId="77777777" w:rsidTr="00297A87">
        <w:tblPrEx>
          <w:tblCellMar>
            <w:left w:w="115" w:type="dxa"/>
            <w:right w:w="115" w:type="dxa"/>
          </w:tblCellMar>
        </w:tblPrEx>
        <w:trPr>
          <w:trHeight w:val="296"/>
        </w:trPr>
        <w:tc>
          <w:tcPr>
            <w:tcW w:w="10706" w:type="dxa"/>
            <w:gridSpan w:val="2"/>
            <w:vAlign w:val="center"/>
          </w:tcPr>
          <w:p w14:paraId="52C05097" w14:textId="77777777" w:rsidR="00297A87" w:rsidRPr="00297A87" w:rsidRDefault="00297A87" w:rsidP="00297A8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20"/>
                <w:szCs w:val="20"/>
              </w:rPr>
            </w:pPr>
            <w:r w:rsidRPr="00297A87">
              <w:rPr>
                <w:rFonts w:asciiTheme="minorHAnsi" w:eastAsia="Times New Roman" w:hAnsiTheme="minorHAnsi" w:cs="Arial"/>
                <w:b/>
                <w:caps/>
                <w:sz w:val="20"/>
                <w:szCs w:val="20"/>
              </w:rPr>
              <w:t xml:space="preserve">Responsible Person's Declaration statement </w:t>
            </w:r>
          </w:p>
        </w:tc>
      </w:tr>
      <w:tr w:rsidR="00297A87" w:rsidRPr="00297A87" w14:paraId="6E00F812" w14:textId="77777777" w:rsidTr="00297A87">
        <w:tblPrEx>
          <w:tblCellMar>
            <w:left w:w="115" w:type="dxa"/>
            <w:right w:w="115" w:type="dxa"/>
          </w:tblCellMar>
        </w:tblPrEx>
        <w:trPr>
          <w:trHeight w:val="504"/>
        </w:trPr>
        <w:tc>
          <w:tcPr>
            <w:tcW w:w="10706" w:type="dxa"/>
            <w:gridSpan w:val="2"/>
          </w:tcPr>
          <w:p w14:paraId="604C73CA" w14:textId="77777777" w:rsidR="00297A87" w:rsidRPr="00297A87" w:rsidRDefault="00297A87" w:rsidP="00D81D04">
            <w:pPr>
              <w:spacing w:after="0" w:line="240" w:lineRule="auto"/>
              <w:rPr>
                <w:rFonts w:asciiTheme="minorHAnsi" w:eastAsia="Times New Roman" w:hAnsiTheme="minorHAnsi"/>
                <w:bCs/>
                <w:sz w:val="20"/>
                <w:szCs w:val="20"/>
              </w:rPr>
            </w:pPr>
            <w:r w:rsidRPr="00297A87">
              <w:rPr>
                <w:rFonts w:asciiTheme="minorHAnsi" w:eastAsia="Times New Roman" w:hAnsiTheme="minorHAnsi"/>
                <w:bCs/>
                <w:sz w:val="20"/>
                <w:szCs w:val="20"/>
              </w:rPr>
              <w:t>I certify the following under penalty of perjury, under the laws of the State of California:</w:t>
            </w:r>
          </w:p>
          <w:p w14:paraId="7002FC06" w14:textId="77777777" w:rsidR="00297A87" w:rsidRPr="00297A87" w:rsidRDefault="00297A87" w:rsidP="00D81D04">
            <w:pPr>
              <w:keepNext/>
              <w:numPr>
                <w:ilvl w:val="0"/>
                <w:numId w:val="19"/>
              </w:numPr>
              <w:tabs>
                <w:tab w:val="left" w:pos="-2600"/>
              </w:tabs>
              <w:spacing w:after="0" w:line="240" w:lineRule="auto"/>
              <w:ind w:left="877"/>
              <w:outlineLvl w:val="2"/>
              <w:rPr>
                <w:rFonts w:asciiTheme="minorHAnsi" w:eastAsia="Times New Roman" w:hAnsiTheme="minorHAnsi"/>
                <w:sz w:val="20"/>
                <w:szCs w:val="20"/>
              </w:rPr>
            </w:pPr>
            <w:r w:rsidRPr="00297A87">
              <w:rPr>
                <w:rFonts w:asciiTheme="minorHAnsi" w:eastAsia="Times New Roman" w:hAnsiTheme="minorHAnsi"/>
                <w:sz w:val="20"/>
                <w:szCs w:val="20"/>
              </w:rPr>
              <w:t xml:space="preserve">The information provided on this Certificate of Verification is true and correct. </w:t>
            </w:r>
          </w:p>
          <w:p w14:paraId="3D8B64BF" w14:textId="77777777" w:rsidR="00297A87" w:rsidRPr="00297A87" w:rsidRDefault="00297A87" w:rsidP="00D81D04">
            <w:pPr>
              <w:keepNext/>
              <w:numPr>
                <w:ilvl w:val="0"/>
                <w:numId w:val="19"/>
              </w:numPr>
              <w:tabs>
                <w:tab w:val="left" w:pos="-2600"/>
              </w:tabs>
              <w:spacing w:after="0" w:line="240" w:lineRule="auto"/>
              <w:ind w:left="877"/>
              <w:outlineLvl w:val="2"/>
              <w:rPr>
                <w:rFonts w:asciiTheme="minorHAnsi" w:eastAsia="Times New Roman" w:hAnsiTheme="minorHAnsi"/>
                <w:sz w:val="20"/>
                <w:szCs w:val="20"/>
              </w:rPr>
            </w:pPr>
            <w:r w:rsidRPr="00297A87">
              <w:rPr>
                <w:rFonts w:asciiTheme="minorHAnsi" w:eastAsia="Times New Roman" w:hAnsiTheme="minorHAnsi"/>
                <w:sz w:val="20"/>
                <w:szCs w:val="20"/>
              </w:rPr>
              <w:t>I am the certified HERS Rater who performed the verification identified and reported on this Certificate of Verification (responsible rater).</w:t>
            </w:r>
          </w:p>
          <w:p w14:paraId="27A4C2E3" w14:textId="77777777" w:rsidR="00297A87" w:rsidRPr="00297A87" w:rsidRDefault="00297A87" w:rsidP="00D81D04">
            <w:pPr>
              <w:keepNext/>
              <w:numPr>
                <w:ilvl w:val="0"/>
                <w:numId w:val="19"/>
              </w:numPr>
              <w:tabs>
                <w:tab w:val="left" w:pos="-2600"/>
              </w:tabs>
              <w:spacing w:after="0" w:line="240" w:lineRule="auto"/>
              <w:ind w:left="877"/>
              <w:outlineLvl w:val="2"/>
              <w:rPr>
                <w:rFonts w:asciiTheme="minorHAnsi" w:eastAsia="Times New Roman" w:hAnsiTheme="minorHAnsi"/>
                <w:sz w:val="20"/>
                <w:szCs w:val="20"/>
              </w:rPr>
            </w:pPr>
            <w:r w:rsidRPr="00297A87">
              <w:rPr>
                <w:rFonts w:asciiTheme="minorHAnsi" w:eastAsia="Times New Roman" w:hAnsiTheme="minorHAnsi"/>
                <w:sz w:val="20"/>
                <w:szCs w:val="20"/>
              </w:rPr>
              <w:t>The installed features, materials, components, manufactured devices, or system performance diagnostic results that require HERS verification identified on this Certificate of Verification comply with the applicable requirements in Reference Nonresidential Appendices NA1 and NA2, and the requirements specified on the Certificate of Compliance for the building approved by the enforcement agency.</w:t>
            </w:r>
          </w:p>
          <w:p w14:paraId="76D54D96" w14:textId="77777777" w:rsidR="00297A87" w:rsidRPr="00297A87" w:rsidRDefault="00297A87" w:rsidP="00D81D04">
            <w:pPr>
              <w:keepNext/>
              <w:numPr>
                <w:ilvl w:val="0"/>
                <w:numId w:val="19"/>
              </w:numPr>
              <w:tabs>
                <w:tab w:val="left" w:pos="-2600"/>
              </w:tabs>
              <w:spacing w:after="0" w:line="240" w:lineRule="auto"/>
              <w:ind w:left="877"/>
              <w:outlineLvl w:val="2"/>
              <w:rPr>
                <w:rFonts w:asciiTheme="minorHAnsi" w:eastAsia="Times New Roman" w:hAnsiTheme="minorHAnsi"/>
                <w:sz w:val="20"/>
                <w:szCs w:val="20"/>
              </w:rPr>
            </w:pPr>
            <w:r w:rsidRPr="00297A87">
              <w:rPr>
                <w:rFonts w:asciiTheme="minorHAnsi" w:eastAsia="Times New Roman" w:hAnsiTheme="minorHAnsi"/>
                <w:sz w:val="20"/>
                <w:szCs w:val="20"/>
              </w:rPr>
              <w:t xml:space="preserve">The information reported on applicable sections of the Certificate(s) of Installation (NRCI), signed and submitted by the person(s) responsible for the construction or installation conforms to the requirements specified on the Certificate(s) of Compliance (NRCC) approved by the enforcement agency. </w:t>
            </w:r>
          </w:p>
          <w:p w14:paraId="700E6C80" w14:textId="77777777" w:rsidR="00297A87" w:rsidRPr="00297A87" w:rsidRDefault="00297A87" w:rsidP="00D81D04">
            <w:pPr>
              <w:keepNext/>
              <w:numPr>
                <w:ilvl w:val="0"/>
                <w:numId w:val="19"/>
              </w:numPr>
              <w:tabs>
                <w:tab w:val="left" w:pos="-2600"/>
              </w:tabs>
              <w:spacing w:after="0" w:line="240" w:lineRule="auto"/>
              <w:ind w:left="877"/>
              <w:outlineLvl w:val="2"/>
              <w:rPr>
                <w:rFonts w:asciiTheme="minorHAnsi" w:eastAsia="Times New Roman" w:hAnsiTheme="minorHAnsi"/>
                <w:sz w:val="20"/>
                <w:szCs w:val="20"/>
              </w:rPr>
            </w:pPr>
            <w:r w:rsidRPr="00297A87">
              <w:rPr>
                <w:rFonts w:asciiTheme="minorHAnsi" w:eastAsia="Times New Roman" w:hAnsiTheme="minorHAnsi"/>
                <w:sz w:val="20"/>
                <w:szCs w:val="20"/>
              </w:rPr>
              <w:t xml:space="preserve">I understand that a registered copy of this Certificate of Verification shall be posted, or made available with the building permit(s) issued for the building, and made available to the enforcement agency for all applicable inspections, and I will take the necessary steps to accomplish this requirement. </w:t>
            </w:r>
          </w:p>
          <w:p w14:paraId="746551D3" w14:textId="77777777" w:rsidR="00297A87" w:rsidRPr="00297A87" w:rsidRDefault="00297A87" w:rsidP="00D81D04">
            <w:pPr>
              <w:keepNext/>
              <w:numPr>
                <w:ilvl w:val="0"/>
                <w:numId w:val="19"/>
              </w:numPr>
              <w:tabs>
                <w:tab w:val="left" w:pos="-2600"/>
              </w:tabs>
              <w:spacing w:after="0" w:line="240" w:lineRule="auto"/>
              <w:ind w:left="877"/>
              <w:outlineLvl w:val="2"/>
              <w:rPr>
                <w:rFonts w:asciiTheme="minorHAnsi" w:eastAsia="Times New Roman" w:hAnsiTheme="minorHAnsi"/>
                <w:sz w:val="20"/>
                <w:szCs w:val="20"/>
              </w:rPr>
            </w:pPr>
            <w:r w:rsidRPr="00297A87">
              <w:rPr>
                <w:rFonts w:asciiTheme="minorHAnsi" w:eastAsia="Times New Roman" w:hAnsiTheme="minorHAnsi"/>
                <w:sz w:val="20"/>
                <w:szCs w:val="20"/>
              </w:rPr>
              <w:t>I understand that a registered copy of this Certificate of Verification is required to be included with the documentation the builder provides to the building owner at occupancy, and I will take the necessary steps to accomplish this requirement.</w:t>
            </w:r>
          </w:p>
        </w:tc>
      </w:tr>
      <w:tr w:rsidR="00297A87" w:rsidRPr="00297A87" w14:paraId="613237A2" w14:textId="77777777" w:rsidTr="00297A87">
        <w:tblPrEx>
          <w:tblCellMar>
            <w:left w:w="115" w:type="dxa"/>
            <w:right w:w="115" w:type="dxa"/>
          </w:tblCellMar>
        </w:tblPrEx>
        <w:trPr>
          <w:trHeight w:hRule="exact" w:val="288"/>
        </w:trPr>
        <w:tc>
          <w:tcPr>
            <w:tcW w:w="10706" w:type="dxa"/>
            <w:gridSpan w:val="2"/>
            <w:vAlign w:val="center"/>
          </w:tcPr>
          <w:p w14:paraId="3639C473" w14:textId="77777777" w:rsidR="00297A87" w:rsidRPr="00297A87" w:rsidRDefault="00297A87" w:rsidP="00297A8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Arial"/>
                <w:b/>
                <w:caps/>
                <w:sz w:val="20"/>
                <w:szCs w:val="20"/>
              </w:rPr>
            </w:pPr>
            <w:r w:rsidRPr="00297A87">
              <w:rPr>
                <w:rFonts w:asciiTheme="minorHAnsi" w:eastAsia="Times New Roman" w:hAnsiTheme="minorHAnsi" w:cs="Arial"/>
                <w:b/>
                <w:caps/>
                <w:sz w:val="20"/>
                <w:szCs w:val="20"/>
              </w:rPr>
              <w:t>BUILDER OR INSTALLER INFORMATION AS SHOWN ON THE CERTIFICATE of Installation</w:t>
            </w:r>
          </w:p>
        </w:tc>
      </w:tr>
      <w:tr w:rsidR="00297A87" w:rsidRPr="00297A87" w14:paraId="6788BA2B" w14:textId="77777777" w:rsidTr="00297A87">
        <w:tblPrEx>
          <w:tblCellMar>
            <w:left w:w="115" w:type="dxa"/>
            <w:right w:w="115" w:type="dxa"/>
          </w:tblCellMar>
        </w:tblPrEx>
        <w:trPr>
          <w:trHeight w:hRule="exact" w:val="360"/>
        </w:trPr>
        <w:tc>
          <w:tcPr>
            <w:tcW w:w="10706" w:type="dxa"/>
            <w:gridSpan w:val="2"/>
            <w:vAlign w:val="center"/>
          </w:tcPr>
          <w:p w14:paraId="5E8D231B" w14:textId="77777777" w:rsidR="00297A87" w:rsidRPr="00297A87" w:rsidRDefault="00297A87" w:rsidP="00297A8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asciiTheme="minorHAnsi" w:eastAsia="Times New Roman" w:hAnsiTheme="minorHAnsi"/>
                <w:sz w:val="20"/>
                <w:szCs w:val="20"/>
              </w:rPr>
            </w:pPr>
            <w:r w:rsidRPr="00297A87">
              <w:rPr>
                <w:rFonts w:asciiTheme="minorHAnsi" w:eastAsia="Times New Roman" w:hAnsiTheme="minorHAnsi"/>
                <w:sz w:val="20"/>
                <w:szCs w:val="20"/>
              </w:rPr>
              <w:t>Company Name (Installing Subcontractor or General Contractor or Builder/Owner):</w:t>
            </w:r>
          </w:p>
        </w:tc>
      </w:tr>
      <w:tr w:rsidR="00297A87" w:rsidRPr="00297A87" w14:paraId="0E7F6ABC" w14:textId="77777777" w:rsidTr="00297A87">
        <w:tblPrEx>
          <w:tblCellMar>
            <w:left w:w="115" w:type="dxa"/>
            <w:right w:w="115" w:type="dxa"/>
          </w:tblCellMar>
        </w:tblPrEx>
        <w:trPr>
          <w:trHeight w:hRule="exact" w:val="360"/>
        </w:trPr>
        <w:tc>
          <w:tcPr>
            <w:tcW w:w="5486" w:type="dxa"/>
          </w:tcPr>
          <w:p w14:paraId="035AEB07" w14:textId="77777777" w:rsidR="00297A87" w:rsidRPr="00297A87" w:rsidRDefault="00297A87" w:rsidP="00297A87">
            <w:pPr>
              <w:tabs>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asciiTheme="minorHAnsi" w:eastAsia="Times New Roman" w:hAnsiTheme="minorHAnsi"/>
                <w:sz w:val="20"/>
                <w:szCs w:val="20"/>
              </w:rPr>
            </w:pPr>
            <w:r w:rsidRPr="00297A87">
              <w:rPr>
                <w:rFonts w:asciiTheme="minorHAnsi" w:eastAsia="Times New Roman" w:hAnsiTheme="minorHAnsi"/>
                <w:sz w:val="20"/>
                <w:szCs w:val="20"/>
              </w:rPr>
              <w:t>Responsible Builder/Installer Name:</w:t>
            </w:r>
          </w:p>
        </w:tc>
        <w:tc>
          <w:tcPr>
            <w:tcW w:w="5220" w:type="dxa"/>
          </w:tcPr>
          <w:p w14:paraId="51F71221" w14:textId="77777777" w:rsidR="00297A87" w:rsidRPr="00297A87" w:rsidRDefault="00297A87" w:rsidP="00297A87">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20"/>
                <w:szCs w:val="20"/>
              </w:rPr>
            </w:pPr>
            <w:r w:rsidRPr="00297A87">
              <w:rPr>
                <w:rFonts w:asciiTheme="minorHAnsi" w:eastAsia="Times New Roman" w:hAnsiTheme="minorHAnsi"/>
                <w:sz w:val="20"/>
                <w:szCs w:val="20"/>
              </w:rPr>
              <w:t>CSLB License:</w:t>
            </w:r>
          </w:p>
        </w:tc>
      </w:tr>
      <w:tr w:rsidR="00297A87" w:rsidRPr="00297A87" w14:paraId="1615DBD3" w14:textId="77777777" w:rsidTr="00297A87">
        <w:tblPrEx>
          <w:tblCellMar>
            <w:left w:w="108" w:type="dxa"/>
            <w:right w:w="108" w:type="dxa"/>
          </w:tblCellMar>
        </w:tblPrEx>
        <w:trPr>
          <w:trHeight w:hRule="exact" w:val="288"/>
        </w:trPr>
        <w:tc>
          <w:tcPr>
            <w:tcW w:w="10706" w:type="dxa"/>
            <w:gridSpan w:val="2"/>
            <w:vAlign w:val="center"/>
          </w:tcPr>
          <w:p w14:paraId="492E739B" w14:textId="77777777" w:rsidR="00297A87" w:rsidRPr="00297A87" w:rsidRDefault="00297A87" w:rsidP="00297A8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imes New Roman" w:hAnsiTheme="minorHAnsi"/>
                <w:sz w:val="20"/>
                <w:szCs w:val="20"/>
              </w:rPr>
            </w:pPr>
            <w:r w:rsidRPr="00297A87">
              <w:rPr>
                <w:rFonts w:asciiTheme="minorHAnsi" w:eastAsia="Times New Roman" w:hAnsiTheme="minorHAnsi" w:cs="Arial"/>
                <w:b/>
                <w:caps/>
                <w:sz w:val="20"/>
                <w:szCs w:val="20"/>
              </w:rPr>
              <w:t>HERS PROVIDER DATA REGISTRY INFORMATION</w:t>
            </w:r>
          </w:p>
        </w:tc>
      </w:tr>
      <w:tr w:rsidR="00297A87" w:rsidRPr="00297A87" w14:paraId="5DD1052A" w14:textId="77777777" w:rsidTr="00297A87">
        <w:tblPrEx>
          <w:tblCellMar>
            <w:left w:w="108" w:type="dxa"/>
            <w:right w:w="108" w:type="dxa"/>
          </w:tblCellMar>
        </w:tblPrEx>
        <w:trPr>
          <w:trHeight w:hRule="exact" w:val="360"/>
        </w:trPr>
        <w:tc>
          <w:tcPr>
            <w:tcW w:w="5486" w:type="dxa"/>
          </w:tcPr>
          <w:p w14:paraId="5F9EF150" w14:textId="77777777" w:rsidR="00297A87" w:rsidRPr="00297A87" w:rsidRDefault="00297A87" w:rsidP="00297A8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20"/>
                <w:szCs w:val="20"/>
              </w:rPr>
            </w:pPr>
            <w:r w:rsidRPr="00297A87">
              <w:rPr>
                <w:rFonts w:asciiTheme="minorHAnsi" w:eastAsia="Times New Roman" w:hAnsiTheme="minorHAnsi"/>
                <w:sz w:val="20"/>
                <w:szCs w:val="20"/>
              </w:rPr>
              <w:t>Sample Group Number (if applicable):</w:t>
            </w:r>
          </w:p>
        </w:tc>
        <w:tc>
          <w:tcPr>
            <w:tcW w:w="5220" w:type="dxa"/>
          </w:tcPr>
          <w:p w14:paraId="6F9C64B9" w14:textId="77777777" w:rsidR="00297A87" w:rsidRPr="00297A87" w:rsidRDefault="00297A87" w:rsidP="00297A8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20"/>
                <w:szCs w:val="20"/>
              </w:rPr>
            </w:pPr>
            <w:r w:rsidRPr="00297A87">
              <w:rPr>
                <w:rFonts w:asciiTheme="minorHAnsi" w:eastAsia="Times New Roman" w:hAnsiTheme="minorHAnsi"/>
                <w:sz w:val="20"/>
                <w:szCs w:val="20"/>
              </w:rPr>
              <w:t>Dwelling Test Status in Sample Group (if applicable)</w:t>
            </w:r>
          </w:p>
        </w:tc>
      </w:tr>
      <w:tr w:rsidR="00297A87" w:rsidRPr="00297A87" w14:paraId="01F6F938" w14:textId="77777777" w:rsidTr="00297A87">
        <w:tblPrEx>
          <w:tblCellMar>
            <w:left w:w="108" w:type="dxa"/>
            <w:right w:w="108" w:type="dxa"/>
          </w:tblCellMar>
        </w:tblPrEx>
        <w:trPr>
          <w:trHeight w:hRule="exact" w:val="288"/>
        </w:trPr>
        <w:tc>
          <w:tcPr>
            <w:tcW w:w="10706" w:type="dxa"/>
            <w:gridSpan w:val="2"/>
            <w:vAlign w:val="center"/>
          </w:tcPr>
          <w:p w14:paraId="36C0151E" w14:textId="77777777" w:rsidR="00297A87" w:rsidRPr="00297A87" w:rsidRDefault="00297A87" w:rsidP="00297A8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imes New Roman" w:hAnsiTheme="minorHAnsi"/>
                <w:sz w:val="20"/>
                <w:szCs w:val="20"/>
              </w:rPr>
            </w:pPr>
            <w:r w:rsidRPr="00297A87">
              <w:rPr>
                <w:rFonts w:asciiTheme="minorHAnsi" w:eastAsia="Times New Roman" w:hAnsiTheme="minorHAnsi" w:cs="Arial"/>
                <w:b/>
                <w:caps/>
                <w:sz w:val="20"/>
                <w:szCs w:val="20"/>
              </w:rPr>
              <w:t>HERS RATER INFORMATION</w:t>
            </w:r>
          </w:p>
        </w:tc>
      </w:tr>
      <w:tr w:rsidR="00297A87" w:rsidRPr="00297A87" w14:paraId="38354609" w14:textId="77777777" w:rsidTr="00297A87">
        <w:tblPrEx>
          <w:tblCellMar>
            <w:left w:w="108" w:type="dxa"/>
            <w:right w:w="108" w:type="dxa"/>
          </w:tblCellMar>
        </w:tblPrEx>
        <w:trPr>
          <w:trHeight w:hRule="exact" w:val="360"/>
        </w:trPr>
        <w:tc>
          <w:tcPr>
            <w:tcW w:w="10706" w:type="dxa"/>
            <w:gridSpan w:val="2"/>
          </w:tcPr>
          <w:p w14:paraId="7AC37A3C" w14:textId="77777777" w:rsidR="00297A87" w:rsidRPr="00297A87" w:rsidRDefault="00297A87" w:rsidP="00297A8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297A87">
              <w:rPr>
                <w:rFonts w:asciiTheme="minorHAnsi" w:eastAsia="Times New Roman" w:hAnsiTheme="minorHAnsi"/>
                <w:sz w:val="20"/>
                <w:szCs w:val="20"/>
              </w:rPr>
              <w:t>HERS Rater Company Name:</w:t>
            </w:r>
          </w:p>
        </w:tc>
      </w:tr>
      <w:tr w:rsidR="00297A87" w:rsidRPr="00297A87" w14:paraId="7BC986F4" w14:textId="77777777" w:rsidTr="00297A87">
        <w:tblPrEx>
          <w:tblCellMar>
            <w:left w:w="108" w:type="dxa"/>
            <w:right w:w="108" w:type="dxa"/>
          </w:tblCellMar>
        </w:tblPrEx>
        <w:trPr>
          <w:trHeight w:hRule="exact" w:val="360"/>
        </w:trPr>
        <w:tc>
          <w:tcPr>
            <w:tcW w:w="5486" w:type="dxa"/>
            <w:tcBorders>
              <w:top w:val="single" w:sz="4" w:space="0" w:color="auto"/>
              <w:left w:val="single" w:sz="4" w:space="0" w:color="auto"/>
              <w:bottom w:val="single" w:sz="4" w:space="0" w:color="auto"/>
              <w:right w:val="single" w:sz="4" w:space="0" w:color="auto"/>
            </w:tcBorders>
          </w:tcPr>
          <w:p w14:paraId="6ECCA9F3" w14:textId="77777777" w:rsidR="00297A87" w:rsidRPr="00297A87" w:rsidRDefault="00297A87" w:rsidP="00297A8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297A87">
              <w:rPr>
                <w:rFonts w:asciiTheme="minorHAnsi" w:eastAsia="Times New Roman" w:hAnsiTheme="minorHAnsi"/>
                <w:sz w:val="20"/>
                <w:szCs w:val="20"/>
              </w:rPr>
              <w:t>Responsible Rater's Name:</w:t>
            </w:r>
          </w:p>
        </w:tc>
        <w:tc>
          <w:tcPr>
            <w:tcW w:w="5220" w:type="dxa"/>
            <w:tcBorders>
              <w:top w:val="single" w:sz="4" w:space="0" w:color="auto"/>
              <w:left w:val="single" w:sz="4" w:space="0" w:color="auto"/>
              <w:bottom w:val="single" w:sz="4" w:space="0" w:color="auto"/>
              <w:right w:val="single" w:sz="4" w:space="0" w:color="auto"/>
            </w:tcBorders>
          </w:tcPr>
          <w:p w14:paraId="3CA0B195" w14:textId="77777777" w:rsidR="00297A87" w:rsidRPr="00297A87" w:rsidRDefault="00297A87" w:rsidP="00297A8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297A87">
              <w:rPr>
                <w:rFonts w:asciiTheme="minorHAnsi" w:eastAsia="Times New Roman" w:hAnsiTheme="minorHAnsi"/>
                <w:sz w:val="20"/>
                <w:szCs w:val="20"/>
              </w:rPr>
              <w:t>Responsible Rater's Signature:</w:t>
            </w:r>
          </w:p>
        </w:tc>
      </w:tr>
      <w:tr w:rsidR="00297A87" w:rsidRPr="00297A87" w14:paraId="334E42B4" w14:textId="77777777" w:rsidTr="00297A87">
        <w:tblPrEx>
          <w:tblCellMar>
            <w:left w:w="108" w:type="dxa"/>
            <w:right w:w="108" w:type="dxa"/>
          </w:tblCellMar>
        </w:tblPrEx>
        <w:trPr>
          <w:trHeight w:hRule="exact" w:val="360"/>
        </w:trPr>
        <w:tc>
          <w:tcPr>
            <w:tcW w:w="5486" w:type="dxa"/>
            <w:tcBorders>
              <w:top w:val="single" w:sz="4" w:space="0" w:color="auto"/>
              <w:left w:val="single" w:sz="4" w:space="0" w:color="auto"/>
              <w:bottom w:val="single" w:sz="4" w:space="0" w:color="auto"/>
              <w:right w:val="single" w:sz="4" w:space="0" w:color="auto"/>
            </w:tcBorders>
          </w:tcPr>
          <w:p w14:paraId="7D4B3912" w14:textId="77777777" w:rsidR="00297A87" w:rsidRPr="00297A87" w:rsidRDefault="00297A87" w:rsidP="00297A8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297A87">
              <w:rPr>
                <w:rFonts w:asciiTheme="minorHAnsi" w:eastAsia="Times New Roman" w:hAnsiTheme="minorHAnsi"/>
                <w:sz w:val="20"/>
                <w:szCs w:val="20"/>
              </w:rPr>
              <w:t>Responsible Rater's Certification Number w/ this HERS Provider</w:t>
            </w:r>
          </w:p>
        </w:tc>
        <w:tc>
          <w:tcPr>
            <w:tcW w:w="5220" w:type="dxa"/>
            <w:tcBorders>
              <w:top w:val="single" w:sz="4" w:space="0" w:color="auto"/>
              <w:left w:val="single" w:sz="4" w:space="0" w:color="auto"/>
              <w:bottom w:val="single" w:sz="4" w:space="0" w:color="auto"/>
              <w:right w:val="single" w:sz="4" w:space="0" w:color="auto"/>
            </w:tcBorders>
          </w:tcPr>
          <w:p w14:paraId="49D96040" w14:textId="77777777" w:rsidR="00297A87" w:rsidRPr="00297A87" w:rsidRDefault="00297A87" w:rsidP="00297A8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297A87">
              <w:rPr>
                <w:rFonts w:asciiTheme="minorHAnsi" w:eastAsia="Times New Roman" w:hAnsiTheme="minorHAnsi"/>
                <w:sz w:val="20"/>
                <w:szCs w:val="20"/>
              </w:rPr>
              <w:t>Date Signed:</w:t>
            </w:r>
          </w:p>
        </w:tc>
      </w:tr>
    </w:tbl>
    <w:p w14:paraId="0F7F4534" w14:textId="77777777" w:rsidR="006D2E42" w:rsidRPr="00390453" w:rsidRDefault="006D2E42" w:rsidP="00DC522B">
      <w:pPr>
        <w:spacing w:after="0" w:line="240" w:lineRule="auto"/>
        <w:rPr>
          <w:rFonts w:asciiTheme="minorHAnsi" w:hAnsiTheme="minorHAnsi" w:cstheme="minorHAnsi"/>
          <w:b/>
          <w:sz w:val="18"/>
          <w:szCs w:val="18"/>
        </w:rPr>
      </w:pPr>
    </w:p>
    <w:p w14:paraId="0F7F4535" w14:textId="77777777" w:rsidR="006D2E42" w:rsidRPr="00390453" w:rsidRDefault="006D2E42" w:rsidP="00DC522B">
      <w:pPr>
        <w:spacing w:after="0" w:line="240" w:lineRule="auto"/>
        <w:rPr>
          <w:rFonts w:asciiTheme="minorHAnsi" w:hAnsiTheme="minorHAnsi" w:cstheme="minorHAnsi"/>
          <w:b/>
          <w:sz w:val="18"/>
          <w:szCs w:val="18"/>
        </w:rPr>
      </w:pPr>
    </w:p>
    <w:p w14:paraId="45213D9A" w14:textId="1FD994AE" w:rsidR="00585D1F" w:rsidRPr="00390453" w:rsidRDefault="000849F0" w:rsidP="00585D1F">
      <w:pPr>
        <w:spacing w:after="0" w:line="240" w:lineRule="auto"/>
        <w:jc w:val="center"/>
        <w:rPr>
          <w:b/>
          <w:sz w:val="18"/>
          <w:szCs w:val="18"/>
        </w:rPr>
      </w:pPr>
      <w:r w:rsidRPr="00390453">
        <w:rPr>
          <w:rFonts w:asciiTheme="minorHAnsi" w:hAnsiTheme="minorHAnsi" w:cstheme="minorHAnsi"/>
          <w:b/>
          <w:sz w:val="18"/>
          <w:szCs w:val="18"/>
        </w:rPr>
        <w:br w:type="page"/>
      </w:r>
      <w:r w:rsidR="00694445">
        <w:rPr>
          <w:b/>
          <w:sz w:val="18"/>
          <w:szCs w:val="18"/>
        </w:rPr>
        <w:lastRenderedPageBreak/>
        <w:t>NRCV</w:t>
      </w:r>
      <w:r w:rsidR="00585D1F" w:rsidRPr="00390453">
        <w:rPr>
          <w:b/>
          <w:sz w:val="18"/>
          <w:szCs w:val="18"/>
        </w:rPr>
        <w:t>-PLB-22-H User Instructions</w:t>
      </w:r>
    </w:p>
    <w:p w14:paraId="147A221A" w14:textId="77777777" w:rsidR="00585D1F" w:rsidRPr="00390453"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C7AF0AD" w14:textId="71E8FD3F" w:rsidR="00585D1F" w:rsidRPr="00390453" w:rsidRDefault="006E1E98" w:rsidP="00585D1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18"/>
          <w:szCs w:val="18"/>
        </w:rPr>
      </w:pPr>
      <w:r w:rsidRPr="00390453">
        <w:rPr>
          <w:rFonts w:asciiTheme="minorHAnsi" w:hAnsiTheme="minorHAnsi" w:cs="Arial"/>
          <w:b/>
          <w:sz w:val="18"/>
          <w:szCs w:val="18"/>
        </w:rPr>
        <w:t>A</w:t>
      </w:r>
      <w:r w:rsidR="00585D1F" w:rsidRPr="00390453">
        <w:rPr>
          <w:rFonts w:asciiTheme="minorHAnsi" w:hAnsiTheme="minorHAnsi" w:cs="Arial"/>
          <w:b/>
          <w:sz w:val="18"/>
          <w:szCs w:val="18"/>
        </w:rPr>
        <w:t xml:space="preserve">. Design </w:t>
      </w:r>
      <w:r w:rsidR="00A566AA" w:rsidRPr="00390453">
        <w:rPr>
          <w:rFonts w:asciiTheme="minorHAnsi" w:hAnsiTheme="minorHAnsi" w:cstheme="minorHAnsi"/>
          <w:b/>
          <w:sz w:val="20"/>
          <w:szCs w:val="20"/>
        </w:rPr>
        <w:t xml:space="preserve">HERS Verified </w:t>
      </w:r>
      <w:r w:rsidR="00585D1F" w:rsidRPr="00390453">
        <w:rPr>
          <w:rFonts w:asciiTheme="minorHAnsi" w:hAnsiTheme="minorHAnsi" w:cs="Arial"/>
          <w:b/>
          <w:sz w:val="18"/>
          <w:szCs w:val="18"/>
        </w:rPr>
        <w:t>Central Water Heating Systems Information</w:t>
      </w:r>
    </w:p>
    <w:p w14:paraId="036FDD4A" w14:textId="0538A7CC" w:rsidR="00585D1F" w:rsidRPr="00390453"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sidRPr="00390453">
        <w:rPr>
          <w:rFonts w:asciiTheme="minorHAnsi" w:hAnsiTheme="minorHAnsi"/>
          <w:sz w:val="18"/>
          <w:szCs w:val="18"/>
        </w:rPr>
        <w:t xml:space="preserve">This table reports the water heating system features that were specified on the </w:t>
      </w:r>
      <w:del w:id="32" w:author="Alhabibi, Haider@Energy" w:date="2022-08-09T17:17:00Z">
        <w:r w:rsidRPr="00390453" w:rsidDel="00082096">
          <w:rPr>
            <w:rFonts w:asciiTheme="minorHAnsi" w:hAnsiTheme="minorHAnsi"/>
            <w:sz w:val="18"/>
            <w:szCs w:val="18"/>
          </w:rPr>
          <w:delText xml:space="preserve">registered </w:delText>
        </w:r>
      </w:del>
      <w:r w:rsidR="00694445">
        <w:rPr>
          <w:rFonts w:asciiTheme="minorHAnsi" w:hAnsiTheme="minorHAnsi"/>
          <w:sz w:val="18"/>
          <w:szCs w:val="18"/>
        </w:rPr>
        <w:t>NRCC</w:t>
      </w:r>
      <w:r w:rsidRPr="00390453">
        <w:rPr>
          <w:rFonts w:asciiTheme="minorHAnsi" w:hAnsiTheme="minorHAnsi"/>
          <w:sz w:val="18"/>
          <w:szCs w:val="18"/>
        </w:rPr>
        <w:t xml:space="preserve"> compliance document for this project. For information only and requires no user input.</w:t>
      </w:r>
    </w:p>
    <w:p w14:paraId="0D4C37E8" w14:textId="0D0926AA" w:rsidR="00D9665A" w:rsidRPr="00390453" w:rsidRDefault="00D9665A"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p>
    <w:p w14:paraId="43ECDAD1" w14:textId="6403802D" w:rsidR="00D9665A" w:rsidRPr="00390453" w:rsidRDefault="00D9665A" w:rsidP="00D9665A">
      <w:pPr>
        <w:keepNext/>
        <w:spacing w:after="0" w:line="240" w:lineRule="auto"/>
        <w:rPr>
          <w:rFonts w:asciiTheme="minorHAnsi" w:hAnsiTheme="minorHAnsi" w:cstheme="minorHAnsi"/>
          <w:b/>
          <w:sz w:val="18"/>
          <w:szCs w:val="18"/>
        </w:rPr>
      </w:pPr>
      <w:del w:id="33" w:author="Alhabibi, Haider@Energy" w:date="2022-08-09T15:13:00Z">
        <w:r w:rsidRPr="00390453" w:rsidDel="00CA6854">
          <w:rPr>
            <w:rFonts w:asciiTheme="minorHAnsi" w:hAnsiTheme="minorHAnsi" w:cstheme="minorHAnsi"/>
            <w:b/>
            <w:sz w:val="18"/>
            <w:szCs w:val="18"/>
          </w:rPr>
          <w:delText>A1</w:delText>
        </w:r>
      </w:del>
      <w:ins w:id="34" w:author="Alhabibi, Haider@Energy" w:date="2022-08-09T15:13:00Z">
        <w:r w:rsidR="00CA6854" w:rsidRPr="00390453">
          <w:rPr>
            <w:rFonts w:asciiTheme="minorHAnsi" w:hAnsiTheme="minorHAnsi" w:cstheme="minorHAnsi"/>
            <w:b/>
            <w:sz w:val="18"/>
            <w:szCs w:val="18"/>
          </w:rPr>
          <w:t>A</w:t>
        </w:r>
        <w:r w:rsidR="00CA6854">
          <w:rPr>
            <w:rFonts w:asciiTheme="minorHAnsi" w:hAnsiTheme="minorHAnsi" w:cstheme="minorHAnsi"/>
            <w:b/>
            <w:sz w:val="18"/>
            <w:szCs w:val="18"/>
          </w:rPr>
          <w:t>2</w:t>
        </w:r>
      </w:ins>
      <w:r w:rsidRPr="00390453">
        <w:rPr>
          <w:rFonts w:asciiTheme="minorHAnsi" w:hAnsiTheme="minorHAnsi" w:cstheme="minorHAnsi"/>
          <w:b/>
          <w:sz w:val="18"/>
          <w:szCs w:val="18"/>
        </w:rPr>
        <w:t xml:space="preserve">. Design </w:t>
      </w:r>
      <w:r w:rsidRPr="00390453">
        <w:rPr>
          <w:rFonts w:cstheme="minorHAnsi"/>
          <w:b/>
          <w:sz w:val="20"/>
          <w:szCs w:val="20"/>
        </w:rPr>
        <w:t xml:space="preserve">HERS Verified </w:t>
      </w:r>
      <w:r w:rsidRPr="00390453">
        <w:rPr>
          <w:rFonts w:asciiTheme="minorHAnsi" w:hAnsiTheme="minorHAnsi" w:cstheme="minorHAnsi"/>
          <w:b/>
          <w:sz w:val="18"/>
          <w:szCs w:val="18"/>
        </w:rPr>
        <w:t>Dwelling Unit HPWH System Information</w:t>
      </w:r>
    </w:p>
    <w:p w14:paraId="331CF949" w14:textId="5604884D" w:rsidR="00D9665A" w:rsidRPr="00390453" w:rsidRDefault="00D9665A" w:rsidP="00D9665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sidRPr="00390453">
        <w:rPr>
          <w:rFonts w:asciiTheme="minorHAnsi" w:hAnsiTheme="minorHAnsi" w:cstheme="minorHAnsi"/>
          <w:sz w:val="18"/>
          <w:szCs w:val="18"/>
        </w:rPr>
        <w:t xml:space="preserve">This table reports the water heating system features that were specified on the </w:t>
      </w:r>
      <w:del w:id="35" w:author="Alhabibi, Haider@Energy" w:date="2022-08-09T17:17:00Z">
        <w:r w:rsidRPr="00390453" w:rsidDel="00082096">
          <w:rPr>
            <w:rFonts w:asciiTheme="minorHAnsi" w:hAnsiTheme="minorHAnsi" w:cstheme="minorHAnsi"/>
            <w:sz w:val="18"/>
            <w:szCs w:val="18"/>
          </w:rPr>
          <w:delText xml:space="preserve">registered </w:delText>
        </w:r>
      </w:del>
      <w:r w:rsidR="00694445">
        <w:rPr>
          <w:rFonts w:asciiTheme="minorHAnsi" w:hAnsiTheme="minorHAnsi" w:cstheme="minorHAnsi"/>
          <w:sz w:val="18"/>
          <w:szCs w:val="18"/>
        </w:rPr>
        <w:t>NRCC</w:t>
      </w:r>
      <w:r w:rsidRPr="00390453">
        <w:rPr>
          <w:rFonts w:asciiTheme="minorHAnsi" w:hAnsiTheme="minorHAnsi" w:cstheme="minorHAnsi"/>
          <w:sz w:val="18"/>
          <w:szCs w:val="18"/>
        </w:rPr>
        <w:t xml:space="preserve"> compliance document for this project. This section is for information/verification purposes only and requires no user input.</w:t>
      </w:r>
    </w:p>
    <w:p w14:paraId="75891B73" w14:textId="77777777" w:rsidR="00585D1F" w:rsidRPr="00390453"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18"/>
          <w:szCs w:val="18"/>
        </w:rPr>
      </w:pPr>
    </w:p>
    <w:p w14:paraId="7C2891E7" w14:textId="27E89B7F" w:rsidR="00720D79" w:rsidRPr="00390453" w:rsidRDefault="006E1E98" w:rsidP="00720D79">
      <w:pPr>
        <w:keepNext/>
        <w:spacing w:after="0" w:line="240" w:lineRule="auto"/>
        <w:rPr>
          <w:rFonts w:asciiTheme="minorHAnsi" w:hAnsiTheme="minorHAnsi" w:cstheme="minorHAnsi"/>
          <w:sz w:val="18"/>
          <w:szCs w:val="18"/>
        </w:rPr>
      </w:pPr>
      <w:r w:rsidRPr="00390453">
        <w:rPr>
          <w:rFonts w:asciiTheme="minorHAnsi" w:hAnsiTheme="minorHAnsi" w:cstheme="minorHAnsi"/>
          <w:b/>
          <w:sz w:val="18"/>
          <w:szCs w:val="18"/>
        </w:rPr>
        <w:t>B</w:t>
      </w:r>
      <w:r w:rsidR="00720D79" w:rsidRPr="00390453">
        <w:rPr>
          <w:rFonts w:asciiTheme="minorHAnsi" w:hAnsiTheme="minorHAnsi" w:cstheme="minorHAnsi"/>
          <w:b/>
          <w:sz w:val="18"/>
          <w:szCs w:val="18"/>
        </w:rPr>
        <w:t xml:space="preserve">. Installed </w:t>
      </w:r>
      <w:r w:rsidR="00B802F5" w:rsidRPr="00390453">
        <w:rPr>
          <w:rFonts w:asciiTheme="minorHAnsi" w:hAnsiTheme="minorHAnsi" w:cstheme="minorHAnsi"/>
          <w:b/>
          <w:sz w:val="20"/>
          <w:szCs w:val="20"/>
        </w:rPr>
        <w:t xml:space="preserve">HERS Verified </w:t>
      </w:r>
      <w:r w:rsidR="00720D79" w:rsidRPr="00390453">
        <w:rPr>
          <w:rFonts w:asciiTheme="minorHAnsi" w:hAnsiTheme="minorHAnsi" w:cstheme="minorHAnsi"/>
          <w:b/>
          <w:sz w:val="18"/>
          <w:szCs w:val="18"/>
        </w:rPr>
        <w:t>Dwelling Unit Water Heating Systems Information</w:t>
      </w:r>
    </w:p>
    <w:p w14:paraId="3B724820" w14:textId="77777777" w:rsidR="00720D79" w:rsidRPr="00390453" w:rsidRDefault="00720D79" w:rsidP="00720D79">
      <w:pPr>
        <w:keepNext/>
        <w:spacing w:after="0" w:line="240" w:lineRule="auto"/>
        <w:rPr>
          <w:rFonts w:asciiTheme="minorHAnsi" w:hAnsiTheme="minorHAnsi" w:cstheme="minorHAnsi"/>
          <w:sz w:val="18"/>
          <w:szCs w:val="18"/>
        </w:rPr>
      </w:pPr>
      <w:r w:rsidRPr="00390453">
        <w:rPr>
          <w:rFonts w:asciiTheme="minorHAnsi" w:hAnsiTheme="minorHAnsi" w:cstheme="minorHAnsi"/>
          <w:sz w:val="18"/>
          <w:szCs w:val="18"/>
        </w:rPr>
        <w:t>This table reports the water heating system information that is being installed. Require one line for each system.</w:t>
      </w:r>
    </w:p>
    <w:p w14:paraId="75DB6FA4" w14:textId="40B791DB" w:rsidR="00EB333A" w:rsidRPr="00271DC7" w:rsidRDefault="00EB333A">
      <w:pPr>
        <w:pStyle w:val="ListParagraph"/>
        <w:keepNext/>
        <w:numPr>
          <w:ilvl w:val="0"/>
          <w:numId w:val="13"/>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Dwelling Unit Name - Reference information from </w:t>
      </w:r>
      <w:r w:rsidR="00694445" w:rsidRPr="00271DC7">
        <w:rPr>
          <w:rFonts w:asciiTheme="minorHAnsi" w:hAnsiTheme="minorHAnsi" w:cstheme="minorHAnsi"/>
          <w:sz w:val="18"/>
          <w:szCs w:val="18"/>
        </w:rPr>
        <w:t>NRCC</w:t>
      </w:r>
      <w:r w:rsidRPr="00271DC7">
        <w:rPr>
          <w:rFonts w:asciiTheme="minorHAnsi" w:hAnsiTheme="minorHAnsi" w:cstheme="minorHAnsi"/>
          <w:sz w:val="18"/>
          <w:szCs w:val="18"/>
        </w:rPr>
        <w:t xml:space="preserve">. </w:t>
      </w:r>
    </w:p>
    <w:p w14:paraId="2A45BB2F" w14:textId="5D635254" w:rsidR="00720D79" w:rsidRPr="00271DC7" w:rsidRDefault="00720D79">
      <w:pPr>
        <w:pStyle w:val="ListParagraph"/>
        <w:keepNext/>
        <w:numPr>
          <w:ilvl w:val="0"/>
          <w:numId w:val="13"/>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Water Heating System ID or Name – Reference information from </w:t>
      </w:r>
      <w:r w:rsidR="00694445" w:rsidRPr="00271DC7">
        <w:rPr>
          <w:rFonts w:asciiTheme="minorHAnsi" w:hAnsiTheme="minorHAnsi" w:cstheme="minorHAnsi"/>
          <w:sz w:val="18"/>
          <w:szCs w:val="18"/>
        </w:rPr>
        <w:t>NRCC</w:t>
      </w:r>
      <w:r w:rsidRPr="00271DC7">
        <w:rPr>
          <w:rFonts w:asciiTheme="minorHAnsi" w:hAnsiTheme="minorHAnsi" w:cstheme="minorHAnsi"/>
          <w:sz w:val="18"/>
          <w:szCs w:val="18"/>
        </w:rPr>
        <w:t>.</w:t>
      </w:r>
    </w:p>
    <w:p w14:paraId="502ABF75" w14:textId="465A3D34" w:rsidR="00720D79" w:rsidRPr="00271DC7" w:rsidRDefault="00720D79">
      <w:pPr>
        <w:pStyle w:val="ListParagraph"/>
        <w:keepNext/>
        <w:numPr>
          <w:ilvl w:val="0"/>
          <w:numId w:val="13"/>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Water Heating System Type – Reference information from </w:t>
      </w:r>
      <w:r w:rsidR="00694445" w:rsidRPr="00271DC7">
        <w:rPr>
          <w:rFonts w:asciiTheme="minorHAnsi" w:hAnsiTheme="minorHAnsi" w:cstheme="minorHAnsi"/>
          <w:sz w:val="18"/>
          <w:szCs w:val="18"/>
        </w:rPr>
        <w:t>NRCC</w:t>
      </w:r>
      <w:r w:rsidRPr="00271DC7">
        <w:rPr>
          <w:rFonts w:asciiTheme="minorHAnsi" w:hAnsiTheme="minorHAnsi" w:cstheme="minorHAnsi"/>
          <w:sz w:val="18"/>
          <w:szCs w:val="18"/>
        </w:rPr>
        <w:t>. The different kinds of water heating system type are DHW, or Combined Hydronic.</w:t>
      </w:r>
    </w:p>
    <w:p w14:paraId="12FFCCFD" w14:textId="0EEAC1D2" w:rsidR="00720D79" w:rsidRPr="00271DC7" w:rsidRDefault="00720D79">
      <w:pPr>
        <w:pStyle w:val="ListParagraph"/>
        <w:keepNext/>
        <w:numPr>
          <w:ilvl w:val="0"/>
          <w:numId w:val="13"/>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Water Heater Type – Information from </w:t>
      </w:r>
      <w:r w:rsidR="00694445" w:rsidRPr="00271DC7">
        <w:rPr>
          <w:rFonts w:asciiTheme="minorHAnsi" w:hAnsiTheme="minorHAnsi" w:cstheme="minorHAnsi"/>
          <w:sz w:val="18"/>
          <w:szCs w:val="18"/>
        </w:rPr>
        <w:t>NRCC</w:t>
      </w:r>
      <w:r w:rsidRPr="00271DC7">
        <w:rPr>
          <w:rFonts w:asciiTheme="minorHAnsi" w:hAnsiTheme="minorHAnsi" w:cstheme="minorHAnsi"/>
          <w:sz w:val="18"/>
          <w:szCs w:val="18"/>
        </w:rPr>
        <w:t>. The different kinds of water heaters are Large/Commercial Storage, Small/Consumer Storage, Residential-Duty Commercial Storage, Heat Pump, Boiler, Large/Commercial Instantaneous, Small/Consumer Instantaneous, Residential-Duty Commercial Instantaneous or Indirect.</w:t>
      </w:r>
    </w:p>
    <w:p w14:paraId="7A67C572" w14:textId="5F1A452B" w:rsidR="00720D79" w:rsidRPr="00271DC7" w:rsidRDefault="00720D79">
      <w:pPr>
        <w:pStyle w:val="ListParagraph"/>
        <w:keepNext/>
        <w:numPr>
          <w:ilvl w:val="0"/>
          <w:numId w:val="13"/>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 of </w:t>
      </w:r>
      <w:r w:rsidR="00EB333A" w:rsidRPr="00271DC7">
        <w:rPr>
          <w:rFonts w:asciiTheme="minorHAnsi" w:hAnsiTheme="minorHAnsi" w:cstheme="minorHAnsi"/>
          <w:sz w:val="18"/>
          <w:szCs w:val="18"/>
        </w:rPr>
        <w:t xml:space="preserve">Like (or Identical) </w:t>
      </w:r>
      <w:r w:rsidRPr="00271DC7">
        <w:rPr>
          <w:rFonts w:asciiTheme="minorHAnsi" w:hAnsiTheme="minorHAnsi" w:cstheme="minorHAnsi"/>
          <w:sz w:val="18"/>
          <w:szCs w:val="18"/>
        </w:rPr>
        <w:t xml:space="preserve">Water Heaters in system – Reference information from </w:t>
      </w:r>
      <w:r w:rsidR="00694445" w:rsidRPr="00271DC7">
        <w:rPr>
          <w:rFonts w:asciiTheme="minorHAnsi" w:hAnsiTheme="minorHAnsi" w:cstheme="minorHAnsi"/>
          <w:sz w:val="18"/>
          <w:szCs w:val="18"/>
        </w:rPr>
        <w:t>NRCC</w:t>
      </w:r>
      <w:r w:rsidRPr="00271DC7">
        <w:rPr>
          <w:rFonts w:asciiTheme="minorHAnsi" w:hAnsiTheme="minorHAnsi" w:cstheme="minorHAnsi"/>
          <w:sz w:val="18"/>
          <w:szCs w:val="18"/>
        </w:rPr>
        <w:t>.</w:t>
      </w:r>
    </w:p>
    <w:p w14:paraId="1F48CB14" w14:textId="0DDC5F16" w:rsidR="00720D79" w:rsidRPr="00271DC7" w:rsidRDefault="00720D79">
      <w:pPr>
        <w:pStyle w:val="ListParagraph"/>
        <w:keepNext/>
        <w:numPr>
          <w:ilvl w:val="0"/>
          <w:numId w:val="13"/>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Fuel Type – Reference information from </w:t>
      </w:r>
      <w:r w:rsidR="00694445" w:rsidRPr="00271DC7">
        <w:rPr>
          <w:rFonts w:asciiTheme="minorHAnsi" w:hAnsiTheme="minorHAnsi" w:cstheme="minorHAnsi"/>
          <w:sz w:val="18"/>
          <w:szCs w:val="18"/>
        </w:rPr>
        <w:t>NRCC</w:t>
      </w:r>
      <w:r w:rsidRPr="00271DC7">
        <w:rPr>
          <w:rFonts w:asciiTheme="minorHAnsi" w:hAnsiTheme="minorHAnsi" w:cstheme="minorHAnsi"/>
          <w:sz w:val="18"/>
          <w:szCs w:val="18"/>
        </w:rPr>
        <w:t>. The different kinds of fuel types are natural gas, propane, oil, or electricity.</w:t>
      </w:r>
    </w:p>
    <w:p w14:paraId="46A38320" w14:textId="5A388803" w:rsidR="00720D79" w:rsidRPr="00271DC7" w:rsidRDefault="00720D79">
      <w:pPr>
        <w:pStyle w:val="ListParagraph"/>
        <w:keepNext/>
        <w:numPr>
          <w:ilvl w:val="0"/>
          <w:numId w:val="13"/>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Rated Input Type – Reference information from </w:t>
      </w:r>
      <w:r w:rsidR="00694445" w:rsidRPr="00271DC7">
        <w:rPr>
          <w:rFonts w:asciiTheme="minorHAnsi" w:hAnsiTheme="minorHAnsi" w:cstheme="minorHAnsi"/>
          <w:sz w:val="18"/>
          <w:szCs w:val="18"/>
        </w:rPr>
        <w:t>NRCC</w:t>
      </w:r>
      <w:r w:rsidRPr="00271DC7">
        <w:rPr>
          <w:rFonts w:asciiTheme="minorHAnsi" w:hAnsiTheme="minorHAnsi" w:cstheme="minorHAnsi"/>
          <w:sz w:val="18"/>
          <w:szCs w:val="18"/>
        </w:rPr>
        <w:t>. For natural gas, propane and oil fuel type the input type is Btu/hr. For electric the input type is kW.</w:t>
      </w:r>
    </w:p>
    <w:p w14:paraId="09EA39B2" w14:textId="45C6BDB2" w:rsidR="00720D79" w:rsidRPr="00271DC7" w:rsidRDefault="00720D79">
      <w:pPr>
        <w:pStyle w:val="ListParagraph"/>
        <w:keepNext/>
        <w:numPr>
          <w:ilvl w:val="0"/>
          <w:numId w:val="13"/>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Rated Input Value – User input. Numerical value of the rated input. Must be equal to or less than value indicated on the </w:t>
      </w:r>
      <w:r w:rsidR="00694445" w:rsidRPr="00271DC7">
        <w:rPr>
          <w:rFonts w:asciiTheme="minorHAnsi" w:hAnsiTheme="minorHAnsi" w:cstheme="minorHAnsi"/>
          <w:sz w:val="18"/>
          <w:szCs w:val="18"/>
        </w:rPr>
        <w:t>NRCC</w:t>
      </w:r>
      <w:r w:rsidRPr="00271DC7">
        <w:rPr>
          <w:rFonts w:asciiTheme="minorHAnsi" w:hAnsiTheme="minorHAnsi" w:cstheme="minorHAnsi"/>
          <w:sz w:val="18"/>
          <w:szCs w:val="18"/>
        </w:rPr>
        <w:t>.</w:t>
      </w:r>
    </w:p>
    <w:p w14:paraId="27595D51" w14:textId="74683100" w:rsidR="006E1E98" w:rsidRPr="00271DC7" w:rsidRDefault="006E1E98">
      <w:pPr>
        <w:pStyle w:val="ListParagraph"/>
        <w:keepNext/>
        <w:numPr>
          <w:ilvl w:val="0"/>
          <w:numId w:val="13"/>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Central DHW System Distribution - Reference information from </w:t>
      </w:r>
      <w:r w:rsidR="00694445" w:rsidRPr="00271DC7">
        <w:rPr>
          <w:rFonts w:asciiTheme="minorHAnsi" w:hAnsiTheme="minorHAnsi" w:cstheme="minorHAnsi"/>
          <w:sz w:val="18"/>
          <w:szCs w:val="18"/>
        </w:rPr>
        <w:t>NRCC</w:t>
      </w:r>
      <w:r w:rsidRPr="00271DC7">
        <w:rPr>
          <w:rFonts w:asciiTheme="minorHAnsi" w:hAnsiTheme="minorHAnsi" w:cstheme="minorHAnsi"/>
          <w:sz w:val="18"/>
          <w:szCs w:val="18"/>
        </w:rPr>
        <w:t>.</w:t>
      </w:r>
    </w:p>
    <w:p w14:paraId="79B417AF" w14:textId="5C2CB6F2" w:rsidR="00720D79" w:rsidRPr="00271DC7" w:rsidRDefault="00720D79">
      <w:pPr>
        <w:pStyle w:val="ListParagraph"/>
        <w:keepNext/>
        <w:numPr>
          <w:ilvl w:val="0"/>
          <w:numId w:val="13"/>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Dwelling Unit DHW System Distribution Type - Reference information from </w:t>
      </w:r>
      <w:r w:rsidR="00694445" w:rsidRPr="00271DC7">
        <w:rPr>
          <w:rFonts w:asciiTheme="minorHAnsi" w:hAnsiTheme="minorHAnsi" w:cstheme="minorHAnsi"/>
          <w:sz w:val="18"/>
          <w:szCs w:val="18"/>
        </w:rPr>
        <w:t>NRCC</w:t>
      </w:r>
      <w:r w:rsidRPr="00271DC7">
        <w:rPr>
          <w:rFonts w:asciiTheme="minorHAnsi" w:hAnsiTheme="minorHAnsi" w:cstheme="minorHAnsi"/>
          <w:sz w:val="18"/>
          <w:szCs w:val="18"/>
        </w:rPr>
        <w:t>.</w:t>
      </w:r>
    </w:p>
    <w:p w14:paraId="38E7CB77" w14:textId="3A735C1F" w:rsidR="00770BE1" w:rsidRPr="00271DC7" w:rsidRDefault="00770BE1">
      <w:pPr>
        <w:pStyle w:val="ListParagraph"/>
        <w:keepNext/>
        <w:numPr>
          <w:ilvl w:val="0"/>
          <w:numId w:val="13"/>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Compact Distribution - Reference information from </w:t>
      </w:r>
      <w:r w:rsidR="00694445" w:rsidRPr="00271DC7">
        <w:rPr>
          <w:rFonts w:asciiTheme="minorHAnsi" w:hAnsiTheme="minorHAnsi" w:cstheme="minorHAnsi"/>
          <w:sz w:val="18"/>
          <w:szCs w:val="18"/>
        </w:rPr>
        <w:t>NRCC</w:t>
      </w:r>
      <w:r w:rsidRPr="00271DC7">
        <w:rPr>
          <w:rFonts w:asciiTheme="minorHAnsi" w:hAnsiTheme="minorHAnsi" w:cstheme="minorHAnsi"/>
          <w:sz w:val="18"/>
          <w:szCs w:val="18"/>
        </w:rPr>
        <w:t>.</w:t>
      </w:r>
    </w:p>
    <w:p w14:paraId="0CFD935B" w14:textId="76A1F4EA" w:rsidR="00720D79" w:rsidRPr="00271DC7" w:rsidRDefault="007B0D5E">
      <w:pPr>
        <w:pStyle w:val="ListParagraph"/>
        <w:keepNext/>
        <w:numPr>
          <w:ilvl w:val="0"/>
          <w:numId w:val="13"/>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Drain Water Heat Recovery - Reference information from </w:t>
      </w:r>
      <w:r w:rsidR="00694445" w:rsidRPr="00271DC7">
        <w:rPr>
          <w:rFonts w:asciiTheme="minorHAnsi" w:hAnsiTheme="minorHAnsi" w:cstheme="minorHAnsi"/>
          <w:sz w:val="18"/>
          <w:szCs w:val="18"/>
        </w:rPr>
        <w:t>NRCC</w:t>
      </w:r>
      <w:r w:rsidRPr="00271DC7">
        <w:rPr>
          <w:rFonts w:asciiTheme="minorHAnsi" w:hAnsiTheme="minorHAnsi" w:cstheme="minorHAnsi"/>
          <w:sz w:val="18"/>
          <w:szCs w:val="18"/>
        </w:rPr>
        <w:t>.</w:t>
      </w:r>
    </w:p>
    <w:p w14:paraId="58E7652C" w14:textId="6B102446" w:rsidR="0032295A" w:rsidRPr="00390453" w:rsidRDefault="0032295A" w:rsidP="007B0D5E">
      <w:pPr>
        <w:keepNext/>
        <w:spacing w:after="0" w:line="240" w:lineRule="auto"/>
        <w:ind w:firstLine="270"/>
        <w:rPr>
          <w:rFonts w:asciiTheme="minorHAnsi" w:hAnsiTheme="minorHAnsi" w:cstheme="minorHAnsi"/>
          <w:sz w:val="18"/>
          <w:szCs w:val="18"/>
        </w:rPr>
      </w:pPr>
    </w:p>
    <w:p w14:paraId="7AD9B503" w14:textId="23745A92" w:rsidR="0032295A" w:rsidRPr="00390453" w:rsidRDefault="00C27BCE" w:rsidP="0032295A">
      <w:pPr>
        <w:keepNext/>
        <w:spacing w:after="0" w:line="240" w:lineRule="auto"/>
        <w:rPr>
          <w:rFonts w:asciiTheme="minorHAnsi" w:hAnsiTheme="minorHAnsi" w:cstheme="minorHAnsi"/>
          <w:sz w:val="18"/>
          <w:szCs w:val="18"/>
        </w:rPr>
      </w:pPr>
      <w:r w:rsidRPr="00390453">
        <w:rPr>
          <w:rFonts w:asciiTheme="minorHAnsi" w:hAnsiTheme="minorHAnsi" w:cstheme="minorHAnsi"/>
          <w:b/>
          <w:sz w:val="18"/>
          <w:szCs w:val="18"/>
        </w:rPr>
        <w:t>B2</w:t>
      </w:r>
      <w:r w:rsidR="0032295A" w:rsidRPr="00390453">
        <w:rPr>
          <w:rFonts w:asciiTheme="minorHAnsi" w:hAnsiTheme="minorHAnsi" w:cstheme="minorHAnsi"/>
          <w:b/>
          <w:sz w:val="18"/>
          <w:szCs w:val="18"/>
        </w:rPr>
        <w:t xml:space="preserve">. Installed </w:t>
      </w:r>
      <w:r w:rsidR="0032295A" w:rsidRPr="00390453">
        <w:rPr>
          <w:rFonts w:cstheme="minorHAnsi"/>
          <w:b/>
          <w:sz w:val="20"/>
          <w:szCs w:val="20"/>
        </w:rPr>
        <w:t xml:space="preserve">HERS Verified </w:t>
      </w:r>
      <w:r w:rsidR="0032295A" w:rsidRPr="00390453">
        <w:rPr>
          <w:rFonts w:asciiTheme="minorHAnsi" w:hAnsiTheme="minorHAnsi" w:cstheme="minorHAnsi"/>
          <w:b/>
          <w:sz w:val="18"/>
          <w:szCs w:val="18"/>
        </w:rPr>
        <w:t>Dwelling Unit HPWH System Information</w:t>
      </w:r>
    </w:p>
    <w:p w14:paraId="0D0221F0" w14:textId="77777777" w:rsidR="0032295A" w:rsidRPr="00390453" w:rsidRDefault="0032295A" w:rsidP="0032295A">
      <w:pPr>
        <w:keepNext/>
        <w:spacing w:after="0" w:line="240" w:lineRule="auto"/>
        <w:rPr>
          <w:rFonts w:asciiTheme="minorHAnsi" w:hAnsiTheme="minorHAnsi" w:cstheme="minorHAnsi"/>
          <w:sz w:val="18"/>
          <w:szCs w:val="18"/>
        </w:rPr>
      </w:pPr>
      <w:r w:rsidRPr="00390453">
        <w:rPr>
          <w:rFonts w:asciiTheme="minorHAnsi" w:hAnsiTheme="minorHAnsi" w:cstheme="minorHAnsi"/>
          <w:sz w:val="18"/>
          <w:szCs w:val="18"/>
        </w:rPr>
        <w:t>This table reports the water heating system information that is being installed. Require one line for each installed water heater.  Not applicable for central systems.</w:t>
      </w:r>
    </w:p>
    <w:p w14:paraId="25DCB2C1" w14:textId="57FFF159" w:rsidR="0032295A" w:rsidRPr="00271DC7" w:rsidRDefault="0032295A">
      <w:pPr>
        <w:pStyle w:val="ListParagraph"/>
        <w:numPr>
          <w:ilvl w:val="0"/>
          <w:numId w:val="14"/>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271DC7">
        <w:rPr>
          <w:rFonts w:asciiTheme="minorHAnsi" w:hAnsiTheme="minorHAnsi" w:cstheme="minorHAnsi"/>
          <w:sz w:val="18"/>
          <w:szCs w:val="18"/>
        </w:rPr>
        <w:t>Dwelling Unit Name</w:t>
      </w:r>
      <w:r w:rsidRPr="00271DC7" w:rsidDel="00D501FF">
        <w:rPr>
          <w:rFonts w:asciiTheme="minorHAnsi" w:hAnsiTheme="minorHAnsi" w:cstheme="minorHAnsi"/>
          <w:sz w:val="18"/>
          <w:szCs w:val="18"/>
        </w:rPr>
        <w:t xml:space="preserve"> </w:t>
      </w:r>
      <w:r w:rsidRPr="00271DC7">
        <w:rPr>
          <w:rFonts w:asciiTheme="minorHAnsi" w:hAnsiTheme="minorHAnsi" w:cstheme="minorHAnsi"/>
          <w:sz w:val="18"/>
          <w:szCs w:val="18"/>
        </w:rPr>
        <w:t xml:space="preserve">– Reference information from Table </w:t>
      </w:r>
      <w:r w:rsidR="002F3401" w:rsidRPr="00271DC7">
        <w:rPr>
          <w:rFonts w:asciiTheme="minorHAnsi" w:hAnsiTheme="minorHAnsi" w:cstheme="minorHAnsi"/>
          <w:sz w:val="18"/>
          <w:szCs w:val="18"/>
        </w:rPr>
        <w:t>A</w:t>
      </w:r>
      <w:r w:rsidR="00614C62" w:rsidRPr="00271DC7">
        <w:rPr>
          <w:rFonts w:asciiTheme="minorHAnsi" w:hAnsiTheme="minorHAnsi" w:cstheme="minorHAnsi"/>
          <w:sz w:val="18"/>
          <w:szCs w:val="18"/>
        </w:rPr>
        <w:t>2</w:t>
      </w:r>
      <w:r w:rsidRPr="00271DC7">
        <w:rPr>
          <w:rFonts w:asciiTheme="minorHAnsi" w:hAnsiTheme="minorHAnsi" w:cstheme="minorHAnsi"/>
          <w:sz w:val="18"/>
          <w:szCs w:val="18"/>
        </w:rPr>
        <w:t>.</w:t>
      </w:r>
    </w:p>
    <w:p w14:paraId="1EC2634B" w14:textId="1E11B44F" w:rsidR="0032295A" w:rsidRPr="00271DC7" w:rsidRDefault="0032295A">
      <w:pPr>
        <w:pStyle w:val="ListParagraph"/>
        <w:keepNext/>
        <w:numPr>
          <w:ilvl w:val="0"/>
          <w:numId w:val="14"/>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Water Heating System ID or Name – Reference information from Table </w:t>
      </w:r>
      <w:r w:rsidR="004A5B7C" w:rsidRPr="00271DC7">
        <w:rPr>
          <w:rFonts w:asciiTheme="minorHAnsi" w:hAnsiTheme="minorHAnsi" w:cstheme="minorHAnsi"/>
          <w:sz w:val="18"/>
          <w:szCs w:val="18"/>
        </w:rPr>
        <w:t>A</w:t>
      </w:r>
      <w:r w:rsidR="00614C62" w:rsidRPr="00271DC7">
        <w:rPr>
          <w:rFonts w:asciiTheme="minorHAnsi" w:hAnsiTheme="minorHAnsi" w:cstheme="minorHAnsi"/>
          <w:sz w:val="18"/>
          <w:szCs w:val="18"/>
        </w:rPr>
        <w:t>2</w:t>
      </w:r>
      <w:r w:rsidRPr="00271DC7">
        <w:rPr>
          <w:rFonts w:asciiTheme="minorHAnsi" w:hAnsiTheme="minorHAnsi" w:cstheme="minorHAnsi"/>
          <w:sz w:val="18"/>
          <w:szCs w:val="18"/>
        </w:rPr>
        <w:t>. AFUE, UEF and Thermal Efficiency.</w:t>
      </w:r>
    </w:p>
    <w:p w14:paraId="2267EB2C" w14:textId="2326A9F1" w:rsidR="0032295A" w:rsidRPr="00271DC7" w:rsidRDefault="0032295A">
      <w:pPr>
        <w:pStyle w:val="ListParagraph"/>
        <w:keepNext/>
        <w:numPr>
          <w:ilvl w:val="0"/>
          <w:numId w:val="14"/>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Modeled Equipment Make and Model</w:t>
      </w:r>
      <w:r w:rsidRPr="00271DC7" w:rsidDel="00C13027">
        <w:rPr>
          <w:rFonts w:asciiTheme="minorHAnsi" w:hAnsiTheme="minorHAnsi" w:cstheme="minorHAnsi"/>
          <w:sz w:val="18"/>
          <w:szCs w:val="18"/>
        </w:rPr>
        <w:t xml:space="preserve"> </w:t>
      </w:r>
      <w:r w:rsidRPr="00271DC7">
        <w:rPr>
          <w:rFonts w:asciiTheme="minorHAnsi" w:hAnsiTheme="minorHAnsi" w:cstheme="minorHAnsi"/>
          <w:sz w:val="18"/>
          <w:szCs w:val="18"/>
        </w:rPr>
        <w:t xml:space="preserve">– User input must be equal to the value indicated on Table C as default and allow user to override with an equivalent system based on the simulated equipment in Table </w:t>
      </w:r>
      <w:r w:rsidR="006C2FF6" w:rsidRPr="00271DC7">
        <w:rPr>
          <w:rFonts w:asciiTheme="minorHAnsi" w:hAnsiTheme="minorHAnsi" w:cstheme="minorHAnsi"/>
          <w:sz w:val="18"/>
          <w:szCs w:val="18"/>
        </w:rPr>
        <w:t>A</w:t>
      </w:r>
      <w:r w:rsidR="00EA2944" w:rsidRPr="00271DC7">
        <w:rPr>
          <w:rFonts w:asciiTheme="minorHAnsi" w:hAnsiTheme="minorHAnsi" w:cstheme="minorHAnsi"/>
          <w:sz w:val="18"/>
          <w:szCs w:val="18"/>
        </w:rPr>
        <w:t>2</w:t>
      </w:r>
      <w:r w:rsidRPr="00271DC7">
        <w:rPr>
          <w:rFonts w:asciiTheme="minorHAnsi" w:hAnsiTheme="minorHAnsi" w:cstheme="minorHAnsi"/>
          <w:sz w:val="18"/>
          <w:szCs w:val="18"/>
        </w:rPr>
        <w:t>.</w:t>
      </w:r>
    </w:p>
    <w:p w14:paraId="07B5AFEF" w14:textId="475672B6" w:rsidR="0032295A" w:rsidRPr="00271DC7" w:rsidRDefault="0032295A">
      <w:pPr>
        <w:pStyle w:val="ListParagraph"/>
        <w:keepNext/>
        <w:numPr>
          <w:ilvl w:val="0"/>
          <w:numId w:val="14"/>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of Like (or Identical) Water Heaters in System</w:t>
      </w:r>
      <w:r w:rsidRPr="00271DC7" w:rsidDel="00A60072">
        <w:rPr>
          <w:rFonts w:asciiTheme="minorHAnsi" w:hAnsiTheme="minorHAnsi" w:cstheme="minorHAnsi"/>
          <w:sz w:val="18"/>
          <w:szCs w:val="18"/>
        </w:rPr>
        <w:t xml:space="preserve"> </w:t>
      </w:r>
      <w:r w:rsidRPr="00271DC7">
        <w:rPr>
          <w:rFonts w:asciiTheme="minorHAnsi" w:hAnsiTheme="minorHAnsi" w:cstheme="minorHAnsi"/>
          <w:sz w:val="18"/>
          <w:szCs w:val="18"/>
        </w:rPr>
        <w:t xml:space="preserve">– </w:t>
      </w:r>
      <w:bookmarkStart w:id="36" w:name="_Hlk89011300"/>
      <w:r w:rsidRPr="00271DC7">
        <w:rPr>
          <w:rFonts w:asciiTheme="minorHAnsi" w:hAnsiTheme="minorHAnsi" w:cstheme="minorHAnsi"/>
          <w:sz w:val="18"/>
          <w:szCs w:val="18"/>
        </w:rPr>
        <w:t xml:space="preserve">Reference information from Table </w:t>
      </w:r>
      <w:bookmarkEnd w:id="36"/>
      <w:r w:rsidR="006C2FF6" w:rsidRPr="00271DC7">
        <w:rPr>
          <w:rFonts w:asciiTheme="minorHAnsi" w:hAnsiTheme="minorHAnsi" w:cstheme="minorHAnsi"/>
          <w:sz w:val="18"/>
          <w:szCs w:val="18"/>
        </w:rPr>
        <w:t>A</w:t>
      </w:r>
      <w:r w:rsidR="00EA2944" w:rsidRPr="00271DC7">
        <w:rPr>
          <w:rFonts w:asciiTheme="minorHAnsi" w:hAnsiTheme="minorHAnsi" w:cstheme="minorHAnsi"/>
          <w:sz w:val="18"/>
          <w:szCs w:val="18"/>
        </w:rPr>
        <w:t>2</w:t>
      </w:r>
      <w:r w:rsidRPr="00271DC7">
        <w:rPr>
          <w:rFonts w:asciiTheme="minorHAnsi" w:hAnsiTheme="minorHAnsi" w:cstheme="minorHAnsi"/>
          <w:sz w:val="18"/>
          <w:szCs w:val="18"/>
        </w:rPr>
        <w:t xml:space="preserve">.  </w:t>
      </w:r>
    </w:p>
    <w:p w14:paraId="602B1919" w14:textId="09BE8912" w:rsidR="0032295A" w:rsidRPr="00271DC7" w:rsidRDefault="0032295A">
      <w:pPr>
        <w:pStyle w:val="ListParagraph"/>
        <w:keepNext/>
        <w:numPr>
          <w:ilvl w:val="0"/>
          <w:numId w:val="14"/>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Tank Location – User input. Must be equal to value indicated in Table </w:t>
      </w:r>
      <w:r w:rsidR="00EA2944" w:rsidRPr="00271DC7">
        <w:rPr>
          <w:rFonts w:asciiTheme="minorHAnsi" w:hAnsiTheme="minorHAnsi" w:cstheme="minorHAnsi"/>
          <w:sz w:val="18"/>
          <w:szCs w:val="18"/>
        </w:rPr>
        <w:t>B2</w:t>
      </w:r>
      <w:r w:rsidRPr="00271DC7">
        <w:rPr>
          <w:rFonts w:asciiTheme="minorHAnsi" w:hAnsiTheme="minorHAnsi" w:cstheme="minorHAnsi"/>
          <w:sz w:val="18"/>
          <w:szCs w:val="18"/>
        </w:rPr>
        <w:t xml:space="preserve">. </w:t>
      </w:r>
    </w:p>
    <w:p w14:paraId="706EB38A" w14:textId="732B674A" w:rsidR="0032295A" w:rsidRPr="00271DC7" w:rsidRDefault="0032295A">
      <w:pPr>
        <w:pStyle w:val="ListParagraph"/>
        <w:keepNext/>
        <w:numPr>
          <w:ilvl w:val="0"/>
          <w:numId w:val="14"/>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Exterior Tank Insulation R-value – User input. Must be equal to or higher than value indicated in Table </w:t>
      </w:r>
      <w:r w:rsidR="006C2FF6" w:rsidRPr="00271DC7">
        <w:rPr>
          <w:rFonts w:asciiTheme="minorHAnsi" w:hAnsiTheme="minorHAnsi" w:cstheme="minorHAnsi"/>
          <w:sz w:val="18"/>
          <w:szCs w:val="18"/>
        </w:rPr>
        <w:t>A</w:t>
      </w:r>
      <w:r w:rsidR="00EA2944" w:rsidRPr="00271DC7">
        <w:rPr>
          <w:rFonts w:asciiTheme="minorHAnsi" w:hAnsiTheme="minorHAnsi" w:cstheme="minorHAnsi"/>
          <w:sz w:val="18"/>
          <w:szCs w:val="18"/>
        </w:rPr>
        <w:t>2</w:t>
      </w:r>
      <w:r w:rsidRPr="00271DC7">
        <w:rPr>
          <w:rFonts w:asciiTheme="minorHAnsi" w:hAnsiTheme="minorHAnsi" w:cstheme="minorHAnsi"/>
          <w:sz w:val="18"/>
          <w:szCs w:val="18"/>
        </w:rPr>
        <w:t xml:space="preserve">. </w:t>
      </w:r>
    </w:p>
    <w:p w14:paraId="61EA9EB4" w14:textId="0AC14DF7" w:rsidR="0032295A" w:rsidRPr="00271DC7" w:rsidRDefault="0032295A">
      <w:pPr>
        <w:pStyle w:val="ListParagraph"/>
        <w:keepNext/>
        <w:numPr>
          <w:ilvl w:val="0"/>
          <w:numId w:val="14"/>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Dwelling Unit DHW System Distribution Type</w:t>
      </w:r>
      <w:r w:rsidRPr="00271DC7" w:rsidDel="00C71BA9">
        <w:rPr>
          <w:rFonts w:asciiTheme="minorHAnsi" w:hAnsiTheme="minorHAnsi" w:cstheme="minorHAnsi"/>
          <w:sz w:val="18"/>
          <w:szCs w:val="18"/>
        </w:rPr>
        <w:t xml:space="preserve"> </w:t>
      </w:r>
      <w:r w:rsidRPr="00271DC7">
        <w:rPr>
          <w:rFonts w:asciiTheme="minorHAnsi" w:hAnsiTheme="minorHAnsi" w:cstheme="minorHAnsi"/>
          <w:sz w:val="18"/>
          <w:szCs w:val="18"/>
        </w:rPr>
        <w:t xml:space="preserve">– Reference information from Table </w:t>
      </w:r>
      <w:r w:rsidR="006C2FF6" w:rsidRPr="00271DC7">
        <w:rPr>
          <w:rFonts w:asciiTheme="minorHAnsi" w:hAnsiTheme="minorHAnsi" w:cstheme="minorHAnsi"/>
          <w:sz w:val="18"/>
          <w:szCs w:val="18"/>
        </w:rPr>
        <w:t>A</w:t>
      </w:r>
      <w:r w:rsidR="00EA2944" w:rsidRPr="00271DC7">
        <w:rPr>
          <w:rFonts w:asciiTheme="minorHAnsi" w:hAnsiTheme="minorHAnsi" w:cstheme="minorHAnsi"/>
          <w:sz w:val="18"/>
          <w:szCs w:val="18"/>
        </w:rPr>
        <w:t>2</w:t>
      </w:r>
      <w:r w:rsidRPr="00271DC7">
        <w:rPr>
          <w:rFonts w:asciiTheme="minorHAnsi" w:hAnsiTheme="minorHAnsi" w:cstheme="minorHAnsi"/>
          <w:sz w:val="18"/>
          <w:szCs w:val="18"/>
        </w:rPr>
        <w:t>.</w:t>
      </w:r>
    </w:p>
    <w:p w14:paraId="00D75D0D" w14:textId="10FCDB90" w:rsidR="0032295A" w:rsidRPr="00DB381C" w:rsidRDefault="0032295A">
      <w:pPr>
        <w:pStyle w:val="ListParagraph"/>
        <w:keepNext/>
        <w:numPr>
          <w:ilvl w:val="0"/>
          <w:numId w:val="14"/>
        </w:numPr>
        <w:spacing w:after="0" w:line="240" w:lineRule="auto"/>
        <w:rPr>
          <w:ins w:id="37" w:author="Alhabibi, Haider@Energy" w:date="2022-08-09T15:14:00Z"/>
          <w:rFonts w:asciiTheme="minorHAnsi" w:hAnsiTheme="minorHAnsi" w:cstheme="minorHAnsi"/>
          <w:sz w:val="18"/>
          <w:szCs w:val="18"/>
        </w:rPr>
      </w:pPr>
      <w:r w:rsidRPr="00271DC7">
        <w:rPr>
          <w:rFonts w:cstheme="minorHAnsi"/>
          <w:sz w:val="18"/>
          <w:szCs w:val="20"/>
        </w:rPr>
        <w:t xml:space="preserve">Compact Distribution — Reference information from Table </w:t>
      </w:r>
      <w:r w:rsidR="006C2FF6" w:rsidRPr="00271DC7">
        <w:rPr>
          <w:rFonts w:cstheme="minorHAnsi"/>
          <w:sz w:val="18"/>
          <w:szCs w:val="20"/>
        </w:rPr>
        <w:t>A</w:t>
      </w:r>
      <w:r w:rsidR="00EA2944" w:rsidRPr="00271DC7">
        <w:rPr>
          <w:rFonts w:cstheme="minorHAnsi"/>
          <w:sz w:val="18"/>
          <w:szCs w:val="20"/>
        </w:rPr>
        <w:t>2</w:t>
      </w:r>
      <w:r w:rsidRPr="00271DC7">
        <w:rPr>
          <w:rFonts w:cstheme="minorHAnsi"/>
          <w:sz w:val="18"/>
          <w:szCs w:val="20"/>
        </w:rPr>
        <w:t>.</w:t>
      </w:r>
    </w:p>
    <w:p w14:paraId="35F0A3BB" w14:textId="3D24E2F7" w:rsidR="004646A7" w:rsidRPr="00DB381C" w:rsidRDefault="004646A7">
      <w:pPr>
        <w:pStyle w:val="ListParagraph"/>
        <w:keepNext/>
        <w:numPr>
          <w:ilvl w:val="0"/>
          <w:numId w:val="14"/>
        </w:numPr>
        <w:spacing w:after="0" w:line="240" w:lineRule="auto"/>
        <w:rPr>
          <w:rFonts w:asciiTheme="minorHAnsi" w:hAnsiTheme="minorHAnsi" w:cstheme="minorHAnsi"/>
          <w:sz w:val="18"/>
          <w:szCs w:val="18"/>
        </w:rPr>
      </w:pPr>
      <w:ins w:id="38" w:author="Alhabibi, Haider@Energy" w:date="2022-08-09T15:14:00Z">
        <w:r w:rsidRPr="00DB381C">
          <w:rPr>
            <w:rFonts w:eastAsia="Times New Roman" w:cstheme="minorHAnsi"/>
            <w:sz w:val="18"/>
            <w:szCs w:val="20"/>
          </w:rPr>
          <w:t>Drain Water Heat Recovery</w:t>
        </w:r>
        <w:r w:rsidR="00DB381C" w:rsidRPr="00DB381C">
          <w:rPr>
            <w:rFonts w:eastAsia="Times New Roman" w:cstheme="minorHAnsi"/>
            <w:sz w:val="18"/>
            <w:szCs w:val="20"/>
          </w:rPr>
          <w:t>— Reference information from Table A2.</w:t>
        </w:r>
      </w:ins>
    </w:p>
    <w:p w14:paraId="654C90BB" w14:textId="77777777" w:rsidR="0032295A" w:rsidRPr="00390453" w:rsidRDefault="0032295A" w:rsidP="007B0D5E">
      <w:pPr>
        <w:keepNext/>
        <w:spacing w:after="0" w:line="240" w:lineRule="auto"/>
        <w:ind w:firstLine="270"/>
        <w:rPr>
          <w:rFonts w:asciiTheme="minorHAnsi" w:hAnsiTheme="minorHAnsi" w:cstheme="minorHAnsi"/>
          <w:sz w:val="18"/>
          <w:szCs w:val="18"/>
        </w:rPr>
      </w:pPr>
    </w:p>
    <w:p w14:paraId="735B7CAB" w14:textId="77777777" w:rsidR="007B0D5E" w:rsidRPr="00390453" w:rsidRDefault="007B0D5E" w:rsidP="00720D79">
      <w:pPr>
        <w:keepNext/>
        <w:spacing w:after="0" w:line="240" w:lineRule="auto"/>
        <w:rPr>
          <w:rFonts w:asciiTheme="minorHAnsi" w:hAnsiTheme="minorHAnsi" w:cstheme="minorHAnsi"/>
          <w:sz w:val="18"/>
          <w:szCs w:val="18"/>
        </w:rPr>
      </w:pPr>
    </w:p>
    <w:p w14:paraId="770ACA6B" w14:textId="6DF57E9C" w:rsidR="00720D79" w:rsidRPr="00390453" w:rsidRDefault="006E1E98" w:rsidP="00720D79">
      <w:pPr>
        <w:keepNext/>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t>C</w:t>
      </w:r>
      <w:r w:rsidR="00720D79" w:rsidRPr="00390453">
        <w:rPr>
          <w:rFonts w:asciiTheme="minorHAnsi" w:hAnsiTheme="minorHAnsi" w:cstheme="minorHAnsi"/>
          <w:b/>
          <w:sz w:val="18"/>
          <w:szCs w:val="18"/>
        </w:rPr>
        <w:t xml:space="preserve">. Design </w:t>
      </w:r>
      <w:r w:rsidR="00AF3886" w:rsidRPr="00390453">
        <w:rPr>
          <w:rFonts w:asciiTheme="minorHAnsi" w:hAnsiTheme="minorHAnsi" w:cstheme="minorHAnsi"/>
          <w:b/>
          <w:sz w:val="20"/>
          <w:szCs w:val="20"/>
        </w:rPr>
        <w:t xml:space="preserve">HERS Verified </w:t>
      </w:r>
      <w:r w:rsidR="00720D79" w:rsidRPr="00390453">
        <w:rPr>
          <w:rFonts w:asciiTheme="minorHAnsi" w:hAnsiTheme="minorHAnsi" w:cstheme="minorHAnsi"/>
          <w:b/>
          <w:sz w:val="18"/>
          <w:szCs w:val="18"/>
        </w:rPr>
        <w:t>Dwelling Unit Water Heating Efficiency Information</w:t>
      </w:r>
    </w:p>
    <w:p w14:paraId="74046C32" w14:textId="4574ED6C" w:rsidR="00271DC7" w:rsidRDefault="00720D79"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390453">
        <w:rPr>
          <w:rFonts w:asciiTheme="minorHAnsi" w:hAnsiTheme="minorHAnsi" w:cstheme="minorHAnsi"/>
          <w:sz w:val="18"/>
          <w:szCs w:val="18"/>
        </w:rPr>
        <w:t xml:space="preserve">This table reports the water heating system features that were specified on the </w:t>
      </w:r>
      <w:del w:id="39" w:author="Alhabibi, Haider@Energy" w:date="2022-08-09T17:17:00Z">
        <w:r w:rsidRPr="00390453" w:rsidDel="0041154E">
          <w:rPr>
            <w:rFonts w:asciiTheme="minorHAnsi" w:hAnsiTheme="minorHAnsi" w:cstheme="minorHAnsi"/>
            <w:sz w:val="18"/>
            <w:szCs w:val="18"/>
          </w:rPr>
          <w:delText xml:space="preserve">registered </w:delText>
        </w:r>
      </w:del>
      <w:r w:rsidR="00694445">
        <w:rPr>
          <w:rFonts w:asciiTheme="minorHAnsi" w:hAnsiTheme="minorHAnsi" w:cstheme="minorHAnsi"/>
          <w:sz w:val="18"/>
          <w:szCs w:val="18"/>
        </w:rPr>
        <w:t>NRCC</w:t>
      </w:r>
      <w:r w:rsidRPr="00390453">
        <w:rPr>
          <w:rFonts w:asciiTheme="minorHAnsi" w:hAnsiTheme="minorHAnsi" w:cstheme="minorHAnsi"/>
          <w:sz w:val="18"/>
          <w:szCs w:val="18"/>
        </w:rPr>
        <w:t xml:space="preserve"> compliance document for this project. For information only and requires no user input.</w:t>
      </w:r>
    </w:p>
    <w:p w14:paraId="23603D92" w14:textId="77777777" w:rsidR="00271DC7" w:rsidRDefault="00271DC7">
      <w:pPr>
        <w:spacing w:after="0" w:line="240" w:lineRule="auto"/>
        <w:rPr>
          <w:rFonts w:asciiTheme="minorHAnsi" w:hAnsiTheme="minorHAnsi" w:cstheme="minorHAnsi"/>
          <w:sz w:val="18"/>
          <w:szCs w:val="18"/>
        </w:rPr>
      </w:pPr>
      <w:r>
        <w:rPr>
          <w:rFonts w:asciiTheme="minorHAnsi" w:hAnsiTheme="minorHAnsi" w:cstheme="minorHAnsi"/>
          <w:sz w:val="18"/>
          <w:szCs w:val="18"/>
        </w:rPr>
        <w:br w:type="page"/>
      </w:r>
    </w:p>
    <w:p w14:paraId="68AC99F7" w14:textId="693CFEFA" w:rsidR="00720D79" w:rsidRPr="00390453" w:rsidRDefault="006E1E98" w:rsidP="00720D79">
      <w:pPr>
        <w:keepNext/>
        <w:spacing w:after="0" w:line="240" w:lineRule="auto"/>
        <w:rPr>
          <w:rFonts w:asciiTheme="minorHAnsi" w:hAnsiTheme="minorHAnsi" w:cstheme="minorHAnsi"/>
          <w:sz w:val="18"/>
          <w:szCs w:val="18"/>
        </w:rPr>
      </w:pPr>
      <w:r w:rsidRPr="00390453">
        <w:rPr>
          <w:rFonts w:asciiTheme="minorHAnsi" w:hAnsiTheme="minorHAnsi" w:cstheme="minorHAnsi"/>
          <w:b/>
          <w:sz w:val="18"/>
          <w:szCs w:val="18"/>
        </w:rPr>
        <w:lastRenderedPageBreak/>
        <w:t>D</w:t>
      </w:r>
      <w:r w:rsidR="00720D79" w:rsidRPr="00390453">
        <w:rPr>
          <w:rFonts w:asciiTheme="minorHAnsi" w:hAnsiTheme="minorHAnsi" w:cstheme="minorHAnsi"/>
          <w:b/>
          <w:sz w:val="18"/>
          <w:szCs w:val="18"/>
        </w:rPr>
        <w:t xml:space="preserve">. Installed </w:t>
      </w:r>
      <w:r w:rsidR="00AF3886" w:rsidRPr="00390453">
        <w:rPr>
          <w:rFonts w:asciiTheme="minorHAnsi" w:hAnsiTheme="minorHAnsi" w:cstheme="minorHAnsi"/>
          <w:b/>
          <w:sz w:val="20"/>
          <w:szCs w:val="20"/>
        </w:rPr>
        <w:t xml:space="preserve">HERS Verified </w:t>
      </w:r>
      <w:r w:rsidR="00720D79" w:rsidRPr="00390453">
        <w:rPr>
          <w:rFonts w:asciiTheme="minorHAnsi" w:hAnsiTheme="minorHAnsi" w:cstheme="minorHAnsi"/>
          <w:b/>
          <w:sz w:val="18"/>
          <w:szCs w:val="18"/>
        </w:rPr>
        <w:t>Dwelling Unit Water Heating Efficiency Information</w:t>
      </w:r>
    </w:p>
    <w:p w14:paraId="409B91AA" w14:textId="77777777" w:rsidR="00720D79" w:rsidRPr="00390453" w:rsidRDefault="00720D79" w:rsidP="00720D79">
      <w:pPr>
        <w:keepNext/>
        <w:spacing w:after="0" w:line="240" w:lineRule="auto"/>
        <w:rPr>
          <w:rFonts w:asciiTheme="minorHAnsi" w:hAnsiTheme="minorHAnsi" w:cstheme="minorHAnsi"/>
          <w:sz w:val="18"/>
          <w:szCs w:val="18"/>
        </w:rPr>
      </w:pPr>
      <w:r w:rsidRPr="00390453">
        <w:rPr>
          <w:rFonts w:asciiTheme="minorHAnsi" w:hAnsiTheme="minorHAnsi" w:cstheme="minorHAnsi"/>
          <w:sz w:val="18"/>
          <w:szCs w:val="18"/>
        </w:rPr>
        <w:t>This table reports the water heating system information that is being installed. Require one line for each central system.</w:t>
      </w:r>
    </w:p>
    <w:p w14:paraId="2B30070B" w14:textId="5DF6860A" w:rsidR="00720D79" w:rsidRPr="00271DC7" w:rsidRDefault="00720D79">
      <w:pPr>
        <w:pStyle w:val="ListParagraph"/>
        <w:numPr>
          <w:ilvl w:val="0"/>
          <w:numId w:val="15"/>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271DC7">
        <w:rPr>
          <w:rFonts w:asciiTheme="minorHAnsi" w:hAnsiTheme="minorHAnsi" w:cstheme="minorHAnsi"/>
          <w:sz w:val="18"/>
          <w:szCs w:val="18"/>
        </w:rPr>
        <w:t xml:space="preserve">Water Heating System ID or Name – Reference information from </w:t>
      </w:r>
      <w:r w:rsidR="00694445" w:rsidRPr="00271DC7">
        <w:rPr>
          <w:rFonts w:asciiTheme="minorHAnsi" w:hAnsiTheme="minorHAnsi" w:cstheme="minorHAnsi"/>
          <w:sz w:val="18"/>
          <w:szCs w:val="18"/>
        </w:rPr>
        <w:t>NRCC</w:t>
      </w:r>
    </w:p>
    <w:p w14:paraId="6C8AF421" w14:textId="55810D8A" w:rsidR="00720D79" w:rsidRPr="00271DC7" w:rsidRDefault="00720D79">
      <w:pPr>
        <w:pStyle w:val="ListParagraph"/>
        <w:keepNext/>
        <w:numPr>
          <w:ilvl w:val="0"/>
          <w:numId w:val="15"/>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Heating Efficiency Type – Reference information from </w:t>
      </w:r>
      <w:r w:rsidR="00694445" w:rsidRPr="00271DC7">
        <w:rPr>
          <w:rFonts w:asciiTheme="minorHAnsi" w:hAnsiTheme="minorHAnsi" w:cstheme="minorHAnsi"/>
          <w:sz w:val="18"/>
          <w:szCs w:val="18"/>
        </w:rPr>
        <w:t>NRCC</w:t>
      </w:r>
      <w:r w:rsidRPr="00271DC7">
        <w:rPr>
          <w:rFonts w:asciiTheme="minorHAnsi" w:hAnsiTheme="minorHAnsi" w:cstheme="minorHAnsi"/>
          <w:sz w:val="18"/>
          <w:szCs w:val="18"/>
        </w:rPr>
        <w:t>. Different efficiency types are Energy Factor, AFUE, UEF and Thermal Efficiency.</w:t>
      </w:r>
    </w:p>
    <w:p w14:paraId="29C48C9A" w14:textId="52F15427" w:rsidR="00720D79" w:rsidRPr="00271DC7" w:rsidRDefault="00720D79">
      <w:pPr>
        <w:pStyle w:val="ListParagraph"/>
        <w:keepNext/>
        <w:numPr>
          <w:ilvl w:val="0"/>
          <w:numId w:val="15"/>
        </w:numPr>
        <w:spacing w:after="0" w:line="240" w:lineRule="auto"/>
        <w:rPr>
          <w:rFonts w:asciiTheme="minorHAnsi" w:hAnsiTheme="minorHAnsi" w:cstheme="minorHAnsi"/>
          <w:b/>
          <w:sz w:val="18"/>
          <w:szCs w:val="18"/>
        </w:rPr>
      </w:pPr>
      <w:r w:rsidRPr="00271DC7">
        <w:rPr>
          <w:rFonts w:asciiTheme="minorHAnsi" w:hAnsiTheme="minorHAnsi" w:cstheme="minorHAnsi"/>
          <w:sz w:val="18"/>
          <w:szCs w:val="18"/>
        </w:rPr>
        <w:t xml:space="preserve">Heating Efficiency Value – User input. Numerical value of the Heating Efficiency. Must be equal to or higher efficiency than value indicated on the </w:t>
      </w:r>
      <w:r w:rsidR="00694445" w:rsidRPr="00271DC7">
        <w:rPr>
          <w:rFonts w:asciiTheme="minorHAnsi" w:hAnsiTheme="minorHAnsi" w:cstheme="minorHAnsi"/>
          <w:sz w:val="18"/>
          <w:szCs w:val="18"/>
        </w:rPr>
        <w:t>NRCC</w:t>
      </w:r>
      <w:r w:rsidRPr="00271DC7">
        <w:rPr>
          <w:rFonts w:asciiTheme="minorHAnsi" w:hAnsiTheme="minorHAnsi" w:cstheme="minorHAnsi"/>
          <w:sz w:val="18"/>
          <w:szCs w:val="18"/>
        </w:rPr>
        <w:t>.</w:t>
      </w:r>
    </w:p>
    <w:p w14:paraId="7452B819" w14:textId="2F694964" w:rsidR="00720D79" w:rsidRPr="00271DC7" w:rsidRDefault="00720D79">
      <w:pPr>
        <w:pStyle w:val="ListParagraph"/>
        <w:keepNext/>
        <w:numPr>
          <w:ilvl w:val="0"/>
          <w:numId w:val="15"/>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Standby Loss – User input. Must be equal to or less than value indicated on the </w:t>
      </w:r>
      <w:r w:rsidR="00694445" w:rsidRPr="00271DC7">
        <w:rPr>
          <w:rFonts w:asciiTheme="minorHAnsi" w:hAnsiTheme="minorHAnsi" w:cstheme="minorHAnsi"/>
          <w:sz w:val="18"/>
          <w:szCs w:val="18"/>
        </w:rPr>
        <w:t>NRCC</w:t>
      </w:r>
      <w:r w:rsidRPr="00271DC7">
        <w:rPr>
          <w:rFonts w:asciiTheme="minorHAnsi" w:hAnsiTheme="minorHAnsi" w:cstheme="minorHAnsi"/>
          <w:sz w:val="18"/>
          <w:szCs w:val="18"/>
        </w:rPr>
        <w:t xml:space="preserve">. Value may be N/A if </w:t>
      </w:r>
      <w:r w:rsidR="00694445" w:rsidRPr="00271DC7">
        <w:rPr>
          <w:rFonts w:asciiTheme="minorHAnsi" w:hAnsiTheme="minorHAnsi" w:cstheme="minorHAnsi"/>
          <w:sz w:val="18"/>
          <w:szCs w:val="18"/>
        </w:rPr>
        <w:t>NRCC</w:t>
      </w:r>
      <w:r w:rsidRPr="00271DC7">
        <w:rPr>
          <w:rFonts w:asciiTheme="minorHAnsi" w:hAnsiTheme="minorHAnsi" w:cstheme="minorHAnsi"/>
          <w:sz w:val="18"/>
          <w:szCs w:val="18"/>
        </w:rPr>
        <w:t xml:space="preserve"> value is N/A.  </w:t>
      </w:r>
    </w:p>
    <w:p w14:paraId="246D9437" w14:textId="7CE5E771" w:rsidR="00720D79" w:rsidRPr="00271DC7" w:rsidRDefault="00720D79">
      <w:pPr>
        <w:pStyle w:val="ListParagraph"/>
        <w:keepNext/>
        <w:numPr>
          <w:ilvl w:val="0"/>
          <w:numId w:val="15"/>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Exterior Insulation R-Value – User input. Must be equal to or higher than value indicated on the </w:t>
      </w:r>
      <w:r w:rsidR="00694445" w:rsidRPr="00271DC7">
        <w:rPr>
          <w:rFonts w:asciiTheme="minorHAnsi" w:hAnsiTheme="minorHAnsi" w:cstheme="minorHAnsi"/>
          <w:sz w:val="18"/>
          <w:szCs w:val="18"/>
        </w:rPr>
        <w:t>NRCC</w:t>
      </w:r>
      <w:r w:rsidRPr="00271DC7">
        <w:rPr>
          <w:rFonts w:asciiTheme="minorHAnsi" w:hAnsiTheme="minorHAnsi" w:cstheme="minorHAnsi"/>
          <w:sz w:val="18"/>
          <w:szCs w:val="18"/>
        </w:rPr>
        <w:t xml:space="preserve">. Value may be N/A if </w:t>
      </w:r>
      <w:r w:rsidR="00694445" w:rsidRPr="00271DC7">
        <w:rPr>
          <w:rFonts w:asciiTheme="minorHAnsi" w:hAnsiTheme="minorHAnsi" w:cstheme="minorHAnsi"/>
          <w:sz w:val="18"/>
          <w:szCs w:val="18"/>
        </w:rPr>
        <w:t>NRCC</w:t>
      </w:r>
      <w:r w:rsidRPr="00271DC7">
        <w:rPr>
          <w:rFonts w:asciiTheme="minorHAnsi" w:hAnsiTheme="minorHAnsi" w:cstheme="minorHAnsi"/>
          <w:sz w:val="18"/>
          <w:szCs w:val="18"/>
        </w:rPr>
        <w:t xml:space="preserve"> value is N/A.  </w:t>
      </w:r>
    </w:p>
    <w:p w14:paraId="0DC54883" w14:textId="677867D6" w:rsidR="006E1E98" w:rsidRPr="00271DC7" w:rsidRDefault="006E1E98">
      <w:pPr>
        <w:pStyle w:val="ListParagraph"/>
        <w:keepNext/>
        <w:numPr>
          <w:ilvl w:val="0"/>
          <w:numId w:val="15"/>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Water Heater Storage Volume (gal) – User input. Value may be N/A if water heater type is instantaneous with zero storage.</w:t>
      </w:r>
    </w:p>
    <w:p w14:paraId="1ADBC2A5" w14:textId="1AECDFA7" w:rsidR="00720D79" w:rsidRPr="00271DC7" w:rsidRDefault="00720D79">
      <w:pPr>
        <w:pStyle w:val="ListParagraph"/>
        <w:keepNext/>
        <w:numPr>
          <w:ilvl w:val="0"/>
          <w:numId w:val="15"/>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Tank location – User input. Must be equal to system type indicated on the </w:t>
      </w:r>
      <w:r w:rsidR="00694445" w:rsidRPr="00271DC7">
        <w:rPr>
          <w:rFonts w:asciiTheme="minorHAnsi" w:hAnsiTheme="minorHAnsi" w:cstheme="minorHAnsi"/>
          <w:sz w:val="18"/>
          <w:szCs w:val="18"/>
        </w:rPr>
        <w:t>NRCC</w:t>
      </w:r>
      <w:r w:rsidRPr="00271DC7">
        <w:rPr>
          <w:rFonts w:asciiTheme="minorHAnsi" w:hAnsiTheme="minorHAnsi" w:cstheme="minorHAnsi"/>
          <w:sz w:val="18"/>
          <w:szCs w:val="18"/>
        </w:rPr>
        <w:t>.</w:t>
      </w:r>
    </w:p>
    <w:p w14:paraId="7DD59A20" w14:textId="77777777" w:rsidR="00720D79" w:rsidRPr="00390453"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p w14:paraId="1D01337F" w14:textId="4019D94F" w:rsidR="00720D79" w:rsidRPr="00390453" w:rsidRDefault="006E1E98"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t>E</w:t>
      </w:r>
      <w:r w:rsidR="00720D79" w:rsidRPr="00390453">
        <w:rPr>
          <w:rFonts w:asciiTheme="minorHAnsi" w:hAnsiTheme="minorHAnsi" w:cstheme="minorHAnsi"/>
          <w:b/>
          <w:sz w:val="18"/>
          <w:szCs w:val="18"/>
        </w:rPr>
        <w:t>. Installed Water Heater Manufacturer Information</w:t>
      </w:r>
    </w:p>
    <w:p w14:paraId="522152A5" w14:textId="77777777" w:rsidR="00720D79" w:rsidRPr="00390453"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rFonts w:asciiTheme="minorHAnsi" w:hAnsiTheme="minorHAnsi" w:cstheme="minorHAnsi"/>
          <w:sz w:val="18"/>
          <w:szCs w:val="18"/>
        </w:rPr>
        <w:t>This table reports the manufacturer information of the installed water heater(s). Require one line for each installed water heater</w:t>
      </w:r>
    </w:p>
    <w:p w14:paraId="636C7708" w14:textId="0C4CB80D" w:rsidR="00720D79" w:rsidRPr="00271DC7" w:rsidRDefault="00720D79">
      <w:pPr>
        <w:pStyle w:val="ListParagraph"/>
        <w:numPr>
          <w:ilvl w:val="0"/>
          <w:numId w:val="16"/>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271DC7">
        <w:rPr>
          <w:rFonts w:asciiTheme="minorHAnsi" w:hAnsiTheme="minorHAnsi" w:cstheme="minorHAnsi"/>
          <w:sz w:val="18"/>
          <w:szCs w:val="18"/>
        </w:rPr>
        <w:t xml:space="preserve">Water Heating System ID or Name – Reference information from </w:t>
      </w:r>
      <w:r w:rsidR="00694445" w:rsidRPr="00271DC7">
        <w:rPr>
          <w:rFonts w:asciiTheme="minorHAnsi" w:hAnsiTheme="minorHAnsi" w:cstheme="minorHAnsi"/>
          <w:sz w:val="18"/>
          <w:szCs w:val="18"/>
        </w:rPr>
        <w:t>NRCC</w:t>
      </w:r>
      <w:r w:rsidRPr="00271DC7">
        <w:rPr>
          <w:rFonts w:asciiTheme="minorHAnsi" w:hAnsiTheme="minorHAnsi" w:cstheme="minorHAnsi"/>
          <w:sz w:val="18"/>
          <w:szCs w:val="18"/>
        </w:rPr>
        <w:t>.</w:t>
      </w:r>
    </w:p>
    <w:p w14:paraId="531F47BF" w14:textId="355A0072" w:rsidR="00720D79" w:rsidRPr="00271DC7" w:rsidRDefault="00720D79">
      <w:pPr>
        <w:pStyle w:val="ListParagraph"/>
        <w:numPr>
          <w:ilvl w:val="0"/>
          <w:numId w:val="16"/>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271DC7">
        <w:rPr>
          <w:rFonts w:asciiTheme="minorHAnsi" w:hAnsiTheme="minorHAnsi" w:cstheme="minorHAnsi"/>
          <w:sz w:val="18"/>
          <w:szCs w:val="18"/>
        </w:rPr>
        <w:t>Manufacturer – User input. Enter the name of the water heater manufacturer.</w:t>
      </w:r>
    </w:p>
    <w:p w14:paraId="72103C0E" w14:textId="39D9C7FB" w:rsidR="00720D79" w:rsidRPr="00271DC7" w:rsidRDefault="00720D79">
      <w:pPr>
        <w:pStyle w:val="ListParagraph"/>
        <w:numPr>
          <w:ilvl w:val="0"/>
          <w:numId w:val="16"/>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271DC7">
        <w:rPr>
          <w:rFonts w:asciiTheme="minorHAnsi" w:hAnsiTheme="minorHAnsi" w:cstheme="minorHAnsi"/>
          <w:sz w:val="18"/>
          <w:szCs w:val="18"/>
        </w:rPr>
        <w:t>Model Number – User input. Enter the model number of the water heater.</w:t>
      </w:r>
    </w:p>
    <w:p w14:paraId="16AA7EF8" w14:textId="77777777" w:rsidR="006E4B25" w:rsidRPr="00390453"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BB6B5E1" w14:textId="4534CCE2" w:rsidR="006E4B25" w:rsidRPr="00390453" w:rsidRDefault="006E4B25" w:rsidP="006E4B25">
      <w:pPr>
        <w:spacing w:after="0" w:line="240" w:lineRule="auto"/>
        <w:rPr>
          <w:rFonts w:asciiTheme="minorHAnsi" w:hAnsiTheme="minorHAnsi" w:cs="Arial"/>
          <w:b/>
          <w:sz w:val="18"/>
          <w:szCs w:val="18"/>
        </w:rPr>
      </w:pPr>
      <w:r w:rsidRPr="00390453">
        <w:rPr>
          <w:rFonts w:asciiTheme="minorHAnsi" w:hAnsiTheme="minorHAnsi" w:cs="Arial"/>
          <w:b/>
          <w:sz w:val="18"/>
          <w:szCs w:val="18"/>
        </w:rPr>
        <w:t>F. Mandatory Measures for all Domestic Hot Water Distribution Systems</w:t>
      </w:r>
    </w:p>
    <w:p w14:paraId="1B6C4505" w14:textId="77777777" w:rsidR="006E4B25" w:rsidRPr="00390453"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390453">
        <w:rPr>
          <w:rFonts w:asciiTheme="minorHAnsi" w:hAnsiTheme="minorHAnsi" w:cs="Arial"/>
          <w:sz w:val="18"/>
          <w:szCs w:val="18"/>
        </w:rPr>
        <w:t xml:space="preserve">This table lists the requirements for all DHW systems. HERS rater must ensure all the requirements in this table are met. </w:t>
      </w:r>
    </w:p>
    <w:p w14:paraId="130AD610" w14:textId="77777777" w:rsidR="006E4B25" w:rsidRPr="00390453"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37BDB00" w14:textId="1FC79960" w:rsidR="00720D79" w:rsidRPr="00390453" w:rsidRDefault="006E4B25" w:rsidP="00935470">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t>G</w:t>
      </w:r>
      <w:r w:rsidR="00720D79" w:rsidRPr="00390453">
        <w:rPr>
          <w:rFonts w:asciiTheme="minorHAnsi" w:hAnsiTheme="minorHAnsi" w:cstheme="minorHAnsi"/>
          <w:b/>
          <w:sz w:val="18"/>
          <w:szCs w:val="18"/>
        </w:rPr>
        <w:t xml:space="preserve">. </w:t>
      </w:r>
      <w:r w:rsidR="00935470" w:rsidRPr="00390453">
        <w:rPr>
          <w:rFonts w:asciiTheme="minorHAnsi" w:hAnsiTheme="minorHAnsi" w:cstheme="minorHAnsi"/>
          <w:b/>
          <w:sz w:val="18"/>
          <w:szCs w:val="18"/>
        </w:rPr>
        <w:t>HERS-Verified Compact Hot Water Distribution Expanded Credit</w:t>
      </w:r>
      <w:r w:rsidRPr="00390453">
        <w:rPr>
          <w:rFonts w:asciiTheme="minorHAnsi" w:hAnsiTheme="minorHAnsi" w:cstheme="minorHAnsi"/>
          <w:b/>
          <w:sz w:val="18"/>
          <w:szCs w:val="18"/>
        </w:rPr>
        <w:t xml:space="preserve"> and</w:t>
      </w:r>
    </w:p>
    <w:p w14:paraId="3CB7BE7A" w14:textId="641112FE" w:rsidR="006E4B25" w:rsidRPr="00390453"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t xml:space="preserve">H. </w:t>
      </w:r>
      <w:r w:rsidRPr="00390453">
        <w:rPr>
          <w:rFonts w:cstheme="minorHAnsi"/>
          <w:b/>
          <w:sz w:val="18"/>
          <w:szCs w:val="18"/>
        </w:rPr>
        <w:t>Compact Hot Water Distribution Basic</w:t>
      </w:r>
    </w:p>
    <w:p w14:paraId="1EFA6C4E" w14:textId="77777777" w:rsidR="00F41465" w:rsidRPr="00390453"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rFonts w:asciiTheme="minorHAnsi" w:hAnsiTheme="minorHAnsi" w:cstheme="minorHAnsi"/>
          <w:sz w:val="18"/>
          <w:szCs w:val="18"/>
        </w:rPr>
        <w:t>If performance compliance is used, this table lists the values used in the performance calculation and require no user input.</w:t>
      </w:r>
    </w:p>
    <w:p w14:paraId="0819B492" w14:textId="5D030152" w:rsidR="00F41465" w:rsidRPr="00390453"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rFonts w:asciiTheme="minorHAnsi" w:hAnsiTheme="minorHAnsi" w:cstheme="minorHAnsi"/>
          <w:sz w:val="18"/>
          <w:szCs w:val="18"/>
        </w:rPr>
        <w:t>If prescriptive compliance is used, fill out this table</w:t>
      </w:r>
    </w:p>
    <w:p w14:paraId="575698D4" w14:textId="763D8EE8" w:rsidR="00383FC8" w:rsidRPr="00271DC7" w:rsidRDefault="00383FC8">
      <w:pPr>
        <w:pStyle w:val="ListParagraph"/>
        <w:numPr>
          <w:ilvl w:val="0"/>
          <w:numId w:val="17"/>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Reference information from </w:t>
      </w:r>
      <w:r w:rsidR="00694445" w:rsidRPr="00271DC7">
        <w:rPr>
          <w:rFonts w:asciiTheme="minorHAnsi" w:hAnsiTheme="minorHAnsi" w:cstheme="minorHAnsi"/>
          <w:sz w:val="18"/>
          <w:szCs w:val="18"/>
        </w:rPr>
        <w:t>NRCC</w:t>
      </w:r>
    </w:p>
    <w:p w14:paraId="5D30FC69" w14:textId="20F70B9A" w:rsidR="00F41465" w:rsidRPr="00271DC7" w:rsidRDefault="00F41465">
      <w:pPr>
        <w:pStyle w:val="ListParagraph"/>
        <w:numPr>
          <w:ilvl w:val="0"/>
          <w:numId w:val="17"/>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71DC7">
        <w:rPr>
          <w:rFonts w:asciiTheme="minorHAnsi" w:hAnsiTheme="minorHAnsi" w:cstheme="minorHAnsi"/>
          <w:sz w:val="18"/>
          <w:szCs w:val="18"/>
        </w:rPr>
        <w:t>Enter the Master Bath distance of furthest fixture to Water Heater in feet.</w:t>
      </w:r>
      <w:r w:rsidR="00EE0059" w:rsidRPr="00271DC7">
        <w:rPr>
          <w:rFonts w:asciiTheme="minorHAnsi" w:hAnsiTheme="minorHAnsi" w:cstheme="minorHAnsi"/>
          <w:sz w:val="18"/>
          <w:szCs w:val="18"/>
        </w:rPr>
        <w:t xml:space="preserve"> For multiple water heaters, enter the distance to the closest water heater.</w:t>
      </w:r>
    </w:p>
    <w:p w14:paraId="3B502AE7" w14:textId="7DACCD47" w:rsidR="00F41465" w:rsidRPr="00271DC7" w:rsidRDefault="00F41465">
      <w:pPr>
        <w:pStyle w:val="ListParagraph"/>
        <w:numPr>
          <w:ilvl w:val="0"/>
          <w:numId w:val="17"/>
        </w:numPr>
        <w:tabs>
          <w:tab w:val="left" w:pos="-720"/>
          <w:tab w:val="left" w:pos="36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71DC7">
        <w:rPr>
          <w:rFonts w:asciiTheme="minorHAnsi" w:hAnsiTheme="minorHAnsi" w:cstheme="minorHAnsi"/>
          <w:sz w:val="18"/>
          <w:szCs w:val="18"/>
        </w:rPr>
        <w:t>Enter the Kitchen distance from furthest fixture to Water Heater in feet</w:t>
      </w:r>
      <w:r w:rsidR="00EE0059" w:rsidRPr="00271DC7">
        <w:rPr>
          <w:rFonts w:asciiTheme="minorHAnsi" w:hAnsiTheme="minorHAnsi" w:cstheme="minorHAnsi"/>
          <w:sz w:val="18"/>
          <w:szCs w:val="18"/>
        </w:rPr>
        <w:t>. For multiple water heaters, enter the distance to the closest water heater.</w:t>
      </w:r>
    </w:p>
    <w:p w14:paraId="0D8AA2D5" w14:textId="6E70F889" w:rsidR="00F41465" w:rsidRPr="00271DC7" w:rsidRDefault="00F41465">
      <w:pPr>
        <w:pStyle w:val="ListParagraph"/>
        <w:numPr>
          <w:ilvl w:val="0"/>
          <w:numId w:val="17"/>
        </w:numPr>
        <w:tabs>
          <w:tab w:val="left" w:pos="-720"/>
          <w:tab w:val="left" w:pos="27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71DC7">
        <w:rPr>
          <w:rFonts w:asciiTheme="minorHAnsi" w:hAnsiTheme="minorHAnsi" w:cstheme="minorHAnsi"/>
          <w:sz w:val="18"/>
          <w:szCs w:val="18"/>
        </w:rPr>
        <w:t>Enter Furthest Third fixtures from fixture to Water Heater in feet</w:t>
      </w:r>
      <w:r w:rsidR="00EE0059" w:rsidRPr="00271DC7">
        <w:rPr>
          <w:rFonts w:asciiTheme="minorHAnsi" w:hAnsiTheme="minorHAnsi" w:cstheme="minorHAnsi"/>
          <w:sz w:val="18"/>
          <w:szCs w:val="18"/>
        </w:rPr>
        <w:t>. For multiple water heaters, enter the average of the furthest distance of each water heater.</w:t>
      </w:r>
    </w:p>
    <w:p w14:paraId="1A9580BA" w14:textId="78FB60AC" w:rsidR="00F41465" w:rsidRPr="00271DC7" w:rsidRDefault="00F41465">
      <w:pPr>
        <w:pStyle w:val="ListParagraph"/>
        <w:numPr>
          <w:ilvl w:val="0"/>
          <w:numId w:val="17"/>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71DC7">
        <w:rPr>
          <w:rFonts w:asciiTheme="minorHAnsi" w:hAnsiTheme="minorHAnsi" w:cstheme="minorHAnsi"/>
          <w:sz w:val="18"/>
          <w:szCs w:val="18"/>
        </w:rPr>
        <w:t>Calculated value – no user input required</w:t>
      </w:r>
    </w:p>
    <w:p w14:paraId="74780DA6" w14:textId="5D424496" w:rsidR="00F41465" w:rsidRPr="00271DC7" w:rsidRDefault="00F41465">
      <w:pPr>
        <w:pStyle w:val="ListParagraph"/>
        <w:numPr>
          <w:ilvl w:val="0"/>
          <w:numId w:val="17"/>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71DC7">
        <w:rPr>
          <w:rFonts w:asciiTheme="minorHAnsi" w:hAnsiTheme="minorHAnsi" w:cstheme="minorHAnsi"/>
          <w:sz w:val="18"/>
          <w:szCs w:val="18"/>
        </w:rPr>
        <w:t>Calculated value – no user input required</w:t>
      </w:r>
    </w:p>
    <w:p w14:paraId="386F3517" w14:textId="77777777" w:rsidR="00720D79" w:rsidRPr="00390453" w:rsidRDefault="00720D79"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p>
    <w:p w14:paraId="3F094477" w14:textId="183E3B7E" w:rsidR="001B692C" w:rsidRPr="00390453" w:rsidRDefault="006E4B25" w:rsidP="001B692C">
      <w:pPr>
        <w:spacing w:after="0" w:line="240" w:lineRule="auto"/>
        <w:rPr>
          <w:rFonts w:asciiTheme="minorHAnsi" w:eastAsiaTheme="minorEastAsia" w:hAnsiTheme="minorHAnsi" w:cstheme="minorHAnsi"/>
          <w:b/>
          <w:sz w:val="18"/>
          <w:szCs w:val="18"/>
        </w:rPr>
      </w:pPr>
      <w:r w:rsidRPr="00390453">
        <w:rPr>
          <w:rFonts w:asciiTheme="minorHAnsi" w:hAnsiTheme="minorHAnsi" w:cs="Arial"/>
          <w:b/>
          <w:sz w:val="18"/>
          <w:szCs w:val="18"/>
        </w:rPr>
        <w:t>I</w:t>
      </w:r>
      <w:r w:rsidR="001B692C" w:rsidRPr="00390453">
        <w:rPr>
          <w:rFonts w:asciiTheme="minorHAnsi" w:hAnsiTheme="minorHAnsi" w:cs="Arial"/>
          <w:b/>
          <w:sz w:val="18"/>
          <w:szCs w:val="18"/>
        </w:rPr>
        <w:t xml:space="preserve">.  </w:t>
      </w:r>
      <w:r w:rsidR="001B692C" w:rsidRPr="00390453">
        <w:rPr>
          <w:rFonts w:asciiTheme="minorHAnsi" w:eastAsiaTheme="minorEastAsia" w:hAnsiTheme="minorHAnsi" w:cstheme="minorHAnsi"/>
          <w:b/>
          <w:sz w:val="18"/>
          <w:szCs w:val="18"/>
        </w:rPr>
        <w:t xml:space="preserve">HERS-Verified Drain Water Heat Recovery System  </w:t>
      </w:r>
    </w:p>
    <w:p w14:paraId="6ECC25FD" w14:textId="77777777" w:rsidR="00B16B2C" w:rsidRPr="00390453" w:rsidRDefault="00B16B2C" w:rsidP="00B16B2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390453">
        <w:rPr>
          <w:rFonts w:asciiTheme="minorHAnsi" w:hAnsiTheme="minorHAnsi" w:cs="Arial"/>
          <w:sz w:val="18"/>
          <w:szCs w:val="18"/>
        </w:rPr>
        <w:t xml:space="preserve">This table lists the requirements for all central recirculation systems. HERS rater must ensure all the requirements in this table are met. </w:t>
      </w:r>
    </w:p>
    <w:p w14:paraId="08B2164E" w14:textId="32A03F5C" w:rsidR="00B16B2C" w:rsidRPr="00271DC7" w:rsidRDefault="00383FC8">
      <w:pPr>
        <w:pStyle w:val="ListParagraph"/>
        <w:numPr>
          <w:ilvl w:val="0"/>
          <w:numId w:val="18"/>
        </w:numPr>
        <w:tabs>
          <w:tab w:val="left" w:pos="180"/>
        </w:tabs>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Reference information from </w:t>
      </w:r>
      <w:r w:rsidR="00694445" w:rsidRPr="00271DC7">
        <w:rPr>
          <w:rFonts w:asciiTheme="minorHAnsi" w:hAnsiTheme="minorHAnsi" w:cstheme="minorHAnsi"/>
          <w:sz w:val="18"/>
          <w:szCs w:val="18"/>
        </w:rPr>
        <w:t>NRCC</w:t>
      </w:r>
      <w:r w:rsidRPr="00271DC7">
        <w:rPr>
          <w:rFonts w:asciiTheme="minorHAnsi" w:hAnsiTheme="minorHAnsi" w:cstheme="minorHAnsi"/>
          <w:sz w:val="18"/>
          <w:szCs w:val="18"/>
        </w:rPr>
        <w:t>.</w:t>
      </w:r>
    </w:p>
    <w:p w14:paraId="52D2CBC3" w14:textId="48AB879C" w:rsidR="00147F7C" w:rsidRPr="00271DC7" w:rsidRDefault="00147F7C">
      <w:pPr>
        <w:pStyle w:val="ListParagraph"/>
        <w:numPr>
          <w:ilvl w:val="0"/>
          <w:numId w:val="18"/>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Reference information from </w:t>
      </w:r>
      <w:r w:rsidR="00694445" w:rsidRPr="00271DC7">
        <w:rPr>
          <w:rFonts w:asciiTheme="minorHAnsi" w:hAnsiTheme="minorHAnsi" w:cstheme="minorHAnsi"/>
          <w:sz w:val="18"/>
          <w:szCs w:val="18"/>
        </w:rPr>
        <w:t>NRCC</w:t>
      </w:r>
      <w:r w:rsidRPr="00271DC7">
        <w:rPr>
          <w:rFonts w:asciiTheme="minorHAnsi" w:hAnsiTheme="minorHAnsi" w:cstheme="minorHAnsi"/>
          <w:sz w:val="18"/>
          <w:szCs w:val="18"/>
        </w:rPr>
        <w:t>.</w:t>
      </w:r>
    </w:p>
    <w:p w14:paraId="0D2814B0" w14:textId="777E47AE" w:rsidR="00147F7C" w:rsidRPr="00271DC7" w:rsidRDefault="00147F7C">
      <w:pPr>
        <w:pStyle w:val="ListParagraph"/>
        <w:numPr>
          <w:ilvl w:val="0"/>
          <w:numId w:val="18"/>
        </w:numPr>
        <w:spacing w:after="0" w:line="240" w:lineRule="auto"/>
        <w:rPr>
          <w:rFonts w:asciiTheme="minorHAnsi" w:eastAsiaTheme="minorEastAsia" w:hAnsiTheme="minorHAnsi" w:cstheme="minorHAnsi"/>
          <w:sz w:val="18"/>
          <w:szCs w:val="18"/>
        </w:rPr>
      </w:pPr>
      <w:r w:rsidRPr="00271DC7">
        <w:rPr>
          <w:rFonts w:asciiTheme="minorHAnsi" w:hAnsiTheme="minorHAnsi" w:cstheme="minorHAnsi"/>
          <w:sz w:val="18"/>
          <w:szCs w:val="18"/>
        </w:rPr>
        <w:t xml:space="preserve">Reference information from </w:t>
      </w:r>
      <w:r w:rsidR="00694445" w:rsidRPr="00271DC7">
        <w:rPr>
          <w:rFonts w:asciiTheme="minorHAnsi" w:hAnsiTheme="minorHAnsi" w:cstheme="minorHAnsi"/>
          <w:sz w:val="18"/>
          <w:szCs w:val="18"/>
        </w:rPr>
        <w:t>NRCC</w:t>
      </w:r>
      <w:r w:rsidRPr="00271DC7">
        <w:rPr>
          <w:rFonts w:asciiTheme="minorHAnsi" w:hAnsiTheme="minorHAnsi" w:cstheme="minorHAnsi"/>
          <w:sz w:val="18"/>
          <w:szCs w:val="18"/>
        </w:rPr>
        <w:t>.</w:t>
      </w:r>
    </w:p>
    <w:p w14:paraId="55AE5F34" w14:textId="4290E083" w:rsidR="00147F7C" w:rsidRPr="00271DC7" w:rsidRDefault="00147F7C">
      <w:pPr>
        <w:pStyle w:val="ListParagraph"/>
        <w:numPr>
          <w:ilvl w:val="0"/>
          <w:numId w:val="18"/>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Reference information from </w:t>
      </w:r>
      <w:r w:rsidR="00694445" w:rsidRPr="00271DC7">
        <w:rPr>
          <w:rFonts w:asciiTheme="minorHAnsi" w:hAnsiTheme="minorHAnsi" w:cstheme="minorHAnsi"/>
          <w:sz w:val="18"/>
          <w:szCs w:val="18"/>
        </w:rPr>
        <w:t>NRCC</w:t>
      </w:r>
      <w:r w:rsidRPr="00271DC7">
        <w:rPr>
          <w:rFonts w:asciiTheme="minorHAnsi" w:hAnsiTheme="minorHAnsi" w:cstheme="minorHAnsi"/>
          <w:sz w:val="18"/>
          <w:szCs w:val="18"/>
        </w:rPr>
        <w:t>.</w:t>
      </w:r>
    </w:p>
    <w:p w14:paraId="1D8741BB" w14:textId="4B01D6A2" w:rsidR="00147F7C" w:rsidRPr="00271DC7" w:rsidRDefault="00147F7C">
      <w:pPr>
        <w:pStyle w:val="ListParagraph"/>
        <w:numPr>
          <w:ilvl w:val="0"/>
          <w:numId w:val="18"/>
        </w:numPr>
        <w:spacing w:after="0" w:line="240" w:lineRule="auto"/>
        <w:rPr>
          <w:rFonts w:asciiTheme="minorHAnsi" w:eastAsiaTheme="minorEastAsia" w:hAnsiTheme="minorHAnsi" w:cstheme="minorHAnsi"/>
          <w:sz w:val="18"/>
          <w:szCs w:val="18"/>
        </w:rPr>
      </w:pPr>
      <w:r w:rsidRPr="00271DC7">
        <w:rPr>
          <w:rFonts w:asciiTheme="minorHAnsi" w:hAnsiTheme="minorHAnsi" w:cstheme="minorHAnsi"/>
          <w:sz w:val="18"/>
          <w:szCs w:val="18"/>
        </w:rPr>
        <w:t xml:space="preserve">Reference information from </w:t>
      </w:r>
      <w:r w:rsidR="00694445" w:rsidRPr="00271DC7">
        <w:rPr>
          <w:rFonts w:asciiTheme="minorHAnsi" w:hAnsiTheme="minorHAnsi" w:cstheme="minorHAnsi"/>
          <w:sz w:val="18"/>
          <w:szCs w:val="18"/>
        </w:rPr>
        <w:t>NRCC</w:t>
      </w:r>
      <w:r w:rsidRPr="00271DC7">
        <w:rPr>
          <w:rFonts w:asciiTheme="minorHAnsi" w:hAnsiTheme="minorHAnsi" w:cstheme="minorHAnsi"/>
          <w:sz w:val="18"/>
          <w:szCs w:val="18"/>
        </w:rPr>
        <w:t>.</w:t>
      </w:r>
    </w:p>
    <w:p w14:paraId="0AB5ECD4" w14:textId="6431EB4B" w:rsidR="00B16B2C" w:rsidRPr="00271DC7" w:rsidRDefault="00B16B2C">
      <w:pPr>
        <w:pStyle w:val="ListParagraph"/>
        <w:numPr>
          <w:ilvl w:val="0"/>
          <w:numId w:val="18"/>
        </w:numPr>
        <w:spacing w:after="0" w:line="240" w:lineRule="auto"/>
        <w:rPr>
          <w:rFonts w:asciiTheme="minorHAnsi" w:eastAsiaTheme="minorEastAsia" w:hAnsiTheme="minorHAnsi" w:cstheme="minorHAnsi"/>
          <w:sz w:val="18"/>
          <w:szCs w:val="18"/>
        </w:rPr>
      </w:pPr>
      <w:r w:rsidRPr="00271DC7">
        <w:rPr>
          <w:rFonts w:asciiTheme="minorHAnsi" w:eastAsiaTheme="minorEastAsia" w:hAnsiTheme="minorHAnsi" w:cstheme="minorHAnsi"/>
          <w:sz w:val="18"/>
          <w:szCs w:val="18"/>
        </w:rPr>
        <w:t>Drain Water Heat Recovery Manufacturer’s name- Enter the name of the Manufacturer</w:t>
      </w:r>
      <w:r w:rsidR="00E04921" w:rsidRPr="00271DC7">
        <w:rPr>
          <w:rFonts w:asciiTheme="minorHAnsi" w:eastAsiaTheme="minorEastAsia" w:hAnsiTheme="minorHAnsi" w:cstheme="minorHAnsi"/>
          <w:sz w:val="18"/>
          <w:szCs w:val="18"/>
        </w:rPr>
        <w:t>.</w:t>
      </w:r>
    </w:p>
    <w:p w14:paraId="69C420E7" w14:textId="10B2D78C" w:rsidR="00B16B2C" w:rsidRPr="00271DC7" w:rsidRDefault="00B16B2C">
      <w:pPr>
        <w:pStyle w:val="ListParagraph"/>
        <w:numPr>
          <w:ilvl w:val="0"/>
          <w:numId w:val="18"/>
        </w:numPr>
        <w:spacing w:after="0" w:line="240" w:lineRule="auto"/>
        <w:rPr>
          <w:rFonts w:asciiTheme="minorHAnsi" w:eastAsiaTheme="minorEastAsia" w:hAnsiTheme="minorHAnsi" w:cstheme="minorHAnsi"/>
          <w:sz w:val="18"/>
          <w:szCs w:val="18"/>
        </w:rPr>
      </w:pPr>
      <w:r w:rsidRPr="00271DC7">
        <w:rPr>
          <w:rFonts w:asciiTheme="minorHAnsi" w:eastAsiaTheme="minorEastAsia" w:hAnsiTheme="minorHAnsi" w:cstheme="minorHAnsi"/>
          <w:sz w:val="18"/>
          <w:szCs w:val="18"/>
        </w:rPr>
        <w:t>Drain Water Heat Recovery Manufacturer’s model number – Enter the Model number</w:t>
      </w:r>
      <w:r w:rsidR="00E04921" w:rsidRPr="00271DC7">
        <w:rPr>
          <w:rFonts w:asciiTheme="minorHAnsi" w:eastAsiaTheme="minorEastAsia" w:hAnsiTheme="minorHAnsi" w:cstheme="minorHAnsi"/>
          <w:sz w:val="18"/>
          <w:szCs w:val="18"/>
        </w:rPr>
        <w:t>.</w:t>
      </w:r>
    </w:p>
    <w:p w14:paraId="54A596F5" w14:textId="3D60C112" w:rsidR="00B16B2C" w:rsidRPr="00271DC7" w:rsidRDefault="00B16B2C">
      <w:pPr>
        <w:pStyle w:val="ListParagraph"/>
        <w:numPr>
          <w:ilvl w:val="0"/>
          <w:numId w:val="18"/>
        </w:numPr>
        <w:spacing w:after="0" w:line="240" w:lineRule="auto"/>
        <w:rPr>
          <w:rFonts w:asciiTheme="minorHAnsi" w:eastAsiaTheme="minorEastAsia" w:hAnsiTheme="minorHAnsi" w:cstheme="minorHAnsi"/>
          <w:sz w:val="18"/>
          <w:szCs w:val="18"/>
        </w:rPr>
      </w:pPr>
      <w:r w:rsidRPr="00271DC7">
        <w:rPr>
          <w:rFonts w:asciiTheme="minorHAnsi" w:eastAsiaTheme="minorEastAsia" w:hAnsiTheme="minorHAnsi" w:cstheme="minorHAnsi"/>
          <w:sz w:val="18"/>
          <w:szCs w:val="18"/>
        </w:rPr>
        <w:t xml:space="preserve">Rated Effectiveness’ – Enter the rated effectiveness of the </w:t>
      </w:r>
      <w:r w:rsidR="00E04921" w:rsidRPr="00271DC7">
        <w:rPr>
          <w:rFonts w:asciiTheme="minorHAnsi" w:eastAsiaTheme="minorEastAsia" w:hAnsiTheme="minorHAnsi" w:cstheme="minorHAnsi"/>
          <w:sz w:val="18"/>
          <w:szCs w:val="18"/>
        </w:rPr>
        <w:t>DWHR device</w:t>
      </w:r>
      <w:r w:rsidRPr="00271DC7">
        <w:rPr>
          <w:rFonts w:asciiTheme="minorHAnsi" w:eastAsiaTheme="minorEastAsia" w:hAnsiTheme="minorHAnsi" w:cstheme="minorHAnsi"/>
          <w:sz w:val="18"/>
          <w:szCs w:val="18"/>
        </w:rPr>
        <w:t>.</w:t>
      </w:r>
    </w:p>
    <w:p w14:paraId="19DD8B37" w14:textId="6AE19C0F" w:rsidR="00B16B2C" w:rsidRPr="00271DC7" w:rsidRDefault="00B16B2C">
      <w:pPr>
        <w:pStyle w:val="ListParagraph"/>
        <w:numPr>
          <w:ilvl w:val="0"/>
          <w:numId w:val="18"/>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Installation Configuration</w:t>
      </w:r>
      <w:r w:rsidR="00E04921" w:rsidRPr="00271DC7">
        <w:rPr>
          <w:rFonts w:asciiTheme="minorHAnsi" w:hAnsiTheme="minorHAnsi" w:cstheme="minorHAnsi"/>
          <w:sz w:val="18"/>
          <w:szCs w:val="18"/>
        </w:rPr>
        <w:t xml:space="preserve"> </w:t>
      </w:r>
      <w:r w:rsidRPr="00271DC7">
        <w:rPr>
          <w:rFonts w:asciiTheme="minorHAnsi" w:hAnsiTheme="minorHAnsi" w:cstheme="minorHAnsi"/>
          <w:sz w:val="18"/>
          <w:szCs w:val="18"/>
        </w:rPr>
        <w:t>– Enter type of configuration.</w:t>
      </w:r>
      <w:r w:rsidR="00E04921" w:rsidRPr="00271DC7">
        <w:rPr>
          <w:rFonts w:asciiTheme="minorHAnsi" w:hAnsiTheme="minorHAnsi" w:cstheme="minorHAnsi"/>
          <w:sz w:val="18"/>
          <w:szCs w:val="18"/>
        </w:rPr>
        <w:t xml:space="preserve">  Available options are Equal flow, unequal to shower, and unequal to water heater</w:t>
      </w:r>
    </w:p>
    <w:p w14:paraId="22A2E610" w14:textId="5BC78249" w:rsidR="00B16B2C" w:rsidRPr="00271DC7" w:rsidRDefault="00B16B2C">
      <w:pPr>
        <w:pStyle w:val="ListParagraph"/>
        <w:numPr>
          <w:ilvl w:val="0"/>
          <w:numId w:val="18"/>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Percent of shower served by the DWHR device –</w:t>
      </w:r>
      <w:r w:rsidR="00E04921" w:rsidRPr="00271DC7">
        <w:rPr>
          <w:rFonts w:asciiTheme="minorHAnsi" w:hAnsiTheme="minorHAnsi" w:cstheme="minorHAnsi"/>
          <w:sz w:val="18"/>
          <w:szCs w:val="18"/>
        </w:rPr>
        <w:t xml:space="preserve"> E</w:t>
      </w:r>
      <w:r w:rsidRPr="00271DC7">
        <w:rPr>
          <w:rFonts w:asciiTheme="minorHAnsi" w:hAnsiTheme="minorHAnsi" w:cstheme="minorHAnsi"/>
          <w:sz w:val="18"/>
          <w:szCs w:val="18"/>
        </w:rPr>
        <w:t xml:space="preserve">nter the </w:t>
      </w:r>
      <w:r w:rsidR="00E04921" w:rsidRPr="00271DC7">
        <w:rPr>
          <w:rFonts w:asciiTheme="minorHAnsi" w:hAnsiTheme="minorHAnsi" w:cstheme="minorHAnsi"/>
          <w:sz w:val="18"/>
          <w:szCs w:val="18"/>
        </w:rPr>
        <w:t>percent</w:t>
      </w:r>
      <w:r w:rsidRPr="00271DC7">
        <w:rPr>
          <w:rFonts w:asciiTheme="minorHAnsi" w:hAnsiTheme="minorHAnsi" w:cstheme="minorHAnsi"/>
          <w:sz w:val="18"/>
          <w:szCs w:val="18"/>
        </w:rPr>
        <w:t xml:space="preserve"> of showers </w:t>
      </w:r>
      <w:r w:rsidR="00E04921" w:rsidRPr="00271DC7">
        <w:rPr>
          <w:rFonts w:asciiTheme="minorHAnsi" w:hAnsiTheme="minorHAnsi" w:cstheme="minorHAnsi"/>
          <w:sz w:val="18"/>
          <w:szCs w:val="18"/>
        </w:rPr>
        <w:t>served by this</w:t>
      </w:r>
      <w:r w:rsidRPr="00271DC7">
        <w:rPr>
          <w:rFonts w:asciiTheme="minorHAnsi" w:hAnsiTheme="minorHAnsi" w:cstheme="minorHAnsi"/>
          <w:sz w:val="18"/>
          <w:szCs w:val="18"/>
        </w:rPr>
        <w:t xml:space="preserve"> </w:t>
      </w:r>
      <w:r w:rsidR="00E04921" w:rsidRPr="00271DC7">
        <w:rPr>
          <w:rFonts w:asciiTheme="minorHAnsi" w:hAnsiTheme="minorHAnsi" w:cstheme="minorHAnsi"/>
          <w:sz w:val="18"/>
          <w:szCs w:val="18"/>
        </w:rPr>
        <w:t>DWHR device.</w:t>
      </w:r>
    </w:p>
    <w:p w14:paraId="022A5B1D" w14:textId="53D6A51B" w:rsidR="00B16B2C" w:rsidRPr="00271DC7" w:rsidRDefault="00B16B2C">
      <w:pPr>
        <w:pStyle w:val="ListParagraph"/>
        <w:numPr>
          <w:ilvl w:val="0"/>
          <w:numId w:val="18"/>
        </w:numPr>
        <w:spacing w:after="0" w:line="240" w:lineRule="auto"/>
        <w:rPr>
          <w:rFonts w:asciiTheme="minorHAnsi" w:eastAsiaTheme="minorEastAsia" w:hAnsiTheme="minorHAnsi" w:cstheme="minorHAnsi"/>
          <w:b/>
          <w:sz w:val="18"/>
          <w:szCs w:val="18"/>
        </w:rPr>
      </w:pPr>
      <w:r w:rsidRPr="00271DC7">
        <w:rPr>
          <w:rFonts w:asciiTheme="minorHAnsi" w:hAnsiTheme="minorHAnsi" w:cstheme="minorHAnsi"/>
          <w:sz w:val="18"/>
          <w:szCs w:val="18"/>
        </w:rPr>
        <w:t>DWHR System Certified by CEC – Enter “Yes” if certified or else enter “No”.</w:t>
      </w:r>
    </w:p>
    <w:p w14:paraId="0FA7FA71" w14:textId="77777777" w:rsidR="00585D1F" w:rsidRPr="00390453"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171592E" w14:textId="68E58383" w:rsidR="00585D1F" w:rsidRPr="00390453"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r w:rsidRPr="00390453">
        <w:rPr>
          <w:rFonts w:asciiTheme="minorHAnsi" w:hAnsiTheme="minorHAnsi" w:cs="Arial"/>
          <w:b/>
          <w:sz w:val="18"/>
          <w:szCs w:val="18"/>
        </w:rPr>
        <w:t>J</w:t>
      </w:r>
      <w:r w:rsidR="00585D1F" w:rsidRPr="00390453">
        <w:rPr>
          <w:rFonts w:asciiTheme="minorHAnsi" w:hAnsiTheme="minorHAnsi" w:cs="Arial"/>
          <w:b/>
          <w:sz w:val="18"/>
          <w:szCs w:val="18"/>
        </w:rPr>
        <w:t xml:space="preserve">. </w:t>
      </w:r>
      <w:r w:rsidR="00585D1F" w:rsidRPr="00390453">
        <w:rPr>
          <w:rFonts w:asciiTheme="minorHAnsi" w:hAnsiTheme="minorHAnsi"/>
          <w:b/>
          <w:sz w:val="18"/>
          <w:szCs w:val="18"/>
        </w:rPr>
        <w:t xml:space="preserve">HERS-Verified Pipe Insulation Credit </w:t>
      </w:r>
      <w:r w:rsidR="00585D1F" w:rsidRPr="00390453">
        <w:rPr>
          <w:rFonts w:asciiTheme="minorHAnsi" w:hAnsiTheme="minorHAnsi" w:cs="Arial"/>
          <w:b/>
          <w:sz w:val="18"/>
          <w:szCs w:val="18"/>
        </w:rPr>
        <w:t>Requirements</w:t>
      </w:r>
    </w:p>
    <w:p w14:paraId="6476FDF8" w14:textId="7EC3D34B" w:rsidR="00585D1F" w:rsidRPr="00390453"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390453">
        <w:rPr>
          <w:rFonts w:asciiTheme="minorHAnsi" w:hAnsiTheme="minorHAnsi" w:cs="Arial"/>
          <w:sz w:val="18"/>
          <w:szCs w:val="18"/>
        </w:rPr>
        <w:t xml:space="preserve">This table only applies to systems indicated as </w:t>
      </w:r>
      <w:r w:rsidRPr="00390453">
        <w:rPr>
          <w:rFonts w:asciiTheme="minorHAnsi" w:hAnsiTheme="minorHAnsi"/>
          <w:b/>
          <w:sz w:val="18"/>
          <w:szCs w:val="18"/>
        </w:rPr>
        <w:t>HERS-Verified Pipe Insulation Credit</w:t>
      </w:r>
      <w:r w:rsidRPr="00390453">
        <w:rPr>
          <w:rFonts w:asciiTheme="minorHAnsi" w:hAnsiTheme="minorHAnsi" w:cs="Arial"/>
          <w:b/>
          <w:sz w:val="18"/>
          <w:szCs w:val="18"/>
        </w:rPr>
        <w:t xml:space="preserve">. </w:t>
      </w:r>
      <w:r w:rsidRPr="00390453">
        <w:rPr>
          <w:rFonts w:asciiTheme="minorHAnsi" w:hAnsiTheme="minorHAnsi" w:cs="Arial"/>
          <w:sz w:val="18"/>
          <w:szCs w:val="18"/>
        </w:rPr>
        <w:t xml:space="preserve">In addition to the mandatory requirements in Table </w:t>
      </w:r>
      <w:r w:rsidR="006E4B25" w:rsidRPr="00390453">
        <w:rPr>
          <w:rFonts w:asciiTheme="minorHAnsi" w:hAnsiTheme="minorHAnsi" w:cs="Arial"/>
          <w:sz w:val="18"/>
          <w:szCs w:val="18"/>
        </w:rPr>
        <w:t>F</w:t>
      </w:r>
      <w:r w:rsidRPr="00390453">
        <w:rPr>
          <w:rFonts w:asciiTheme="minorHAnsi" w:hAnsiTheme="minorHAnsi" w:cs="Arial"/>
          <w:sz w:val="18"/>
          <w:szCs w:val="18"/>
        </w:rPr>
        <w:t xml:space="preserve">, the </w:t>
      </w:r>
      <w:r w:rsidR="00B71192" w:rsidRPr="00390453">
        <w:rPr>
          <w:rFonts w:asciiTheme="minorHAnsi" w:hAnsiTheme="minorHAnsi" w:cstheme="minorHAnsi"/>
          <w:sz w:val="18"/>
          <w:szCs w:val="18"/>
        </w:rPr>
        <w:t>HERS rater</w:t>
      </w:r>
      <w:r w:rsidR="00B71192" w:rsidRPr="00390453" w:rsidDel="006E4B25">
        <w:rPr>
          <w:rFonts w:asciiTheme="minorHAnsi" w:hAnsiTheme="minorHAnsi" w:cs="Arial"/>
          <w:sz w:val="18"/>
          <w:szCs w:val="18"/>
        </w:rPr>
        <w:t xml:space="preserve"> </w:t>
      </w:r>
      <w:r w:rsidRPr="00390453">
        <w:rPr>
          <w:rFonts w:asciiTheme="minorHAnsi" w:hAnsiTheme="minorHAnsi" w:cs="Arial"/>
          <w:sz w:val="18"/>
          <w:szCs w:val="18"/>
        </w:rPr>
        <w:t xml:space="preserve">must ensure the requirements in this table are met.  </w:t>
      </w:r>
    </w:p>
    <w:p w14:paraId="43F9FF24" w14:textId="77777777" w:rsidR="00585D1F" w:rsidRPr="00390453"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p>
    <w:p w14:paraId="68BDDF11" w14:textId="5B818351" w:rsidR="00585D1F" w:rsidRPr="00390453"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390453">
        <w:rPr>
          <w:rFonts w:asciiTheme="minorHAnsi" w:hAnsiTheme="minorHAnsi" w:cs="Arial"/>
          <w:b/>
          <w:sz w:val="18"/>
          <w:szCs w:val="18"/>
        </w:rPr>
        <w:t>K</w:t>
      </w:r>
      <w:r w:rsidR="00585D1F" w:rsidRPr="00390453">
        <w:rPr>
          <w:rFonts w:asciiTheme="minorHAnsi" w:hAnsiTheme="minorHAnsi" w:cs="Arial"/>
          <w:b/>
          <w:sz w:val="18"/>
          <w:szCs w:val="18"/>
        </w:rPr>
        <w:t xml:space="preserve">. </w:t>
      </w:r>
      <w:r w:rsidR="00585D1F" w:rsidRPr="00390453">
        <w:rPr>
          <w:rFonts w:asciiTheme="minorHAnsi" w:hAnsiTheme="minorHAnsi"/>
          <w:b/>
          <w:sz w:val="18"/>
          <w:szCs w:val="18"/>
        </w:rPr>
        <w:t xml:space="preserve">HERS-Verified Parallel Piping </w:t>
      </w:r>
      <w:r w:rsidR="00585D1F" w:rsidRPr="00390453">
        <w:rPr>
          <w:rFonts w:asciiTheme="minorHAnsi" w:hAnsiTheme="minorHAnsi" w:cs="Arial"/>
          <w:b/>
          <w:sz w:val="18"/>
          <w:szCs w:val="18"/>
        </w:rPr>
        <w:t>Requirements</w:t>
      </w:r>
    </w:p>
    <w:p w14:paraId="57238AF5" w14:textId="12DB2907" w:rsidR="00585D1F" w:rsidRPr="00390453"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390453">
        <w:rPr>
          <w:rFonts w:asciiTheme="minorHAnsi" w:hAnsiTheme="minorHAnsi" w:cs="Arial"/>
          <w:sz w:val="18"/>
          <w:szCs w:val="18"/>
        </w:rPr>
        <w:t xml:space="preserve">This table only applies to systems indicated as </w:t>
      </w:r>
      <w:r w:rsidRPr="00390453">
        <w:rPr>
          <w:rFonts w:asciiTheme="minorHAnsi" w:hAnsiTheme="minorHAnsi"/>
          <w:b/>
          <w:sz w:val="18"/>
          <w:szCs w:val="18"/>
        </w:rPr>
        <w:t>HERS-Verified Parallel Piping</w:t>
      </w:r>
      <w:r w:rsidRPr="00390453">
        <w:rPr>
          <w:rFonts w:asciiTheme="minorHAnsi" w:hAnsiTheme="minorHAnsi" w:cs="Arial"/>
          <w:b/>
          <w:sz w:val="18"/>
          <w:szCs w:val="18"/>
        </w:rPr>
        <w:t>.</w:t>
      </w:r>
      <w:r w:rsidRPr="00390453">
        <w:rPr>
          <w:rFonts w:asciiTheme="minorHAnsi" w:hAnsiTheme="minorHAnsi" w:cs="Arial"/>
          <w:sz w:val="18"/>
          <w:szCs w:val="18"/>
        </w:rPr>
        <w:t xml:space="preserve"> In addition to the mandatory requirements in Table</w:t>
      </w:r>
      <w:r w:rsidR="00F41465" w:rsidRPr="00390453">
        <w:rPr>
          <w:rFonts w:asciiTheme="minorHAnsi" w:hAnsiTheme="minorHAnsi" w:cs="Arial"/>
          <w:sz w:val="18"/>
          <w:szCs w:val="18"/>
        </w:rPr>
        <w:t xml:space="preserve"> </w:t>
      </w:r>
      <w:r w:rsidR="006E4B25" w:rsidRPr="00390453">
        <w:rPr>
          <w:rFonts w:asciiTheme="minorHAnsi" w:hAnsiTheme="minorHAnsi" w:cs="Arial"/>
          <w:sz w:val="18"/>
          <w:szCs w:val="18"/>
        </w:rPr>
        <w:t>F</w:t>
      </w:r>
      <w:r w:rsidRPr="00390453">
        <w:rPr>
          <w:rFonts w:asciiTheme="minorHAnsi" w:hAnsiTheme="minorHAnsi" w:cs="Arial"/>
          <w:sz w:val="18"/>
          <w:szCs w:val="18"/>
        </w:rPr>
        <w:t xml:space="preserve">, the </w:t>
      </w:r>
      <w:r w:rsidR="00B71192" w:rsidRPr="00390453">
        <w:rPr>
          <w:rFonts w:asciiTheme="minorHAnsi" w:hAnsiTheme="minorHAnsi" w:cstheme="minorHAnsi"/>
          <w:sz w:val="18"/>
          <w:szCs w:val="18"/>
        </w:rPr>
        <w:t>HERS rater</w:t>
      </w:r>
      <w:r w:rsidR="00B71192" w:rsidRPr="00390453" w:rsidDel="006E4B25">
        <w:rPr>
          <w:rFonts w:asciiTheme="minorHAnsi" w:hAnsiTheme="minorHAnsi" w:cs="Arial"/>
          <w:sz w:val="18"/>
          <w:szCs w:val="18"/>
        </w:rPr>
        <w:t xml:space="preserve"> </w:t>
      </w:r>
      <w:r w:rsidRPr="00390453">
        <w:rPr>
          <w:rFonts w:asciiTheme="minorHAnsi" w:hAnsiTheme="minorHAnsi" w:cs="Arial"/>
          <w:sz w:val="18"/>
          <w:szCs w:val="18"/>
        </w:rPr>
        <w:t xml:space="preserve">must ensure the requirements in this table are met.  </w:t>
      </w:r>
    </w:p>
    <w:p w14:paraId="0996B58B" w14:textId="572E204A" w:rsidR="00585D1F" w:rsidRPr="00390453"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0505CD90" w14:textId="3359FE34" w:rsidR="006E4B25" w:rsidRPr="00390453" w:rsidRDefault="006E4B25" w:rsidP="006E4B25">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390453">
        <w:rPr>
          <w:rFonts w:asciiTheme="minorHAnsi" w:hAnsiTheme="minorHAnsi" w:cs="Arial"/>
          <w:b/>
          <w:sz w:val="18"/>
          <w:szCs w:val="18"/>
        </w:rPr>
        <w:t xml:space="preserve">L. </w:t>
      </w:r>
      <w:r w:rsidRPr="00390453">
        <w:rPr>
          <w:rFonts w:asciiTheme="minorHAnsi" w:hAnsiTheme="minorHAnsi"/>
          <w:b/>
          <w:sz w:val="18"/>
          <w:szCs w:val="18"/>
        </w:rPr>
        <w:t xml:space="preserve">Parallel Piping </w:t>
      </w:r>
      <w:r w:rsidRPr="00390453">
        <w:rPr>
          <w:rFonts w:asciiTheme="minorHAnsi" w:hAnsiTheme="minorHAnsi" w:cs="Arial"/>
          <w:b/>
          <w:sz w:val="18"/>
          <w:szCs w:val="18"/>
        </w:rPr>
        <w:t>Requirements</w:t>
      </w:r>
    </w:p>
    <w:p w14:paraId="4AABC19D" w14:textId="38752E10" w:rsidR="006E4B25" w:rsidRPr="00390453"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390453">
        <w:rPr>
          <w:rFonts w:asciiTheme="minorHAnsi" w:hAnsiTheme="minorHAnsi" w:cs="Arial"/>
          <w:sz w:val="18"/>
          <w:szCs w:val="18"/>
        </w:rPr>
        <w:t xml:space="preserve">This table only applies to systems indicated as </w:t>
      </w:r>
      <w:r w:rsidRPr="00390453">
        <w:rPr>
          <w:rFonts w:asciiTheme="minorHAnsi" w:hAnsiTheme="minorHAnsi"/>
          <w:b/>
          <w:sz w:val="18"/>
          <w:szCs w:val="18"/>
        </w:rPr>
        <w:t>Parallel Piping</w:t>
      </w:r>
      <w:r w:rsidRPr="00390453">
        <w:rPr>
          <w:rFonts w:asciiTheme="minorHAnsi" w:hAnsiTheme="minorHAnsi" w:cs="Arial"/>
          <w:b/>
          <w:sz w:val="18"/>
          <w:szCs w:val="18"/>
        </w:rPr>
        <w:t>.</w:t>
      </w:r>
      <w:r w:rsidRPr="00390453">
        <w:rPr>
          <w:rFonts w:asciiTheme="minorHAnsi" w:hAnsiTheme="minorHAnsi" w:cs="Arial"/>
          <w:sz w:val="18"/>
          <w:szCs w:val="18"/>
        </w:rPr>
        <w:t xml:space="preserve"> In addition to the mandatory requirements in Table F, the </w:t>
      </w:r>
      <w:r w:rsidRPr="00390453">
        <w:rPr>
          <w:rFonts w:asciiTheme="minorHAnsi" w:hAnsiTheme="minorHAnsi" w:cstheme="minorHAnsi"/>
          <w:sz w:val="18"/>
          <w:szCs w:val="18"/>
        </w:rPr>
        <w:t>installer</w:t>
      </w:r>
      <w:r w:rsidRPr="00390453">
        <w:rPr>
          <w:rFonts w:asciiTheme="minorHAnsi" w:hAnsiTheme="minorHAnsi" w:cs="Arial"/>
          <w:sz w:val="18"/>
          <w:szCs w:val="18"/>
        </w:rPr>
        <w:t xml:space="preserve"> must ensure the requirements in this table are met.  </w:t>
      </w:r>
    </w:p>
    <w:p w14:paraId="1F998D6D" w14:textId="77777777" w:rsidR="006E4B25" w:rsidRPr="00390453"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79234620" w14:textId="13F20544" w:rsidR="00585D1F" w:rsidRPr="00390453" w:rsidRDefault="006E4B25" w:rsidP="00585D1F">
      <w:pPr>
        <w:tabs>
          <w:tab w:val="left" w:pos="0"/>
        </w:tabs>
        <w:autoSpaceDE w:val="0"/>
        <w:autoSpaceDN w:val="0"/>
        <w:adjustRightInd w:val="0"/>
        <w:spacing w:after="0" w:line="240" w:lineRule="auto"/>
        <w:ind w:left="180" w:hanging="180"/>
        <w:rPr>
          <w:rFonts w:asciiTheme="minorHAnsi" w:hAnsiTheme="minorHAnsi" w:cs="Arial"/>
          <w:b/>
          <w:sz w:val="18"/>
          <w:szCs w:val="18"/>
        </w:rPr>
      </w:pPr>
      <w:r w:rsidRPr="00390453">
        <w:rPr>
          <w:rFonts w:asciiTheme="minorHAnsi" w:hAnsiTheme="minorHAnsi" w:cs="Arial"/>
          <w:b/>
          <w:sz w:val="18"/>
          <w:szCs w:val="18"/>
        </w:rPr>
        <w:t>M</w:t>
      </w:r>
      <w:r w:rsidR="00585D1F" w:rsidRPr="00390453">
        <w:rPr>
          <w:rFonts w:asciiTheme="minorHAnsi" w:hAnsiTheme="minorHAnsi" w:cs="Arial"/>
          <w:b/>
          <w:sz w:val="18"/>
          <w:szCs w:val="18"/>
        </w:rPr>
        <w:t xml:space="preserve">. </w:t>
      </w:r>
      <w:r w:rsidRPr="00390453">
        <w:rPr>
          <w:rFonts w:asciiTheme="minorHAnsi" w:hAnsiTheme="minorHAnsi"/>
          <w:b/>
          <w:sz w:val="18"/>
          <w:szCs w:val="18"/>
        </w:rPr>
        <w:t>Point of Use Requirements</w:t>
      </w:r>
    </w:p>
    <w:p w14:paraId="5946406B" w14:textId="218B3EA4" w:rsidR="00585D1F" w:rsidRPr="00390453" w:rsidRDefault="00585D1F" w:rsidP="00585D1F">
      <w:pPr>
        <w:tabs>
          <w:tab w:val="left" w:pos="0"/>
        </w:tabs>
        <w:autoSpaceDE w:val="0"/>
        <w:autoSpaceDN w:val="0"/>
        <w:adjustRightInd w:val="0"/>
        <w:spacing w:after="0" w:line="240" w:lineRule="auto"/>
        <w:rPr>
          <w:rFonts w:asciiTheme="minorHAnsi" w:hAnsiTheme="minorHAnsi" w:cs="Arial"/>
          <w:sz w:val="18"/>
          <w:szCs w:val="18"/>
        </w:rPr>
      </w:pPr>
      <w:r w:rsidRPr="00390453">
        <w:rPr>
          <w:rFonts w:asciiTheme="minorHAnsi" w:hAnsiTheme="minorHAnsi" w:cs="Arial"/>
          <w:sz w:val="18"/>
          <w:szCs w:val="18"/>
        </w:rPr>
        <w:t xml:space="preserve">This table only applies to systems indicated as </w:t>
      </w:r>
      <w:r w:rsidR="006E4B25" w:rsidRPr="00390453">
        <w:rPr>
          <w:rFonts w:asciiTheme="minorHAnsi" w:hAnsiTheme="minorHAnsi"/>
          <w:b/>
          <w:sz w:val="18"/>
          <w:szCs w:val="18"/>
        </w:rPr>
        <w:t>Point of Use</w:t>
      </w:r>
      <w:r w:rsidRPr="00390453">
        <w:rPr>
          <w:rFonts w:asciiTheme="minorHAnsi" w:hAnsiTheme="minorHAnsi" w:cs="Arial"/>
          <w:b/>
          <w:sz w:val="18"/>
          <w:szCs w:val="18"/>
        </w:rPr>
        <w:t xml:space="preserve"> </w:t>
      </w:r>
      <w:r w:rsidRPr="00390453">
        <w:rPr>
          <w:rFonts w:asciiTheme="minorHAnsi" w:hAnsiTheme="minorHAnsi" w:cs="Arial"/>
          <w:sz w:val="18"/>
          <w:szCs w:val="18"/>
        </w:rPr>
        <w:t>In addition to the mandatory requirements in Table</w:t>
      </w:r>
      <w:r w:rsidR="006E4B25" w:rsidRPr="00390453">
        <w:rPr>
          <w:rFonts w:asciiTheme="minorHAnsi" w:hAnsiTheme="minorHAnsi" w:cs="Arial"/>
          <w:sz w:val="18"/>
          <w:szCs w:val="18"/>
        </w:rPr>
        <w:t xml:space="preserve"> F</w:t>
      </w:r>
      <w:r w:rsidRPr="00390453">
        <w:rPr>
          <w:rFonts w:asciiTheme="minorHAnsi" w:hAnsiTheme="minorHAnsi" w:cs="Arial"/>
          <w:sz w:val="18"/>
          <w:szCs w:val="18"/>
        </w:rPr>
        <w:t xml:space="preserve">, the </w:t>
      </w:r>
      <w:r w:rsidR="006E4B25" w:rsidRPr="00390453">
        <w:rPr>
          <w:rFonts w:asciiTheme="minorHAnsi" w:hAnsiTheme="minorHAnsi" w:cstheme="minorHAnsi"/>
          <w:sz w:val="18"/>
          <w:szCs w:val="18"/>
        </w:rPr>
        <w:t>installer</w:t>
      </w:r>
      <w:r w:rsidR="006E4B25" w:rsidRPr="00390453" w:rsidDel="006E4B25">
        <w:rPr>
          <w:rFonts w:asciiTheme="minorHAnsi" w:hAnsiTheme="minorHAnsi" w:cs="Arial"/>
          <w:sz w:val="18"/>
          <w:szCs w:val="18"/>
        </w:rPr>
        <w:t xml:space="preserve"> </w:t>
      </w:r>
      <w:r w:rsidRPr="00390453">
        <w:rPr>
          <w:rFonts w:asciiTheme="minorHAnsi" w:hAnsiTheme="minorHAnsi" w:cs="Arial"/>
          <w:sz w:val="18"/>
          <w:szCs w:val="18"/>
        </w:rPr>
        <w:t>must ensure the requirements in this table are met.</w:t>
      </w:r>
    </w:p>
    <w:p w14:paraId="77224061" w14:textId="77777777" w:rsidR="00585D1F" w:rsidRPr="00390453" w:rsidRDefault="00585D1F" w:rsidP="00585D1F">
      <w:pPr>
        <w:tabs>
          <w:tab w:val="left" w:pos="0"/>
        </w:tabs>
        <w:autoSpaceDE w:val="0"/>
        <w:autoSpaceDN w:val="0"/>
        <w:adjustRightInd w:val="0"/>
        <w:spacing w:after="0" w:line="240" w:lineRule="auto"/>
        <w:rPr>
          <w:rFonts w:ascii="ArialMT" w:hAnsi="ArialMT" w:cs="ArialMT"/>
          <w:sz w:val="18"/>
          <w:szCs w:val="18"/>
        </w:rPr>
      </w:pPr>
    </w:p>
    <w:p w14:paraId="780CBE93" w14:textId="6C5E519D" w:rsidR="00585D1F" w:rsidRPr="00390453" w:rsidRDefault="006E4B25" w:rsidP="00585D1F">
      <w:pPr>
        <w:tabs>
          <w:tab w:val="left" w:pos="0"/>
        </w:tabs>
        <w:autoSpaceDE w:val="0"/>
        <w:autoSpaceDN w:val="0"/>
        <w:adjustRightInd w:val="0"/>
        <w:spacing w:after="0" w:line="240" w:lineRule="auto"/>
        <w:rPr>
          <w:rFonts w:asciiTheme="minorHAnsi" w:hAnsiTheme="minorHAnsi" w:cs="Arial"/>
          <w:b/>
          <w:sz w:val="18"/>
          <w:szCs w:val="18"/>
        </w:rPr>
      </w:pPr>
      <w:r w:rsidRPr="00390453">
        <w:rPr>
          <w:rFonts w:asciiTheme="minorHAnsi" w:hAnsiTheme="minorHAnsi" w:cs="Arial"/>
          <w:b/>
          <w:sz w:val="18"/>
          <w:szCs w:val="18"/>
        </w:rPr>
        <w:t>N</w:t>
      </w:r>
      <w:r w:rsidR="00585D1F" w:rsidRPr="00390453">
        <w:rPr>
          <w:rFonts w:asciiTheme="minorHAnsi" w:hAnsiTheme="minorHAnsi" w:cs="Arial"/>
          <w:b/>
          <w:sz w:val="18"/>
          <w:szCs w:val="18"/>
        </w:rPr>
        <w:t xml:space="preserve">. </w:t>
      </w:r>
      <w:r w:rsidRPr="00390453">
        <w:rPr>
          <w:rFonts w:asciiTheme="minorHAnsi" w:hAnsiTheme="minorHAnsi" w:cs="Arial"/>
          <w:b/>
          <w:sz w:val="18"/>
          <w:szCs w:val="18"/>
        </w:rPr>
        <w:t xml:space="preserve">Mandatory Requirements for all Recirculation Systems </w:t>
      </w:r>
    </w:p>
    <w:p w14:paraId="75AD5AD8" w14:textId="77777777" w:rsidR="006E4B25" w:rsidRPr="00390453" w:rsidRDefault="006E4B25" w:rsidP="006E4B25">
      <w:pPr>
        <w:autoSpaceDE w:val="0"/>
        <w:autoSpaceDN w:val="0"/>
        <w:adjustRightInd w:val="0"/>
        <w:spacing w:after="0" w:line="240" w:lineRule="auto"/>
        <w:rPr>
          <w:rFonts w:asciiTheme="minorHAnsi" w:hAnsiTheme="minorHAnsi" w:cstheme="minorHAnsi"/>
          <w:sz w:val="18"/>
          <w:szCs w:val="18"/>
        </w:rPr>
      </w:pPr>
      <w:r w:rsidRPr="00390453">
        <w:rPr>
          <w:rFonts w:asciiTheme="minorHAnsi" w:hAnsiTheme="minorHAnsi" w:cstheme="minorHAnsi"/>
          <w:sz w:val="18"/>
          <w:szCs w:val="18"/>
        </w:rPr>
        <w:t>The requirements of this table apply to all recirculation systems listed below.</w:t>
      </w:r>
    </w:p>
    <w:p w14:paraId="01E17839" w14:textId="77777777" w:rsidR="006E4B25" w:rsidRPr="00390453"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3737BBC4" w14:textId="3F6B2C18" w:rsidR="006E4B25" w:rsidRPr="00390453" w:rsidRDefault="006E4B25" w:rsidP="006E4B25">
      <w:pPr>
        <w:autoSpaceDE w:val="0"/>
        <w:autoSpaceDN w:val="0"/>
        <w:adjustRightInd w:val="0"/>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t>O. Recirculation Non-Demand Controls Requirements</w:t>
      </w:r>
    </w:p>
    <w:p w14:paraId="702B0E44" w14:textId="2858A53C" w:rsidR="006E4B25" w:rsidRPr="00390453"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This table only applies to systems indicated as </w:t>
      </w:r>
      <w:r w:rsidRPr="00390453">
        <w:rPr>
          <w:rFonts w:asciiTheme="minorHAnsi" w:hAnsiTheme="minorHAnsi" w:cstheme="minorHAnsi"/>
          <w:b/>
          <w:sz w:val="18"/>
          <w:szCs w:val="18"/>
        </w:rPr>
        <w:t>Recirculation Non-demand controls.</w:t>
      </w:r>
      <w:r w:rsidRPr="00390453">
        <w:rPr>
          <w:rFonts w:asciiTheme="minorHAnsi" w:hAnsiTheme="minorHAnsi" w:cstheme="minorHAnsi"/>
          <w:sz w:val="18"/>
          <w:szCs w:val="18"/>
        </w:rPr>
        <w:t xml:space="preserve"> In addition to the mandatory requirements in Table F and N, the installer must ensure the requirements in this table are met.</w:t>
      </w:r>
    </w:p>
    <w:p w14:paraId="3ECF2C28" w14:textId="77777777" w:rsidR="006E4B25" w:rsidRPr="00390453" w:rsidRDefault="006E4B25" w:rsidP="006E4B25">
      <w:pPr>
        <w:tabs>
          <w:tab w:val="left" w:pos="0"/>
        </w:tabs>
        <w:autoSpaceDE w:val="0"/>
        <w:autoSpaceDN w:val="0"/>
        <w:adjustRightInd w:val="0"/>
        <w:spacing w:after="0" w:line="240" w:lineRule="auto"/>
        <w:ind w:left="180" w:hanging="180"/>
        <w:rPr>
          <w:rFonts w:asciiTheme="minorHAnsi" w:hAnsiTheme="minorHAnsi" w:cstheme="minorHAnsi"/>
          <w:sz w:val="18"/>
          <w:szCs w:val="18"/>
        </w:rPr>
      </w:pPr>
    </w:p>
    <w:p w14:paraId="2CDDD246" w14:textId="228631E9" w:rsidR="006E4B25" w:rsidRPr="00390453" w:rsidRDefault="006E4B25" w:rsidP="006E4B25">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390453">
        <w:rPr>
          <w:rFonts w:asciiTheme="minorHAnsi" w:hAnsiTheme="minorHAnsi" w:cstheme="minorHAnsi"/>
          <w:b/>
          <w:sz w:val="18"/>
          <w:szCs w:val="18"/>
        </w:rPr>
        <w:t>P. Demand Recirculation Manual Control/Sensor Control Requirements</w:t>
      </w:r>
    </w:p>
    <w:p w14:paraId="54D895CE" w14:textId="63365482" w:rsidR="006E4B25" w:rsidRPr="00390453"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This table only applies to systems indicated as </w:t>
      </w:r>
      <w:r w:rsidRPr="00390453">
        <w:rPr>
          <w:rFonts w:asciiTheme="minorHAnsi" w:hAnsiTheme="minorHAnsi" w:cstheme="minorHAnsi"/>
          <w:b/>
          <w:sz w:val="18"/>
          <w:szCs w:val="18"/>
        </w:rPr>
        <w:t>Demand Recirculation Manual Control</w:t>
      </w:r>
      <w:r w:rsidR="00B843FA" w:rsidRPr="00390453">
        <w:rPr>
          <w:rFonts w:asciiTheme="minorHAnsi" w:hAnsiTheme="minorHAnsi" w:cstheme="minorHAnsi"/>
          <w:b/>
          <w:sz w:val="18"/>
          <w:szCs w:val="18"/>
        </w:rPr>
        <w:t>,</w:t>
      </w:r>
      <w:r w:rsidRPr="00390453">
        <w:rPr>
          <w:rFonts w:asciiTheme="minorHAnsi" w:hAnsiTheme="minorHAnsi" w:cstheme="minorHAnsi"/>
          <w:b/>
          <w:sz w:val="18"/>
          <w:szCs w:val="18"/>
        </w:rPr>
        <w:t xml:space="preserve"> Demand Recirculation Senor Control</w:t>
      </w:r>
      <w:r w:rsidR="00B843FA" w:rsidRPr="00390453">
        <w:rPr>
          <w:rFonts w:asciiTheme="minorHAnsi" w:hAnsiTheme="minorHAnsi" w:cstheme="minorHAnsi"/>
          <w:b/>
          <w:sz w:val="18"/>
          <w:szCs w:val="18"/>
        </w:rPr>
        <w:t xml:space="preserve">, HERS-Verified Demand Recirculation Manual Control </w:t>
      </w:r>
      <w:r w:rsidR="00B843FA" w:rsidRPr="00390453">
        <w:rPr>
          <w:rFonts w:asciiTheme="minorHAnsi" w:hAnsiTheme="minorHAnsi" w:cstheme="minorHAnsi"/>
          <w:sz w:val="18"/>
          <w:szCs w:val="18"/>
        </w:rPr>
        <w:t xml:space="preserve">or </w:t>
      </w:r>
      <w:r w:rsidR="00B843FA" w:rsidRPr="00390453">
        <w:rPr>
          <w:rFonts w:asciiTheme="minorHAnsi" w:hAnsiTheme="minorHAnsi" w:cstheme="minorHAnsi"/>
          <w:b/>
          <w:sz w:val="18"/>
          <w:szCs w:val="18"/>
        </w:rPr>
        <w:t>HERS-Verified Demand Recirculation Senor Control</w:t>
      </w:r>
      <w:r w:rsidRPr="00390453">
        <w:rPr>
          <w:rFonts w:asciiTheme="minorHAnsi" w:hAnsiTheme="minorHAnsi" w:cstheme="minorHAnsi"/>
          <w:b/>
          <w:sz w:val="18"/>
          <w:szCs w:val="18"/>
        </w:rPr>
        <w:t xml:space="preserve">. </w:t>
      </w:r>
      <w:r w:rsidRPr="00390453">
        <w:rPr>
          <w:rFonts w:asciiTheme="minorHAnsi" w:hAnsiTheme="minorHAnsi" w:cstheme="minorHAnsi"/>
          <w:sz w:val="18"/>
          <w:szCs w:val="18"/>
        </w:rPr>
        <w:t>In addition to the mandatory requirements in Table F and N, the installer must ensure the requirements in this table are met.</w:t>
      </w:r>
    </w:p>
    <w:p w14:paraId="08C34F10" w14:textId="77777777" w:rsidR="006E4B25" w:rsidRPr="00390453"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6E378515" w14:textId="5C53DD9B" w:rsidR="000849F0" w:rsidRPr="00390453" w:rsidRDefault="006E4B25" w:rsidP="00A05A69">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390453">
        <w:rPr>
          <w:rFonts w:asciiTheme="minorHAnsi" w:hAnsiTheme="minorHAnsi" w:cstheme="minorHAnsi"/>
          <w:b/>
          <w:sz w:val="18"/>
          <w:szCs w:val="18"/>
        </w:rPr>
        <w:t xml:space="preserve">Q. HERS-Verified Demand Recirculation Manual Control (RDRmc-H) (RA3.6.6)/Sensor Control (RDRsc-H) (RA3.6.7) </w:t>
      </w:r>
    </w:p>
    <w:p w14:paraId="0A8AEDE8" w14:textId="7CC1B460" w:rsidR="006E4B25" w:rsidRPr="00390453"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This table only applies to systems indicated as </w:t>
      </w:r>
      <w:r w:rsidR="00850E4B" w:rsidRPr="00390453">
        <w:rPr>
          <w:rFonts w:asciiTheme="minorHAnsi" w:hAnsiTheme="minorHAnsi" w:cstheme="minorHAnsi"/>
          <w:b/>
          <w:sz w:val="18"/>
          <w:szCs w:val="18"/>
        </w:rPr>
        <w:t xml:space="preserve">HERS-Verified </w:t>
      </w:r>
      <w:r w:rsidRPr="00390453">
        <w:rPr>
          <w:rFonts w:asciiTheme="minorHAnsi" w:hAnsiTheme="minorHAnsi" w:cstheme="minorHAnsi"/>
          <w:b/>
          <w:sz w:val="18"/>
          <w:szCs w:val="18"/>
        </w:rPr>
        <w:t xml:space="preserve">Demand Recirculation Manual Control </w:t>
      </w:r>
      <w:r w:rsidRPr="00390453">
        <w:rPr>
          <w:rFonts w:asciiTheme="minorHAnsi" w:hAnsiTheme="minorHAnsi" w:cstheme="minorHAnsi"/>
          <w:sz w:val="18"/>
          <w:szCs w:val="18"/>
        </w:rPr>
        <w:t xml:space="preserve">or </w:t>
      </w:r>
      <w:r w:rsidR="00850E4B" w:rsidRPr="00390453">
        <w:rPr>
          <w:rFonts w:asciiTheme="minorHAnsi" w:hAnsiTheme="minorHAnsi" w:cstheme="minorHAnsi"/>
          <w:b/>
          <w:sz w:val="18"/>
          <w:szCs w:val="18"/>
        </w:rPr>
        <w:t xml:space="preserve">HERS-Verified </w:t>
      </w:r>
      <w:r w:rsidRPr="00390453">
        <w:rPr>
          <w:rFonts w:asciiTheme="minorHAnsi" w:hAnsiTheme="minorHAnsi" w:cstheme="minorHAnsi"/>
          <w:b/>
          <w:sz w:val="18"/>
          <w:szCs w:val="18"/>
        </w:rPr>
        <w:t xml:space="preserve">Demand Recirculation Senor Control. </w:t>
      </w:r>
      <w:r w:rsidR="00850E4B" w:rsidRPr="00390453">
        <w:rPr>
          <w:rFonts w:asciiTheme="minorHAnsi" w:hAnsiTheme="minorHAnsi" w:cstheme="minorHAnsi"/>
          <w:b/>
          <w:sz w:val="18"/>
          <w:szCs w:val="18"/>
        </w:rPr>
        <w:t xml:space="preserve"> </w:t>
      </w:r>
      <w:r w:rsidRPr="00390453">
        <w:rPr>
          <w:rFonts w:asciiTheme="minorHAnsi" w:hAnsiTheme="minorHAnsi" w:cstheme="minorHAnsi"/>
          <w:sz w:val="18"/>
          <w:szCs w:val="18"/>
        </w:rPr>
        <w:t xml:space="preserve">In addition to the mandatory requirements in Table F and N, the </w:t>
      </w:r>
      <w:r w:rsidR="00B71192" w:rsidRPr="00390453">
        <w:rPr>
          <w:rFonts w:asciiTheme="minorHAnsi" w:hAnsiTheme="minorHAnsi" w:cstheme="minorHAnsi"/>
          <w:sz w:val="18"/>
          <w:szCs w:val="18"/>
        </w:rPr>
        <w:t xml:space="preserve">HERS rater </w:t>
      </w:r>
      <w:r w:rsidRPr="00390453">
        <w:rPr>
          <w:rFonts w:asciiTheme="minorHAnsi" w:hAnsiTheme="minorHAnsi" w:cstheme="minorHAnsi"/>
          <w:sz w:val="18"/>
          <w:szCs w:val="18"/>
        </w:rPr>
        <w:t>must ensure the requirements in this table are met.</w:t>
      </w:r>
    </w:p>
    <w:p w14:paraId="3B8FFA31" w14:textId="77777777" w:rsidR="006E4B25" w:rsidRPr="00390453" w:rsidRDefault="006E4B25" w:rsidP="00DC522B">
      <w:pPr>
        <w:spacing w:after="0" w:line="240" w:lineRule="auto"/>
        <w:rPr>
          <w:rFonts w:asciiTheme="minorHAnsi" w:hAnsiTheme="minorHAnsi" w:cstheme="minorHAnsi"/>
          <w:b/>
          <w:sz w:val="18"/>
          <w:szCs w:val="18"/>
        </w:rPr>
      </w:pPr>
    </w:p>
    <w:p w14:paraId="0341C1C4" w14:textId="77777777" w:rsidR="006C43BE" w:rsidRPr="00390453" w:rsidRDefault="006C43BE" w:rsidP="006C43BE">
      <w:pPr>
        <w:spacing w:after="0" w:line="240" w:lineRule="auto"/>
        <w:rPr>
          <w:rFonts w:asciiTheme="minorHAnsi" w:eastAsia="Times New Roman" w:hAnsiTheme="minorHAnsi"/>
          <w:b/>
          <w:sz w:val="20"/>
          <w:szCs w:val="20"/>
        </w:rPr>
      </w:pPr>
      <w:r w:rsidRPr="00390453">
        <w:rPr>
          <w:rFonts w:asciiTheme="minorHAnsi" w:eastAsia="Times New Roman" w:hAnsiTheme="minorHAnsi"/>
          <w:b/>
          <w:sz w:val="20"/>
          <w:szCs w:val="20"/>
        </w:rPr>
        <w:t>R. Determination of HERS Verification Compliance</w:t>
      </w:r>
    </w:p>
    <w:p w14:paraId="0CB33766" w14:textId="77777777" w:rsidR="006C43BE" w:rsidRPr="00390453" w:rsidRDefault="006C43BE">
      <w:pPr>
        <w:numPr>
          <w:ilvl w:val="0"/>
          <w:numId w:val="12"/>
        </w:numPr>
        <w:spacing w:after="0" w:line="240" w:lineRule="auto"/>
        <w:ind w:left="360"/>
        <w:contextualSpacing/>
        <w:rPr>
          <w:rFonts w:asciiTheme="minorHAnsi" w:eastAsia="Times New Roman" w:hAnsiTheme="minorHAnsi"/>
          <w:b/>
          <w:sz w:val="20"/>
          <w:szCs w:val="20"/>
        </w:rPr>
      </w:pPr>
      <w:r w:rsidRPr="00390453">
        <w:rPr>
          <w:rFonts w:eastAsia="Times New Roman"/>
          <w:sz w:val="20"/>
          <w:szCs w:val="20"/>
        </w:rPr>
        <w:t>This field is filled out automatically. Compliance requires that all individual criteria pass.</w:t>
      </w:r>
    </w:p>
    <w:p w14:paraId="1C56859C" w14:textId="77777777" w:rsidR="006C43BE" w:rsidRPr="00390453" w:rsidRDefault="006C43BE" w:rsidP="006C43BE">
      <w:pPr>
        <w:rPr>
          <w:rFonts w:asciiTheme="minorHAnsi" w:hAnsiTheme="minorHAnsi" w:cstheme="minorHAnsi"/>
          <w:b/>
          <w:sz w:val="18"/>
          <w:szCs w:val="18"/>
        </w:rPr>
      </w:pPr>
    </w:p>
    <w:p w14:paraId="3ACB269A" w14:textId="77777777" w:rsidR="006C43BE" w:rsidRPr="00390453" w:rsidRDefault="006C43BE" w:rsidP="006C43BE">
      <w:pPr>
        <w:rPr>
          <w:rFonts w:asciiTheme="minorHAnsi" w:hAnsiTheme="minorHAnsi" w:cstheme="minorHAnsi"/>
          <w:b/>
          <w:sz w:val="18"/>
          <w:szCs w:val="18"/>
        </w:rPr>
      </w:pPr>
    </w:p>
    <w:p w14:paraId="67911F5A" w14:textId="2175AF19" w:rsidR="00854564" w:rsidRPr="00390453" w:rsidRDefault="00854564" w:rsidP="00390453">
      <w:pPr>
        <w:rPr>
          <w:rFonts w:asciiTheme="minorHAnsi" w:hAnsiTheme="minorHAnsi" w:cstheme="minorHAnsi"/>
          <w:sz w:val="18"/>
          <w:szCs w:val="18"/>
        </w:rPr>
        <w:sectPr w:rsidR="00854564" w:rsidRPr="00390453" w:rsidSect="00A05A69">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360"/>
        </w:sectPr>
      </w:pPr>
    </w:p>
    <w:tbl>
      <w:tblPr>
        <w:tblpPr w:leftFromText="180" w:rightFromText="180" w:vertAnchor="text" w:tblpY="1"/>
        <w:tblOverlap w:val="neve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71"/>
        <w:gridCol w:w="777"/>
        <w:gridCol w:w="872"/>
        <w:gridCol w:w="872"/>
        <w:gridCol w:w="943"/>
        <w:gridCol w:w="697"/>
        <w:gridCol w:w="783"/>
        <w:gridCol w:w="783"/>
        <w:gridCol w:w="1131"/>
        <w:gridCol w:w="1131"/>
        <w:gridCol w:w="870"/>
        <w:gridCol w:w="960"/>
      </w:tblGrid>
      <w:tr w:rsidR="009D7A13" w:rsidRPr="00390453" w14:paraId="1C7982C8" w14:textId="0D8E46F4" w:rsidTr="00541956">
        <w:trPr>
          <w:cantSplit/>
          <w:trHeight w:val="327"/>
        </w:trPr>
        <w:tc>
          <w:tcPr>
            <w:tcW w:w="5000" w:type="pct"/>
            <w:gridSpan w:val="12"/>
            <w:tcBorders>
              <w:top w:val="single" w:sz="4" w:space="0" w:color="auto"/>
              <w:left w:val="single" w:sz="4" w:space="0" w:color="auto"/>
              <w:bottom w:val="single" w:sz="4" w:space="0" w:color="auto"/>
              <w:right w:val="single" w:sz="4" w:space="0" w:color="auto"/>
            </w:tcBorders>
          </w:tcPr>
          <w:bookmarkEnd w:id="31"/>
          <w:p w14:paraId="5FBAE417" w14:textId="60138E08" w:rsidR="009D7A13" w:rsidRPr="00390453" w:rsidRDefault="009D7A13" w:rsidP="00F5274C">
            <w:pPr>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lastRenderedPageBreak/>
              <w:t>A. Design HERS Verified</w:t>
            </w:r>
            <w:r w:rsidRPr="00390453">
              <w:rPr>
                <w:rFonts w:asciiTheme="minorHAnsi" w:hAnsiTheme="minorHAnsi" w:cstheme="minorHAnsi"/>
                <w:b/>
                <w:sz w:val="20"/>
                <w:szCs w:val="20"/>
              </w:rPr>
              <w:t xml:space="preserve"> </w:t>
            </w:r>
            <w:r w:rsidRPr="00390453">
              <w:rPr>
                <w:rFonts w:asciiTheme="minorHAnsi" w:hAnsiTheme="minorHAnsi" w:cstheme="minorHAnsi"/>
                <w:b/>
                <w:sz w:val="18"/>
                <w:szCs w:val="18"/>
              </w:rPr>
              <w:t xml:space="preserve">Dwelling Unit Water Heating Systems Information </w:t>
            </w:r>
            <w:r w:rsidR="00606394" w:rsidRPr="00390453">
              <w:rPr>
                <w:rFonts w:asciiTheme="minorHAnsi" w:hAnsiTheme="minorHAnsi" w:cstheme="minorHAnsi"/>
                <w:b/>
                <w:sz w:val="18"/>
                <w:szCs w:val="18"/>
              </w:rPr>
              <w:t>(other than HPWH)</w:t>
            </w:r>
          </w:p>
          <w:p w14:paraId="2644B5A4" w14:textId="246C27E8" w:rsidR="009D7A13" w:rsidRPr="00390453" w:rsidRDefault="003C74C2" w:rsidP="00F5274C">
            <w:pPr>
              <w:spacing w:after="0" w:line="240" w:lineRule="auto"/>
              <w:rPr>
                <w:rFonts w:asciiTheme="minorHAnsi" w:hAnsiTheme="minorHAnsi" w:cstheme="minorHAnsi"/>
                <w:b/>
                <w:sz w:val="18"/>
                <w:szCs w:val="18"/>
              </w:rPr>
            </w:pPr>
            <w:r w:rsidRPr="00390453">
              <w:rPr>
                <w:rFonts w:asciiTheme="minorHAnsi" w:hAnsiTheme="minorHAnsi"/>
                <w:iCs/>
                <w:sz w:val="18"/>
                <w:szCs w:val="18"/>
              </w:rPr>
              <w:t>&lt;&lt;Static Text - see the top&gt;&gt;</w:t>
            </w:r>
            <w:r w:rsidR="009D7A13" w:rsidRPr="00390453">
              <w:rPr>
                <w:rFonts w:asciiTheme="minorHAnsi" w:hAnsiTheme="minorHAnsi" w:cstheme="minorHAnsi"/>
                <w:sz w:val="18"/>
                <w:szCs w:val="18"/>
              </w:rPr>
              <w:t>&lt;&lt;</w:t>
            </w:r>
            <w:r w:rsidR="00D30288" w:rsidRPr="00390453">
              <w:t xml:space="preserve"> </w:t>
            </w:r>
            <w:r w:rsidR="00D30288" w:rsidRPr="00390453">
              <w:rPr>
                <w:rFonts w:asciiTheme="minorHAnsi" w:hAnsiTheme="minorHAnsi" w:cstheme="minorHAnsi"/>
                <w:sz w:val="18"/>
                <w:szCs w:val="18"/>
              </w:rPr>
              <w:t xml:space="preserve">if </w:t>
            </w:r>
            <w:r w:rsidR="00694445">
              <w:rPr>
                <w:rFonts w:asciiTheme="minorHAnsi" w:hAnsiTheme="minorHAnsi" w:cstheme="minorHAnsi"/>
                <w:sz w:val="18"/>
                <w:szCs w:val="18"/>
              </w:rPr>
              <w:t>NRCC</w:t>
            </w:r>
            <w:r w:rsidR="00D30288" w:rsidRPr="00390453">
              <w:rPr>
                <w:rFonts w:asciiTheme="minorHAnsi" w:hAnsiTheme="minorHAnsi" w:cstheme="minorHAnsi"/>
                <w:sz w:val="18"/>
                <w:szCs w:val="18"/>
              </w:rPr>
              <w:t xml:space="preserve"> do not have any non-HPWH systems, then display the "section does not apply" message; else </w:t>
            </w:r>
            <w:r w:rsidR="009D7A13" w:rsidRPr="00390453">
              <w:rPr>
                <w:rFonts w:asciiTheme="minorHAnsi" w:hAnsiTheme="minorHAnsi" w:cstheme="minorHAnsi"/>
                <w:sz w:val="18"/>
                <w:szCs w:val="18"/>
              </w:rPr>
              <w:t>require one row of data for each</w:t>
            </w:r>
            <w:r w:rsidR="00834840" w:rsidRPr="00390453">
              <w:t xml:space="preserve"> </w:t>
            </w:r>
            <w:r w:rsidR="00834840" w:rsidRPr="00390453">
              <w:rPr>
                <w:rFonts w:asciiTheme="minorHAnsi" w:hAnsiTheme="minorHAnsi" w:cstheme="minorHAnsi"/>
                <w:sz w:val="18"/>
                <w:szCs w:val="18"/>
              </w:rPr>
              <w:t xml:space="preserve">non-HPWH </w:t>
            </w:r>
            <w:r w:rsidR="009D7A13" w:rsidRPr="00390453">
              <w:rPr>
                <w:rFonts w:asciiTheme="minorHAnsi" w:hAnsiTheme="minorHAnsi" w:cstheme="minorHAnsi"/>
                <w:sz w:val="18"/>
                <w:szCs w:val="18"/>
              </w:rPr>
              <w:t xml:space="preserve">Water Heating System name identified on the </w:t>
            </w:r>
            <w:r w:rsidR="00694445">
              <w:rPr>
                <w:rFonts w:asciiTheme="minorHAnsi" w:hAnsiTheme="minorHAnsi" w:cstheme="minorHAnsi"/>
                <w:sz w:val="18"/>
                <w:szCs w:val="18"/>
              </w:rPr>
              <w:t>NRCC</w:t>
            </w:r>
            <w:r w:rsidR="009D7A13" w:rsidRPr="00390453">
              <w:rPr>
                <w:rFonts w:asciiTheme="minorHAnsi" w:hAnsiTheme="minorHAnsi" w:cstheme="minorHAnsi"/>
                <w:sz w:val="18"/>
                <w:szCs w:val="18"/>
              </w:rPr>
              <w:t xml:space="preserve"> report&gt;&gt;</w:t>
            </w:r>
          </w:p>
        </w:tc>
      </w:tr>
      <w:tr w:rsidR="00AE7680" w:rsidRPr="00390453" w14:paraId="6AAB97F6" w14:textId="34F9147E" w:rsidTr="00AE7680">
        <w:trPr>
          <w:cantSplit/>
          <w:trHeight w:val="225"/>
        </w:trPr>
        <w:tc>
          <w:tcPr>
            <w:tcW w:w="450" w:type="pct"/>
            <w:tcBorders>
              <w:top w:val="single" w:sz="4" w:space="0" w:color="auto"/>
              <w:left w:val="single" w:sz="4" w:space="0" w:color="auto"/>
              <w:bottom w:val="single" w:sz="4" w:space="0" w:color="auto"/>
              <w:right w:val="single" w:sz="4" w:space="0" w:color="auto"/>
            </w:tcBorders>
          </w:tcPr>
          <w:p w14:paraId="57D8C094" w14:textId="4E0B964E"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eastAsia="Times New Roman" w:hAnsiTheme="minorHAnsi" w:cstheme="minorHAnsi"/>
                <w:sz w:val="18"/>
                <w:szCs w:val="18"/>
              </w:rPr>
              <w:t>01</w:t>
            </w:r>
          </w:p>
        </w:tc>
        <w:tc>
          <w:tcPr>
            <w:tcW w:w="360" w:type="pct"/>
            <w:tcBorders>
              <w:top w:val="single" w:sz="4" w:space="0" w:color="auto"/>
              <w:left w:val="single" w:sz="4" w:space="0" w:color="auto"/>
              <w:bottom w:val="single" w:sz="4" w:space="0" w:color="auto"/>
              <w:right w:val="single" w:sz="4" w:space="0" w:color="auto"/>
            </w:tcBorders>
            <w:vAlign w:val="bottom"/>
          </w:tcPr>
          <w:p w14:paraId="7C9B00BA" w14:textId="5381922A"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02</w:t>
            </w:r>
          </w:p>
        </w:tc>
        <w:tc>
          <w:tcPr>
            <w:tcW w:w="404" w:type="pct"/>
            <w:tcBorders>
              <w:top w:val="single" w:sz="4" w:space="0" w:color="auto"/>
              <w:left w:val="single" w:sz="4" w:space="0" w:color="auto"/>
              <w:bottom w:val="single" w:sz="4" w:space="0" w:color="auto"/>
              <w:right w:val="single" w:sz="4" w:space="0" w:color="auto"/>
            </w:tcBorders>
            <w:vAlign w:val="bottom"/>
          </w:tcPr>
          <w:p w14:paraId="6177EA1C" w14:textId="2CD12D3A"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03</w:t>
            </w:r>
          </w:p>
        </w:tc>
        <w:tc>
          <w:tcPr>
            <w:tcW w:w="404" w:type="pct"/>
            <w:tcBorders>
              <w:top w:val="single" w:sz="4" w:space="0" w:color="auto"/>
              <w:left w:val="single" w:sz="4" w:space="0" w:color="auto"/>
              <w:bottom w:val="single" w:sz="4" w:space="0" w:color="auto"/>
              <w:right w:val="single" w:sz="4" w:space="0" w:color="auto"/>
            </w:tcBorders>
            <w:vAlign w:val="bottom"/>
          </w:tcPr>
          <w:p w14:paraId="505D2ED4" w14:textId="6FC0C6FC"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04</w:t>
            </w:r>
          </w:p>
        </w:tc>
        <w:tc>
          <w:tcPr>
            <w:tcW w:w="437" w:type="pct"/>
            <w:tcBorders>
              <w:top w:val="single" w:sz="4" w:space="0" w:color="auto"/>
              <w:left w:val="single" w:sz="4" w:space="0" w:color="auto"/>
              <w:bottom w:val="single" w:sz="4" w:space="0" w:color="auto"/>
              <w:right w:val="single" w:sz="4" w:space="0" w:color="auto"/>
            </w:tcBorders>
            <w:vAlign w:val="bottom"/>
          </w:tcPr>
          <w:p w14:paraId="21DA621E" w14:textId="519EA53C" w:rsidR="009D7A13" w:rsidRPr="00390453" w:rsidRDefault="009D7A13" w:rsidP="009D7A13">
            <w:pPr>
              <w:spacing w:after="0" w:line="240" w:lineRule="auto"/>
              <w:jc w:val="center"/>
              <w:rPr>
                <w:rFonts w:asciiTheme="minorHAnsi" w:hAnsiTheme="minorHAnsi" w:cstheme="minorHAnsi"/>
                <w:b/>
                <w:bCs/>
                <w:sz w:val="18"/>
                <w:szCs w:val="18"/>
              </w:rPr>
            </w:pPr>
            <w:r w:rsidRPr="00390453">
              <w:rPr>
                <w:rFonts w:asciiTheme="minorHAnsi" w:hAnsiTheme="minorHAnsi" w:cstheme="minorHAnsi"/>
                <w:sz w:val="18"/>
                <w:szCs w:val="18"/>
              </w:rPr>
              <w:t>05</w:t>
            </w:r>
          </w:p>
        </w:tc>
        <w:tc>
          <w:tcPr>
            <w:tcW w:w="323" w:type="pct"/>
            <w:tcBorders>
              <w:top w:val="single" w:sz="4" w:space="0" w:color="auto"/>
              <w:left w:val="single" w:sz="4" w:space="0" w:color="auto"/>
              <w:bottom w:val="single" w:sz="4" w:space="0" w:color="auto"/>
              <w:right w:val="single" w:sz="4" w:space="0" w:color="auto"/>
            </w:tcBorders>
            <w:vAlign w:val="bottom"/>
          </w:tcPr>
          <w:p w14:paraId="6FFB1278" w14:textId="4E35DA05" w:rsidR="009D7A13" w:rsidRPr="00390453" w:rsidRDefault="009D7A13" w:rsidP="009D7A13">
            <w:pPr>
              <w:spacing w:after="0" w:line="240" w:lineRule="auto"/>
              <w:jc w:val="center"/>
              <w:rPr>
                <w:rFonts w:asciiTheme="minorHAnsi" w:hAnsiTheme="minorHAnsi" w:cstheme="minorHAnsi"/>
                <w:b/>
                <w:bCs/>
                <w:sz w:val="18"/>
                <w:szCs w:val="18"/>
              </w:rPr>
            </w:pPr>
            <w:r w:rsidRPr="00390453">
              <w:rPr>
                <w:rFonts w:asciiTheme="minorHAnsi" w:hAnsiTheme="minorHAnsi" w:cstheme="minorHAnsi"/>
                <w:sz w:val="18"/>
                <w:szCs w:val="18"/>
              </w:rPr>
              <w:t>06</w:t>
            </w:r>
          </w:p>
        </w:tc>
        <w:tc>
          <w:tcPr>
            <w:tcW w:w="363" w:type="pct"/>
            <w:tcBorders>
              <w:top w:val="single" w:sz="4" w:space="0" w:color="auto"/>
              <w:left w:val="single" w:sz="4" w:space="0" w:color="auto"/>
              <w:bottom w:val="single" w:sz="4" w:space="0" w:color="auto"/>
              <w:right w:val="single" w:sz="4" w:space="0" w:color="auto"/>
            </w:tcBorders>
            <w:vAlign w:val="bottom"/>
          </w:tcPr>
          <w:p w14:paraId="0E006FC5" w14:textId="02F9C8E3" w:rsidR="009D7A13" w:rsidRPr="00390453" w:rsidRDefault="009D7A13" w:rsidP="009D7A13">
            <w:pPr>
              <w:spacing w:after="0" w:line="240" w:lineRule="auto"/>
              <w:jc w:val="center"/>
              <w:rPr>
                <w:rFonts w:asciiTheme="minorHAnsi" w:hAnsiTheme="minorHAnsi" w:cstheme="minorHAnsi"/>
                <w:b/>
                <w:bCs/>
                <w:sz w:val="18"/>
                <w:szCs w:val="18"/>
              </w:rPr>
            </w:pPr>
            <w:r w:rsidRPr="00390453">
              <w:rPr>
                <w:rFonts w:asciiTheme="minorHAnsi" w:hAnsiTheme="minorHAnsi" w:cstheme="minorHAnsi"/>
                <w:sz w:val="18"/>
                <w:szCs w:val="18"/>
              </w:rPr>
              <w:t>07</w:t>
            </w:r>
          </w:p>
        </w:tc>
        <w:tc>
          <w:tcPr>
            <w:tcW w:w="363" w:type="pct"/>
            <w:tcBorders>
              <w:top w:val="single" w:sz="4" w:space="0" w:color="auto"/>
              <w:left w:val="single" w:sz="4" w:space="0" w:color="auto"/>
              <w:bottom w:val="single" w:sz="4" w:space="0" w:color="auto"/>
              <w:right w:val="single" w:sz="4" w:space="0" w:color="auto"/>
            </w:tcBorders>
            <w:vAlign w:val="bottom"/>
          </w:tcPr>
          <w:p w14:paraId="41CC9AE1" w14:textId="439C627D" w:rsidR="009D7A13" w:rsidRPr="00390453" w:rsidRDefault="009D7A13" w:rsidP="009D7A13">
            <w:pPr>
              <w:spacing w:after="0" w:line="240" w:lineRule="auto"/>
              <w:jc w:val="center"/>
              <w:rPr>
                <w:rFonts w:asciiTheme="minorHAnsi" w:hAnsiTheme="minorHAnsi" w:cstheme="minorHAnsi"/>
                <w:b/>
                <w:bCs/>
                <w:sz w:val="18"/>
                <w:szCs w:val="18"/>
              </w:rPr>
            </w:pPr>
            <w:r w:rsidRPr="00390453">
              <w:rPr>
                <w:rFonts w:asciiTheme="minorHAnsi" w:hAnsiTheme="minorHAnsi" w:cstheme="minorHAnsi"/>
                <w:sz w:val="18"/>
                <w:szCs w:val="18"/>
              </w:rPr>
              <w:t>08</w:t>
            </w:r>
          </w:p>
        </w:tc>
        <w:tc>
          <w:tcPr>
            <w:tcW w:w="524" w:type="pct"/>
            <w:tcBorders>
              <w:top w:val="single" w:sz="4" w:space="0" w:color="auto"/>
              <w:left w:val="single" w:sz="4" w:space="0" w:color="auto"/>
              <w:bottom w:val="single" w:sz="4" w:space="0" w:color="auto"/>
              <w:right w:val="single" w:sz="4" w:space="0" w:color="auto"/>
            </w:tcBorders>
            <w:vAlign w:val="bottom"/>
          </w:tcPr>
          <w:p w14:paraId="49799FAA" w14:textId="617B2DD3"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09</w:t>
            </w:r>
          </w:p>
        </w:tc>
        <w:tc>
          <w:tcPr>
            <w:tcW w:w="524" w:type="pct"/>
            <w:tcBorders>
              <w:top w:val="single" w:sz="4" w:space="0" w:color="auto"/>
              <w:left w:val="single" w:sz="4" w:space="0" w:color="auto"/>
              <w:bottom w:val="single" w:sz="4" w:space="0" w:color="auto"/>
              <w:right w:val="single" w:sz="4" w:space="0" w:color="auto"/>
            </w:tcBorders>
            <w:vAlign w:val="bottom"/>
          </w:tcPr>
          <w:p w14:paraId="615E7A0F" w14:textId="4D99F562"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10</w:t>
            </w:r>
          </w:p>
        </w:tc>
        <w:tc>
          <w:tcPr>
            <w:tcW w:w="403" w:type="pct"/>
            <w:tcBorders>
              <w:top w:val="single" w:sz="4" w:space="0" w:color="auto"/>
              <w:left w:val="single" w:sz="4" w:space="0" w:color="auto"/>
              <w:bottom w:val="single" w:sz="4" w:space="0" w:color="auto"/>
              <w:right w:val="single" w:sz="4" w:space="0" w:color="auto"/>
            </w:tcBorders>
            <w:vAlign w:val="bottom"/>
          </w:tcPr>
          <w:p w14:paraId="007D86DE" w14:textId="26678280"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11</w:t>
            </w:r>
          </w:p>
        </w:tc>
        <w:tc>
          <w:tcPr>
            <w:tcW w:w="445" w:type="pct"/>
            <w:tcBorders>
              <w:top w:val="single" w:sz="4" w:space="0" w:color="auto"/>
              <w:left w:val="single" w:sz="4" w:space="0" w:color="auto"/>
              <w:bottom w:val="single" w:sz="4" w:space="0" w:color="auto"/>
              <w:right w:val="single" w:sz="4" w:space="0" w:color="auto"/>
            </w:tcBorders>
            <w:vAlign w:val="bottom"/>
          </w:tcPr>
          <w:p w14:paraId="3F59022C" w14:textId="73DE47BB"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12</w:t>
            </w:r>
          </w:p>
        </w:tc>
      </w:tr>
      <w:tr w:rsidR="00AE7680" w:rsidRPr="00390453" w14:paraId="716A8C8E" w14:textId="1268DFB8" w:rsidTr="00AE7680">
        <w:trPr>
          <w:cantSplit/>
          <w:trHeight w:val="234"/>
        </w:trPr>
        <w:tc>
          <w:tcPr>
            <w:tcW w:w="450" w:type="pct"/>
            <w:tcBorders>
              <w:top w:val="single" w:sz="4" w:space="0" w:color="auto"/>
              <w:left w:val="single" w:sz="4" w:space="0" w:color="auto"/>
              <w:bottom w:val="single" w:sz="4" w:space="0" w:color="auto"/>
              <w:right w:val="single" w:sz="4" w:space="0" w:color="auto"/>
            </w:tcBorders>
            <w:vAlign w:val="bottom"/>
          </w:tcPr>
          <w:p w14:paraId="691E33BF" w14:textId="2D92118B"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eastAsia="Times New Roman" w:hAnsiTheme="minorHAnsi" w:cstheme="minorHAnsi"/>
                <w:sz w:val="18"/>
                <w:szCs w:val="18"/>
              </w:rPr>
              <w:t>Dwelling Unit Name</w:t>
            </w:r>
          </w:p>
        </w:tc>
        <w:tc>
          <w:tcPr>
            <w:tcW w:w="360" w:type="pct"/>
            <w:tcBorders>
              <w:top w:val="single" w:sz="4" w:space="0" w:color="auto"/>
              <w:left w:val="single" w:sz="4" w:space="0" w:color="auto"/>
              <w:bottom w:val="single" w:sz="4" w:space="0" w:color="auto"/>
              <w:right w:val="single" w:sz="4" w:space="0" w:color="auto"/>
            </w:tcBorders>
            <w:vAlign w:val="bottom"/>
          </w:tcPr>
          <w:p w14:paraId="53F1A3BD" w14:textId="3160C97B"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Water Heating System ID or Name</w:t>
            </w:r>
          </w:p>
        </w:tc>
        <w:tc>
          <w:tcPr>
            <w:tcW w:w="404" w:type="pct"/>
            <w:tcBorders>
              <w:top w:val="single" w:sz="4" w:space="0" w:color="auto"/>
              <w:left w:val="single" w:sz="4" w:space="0" w:color="auto"/>
              <w:bottom w:val="single" w:sz="4" w:space="0" w:color="auto"/>
              <w:right w:val="single" w:sz="4" w:space="0" w:color="auto"/>
            </w:tcBorders>
            <w:vAlign w:val="bottom"/>
          </w:tcPr>
          <w:p w14:paraId="78237A20" w14:textId="77777777"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Water Heating System Type</w:t>
            </w:r>
          </w:p>
        </w:tc>
        <w:tc>
          <w:tcPr>
            <w:tcW w:w="404" w:type="pct"/>
            <w:tcBorders>
              <w:top w:val="single" w:sz="4" w:space="0" w:color="auto"/>
              <w:left w:val="single" w:sz="4" w:space="0" w:color="auto"/>
              <w:bottom w:val="single" w:sz="4" w:space="0" w:color="auto"/>
              <w:right w:val="single" w:sz="4" w:space="0" w:color="auto"/>
            </w:tcBorders>
            <w:vAlign w:val="bottom"/>
          </w:tcPr>
          <w:p w14:paraId="0411101F" w14:textId="77777777"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Water Heater Type</w:t>
            </w:r>
          </w:p>
        </w:tc>
        <w:tc>
          <w:tcPr>
            <w:tcW w:w="437" w:type="pct"/>
            <w:tcBorders>
              <w:top w:val="single" w:sz="4" w:space="0" w:color="auto"/>
              <w:left w:val="single" w:sz="4" w:space="0" w:color="auto"/>
              <w:bottom w:val="single" w:sz="4" w:space="0" w:color="auto"/>
              <w:right w:val="single" w:sz="4" w:space="0" w:color="auto"/>
            </w:tcBorders>
            <w:vAlign w:val="bottom"/>
          </w:tcPr>
          <w:p w14:paraId="1DA4175B" w14:textId="7668279F"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 xml:space="preserve"># of </w:t>
            </w:r>
            <w:r w:rsidRPr="00390453">
              <w:rPr>
                <w:rFonts w:asciiTheme="minorHAnsi" w:eastAsia="Times New Roman" w:hAnsiTheme="minorHAnsi" w:cstheme="minorHAnsi"/>
                <w:sz w:val="18"/>
                <w:szCs w:val="20"/>
              </w:rPr>
              <w:t xml:space="preserve">Like (or Identical) </w:t>
            </w:r>
            <w:r w:rsidRPr="00390453">
              <w:rPr>
                <w:rFonts w:asciiTheme="minorHAnsi" w:hAnsiTheme="minorHAnsi" w:cstheme="minorHAnsi"/>
                <w:sz w:val="18"/>
                <w:szCs w:val="18"/>
              </w:rPr>
              <w:t>Water Heaters in System</w:t>
            </w:r>
          </w:p>
        </w:tc>
        <w:tc>
          <w:tcPr>
            <w:tcW w:w="323" w:type="pct"/>
            <w:tcBorders>
              <w:top w:val="single" w:sz="4" w:space="0" w:color="auto"/>
              <w:left w:val="single" w:sz="4" w:space="0" w:color="auto"/>
              <w:bottom w:val="single" w:sz="4" w:space="0" w:color="auto"/>
              <w:right w:val="single" w:sz="4" w:space="0" w:color="auto"/>
            </w:tcBorders>
            <w:vAlign w:val="bottom"/>
          </w:tcPr>
          <w:p w14:paraId="1CD40041" w14:textId="77777777"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Fuel Type</w:t>
            </w:r>
          </w:p>
        </w:tc>
        <w:tc>
          <w:tcPr>
            <w:tcW w:w="363" w:type="pct"/>
            <w:tcBorders>
              <w:top w:val="single" w:sz="4" w:space="0" w:color="auto"/>
              <w:left w:val="single" w:sz="4" w:space="0" w:color="auto"/>
              <w:bottom w:val="single" w:sz="4" w:space="0" w:color="auto"/>
              <w:right w:val="single" w:sz="4" w:space="0" w:color="auto"/>
            </w:tcBorders>
            <w:vAlign w:val="bottom"/>
          </w:tcPr>
          <w:p w14:paraId="0C1A6E65" w14:textId="77777777"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Rated Input Type</w:t>
            </w:r>
          </w:p>
        </w:tc>
        <w:tc>
          <w:tcPr>
            <w:tcW w:w="363" w:type="pct"/>
            <w:tcBorders>
              <w:top w:val="single" w:sz="4" w:space="0" w:color="auto"/>
              <w:left w:val="single" w:sz="4" w:space="0" w:color="auto"/>
              <w:bottom w:val="single" w:sz="4" w:space="0" w:color="auto"/>
              <w:right w:val="single" w:sz="4" w:space="0" w:color="auto"/>
            </w:tcBorders>
            <w:vAlign w:val="bottom"/>
          </w:tcPr>
          <w:p w14:paraId="6D09D5AE" w14:textId="77777777"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Rated Input Value</w:t>
            </w:r>
          </w:p>
        </w:tc>
        <w:tc>
          <w:tcPr>
            <w:tcW w:w="524" w:type="pct"/>
            <w:tcBorders>
              <w:top w:val="single" w:sz="4" w:space="0" w:color="auto"/>
              <w:left w:val="single" w:sz="4" w:space="0" w:color="auto"/>
              <w:bottom w:val="single" w:sz="4" w:space="0" w:color="auto"/>
              <w:right w:val="single" w:sz="4" w:space="0" w:color="auto"/>
            </w:tcBorders>
            <w:vAlign w:val="bottom"/>
          </w:tcPr>
          <w:p w14:paraId="461A280B" w14:textId="20338FF8"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eastAsia="Times New Roman" w:hAnsiTheme="minorHAnsi" w:cstheme="minorHAnsi"/>
                <w:sz w:val="18"/>
                <w:szCs w:val="20"/>
              </w:rPr>
              <w:t>Central DHW System Distribution</w:t>
            </w:r>
          </w:p>
        </w:tc>
        <w:tc>
          <w:tcPr>
            <w:tcW w:w="524" w:type="pct"/>
            <w:tcBorders>
              <w:top w:val="single" w:sz="4" w:space="0" w:color="auto"/>
              <w:left w:val="single" w:sz="4" w:space="0" w:color="auto"/>
              <w:bottom w:val="single" w:sz="4" w:space="0" w:color="auto"/>
              <w:right w:val="single" w:sz="4" w:space="0" w:color="auto"/>
            </w:tcBorders>
            <w:vAlign w:val="bottom"/>
          </w:tcPr>
          <w:p w14:paraId="2D576EDF" w14:textId="59EF22E2"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Dwelling Unit DHW System</w:t>
            </w:r>
          </w:p>
          <w:p w14:paraId="0E4521D4" w14:textId="77777777"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Distribution Type</w:t>
            </w:r>
          </w:p>
        </w:tc>
        <w:tc>
          <w:tcPr>
            <w:tcW w:w="403" w:type="pct"/>
            <w:tcBorders>
              <w:top w:val="single" w:sz="4" w:space="0" w:color="auto"/>
              <w:left w:val="single" w:sz="4" w:space="0" w:color="auto"/>
              <w:bottom w:val="single" w:sz="4" w:space="0" w:color="auto"/>
              <w:right w:val="single" w:sz="4" w:space="0" w:color="auto"/>
            </w:tcBorders>
            <w:vAlign w:val="bottom"/>
          </w:tcPr>
          <w:p w14:paraId="0D2F7A11" w14:textId="6764288B"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Compact Distrib.</w:t>
            </w:r>
          </w:p>
        </w:tc>
        <w:tc>
          <w:tcPr>
            <w:tcW w:w="445" w:type="pct"/>
            <w:tcBorders>
              <w:top w:val="single" w:sz="4" w:space="0" w:color="auto"/>
              <w:left w:val="single" w:sz="4" w:space="0" w:color="auto"/>
              <w:bottom w:val="single" w:sz="4" w:space="0" w:color="auto"/>
              <w:right w:val="single" w:sz="4" w:space="0" w:color="auto"/>
            </w:tcBorders>
            <w:vAlign w:val="bottom"/>
          </w:tcPr>
          <w:p w14:paraId="73F1F5F6" w14:textId="3172C1DA"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Drain Water Heat Recovery</w:t>
            </w:r>
          </w:p>
        </w:tc>
      </w:tr>
      <w:tr w:rsidR="00AE7680" w:rsidRPr="00390453" w14:paraId="401E94FA" w14:textId="36ED2B62" w:rsidTr="00AE7680">
        <w:trPr>
          <w:cantSplit/>
          <w:trHeight w:val="199"/>
        </w:trPr>
        <w:tc>
          <w:tcPr>
            <w:tcW w:w="450" w:type="pct"/>
            <w:tcBorders>
              <w:top w:val="single" w:sz="4" w:space="0" w:color="auto"/>
              <w:left w:val="single" w:sz="4" w:space="0" w:color="auto"/>
              <w:bottom w:val="single" w:sz="4" w:space="0" w:color="auto"/>
              <w:right w:val="single" w:sz="4" w:space="0" w:color="auto"/>
            </w:tcBorders>
          </w:tcPr>
          <w:p w14:paraId="04370EB3" w14:textId="253F3A6F" w:rsidR="009D7A13" w:rsidRPr="00C72EDD" w:rsidRDefault="009D7A13" w:rsidP="009D7A13">
            <w:pPr>
              <w:spacing w:after="0" w:line="240" w:lineRule="auto"/>
              <w:rPr>
                <w:rFonts w:asciiTheme="minorHAnsi" w:eastAsia="Times New Roman" w:hAnsiTheme="minorHAnsi" w:cstheme="minorHAnsi"/>
                <w:sz w:val="14"/>
                <w:szCs w:val="14"/>
              </w:rPr>
            </w:pPr>
            <w:r w:rsidRPr="00C72EDD">
              <w:rPr>
                <w:rFonts w:asciiTheme="minorHAnsi" w:eastAsia="Times New Roman" w:hAnsiTheme="minorHAnsi" w:cstheme="minorHAnsi"/>
                <w:sz w:val="14"/>
                <w:szCs w:val="14"/>
              </w:rPr>
              <w:t>&lt;&lt;</w:t>
            </w:r>
            <w:ins w:id="40" w:author="Alhabibi, Haider@Energy" w:date="2022-07-21T14:26:00Z">
              <w:r w:rsidR="00F47EA1" w:rsidRPr="00C72EDD">
                <w:rPr>
                  <w:rFonts w:eastAsia="Times New Roman" w:cstheme="minorHAnsi"/>
                  <w:sz w:val="14"/>
                  <w:szCs w:val="14"/>
                </w:rPr>
                <w:t xml:space="preserve"> User input</w:t>
              </w:r>
              <w:r w:rsidR="00F47EA1" w:rsidRPr="00C72EDD" w:rsidDel="00F47EA1">
                <w:rPr>
                  <w:rFonts w:asciiTheme="minorHAnsi" w:eastAsia="Times New Roman" w:hAnsiTheme="minorHAnsi" w:cstheme="minorHAnsi"/>
                  <w:sz w:val="14"/>
                  <w:szCs w:val="14"/>
                </w:rPr>
                <w:t xml:space="preserve"> </w:t>
              </w:r>
            </w:ins>
            <w:del w:id="41" w:author="Alhabibi, Haider@Energy" w:date="2022-07-21T14:26:00Z">
              <w:r w:rsidRPr="00C72EDD" w:rsidDel="00F47EA1">
                <w:rPr>
                  <w:rFonts w:asciiTheme="minorHAnsi" w:eastAsia="Times New Roman" w:hAnsiTheme="minorHAnsi" w:cstheme="minorHAnsi"/>
                  <w:sz w:val="14"/>
                  <w:szCs w:val="14"/>
                </w:rPr>
                <w:delText xml:space="preserve">reference value from </w:delText>
              </w:r>
              <w:r w:rsidR="00694445" w:rsidRPr="00C72EDD" w:rsidDel="00F47EA1">
                <w:rPr>
                  <w:rFonts w:asciiTheme="minorHAnsi" w:eastAsia="Times New Roman" w:hAnsiTheme="minorHAnsi" w:cstheme="minorHAnsi"/>
                  <w:sz w:val="14"/>
                  <w:szCs w:val="14"/>
                </w:rPr>
                <w:delText>NRCC</w:delText>
              </w:r>
              <w:r w:rsidRPr="00C72EDD" w:rsidDel="00F47EA1">
                <w:rPr>
                  <w:rFonts w:asciiTheme="minorHAnsi" w:eastAsia="Times New Roman" w:hAnsiTheme="minorHAnsi" w:cstheme="minorHAnsi"/>
                  <w:sz w:val="14"/>
                  <w:szCs w:val="14"/>
                </w:rPr>
                <w:delText>;</w:delText>
              </w:r>
            </w:del>
            <w:r w:rsidRPr="00C72EDD">
              <w:rPr>
                <w:rFonts w:asciiTheme="minorHAnsi" w:eastAsia="Times New Roman" w:hAnsiTheme="minorHAnsi" w:cstheme="minorHAnsi"/>
                <w:sz w:val="14"/>
                <w:szCs w:val="14"/>
              </w:rPr>
              <w:t xml:space="preserve"> &gt;&gt; </w:t>
            </w:r>
          </w:p>
        </w:tc>
        <w:tc>
          <w:tcPr>
            <w:tcW w:w="360" w:type="pct"/>
            <w:tcBorders>
              <w:top w:val="single" w:sz="4" w:space="0" w:color="auto"/>
              <w:left w:val="single" w:sz="4" w:space="0" w:color="auto"/>
              <w:bottom w:val="single" w:sz="4" w:space="0" w:color="auto"/>
              <w:right w:val="single" w:sz="4" w:space="0" w:color="auto"/>
            </w:tcBorders>
          </w:tcPr>
          <w:p w14:paraId="1F9F0E23" w14:textId="6D81FF9C" w:rsidR="009D7A13" w:rsidRPr="00C72EDD" w:rsidRDefault="009D7A13" w:rsidP="009D7A13">
            <w:pPr>
              <w:spacing w:after="0" w:line="240" w:lineRule="auto"/>
              <w:rPr>
                <w:rFonts w:asciiTheme="minorHAnsi" w:hAnsiTheme="minorHAnsi" w:cstheme="minorHAnsi"/>
                <w:sz w:val="14"/>
                <w:szCs w:val="14"/>
              </w:rPr>
            </w:pPr>
            <w:r w:rsidRPr="00C72EDD">
              <w:rPr>
                <w:rFonts w:asciiTheme="minorHAnsi" w:eastAsia="Times New Roman" w:hAnsiTheme="minorHAnsi" w:cstheme="minorHAnsi"/>
                <w:sz w:val="14"/>
                <w:szCs w:val="14"/>
              </w:rPr>
              <w:t>&lt;&lt;</w:t>
            </w:r>
            <w:ins w:id="42" w:author="Alhabibi, Haider@Energy" w:date="2022-07-21T14:27:00Z">
              <w:r w:rsidR="00F47EA1" w:rsidRPr="00C72EDD">
                <w:rPr>
                  <w:rFonts w:eastAsia="Times New Roman" w:cstheme="minorHAnsi"/>
                  <w:sz w:val="14"/>
                  <w:szCs w:val="14"/>
                </w:rPr>
                <w:t xml:space="preserve"> User input</w:t>
              </w:r>
              <w:r w:rsidR="00F47EA1" w:rsidRPr="00C72EDD" w:rsidDel="00F47EA1">
                <w:rPr>
                  <w:rFonts w:asciiTheme="minorHAnsi" w:eastAsia="Times New Roman" w:hAnsiTheme="minorHAnsi" w:cstheme="minorHAnsi"/>
                  <w:sz w:val="14"/>
                  <w:szCs w:val="14"/>
                </w:rPr>
                <w:t xml:space="preserve"> </w:t>
              </w:r>
            </w:ins>
            <w:del w:id="43" w:author="Alhabibi, Haider@Energy" w:date="2022-07-21T14:27:00Z">
              <w:r w:rsidRPr="00C72EDD" w:rsidDel="00F47EA1">
                <w:rPr>
                  <w:rFonts w:asciiTheme="minorHAnsi" w:eastAsia="Times New Roman" w:hAnsiTheme="minorHAnsi" w:cstheme="minorHAnsi"/>
                  <w:sz w:val="14"/>
                  <w:szCs w:val="14"/>
                </w:rPr>
                <w:delText xml:space="preserve">reference values from </w:delText>
              </w:r>
              <w:r w:rsidR="00694445" w:rsidRPr="00C72EDD" w:rsidDel="00F47EA1">
                <w:rPr>
                  <w:rFonts w:asciiTheme="minorHAnsi" w:eastAsia="Times New Roman" w:hAnsiTheme="minorHAnsi" w:cstheme="minorHAnsi"/>
                  <w:sz w:val="14"/>
                  <w:szCs w:val="14"/>
                </w:rPr>
                <w:delText>NRCC</w:delText>
              </w:r>
              <w:r w:rsidRPr="00C72EDD" w:rsidDel="00F47EA1">
                <w:rPr>
                  <w:rFonts w:asciiTheme="minorHAnsi" w:eastAsia="Times New Roman" w:hAnsiTheme="minorHAnsi" w:cstheme="minorHAnsi"/>
                  <w:sz w:val="14"/>
                  <w:szCs w:val="14"/>
                </w:rPr>
                <w:delText xml:space="preserve"> (see rule in header)</w:delText>
              </w:r>
            </w:del>
            <w:r w:rsidRPr="00C72EDD">
              <w:rPr>
                <w:rFonts w:asciiTheme="minorHAnsi" w:eastAsia="Times New Roman" w:hAnsiTheme="minorHAnsi" w:cstheme="minorHAnsi"/>
                <w:sz w:val="14"/>
                <w:szCs w:val="14"/>
              </w:rPr>
              <w:t>&gt;&gt;</w:t>
            </w:r>
          </w:p>
        </w:tc>
        <w:tc>
          <w:tcPr>
            <w:tcW w:w="404" w:type="pct"/>
            <w:tcBorders>
              <w:top w:val="single" w:sz="4" w:space="0" w:color="auto"/>
              <w:left w:val="single" w:sz="4" w:space="0" w:color="auto"/>
              <w:bottom w:val="single" w:sz="4" w:space="0" w:color="auto"/>
              <w:right w:val="single" w:sz="4" w:space="0" w:color="auto"/>
            </w:tcBorders>
          </w:tcPr>
          <w:p w14:paraId="5406B233" w14:textId="45409DCF" w:rsidR="009D7A13" w:rsidRPr="00C72EDD" w:rsidDel="008B177D" w:rsidRDefault="009D7A13" w:rsidP="008B177D">
            <w:pPr>
              <w:keepNext/>
              <w:tabs>
                <w:tab w:val="left" w:pos="2160"/>
                <w:tab w:val="left" w:pos="2700"/>
                <w:tab w:val="left" w:pos="3420"/>
                <w:tab w:val="left" w:pos="3780"/>
                <w:tab w:val="left" w:pos="5760"/>
                <w:tab w:val="left" w:pos="7212"/>
              </w:tabs>
              <w:spacing w:after="0" w:line="240" w:lineRule="auto"/>
              <w:rPr>
                <w:del w:id="44" w:author="Alhabibi, Haider@Energy" w:date="2022-08-09T16:38:00Z"/>
                <w:rFonts w:asciiTheme="minorHAnsi" w:eastAsia="Times New Roman" w:hAnsiTheme="minorHAnsi" w:cstheme="minorHAnsi"/>
                <w:sz w:val="14"/>
                <w:szCs w:val="14"/>
              </w:rPr>
            </w:pPr>
            <w:r w:rsidRPr="00C72EDD">
              <w:rPr>
                <w:rFonts w:asciiTheme="minorHAnsi" w:eastAsia="Times New Roman" w:hAnsiTheme="minorHAnsi" w:cstheme="minorHAnsi"/>
                <w:sz w:val="14"/>
                <w:szCs w:val="14"/>
              </w:rPr>
              <w:t>&lt;&lt;</w:t>
            </w:r>
            <w:ins w:id="45" w:author="Alhabibi, Haider@Energy" w:date="2022-07-21T14:27:00Z">
              <w:r w:rsidR="001C65E6" w:rsidRPr="00C72EDD">
                <w:rPr>
                  <w:rFonts w:asciiTheme="minorHAnsi" w:hAnsiTheme="minorHAnsi" w:cstheme="minorBidi"/>
                  <w:sz w:val="14"/>
                  <w:szCs w:val="14"/>
                </w:rPr>
                <w:t xml:space="preserve"> User select from list</w:t>
              </w:r>
            </w:ins>
            <w:ins w:id="46" w:author="Alhabibi, Haider@Energy" w:date="2022-08-09T16:38:00Z">
              <w:r w:rsidR="008B177D">
                <w:rPr>
                  <w:rFonts w:asciiTheme="minorHAnsi" w:hAnsiTheme="minorHAnsi" w:cstheme="minorBidi"/>
                  <w:sz w:val="14"/>
                  <w:szCs w:val="14"/>
                </w:rPr>
                <w:t>:</w:t>
              </w:r>
            </w:ins>
            <w:ins w:id="47" w:author="Alhabibi, Haider@Energy" w:date="2022-07-21T14:27:00Z">
              <w:r w:rsidR="001C65E6" w:rsidRPr="00C72EDD">
                <w:rPr>
                  <w:rFonts w:asciiTheme="minorHAnsi" w:hAnsiTheme="minorHAnsi" w:cstheme="minorBidi"/>
                  <w:sz w:val="14"/>
                  <w:szCs w:val="14"/>
                </w:rPr>
                <w:t xml:space="preserve"> </w:t>
              </w:r>
            </w:ins>
            <w:del w:id="48" w:author="Alhabibi, Haider@Energy" w:date="2022-08-09T16:38:00Z">
              <w:r w:rsidRPr="00C72EDD" w:rsidDel="008B177D">
                <w:rPr>
                  <w:rFonts w:asciiTheme="minorHAnsi" w:eastAsia="Times New Roman" w:hAnsiTheme="minorHAnsi" w:cstheme="minorHAnsi"/>
                  <w:sz w:val="14"/>
                  <w:szCs w:val="14"/>
                </w:rPr>
                <w:delText xml:space="preserve">reference values from </w:delText>
              </w:r>
              <w:r w:rsidR="00694445" w:rsidRPr="00C72EDD" w:rsidDel="008B177D">
                <w:rPr>
                  <w:rFonts w:asciiTheme="minorHAnsi" w:eastAsia="Times New Roman" w:hAnsiTheme="minorHAnsi" w:cstheme="minorHAnsi"/>
                  <w:sz w:val="14"/>
                  <w:szCs w:val="14"/>
                </w:rPr>
                <w:delText>NRCC</w:delText>
              </w:r>
              <w:r w:rsidRPr="00C72EDD" w:rsidDel="008B177D">
                <w:rPr>
                  <w:rFonts w:asciiTheme="minorHAnsi" w:eastAsia="Times New Roman" w:hAnsiTheme="minorHAnsi" w:cstheme="minorHAnsi"/>
                  <w:sz w:val="14"/>
                  <w:szCs w:val="14"/>
                </w:rPr>
                <w:delText xml:space="preserve"> </w:delText>
              </w:r>
            </w:del>
          </w:p>
          <w:p w14:paraId="1FEF36D4" w14:textId="6EEDB08E" w:rsidR="009D7A13" w:rsidRPr="00C72EDD" w:rsidRDefault="009D7A13" w:rsidP="008B177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4"/>
              </w:rPr>
            </w:pPr>
            <w:del w:id="49" w:author="Alhabibi, Haider@Energy" w:date="2022-08-09T16:38:00Z">
              <w:r w:rsidRPr="00C72EDD" w:rsidDel="008B177D">
                <w:rPr>
                  <w:rFonts w:asciiTheme="minorHAnsi" w:eastAsia="Times New Roman" w:hAnsiTheme="minorHAnsi" w:cstheme="minorHAnsi"/>
                  <w:sz w:val="14"/>
                  <w:szCs w:val="14"/>
                </w:rPr>
                <w:delText>allowed values=</w:delText>
              </w:r>
            </w:del>
          </w:p>
          <w:p w14:paraId="371736DC" w14:textId="50A6067B" w:rsidR="009D7A13" w:rsidRPr="00C72EDD" w:rsidRDefault="009D7A13" w:rsidP="009D7A13">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14"/>
                <w:szCs w:val="14"/>
              </w:rPr>
            </w:pPr>
            <w:r w:rsidRPr="00C72EDD">
              <w:rPr>
                <w:rFonts w:asciiTheme="minorHAnsi" w:eastAsia="Times New Roman" w:hAnsiTheme="minorHAnsi" w:cstheme="minorHAnsi"/>
                <w:sz w:val="14"/>
                <w:szCs w:val="14"/>
              </w:rPr>
              <w:t xml:space="preserve">DHW, </w:t>
            </w:r>
          </w:p>
          <w:p w14:paraId="711495C9" w14:textId="0C538CDB" w:rsidR="009D7A13" w:rsidRPr="00C72EDD" w:rsidRDefault="009D7A13" w:rsidP="009D7A13">
            <w:pPr>
              <w:spacing w:after="0" w:line="240" w:lineRule="auto"/>
              <w:rPr>
                <w:rFonts w:asciiTheme="minorHAnsi" w:hAnsiTheme="minorHAnsi" w:cstheme="minorHAnsi"/>
                <w:sz w:val="14"/>
                <w:szCs w:val="14"/>
              </w:rPr>
            </w:pPr>
            <w:r w:rsidRPr="00C72EDD">
              <w:rPr>
                <w:rFonts w:asciiTheme="minorHAnsi" w:eastAsia="Times New Roman" w:hAnsiTheme="minorHAnsi" w:cstheme="minorHAnsi"/>
                <w:sz w:val="14"/>
                <w:szCs w:val="14"/>
              </w:rPr>
              <w:t>Combined Hydronic, Hydronic&gt;&gt;</w:t>
            </w:r>
          </w:p>
        </w:tc>
        <w:tc>
          <w:tcPr>
            <w:tcW w:w="404" w:type="pct"/>
            <w:tcBorders>
              <w:top w:val="single" w:sz="4" w:space="0" w:color="auto"/>
              <w:left w:val="single" w:sz="4" w:space="0" w:color="auto"/>
              <w:bottom w:val="single" w:sz="4" w:space="0" w:color="auto"/>
              <w:right w:val="single" w:sz="4" w:space="0" w:color="auto"/>
            </w:tcBorders>
          </w:tcPr>
          <w:p w14:paraId="515B2A78" w14:textId="7631D5C5" w:rsidR="009D7A13" w:rsidRPr="00C72EDD" w:rsidDel="000332A4" w:rsidRDefault="009D7A13" w:rsidP="009D7A13">
            <w:pPr>
              <w:keepNext/>
              <w:tabs>
                <w:tab w:val="left" w:pos="2160"/>
                <w:tab w:val="left" w:pos="2700"/>
                <w:tab w:val="left" w:pos="3420"/>
                <w:tab w:val="left" w:pos="3780"/>
                <w:tab w:val="left" w:pos="5760"/>
                <w:tab w:val="left" w:pos="7212"/>
              </w:tabs>
              <w:spacing w:after="0" w:line="240" w:lineRule="auto"/>
              <w:rPr>
                <w:del w:id="50" w:author="Alhabibi, Haider@Energy" w:date="2022-08-09T16:35:00Z"/>
                <w:rFonts w:asciiTheme="minorHAnsi" w:eastAsia="Times New Roman" w:hAnsiTheme="minorHAnsi" w:cstheme="minorHAnsi"/>
                <w:sz w:val="14"/>
                <w:szCs w:val="14"/>
              </w:rPr>
            </w:pPr>
            <w:r w:rsidRPr="00C72EDD">
              <w:rPr>
                <w:rFonts w:asciiTheme="minorHAnsi" w:eastAsia="Times New Roman" w:hAnsiTheme="minorHAnsi" w:cstheme="minorHAnsi"/>
                <w:sz w:val="14"/>
                <w:szCs w:val="14"/>
              </w:rPr>
              <w:t>&lt;&lt;</w:t>
            </w:r>
            <w:ins w:id="51" w:author="Alhabibi, Haider@Energy" w:date="2022-07-21T14:28:00Z">
              <w:r w:rsidR="00913123" w:rsidRPr="00C72EDD">
                <w:rPr>
                  <w:rFonts w:asciiTheme="minorHAnsi" w:hAnsiTheme="minorHAnsi" w:cstheme="minorBidi"/>
                  <w:sz w:val="14"/>
                  <w:szCs w:val="14"/>
                </w:rPr>
                <w:t xml:space="preserve"> User select from list </w:t>
              </w:r>
            </w:ins>
            <w:del w:id="52" w:author="Alhabibi, Haider@Energy" w:date="2022-08-09T16:35:00Z">
              <w:r w:rsidRPr="00C72EDD" w:rsidDel="000332A4">
                <w:rPr>
                  <w:rFonts w:asciiTheme="minorHAnsi" w:eastAsia="Times New Roman" w:hAnsiTheme="minorHAnsi" w:cstheme="minorHAnsi"/>
                  <w:sz w:val="14"/>
                  <w:szCs w:val="14"/>
                </w:rPr>
                <w:delText xml:space="preserve">reference values from </w:delText>
              </w:r>
              <w:r w:rsidR="00694445" w:rsidRPr="00C72EDD" w:rsidDel="000332A4">
                <w:rPr>
                  <w:rFonts w:asciiTheme="minorHAnsi" w:eastAsia="Times New Roman" w:hAnsiTheme="minorHAnsi" w:cstheme="minorHAnsi"/>
                  <w:sz w:val="14"/>
                  <w:szCs w:val="14"/>
                </w:rPr>
                <w:delText>NRCC</w:delText>
              </w:r>
              <w:r w:rsidRPr="00C72EDD" w:rsidDel="000332A4">
                <w:rPr>
                  <w:rFonts w:asciiTheme="minorHAnsi" w:eastAsia="Times New Roman" w:hAnsiTheme="minorHAnsi" w:cstheme="minorHAnsi"/>
                  <w:sz w:val="14"/>
                  <w:szCs w:val="14"/>
                </w:rPr>
                <w:delText xml:space="preserve"> </w:delText>
              </w:r>
            </w:del>
          </w:p>
          <w:p w14:paraId="31791D21" w14:textId="16BD6D51" w:rsidR="009D7A13" w:rsidRPr="00C72EDD"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4"/>
              </w:rPr>
            </w:pPr>
            <w:del w:id="53" w:author="Alhabibi, Haider@Energy" w:date="2022-08-09T16:35:00Z">
              <w:r w:rsidRPr="00C72EDD" w:rsidDel="000332A4">
                <w:rPr>
                  <w:rFonts w:asciiTheme="minorHAnsi" w:eastAsia="Times New Roman" w:hAnsiTheme="minorHAnsi" w:cstheme="minorHAnsi"/>
                  <w:sz w:val="14"/>
                  <w:szCs w:val="14"/>
                </w:rPr>
                <w:delText>Allowed values =</w:delText>
              </w:r>
            </w:del>
            <w:ins w:id="54" w:author="Alhabibi, Haider@Energy" w:date="2022-08-09T16:35:00Z">
              <w:r w:rsidR="000332A4">
                <w:rPr>
                  <w:rFonts w:asciiTheme="minorHAnsi" w:eastAsia="Times New Roman" w:hAnsiTheme="minorHAnsi" w:cstheme="minorHAnsi"/>
                  <w:sz w:val="14"/>
                  <w:szCs w:val="14"/>
                </w:rPr>
                <w:t>(</w:t>
              </w:r>
            </w:ins>
          </w:p>
          <w:p w14:paraId="13D2647B" w14:textId="25BB3345" w:rsidR="009D7A13" w:rsidRPr="00C72EDD" w:rsidRDefault="009D7A13" w:rsidP="009D7A13">
            <w:pPr>
              <w:spacing w:after="0" w:line="240" w:lineRule="auto"/>
              <w:rPr>
                <w:rFonts w:asciiTheme="minorHAnsi" w:hAnsiTheme="minorHAnsi" w:cstheme="minorHAnsi"/>
                <w:sz w:val="14"/>
                <w:szCs w:val="14"/>
              </w:rPr>
            </w:pPr>
            <w:r w:rsidRPr="00C72EDD">
              <w:rPr>
                <w:rFonts w:asciiTheme="minorHAnsi" w:eastAsia="Times New Roman" w:hAnsiTheme="minorHAnsi" w:cstheme="minorHAnsi"/>
                <w:sz w:val="14"/>
                <w:szCs w:val="14"/>
              </w:rPr>
              <w:t>Boiler, Indirect, Consumer Instantaneous, Commercial Instantaneous, Consumer Storage, Commercial Storage, Residential-Duty Commercial Storage, or Residential-Duty Commercial Instantaneous</w:t>
            </w:r>
            <w:ins w:id="55" w:author="Alhabibi, Haider@Energy" w:date="2022-08-09T16:35:00Z">
              <w:r w:rsidR="000332A4">
                <w:rPr>
                  <w:rFonts w:asciiTheme="minorHAnsi" w:eastAsia="Times New Roman" w:hAnsiTheme="minorHAnsi" w:cstheme="minorHAnsi"/>
                  <w:sz w:val="14"/>
                  <w:szCs w:val="14"/>
                </w:rPr>
                <w:t>)</w:t>
              </w:r>
            </w:ins>
            <w:r w:rsidRPr="00C72EDD">
              <w:rPr>
                <w:rFonts w:asciiTheme="minorHAnsi" w:eastAsia="Times New Roman" w:hAnsiTheme="minorHAnsi" w:cstheme="minorHAnsi"/>
                <w:sz w:val="14"/>
                <w:szCs w:val="14"/>
              </w:rPr>
              <w:t xml:space="preserve"> &gt;&gt;</w:t>
            </w:r>
          </w:p>
        </w:tc>
        <w:tc>
          <w:tcPr>
            <w:tcW w:w="437" w:type="pct"/>
            <w:tcBorders>
              <w:top w:val="single" w:sz="4" w:space="0" w:color="auto"/>
              <w:left w:val="single" w:sz="4" w:space="0" w:color="auto"/>
              <w:bottom w:val="single" w:sz="4" w:space="0" w:color="auto"/>
              <w:right w:val="single" w:sz="4" w:space="0" w:color="auto"/>
            </w:tcBorders>
          </w:tcPr>
          <w:p w14:paraId="0965884C" w14:textId="4D4BE237" w:rsidR="009D7A13" w:rsidRPr="00C72EDD" w:rsidRDefault="009D7A13" w:rsidP="009D7A13">
            <w:pPr>
              <w:spacing w:after="0" w:line="240" w:lineRule="auto"/>
              <w:rPr>
                <w:rFonts w:asciiTheme="minorHAnsi" w:hAnsiTheme="minorHAnsi" w:cstheme="minorHAnsi"/>
                <w:sz w:val="14"/>
                <w:szCs w:val="14"/>
              </w:rPr>
            </w:pPr>
            <w:r w:rsidRPr="00C72EDD">
              <w:rPr>
                <w:rFonts w:asciiTheme="minorHAnsi" w:eastAsia="Times New Roman" w:hAnsiTheme="minorHAnsi" w:cstheme="minorHAnsi"/>
                <w:sz w:val="14"/>
                <w:szCs w:val="14"/>
              </w:rPr>
              <w:t>&lt;&lt;</w:t>
            </w:r>
            <w:ins w:id="56" w:author="Alhabibi, Haider@Energy" w:date="2022-07-21T14:28:00Z">
              <w:r w:rsidR="008D5219" w:rsidRPr="00C72EDD">
                <w:rPr>
                  <w:rFonts w:asciiTheme="minorHAnsi" w:hAnsiTheme="minorHAnsi" w:cstheme="minorBidi"/>
                  <w:sz w:val="14"/>
                  <w:szCs w:val="14"/>
                </w:rPr>
                <w:t xml:space="preserve"> User input, value must be greater than or equal to 1</w:t>
              </w:r>
            </w:ins>
            <w:del w:id="57" w:author="Alhabibi, Haider@Energy" w:date="2022-07-21T14:28:00Z">
              <w:r w:rsidRPr="00C72EDD" w:rsidDel="008D5219">
                <w:rPr>
                  <w:rFonts w:asciiTheme="minorHAnsi" w:eastAsia="Times New Roman" w:hAnsiTheme="minorHAnsi" w:cstheme="minorHAnsi"/>
                  <w:sz w:val="14"/>
                  <w:szCs w:val="14"/>
                </w:rPr>
                <w:delText xml:space="preserve">reference values from </w:delText>
              </w:r>
              <w:r w:rsidR="00694445" w:rsidRPr="00C72EDD" w:rsidDel="008D5219">
                <w:rPr>
                  <w:rFonts w:asciiTheme="minorHAnsi" w:eastAsia="Times New Roman" w:hAnsiTheme="minorHAnsi" w:cstheme="minorHAnsi"/>
                  <w:sz w:val="14"/>
                  <w:szCs w:val="14"/>
                </w:rPr>
                <w:delText>NRCC</w:delText>
              </w:r>
            </w:del>
            <w:r w:rsidRPr="00C72EDD">
              <w:rPr>
                <w:rFonts w:asciiTheme="minorHAnsi" w:eastAsia="Times New Roman" w:hAnsiTheme="minorHAnsi" w:cstheme="minorHAnsi"/>
                <w:sz w:val="14"/>
                <w:szCs w:val="14"/>
              </w:rPr>
              <w:t>&gt;&gt;</w:t>
            </w:r>
          </w:p>
        </w:tc>
        <w:tc>
          <w:tcPr>
            <w:tcW w:w="323" w:type="pct"/>
            <w:tcBorders>
              <w:top w:val="single" w:sz="4" w:space="0" w:color="auto"/>
              <w:left w:val="single" w:sz="4" w:space="0" w:color="auto"/>
              <w:bottom w:val="single" w:sz="4" w:space="0" w:color="auto"/>
              <w:right w:val="single" w:sz="4" w:space="0" w:color="auto"/>
            </w:tcBorders>
          </w:tcPr>
          <w:p w14:paraId="52E1B19B" w14:textId="4AE95084" w:rsidR="009D7A13" w:rsidRPr="00C72EDD" w:rsidRDefault="009D7A13" w:rsidP="009D7A13">
            <w:pPr>
              <w:spacing w:after="0" w:line="240" w:lineRule="auto"/>
              <w:rPr>
                <w:rFonts w:asciiTheme="minorHAnsi" w:eastAsia="Times New Roman" w:hAnsiTheme="minorHAnsi" w:cstheme="minorHAnsi"/>
                <w:sz w:val="14"/>
                <w:szCs w:val="14"/>
              </w:rPr>
            </w:pPr>
            <w:r w:rsidRPr="00C72EDD">
              <w:rPr>
                <w:rFonts w:asciiTheme="minorHAnsi" w:eastAsia="Times New Roman" w:hAnsiTheme="minorHAnsi" w:cstheme="minorHAnsi"/>
                <w:sz w:val="14"/>
                <w:szCs w:val="14"/>
              </w:rPr>
              <w:t>&lt;&lt;</w:t>
            </w:r>
            <w:ins w:id="58" w:author="Alhabibi, Haider@Energy" w:date="2022-07-21T14:28:00Z">
              <w:r w:rsidR="005C0D1D" w:rsidRPr="00C72EDD">
                <w:rPr>
                  <w:rFonts w:asciiTheme="minorHAnsi" w:eastAsia="Times New Roman" w:hAnsiTheme="minorHAnsi" w:cstheme="minorHAnsi"/>
                  <w:sz w:val="14"/>
                  <w:szCs w:val="14"/>
                </w:rPr>
                <w:t xml:space="preserve"> User select from list (Natural Gas, Propane, Electric Resistance, Heat Pump</w:t>
              </w:r>
              <w:r w:rsidR="005C0D1D" w:rsidRPr="00C72EDD" w:rsidDel="005C0D1D">
                <w:rPr>
                  <w:rFonts w:asciiTheme="minorHAnsi" w:eastAsia="Times New Roman" w:hAnsiTheme="minorHAnsi" w:cstheme="minorHAnsi"/>
                  <w:sz w:val="14"/>
                  <w:szCs w:val="14"/>
                </w:rPr>
                <w:t xml:space="preserve"> </w:t>
              </w:r>
            </w:ins>
            <w:del w:id="59" w:author="Alhabibi, Haider@Energy" w:date="2022-07-21T14:28:00Z">
              <w:r w:rsidRPr="00C72EDD" w:rsidDel="005C0D1D">
                <w:rPr>
                  <w:rFonts w:asciiTheme="minorHAnsi" w:eastAsia="Times New Roman" w:hAnsiTheme="minorHAnsi" w:cstheme="minorHAnsi"/>
                  <w:sz w:val="14"/>
                  <w:szCs w:val="14"/>
                </w:rPr>
                <w:delText xml:space="preserve">reference values from </w:delText>
              </w:r>
              <w:r w:rsidR="00694445" w:rsidRPr="00C72EDD" w:rsidDel="005C0D1D">
                <w:rPr>
                  <w:rFonts w:asciiTheme="minorHAnsi" w:eastAsia="Times New Roman" w:hAnsiTheme="minorHAnsi" w:cstheme="minorHAnsi"/>
                  <w:sz w:val="14"/>
                  <w:szCs w:val="14"/>
                </w:rPr>
                <w:delText>NRCC</w:delText>
              </w:r>
              <w:r w:rsidRPr="00C72EDD" w:rsidDel="005C0D1D">
                <w:rPr>
                  <w:rFonts w:asciiTheme="minorHAnsi" w:eastAsia="Times New Roman" w:hAnsiTheme="minorHAnsi" w:cstheme="minorHAnsi"/>
                  <w:sz w:val="14"/>
                  <w:szCs w:val="14"/>
                </w:rPr>
                <w:delText xml:space="preserve">.  Allowed values are Heat Pump, Electric Resistance, Natural Gas, or Propane </w:delText>
              </w:r>
            </w:del>
            <w:r w:rsidRPr="00C72EDD">
              <w:rPr>
                <w:rFonts w:asciiTheme="minorHAnsi" w:eastAsia="Times New Roman" w:hAnsiTheme="minorHAnsi" w:cstheme="minorHAnsi"/>
                <w:sz w:val="14"/>
                <w:szCs w:val="14"/>
              </w:rPr>
              <w:t>&gt;&gt;</w:t>
            </w:r>
          </w:p>
        </w:tc>
        <w:tc>
          <w:tcPr>
            <w:tcW w:w="363" w:type="pct"/>
            <w:tcBorders>
              <w:top w:val="single" w:sz="4" w:space="0" w:color="auto"/>
              <w:left w:val="single" w:sz="4" w:space="0" w:color="auto"/>
              <w:bottom w:val="single" w:sz="4" w:space="0" w:color="auto"/>
              <w:right w:val="single" w:sz="4" w:space="0" w:color="auto"/>
            </w:tcBorders>
          </w:tcPr>
          <w:p w14:paraId="72901F45" w14:textId="70743F5D" w:rsidR="009D7A13" w:rsidRPr="00C72EDD"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4"/>
              </w:rPr>
            </w:pPr>
            <w:r w:rsidRPr="00C72EDD">
              <w:rPr>
                <w:rFonts w:asciiTheme="minorHAnsi" w:eastAsia="Times New Roman" w:hAnsiTheme="minorHAnsi" w:cstheme="minorHAnsi"/>
                <w:sz w:val="14"/>
                <w:szCs w:val="14"/>
              </w:rPr>
              <w:t>&lt;&lt;</w:t>
            </w:r>
            <w:ins w:id="60" w:author="Alhabibi, Haider@Energy" w:date="2022-07-21T14:29:00Z">
              <w:r w:rsidR="0094100D" w:rsidRPr="00C72EDD">
                <w:rPr>
                  <w:rFonts w:asciiTheme="minorHAnsi" w:hAnsiTheme="minorHAnsi" w:cstheme="minorBidi"/>
                  <w:sz w:val="14"/>
                  <w:szCs w:val="14"/>
                </w:rPr>
                <w:t xml:space="preserve"> </w:t>
              </w:r>
            </w:ins>
            <w:r w:rsidRPr="00C72EDD">
              <w:rPr>
                <w:rFonts w:asciiTheme="minorHAnsi" w:eastAsia="Times New Roman" w:hAnsiTheme="minorHAnsi" w:cstheme="minorHAnsi"/>
                <w:sz w:val="14"/>
                <w:szCs w:val="14"/>
              </w:rPr>
              <w:t>If A06 = Heat Pump, then value  = NA;</w:t>
            </w:r>
          </w:p>
          <w:p w14:paraId="1E0C7CD3" w14:textId="34739FEE" w:rsidR="009D7A13" w:rsidRPr="00C72EDD"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4"/>
              </w:rPr>
            </w:pPr>
            <w:r w:rsidRPr="00C72EDD">
              <w:rPr>
                <w:rFonts w:asciiTheme="minorHAnsi" w:eastAsia="Times New Roman" w:hAnsiTheme="minorHAnsi" w:cstheme="minorHAnsi"/>
                <w:sz w:val="14"/>
                <w:szCs w:val="14"/>
              </w:rPr>
              <w:t xml:space="preserve">Else reference values from </w:t>
            </w:r>
            <w:r w:rsidR="00694445" w:rsidRPr="00C72EDD">
              <w:rPr>
                <w:rFonts w:asciiTheme="minorHAnsi" w:eastAsia="Times New Roman" w:hAnsiTheme="minorHAnsi" w:cstheme="minorHAnsi"/>
                <w:sz w:val="14"/>
                <w:szCs w:val="14"/>
              </w:rPr>
              <w:t>NRCC</w:t>
            </w:r>
            <w:r w:rsidRPr="00C72EDD">
              <w:rPr>
                <w:rFonts w:asciiTheme="minorHAnsi" w:eastAsia="Times New Roman" w:hAnsiTheme="minorHAnsi" w:cstheme="minorHAnsi"/>
                <w:sz w:val="14"/>
                <w:szCs w:val="14"/>
              </w:rPr>
              <w:t>.  Allowed values:</w:t>
            </w:r>
          </w:p>
          <w:p w14:paraId="3C99B452" w14:textId="03E50265" w:rsidR="009D7A13" w:rsidRPr="00C72EDD" w:rsidRDefault="009D7A13" w:rsidP="009D7A13">
            <w:pPr>
              <w:spacing w:after="0" w:line="240" w:lineRule="auto"/>
              <w:rPr>
                <w:rFonts w:asciiTheme="minorHAnsi" w:hAnsiTheme="minorHAnsi" w:cstheme="minorHAnsi"/>
                <w:sz w:val="14"/>
                <w:szCs w:val="14"/>
              </w:rPr>
            </w:pPr>
            <w:r w:rsidRPr="00C72EDD">
              <w:rPr>
                <w:rFonts w:asciiTheme="minorHAnsi" w:eastAsia="Times New Roman" w:hAnsiTheme="minorHAnsi" w:cstheme="minorHAnsi"/>
                <w:sz w:val="14"/>
                <w:szCs w:val="14"/>
              </w:rPr>
              <w:t>If Fuel Type A06 = Natural Gas, Propane then value = Btu/Hr.  Else if Fuel Type = Electric Resistance then value = kW &gt;&gt;</w:t>
            </w:r>
          </w:p>
        </w:tc>
        <w:tc>
          <w:tcPr>
            <w:tcW w:w="363" w:type="pct"/>
            <w:tcBorders>
              <w:top w:val="single" w:sz="4" w:space="0" w:color="auto"/>
              <w:left w:val="single" w:sz="4" w:space="0" w:color="auto"/>
              <w:bottom w:val="single" w:sz="4" w:space="0" w:color="auto"/>
              <w:right w:val="single" w:sz="4" w:space="0" w:color="auto"/>
            </w:tcBorders>
          </w:tcPr>
          <w:p w14:paraId="43D1C0C9" w14:textId="7C3E80B0" w:rsidR="009D7A13" w:rsidRPr="00C72EDD"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4"/>
              </w:rPr>
            </w:pPr>
            <w:r w:rsidRPr="00C72EDD">
              <w:rPr>
                <w:rFonts w:asciiTheme="minorHAnsi" w:eastAsia="Times New Roman" w:hAnsiTheme="minorHAnsi" w:cstheme="minorHAnsi"/>
                <w:sz w:val="14"/>
                <w:szCs w:val="14"/>
              </w:rPr>
              <w:t>&lt;&lt;</w:t>
            </w:r>
            <w:ins w:id="61" w:author="Alhabibi, Haider@Energy" w:date="2022-07-21T14:30:00Z">
              <w:r w:rsidR="00EA7BE1" w:rsidRPr="00C72EDD">
                <w:rPr>
                  <w:rFonts w:asciiTheme="minorHAnsi" w:hAnsiTheme="minorHAnsi" w:cstheme="minorBidi"/>
                  <w:sz w:val="14"/>
                  <w:szCs w:val="14"/>
                </w:rPr>
                <w:t xml:space="preserve"> </w:t>
              </w:r>
              <w:r w:rsidR="00EA7BE1" w:rsidRPr="00C72EDD">
                <w:rPr>
                  <w:rFonts w:asciiTheme="minorHAnsi" w:eastAsia="Times New Roman" w:hAnsiTheme="minorHAnsi" w:cstheme="minorHAnsi"/>
                  <w:sz w:val="14"/>
                  <w:szCs w:val="14"/>
                </w:rPr>
                <w:t xml:space="preserve">User input </w:t>
              </w:r>
            </w:ins>
            <w:r w:rsidRPr="00C72EDD">
              <w:rPr>
                <w:rFonts w:asciiTheme="minorHAnsi" w:eastAsia="Times New Roman" w:hAnsiTheme="minorHAnsi" w:cstheme="minorHAnsi"/>
                <w:sz w:val="14"/>
                <w:szCs w:val="14"/>
              </w:rPr>
              <w:t xml:space="preserve">if A06 = Heat Pump, then result = NA; </w:t>
            </w:r>
          </w:p>
          <w:p w14:paraId="090AFD2A" w14:textId="134E3874" w:rsidR="009D7A13" w:rsidRPr="00C72EDD" w:rsidRDefault="009D7A13" w:rsidP="009D7A13">
            <w:pPr>
              <w:spacing w:after="0" w:line="240" w:lineRule="auto"/>
              <w:rPr>
                <w:rFonts w:asciiTheme="minorHAnsi" w:hAnsiTheme="minorHAnsi" w:cstheme="minorHAnsi"/>
                <w:sz w:val="14"/>
                <w:szCs w:val="14"/>
              </w:rPr>
            </w:pPr>
            <w:del w:id="62" w:author="Alhabibi, Haider@Energy" w:date="2022-07-21T14:43:00Z">
              <w:r w:rsidRPr="00C72EDD" w:rsidDel="00070F73">
                <w:rPr>
                  <w:rFonts w:asciiTheme="minorHAnsi" w:eastAsia="Times New Roman" w:hAnsiTheme="minorHAnsi" w:cstheme="minorHAnsi"/>
                  <w:sz w:val="14"/>
                  <w:szCs w:val="14"/>
                </w:rPr>
                <w:delText xml:space="preserve">If performance, reference values from </w:delText>
              </w:r>
              <w:r w:rsidR="00694445" w:rsidRPr="00C72EDD" w:rsidDel="00070F73">
                <w:rPr>
                  <w:rFonts w:asciiTheme="minorHAnsi" w:eastAsia="Times New Roman" w:hAnsiTheme="minorHAnsi" w:cstheme="minorHAnsi"/>
                  <w:sz w:val="14"/>
                  <w:szCs w:val="14"/>
                </w:rPr>
                <w:delText>NRCC</w:delText>
              </w:r>
              <w:r w:rsidRPr="00C72EDD" w:rsidDel="00070F73">
                <w:rPr>
                  <w:rFonts w:asciiTheme="minorHAnsi" w:eastAsia="Times New Roman" w:hAnsiTheme="minorHAnsi" w:cstheme="minorHAnsi"/>
                  <w:sz w:val="14"/>
                  <w:szCs w:val="14"/>
                </w:rPr>
                <w:delText xml:space="preserve">-PRF; Elseif Prescriptive, then value = NA </w:delText>
              </w:r>
            </w:del>
            <w:r w:rsidRPr="00C72EDD">
              <w:rPr>
                <w:rFonts w:asciiTheme="minorHAnsi" w:eastAsia="Times New Roman" w:hAnsiTheme="minorHAnsi" w:cstheme="minorHAnsi"/>
                <w:sz w:val="14"/>
                <w:szCs w:val="14"/>
              </w:rPr>
              <w:t xml:space="preserve"> </w:t>
            </w:r>
            <w:ins w:id="63" w:author="Alhabibi, Haider@Energy" w:date="2022-07-21T14:43:00Z">
              <w:r w:rsidR="00070F73" w:rsidRPr="00C72EDD">
                <w:rPr>
                  <w:rFonts w:asciiTheme="minorHAnsi" w:eastAsia="Times New Roman" w:hAnsiTheme="minorHAnsi" w:cstheme="minorHAnsi"/>
                  <w:sz w:val="14"/>
                  <w:szCs w:val="14"/>
                </w:rPr>
                <w:t>&gt;</w:t>
              </w:r>
            </w:ins>
            <w:r w:rsidRPr="00C72EDD">
              <w:rPr>
                <w:rFonts w:asciiTheme="minorHAnsi" w:eastAsia="Times New Roman" w:hAnsiTheme="minorHAnsi" w:cstheme="minorHAnsi"/>
                <w:sz w:val="14"/>
                <w:szCs w:val="14"/>
              </w:rPr>
              <w:t>&gt;</w:t>
            </w:r>
          </w:p>
        </w:tc>
        <w:tc>
          <w:tcPr>
            <w:tcW w:w="524" w:type="pct"/>
            <w:tcBorders>
              <w:top w:val="single" w:sz="4" w:space="0" w:color="auto"/>
              <w:left w:val="single" w:sz="4" w:space="0" w:color="auto"/>
              <w:bottom w:val="single" w:sz="4" w:space="0" w:color="auto"/>
              <w:right w:val="single" w:sz="4" w:space="0" w:color="auto"/>
            </w:tcBorders>
          </w:tcPr>
          <w:p w14:paraId="4A7E95D8" w14:textId="1F2D5807" w:rsidR="009D7A13" w:rsidRPr="00C72EDD" w:rsidRDefault="009D7A13" w:rsidP="009D7A13">
            <w:pPr>
              <w:spacing w:after="0" w:line="240" w:lineRule="auto"/>
              <w:rPr>
                <w:rFonts w:asciiTheme="minorHAnsi" w:hAnsiTheme="minorHAnsi" w:cstheme="minorHAnsi"/>
                <w:sz w:val="14"/>
                <w:szCs w:val="14"/>
              </w:rPr>
            </w:pPr>
            <w:r w:rsidRPr="00C72EDD">
              <w:rPr>
                <w:rFonts w:asciiTheme="minorHAnsi" w:eastAsia="Times New Roman" w:hAnsiTheme="minorHAnsi" w:cstheme="minorHAnsi"/>
                <w:sz w:val="14"/>
                <w:szCs w:val="14"/>
              </w:rPr>
              <w:t>&lt;&lt;</w:t>
            </w:r>
            <w:ins w:id="64" w:author="Alhabibi, Haider@Energy" w:date="2022-07-21T14:44:00Z">
              <w:r w:rsidR="004B42E0" w:rsidRPr="00C72EDD">
                <w:rPr>
                  <w:rFonts w:asciiTheme="minorHAnsi" w:hAnsiTheme="minorHAnsi" w:cstheme="minorBidi"/>
                  <w:sz w:val="14"/>
                  <w:szCs w:val="14"/>
                </w:rPr>
                <w:t xml:space="preserve"> </w:t>
              </w:r>
              <w:r w:rsidR="004B42E0" w:rsidRPr="00C72EDD">
                <w:rPr>
                  <w:rFonts w:asciiTheme="minorHAnsi" w:eastAsia="Times New Roman" w:hAnsiTheme="minorHAnsi" w:cstheme="minorHAnsi"/>
                  <w:sz w:val="14"/>
                  <w:szCs w:val="14"/>
                </w:rPr>
                <w:t>Default value = N/A&gt;&gt;</w:t>
              </w:r>
            </w:ins>
            <w:del w:id="65" w:author="Alhabibi, Haider@Energy" w:date="2022-07-21T14:44:00Z">
              <w:r w:rsidRPr="00C72EDD" w:rsidDel="004B42E0">
                <w:rPr>
                  <w:rFonts w:asciiTheme="minorHAnsi" w:eastAsia="Times New Roman" w:hAnsiTheme="minorHAnsi" w:cstheme="minorHAnsi"/>
                  <w:sz w:val="14"/>
                  <w:szCs w:val="14"/>
                </w:rPr>
                <w:delText xml:space="preserve">reference values from </w:delText>
              </w:r>
              <w:r w:rsidR="00694445" w:rsidRPr="00C72EDD" w:rsidDel="004B42E0">
                <w:rPr>
                  <w:rFonts w:asciiTheme="minorHAnsi" w:eastAsia="Times New Roman" w:hAnsiTheme="minorHAnsi" w:cstheme="minorHAnsi"/>
                  <w:sz w:val="14"/>
                  <w:szCs w:val="14"/>
                </w:rPr>
                <w:delText>NRCC</w:delText>
              </w:r>
              <w:r w:rsidRPr="00C72EDD" w:rsidDel="004B42E0">
                <w:rPr>
                  <w:rFonts w:asciiTheme="minorHAnsi" w:eastAsia="Times New Roman" w:hAnsiTheme="minorHAnsi" w:cstheme="minorHAnsi"/>
                  <w:sz w:val="14"/>
                  <w:szCs w:val="14"/>
                </w:rPr>
                <w:delText>.  If Central DHW System then value = Yes, else value = NA</w:delText>
              </w:r>
            </w:del>
          </w:p>
        </w:tc>
        <w:tc>
          <w:tcPr>
            <w:tcW w:w="524" w:type="pct"/>
            <w:tcBorders>
              <w:top w:val="single" w:sz="4" w:space="0" w:color="auto"/>
              <w:left w:val="single" w:sz="4" w:space="0" w:color="auto"/>
              <w:bottom w:val="single" w:sz="4" w:space="0" w:color="auto"/>
              <w:right w:val="single" w:sz="4" w:space="0" w:color="auto"/>
            </w:tcBorders>
          </w:tcPr>
          <w:p w14:paraId="4B1E8DA8" w14:textId="5A4E0F8C" w:rsidR="009D7A13" w:rsidRPr="00C72EDD" w:rsidDel="008C00E7" w:rsidRDefault="009D7A13" w:rsidP="008C00E7">
            <w:pPr>
              <w:keepNext/>
              <w:tabs>
                <w:tab w:val="left" w:pos="2160"/>
                <w:tab w:val="left" w:pos="2700"/>
                <w:tab w:val="left" w:pos="3420"/>
                <w:tab w:val="left" w:pos="3780"/>
                <w:tab w:val="left" w:pos="5760"/>
                <w:tab w:val="left" w:pos="7212"/>
              </w:tabs>
              <w:spacing w:after="0" w:line="240" w:lineRule="auto"/>
              <w:contextualSpacing/>
              <w:rPr>
                <w:del w:id="66" w:author="Alhabibi, Haider@Energy" w:date="2022-08-09T16:36:00Z"/>
                <w:rFonts w:asciiTheme="minorHAnsi" w:eastAsia="Times New Roman" w:hAnsiTheme="minorHAnsi" w:cstheme="minorHAnsi"/>
                <w:sz w:val="14"/>
                <w:szCs w:val="14"/>
              </w:rPr>
            </w:pPr>
            <w:r w:rsidRPr="00C72EDD">
              <w:rPr>
                <w:rFonts w:asciiTheme="minorHAnsi" w:eastAsia="Times New Roman" w:hAnsiTheme="minorHAnsi" w:cstheme="minorHAnsi"/>
                <w:sz w:val="14"/>
                <w:szCs w:val="14"/>
              </w:rPr>
              <w:t>&lt;&lt;</w:t>
            </w:r>
            <w:ins w:id="67" w:author="Alhabibi, Haider@Energy" w:date="2022-07-21T14:45:00Z">
              <w:r w:rsidR="00EF3185" w:rsidRPr="00C72EDD">
                <w:rPr>
                  <w:rFonts w:asciiTheme="minorHAnsi" w:hAnsiTheme="minorHAnsi" w:cstheme="minorBidi"/>
                  <w:sz w:val="14"/>
                  <w:szCs w:val="14"/>
                </w:rPr>
                <w:t xml:space="preserve"> </w:t>
              </w:r>
              <w:r w:rsidR="00EF3185" w:rsidRPr="00C72EDD">
                <w:rPr>
                  <w:rFonts w:asciiTheme="minorHAnsi" w:eastAsia="Times New Roman" w:hAnsiTheme="minorHAnsi" w:cstheme="minorHAnsi"/>
                  <w:sz w:val="14"/>
                  <w:szCs w:val="14"/>
                </w:rPr>
                <w:t>User select from list</w:t>
              </w:r>
            </w:ins>
            <w:ins w:id="68" w:author="Alhabibi, Haider@Energy" w:date="2022-08-09T16:36:00Z">
              <w:r w:rsidR="008C00E7">
                <w:rPr>
                  <w:rFonts w:asciiTheme="minorHAnsi" w:eastAsia="Times New Roman" w:hAnsiTheme="minorHAnsi" w:cstheme="minorHAnsi"/>
                  <w:sz w:val="14"/>
                  <w:szCs w:val="14"/>
                </w:rPr>
                <w:t>:</w:t>
              </w:r>
            </w:ins>
            <w:ins w:id="69" w:author="Alhabibi, Haider@Energy" w:date="2022-07-21T14:45:00Z">
              <w:r w:rsidR="00EF3185" w:rsidRPr="00C72EDD">
                <w:rPr>
                  <w:rFonts w:asciiTheme="minorHAnsi" w:eastAsia="Times New Roman" w:hAnsiTheme="minorHAnsi" w:cstheme="minorHAnsi"/>
                  <w:sz w:val="14"/>
                  <w:szCs w:val="14"/>
                </w:rPr>
                <w:t xml:space="preserve"> </w:t>
              </w:r>
            </w:ins>
            <w:del w:id="70" w:author="Alhabibi, Haider@Energy" w:date="2022-08-09T16:36:00Z">
              <w:r w:rsidRPr="00C72EDD" w:rsidDel="008C00E7">
                <w:rPr>
                  <w:rFonts w:asciiTheme="minorHAnsi" w:eastAsia="Times New Roman" w:hAnsiTheme="minorHAnsi" w:cstheme="minorHAnsi"/>
                  <w:sz w:val="14"/>
                  <w:szCs w:val="14"/>
                </w:rPr>
                <w:delText xml:space="preserve">reference values from </w:delText>
              </w:r>
              <w:r w:rsidR="00694445" w:rsidRPr="00C72EDD" w:rsidDel="008C00E7">
                <w:rPr>
                  <w:rFonts w:asciiTheme="minorHAnsi" w:eastAsia="Times New Roman" w:hAnsiTheme="minorHAnsi" w:cstheme="minorHAnsi"/>
                  <w:sz w:val="14"/>
                  <w:szCs w:val="14"/>
                </w:rPr>
                <w:delText>NRCC</w:delText>
              </w:r>
              <w:r w:rsidRPr="00C72EDD" w:rsidDel="008C00E7">
                <w:rPr>
                  <w:rFonts w:asciiTheme="minorHAnsi" w:eastAsia="Times New Roman" w:hAnsiTheme="minorHAnsi" w:cstheme="minorHAnsi"/>
                  <w:sz w:val="14"/>
                  <w:szCs w:val="14"/>
                </w:rPr>
                <w:delText xml:space="preserve"> </w:delText>
              </w:r>
            </w:del>
          </w:p>
          <w:p w14:paraId="6E2D48C9" w14:textId="4F033084" w:rsidR="009D7A13" w:rsidRPr="00C72EDD" w:rsidDel="008C00E7" w:rsidRDefault="009D7A13" w:rsidP="008C00E7">
            <w:pPr>
              <w:keepNext/>
              <w:tabs>
                <w:tab w:val="left" w:pos="2160"/>
                <w:tab w:val="left" w:pos="2700"/>
                <w:tab w:val="left" w:pos="3420"/>
                <w:tab w:val="left" w:pos="3780"/>
                <w:tab w:val="left" w:pos="5760"/>
                <w:tab w:val="left" w:pos="7212"/>
              </w:tabs>
              <w:spacing w:after="0" w:line="240" w:lineRule="auto"/>
              <w:contextualSpacing/>
              <w:rPr>
                <w:del w:id="71" w:author="Alhabibi, Haider@Energy" w:date="2022-08-09T16:36:00Z"/>
                <w:rFonts w:asciiTheme="minorHAnsi" w:eastAsia="Times New Roman" w:hAnsiTheme="minorHAnsi" w:cstheme="minorHAnsi"/>
                <w:sz w:val="14"/>
                <w:szCs w:val="14"/>
              </w:rPr>
            </w:pPr>
            <w:del w:id="72" w:author="Alhabibi, Haider@Energy" w:date="2022-08-09T16:36:00Z">
              <w:r w:rsidRPr="00C72EDD" w:rsidDel="008C00E7">
                <w:rPr>
                  <w:rFonts w:asciiTheme="minorHAnsi" w:eastAsia="Times New Roman" w:hAnsiTheme="minorHAnsi" w:cstheme="minorHAnsi"/>
                  <w:sz w:val="14"/>
                  <w:szCs w:val="14"/>
                </w:rPr>
                <w:delText>If performance and</w:delText>
              </w:r>
            </w:del>
          </w:p>
          <w:p w14:paraId="5A4E304B" w14:textId="4869269F" w:rsidR="009D7A13" w:rsidRPr="00C72EDD" w:rsidRDefault="009D7A13" w:rsidP="008C00E7">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4"/>
              </w:rPr>
            </w:pPr>
            <w:del w:id="73" w:author="Alhabibi, Haider@Energy" w:date="2022-08-09T16:36:00Z">
              <w:r w:rsidRPr="00C72EDD" w:rsidDel="008C00E7">
                <w:rPr>
                  <w:rFonts w:asciiTheme="minorHAnsi" w:eastAsia="Times New Roman" w:hAnsiTheme="minorHAnsi" w:cstheme="minorHAnsi"/>
                  <w:sz w:val="14"/>
                  <w:szCs w:val="14"/>
                </w:rPr>
                <w:delText>A09 = NA then allowed values are</w:delText>
              </w:r>
            </w:del>
          </w:p>
          <w:p w14:paraId="783EDAF4" w14:textId="2116331E" w:rsidR="009D7A13" w:rsidRPr="00C72EDD"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4"/>
              </w:rPr>
            </w:pPr>
            <w:r w:rsidRPr="00C72EDD">
              <w:rPr>
                <w:rFonts w:asciiTheme="minorHAnsi" w:eastAsia="Times New Roman" w:hAnsiTheme="minorHAnsi" w:cstheme="minorHAnsi"/>
                <w:sz w:val="14"/>
                <w:szCs w:val="14"/>
              </w:rPr>
              <w:t>*Standard Distribution System</w:t>
            </w:r>
          </w:p>
          <w:p w14:paraId="4B8F4499" w14:textId="68A1EC22" w:rsidR="009D7A13" w:rsidRPr="00C72EDD"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4"/>
              </w:rPr>
            </w:pPr>
            <w:r w:rsidRPr="00C72EDD">
              <w:rPr>
                <w:rFonts w:asciiTheme="minorHAnsi" w:eastAsia="Times New Roman" w:hAnsiTheme="minorHAnsi" w:cstheme="minorHAnsi"/>
                <w:sz w:val="14"/>
                <w:szCs w:val="14"/>
              </w:rPr>
              <w:t>* Point of Use</w:t>
            </w:r>
          </w:p>
          <w:p w14:paraId="1BD24A59" w14:textId="61B25629" w:rsidR="009D7A13" w:rsidRPr="00C72EDD"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4"/>
              </w:rPr>
            </w:pPr>
            <w:r w:rsidRPr="00C72EDD">
              <w:rPr>
                <w:rFonts w:asciiTheme="minorHAnsi" w:eastAsia="Times New Roman" w:hAnsiTheme="minorHAnsi" w:cstheme="minorHAnsi"/>
                <w:sz w:val="14"/>
                <w:szCs w:val="14"/>
              </w:rPr>
              <w:t xml:space="preserve">* Parallel Piping </w:t>
            </w:r>
          </w:p>
          <w:p w14:paraId="21D47D6E" w14:textId="7580CE44" w:rsidR="009D7A13" w:rsidRPr="00C72EDD"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4"/>
              </w:rPr>
            </w:pPr>
            <w:r w:rsidRPr="00C72EDD">
              <w:rPr>
                <w:rFonts w:asciiTheme="minorHAnsi" w:eastAsia="Times New Roman" w:hAnsiTheme="minorHAnsi" w:cstheme="minorHAnsi"/>
                <w:sz w:val="14"/>
                <w:szCs w:val="14"/>
              </w:rPr>
              <w:t>*Recirculation System Non-Demand Control</w:t>
            </w:r>
          </w:p>
          <w:p w14:paraId="00C4A4D7" w14:textId="6FC2E64D" w:rsidR="009D7A13" w:rsidRPr="00C72EDD"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4"/>
              </w:rPr>
            </w:pPr>
            <w:r w:rsidRPr="00C72EDD">
              <w:rPr>
                <w:rFonts w:asciiTheme="minorHAnsi" w:eastAsia="Times New Roman" w:hAnsiTheme="minorHAnsi" w:cstheme="minorHAnsi"/>
                <w:sz w:val="14"/>
                <w:szCs w:val="14"/>
              </w:rPr>
              <w:t xml:space="preserve">* Demand Recirculation Manual Control </w:t>
            </w:r>
          </w:p>
          <w:p w14:paraId="49D7BCE7" w14:textId="50941E9D" w:rsidR="009D7A13" w:rsidRPr="00C72EDD"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4"/>
              </w:rPr>
            </w:pPr>
            <w:r w:rsidRPr="00C72EDD">
              <w:rPr>
                <w:rFonts w:asciiTheme="minorHAnsi" w:eastAsia="Times New Roman" w:hAnsiTheme="minorHAnsi" w:cstheme="minorHAnsi"/>
                <w:sz w:val="14"/>
                <w:szCs w:val="14"/>
              </w:rPr>
              <w:t xml:space="preserve">* Demand Recirculation Sensor Control </w:t>
            </w:r>
          </w:p>
          <w:p w14:paraId="73FF48D5" w14:textId="6166CAE5" w:rsidR="009D7A13" w:rsidRPr="00C72EDD"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C72EDD">
              <w:rPr>
                <w:rFonts w:eastAsia="Times New Roman"/>
                <w:sz w:val="14"/>
                <w:szCs w:val="14"/>
              </w:rPr>
              <w:t>*HERS-Verified Pipe Insulation Credit</w:t>
            </w:r>
          </w:p>
          <w:p w14:paraId="65FCEEC2" w14:textId="102109CB" w:rsidR="009D7A13" w:rsidRPr="00C72EDD"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C72EDD">
              <w:rPr>
                <w:rFonts w:eastAsia="Times New Roman"/>
                <w:sz w:val="14"/>
                <w:szCs w:val="14"/>
              </w:rPr>
              <w:t xml:space="preserve">* HERS-Verified Parallel Piping </w:t>
            </w:r>
          </w:p>
          <w:p w14:paraId="0B9FDFD5" w14:textId="281C2BC8" w:rsidR="009D7A13" w:rsidRPr="00C72EDD"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C72EDD">
              <w:rPr>
                <w:rFonts w:eastAsia="Times New Roman"/>
                <w:sz w:val="14"/>
                <w:szCs w:val="14"/>
              </w:rPr>
              <w:t xml:space="preserve">* HERS-Verified Demand Recirculation Manual Control </w:t>
            </w:r>
          </w:p>
          <w:p w14:paraId="222889EF" w14:textId="26B825A9" w:rsidR="009D7A13" w:rsidRPr="00C72EDD"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C72EDD">
              <w:rPr>
                <w:rFonts w:eastAsia="Times New Roman"/>
                <w:sz w:val="14"/>
                <w:szCs w:val="14"/>
              </w:rPr>
              <w:t xml:space="preserve">* HERS-Verified Demand Recirculation Sensor Control; </w:t>
            </w:r>
          </w:p>
          <w:p w14:paraId="0D95305B" w14:textId="15718D87" w:rsidR="009D7A13" w:rsidRPr="00C72EDD"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4"/>
              </w:rPr>
            </w:pPr>
            <w:r w:rsidRPr="00C72EDD">
              <w:rPr>
                <w:rFonts w:asciiTheme="minorHAnsi" w:eastAsia="Times New Roman" w:hAnsiTheme="minorHAnsi" w:cstheme="minorHAnsi"/>
                <w:sz w:val="14"/>
                <w:szCs w:val="14"/>
              </w:rPr>
              <w:t>Else if A09 ≠ NA then allowed values are</w:t>
            </w:r>
          </w:p>
          <w:p w14:paraId="61AC5787" w14:textId="377DF88F" w:rsidR="009D7A13" w:rsidRPr="00C72EDD"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4"/>
              </w:rPr>
            </w:pPr>
            <w:r w:rsidRPr="00C72EDD">
              <w:rPr>
                <w:rFonts w:asciiTheme="minorHAnsi" w:eastAsia="Times New Roman" w:hAnsiTheme="minorHAnsi" w:cstheme="minorHAnsi"/>
                <w:sz w:val="14"/>
                <w:szCs w:val="14"/>
              </w:rPr>
              <w:t>* Standard Distribution System</w:t>
            </w:r>
          </w:p>
          <w:p w14:paraId="79D2D568" w14:textId="27A9F43D" w:rsidR="009D7A13" w:rsidRPr="00C72EDD"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C72EDD">
              <w:rPr>
                <w:rFonts w:eastAsia="Times New Roman"/>
                <w:sz w:val="14"/>
                <w:szCs w:val="14"/>
              </w:rPr>
              <w:t>*HERS-Verified Pipe Insulation Credit;</w:t>
            </w:r>
          </w:p>
          <w:p w14:paraId="69214E73" w14:textId="5A78E38A" w:rsidR="009D7A13" w:rsidRPr="00C72EDD" w:rsidRDefault="009D7A13" w:rsidP="009D7A13">
            <w:pPr>
              <w:spacing w:after="0" w:line="240" w:lineRule="auto"/>
              <w:rPr>
                <w:rFonts w:cstheme="minorHAnsi"/>
                <w:sz w:val="14"/>
                <w:szCs w:val="14"/>
              </w:rPr>
            </w:pPr>
            <w:r w:rsidRPr="00C72EDD">
              <w:rPr>
                <w:rFonts w:cstheme="minorHAnsi"/>
                <w:sz w:val="14"/>
                <w:szCs w:val="14"/>
              </w:rPr>
              <w:t xml:space="preserve">Else if prescriptive,  </w:t>
            </w:r>
          </w:p>
          <w:p w14:paraId="3DCB8791" w14:textId="18300E02" w:rsidR="009D7A13" w:rsidRPr="00C72EDD" w:rsidRDefault="009D7A13" w:rsidP="009D7A13">
            <w:pPr>
              <w:spacing w:after="0" w:line="240" w:lineRule="auto"/>
              <w:rPr>
                <w:rFonts w:cstheme="minorHAnsi"/>
                <w:sz w:val="14"/>
                <w:szCs w:val="14"/>
              </w:rPr>
            </w:pPr>
            <w:r w:rsidRPr="00C72EDD">
              <w:rPr>
                <w:rFonts w:cstheme="minorHAnsi"/>
                <w:sz w:val="14"/>
                <w:szCs w:val="14"/>
              </w:rPr>
              <w:t xml:space="preserve">Allowed values are </w:t>
            </w:r>
          </w:p>
          <w:p w14:paraId="1679FB26" w14:textId="4888076C" w:rsidR="009D7A13" w:rsidRPr="00C72EDD" w:rsidRDefault="009D7A13" w:rsidP="009D7A13">
            <w:pPr>
              <w:spacing w:after="0" w:line="240" w:lineRule="auto"/>
              <w:rPr>
                <w:rFonts w:cstheme="minorHAnsi"/>
                <w:sz w:val="14"/>
                <w:szCs w:val="14"/>
              </w:rPr>
            </w:pPr>
            <w:r w:rsidRPr="00C72EDD">
              <w:rPr>
                <w:rFonts w:cstheme="minorHAnsi"/>
                <w:sz w:val="14"/>
                <w:szCs w:val="14"/>
              </w:rPr>
              <w:t>*Standard Distribution System</w:t>
            </w:r>
          </w:p>
          <w:p w14:paraId="4B2FE487" w14:textId="5D6EA8A0" w:rsidR="009D7A13" w:rsidRPr="00C72EDD" w:rsidRDefault="009D7A13" w:rsidP="009D7A13">
            <w:pPr>
              <w:spacing w:after="0" w:line="240" w:lineRule="auto"/>
              <w:rPr>
                <w:rFonts w:cstheme="minorHAnsi"/>
                <w:sz w:val="14"/>
                <w:szCs w:val="14"/>
              </w:rPr>
            </w:pPr>
            <w:r w:rsidRPr="00C72EDD">
              <w:rPr>
                <w:rFonts w:cstheme="minorHAnsi"/>
                <w:sz w:val="14"/>
                <w:szCs w:val="14"/>
              </w:rPr>
              <w:t>*Demand Recirculation</w:t>
            </w:r>
          </w:p>
          <w:p w14:paraId="6E27E922" w14:textId="5513614C" w:rsidR="009D7A13" w:rsidRPr="00C72EDD" w:rsidRDefault="009D7A13" w:rsidP="009D7A13">
            <w:pPr>
              <w:spacing w:after="0" w:line="240" w:lineRule="auto"/>
              <w:rPr>
                <w:rFonts w:asciiTheme="minorHAnsi" w:hAnsiTheme="minorHAnsi" w:cstheme="minorHAnsi"/>
                <w:sz w:val="14"/>
                <w:szCs w:val="14"/>
              </w:rPr>
            </w:pPr>
            <w:r w:rsidRPr="00C72EDD">
              <w:rPr>
                <w:rFonts w:cstheme="minorHAnsi"/>
                <w:sz w:val="14"/>
                <w:szCs w:val="14"/>
              </w:rPr>
              <w:t>* Demand Recirculation Manual Control&gt;&gt;</w:t>
            </w:r>
          </w:p>
        </w:tc>
        <w:tc>
          <w:tcPr>
            <w:tcW w:w="403" w:type="pct"/>
            <w:tcBorders>
              <w:top w:val="single" w:sz="4" w:space="0" w:color="auto"/>
              <w:left w:val="single" w:sz="4" w:space="0" w:color="auto"/>
              <w:bottom w:val="single" w:sz="4" w:space="0" w:color="auto"/>
              <w:right w:val="single" w:sz="4" w:space="0" w:color="auto"/>
            </w:tcBorders>
          </w:tcPr>
          <w:p w14:paraId="6BE1C265" w14:textId="4E2681FE" w:rsidR="009D7A13" w:rsidRPr="00C72EDD" w:rsidRDefault="009D7A13" w:rsidP="009D7A13">
            <w:pPr>
              <w:spacing w:after="0" w:line="240" w:lineRule="auto"/>
              <w:rPr>
                <w:rFonts w:asciiTheme="minorHAnsi" w:hAnsiTheme="minorHAnsi" w:cstheme="minorHAnsi"/>
                <w:sz w:val="14"/>
                <w:szCs w:val="14"/>
              </w:rPr>
            </w:pPr>
            <w:r w:rsidRPr="00C72EDD">
              <w:rPr>
                <w:rFonts w:asciiTheme="minorHAnsi" w:hAnsiTheme="minorHAnsi" w:cstheme="minorHAnsi"/>
                <w:sz w:val="14"/>
                <w:szCs w:val="14"/>
              </w:rPr>
              <w:t>&lt;&lt;</w:t>
            </w:r>
            <w:ins w:id="74" w:author="Alhabibi, Haider@Energy" w:date="2022-07-21T14:45:00Z">
              <w:r w:rsidR="00335CC7" w:rsidRPr="00C72EDD">
                <w:rPr>
                  <w:rFonts w:asciiTheme="minorHAnsi" w:hAnsiTheme="minorHAnsi" w:cstheme="minorBidi"/>
                  <w:sz w:val="14"/>
                  <w:szCs w:val="14"/>
                </w:rPr>
                <w:t xml:space="preserve"> </w:t>
              </w:r>
              <w:r w:rsidR="00335CC7" w:rsidRPr="00C72EDD">
                <w:rPr>
                  <w:rFonts w:asciiTheme="minorHAnsi" w:hAnsiTheme="minorHAnsi" w:cstheme="minorHAnsi"/>
                  <w:sz w:val="14"/>
                  <w:szCs w:val="14"/>
                </w:rPr>
                <w:t>User select from list</w:t>
              </w:r>
            </w:ins>
            <w:ins w:id="75" w:author="Alhabibi, Haider@Energy" w:date="2022-08-09T16:37:00Z">
              <w:r w:rsidR="00EF5921">
                <w:rPr>
                  <w:rFonts w:asciiTheme="minorHAnsi" w:hAnsiTheme="minorHAnsi" w:cstheme="minorHAnsi"/>
                  <w:sz w:val="14"/>
                  <w:szCs w:val="14"/>
                </w:rPr>
                <w:t>:</w:t>
              </w:r>
            </w:ins>
            <w:del w:id="76" w:author="Alhabibi, Haider@Energy" w:date="2022-08-09T16:36:00Z">
              <w:r w:rsidRPr="00C72EDD" w:rsidDel="00EF5921">
                <w:rPr>
                  <w:rFonts w:asciiTheme="minorHAnsi" w:hAnsiTheme="minorHAnsi" w:cstheme="minorHAnsi"/>
                  <w:sz w:val="14"/>
                  <w:szCs w:val="14"/>
                </w:rPr>
                <w:delText xml:space="preserve">reference values from </w:delText>
              </w:r>
              <w:r w:rsidR="00694445" w:rsidRPr="00C72EDD" w:rsidDel="00EF5921">
                <w:rPr>
                  <w:rFonts w:asciiTheme="minorHAnsi" w:hAnsiTheme="minorHAnsi" w:cstheme="minorHAnsi"/>
                  <w:sz w:val="14"/>
                  <w:szCs w:val="14"/>
                </w:rPr>
                <w:delText>NRCC</w:delText>
              </w:r>
              <w:r w:rsidRPr="00C72EDD" w:rsidDel="00EF5921">
                <w:rPr>
                  <w:rFonts w:asciiTheme="minorHAnsi" w:hAnsiTheme="minorHAnsi" w:cstheme="minorHAnsi"/>
                  <w:sz w:val="14"/>
                  <w:szCs w:val="14"/>
                </w:rPr>
                <w:delText xml:space="preserve">.  Allowed values are </w:delText>
              </w:r>
            </w:del>
          </w:p>
          <w:p w14:paraId="54835274" w14:textId="721BF622" w:rsidR="009D7A13" w:rsidRPr="00C72EDD" w:rsidRDefault="009D7A13" w:rsidP="009D7A13">
            <w:pPr>
              <w:spacing w:after="0" w:line="240" w:lineRule="auto"/>
              <w:rPr>
                <w:rFonts w:asciiTheme="minorHAnsi" w:hAnsiTheme="minorHAnsi" w:cstheme="minorHAnsi"/>
                <w:sz w:val="14"/>
                <w:szCs w:val="14"/>
              </w:rPr>
            </w:pPr>
            <w:r w:rsidRPr="00C72EDD">
              <w:rPr>
                <w:rFonts w:asciiTheme="minorHAnsi" w:hAnsiTheme="minorHAnsi" w:cstheme="minorHAnsi"/>
                <w:sz w:val="14"/>
                <w:szCs w:val="14"/>
              </w:rPr>
              <w:t>*Basic</w:t>
            </w:r>
          </w:p>
          <w:p w14:paraId="0C27A92D" w14:textId="669D79EB" w:rsidR="009D7A13" w:rsidRPr="00C72EDD" w:rsidRDefault="009D7A13" w:rsidP="009D7A13">
            <w:pPr>
              <w:spacing w:after="0" w:line="240" w:lineRule="auto"/>
              <w:rPr>
                <w:rFonts w:asciiTheme="minorHAnsi" w:hAnsiTheme="minorHAnsi" w:cstheme="minorHAnsi"/>
                <w:sz w:val="14"/>
                <w:szCs w:val="14"/>
              </w:rPr>
            </w:pPr>
            <w:r w:rsidRPr="00C72EDD">
              <w:rPr>
                <w:rFonts w:asciiTheme="minorHAnsi" w:hAnsiTheme="minorHAnsi" w:cstheme="minorHAnsi"/>
                <w:sz w:val="14"/>
                <w:szCs w:val="14"/>
              </w:rPr>
              <w:t>*Expanded</w:t>
            </w:r>
          </w:p>
          <w:p w14:paraId="6891E582" w14:textId="425B126C" w:rsidR="009D7A13" w:rsidRPr="00C72EDD" w:rsidRDefault="009D7A13" w:rsidP="009D7A13">
            <w:pPr>
              <w:spacing w:after="0" w:line="240" w:lineRule="auto"/>
              <w:rPr>
                <w:rFonts w:asciiTheme="minorHAnsi" w:hAnsiTheme="minorHAnsi" w:cstheme="minorHAnsi"/>
                <w:sz w:val="14"/>
                <w:szCs w:val="14"/>
              </w:rPr>
            </w:pPr>
            <w:r w:rsidRPr="00C72EDD">
              <w:rPr>
                <w:rFonts w:asciiTheme="minorHAnsi" w:hAnsiTheme="minorHAnsi" w:cstheme="minorHAnsi"/>
                <w:sz w:val="14"/>
                <w:szCs w:val="14"/>
              </w:rPr>
              <w:t>*None&gt;&gt;</w:t>
            </w:r>
          </w:p>
        </w:tc>
        <w:tc>
          <w:tcPr>
            <w:tcW w:w="445" w:type="pct"/>
            <w:tcBorders>
              <w:top w:val="single" w:sz="4" w:space="0" w:color="auto"/>
              <w:left w:val="single" w:sz="4" w:space="0" w:color="auto"/>
              <w:bottom w:val="single" w:sz="4" w:space="0" w:color="auto"/>
              <w:right w:val="single" w:sz="4" w:space="0" w:color="auto"/>
            </w:tcBorders>
          </w:tcPr>
          <w:p w14:paraId="1A8397D9" w14:textId="25FCC5B2" w:rsidR="009D7A13" w:rsidRPr="00C72EDD" w:rsidRDefault="009D7A13" w:rsidP="009D7A13">
            <w:pPr>
              <w:spacing w:after="0" w:line="240" w:lineRule="auto"/>
              <w:rPr>
                <w:rFonts w:asciiTheme="minorHAnsi" w:hAnsiTheme="minorHAnsi" w:cstheme="minorHAnsi"/>
                <w:sz w:val="14"/>
                <w:szCs w:val="14"/>
              </w:rPr>
            </w:pPr>
            <w:r w:rsidRPr="00C72EDD">
              <w:rPr>
                <w:rFonts w:asciiTheme="minorHAnsi" w:hAnsiTheme="minorHAnsi" w:cstheme="minorHAnsi"/>
                <w:sz w:val="14"/>
                <w:szCs w:val="14"/>
              </w:rPr>
              <w:t>&lt;&lt;</w:t>
            </w:r>
            <w:ins w:id="77" w:author="Alhabibi, Haider@Energy" w:date="2022-07-21T14:45:00Z">
              <w:r w:rsidR="007647F1" w:rsidRPr="00C72EDD">
                <w:rPr>
                  <w:rFonts w:asciiTheme="minorHAnsi" w:hAnsiTheme="minorHAnsi" w:cstheme="minorBidi"/>
                  <w:sz w:val="14"/>
                  <w:szCs w:val="14"/>
                </w:rPr>
                <w:t xml:space="preserve"> </w:t>
              </w:r>
              <w:r w:rsidR="007647F1" w:rsidRPr="00C72EDD">
                <w:rPr>
                  <w:rFonts w:asciiTheme="minorHAnsi" w:hAnsiTheme="minorHAnsi" w:cstheme="minorHAnsi"/>
                  <w:sz w:val="14"/>
                  <w:szCs w:val="14"/>
                </w:rPr>
                <w:t>User select from list</w:t>
              </w:r>
            </w:ins>
            <w:ins w:id="78" w:author="Alhabibi, Haider@Energy" w:date="2022-08-09T16:37:00Z">
              <w:r w:rsidR="008B483B">
                <w:rPr>
                  <w:rFonts w:asciiTheme="minorHAnsi" w:hAnsiTheme="minorHAnsi" w:cstheme="minorHAnsi"/>
                  <w:sz w:val="14"/>
                  <w:szCs w:val="14"/>
                </w:rPr>
                <w:t>:</w:t>
              </w:r>
            </w:ins>
            <w:ins w:id="79" w:author="Alhabibi, Haider@Energy" w:date="2022-07-21T14:45:00Z">
              <w:r w:rsidR="007647F1" w:rsidRPr="00C72EDD">
                <w:rPr>
                  <w:rFonts w:asciiTheme="minorHAnsi" w:hAnsiTheme="minorHAnsi" w:cstheme="minorHAnsi"/>
                  <w:sz w:val="14"/>
                  <w:szCs w:val="14"/>
                </w:rPr>
                <w:t xml:space="preserve"> </w:t>
              </w:r>
            </w:ins>
            <w:del w:id="80" w:author="Alhabibi, Haider@Energy" w:date="2022-08-09T16:37:00Z">
              <w:r w:rsidRPr="00C72EDD" w:rsidDel="008B483B">
                <w:rPr>
                  <w:rFonts w:asciiTheme="minorHAnsi" w:hAnsiTheme="minorHAnsi" w:cstheme="minorHAnsi"/>
                  <w:sz w:val="14"/>
                  <w:szCs w:val="14"/>
                </w:rPr>
                <w:delText xml:space="preserve">reference values from </w:delText>
              </w:r>
              <w:r w:rsidR="00694445" w:rsidRPr="00C72EDD" w:rsidDel="008B483B">
                <w:rPr>
                  <w:rFonts w:asciiTheme="minorHAnsi" w:hAnsiTheme="minorHAnsi" w:cstheme="minorHAnsi"/>
                  <w:sz w:val="14"/>
                  <w:szCs w:val="14"/>
                </w:rPr>
                <w:delText>NRCC</w:delText>
              </w:r>
              <w:r w:rsidRPr="00C72EDD" w:rsidDel="008B483B">
                <w:rPr>
                  <w:rFonts w:asciiTheme="minorHAnsi" w:hAnsiTheme="minorHAnsi" w:cstheme="minorHAnsi"/>
                  <w:sz w:val="14"/>
                  <w:szCs w:val="14"/>
                </w:rPr>
                <w:delText xml:space="preserve">.  Allowed values are </w:delText>
              </w:r>
            </w:del>
          </w:p>
          <w:p w14:paraId="45651688" w14:textId="19B06CD5" w:rsidR="009D7A13" w:rsidRPr="00C72EDD" w:rsidRDefault="009D7A13" w:rsidP="009D7A13">
            <w:pPr>
              <w:spacing w:after="0" w:line="240" w:lineRule="auto"/>
              <w:rPr>
                <w:rFonts w:asciiTheme="minorHAnsi" w:hAnsiTheme="minorHAnsi" w:cstheme="minorHAnsi"/>
                <w:sz w:val="14"/>
                <w:szCs w:val="14"/>
              </w:rPr>
            </w:pPr>
            <w:r w:rsidRPr="00C72EDD">
              <w:rPr>
                <w:rFonts w:asciiTheme="minorHAnsi" w:hAnsiTheme="minorHAnsi" w:cstheme="minorHAnsi"/>
                <w:sz w:val="14"/>
                <w:szCs w:val="14"/>
              </w:rPr>
              <w:t>*Yes</w:t>
            </w:r>
          </w:p>
          <w:p w14:paraId="5710F0F3" w14:textId="204BEB0B" w:rsidR="009D7A13" w:rsidRPr="00C72EDD" w:rsidRDefault="009D7A13" w:rsidP="009D7A13">
            <w:pPr>
              <w:spacing w:after="0" w:line="240" w:lineRule="auto"/>
              <w:rPr>
                <w:rFonts w:asciiTheme="minorHAnsi" w:hAnsiTheme="minorHAnsi" w:cstheme="minorHAnsi"/>
                <w:sz w:val="14"/>
                <w:szCs w:val="14"/>
              </w:rPr>
            </w:pPr>
            <w:r w:rsidRPr="00C72EDD">
              <w:rPr>
                <w:rFonts w:asciiTheme="minorHAnsi" w:hAnsiTheme="minorHAnsi" w:cstheme="minorHAnsi"/>
                <w:sz w:val="14"/>
                <w:szCs w:val="14"/>
              </w:rPr>
              <w:t>*None&gt;&gt;</w:t>
            </w:r>
          </w:p>
        </w:tc>
      </w:tr>
      <w:tr w:rsidR="00AE7680" w:rsidRPr="00390453" w14:paraId="4D845CF2" w14:textId="374F30F5" w:rsidTr="00AE7680">
        <w:trPr>
          <w:cantSplit/>
          <w:trHeight w:val="226"/>
        </w:trPr>
        <w:tc>
          <w:tcPr>
            <w:tcW w:w="450" w:type="pct"/>
            <w:tcBorders>
              <w:top w:val="single" w:sz="4" w:space="0" w:color="auto"/>
              <w:left w:val="single" w:sz="4" w:space="0" w:color="auto"/>
              <w:bottom w:val="single" w:sz="4" w:space="0" w:color="auto"/>
              <w:right w:val="single" w:sz="4" w:space="0" w:color="auto"/>
            </w:tcBorders>
          </w:tcPr>
          <w:p w14:paraId="3EE11C2A" w14:textId="77777777" w:rsidR="009D7A13" w:rsidRPr="00C72EDD" w:rsidDel="0053169A" w:rsidRDefault="009D7A13" w:rsidP="009D7A13">
            <w:pPr>
              <w:spacing w:after="0" w:line="240" w:lineRule="auto"/>
              <w:rPr>
                <w:rFonts w:asciiTheme="minorHAnsi" w:hAnsiTheme="minorHAnsi" w:cstheme="minorHAnsi"/>
                <w:sz w:val="14"/>
                <w:szCs w:val="14"/>
              </w:rPr>
            </w:pPr>
          </w:p>
        </w:tc>
        <w:tc>
          <w:tcPr>
            <w:tcW w:w="360" w:type="pct"/>
            <w:tcBorders>
              <w:top w:val="single" w:sz="4" w:space="0" w:color="auto"/>
              <w:left w:val="single" w:sz="4" w:space="0" w:color="auto"/>
              <w:bottom w:val="single" w:sz="4" w:space="0" w:color="auto"/>
              <w:right w:val="single" w:sz="4" w:space="0" w:color="auto"/>
            </w:tcBorders>
          </w:tcPr>
          <w:p w14:paraId="3E0486B9" w14:textId="4F3BA977" w:rsidR="009D7A13" w:rsidRPr="00C72EDD" w:rsidDel="0053169A" w:rsidRDefault="009D7A13" w:rsidP="009D7A13">
            <w:pPr>
              <w:spacing w:after="0" w:line="240" w:lineRule="auto"/>
              <w:rPr>
                <w:rFonts w:asciiTheme="minorHAnsi" w:hAnsiTheme="minorHAnsi" w:cstheme="minorHAnsi"/>
                <w:sz w:val="14"/>
                <w:szCs w:val="14"/>
              </w:rPr>
            </w:pPr>
          </w:p>
        </w:tc>
        <w:tc>
          <w:tcPr>
            <w:tcW w:w="404" w:type="pct"/>
            <w:tcBorders>
              <w:top w:val="single" w:sz="4" w:space="0" w:color="auto"/>
              <w:left w:val="single" w:sz="4" w:space="0" w:color="auto"/>
              <w:bottom w:val="single" w:sz="4" w:space="0" w:color="auto"/>
              <w:right w:val="single" w:sz="4" w:space="0" w:color="auto"/>
            </w:tcBorders>
          </w:tcPr>
          <w:p w14:paraId="4EB12985" w14:textId="77777777" w:rsidR="009D7A13" w:rsidRPr="00C72EDD" w:rsidDel="0053169A" w:rsidRDefault="009D7A13" w:rsidP="009D7A13">
            <w:pPr>
              <w:spacing w:after="0" w:line="240" w:lineRule="auto"/>
              <w:rPr>
                <w:rFonts w:asciiTheme="minorHAnsi" w:hAnsiTheme="minorHAnsi" w:cstheme="minorHAnsi"/>
                <w:sz w:val="14"/>
                <w:szCs w:val="14"/>
              </w:rPr>
            </w:pPr>
          </w:p>
        </w:tc>
        <w:tc>
          <w:tcPr>
            <w:tcW w:w="404" w:type="pct"/>
            <w:tcBorders>
              <w:top w:val="single" w:sz="4" w:space="0" w:color="auto"/>
              <w:left w:val="single" w:sz="4" w:space="0" w:color="auto"/>
              <w:bottom w:val="single" w:sz="4" w:space="0" w:color="auto"/>
              <w:right w:val="single" w:sz="4" w:space="0" w:color="auto"/>
            </w:tcBorders>
          </w:tcPr>
          <w:p w14:paraId="7D92A3A3" w14:textId="77777777" w:rsidR="009D7A13" w:rsidRPr="00C72EDD" w:rsidDel="0053169A" w:rsidRDefault="009D7A13" w:rsidP="009D7A13">
            <w:pPr>
              <w:spacing w:after="0" w:line="240" w:lineRule="auto"/>
              <w:rPr>
                <w:rFonts w:asciiTheme="minorHAnsi" w:hAnsiTheme="minorHAnsi" w:cstheme="minorHAnsi"/>
                <w:sz w:val="14"/>
                <w:szCs w:val="14"/>
              </w:rPr>
            </w:pPr>
          </w:p>
        </w:tc>
        <w:tc>
          <w:tcPr>
            <w:tcW w:w="437" w:type="pct"/>
            <w:tcBorders>
              <w:top w:val="single" w:sz="4" w:space="0" w:color="auto"/>
              <w:left w:val="single" w:sz="4" w:space="0" w:color="auto"/>
              <w:bottom w:val="single" w:sz="4" w:space="0" w:color="auto"/>
              <w:right w:val="single" w:sz="4" w:space="0" w:color="auto"/>
            </w:tcBorders>
          </w:tcPr>
          <w:p w14:paraId="7D9C99A0" w14:textId="77777777" w:rsidR="009D7A13" w:rsidRPr="00C72EDD" w:rsidDel="0053169A" w:rsidRDefault="009D7A13" w:rsidP="009D7A13">
            <w:pPr>
              <w:spacing w:after="0" w:line="240" w:lineRule="auto"/>
              <w:rPr>
                <w:rFonts w:asciiTheme="minorHAnsi" w:hAnsiTheme="minorHAnsi" w:cstheme="minorHAnsi"/>
                <w:sz w:val="14"/>
                <w:szCs w:val="14"/>
              </w:rPr>
            </w:pPr>
          </w:p>
        </w:tc>
        <w:tc>
          <w:tcPr>
            <w:tcW w:w="323" w:type="pct"/>
            <w:tcBorders>
              <w:top w:val="single" w:sz="4" w:space="0" w:color="auto"/>
              <w:left w:val="single" w:sz="4" w:space="0" w:color="auto"/>
              <w:bottom w:val="single" w:sz="4" w:space="0" w:color="auto"/>
              <w:right w:val="single" w:sz="4" w:space="0" w:color="auto"/>
            </w:tcBorders>
          </w:tcPr>
          <w:p w14:paraId="7BBE813D" w14:textId="77777777" w:rsidR="009D7A13" w:rsidRPr="00C72EDD" w:rsidDel="0053169A" w:rsidRDefault="009D7A13" w:rsidP="009D7A13">
            <w:pPr>
              <w:spacing w:after="0" w:line="240" w:lineRule="auto"/>
              <w:rPr>
                <w:rFonts w:asciiTheme="minorHAnsi" w:hAnsiTheme="minorHAnsi" w:cstheme="minorHAnsi"/>
                <w:sz w:val="14"/>
                <w:szCs w:val="14"/>
              </w:rPr>
            </w:pPr>
          </w:p>
        </w:tc>
        <w:tc>
          <w:tcPr>
            <w:tcW w:w="363" w:type="pct"/>
            <w:tcBorders>
              <w:top w:val="single" w:sz="4" w:space="0" w:color="auto"/>
              <w:left w:val="single" w:sz="4" w:space="0" w:color="auto"/>
              <w:bottom w:val="single" w:sz="4" w:space="0" w:color="auto"/>
              <w:right w:val="single" w:sz="4" w:space="0" w:color="auto"/>
            </w:tcBorders>
          </w:tcPr>
          <w:p w14:paraId="7BFD7106" w14:textId="77777777" w:rsidR="009D7A13" w:rsidRPr="00C72EDD" w:rsidDel="0053169A" w:rsidRDefault="009D7A13" w:rsidP="009D7A13">
            <w:pPr>
              <w:spacing w:after="0" w:line="240" w:lineRule="auto"/>
              <w:rPr>
                <w:rFonts w:asciiTheme="minorHAnsi" w:hAnsiTheme="minorHAnsi" w:cstheme="minorHAnsi"/>
                <w:sz w:val="14"/>
                <w:szCs w:val="14"/>
              </w:rPr>
            </w:pPr>
          </w:p>
        </w:tc>
        <w:tc>
          <w:tcPr>
            <w:tcW w:w="363" w:type="pct"/>
            <w:tcBorders>
              <w:top w:val="single" w:sz="4" w:space="0" w:color="auto"/>
              <w:left w:val="single" w:sz="4" w:space="0" w:color="auto"/>
              <w:bottom w:val="single" w:sz="4" w:space="0" w:color="auto"/>
              <w:right w:val="single" w:sz="4" w:space="0" w:color="auto"/>
            </w:tcBorders>
          </w:tcPr>
          <w:p w14:paraId="44E5EF1C" w14:textId="77777777" w:rsidR="009D7A13" w:rsidRPr="00C72EDD" w:rsidDel="0053169A" w:rsidRDefault="009D7A13" w:rsidP="009D7A13">
            <w:pPr>
              <w:spacing w:after="0" w:line="240" w:lineRule="auto"/>
              <w:rPr>
                <w:rFonts w:asciiTheme="minorHAnsi" w:hAnsiTheme="minorHAnsi" w:cstheme="minorHAnsi"/>
                <w:sz w:val="14"/>
                <w:szCs w:val="14"/>
              </w:rPr>
            </w:pPr>
          </w:p>
        </w:tc>
        <w:tc>
          <w:tcPr>
            <w:tcW w:w="524" w:type="pct"/>
            <w:tcBorders>
              <w:top w:val="single" w:sz="4" w:space="0" w:color="auto"/>
              <w:left w:val="single" w:sz="4" w:space="0" w:color="auto"/>
              <w:bottom w:val="single" w:sz="4" w:space="0" w:color="auto"/>
              <w:right w:val="single" w:sz="4" w:space="0" w:color="auto"/>
            </w:tcBorders>
          </w:tcPr>
          <w:p w14:paraId="5670F393" w14:textId="0E7A117C" w:rsidR="009D7A13" w:rsidRPr="00C72EDD" w:rsidDel="0053169A" w:rsidRDefault="009D7A13" w:rsidP="009D7A13">
            <w:pPr>
              <w:spacing w:after="0" w:line="240" w:lineRule="auto"/>
              <w:rPr>
                <w:rFonts w:asciiTheme="minorHAnsi" w:hAnsiTheme="minorHAnsi" w:cstheme="minorHAnsi"/>
                <w:sz w:val="14"/>
                <w:szCs w:val="14"/>
              </w:rPr>
            </w:pPr>
          </w:p>
        </w:tc>
        <w:tc>
          <w:tcPr>
            <w:tcW w:w="524" w:type="pct"/>
            <w:tcBorders>
              <w:top w:val="single" w:sz="4" w:space="0" w:color="auto"/>
              <w:left w:val="single" w:sz="4" w:space="0" w:color="auto"/>
              <w:bottom w:val="single" w:sz="4" w:space="0" w:color="auto"/>
              <w:right w:val="single" w:sz="4" w:space="0" w:color="auto"/>
            </w:tcBorders>
          </w:tcPr>
          <w:p w14:paraId="463D3654" w14:textId="77777777" w:rsidR="009D7A13" w:rsidRPr="00C72EDD" w:rsidDel="0053169A" w:rsidRDefault="009D7A13" w:rsidP="009D7A13">
            <w:pPr>
              <w:spacing w:after="0" w:line="240" w:lineRule="auto"/>
              <w:rPr>
                <w:rFonts w:asciiTheme="minorHAnsi" w:hAnsiTheme="minorHAnsi" w:cstheme="minorHAnsi"/>
                <w:sz w:val="14"/>
                <w:szCs w:val="14"/>
              </w:rPr>
            </w:pPr>
          </w:p>
        </w:tc>
        <w:tc>
          <w:tcPr>
            <w:tcW w:w="403" w:type="pct"/>
            <w:tcBorders>
              <w:top w:val="single" w:sz="4" w:space="0" w:color="auto"/>
              <w:left w:val="single" w:sz="4" w:space="0" w:color="auto"/>
              <w:bottom w:val="single" w:sz="4" w:space="0" w:color="auto"/>
              <w:right w:val="single" w:sz="4" w:space="0" w:color="auto"/>
            </w:tcBorders>
          </w:tcPr>
          <w:p w14:paraId="355A0BE2" w14:textId="77777777" w:rsidR="009D7A13" w:rsidRPr="00C72EDD" w:rsidDel="0053169A" w:rsidRDefault="009D7A13" w:rsidP="009D7A13">
            <w:pPr>
              <w:spacing w:after="0" w:line="240" w:lineRule="auto"/>
              <w:rPr>
                <w:rFonts w:asciiTheme="minorHAnsi" w:hAnsiTheme="minorHAnsi" w:cstheme="minorHAnsi"/>
                <w:sz w:val="14"/>
                <w:szCs w:val="14"/>
              </w:rPr>
            </w:pPr>
          </w:p>
        </w:tc>
        <w:tc>
          <w:tcPr>
            <w:tcW w:w="445" w:type="pct"/>
            <w:tcBorders>
              <w:top w:val="single" w:sz="4" w:space="0" w:color="auto"/>
              <w:left w:val="single" w:sz="4" w:space="0" w:color="auto"/>
              <w:bottom w:val="single" w:sz="4" w:space="0" w:color="auto"/>
              <w:right w:val="single" w:sz="4" w:space="0" w:color="auto"/>
            </w:tcBorders>
          </w:tcPr>
          <w:p w14:paraId="74160962" w14:textId="77777777" w:rsidR="009D7A13" w:rsidRPr="00C72EDD" w:rsidDel="0053169A" w:rsidRDefault="009D7A13" w:rsidP="009D7A13">
            <w:pPr>
              <w:spacing w:after="0" w:line="240" w:lineRule="auto"/>
              <w:rPr>
                <w:rFonts w:asciiTheme="minorHAnsi" w:hAnsiTheme="minorHAnsi" w:cstheme="minorHAnsi"/>
                <w:sz w:val="14"/>
                <w:szCs w:val="14"/>
              </w:rPr>
            </w:pPr>
          </w:p>
        </w:tc>
      </w:tr>
    </w:tbl>
    <w:p w14:paraId="09CA93EC" w14:textId="77777777" w:rsidR="00426B52" w:rsidRDefault="00426B52">
      <w:r>
        <w:br w:type="page"/>
      </w:r>
    </w:p>
    <w:tbl>
      <w:tblPr>
        <w:tblStyle w:val="TableGrid5"/>
        <w:tblW w:w="10793" w:type="dxa"/>
        <w:tblLayout w:type="fixed"/>
        <w:tblLook w:val="04A0" w:firstRow="1" w:lastRow="0" w:firstColumn="1" w:lastColumn="0" w:noHBand="0" w:noVBand="1"/>
      </w:tblPr>
      <w:tblGrid>
        <w:gridCol w:w="887"/>
        <w:gridCol w:w="981"/>
        <w:gridCol w:w="1070"/>
        <w:gridCol w:w="981"/>
        <w:gridCol w:w="1070"/>
        <w:gridCol w:w="1160"/>
        <w:gridCol w:w="1517"/>
        <w:gridCol w:w="1160"/>
        <w:gridCol w:w="892"/>
        <w:gridCol w:w="1075"/>
      </w:tblGrid>
      <w:tr w:rsidR="00BD168A" w:rsidRPr="00390453" w14:paraId="08CB4DCC" w14:textId="77777777" w:rsidTr="00541956">
        <w:trPr>
          <w:trHeight w:val="983"/>
        </w:trPr>
        <w:tc>
          <w:tcPr>
            <w:tcW w:w="10793" w:type="dxa"/>
            <w:gridSpan w:val="10"/>
          </w:tcPr>
          <w:p w14:paraId="1ACE1D73" w14:textId="48A1FF43" w:rsidR="00BD168A" w:rsidRPr="00C370D7" w:rsidRDefault="00BD168A" w:rsidP="007F0D0D">
            <w:pPr>
              <w:spacing w:after="0" w:line="240" w:lineRule="auto"/>
              <w:ind w:right="876"/>
              <w:rPr>
                <w:rFonts w:cstheme="minorHAnsi"/>
                <w:b/>
                <w:sz w:val="18"/>
                <w:szCs w:val="18"/>
              </w:rPr>
            </w:pPr>
            <w:r w:rsidRPr="00C370D7">
              <w:rPr>
                <w:rFonts w:cstheme="minorHAnsi"/>
                <w:b/>
                <w:sz w:val="18"/>
                <w:szCs w:val="18"/>
              </w:rPr>
              <w:lastRenderedPageBreak/>
              <w:t>A2. Design HERS Verified Dwelling Unit HPWH System Information</w:t>
            </w:r>
          </w:p>
          <w:p w14:paraId="38709CCB" w14:textId="1D954768" w:rsidR="00AA0B70" w:rsidRPr="00390453" w:rsidRDefault="00AA0B70" w:rsidP="007F0D0D">
            <w:pPr>
              <w:spacing w:after="0"/>
              <w:rPr>
                <w:rFonts w:cstheme="minorHAnsi"/>
                <w:sz w:val="18"/>
                <w:szCs w:val="20"/>
              </w:rPr>
            </w:pPr>
            <w:r w:rsidRPr="00390453">
              <w:rPr>
                <w:iCs/>
                <w:sz w:val="18"/>
                <w:szCs w:val="18"/>
              </w:rPr>
              <w:t>&lt;&lt;Static Text - see the top&gt;&gt;</w:t>
            </w:r>
          </w:p>
          <w:p w14:paraId="4282B235" w14:textId="06652020" w:rsidR="00BD168A" w:rsidRPr="00390453" w:rsidRDefault="00BD168A" w:rsidP="007F0D0D">
            <w:pPr>
              <w:spacing w:after="0"/>
              <w:rPr>
                <w:rFonts w:cstheme="minorHAnsi"/>
                <w:sz w:val="20"/>
                <w:szCs w:val="20"/>
              </w:rPr>
            </w:pPr>
            <w:r w:rsidRPr="00390453">
              <w:rPr>
                <w:rFonts w:cstheme="minorHAnsi"/>
                <w:sz w:val="20"/>
                <w:szCs w:val="20"/>
              </w:rPr>
              <w:t xml:space="preserve">&lt;&lt;If </w:t>
            </w:r>
            <w:r w:rsidR="00694445">
              <w:rPr>
                <w:rFonts w:cstheme="minorHAnsi"/>
                <w:sz w:val="20"/>
                <w:szCs w:val="20"/>
              </w:rPr>
              <w:t>NRCC</w:t>
            </w:r>
            <w:r w:rsidRPr="00390453">
              <w:rPr>
                <w:rFonts w:cstheme="minorHAnsi"/>
                <w:sz w:val="20"/>
                <w:szCs w:val="20"/>
              </w:rPr>
              <w:t xml:space="preserve"> has HPWH, then require table, else display the "section does not apply" message&gt;&gt;</w:t>
            </w:r>
          </w:p>
          <w:p w14:paraId="2AFB612A" w14:textId="708E1DE6" w:rsidR="00BD168A" w:rsidRPr="00390453" w:rsidRDefault="00BD168A" w:rsidP="007F0D0D">
            <w:pPr>
              <w:spacing w:after="0" w:line="240" w:lineRule="auto"/>
              <w:ind w:right="876"/>
              <w:rPr>
                <w:rFonts w:cstheme="minorHAnsi"/>
                <w:b/>
                <w:sz w:val="20"/>
                <w:szCs w:val="20"/>
              </w:rPr>
            </w:pPr>
            <w:r w:rsidRPr="00390453">
              <w:rPr>
                <w:rFonts w:cstheme="minorHAnsi"/>
                <w:sz w:val="18"/>
                <w:szCs w:val="20"/>
              </w:rPr>
              <w:t xml:space="preserve">&lt;&lt;require one row of data for each HPWH water heater identified on the </w:t>
            </w:r>
            <w:r w:rsidR="00694445">
              <w:rPr>
                <w:rFonts w:cstheme="minorHAnsi"/>
                <w:sz w:val="18"/>
                <w:szCs w:val="20"/>
              </w:rPr>
              <w:t>NRCC</w:t>
            </w:r>
            <w:r w:rsidRPr="00390453">
              <w:rPr>
                <w:rFonts w:cstheme="minorHAnsi"/>
                <w:sz w:val="18"/>
                <w:szCs w:val="20"/>
              </w:rPr>
              <w:t>-PRF&gt;&gt;</w:t>
            </w:r>
          </w:p>
        </w:tc>
      </w:tr>
      <w:tr w:rsidR="00BD168A" w:rsidRPr="00390453" w14:paraId="2AC1A2C3" w14:textId="77777777" w:rsidTr="00541956">
        <w:trPr>
          <w:trHeight w:val="218"/>
        </w:trPr>
        <w:tc>
          <w:tcPr>
            <w:tcW w:w="887" w:type="dxa"/>
            <w:tcBorders>
              <w:top w:val="single" w:sz="4" w:space="0" w:color="auto"/>
              <w:left w:val="single" w:sz="4" w:space="0" w:color="auto"/>
              <w:bottom w:val="single" w:sz="4" w:space="0" w:color="auto"/>
              <w:right w:val="single" w:sz="4" w:space="0" w:color="auto"/>
            </w:tcBorders>
          </w:tcPr>
          <w:p w14:paraId="7A742DCC" w14:textId="77777777" w:rsidR="00BD168A" w:rsidRPr="00390453" w:rsidRDefault="00BD168A" w:rsidP="007F0D0D">
            <w:pPr>
              <w:spacing w:after="0" w:line="240" w:lineRule="auto"/>
              <w:jc w:val="center"/>
              <w:rPr>
                <w:rFonts w:eastAsia="Times New Roman" w:cstheme="minorHAnsi"/>
                <w:sz w:val="18"/>
                <w:szCs w:val="18"/>
              </w:rPr>
            </w:pPr>
            <w:r w:rsidRPr="00390453">
              <w:rPr>
                <w:rFonts w:eastAsia="Times New Roman" w:cstheme="minorHAnsi"/>
                <w:sz w:val="18"/>
                <w:szCs w:val="18"/>
              </w:rPr>
              <w:t>01</w:t>
            </w:r>
          </w:p>
        </w:tc>
        <w:tc>
          <w:tcPr>
            <w:tcW w:w="981" w:type="dxa"/>
            <w:vAlign w:val="bottom"/>
          </w:tcPr>
          <w:p w14:paraId="560DEF22" w14:textId="77777777" w:rsidR="00BD168A" w:rsidRPr="00390453" w:rsidRDefault="00BD168A" w:rsidP="007F0D0D">
            <w:pPr>
              <w:spacing w:after="0" w:line="240" w:lineRule="auto"/>
              <w:jc w:val="center"/>
              <w:rPr>
                <w:rFonts w:cstheme="minorHAnsi"/>
                <w:sz w:val="18"/>
                <w:szCs w:val="18"/>
              </w:rPr>
            </w:pPr>
            <w:r w:rsidRPr="00390453">
              <w:rPr>
                <w:rFonts w:eastAsia="Times New Roman" w:cstheme="minorHAnsi"/>
                <w:sz w:val="18"/>
                <w:szCs w:val="18"/>
              </w:rPr>
              <w:t>02</w:t>
            </w:r>
          </w:p>
        </w:tc>
        <w:tc>
          <w:tcPr>
            <w:tcW w:w="1070" w:type="dxa"/>
            <w:vAlign w:val="bottom"/>
          </w:tcPr>
          <w:p w14:paraId="6F9BC749" w14:textId="77777777" w:rsidR="00BD168A" w:rsidRPr="00390453" w:rsidRDefault="00BD168A" w:rsidP="007F0D0D">
            <w:pPr>
              <w:spacing w:after="0" w:line="240" w:lineRule="auto"/>
              <w:jc w:val="center"/>
              <w:rPr>
                <w:rFonts w:cstheme="minorHAnsi"/>
                <w:sz w:val="18"/>
                <w:szCs w:val="18"/>
              </w:rPr>
            </w:pPr>
            <w:r w:rsidRPr="00390453">
              <w:rPr>
                <w:rFonts w:eastAsia="Times New Roman" w:cstheme="minorHAnsi"/>
                <w:sz w:val="18"/>
                <w:szCs w:val="18"/>
              </w:rPr>
              <w:t>03</w:t>
            </w:r>
          </w:p>
        </w:tc>
        <w:tc>
          <w:tcPr>
            <w:tcW w:w="981" w:type="dxa"/>
          </w:tcPr>
          <w:p w14:paraId="463936DA" w14:textId="77777777" w:rsidR="00BD168A" w:rsidRPr="00390453" w:rsidRDefault="00BD168A" w:rsidP="007F0D0D">
            <w:pPr>
              <w:spacing w:after="0" w:line="240" w:lineRule="auto"/>
              <w:jc w:val="center"/>
              <w:rPr>
                <w:rFonts w:eastAsia="Times New Roman" w:cstheme="minorHAnsi"/>
                <w:sz w:val="18"/>
                <w:szCs w:val="18"/>
              </w:rPr>
            </w:pPr>
            <w:r w:rsidRPr="00390453">
              <w:rPr>
                <w:rFonts w:eastAsia="Times New Roman" w:cstheme="minorHAnsi"/>
                <w:sz w:val="18"/>
                <w:szCs w:val="18"/>
              </w:rPr>
              <w:t>04</w:t>
            </w:r>
          </w:p>
        </w:tc>
        <w:tc>
          <w:tcPr>
            <w:tcW w:w="1070" w:type="dxa"/>
          </w:tcPr>
          <w:p w14:paraId="1BFA2270" w14:textId="77777777" w:rsidR="00BD168A" w:rsidRPr="00390453" w:rsidRDefault="00BD168A" w:rsidP="007F0D0D">
            <w:pPr>
              <w:spacing w:after="0" w:line="240" w:lineRule="auto"/>
              <w:jc w:val="center"/>
              <w:rPr>
                <w:rFonts w:eastAsia="Times New Roman" w:cstheme="minorHAnsi"/>
                <w:sz w:val="18"/>
                <w:szCs w:val="18"/>
              </w:rPr>
            </w:pPr>
            <w:r w:rsidRPr="00390453">
              <w:rPr>
                <w:rFonts w:eastAsia="Times New Roman" w:cstheme="minorHAnsi"/>
                <w:sz w:val="18"/>
                <w:szCs w:val="18"/>
              </w:rPr>
              <w:t>05</w:t>
            </w:r>
          </w:p>
        </w:tc>
        <w:tc>
          <w:tcPr>
            <w:tcW w:w="1160" w:type="dxa"/>
          </w:tcPr>
          <w:p w14:paraId="6607E2F9" w14:textId="77777777" w:rsidR="00BD168A" w:rsidRPr="00390453" w:rsidRDefault="00BD168A" w:rsidP="007F0D0D">
            <w:pPr>
              <w:spacing w:after="0" w:line="240" w:lineRule="auto"/>
              <w:jc w:val="center"/>
              <w:rPr>
                <w:rFonts w:eastAsia="Times New Roman" w:cstheme="minorHAnsi"/>
                <w:sz w:val="18"/>
                <w:szCs w:val="18"/>
              </w:rPr>
            </w:pPr>
            <w:r w:rsidRPr="00390453">
              <w:rPr>
                <w:rFonts w:eastAsia="Times New Roman" w:cstheme="minorHAnsi"/>
                <w:sz w:val="18"/>
                <w:szCs w:val="18"/>
              </w:rPr>
              <w:t>06</w:t>
            </w:r>
          </w:p>
        </w:tc>
        <w:tc>
          <w:tcPr>
            <w:tcW w:w="1517" w:type="dxa"/>
          </w:tcPr>
          <w:p w14:paraId="579B64D0" w14:textId="77777777" w:rsidR="00BD168A" w:rsidRPr="00390453" w:rsidRDefault="00BD168A" w:rsidP="007F0D0D">
            <w:pPr>
              <w:spacing w:after="0" w:line="240" w:lineRule="auto"/>
              <w:jc w:val="center"/>
              <w:rPr>
                <w:rFonts w:eastAsia="Times New Roman" w:cstheme="minorHAnsi"/>
                <w:sz w:val="18"/>
                <w:szCs w:val="18"/>
              </w:rPr>
            </w:pPr>
            <w:r w:rsidRPr="00390453">
              <w:rPr>
                <w:rFonts w:eastAsia="Times New Roman" w:cstheme="minorHAnsi"/>
                <w:sz w:val="18"/>
                <w:szCs w:val="18"/>
              </w:rPr>
              <w:t>07</w:t>
            </w:r>
          </w:p>
        </w:tc>
        <w:tc>
          <w:tcPr>
            <w:tcW w:w="1160" w:type="dxa"/>
          </w:tcPr>
          <w:p w14:paraId="7F777126" w14:textId="77777777" w:rsidR="00BD168A" w:rsidRPr="00390453" w:rsidRDefault="00BD168A" w:rsidP="007F0D0D">
            <w:pPr>
              <w:spacing w:after="0" w:line="240" w:lineRule="auto"/>
              <w:jc w:val="center"/>
              <w:rPr>
                <w:rFonts w:eastAsia="Times New Roman" w:cstheme="minorHAnsi"/>
                <w:sz w:val="18"/>
                <w:szCs w:val="18"/>
              </w:rPr>
            </w:pPr>
            <w:r w:rsidRPr="00390453">
              <w:rPr>
                <w:rFonts w:eastAsia="Times New Roman" w:cstheme="minorHAnsi"/>
                <w:sz w:val="18"/>
                <w:szCs w:val="18"/>
              </w:rPr>
              <w:t>08</w:t>
            </w:r>
          </w:p>
        </w:tc>
        <w:tc>
          <w:tcPr>
            <w:tcW w:w="892" w:type="dxa"/>
          </w:tcPr>
          <w:p w14:paraId="243CCD18" w14:textId="77777777" w:rsidR="00BD168A" w:rsidRPr="00390453" w:rsidRDefault="00BD168A" w:rsidP="007F0D0D">
            <w:pPr>
              <w:spacing w:after="0" w:line="240" w:lineRule="auto"/>
              <w:jc w:val="center"/>
              <w:rPr>
                <w:rFonts w:eastAsia="Times New Roman" w:cstheme="minorHAnsi"/>
                <w:sz w:val="18"/>
                <w:szCs w:val="18"/>
              </w:rPr>
            </w:pPr>
            <w:r w:rsidRPr="00390453">
              <w:rPr>
                <w:rFonts w:eastAsia="Times New Roman" w:cstheme="minorHAnsi"/>
                <w:sz w:val="18"/>
                <w:szCs w:val="18"/>
              </w:rPr>
              <w:t>09</w:t>
            </w:r>
          </w:p>
        </w:tc>
        <w:tc>
          <w:tcPr>
            <w:tcW w:w="1070" w:type="dxa"/>
          </w:tcPr>
          <w:p w14:paraId="4B94E929" w14:textId="77777777" w:rsidR="00BD168A" w:rsidRPr="00390453" w:rsidDel="00873A7F" w:rsidRDefault="00BD168A" w:rsidP="007F0D0D">
            <w:pPr>
              <w:spacing w:after="0" w:line="240" w:lineRule="auto"/>
              <w:jc w:val="center"/>
              <w:rPr>
                <w:rFonts w:eastAsia="Times New Roman" w:cstheme="minorHAnsi"/>
                <w:sz w:val="18"/>
                <w:szCs w:val="18"/>
              </w:rPr>
            </w:pPr>
            <w:r w:rsidRPr="00390453">
              <w:rPr>
                <w:rFonts w:eastAsia="Times New Roman" w:cstheme="minorHAnsi"/>
                <w:sz w:val="18"/>
                <w:szCs w:val="18"/>
              </w:rPr>
              <w:t>10</w:t>
            </w:r>
          </w:p>
        </w:tc>
      </w:tr>
      <w:tr w:rsidR="00BD168A" w:rsidRPr="00390453" w14:paraId="3C5F735A" w14:textId="77777777" w:rsidTr="00541956">
        <w:trPr>
          <w:trHeight w:val="1328"/>
        </w:trPr>
        <w:tc>
          <w:tcPr>
            <w:tcW w:w="887" w:type="dxa"/>
            <w:tcBorders>
              <w:top w:val="single" w:sz="4" w:space="0" w:color="auto"/>
              <w:left w:val="single" w:sz="4" w:space="0" w:color="auto"/>
              <w:bottom w:val="single" w:sz="4" w:space="0" w:color="auto"/>
              <w:right w:val="single" w:sz="4" w:space="0" w:color="auto"/>
            </w:tcBorders>
            <w:vAlign w:val="bottom"/>
          </w:tcPr>
          <w:p w14:paraId="618DD6A6" w14:textId="77777777" w:rsidR="00BD168A" w:rsidRPr="00390453"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390453">
              <w:rPr>
                <w:rFonts w:eastAsia="Times New Roman" w:cstheme="minorHAnsi"/>
                <w:sz w:val="18"/>
                <w:szCs w:val="18"/>
              </w:rPr>
              <w:t>Dwelling Unit Name</w:t>
            </w:r>
          </w:p>
        </w:tc>
        <w:tc>
          <w:tcPr>
            <w:tcW w:w="981" w:type="dxa"/>
            <w:vAlign w:val="bottom"/>
          </w:tcPr>
          <w:p w14:paraId="197086E8" w14:textId="77777777" w:rsidR="00BD168A" w:rsidRPr="00390453"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390453">
              <w:rPr>
                <w:rFonts w:eastAsia="Times New Roman" w:cstheme="minorHAnsi"/>
                <w:sz w:val="18"/>
                <w:szCs w:val="18"/>
              </w:rPr>
              <w:t>Water Heating System ID</w:t>
            </w:r>
          </w:p>
          <w:p w14:paraId="0CF43BA4" w14:textId="77777777" w:rsidR="00BD168A" w:rsidRPr="00390453" w:rsidRDefault="00BD168A" w:rsidP="007F0D0D">
            <w:pPr>
              <w:spacing w:after="0" w:line="240" w:lineRule="auto"/>
              <w:jc w:val="center"/>
              <w:rPr>
                <w:rFonts w:cstheme="minorHAnsi"/>
                <w:sz w:val="18"/>
                <w:szCs w:val="18"/>
              </w:rPr>
            </w:pPr>
            <w:r w:rsidRPr="00390453">
              <w:rPr>
                <w:rFonts w:eastAsia="Times New Roman" w:cstheme="minorHAnsi"/>
                <w:sz w:val="18"/>
                <w:szCs w:val="18"/>
              </w:rPr>
              <w:t>or Name</w:t>
            </w:r>
          </w:p>
        </w:tc>
        <w:tc>
          <w:tcPr>
            <w:tcW w:w="1070" w:type="dxa"/>
            <w:vAlign w:val="bottom"/>
          </w:tcPr>
          <w:p w14:paraId="10A0AF63" w14:textId="77777777" w:rsidR="00BD168A" w:rsidRPr="00390453"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390453">
              <w:rPr>
                <w:rFonts w:eastAsia="Times New Roman" w:cstheme="minorHAnsi"/>
                <w:sz w:val="18"/>
                <w:szCs w:val="18"/>
              </w:rPr>
              <w:t>Modeled Equipment</w:t>
            </w:r>
          </w:p>
          <w:p w14:paraId="7F753444" w14:textId="77777777" w:rsidR="00BD168A" w:rsidRPr="00390453" w:rsidRDefault="00BD168A" w:rsidP="007F0D0D">
            <w:pPr>
              <w:spacing w:after="0" w:line="240" w:lineRule="auto"/>
              <w:jc w:val="center"/>
              <w:rPr>
                <w:rFonts w:cstheme="minorHAnsi"/>
                <w:sz w:val="18"/>
                <w:szCs w:val="18"/>
              </w:rPr>
            </w:pPr>
            <w:r w:rsidRPr="00390453">
              <w:rPr>
                <w:rFonts w:eastAsia="Times New Roman" w:cstheme="minorHAnsi"/>
                <w:sz w:val="18"/>
                <w:szCs w:val="18"/>
              </w:rPr>
              <w:t>Make and Model</w:t>
            </w:r>
          </w:p>
        </w:tc>
        <w:tc>
          <w:tcPr>
            <w:tcW w:w="981" w:type="dxa"/>
            <w:vAlign w:val="bottom"/>
          </w:tcPr>
          <w:p w14:paraId="4E630399" w14:textId="77777777" w:rsidR="00BD168A" w:rsidRPr="00390453"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390453">
              <w:rPr>
                <w:rFonts w:eastAsia="Times New Roman" w:cstheme="minorHAnsi"/>
                <w:sz w:val="18"/>
                <w:szCs w:val="18"/>
              </w:rPr>
              <w:t xml:space="preserve"># of </w:t>
            </w:r>
            <w:r w:rsidRPr="00390453">
              <w:rPr>
                <w:rFonts w:eastAsia="Times New Roman" w:cstheme="minorHAnsi"/>
                <w:sz w:val="18"/>
                <w:szCs w:val="20"/>
              </w:rPr>
              <w:t xml:space="preserve">Like (or Identical) </w:t>
            </w:r>
            <w:r w:rsidRPr="00390453">
              <w:rPr>
                <w:rFonts w:eastAsia="Times New Roman" w:cstheme="minorHAnsi"/>
                <w:sz w:val="18"/>
                <w:szCs w:val="18"/>
              </w:rPr>
              <w:t>Water Heaters in System</w:t>
            </w:r>
          </w:p>
        </w:tc>
        <w:tc>
          <w:tcPr>
            <w:tcW w:w="1070" w:type="dxa"/>
            <w:vAlign w:val="bottom"/>
          </w:tcPr>
          <w:p w14:paraId="478DD7D4" w14:textId="77777777" w:rsidR="00BD168A" w:rsidRPr="00390453"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390453">
              <w:rPr>
                <w:rFonts w:eastAsia="Times New Roman" w:cstheme="minorHAnsi"/>
                <w:sz w:val="18"/>
                <w:szCs w:val="18"/>
              </w:rPr>
              <w:t>Tank Location</w:t>
            </w:r>
          </w:p>
        </w:tc>
        <w:tc>
          <w:tcPr>
            <w:tcW w:w="1160" w:type="dxa"/>
            <w:vAlign w:val="bottom"/>
          </w:tcPr>
          <w:p w14:paraId="279DB24A" w14:textId="77777777" w:rsidR="00BD168A" w:rsidRPr="00390453"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390453">
              <w:rPr>
                <w:rFonts w:eastAsia="Times New Roman" w:cstheme="minorHAnsi"/>
                <w:sz w:val="18"/>
                <w:szCs w:val="18"/>
              </w:rPr>
              <w:t>Exterior Tank Insulation R-value</w:t>
            </w:r>
          </w:p>
        </w:tc>
        <w:tc>
          <w:tcPr>
            <w:tcW w:w="1517" w:type="dxa"/>
            <w:vAlign w:val="bottom"/>
          </w:tcPr>
          <w:p w14:paraId="67CD854A" w14:textId="77777777" w:rsidR="00BD168A" w:rsidRPr="00390453"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390453">
              <w:rPr>
                <w:rFonts w:eastAsia="Times New Roman" w:cstheme="minorHAnsi"/>
                <w:sz w:val="18"/>
                <w:szCs w:val="18"/>
              </w:rPr>
              <w:t>Dwelling Unit DHW System Distribution Type</w:t>
            </w:r>
          </w:p>
        </w:tc>
        <w:tc>
          <w:tcPr>
            <w:tcW w:w="1160" w:type="dxa"/>
            <w:vAlign w:val="bottom"/>
          </w:tcPr>
          <w:p w14:paraId="527F61DE" w14:textId="77777777" w:rsidR="00BD168A" w:rsidRPr="00390453"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390453">
              <w:rPr>
                <w:rFonts w:eastAsia="Times New Roman" w:cstheme="minorHAnsi"/>
                <w:sz w:val="18"/>
                <w:szCs w:val="18"/>
              </w:rPr>
              <w:t>Compact Distribution.</w:t>
            </w:r>
          </w:p>
        </w:tc>
        <w:tc>
          <w:tcPr>
            <w:tcW w:w="892" w:type="dxa"/>
            <w:vAlign w:val="bottom"/>
          </w:tcPr>
          <w:p w14:paraId="7BDA5065" w14:textId="77777777" w:rsidR="00BD168A" w:rsidRPr="00390453"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390453">
              <w:rPr>
                <w:rFonts w:eastAsia="Times New Roman" w:cstheme="minorHAnsi"/>
                <w:sz w:val="18"/>
                <w:szCs w:val="18"/>
              </w:rPr>
              <w:t>Drain Water Heat Recovery</w:t>
            </w:r>
          </w:p>
        </w:tc>
        <w:tc>
          <w:tcPr>
            <w:tcW w:w="1070" w:type="dxa"/>
            <w:vAlign w:val="bottom"/>
          </w:tcPr>
          <w:p w14:paraId="014B2F3A" w14:textId="77777777" w:rsidR="00BD168A" w:rsidRPr="00390453"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390453">
              <w:rPr>
                <w:rFonts w:eastAsia="Times New Roman" w:cstheme="minorHAnsi"/>
                <w:sz w:val="18"/>
                <w:szCs w:val="18"/>
              </w:rPr>
              <w:t>Simulated Equipment Make and Model</w:t>
            </w:r>
          </w:p>
        </w:tc>
      </w:tr>
      <w:tr w:rsidR="00BD168A" w:rsidRPr="00390453" w14:paraId="28E0504B" w14:textId="77777777" w:rsidTr="00541956">
        <w:trPr>
          <w:trHeight w:val="6180"/>
        </w:trPr>
        <w:tc>
          <w:tcPr>
            <w:tcW w:w="887" w:type="dxa"/>
            <w:tcBorders>
              <w:top w:val="single" w:sz="4" w:space="0" w:color="auto"/>
              <w:left w:val="single" w:sz="4" w:space="0" w:color="auto"/>
              <w:bottom w:val="single" w:sz="4" w:space="0" w:color="auto"/>
              <w:right w:val="single" w:sz="4" w:space="0" w:color="auto"/>
            </w:tcBorders>
          </w:tcPr>
          <w:p w14:paraId="34D90EC7" w14:textId="4F654A8C" w:rsidR="00BD168A" w:rsidRPr="009123BB" w:rsidRDefault="00BD168A" w:rsidP="007F0D0D">
            <w:pPr>
              <w:spacing w:after="0" w:line="240" w:lineRule="auto"/>
              <w:jc w:val="center"/>
              <w:rPr>
                <w:rFonts w:cstheme="minorHAnsi"/>
                <w:sz w:val="14"/>
                <w:szCs w:val="14"/>
              </w:rPr>
            </w:pPr>
            <w:r w:rsidRPr="009123BB">
              <w:rPr>
                <w:rFonts w:eastAsia="Times New Roman" w:cstheme="minorHAnsi"/>
                <w:sz w:val="14"/>
                <w:szCs w:val="14"/>
              </w:rPr>
              <w:t>&lt;&lt;</w:t>
            </w:r>
            <w:ins w:id="81" w:author="Alhabibi, Haider@Energy" w:date="2022-08-09T15:49:00Z">
              <w:r w:rsidR="00752025" w:rsidRPr="009123BB">
                <w:rPr>
                  <w:rFonts w:eastAsia="Times New Roman" w:cstheme="minorHAnsi"/>
                  <w:sz w:val="14"/>
                  <w:szCs w:val="14"/>
                </w:rPr>
                <w:t xml:space="preserve"> User input</w:t>
              </w:r>
              <w:r w:rsidR="00752025" w:rsidRPr="009123BB" w:rsidDel="00752025">
                <w:rPr>
                  <w:rFonts w:eastAsia="Times New Roman" w:cstheme="minorHAnsi"/>
                  <w:sz w:val="14"/>
                  <w:szCs w:val="14"/>
                </w:rPr>
                <w:t xml:space="preserve"> </w:t>
              </w:r>
            </w:ins>
            <w:del w:id="82" w:author="Alhabibi, Haider@Energy" w:date="2022-08-09T15:49:00Z">
              <w:r w:rsidRPr="009123BB" w:rsidDel="00752025">
                <w:rPr>
                  <w:rFonts w:eastAsia="Times New Roman" w:cstheme="minorHAnsi"/>
                  <w:sz w:val="14"/>
                  <w:szCs w:val="14"/>
                </w:rPr>
                <w:delText xml:space="preserve">reference value from </w:delText>
              </w:r>
              <w:r w:rsidR="00694445" w:rsidRPr="009123BB" w:rsidDel="00752025">
                <w:rPr>
                  <w:rFonts w:eastAsia="Times New Roman" w:cstheme="minorHAnsi"/>
                  <w:sz w:val="14"/>
                  <w:szCs w:val="14"/>
                </w:rPr>
                <w:delText>NRCC</w:delText>
              </w:r>
              <w:r w:rsidR="00300BF7" w:rsidRPr="009123BB" w:rsidDel="00752025">
                <w:rPr>
                  <w:rFonts w:eastAsia="Times New Roman" w:cstheme="minorHAnsi"/>
                  <w:sz w:val="14"/>
                  <w:szCs w:val="14"/>
                </w:rPr>
                <w:delText xml:space="preserve"> </w:delText>
              </w:r>
            </w:del>
            <w:r w:rsidRPr="009123BB">
              <w:rPr>
                <w:rFonts w:eastAsia="Times New Roman" w:cstheme="minorHAnsi"/>
                <w:sz w:val="14"/>
                <w:szCs w:val="14"/>
              </w:rPr>
              <w:t xml:space="preserve">&gt;&gt; </w:t>
            </w:r>
          </w:p>
        </w:tc>
        <w:tc>
          <w:tcPr>
            <w:tcW w:w="981" w:type="dxa"/>
          </w:tcPr>
          <w:p w14:paraId="0618A763" w14:textId="61C345A1" w:rsidR="00BD168A" w:rsidRPr="009123BB" w:rsidRDefault="00BD168A" w:rsidP="007F0D0D">
            <w:pPr>
              <w:spacing w:after="0" w:line="240" w:lineRule="auto"/>
              <w:jc w:val="center"/>
              <w:rPr>
                <w:rFonts w:cstheme="minorHAnsi"/>
                <w:sz w:val="14"/>
                <w:szCs w:val="14"/>
              </w:rPr>
            </w:pPr>
            <w:r w:rsidRPr="009123BB">
              <w:rPr>
                <w:rFonts w:cstheme="minorHAnsi"/>
                <w:sz w:val="14"/>
                <w:szCs w:val="14"/>
              </w:rPr>
              <w:t>&lt;&lt;</w:t>
            </w:r>
            <w:ins w:id="83" w:author="Alhabibi, Haider@Energy" w:date="2022-08-09T15:49:00Z">
              <w:r w:rsidR="006B03FB" w:rsidRPr="009123BB">
                <w:rPr>
                  <w:rFonts w:ascii="Calibri" w:eastAsia="Times New Roman" w:hAnsi="Calibri" w:cstheme="minorHAnsi"/>
                  <w:sz w:val="14"/>
                  <w:szCs w:val="14"/>
                </w:rPr>
                <w:t xml:space="preserve"> </w:t>
              </w:r>
              <w:r w:rsidR="006B03FB" w:rsidRPr="009123BB">
                <w:rPr>
                  <w:rFonts w:cstheme="minorHAnsi"/>
                  <w:sz w:val="14"/>
                  <w:szCs w:val="14"/>
                </w:rPr>
                <w:t>User input</w:t>
              </w:r>
              <w:r w:rsidR="006B03FB" w:rsidRPr="009123BB" w:rsidDel="006B03FB">
                <w:rPr>
                  <w:rFonts w:cstheme="minorHAnsi"/>
                  <w:sz w:val="14"/>
                  <w:szCs w:val="14"/>
                </w:rPr>
                <w:t xml:space="preserve"> </w:t>
              </w:r>
            </w:ins>
            <w:del w:id="84" w:author="Alhabibi, Haider@Energy" w:date="2022-08-09T15:49:00Z">
              <w:r w:rsidRPr="009123BB" w:rsidDel="006B03FB">
                <w:rPr>
                  <w:rFonts w:cstheme="minorHAnsi"/>
                  <w:sz w:val="14"/>
                  <w:szCs w:val="14"/>
                </w:rPr>
                <w:delText xml:space="preserve">reference value from </w:delText>
              </w:r>
              <w:r w:rsidR="00694445" w:rsidRPr="009123BB" w:rsidDel="006B03FB">
                <w:rPr>
                  <w:rFonts w:cstheme="minorHAnsi"/>
                  <w:sz w:val="14"/>
                  <w:szCs w:val="14"/>
                </w:rPr>
                <w:delText>NRCC</w:delText>
              </w:r>
            </w:del>
            <w:r w:rsidRPr="009123BB">
              <w:rPr>
                <w:rFonts w:cstheme="minorHAnsi"/>
                <w:sz w:val="14"/>
                <w:szCs w:val="14"/>
              </w:rPr>
              <w:t>&gt;&gt;</w:t>
            </w:r>
          </w:p>
        </w:tc>
        <w:tc>
          <w:tcPr>
            <w:tcW w:w="1070" w:type="dxa"/>
          </w:tcPr>
          <w:p w14:paraId="7ADA3231" w14:textId="3A8FA773" w:rsidR="00BD168A" w:rsidRPr="009123BB" w:rsidRDefault="00BD168A" w:rsidP="007F0D0D">
            <w:pPr>
              <w:spacing w:after="0" w:line="240" w:lineRule="auto"/>
              <w:jc w:val="center"/>
              <w:rPr>
                <w:rFonts w:cstheme="minorHAnsi"/>
                <w:sz w:val="14"/>
                <w:szCs w:val="14"/>
              </w:rPr>
            </w:pPr>
            <w:r w:rsidRPr="009123BB">
              <w:rPr>
                <w:rFonts w:cstheme="minorHAnsi"/>
                <w:sz w:val="14"/>
                <w:szCs w:val="14"/>
              </w:rPr>
              <w:t>&lt;&lt;</w:t>
            </w:r>
            <w:ins w:id="85" w:author="Alhabibi, Haider@Energy" w:date="2022-08-09T15:50:00Z">
              <w:r w:rsidR="00586435" w:rsidRPr="009123BB">
                <w:rPr>
                  <w:rFonts w:ascii="Calibri" w:eastAsia="Calibri" w:hAnsi="Calibri" w:cstheme="minorHAnsi"/>
                  <w:sz w:val="14"/>
                  <w:szCs w:val="14"/>
                </w:rPr>
                <w:t xml:space="preserve"> </w:t>
              </w:r>
              <w:r w:rsidR="00586435" w:rsidRPr="009123BB">
                <w:rPr>
                  <w:rFonts w:cstheme="minorHAnsi"/>
                  <w:sz w:val="14"/>
                  <w:szCs w:val="14"/>
                </w:rPr>
                <w:t>User select from list (see NEEA HPWH Official List – Individual HPWH tab)</w:t>
              </w:r>
            </w:ins>
            <w:del w:id="86" w:author="Alhabibi, Haider@Energy" w:date="2022-08-09T15:50:00Z">
              <w:r w:rsidRPr="009123BB" w:rsidDel="00586435">
                <w:rPr>
                  <w:rFonts w:cstheme="minorHAnsi"/>
                  <w:sz w:val="14"/>
                  <w:szCs w:val="14"/>
                </w:rPr>
                <w:delText xml:space="preserve">references value from </w:delText>
              </w:r>
              <w:r w:rsidR="00694445" w:rsidRPr="009123BB" w:rsidDel="00586435">
                <w:rPr>
                  <w:rFonts w:cstheme="minorHAnsi"/>
                  <w:sz w:val="14"/>
                  <w:szCs w:val="14"/>
                </w:rPr>
                <w:delText>NRCC</w:delText>
              </w:r>
              <w:r w:rsidRPr="009123BB" w:rsidDel="00586435">
                <w:rPr>
                  <w:rFonts w:cstheme="minorHAnsi"/>
                  <w:sz w:val="14"/>
                  <w:szCs w:val="14"/>
                </w:rPr>
                <w:delText>-PRF.  Else if prescriptive, display “NEEA Tier 3”</w:delText>
              </w:r>
            </w:del>
            <w:r w:rsidRPr="009123BB">
              <w:rPr>
                <w:rFonts w:cstheme="minorHAnsi"/>
                <w:sz w:val="14"/>
                <w:szCs w:val="14"/>
              </w:rPr>
              <w:t xml:space="preserve"> &gt;&gt;</w:t>
            </w:r>
          </w:p>
        </w:tc>
        <w:tc>
          <w:tcPr>
            <w:tcW w:w="981" w:type="dxa"/>
          </w:tcPr>
          <w:p w14:paraId="1FC4689B" w14:textId="54641FD1" w:rsidR="00BD168A" w:rsidRPr="009123BB" w:rsidRDefault="00BD168A" w:rsidP="007F0D0D">
            <w:pPr>
              <w:spacing w:after="0" w:line="240" w:lineRule="auto"/>
              <w:jc w:val="center"/>
              <w:rPr>
                <w:rFonts w:eastAsia="Times New Roman" w:cstheme="minorHAnsi"/>
                <w:b/>
                <w:i/>
                <w:color w:val="FF0000"/>
                <w:sz w:val="14"/>
                <w:szCs w:val="14"/>
              </w:rPr>
            </w:pPr>
            <w:r w:rsidRPr="009123BB">
              <w:rPr>
                <w:rFonts w:cstheme="minorHAnsi"/>
                <w:sz w:val="14"/>
                <w:szCs w:val="14"/>
              </w:rPr>
              <w:t>&lt;&lt;</w:t>
            </w:r>
            <w:ins w:id="87" w:author="Alhabibi, Haider@Energy" w:date="2022-08-09T15:50:00Z">
              <w:r w:rsidR="002D4628" w:rsidRPr="009123BB">
                <w:rPr>
                  <w:rFonts w:ascii="Calibri" w:eastAsia="Calibri" w:hAnsi="Calibri" w:cstheme="minorHAnsi"/>
                  <w:sz w:val="14"/>
                  <w:szCs w:val="14"/>
                </w:rPr>
                <w:t xml:space="preserve"> </w:t>
              </w:r>
              <w:r w:rsidR="002D4628" w:rsidRPr="009123BB">
                <w:rPr>
                  <w:rFonts w:cstheme="minorHAnsi"/>
                  <w:sz w:val="14"/>
                  <w:szCs w:val="14"/>
                </w:rPr>
                <w:t>User input, value must be greater than or equal to 1</w:t>
              </w:r>
            </w:ins>
            <w:del w:id="88" w:author="Alhabibi, Haider@Energy" w:date="2022-08-09T15:50:00Z">
              <w:r w:rsidRPr="009123BB" w:rsidDel="002D4628">
                <w:rPr>
                  <w:rFonts w:cstheme="minorHAnsi"/>
                  <w:sz w:val="14"/>
                  <w:szCs w:val="14"/>
                </w:rPr>
                <w:delText xml:space="preserve">references values from </w:delText>
              </w:r>
              <w:r w:rsidR="00694445" w:rsidRPr="009123BB" w:rsidDel="002D4628">
                <w:rPr>
                  <w:rFonts w:cstheme="minorHAnsi"/>
                  <w:sz w:val="14"/>
                  <w:szCs w:val="14"/>
                </w:rPr>
                <w:delText>NRCC</w:delText>
              </w:r>
            </w:del>
            <w:r w:rsidRPr="009123BB">
              <w:rPr>
                <w:rFonts w:cstheme="minorHAnsi"/>
                <w:sz w:val="14"/>
                <w:szCs w:val="14"/>
              </w:rPr>
              <w:t>&gt;&gt;</w:t>
            </w:r>
          </w:p>
        </w:tc>
        <w:tc>
          <w:tcPr>
            <w:tcW w:w="1070" w:type="dxa"/>
          </w:tcPr>
          <w:p w14:paraId="4CEDBDE0" w14:textId="5DDF3936" w:rsidR="00BD168A" w:rsidRPr="009123BB"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b/>
                <w:i/>
                <w:color w:val="FF0000"/>
                <w:sz w:val="14"/>
                <w:szCs w:val="14"/>
              </w:rPr>
            </w:pPr>
            <w:r w:rsidRPr="009123BB">
              <w:rPr>
                <w:rFonts w:eastAsia="Times New Roman" w:cstheme="minorHAnsi"/>
                <w:sz w:val="14"/>
                <w:szCs w:val="14"/>
              </w:rPr>
              <w:t xml:space="preserve">&lt;&lt; </w:t>
            </w:r>
            <w:ins w:id="89" w:author="Alhabibi, Haider@Energy" w:date="2022-08-09T15:50:00Z">
              <w:r w:rsidR="00CA59DF" w:rsidRPr="009123BB">
                <w:rPr>
                  <w:rFonts w:eastAsia="Times New Roman" w:cstheme="minorHAnsi"/>
                  <w:sz w:val="14"/>
                  <w:szCs w:val="14"/>
                </w:rPr>
                <w:t>User select from list (Attic, Conditioned, Crawl Space, Garage, TankZone, Unconditioned)</w:t>
              </w:r>
            </w:ins>
            <w:del w:id="90" w:author="Alhabibi, Haider@Energy" w:date="2022-08-09T15:50:00Z">
              <w:r w:rsidRPr="009123BB" w:rsidDel="00CA59DF">
                <w:rPr>
                  <w:rFonts w:eastAsia="Times New Roman" w:cstheme="minorHAnsi"/>
                  <w:sz w:val="14"/>
                  <w:szCs w:val="14"/>
                </w:rPr>
                <w:delText xml:space="preserve">Reference value from </w:delText>
              </w:r>
              <w:r w:rsidR="00694445" w:rsidRPr="009123BB" w:rsidDel="00CA59DF">
                <w:rPr>
                  <w:rFonts w:eastAsia="Times New Roman" w:cstheme="minorHAnsi"/>
                  <w:sz w:val="14"/>
                  <w:szCs w:val="14"/>
                </w:rPr>
                <w:delText>NRCC</w:delText>
              </w:r>
            </w:del>
            <w:r w:rsidRPr="009123BB">
              <w:rPr>
                <w:rFonts w:eastAsia="Times New Roman" w:cstheme="minorHAnsi"/>
                <w:sz w:val="14"/>
                <w:szCs w:val="14"/>
              </w:rPr>
              <w:t>&gt;&gt;</w:t>
            </w:r>
          </w:p>
        </w:tc>
        <w:tc>
          <w:tcPr>
            <w:tcW w:w="1160" w:type="dxa"/>
          </w:tcPr>
          <w:p w14:paraId="579A23B9" w14:textId="5513D763" w:rsidR="00BD168A" w:rsidRPr="009123BB" w:rsidRDefault="00BD168A" w:rsidP="007F0D0D">
            <w:pPr>
              <w:spacing w:after="0" w:line="240" w:lineRule="auto"/>
              <w:jc w:val="center"/>
              <w:rPr>
                <w:rFonts w:cstheme="minorHAnsi"/>
                <w:sz w:val="14"/>
                <w:szCs w:val="14"/>
              </w:rPr>
            </w:pPr>
            <w:r w:rsidRPr="009123BB">
              <w:rPr>
                <w:rFonts w:cstheme="minorHAnsi"/>
                <w:sz w:val="14"/>
                <w:szCs w:val="14"/>
              </w:rPr>
              <w:t>&lt;&lt;</w:t>
            </w:r>
            <w:ins w:id="91" w:author="Alhabibi, Haider@Energy" w:date="2022-08-09T15:52:00Z">
              <w:r w:rsidR="001F6FB8" w:rsidRPr="009123BB">
                <w:rPr>
                  <w:rFonts w:ascii="Calibri" w:eastAsia="Calibri" w:hAnsi="Calibri" w:cstheme="minorHAnsi"/>
                  <w:sz w:val="14"/>
                  <w:szCs w:val="14"/>
                </w:rPr>
                <w:t xml:space="preserve"> </w:t>
              </w:r>
            </w:ins>
            <w:ins w:id="92" w:author="Alhabibi, Haider@Energy" w:date="2022-08-09T15:51:00Z">
              <w:r w:rsidR="001F6FB8" w:rsidRPr="009123BB">
                <w:rPr>
                  <w:rFonts w:cstheme="minorHAnsi"/>
                  <w:sz w:val="14"/>
                  <w:szCs w:val="14"/>
                </w:rPr>
                <w:t>User input, but allow N/A</w:t>
              </w:r>
              <w:r w:rsidR="001F6FB8" w:rsidRPr="009123BB" w:rsidDel="001F6FB8">
                <w:rPr>
                  <w:rFonts w:cstheme="minorHAnsi"/>
                  <w:sz w:val="14"/>
                  <w:szCs w:val="14"/>
                </w:rPr>
                <w:t xml:space="preserve"> </w:t>
              </w:r>
            </w:ins>
            <w:del w:id="93" w:author="Alhabibi, Haider@Energy" w:date="2022-08-09T15:51:00Z">
              <w:r w:rsidRPr="009123BB" w:rsidDel="001F6FB8">
                <w:rPr>
                  <w:rFonts w:cstheme="minorHAnsi"/>
                  <w:sz w:val="14"/>
                  <w:szCs w:val="14"/>
                </w:rPr>
                <w:delText xml:space="preserve">reference values from </w:delText>
              </w:r>
              <w:r w:rsidR="00694445" w:rsidRPr="009123BB" w:rsidDel="001F6FB8">
                <w:rPr>
                  <w:rFonts w:cstheme="minorHAnsi"/>
                  <w:sz w:val="14"/>
                  <w:szCs w:val="14"/>
                </w:rPr>
                <w:delText>NRCC</w:delText>
              </w:r>
              <w:r w:rsidRPr="009123BB" w:rsidDel="001F6FB8">
                <w:rPr>
                  <w:rFonts w:cstheme="minorHAnsi"/>
                  <w:sz w:val="14"/>
                  <w:szCs w:val="14"/>
                </w:rPr>
                <w:delText>-PRF; else NA</w:delText>
              </w:r>
            </w:del>
            <w:r w:rsidRPr="009123BB">
              <w:rPr>
                <w:rFonts w:cstheme="minorHAnsi"/>
                <w:sz w:val="14"/>
                <w:szCs w:val="14"/>
              </w:rPr>
              <w:t>&gt;&gt;</w:t>
            </w:r>
          </w:p>
        </w:tc>
        <w:tc>
          <w:tcPr>
            <w:tcW w:w="1517" w:type="dxa"/>
          </w:tcPr>
          <w:p w14:paraId="4F5958E2" w14:textId="48EDFF90" w:rsidR="00BD168A" w:rsidRPr="009123BB" w:rsidDel="00A84081" w:rsidRDefault="00BD168A" w:rsidP="007F0D0D">
            <w:pPr>
              <w:keepNext/>
              <w:tabs>
                <w:tab w:val="left" w:pos="2160"/>
                <w:tab w:val="left" w:pos="2700"/>
                <w:tab w:val="left" w:pos="3420"/>
                <w:tab w:val="left" w:pos="3780"/>
                <w:tab w:val="left" w:pos="5760"/>
                <w:tab w:val="left" w:pos="7212"/>
              </w:tabs>
              <w:spacing w:after="0" w:line="240" w:lineRule="auto"/>
              <w:contextualSpacing/>
              <w:rPr>
                <w:del w:id="94" w:author="Alhabibi, Haider@Energy" w:date="2022-08-09T15:52:00Z"/>
                <w:rFonts w:eastAsia="Times New Roman" w:cstheme="minorHAnsi"/>
                <w:sz w:val="14"/>
                <w:szCs w:val="14"/>
              </w:rPr>
            </w:pPr>
            <w:r w:rsidRPr="009123BB">
              <w:rPr>
                <w:rFonts w:eastAsia="Times New Roman" w:cstheme="minorHAnsi"/>
                <w:sz w:val="14"/>
                <w:szCs w:val="14"/>
              </w:rPr>
              <w:t>&lt;&lt;</w:t>
            </w:r>
            <w:ins w:id="95" w:author="Alhabibi, Haider@Energy" w:date="2022-08-09T15:52:00Z">
              <w:r w:rsidR="00A84081" w:rsidRPr="009123BB">
                <w:rPr>
                  <w:rFonts w:ascii="Calibri" w:eastAsia="Times New Roman" w:hAnsi="Calibri" w:cstheme="minorHAnsi"/>
                  <w:sz w:val="14"/>
                  <w:szCs w:val="14"/>
                </w:rPr>
                <w:t xml:space="preserve"> </w:t>
              </w:r>
              <w:r w:rsidR="00A84081" w:rsidRPr="009123BB">
                <w:rPr>
                  <w:rFonts w:eastAsia="Times New Roman" w:cstheme="minorHAnsi"/>
                  <w:sz w:val="14"/>
                  <w:szCs w:val="14"/>
                </w:rPr>
                <w:t xml:space="preserve">User select from list </w:t>
              </w:r>
            </w:ins>
            <w:del w:id="96" w:author="Alhabibi, Haider@Energy" w:date="2022-08-09T15:52:00Z">
              <w:r w:rsidRPr="009123BB" w:rsidDel="00A84081">
                <w:rPr>
                  <w:rFonts w:eastAsia="Times New Roman" w:cstheme="minorHAnsi"/>
                  <w:sz w:val="14"/>
                  <w:szCs w:val="14"/>
                </w:rPr>
                <w:delText xml:space="preserve">reference values from </w:delText>
              </w:r>
              <w:r w:rsidR="00694445" w:rsidRPr="009123BB" w:rsidDel="00A84081">
                <w:rPr>
                  <w:rFonts w:eastAsia="Times New Roman" w:cstheme="minorHAnsi"/>
                  <w:sz w:val="14"/>
                  <w:szCs w:val="14"/>
                </w:rPr>
                <w:delText>NRCC</w:delText>
              </w:r>
              <w:r w:rsidRPr="009123BB" w:rsidDel="00A84081">
                <w:rPr>
                  <w:rFonts w:eastAsia="Times New Roman" w:cstheme="minorHAnsi"/>
                  <w:sz w:val="14"/>
                  <w:szCs w:val="14"/>
                </w:rPr>
                <w:delText xml:space="preserve"> </w:delText>
              </w:r>
            </w:del>
          </w:p>
          <w:p w14:paraId="31B3A66D" w14:textId="3A65DB93" w:rsidR="00BD168A" w:rsidRPr="009123BB" w:rsidDel="00A84081" w:rsidRDefault="00BD168A" w:rsidP="007F0D0D">
            <w:pPr>
              <w:keepNext/>
              <w:tabs>
                <w:tab w:val="left" w:pos="2160"/>
                <w:tab w:val="left" w:pos="2700"/>
                <w:tab w:val="left" w:pos="3420"/>
                <w:tab w:val="left" w:pos="3780"/>
                <w:tab w:val="left" w:pos="5760"/>
                <w:tab w:val="left" w:pos="7212"/>
              </w:tabs>
              <w:spacing w:after="0" w:line="240" w:lineRule="auto"/>
              <w:contextualSpacing/>
              <w:rPr>
                <w:del w:id="97" w:author="Alhabibi, Haider@Energy" w:date="2022-08-09T15:52:00Z"/>
                <w:rFonts w:eastAsia="Times New Roman" w:cstheme="minorHAnsi"/>
                <w:sz w:val="14"/>
                <w:szCs w:val="14"/>
              </w:rPr>
            </w:pPr>
            <w:del w:id="98" w:author="Alhabibi, Haider@Energy" w:date="2022-08-09T15:52:00Z">
              <w:r w:rsidRPr="009123BB" w:rsidDel="00A84081">
                <w:rPr>
                  <w:rFonts w:eastAsia="Times New Roman" w:cstheme="minorHAnsi"/>
                  <w:sz w:val="14"/>
                  <w:szCs w:val="14"/>
                </w:rPr>
                <w:delText>If performance, then allowed values are</w:delText>
              </w:r>
            </w:del>
          </w:p>
          <w:p w14:paraId="540472A5" w14:textId="77777777" w:rsidR="00BD168A" w:rsidRPr="009123BB"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4"/>
              </w:rPr>
            </w:pPr>
            <w:r w:rsidRPr="009123BB">
              <w:rPr>
                <w:rFonts w:eastAsia="Times New Roman" w:cstheme="minorHAnsi"/>
                <w:sz w:val="14"/>
                <w:szCs w:val="14"/>
              </w:rPr>
              <w:t>*Standard Distribution System</w:t>
            </w:r>
          </w:p>
          <w:p w14:paraId="49AF15FB" w14:textId="77777777" w:rsidR="00BD168A" w:rsidRPr="009123BB"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4"/>
              </w:rPr>
            </w:pPr>
            <w:r w:rsidRPr="009123BB">
              <w:rPr>
                <w:rFonts w:eastAsia="Times New Roman" w:cstheme="minorHAnsi"/>
                <w:sz w:val="14"/>
                <w:szCs w:val="14"/>
              </w:rPr>
              <w:t>* Point of Use</w:t>
            </w:r>
          </w:p>
          <w:p w14:paraId="5CEB298E" w14:textId="77777777" w:rsidR="00BD168A" w:rsidRPr="009123BB"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4"/>
              </w:rPr>
            </w:pPr>
            <w:r w:rsidRPr="009123BB">
              <w:rPr>
                <w:rFonts w:eastAsia="Times New Roman" w:cstheme="minorHAnsi"/>
                <w:sz w:val="14"/>
                <w:szCs w:val="14"/>
              </w:rPr>
              <w:t xml:space="preserve">* Parallel Piping </w:t>
            </w:r>
          </w:p>
          <w:p w14:paraId="44A61197" w14:textId="77777777" w:rsidR="00BD168A" w:rsidRPr="009123BB"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4"/>
              </w:rPr>
            </w:pPr>
            <w:r w:rsidRPr="009123BB">
              <w:rPr>
                <w:rFonts w:eastAsia="Times New Roman" w:cstheme="minorHAnsi"/>
                <w:sz w:val="14"/>
                <w:szCs w:val="14"/>
              </w:rPr>
              <w:t>*Recirculation System Non-Demand Control</w:t>
            </w:r>
          </w:p>
          <w:p w14:paraId="31FDA200" w14:textId="77777777" w:rsidR="00BD168A" w:rsidRPr="009123BB"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4"/>
              </w:rPr>
            </w:pPr>
            <w:r w:rsidRPr="009123BB">
              <w:rPr>
                <w:rFonts w:eastAsia="Times New Roman" w:cstheme="minorHAnsi"/>
                <w:sz w:val="14"/>
                <w:szCs w:val="14"/>
              </w:rPr>
              <w:t xml:space="preserve">* Demand Recirculation Manual Control </w:t>
            </w:r>
          </w:p>
          <w:p w14:paraId="6A3CB32A" w14:textId="77777777" w:rsidR="00BD168A" w:rsidRPr="009123BB"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4"/>
              </w:rPr>
            </w:pPr>
            <w:r w:rsidRPr="009123BB">
              <w:rPr>
                <w:rFonts w:eastAsia="Times New Roman" w:cstheme="minorHAnsi"/>
                <w:sz w:val="14"/>
                <w:szCs w:val="14"/>
              </w:rPr>
              <w:t xml:space="preserve">* Demand Recirculation Sensor Control </w:t>
            </w:r>
          </w:p>
          <w:p w14:paraId="35B231F1" w14:textId="77777777" w:rsidR="00BD168A" w:rsidRPr="009123BB" w:rsidRDefault="00BD168A" w:rsidP="007F0D0D">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9123BB">
              <w:rPr>
                <w:rFonts w:ascii="Calibri" w:eastAsia="Times New Roman" w:hAnsi="Calibri" w:cs="Times New Roman"/>
                <w:sz w:val="14"/>
                <w:szCs w:val="14"/>
              </w:rPr>
              <w:t>*HERS-Verified Pipe Insulation Credit</w:t>
            </w:r>
          </w:p>
          <w:p w14:paraId="1032C2AB" w14:textId="77777777" w:rsidR="00BD168A" w:rsidRPr="009123BB" w:rsidRDefault="00BD168A" w:rsidP="007F0D0D">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9123BB">
              <w:rPr>
                <w:rFonts w:ascii="Calibri" w:eastAsia="Times New Roman" w:hAnsi="Calibri" w:cs="Times New Roman"/>
                <w:sz w:val="14"/>
                <w:szCs w:val="14"/>
              </w:rPr>
              <w:t xml:space="preserve">* HERS-Verified Parallel Piping </w:t>
            </w:r>
          </w:p>
          <w:p w14:paraId="0662E4FA" w14:textId="77777777" w:rsidR="00BD168A" w:rsidRPr="009123BB" w:rsidRDefault="00BD168A" w:rsidP="007F0D0D">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9123BB">
              <w:rPr>
                <w:rFonts w:ascii="Calibri" w:eastAsia="Times New Roman" w:hAnsi="Calibri" w:cs="Times New Roman"/>
                <w:sz w:val="14"/>
                <w:szCs w:val="14"/>
              </w:rPr>
              <w:t xml:space="preserve">* HERS-Verified Demand Recirculation Manual Control </w:t>
            </w:r>
          </w:p>
          <w:p w14:paraId="1AF70FE8" w14:textId="77777777" w:rsidR="00BD168A" w:rsidRPr="009123BB" w:rsidRDefault="00BD168A" w:rsidP="007F0D0D">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9123BB">
              <w:rPr>
                <w:rFonts w:ascii="Calibri" w:eastAsia="Times New Roman" w:hAnsi="Calibri" w:cs="Times New Roman"/>
                <w:sz w:val="14"/>
                <w:szCs w:val="14"/>
              </w:rPr>
              <w:t>* HERS-Verified Demand Recirculation Sensor Control</w:t>
            </w:r>
            <w:del w:id="99" w:author="Alhabibi, Haider@Energy" w:date="2022-08-09T16:25:00Z">
              <w:r w:rsidRPr="009123BB" w:rsidDel="00AF36CF">
                <w:rPr>
                  <w:rFonts w:ascii="Calibri" w:eastAsia="Times New Roman" w:hAnsi="Calibri" w:cs="Times New Roman"/>
                  <w:sz w:val="14"/>
                  <w:szCs w:val="14"/>
                </w:rPr>
                <w:delText xml:space="preserve">; </w:delText>
              </w:r>
            </w:del>
          </w:p>
          <w:p w14:paraId="1329FCE5" w14:textId="5992BD94" w:rsidR="00BD168A" w:rsidRPr="009123BB" w:rsidDel="00193BA9" w:rsidRDefault="00BD168A" w:rsidP="007F0D0D">
            <w:pPr>
              <w:spacing w:after="0" w:line="240" w:lineRule="auto"/>
              <w:rPr>
                <w:del w:id="100" w:author="Alhabibi, Haider@Energy" w:date="2022-08-09T16:23:00Z"/>
                <w:rFonts w:ascii="Calibri" w:hAnsi="Calibri" w:cstheme="minorHAnsi"/>
                <w:sz w:val="14"/>
                <w:szCs w:val="14"/>
              </w:rPr>
            </w:pPr>
            <w:del w:id="101" w:author="Alhabibi, Haider@Energy" w:date="2022-08-09T16:23:00Z">
              <w:r w:rsidRPr="009123BB" w:rsidDel="00193BA9">
                <w:rPr>
                  <w:rFonts w:ascii="Calibri" w:hAnsi="Calibri" w:cstheme="minorHAnsi"/>
                  <w:sz w:val="14"/>
                  <w:szCs w:val="14"/>
                </w:rPr>
                <w:delText xml:space="preserve">Else if prescriptive,  </w:delText>
              </w:r>
            </w:del>
          </w:p>
          <w:p w14:paraId="4CD786DA" w14:textId="55AA075C" w:rsidR="00BD168A" w:rsidRPr="009123BB" w:rsidDel="00193BA9" w:rsidRDefault="00BD168A" w:rsidP="007F0D0D">
            <w:pPr>
              <w:spacing w:after="0" w:line="240" w:lineRule="auto"/>
              <w:rPr>
                <w:del w:id="102" w:author="Alhabibi, Haider@Energy" w:date="2022-08-09T16:23:00Z"/>
                <w:rFonts w:ascii="Calibri" w:hAnsi="Calibri" w:cstheme="minorHAnsi"/>
                <w:sz w:val="14"/>
                <w:szCs w:val="14"/>
              </w:rPr>
            </w:pPr>
            <w:del w:id="103" w:author="Alhabibi, Haider@Energy" w:date="2022-08-09T16:23:00Z">
              <w:r w:rsidRPr="009123BB" w:rsidDel="00193BA9">
                <w:rPr>
                  <w:rFonts w:ascii="Calibri" w:hAnsi="Calibri" w:cstheme="minorHAnsi"/>
                  <w:sz w:val="14"/>
                  <w:szCs w:val="14"/>
                </w:rPr>
                <w:delText xml:space="preserve">Allowed values are </w:delText>
              </w:r>
            </w:del>
          </w:p>
          <w:p w14:paraId="035D32BD" w14:textId="6D2FF486" w:rsidR="00BD168A" w:rsidRPr="009123BB" w:rsidDel="00193BA9" w:rsidRDefault="00BD168A" w:rsidP="007F0D0D">
            <w:pPr>
              <w:spacing w:after="0" w:line="240" w:lineRule="auto"/>
              <w:rPr>
                <w:del w:id="104" w:author="Alhabibi, Haider@Energy" w:date="2022-08-09T16:23:00Z"/>
                <w:rFonts w:ascii="Calibri" w:hAnsi="Calibri" w:cstheme="minorHAnsi"/>
                <w:sz w:val="14"/>
                <w:szCs w:val="14"/>
              </w:rPr>
            </w:pPr>
            <w:del w:id="105" w:author="Alhabibi, Haider@Energy" w:date="2022-08-09T16:23:00Z">
              <w:r w:rsidRPr="009123BB" w:rsidDel="00193BA9">
                <w:rPr>
                  <w:rFonts w:ascii="Calibri" w:hAnsi="Calibri" w:cstheme="minorHAnsi"/>
                  <w:sz w:val="14"/>
                  <w:szCs w:val="14"/>
                </w:rPr>
                <w:delText>*Standard Distribution System</w:delText>
              </w:r>
            </w:del>
          </w:p>
          <w:p w14:paraId="29703276" w14:textId="0A15A8F6" w:rsidR="00BD168A" w:rsidRPr="009123BB" w:rsidDel="00193BA9" w:rsidRDefault="00BD168A" w:rsidP="007F0D0D">
            <w:pPr>
              <w:spacing w:after="0" w:line="240" w:lineRule="auto"/>
              <w:rPr>
                <w:del w:id="106" w:author="Alhabibi, Haider@Energy" w:date="2022-08-09T16:23:00Z"/>
                <w:rFonts w:ascii="Calibri" w:hAnsi="Calibri" w:cstheme="minorHAnsi"/>
                <w:sz w:val="14"/>
                <w:szCs w:val="14"/>
              </w:rPr>
            </w:pPr>
            <w:del w:id="107" w:author="Alhabibi, Haider@Energy" w:date="2022-08-09T16:23:00Z">
              <w:r w:rsidRPr="009123BB" w:rsidDel="00193BA9">
                <w:rPr>
                  <w:rFonts w:ascii="Calibri" w:hAnsi="Calibri" w:cstheme="minorHAnsi"/>
                  <w:sz w:val="14"/>
                  <w:szCs w:val="14"/>
                </w:rPr>
                <w:delText>*Demand Recirculation</w:delText>
              </w:r>
            </w:del>
          </w:p>
          <w:p w14:paraId="504C9C60" w14:textId="5E3DE56C" w:rsidR="00BD168A" w:rsidRPr="009123BB" w:rsidRDefault="00BD168A" w:rsidP="007F0D0D">
            <w:pPr>
              <w:spacing w:after="0" w:line="240" w:lineRule="auto"/>
              <w:rPr>
                <w:rFonts w:cstheme="minorHAnsi"/>
                <w:sz w:val="14"/>
                <w:szCs w:val="14"/>
              </w:rPr>
            </w:pPr>
            <w:del w:id="108" w:author="Alhabibi, Haider@Energy" w:date="2022-08-09T16:23:00Z">
              <w:r w:rsidRPr="009123BB" w:rsidDel="00193BA9">
                <w:rPr>
                  <w:rFonts w:ascii="Calibri" w:hAnsi="Calibri" w:cstheme="minorHAnsi"/>
                  <w:sz w:val="14"/>
                  <w:szCs w:val="14"/>
                </w:rPr>
                <w:delText>* Demand Recirculation Manual Control</w:delText>
              </w:r>
            </w:del>
            <w:r w:rsidRPr="009123BB">
              <w:rPr>
                <w:rFonts w:ascii="Calibri" w:hAnsi="Calibri" w:cstheme="minorHAnsi"/>
                <w:sz w:val="14"/>
                <w:szCs w:val="14"/>
              </w:rPr>
              <w:t>&gt;&gt;</w:t>
            </w:r>
            <w:r w:rsidRPr="009123BB" w:rsidDel="00CE1273">
              <w:rPr>
                <w:rFonts w:cstheme="minorHAnsi"/>
                <w:sz w:val="14"/>
                <w:szCs w:val="14"/>
              </w:rPr>
              <w:t xml:space="preserve"> </w:t>
            </w:r>
          </w:p>
        </w:tc>
        <w:tc>
          <w:tcPr>
            <w:tcW w:w="1160" w:type="dxa"/>
          </w:tcPr>
          <w:p w14:paraId="261801F7" w14:textId="363E9D24" w:rsidR="00BD168A" w:rsidRPr="009123BB" w:rsidDel="009115CF" w:rsidRDefault="00BD168A" w:rsidP="007F0D0D">
            <w:pPr>
              <w:spacing w:after="0" w:line="240" w:lineRule="auto"/>
              <w:rPr>
                <w:del w:id="109" w:author="Alhabibi, Haider@Energy" w:date="2022-08-09T16:26:00Z"/>
                <w:rFonts w:cstheme="minorHAnsi"/>
                <w:sz w:val="14"/>
                <w:szCs w:val="14"/>
              </w:rPr>
            </w:pPr>
            <w:r w:rsidRPr="009123BB">
              <w:rPr>
                <w:rFonts w:cstheme="minorHAnsi"/>
                <w:sz w:val="14"/>
                <w:szCs w:val="14"/>
              </w:rPr>
              <w:t>&lt;&lt;</w:t>
            </w:r>
            <w:ins w:id="110" w:author="Alhabibi, Haider@Energy" w:date="2022-08-09T16:26:00Z">
              <w:r w:rsidR="009115CF" w:rsidRPr="009115CF">
                <w:rPr>
                  <w:rFonts w:ascii="Calibri" w:eastAsia="Calibri" w:hAnsi="Calibri" w:cstheme="minorHAnsi"/>
                  <w:sz w:val="16"/>
                  <w:szCs w:val="18"/>
                </w:rPr>
                <w:t xml:space="preserve"> </w:t>
              </w:r>
              <w:r w:rsidR="009115CF" w:rsidRPr="009115CF">
                <w:rPr>
                  <w:rFonts w:cstheme="minorHAnsi"/>
                  <w:sz w:val="14"/>
                  <w:szCs w:val="14"/>
                </w:rPr>
                <w:t xml:space="preserve">User select from list </w:t>
              </w:r>
            </w:ins>
            <w:del w:id="111" w:author="Alhabibi, Haider@Energy" w:date="2022-08-09T16:26:00Z">
              <w:r w:rsidRPr="009123BB" w:rsidDel="009115CF">
                <w:rPr>
                  <w:rFonts w:cstheme="minorHAnsi"/>
                  <w:sz w:val="14"/>
                  <w:szCs w:val="14"/>
                </w:rPr>
                <w:delText xml:space="preserve">reference values from </w:delText>
              </w:r>
              <w:r w:rsidR="00694445" w:rsidRPr="009123BB" w:rsidDel="009115CF">
                <w:rPr>
                  <w:rFonts w:cstheme="minorHAnsi"/>
                  <w:sz w:val="14"/>
                  <w:szCs w:val="14"/>
                </w:rPr>
                <w:delText>NRCC</w:delText>
              </w:r>
              <w:r w:rsidRPr="009123BB" w:rsidDel="009115CF">
                <w:rPr>
                  <w:rFonts w:cstheme="minorHAnsi"/>
                  <w:sz w:val="14"/>
                  <w:szCs w:val="14"/>
                </w:rPr>
                <w:delText xml:space="preserve">.  Allowed values are </w:delText>
              </w:r>
            </w:del>
          </w:p>
          <w:p w14:paraId="02103A93" w14:textId="77777777" w:rsidR="00BD168A" w:rsidRPr="009123BB" w:rsidRDefault="00BD168A" w:rsidP="007F0D0D">
            <w:pPr>
              <w:spacing w:after="0" w:line="240" w:lineRule="auto"/>
              <w:rPr>
                <w:rFonts w:cstheme="minorHAnsi"/>
                <w:sz w:val="14"/>
                <w:szCs w:val="14"/>
              </w:rPr>
            </w:pPr>
            <w:r w:rsidRPr="009123BB">
              <w:rPr>
                <w:rFonts w:cstheme="minorHAnsi"/>
                <w:sz w:val="14"/>
                <w:szCs w:val="14"/>
              </w:rPr>
              <w:t>*Basic</w:t>
            </w:r>
          </w:p>
          <w:p w14:paraId="43A3C4B6" w14:textId="77777777" w:rsidR="00BD168A" w:rsidRPr="009123BB" w:rsidRDefault="00BD168A" w:rsidP="007F0D0D">
            <w:pPr>
              <w:spacing w:after="0" w:line="240" w:lineRule="auto"/>
              <w:rPr>
                <w:rFonts w:cstheme="minorHAnsi"/>
                <w:sz w:val="14"/>
                <w:szCs w:val="14"/>
              </w:rPr>
            </w:pPr>
            <w:r w:rsidRPr="009123BB">
              <w:rPr>
                <w:rFonts w:cstheme="minorHAnsi"/>
                <w:sz w:val="14"/>
                <w:szCs w:val="14"/>
              </w:rPr>
              <w:t>*Expanded</w:t>
            </w:r>
          </w:p>
          <w:p w14:paraId="7CBE5381" w14:textId="77777777" w:rsidR="00BD168A" w:rsidRPr="009123BB" w:rsidRDefault="00BD168A" w:rsidP="007F0D0D">
            <w:pPr>
              <w:spacing w:after="0" w:line="240" w:lineRule="auto"/>
              <w:rPr>
                <w:rFonts w:cstheme="minorHAnsi"/>
                <w:sz w:val="14"/>
                <w:szCs w:val="14"/>
              </w:rPr>
            </w:pPr>
            <w:r w:rsidRPr="009123BB">
              <w:rPr>
                <w:rFonts w:cstheme="minorHAnsi"/>
                <w:sz w:val="14"/>
                <w:szCs w:val="14"/>
              </w:rPr>
              <w:t>*None&gt;&gt;</w:t>
            </w:r>
          </w:p>
        </w:tc>
        <w:tc>
          <w:tcPr>
            <w:tcW w:w="892" w:type="dxa"/>
          </w:tcPr>
          <w:p w14:paraId="2C968775" w14:textId="7C8CAB0C" w:rsidR="00BD168A" w:rsidRPr="009123BB" w:rsidRDefault="00BD168A" w:rsidP="007F0D0D">
            <w:pPr>
              <w:spacing w:after="0" w:line="240" w:lineRule="auto"/>
              <w:rPr>
                <w:rFonts w:cstheme="minorHAnsi"/>
                <w:sz w:val="14"/>
                <w:szCs w:val="14"/>
              </w:rPr>
            </w:pPr>
            <w:r w:rsidRPr="009123BB">
              <w:rPr>
                <w:rFonts w:cstheme="minorHAnsi"/>
                <w:sz w:val="14"/>
                <w:szCs w:val="14"/>
              </w:rPr>
              <w:t>&lt;&lt;</w:t>
            </w:r>
            <w:ins w:id="112" w:author="Alhabibi, Haider@Energy" w:date="2022-08-09T16:27:00Z">
              <w:r w:rsidR="00CB5BAC" w:rsidRPr="00CB5BAC">
                <w:rPr>
                  <w:rFonts w:ascii="Calibri" w:eastAsia="Calibri" w:hAnsi="Calibri" w:cstheme="minorHAnsi"/>
                  <w:sz w:val="16"/>
                  <w:szCs w:val="18"/>
                </w:rPr>
                <w:t xml:space="preserve"> </w:t>
              </w:r>
              <w:r w:rsidR="00CB5BAC" w:rsidRPr="00CB5BAC">
                <w:rPr>
                  <w:rFonts w:cstheme="minorHAnsi"/>
                  <w:sz w:val="14"/>
                  <w:szCs w:val="14"/>
                </w:rPr>
                <w:t>User select from list</w:t>
              </w:r>
            </w:ins>
            <w:del w:id="113" w:author="Alhabibi, Haider@Energy" w:date="2022-08-09T16:27:00Z">
              <w:r w:rsidRPr="009123BB" w:rsidDel="00CB5BAC">
                <w:rPr>
                  <w:rFonts w:cstheme="minorHAnsi"/>
                  <w:sz w:val="14"/>
                  <w:szCs w:val="14"/>
                </w:rPr>
                <w:delText xml:space="preserve">reference values from </w:delText>
              </w:r>
              <w:r w:rsidR="00694445" w:rsidRPr="009123BB" w:rsidDel="00CB5BAC">
                <w:rPr>
                  <w:rFonts w:cstheme="minorHAnsi"/>
                  <w:sz w:val="14"/>
                  <w:szCs w:val="14"/>
                </w:rPr>
                <w:delText>NRCC</w:delText>
              </w:r>
              <w:r w:rsidRPr="009123BB" w:rsidDel="00CB5BAC">
                <w:rPr>
                  <w:rFonts w:cstheme="minorHAnsi"/>
                  <w:sz w:val="14"/>
                  <w:szCs w:val="14"/>
                </w:rPr>
                <w:delText xml:space="preserve">.  Allowed values are </w:delText>
              </w:r>
            </w:del>
          </w:p>
          <w:p w14:paraId="25D75644" w14:textId="77777777" w:rsidR="00BD168A" w:rsidRPr="009123BB" w:rsidRDefault="00BD168A" w:rsidP="007F0D0D">
            <w:pPr>
              <w:spacing w:after="0" w:line="240" w:lineRule="auto"/>
              <w:rPr>
                <w:rFonts w:cstheme="minorHAnsi"/>
                <w:sz w:val="14"/>
                <w:szCs w:val="14"/>
              </w:rPr>
            </w:pPr>
            <w:r w:rsidRPr="009123BB">
              <w:rPr>
                <w:rFonts w:cstheme="minorHAnsi"/>
                <w:sz w:val="14"/>
                <w:szCs w:val="14"/>
              </w:rPr>
              <w:t>*Yes</w:t>
            </w:r>
          </w:p>
          <w:p w14:paraId="51154279" w14:textId="77777777" w:rsidR="00BD168A" w:rsidRPr="009123BB" w:rsidRDefault="00BD168A" w:rsidP="007F0D0D">
            <w:pPr>
              <w:spacing w:after="0" w:line="240" w:lineRule="auto"/>
              <w:rPr>
                <w:rFonts w:cstheme="minorHAnsi"/>
                <w:sz w:val="14"/>
                <w:szCs w:val="14"/>
              </w:rPr>
            </w:pPr>
            <w:r w:rsidRPr="009123BB">
              <w:rPr>
                <w:rFonts w:cstheme="minorHAnsi"/>
                <w:sz w:val="14"/>
                <w:szCs w:val="14"/>
              </w:rPr>
              <w:t>*None&gt;&gt;</w:t>
            </w:r>
          </w:p>
        </w:tc>
        <w:tc>
          <w:tcPr>
            <w:tcW w:w="1070" w:type="dxa"/>
          </w:tcPr>
          <w:p w14:paraId="37A3F8A5" w14:textId="79EA04F5" w:rsidR="00BD168A" w:rsidRPr="00390453" w:rsidDel="00753471" w:rsidRDefault="00BD168A" w:rsidP="00753471">
            <w:pPr>
              <w:keepNext/>
              <w:tabs>
                <w:tab w:val="left" w:pos="2160"/>
                <w:tab w:val="left" w:pos="2700"/>
                <w:tab w:val="left" w:pos="3420"/>
                <w:tab w:val="left" w:pos="3780"/>
                <w:tab w:val="left" w:pos="5760"/>
                <w:tab w:val="left" w:pos="7212"/>
              </w:tabs>
              <w:spacing w:after="0" w:line="240" w:lineRule="auto"/>
              <w:contextualSpacing/>
              <w:rPr>
                <w:del w:id="114" w:author="Alhabibi, Haider@Energy" w:date="2022-08-09T16:27:00Z"/>
                <w:rFonts w:eastAsia="Times New Roman" w:cstheme="minorHAnsi"/>
                <w:sz w:val="16"/>
                <w:szCs w:val="20"/>
              </w:rPr>
            </w:pPr>
            <w:r w:rsidRPr="00390453">
              <w:rPr>
                <w:rFonts w:eastAsia="Times New Roman" w:cstheme="minorHAnsi"/>
                <w:sz w:val="16"/>
                <w:szCs w:val="20"/>
              </w:rPr>
              <w:t>&lt;&lt;</w:t>
            </w:r>
            <w:del w:id="115" w:author="Alhabibi, Haider@Energy" w:date="2022-08-09T16:27:00Z">
              <w:r w:rsidRPr="00390453" w:rsidDel="00753471">
                <w:rPr>
                  <w:rFonts w:eastAsia="Times New Roman" w:cstheme="minorHAnsi"/>
                  <w:sz w:val="16"/>
                  <w:szCs w:val="20"/>
                </w:rPr>
                <w:delText>if performance, hide column from user, needed for equivalency lookup;</w:delText>
              </w:r>
            </w:del>
          </w:p>
          <w:p w14:paraId="28869FDE" w14:textId="53AF6813" w:rsidR="00BD168A" w:rsidRPr="00390453" w:rsidDel="00753471" w:rsidRDefault="00BD168A" w:rsidP="00753471">
            <w:pPr>
              <w:keepNext/>
              <w:tabs>
                <w:tab w:val="left" w:pos="2160"/>
                <w:tab w:val="left" w:pos="2700"/>
                <w:tab w:val="left" w:pos="3420"/>
                <w:tab w:val="left" w:pos="3780"/>
                <w:tab w:val="left" w:pos="5760"/>
                <w:tab w:val="left" w:pos="7212"/>
              </w:tabs>
              <w:spacing w:after="0" w:line="240" w:lineRule="auto"/>
              <w:contextualSpacing/>
              <w:rPr>
                <w:del w:id="116" w:author="Alhabibi, Haider@Energy" w:date="2022-08-09T16:27:00Z"/>
                <w:rFonts w:eastAsia="Times New Roman" w:cstheme="minorHAnsi"/>
                <w:sz w:val="16"/>
                <w:szCs w:val="20"/>
              </w:rPr>
            </w:pPr>
            <w:del w:id="117" w:author="Alhabibi, Haider@Energy" w:date="2022-08-09T16:27:00Z">
              <w:r w:rsidRPr="00390453" w:rsidDel="00753471">
                <w:rPr>
                  <w:rFonts w:eastAsia="Times New Roman" w:cstheme="minorHAnsi"/>
                  <w:sz w:val="16"/>
                  <w:szCs w:val="20"/>
                </w:rPr>
                <w:delText>Reference value from XML;</w:delText>
              </w:r>
            </w:del>
          </w:p>
          <w:p w14:paraId="4FAFDDE4" w14:textId="7631A2E9" w:rsidR="00BD168A" w:rsidRPr="00390453" w:rsidRDefault="00BD168A" w:rsidP="00753471">
            <w:pPr>
              <w:keepNext/>
              <w:tabs>
                <w:tab w:val="left" w:pos="2160"/>
                <w:tab w:val="left" w:pos="2700"/>
                <w:tab w:val="left" w:pos="3420"/>
                <w:tab w:val="left" w:pos="3780"/>
                <w:tab w:val="left" w:pos="5760"/>
                <w:tab w:val="left" w:pos="7212"/>
              </w:tabs>
              <w:spacing w:after="0" w:line="240" w:lineRule="auto"/>
              <w:contextualSpacing/>
              <w:rPr>
                <w:rFonts w:cstheme="minorHAnsi"/>
                <w:sz w:val="16"/>
                <w:szCs w:val="18"/>
              </w:rPr>
            </w:pPr>
            <w:del w:id="118" w:author="Alhabibi, Haider@Energy" w:date="2022-08-09T16:27:00Z">
              <w:r w:rsidRPr="00390453" w:rsidDel="00753471">
                <w:rPr>
                  <w:rFonts w:eastAsia="Times New Roman" w:cstheme="minorHAnsi"/>
                  <w:sz w:val="16"/>
                  <w:szCs w:val="20"/>
                </w:rPr>
                <w:delText>Elseif prescriptive,</w:delText>
              </w:r>
            </w:del>
            <w:r w:rsidRPr="00390453">
              <w:rPr>
                <w:rFonts w:eastAsia="Times New Roman" w:cstheme="minorHAnsi"/>
                <w:sz w:val="16"/>
                <w:szCs w:val="20"/>
              </w:rPr>
              <w:t xml:space="preserve"> </w:t>
            </w:r>
            <w:del w:id="119" w:author="Alhabibi, Haider@Energy" w:date="2022-08-09T16:27:00Z">
              <w:r w:rsidRPr="00390453" w:rsidDel="00753471">
                <w:rPr>
                  <w:rFonts w:eastAsia="Times New Roman" w:cstheme="minorHAnsi"/>
                  <w:sz w:val="16"/>
                  <w:szCs w:val="20"/>
                </w:rPr>
                <w:delText xml:space="preserve">do </w:delText>
              </w:r>
            </w:del>
            <w:ins w:id="120" w:author="Alhabibi, Haider@Energy" w:date="2022-08-09T16:27:00Z">
              <w:r w:rsidR="00753471">
                <w:rPr>
                  <w:rFonts w:eastAsia="Times New Roman" w:cstheme="minorHAnsi"/>
                  <w:sz w:val="16"/>
                  <w:szCs w:val="20"/>
                </w:rPr>
                <w:t>D</w:t>
              </w:r>
              <w:r w:rsidR="00753471" w:rsidRPr="00390453">
                <w:rPr>
                  <w:rFonts w:eastAsia="Times New Roman" w:cstheme="minorHAnsi"/>
                  <w:sz w:val="16"/>
                  <w:szCs w:val="20"/>
                </w:rPr>
                <w:t xml:space="preserve">o </w:t>
              </w:r>
            </w:ins>
            <w:r w:rsidRPr="00390453">
              <w:rPr>
                <w:rFonts w:eastAsia="Times New Roman" w:cstheme="minorHAnsi"/>
                <w:sz w:val="16"/>
                <w:szCs w:val="20"/>
              </w:rPr>
              <w:t>not require field&gt;&gt;</w:t>
            </w:r>
          </w:p>
        </w:tc>
      </w:tr>
    </w:tbl>
    <w:p w14:paraId="58C61ECF" w14:textId="77F67D4A" w:rsidR="00EB333A" w:rsidRPr="00390453" w:rsidRDefault="00EB333A" w:rsidP="00A05A69">
      <w:pPr>
        <w:spacing w:after="0" w:line="240" w:lineRule="auto"/>
        <w:rPr>
          <w:rFonts w:asciiTheme="minorHAnsi" w:hAnsiTheme="minorHAnsi" w:cstheme="minorHAnsi"/>
          <w:sz w:val="18"/>
          <w:szCs w:val="18"/>
        </w:rPr>
      </w:pPr>
    </w:p>
    <w:p w14:paraId="46318AE0" w14:textId="77777777" w:rsidR="00EB333A" w:rsidRPr="00390453" w:rsidRDefault="00EB333A">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br w:type="page"/>
      </w:r>
    </w:p>
    <w:p w14:paraId="7FF1BD42" w14:textId="77777777" w:rsidR="00F1004F" w:rsidRPr="00390453" w:rsidRDefault="00F1004F" w:rsidP="00A05A69">
      <w:pPr>
        <w:spacing w:after="0" w:line="240" w:lineRule="auto"/>
        <w:rPr>
          <w:rFonts w:asciiTheme="minorHAnsi" w:hAnsiTheme="minorHAnsi" w:cstheme="minorHAnsi"/>
          <w:sz w:val="18"/>
          <w:szCs w:val="18"/>
        </w:rPr>
      </w:pPr>
    </w:p>
    <w:tbl>
      <w:tblPr>
        <w:tblpPr w:leftFromText="180" w:rightFromText="180" w:vertAnchor="text" w:tblpY="1"/>
        <w:tblOverlap w:val="never"/>
        <w:tblW w:w="5026"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780"/>
        <w:gridCol w:w="781"/>
        <w:gridCol w:w="965"/>
        <w:gridCol w:w="790"/>
        <w:gridCol w:w="1054"/>
        <w:gridCol w:w="612"/>
        <w:gridCol w:w="701"/>
        <w:gridCol w:w="1137"/>
        <w:gridCol w:w="1139"/>
        <w:gridCol w:w="1137"/>
        <w:gridCol w:w="876"/>
        <w:gridCol w:w="874"/>
      </w:tblGrid>
      <w:tr w:rsidR="00554EE8" w:rsidRPr="00390453" w14:paraId="3BD7F69F" w14:textId="77777777" w:rsidTr="00541956">
        <w:trPr>
          <w:cantSplit/>
          <w:trHeight w:val="402"/>
        </w:trPr>
        <w:tc>
          <w:tcPr>
            <w:tcW w:w="5000" w:type="pct"/>
            <w:gridSpan w:val="12"/>
            <w:tcBorders>
              <w:top w:val="single" w:sz="4" w:space="0" w:color="auto"/>
              <w:left w:val="single" w:sz="4" w:space="0" w:color="auto"/>
              <w:bottom w:val="single" w:sz="4" w:space="0" w:color="auto"/>
              <w:right w:val="single" w:sz="4" w:space="0" w:color="auto"/>
            </w:tcBorders>
          </w:tcPr>
          <w:p w14:paraId="25709ADF" w14:textId="1ABF2711" w:rsidR="00554EE8" w:rsidRPr="00C370D7" w:rsidRDefault="00554EE8" w:rsidP="00347515">
            <w:pPr>
              <w:spacing w:after="0" w:line="240" w:lineRule="auto"/>
              <w:rPr>
                <w:rFonts w:asciiTheme="minorHAnsi" w:hAnsiTheme="minorHAnsi" w:cstheme="minorHAnsi"/>
                <w:b/>
                <w:sz w:val="18"/>
                <w:szCs w:val="18"/>
              </w:rPr>
            </w:pPr>
            <w:r w:rsidRPr="00C370D7">
              <w:rPr>
                <w:rFonts w:asciiTheme="minorHAnsi" w:hAnsiTheme="minorHAnsi" w:cstheme="minorHAnsi"/>
                <w:b/>
                <w:sz w:val="18"/>
                <w:szCs w:val="18"/>
              </w:rPr>
              <w:t xml:space="preserve">B. Installed HERS Verified Dwelling Unit Water Heating Systems Information </w:t>
            </w:r>
          </w:p>
          <w:p w14:paraId="44B3ABF0" w14:textId="2F91764F" w:rsidR="00554EE8" w:rsidRPr="00390453" w:rsidRDefault="00AA0B70" w:rsidP="00347515">
            <w:pPr>
              <w:spacing w:after="0" w:line="240" w:lineRule="auto"/>
              <w:rPr>
                <w:rFonts w:asciiTheme="minorHAnsi" w:hAnsiTheme="minorHAnsi" w:cstheme="minorHAnsi"/>
                <w:b/>
                <w:sz w:val="18"/>
                <w:szCs w:val="18"/>
              </w:rPr>
            </w:pPr>
            <w:r w:rsidRPr="00390453">
              <w:rPr>
                <w:rFonts w:asciiTheme="minorHAnsi" w:hAnsiTheme="minorHAnsi"/>
                <w:iCs/>
                <w:sz w:val="18"/>
                <w:szCs w:val="18"/>
              </w:rPr>
              <w:t>&lt;&lt;Static Text - see the top&gt;&gt;</w:t>
            </w:r>
            <w:r w:rsidR="00554EE8" w:rsidRPr="00390453">
              <w:rPr>
                <w:rFonts w:asciiTheme="minorHAnsi" w:hAnsiTheme="minorHAnsi" w:cstheme="minorHAnsi"/>
                <w:sz w:val="18"/>
                <w:szCs w:val="18"/>
              </w:rPr>
              <w:t>&lt;&lt;</w:t>
            </w:r>
            <w:r w:rsidR="00C97CD0" w:rsidRPr="00390453">
              <w:t xml:space="preserve"> </w:t>
            </w:r>
            <w:r w:rsidR="00C97CD0" w:rsidRPr="00390453">
              <w:rPr>
                <w:rFonts w:asciiTheme="minorHAnsi" w:hAnsiTheme="minorHAnsi" w:cstheme="minorHAnsi"/>
                <w:sz w:val="18"/>
                <w:szCs w:val="18"/>
              </w:rPr>
              <w:t xml:space="preserve">if Table A does not apply, then display the "section does not apply" message; else </w:t>
            </w:r>
            <w:r w:rsidR="00554EE8" w:rsidRPr="00390453">
              <w:rPr>
                <w:rFonts w:asciiTheme="minorHAnsi" w:hAnsiTheme="minorHAnsi" w:cstheme="minorHAnsi"/>
                <w:sz w:val="18"/>
                <w:szCs w:val="18"/>
              </w:rPr>
              <w:t xml:space="preserve">require one row of data for each Dwelling Unit Water Heating System name identified </w:t>
            </w:r>
            <w:r w:rsidR="006C51E6" w:rsidRPr="00390453">
              <w:rPr>
                <w:rFonts w:asciiTheme="minorHAnsi" w:hAnsiTheme="minorHAnsi" w:cstheme="minorHAnsi"/>
                <w:sz w:val="18"/>
                <w:szCs w:val="18"/>
              </w:rPr>
              <w:t>in table A</w:t>
            </w:r>
            <w:r w:rsidR="00694445">
              <w:rPr>
                <w:rFonts w:asciiTheme="minorHAnsi" w:hAnsiTheme="minorHAnsi" w:cstheme="minorHAnsi"/>
                <w:sz w:val="18"/>
                <w:szCs w:val="18"/>
              </w:rPr>
              <w:t>NRCC</w:t>
            </w:r>
            <w:r w:rsidR="00554EE8" w:rsidRPr="00390453">
              <w:rPr>
                <w:rFonts w:asciiTheme="minorHAnsi" w:hAnsiTheme="minorHAnsi" w:cstheme="minorHAnsi"/>
                <w:sz w:val="18"/>
                <w:szCs w:val="18"/>
              </w:rPr>
              <w:t>&gt;&gt;</w:t>
            </w:r>
          </w:p>
        </w:tc>
      </w:tr>
      <w:tr w:rsidR="00CD6823" w:rsidRPr="00390453" w14:paraId="4907BC1F" w14:textId="77777777" w:rsidTr="00541956">
        <w:trPr>
          <w:cantSplit/>
          <w:trHeight w:val="277"/>
        </w:trPr>
        <w:tc>
          <w:tcPr>
            <w:tcW w:w="360" w:type="pct"/>
            <w:tcBorders>
              <w:top w:val="single" w:sz="4" w:space="0" w:color="auto"/>
              <w:left w:val="single" w:sz="4" w:space="0" w:color="auto"/>
              <w:bottom w:val="single" w:sz="4" w:space="0" w:color="auto"/>
              <w:right w:val="single" w:sz="4" w:space="0" w:color="auto"/>
            </w:tcBorders>
          </w:tcPr>
          <w:p w14:paraId="43E58BAF" w14:textId="4B9026FC"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eastAsia="Times New Roman" w:hAnsiTheme="minorHAnsi" w:cstheme="minorHAnsi"/>
                <w:sz w:val="18"/>
                <w:szCs w:val="20"/>
              </w:rPr>
              <w:t>01</w:t>
            </w:r>
          </w:p>
        </w:tc>
        <w:tc>
          <w:tcPr>
            <w:tcW w:w="360" w:type="pct"/>
            <w:tcBorders>
              <w:top w:val="single" w:sz="4" w:space="0" w:color="auto"/>
              <w:left w:val="single" w:sz="4" w:space="0" w:color="auto"/>
              <w:bottom w:val="single" w:sz="4" w:space="0" w:color="auto"/>
              <w:right w:val="single" w:sz="4" w:space="0" w:color="auto"/>
            </w:tcBorders>
            <w:vAlign w:val="bottom"/>
          </w:tcPr>
          <w:p w14:paraId="671D02D5" w14:textId="37CAA532"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02</w:t>
            </w:r>
          </w:p>
        </w:tc>
        <w:tc>
          <w:tcPr>
            <w:tcW w:w="445" w:type="pct"/>
            <w:tcBorders>
              <w:top w:val="single" w:sz="4" w:space="0" w:color="auto"/>
              <w:left w:val="single" w:sz="4" w:space="0" w:color="auto"/>
              <w:bottom w:val="single" w:sz="4" w:space="0" w:color="auto"/>
              <w:right w:val="single" w:sz="4" w:space="0" w:color="auto"/>
            </w:tcBorders>
            <w:vAlign w:val="bottom"/>
          </w:tcPr>
          <w:p w14:paraId="5F0293BF" w14:textId="743049D3"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03</w:t>
            </w:r>
          </w:p>
        </w:tc>
        <w:tc>
          <w:tcPr>
            <w:tcW w:w="364" w:type="pct"/>
            <w:tcBorders>
              <w:top w:val="single" w:sz="4" w:space="0" w:color="auto"/>
              <w:left w:val="single" w:sz="4" w:space="0" w:color="auto"/>
              <w:bottom w:val="single" w:sz="4" w:space="0" w:color="auto"/>
              <w:right w:val="single" w:sz="4" w:space="0" w:color="auto"/>
            </w:tcBorders>
            <w:vAlign w:val="bottom"/>
          </w:tcPr>
          <w:p w14:paraId="00EAF596" w14:textId="7B8D1B9C"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04</w:t>
            </w:r>
          </w:p>
        </w:tc>
        <w:tc>
          <w:tcPr>
            <w:tcW w:w="486" w:type="pct"/>
            <w:tcBorders>
              <w:top w:val="single" w:sz="4" w:space="0" w:color="auto"/>
              <w:left w:val="single" w:sz="4" w:space="0" w:color="auto"/>
              <w:bottom w:val="single" w:sz="4" w:space="0" w:color="auto"/>
              <w:right w:val="single" w:sz="4" w:space="0" w:color="auto"/>
            </w:tcBorders>
            <w:vAlign w:val="bottom"/>
          </w:tcPr>
          <w:p w14:paraId="50DC1DE2" w14:textId="6F692887" w:rsidR="00554EE8" w:rsidRPr="00390453" w:rsidRDefault="00554EE8" w:rsidP="00554EE8">
            <w:pPr>
              <w:spacing w:after="0" w:line="240" w:lineRule="auto"/>
              <w:jc w:val="center"/>
              <w:rPr>
                <w:rFonts w:asciiTheme="minorHAnsi" w:hAnsiTheme="minorHAnsi" w:cstheme="minorHAnsi"/>
                <w:b/>
                <w:bCs/>
                <w:sz w:val="18"/>
                <w:szCs w:val="18"/>
              </w:rPr>
            </w:pPr>
            <w:r w:rsidRPr="00390453">
              <w:rPr>
                <w:rFonts w:asciiTheme="minorHAnsi" w:hAnsiTheme="minorHAnsi" w:cstheme="minorHAnsi"/>
                <w:sz w:val="18"/>
                <w:szCs w:val="18"/>
              </w:rPr>
              <w:t>05</w:t>
            </w:r>
          </w:p>
        </w:tc>
        <w:tc>
          <w:tcPr>
            <w:tcW w:w="282" w:type="pct"/>
            <w:tcBorders>
              <w:top w:val="single" w:sz="4" w:space="0" w:color="auto"/>
              <w:left w:val="single" w:sz="4" w:space="0" w:color="auto"/>
              <w:bottom w:val="single" w:sz="4" w:space="0" w:color="auto"/>
              <w:right w:val="single" w:sz="4" w:space="0" w:color="auto"/>
            </w:tcBorders>
            <w:vAlign w:val="bottom"/>
          </w:tcPr>
          <w:p w14:paraId="27734F41" w14:textId="3044C2CC" w:rsidR="00554EE8" w:rsidRPr="00390453" w:rsidRDefault="00554EE8" w:rsidP="00554EE8">
            <w:pPr>
              <w:spacing w:after="0" w:line="240" w:lineRule="auto"/>
              <w:jc w:val="center"/>
              <w:rPr>
                <w:rFonts w:asciiTheme="minorHAnsi" w:hAnsiTheme="minorHAnsi" w:cstheme="minorHAnsi"/>
                <w:b/>
                <w:bCs/>
                <w:sz w:val="18"/>
                <w:szCs w:val="18"/>
              </w:rPr>
            </w:pPr>
            <w:r w:rsidRPr="00390453">
              <w:rPr>
                <w:rFonts w:asciiTheme="minorHAnsi" w:hAnsiTheme="minorHAnsi" w:cstheme="minorHAnsi"/>
                <w:sz w:val="18"/>
                <w:szCs w:val="18"/>
              </w:rPr>
              <w:t>06</w:t>
            </w:r>
          </w:p>
        </w:tc>
        <w:tc>
          <w:tcPr>
            <w:tcW w:w="323" w:type="pct"/>
            <w:tcBorders>
              <w:top w:val="single" w:sz="4" w:space="0" w:color="auto"/>
              <w:left w:val="single" w:sz="4" w:space="0" w:color="auto"/>
              <w:bottom w:val="single" w:sz="4" w:space="0" w:color="auto"/>
              <w:right w:val="single" w:sz="4" w:space="0" w:color="auto"/>
            </w:tcBorders>
            <w:vAlign w:val="bottom"/>
          </w:tcPr>
          <w:p w14:paraId="0DB441FD" w14:textId="58F1DA69" w:rsidR="00554EE8" w:rsidRPr="00390453" w:rsidRDefault="00554EE8" w:rsidP="00554EE8">
            <w:pPr>
              <w:spacing w:after="0" w:line="240" w:lineRule="auto"/>
              <w:jc w:val="center"/>
              <w:rPr>
                <w:rFonts w:asciiTheme="minorHAnsi" w:hAnsiTheme="minorHAnsi" w:cstheme="minorHAnsi"/>
                <w:b/>
                <w:bCs/>
                <w:sz w:val="18"/>
                <w:szCs w:val="18"/>
              </w:rPr>
            </w:pPr>
            <w:r w:rsidRPr="00390453">
              <w:rPr>
                <w:rFonts w:asciiTheme="minorHAnsi" w:hAnsiTheme="minorHAnsi" w:cstheme="minorHAnsi"/>
                <w:sz w:val="18"/>
                <w:szCs w:val="18"/>
              </w:rPr>
              <w:t>07</w:t>
            </w:r>
          </w:p>
        </w:tc>
        <w:tc>
          <w:tcPr>
            <w:tcW w:w="524" w:type="pct"/>
            <w:tcBorders>
              <w:top w:val="single" w:sz="4" w:space="0" w:color="auto"/>
              <w:left w:val="single" w:sz="4" w:space="0" w:color="auto"/>
              <w:bottom w:val="single" w:sz="4" w:space="0" w:color="auto"/>
              <w:right w:val="single" w:sz="4" w:space="0" w:color="auto"/>
            </w:tcBorders>
            <w:vAlign w:val="bottom"/>
          </w:tcPr>
          <w:p w14:paraId="5754446D" w14:textId="5154C0DD" w:rsidR="00554EE8" w:rsidRPr="00390453" w:rsidRDefault="00554EE8" w:rsidP="00554EE8">
            <w:pPr>
              <w:spacing w:after="0" w:line="240" w:lineRule="auto"/>
              <w:jc w:val="center"/>
              <w:rPr>
                <w:rFonts w:asciiTheme="minorHAnsi" w:hAnsiTheme="minorHAnsi" w:cstheme="minorHAnsi"/>
                <w:b/>
                <w:bCs/>
                <w:sz w:val="18"/>
                <w:szCs w:val="18"/>
              </w:rPr>
            </w:pPr>
            <w:r w:rsidRPr="00390453">
              <w:rPr>
                <w:rFonts w:asciiTheme="minorHAnsi" w:hAnsiTheme="minorHAnsi" w:cstheme="minorHAnsi"/>
                <w:sz w:val="18"/>
                <w:szCs w:val="18"/>
              </w:rPr>
              <w:t>08</w:t>
            </w:r>
          </w:p>
        </w:tc>
        <w:tc>
          <w:tcPr>
            <w:tcW w:w="525" w:type="pct"/>
            <w:tcBorders>
              <w:top w:val="single" w:sz="4" w:space="0" w:color="auto"/>
              <w:left w:val="single" w:sz="4" w:space="0" w:color="auto"/>
              <w:bottom w:val="single" w:sz="4" w:space="0" w:color="auto"/>
              <w:right w:val="single" w:sz="4" w:space="0" w:color="auto"/>
            </w:tcBorders>
            <w:vAlign w:val="bottom"/>
          </w:tcPr>
          <w:p w14:paraId="56D1E84E" w14:textId="3B77CC81"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09</w:t>
            </w:r>
          </w:p>
        </w:tc>
        <w:tc>
          <w:tcPr>
            <w:tcW w:w="524" w:type="pct"/>
            <w:tcBorders>
              <w:top w:val="single" w:sz="4" w:space="0" w:color="auto"/>
              <w:left w:val="single" w:sz="4" w:space="0" w:color="auto"/>
              <w:bottom w:val="single" w:sz="4" w:space="0" w:color="auto"/>
              <w:right w:val="single" w:sz="4" w:space="0" w:color="auto"/>
            </w:tcBorders>
            <w:vAlign w:val="bottom"/>
          </w:tcPr>
          <w:p w14:paraId="4DC9E8F4" w14:textId="7DED521E"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10</w:t>
            </w:r>
          </w:p>
        </w:tc>
        <w:tc>
          <w:tcPr>
            <w:tcW w:w="404" w:type="pct"/>
            <w:tcBorders>
              <w:top w:val="single" w:sz="4" w:space="0" w:color="auto"/>
              <w:left w:val="single" w:sz="4" w:space="0" w:color="auto"/>
              <w:bottom w:val="single" w:sz="4" w:space="0" w:color="auto"/>
              <w:right w:val="single" w:sz="4" w:space="0" w:color="auto"/>
            </w:tcBorders>
            <w:vAlign w:val="bottom"/>
          </w:tcPr>
          <w:p w14:paraId="55FAB2B4" w14:textId="14744043"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11</w:t>
            </w:r>
          </w:p>
        </w:tc>
        <w:tc>
          <w:tcPr>
            <w:tcW w:w="403" w:type="pct"/>
            <w:tcBorders>
              <w:top w:val="single" w:sz="4" w:space="0" w:color="auto"/>
              <w:left w:val="single" w:sz="4" w:space="0" w:color="auto"/>
              <w:bottom w:val="single" w:sz="4" w:space="0" w:color="auto"/>
              <w:right w:val="single" w:sz="4" w:space="0" w:color="auto"/>
            </w:tcBorders>
            <w:vAlign w:val="bottom"/>
          </w:tcPr>
          <w:p w14:paraId="0DA689F9" w14:textId="4AD20B74"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12</w:t>
            </w:r>
          </w:p>
        </w:tc>
      </w:tr>
      <w:tr w:rsidR="00CD6823" w:rsidRPr="00390453" w14:paraId="110C1F45" w14:textId="77777777" w:rsidTr="00541956">
        <w:trPr>
          <w:cantSplit/>
          <w:trHeight w:val="288"/>
        </w:trPr>
        <w:tc>
          <w:tcPr>
            <w:tcW w:w="360" w:type="pct"/>
            <w:tcBorders>
              <w:top w:val="single" w:sz="4" w:space="0" w:color="auto"/>
              <w:left w:val="single" w:sz="4" w:space="0" w:color="auto"/>
              <w:bottom w:val="single" w:sz="4" w:space="0" w:color="auto"/>
              <w:right w:val="single" w:sz="4" w:space="0" w:color="auto"/>
            </w:tcBorders>
            <w:vAlign w:val="bottom"/>
          </w:tcPr>
          <w:p w14:paraId="3FEB8A56" w14:textId="743460D1"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eastAsia="Times New Roman" w:hAnsiTheme="minorHAnsi" w:cstheme="minorHAnsi"/>
                <w:sz w:val="18"/>
                <w:szCs w:val="20"/>
              </w:rPr>
              <w:t>Dwelling Unit Name</w:t>
            </w:r>
          </w:p>
        </w:tc>
        <w:tc>
          <w:tcPr>
            <w:tcW w:w="360" w:type="pct"/>
            <w:tcBorders>
              <w:top w:val="single" w:sz="4" w:space="0" w:color="auto"/>
              <w:left w:val="single" w:sz="4" w:space="0" w:color="auto"/>
              <w:bottom w:val="single" w:sz="4" w:space="0" w:color="auto"/>
              <w:right w:val="single" w:sz="4" w:space="0" w:color="auto"/>
            </w:tcBorders>
            <w:vAlign w:val="bottom"/>
          </w:tcPr>
          <w:p w14:paraId="48C8C09C" w14:textId="582C8B5E"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Water Heating System ID or Name</w:t>
            </w:r>
          </w:p>
        </w:tc>
        <w:tc>
          <w:tcPr>
            <w:tcW w:w="445" w:type="pct"/>
            <w:tcBorders>
              <w:top w:val="single" w:sz="4" w:space="0" w:color="auto"/>
              <w:left w:val="single" w:sz="4" w:space="0" w:color="auto"/>
              <w:bottom w:val="single" w:sz="4" w:space="0" w:color="auto"/>
              <w:right w:val="single" w:sz="4" w:space="0" w:color="auto"/>
            </w:tcBorders>
            <w:vAlign w:val="bottom"/>
          </w:tcPr>
          <w:p w14:paraId="58920839" w14:textId="77777777"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Water Heating System Type</w:t>
            </w:r>
          </w:p>
        </w:tc>
        <w:tc>
          <w:tcPr>
            <w:tcW w:w="364" w:type="pct"/>
            <w:tcBorders>
              <w:top w:val="single" w:sz="4" w:space="0" w:color="auto"/>
              <w:left w:val="single" w:sz="4" w:space="0" w:color="auto"/>
              <w:bottom w:val="single" w:sz="4" w:space="0" w:color="auto"/>
              <w:right w:val="single" w:sz="4" w:space="0" w:color="auto"/>
            </w:tcBorders>
            <w:vAlign w:val="bottom"/>
          </w:tcPr>
          <w:p w14:paraId="75524D98" w14:textId="77777777"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Water Heater Type</w:t>
            </w:r>
          </w:p>
        </w:tc>
        <w:tc>
          <w:tcPr>
            <w:tcW w:w="486" w:type="pct"/>
            <w:tcBorders>
              <w:top w:val="single" w:sz="4" w:space="0" w:color="auto"/>
              <w:left w:val="single" w:sz="4" w:space="0" w:color="auto"/>
              <w:bottom w:val="single" w:sz="4" w:space="0" w:color="auto"/>
              <w:right w:val="single" w:sz="4" w:space="0" w:color="auto"/>
            </w:tcBorders>
            <w:vAlign w:val="bottom"/>
          </w:tcPr>
          <w:p w14:paraId="7177A6B8" w14:textId="496941DF"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 xml:space="preserve"># of </w:t>
            </w:r>
            <w:r w:rsidR="00DF531F" w:rsidRPr="00390453">
              <w:rPr>
                <w:rFonts w:asciiTheme="minorHAnsi" w:eastAsia="Times New Roman" w:hAnsiTheme="minorHAnsi" w:cstheme="minorHAnsi"/>
                <w:sz w:val="18"/>
                <w:szCs w:val="20"/>
              </w:rPr>
              <w:t xml:space="preserve">Like (or Identical) </w:t>
            </w:r>
            <w:r w:rsidRPr="00390453">
              <w:rPr>
                <w:rFonts w:asciiTheme="minorHAnsi" w:hAnsiTheme="minorHAnsi" w:cstheme="minorHAnsi"/>
                <w:sz w:val="18"/>
                <w:szCs w:val="18"/>
              </w:rPr>
              <w:t>Water Heaters in System</w:t>
            </w:r>
          </w:p>
        </w:tc>
        <w:tc>
          <w:tcPr>
            <w:tcW w:w="282" w:type="pct"/>
            <w:tcBorders>
              <w:top w:val="single" w:sz="4" w:space="0" w:color="auto"/>
              <w:left w:val="single" w:sz="4" w:space="0" w:color="auto"/>
              <w:bottom w:val="single" w:sz="4" w:space="0" w:color="auto"/>
              <w:right w:val="single" w:sz="4" w:space="0" w:color="auto"/>
            </w:tcBorders>
            <w:vAlign w:val="bottom"/>
          </w:tcPr>
          <w:p w14:paraId="1643CD45" w14:textId="77777777"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Fuel Type</w:t>
            </w:r>
          </w:p>
        </w:tc>
        <w:tc>
          <w:tcPr>
            <w:tcW w:w="323" w:type="pct"/>
            <w:tcBorders>
              <w:top w:val="single" w:sz="4" w:space="0" w:color="auto"/>
              <w:left w:val="single" w:sz="4" w:space="0" w:color="auto"/>
              <w:bottom w:val="single" w:sz="4" w:space="0" w:color="auto"/>
              <w:right w:val="single" w:sz="4" w:space="0" w:color="auto"/>
            </w:tcBorders>
            <w:vAlign w:val="bottom"/>
          </w:tcPr>
          <w:p w14:paraId="42267D40" w14:textId="77777777"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Rated Input Type</w:t>
            </w:r>
          </w:p>
        </w:tc>
        <w:tc>
          <w:tcPr>
            <w:tcW w:w="524" w:type="pct"/>
            <w:tcBorders>
              <w:top w:val="single" w:sz="4" w:space="0" w:color="auto"/>
              <w:left w:val="single" w:sz="4" w:space="0" w:color="auto"/>
              <w:bottom w:val="single" w:sz="4" w:space="0" w:color="auto"/>
              <w:right w:val="single" w:sz="4" w:space="0" w:color="auto"/>
            </w:tcBorders>
            <w:vAlign w:val="bottom"/>
          </w:tcPr>
          <w:p w14:paraId="599FC808" w14:textId="77777777"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Rated Input Value</w:t>
            </w:r>
          </w:p>
        </w:tc>
        <w:tc>
          <w:tcPr>
            <w:tcW w:w="525" w:type="pct"/>
            <w:tcBorders>
              <w:top w:val="single" w:sz="4" w:space="0" w:color="auto"/>
              <w:left w:val="single" w:sz="4" w:space="0" w:color="auto"/>
              <w:bottom w:val="single" w:sz="4" w:space="0" w:color="auto"/>
              <w:right w:val="single" w:sz="4" w:space="0" w:color="auto"/>
            </w:tcBorders>
            <w:vAlign w:val="bottom"/>
          </w:tcPr>
          <w:p w14:paraId="61C9B531" w14:textId="77777777"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eastAsia="Times New Roman" w:hAnsiTheme="minorHAnsi" w:cstheme="minorHAnsi"/>
                <w:sz w:val="18"/>
                <w:szCs w:val="20"/>
              </w:rPr>
              <w:t>Central DHW System Distribution</w:t>
            </w:r>
          </w:p>
        </w:tc>
        <w:tc>
          <w:tcPr>
            <w:tcW w:w="524" w:type="pct"/>
            <w:tcBorders>
              <w:top w:val="single" w:sz="4" w:space="0" w:color="auto"/>
              <w:left w:val="single" w:sz="4" w:space="0" w:color="auto"/>
              <w:bottom w:val="single" w:sz="4" w:space="0" w:color="auto"/>
              <w:right w:val="single" w:sz="4" w:space="0" w:color="auto"/>
            </w:tcBorders>
            <w:vAlign w:val="bottom"/>
          </w:tcPr>
          <w:p w14:paraId="12391449" w14:textId="77777777"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Dwelling Unit DHW System</w:t>
            </w:r>
          </w:p>
          <w:p w14:paraId="32CBF52F" w14:textId="77777777"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Distribution Type</w:t>
            </w:r>
          </w:p>
        </w:tc>
        <w:tc>
          <w:tcPr>
            <w:tcW w:w="404" w:type="pct"/>
            <w:tcBorders>
              <w:top w:val="single" w:sz="4" w:space="0" w:color="auto"/>
              <w:left w:val="single" w:sz="4" w:space="0" w:color="auto"/>
              <w:bottom w:val="single" w:sz="4" w:space="0" w:color="auto"/>
              <w:right w:val="single" w:sz="4" w:space="0" w:color="auto"/>
            </w:tcBorders>
            <w:vAlign w:val="bottom"/>
          </w:tcPr>
          <w:p w14:paraId="5589DC8C" w14:textId="322BE969"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Compact Distrib.</w:t>
            </w:r>
          </w:p>
        </w:tc>
        <w:tc>
          <w:tcPr>
            <w:tcW w:w="403" w:type="pct"/>
            <w:tcBorders>
              <w:top w:val="single" w:sz="4" w:space="0" w:color="auto"/>
              <w:left w:val="single" w:sz="4" w:space="0" w:color="auto"/>
              <w:bottom w:val="single" w:sz="4" w:space="0" w:color="auto"/>
              <w:right w:val="single" w:sz="4" w:space="0" w:color="auto"/>
            </w:tcBorders>
            <w:vAlign w:val="bottom"/>
          </w:tcPr>
          <w:p w14:paraId="24DEC3D9" w14:textId="77777777"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Drain Water Heat Recovery</w:t>
            </w:r>
          </w:p>
        </w:tc>
      </w:tr>
      <w:tr w:rsidR="00CD6823" w:rsidRPr="00390453" w14:paraId="5BEEEFCC" w14:textId="77777777" w:rsidTr="00541956">
        <w:trPr>
          <w:cantSplit/>
          <w:trHeight w:val="246"/>
        </w:trPr>
        <w:tc>
          <w:tcPr>
            <w:tcW w:w="360" w:type="pct"/>
            <w:tcBorders>
              <w:top w:val="single" w:sz="4" w:space="0" w:color="auto"/>
              <w:left w:val="single" w:sz="4" w:space="0" w:color="auto"/>
              <w:bottom w:val="single" w:sz="4" w:space="0" w:color="auto"/>
              <w:right w:val="single" w:sz="4" w:space="0" w:color="auto"/>
            </w:tcBorders>
          </w:tcPr>
          <w:p w14:paraId="50C7749C" w14:textId="187338E0" w:rsidR="00554EE8" w:rsidRPr="00390453" w:rsidRDefault="00554EE8" w:rsidP="00554EE8">
            <w:pPr>
              <w:spacing w:after="0" w:line="240" w:lineRule="auto"/>
              <w:rPr>
                <w:rFonts w:asciiTheme="minorHAnsi" w:eastAsia="Times New Roman" w:hAnsiTheme="minorHAnsi" w:cstheme="minorHAnsi"/>
                <w:sz w:val="16"/>
                <w:szCs w:val="20"/>
              </w:rPr>
            </w:pPr>
            <w:r w:rsidRPr="00390453">
              <w:rPr>
                <w:rFonts w:asciiTheme="minorHAnsi" w:eastAsia="Times New Roman" w:hAnsiTheme="minorHAnsi" w:cstheme="minorHAnsi"/>
                <w:sz w:val="16"/>
                <w:szCs w:val="16"/>
              </w:rPr>
              <w:t>&lt;&lt;Reference value from A01 &gt;&gt;</w:t>
            </w:r>
          </w:p>
        </w:tc>
        <w:tc>
          <w:tcPr>
            <w:tcW w:w="360" w:type="pct"/>
            <w:tcBorders>
              <w:top w:val="single" w:sz="4" w:space="0" w:color="auto"/>
              <w:left w:val="single" w:sz="4" w:space="0" w:color="auto"/>
              <w:bottom w:val="single" w:sz="4" w:space="0" w:color="auto"/>
              <w:right w:val="single" w:sz="4" w:space="0" w:color="auto"/>
            </w:tcBorders>
          </w:tcPr>
          <w:p w14:paraId="19185FD4" w14:textId="770E350F" w:rsidR="00554EE8" w:rsidRPr="00390453" w:rsidRDefault="00554EE8" w:rsidP="00554EE8">
            <w:pPr>
              <w:spacing w:after="0" w:line="240" w:lineRule="auto"/>
              <w:rPr>
                <w:rFonts w:asciiTheme="minorHAnsi" w:hAnsiTheme="minorHAnsi" w:cstheme="minorHAnsi"/>
                <w:sz w:val="14"/>
                <w:szCs w:val="16"/>
              </w:rPr>
            </w:pPr>
            <w:r w:rsidRPr="00390453">
              <w:rPr>
                <w:rFonts w:asciiTheme="minorHAnsi" w:eastAsia="Times New Roman" w:hAnsiTheme="minorHAnsi" w:cstheme="minorHAnsi"/>
                <w:sz w:val="16"/>
                <w:szCs w:val="20"/>
              </w:rPr>
              <w:t>&lt;&lt;Reference value from A02&gt;&gt;</w:t>
            </w:r>
          </w:p>
        </w:tc>
        <w:tc>
          <w:tcPr>
            <w:tcW w:w="445" w:type="pct"/>
            <w:tcBorders>
              <w:top w:val="single" w:sz="4" w:space="0" w:color="auto"/>
              <w:left w:val="single" w:sz="4" w:space="0" w:color="auto"/>
              <w:bottom w:val="single" w:sz="4" w:space="0" w:color="auto"/>
              <w:right w:val="single" w:sz="4" w:space="0" w:color="auto"/>
            </w:tcBorders>
          </w:tcPr>
          <w:p w14:paraId="77E4DFEE" w14:textId="77166B12" w:rsidR="00554EE8" w:rsidRPr="00390453" w:rsidRDefault="00554EE8" w:rsidP="00554EE8">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390453">
              <w:rPr>
                <w:rFonts w:asciiTheme="minorHAnsi" w:eastAsia="Times New Roman" w:hAnsiTheme="minorHAnsi" w:cstheme="minorHAnsi"/>
                <w:sz w:val="16"/>
                <w:szCs w:val="20"/>
              </w:rPr>
              <w:t>&lt;&lt; reference value from A03&gt;&gt;</w:t>
            </w:r>
          </w:p>
          <w:p w14:paraId="348BD037" w14:textId="42D69148" w:rsidR="00554EE8" w:rsidRPr="00390453" w:rsidRDefault="00554EE8" w:rsidP="00554EE8">
            <w:pPr>
              <w:spacing w:after="0" w:line="240" w:lineRule="auto"/>
              <w:rPr>
                <w:rFonts w:asciiTheme="minorHAnsi" w:hAnsiTheme="minorHAnsi" w:cstheme="minorHAnsi"/>
                <w:sz w:val="14"/>
                <w:szCs w:val="16"/>
              </w:rPr>
            </w:pPr>
          </w:p>
        </w:tc>
        <w:tc>
          <w:tcPr>
            <w:tcW w:w="364" w:type="pct"/>
            <w:tcBorders>
              <w:top w:val="single" w:sz="4" w:space="0" w:color="auto"/>
              <w:left w:val="single" w:sz="4" w:space="0" w:color="auto"/>
              <w:bottom w:val="single" w:sz="4" w:space="0" w:color="auto"/>
              <w:right w:val="single" w:sz="4" w:space="0" w:color="auto"/>
            </w:tcBorders>
          </w:tcPr>
          <w:p w14:paraId="7C4D401E" w14:textId="32167DA9" w:rsidR="00554EE8" w:rsidRPr="00390453" w:rsidRDefault="00554EE8" w:rsidP="00554EE8">
            <w:pPr>
              <w:tabs>
                <w:tab w:val="left" w:pos="2160"/>
                <w:tab w:val="left" w:pos="2700"/>
                <w:tab w:val="left" w:pos="3420"/>
                <w:tab w:val="left" w:pos="3780"/>
                <w:tab w:val="left" w:pos="5760"/>
                <w:tab w:val="left" w:pos="7212"/>
              </w:tabs>
              <w:spacing w:after="0" w:line="240" w:lineRule="auto"/>
              <w:rPr>
                <w:rFonts w:asciiTheme="minorHAnsi" w:hAnsiTheme="minorHAnsi" w:cstheme="minorHAnsi"/>
                <w:sz w:val="14"/>
                <w:szCs w:val="16"/>
              </w:rPr>
            </w:pPr>
            <w:r w:rsidRPr="00390453">
              <w:rPr>
                <w:rFonts w:asciiTheme="minorHAnsi" w:eastAsia="Times New Roman" w:hAnsiTheme="minorHAnsi" w:cstheme="minorHAnsi"/>
                <w:sz w:val="16"/>
                <w:szCs w:val="20"/>
              </w:rPr>
              <w:t>&lt;&lt; reference value from A04&gt;&gt;</w:t>
            </w:r>
          </w:p>
        </w:tc>
        <w:tc>
          <w:tcPr>
            <w:tcW w:w="486" w:type="pct"/>
            <w:tcBorders>
              <w:top w:val="single" w:sz="4" w:space="0" w:color="auto"/>
              <w:left w:val="single" w:sz="4" w:space="0" w:color="auto"/>
              <w:bottom w:val="single" w:sz="4" w:space="0" w:color="auto"/>
              <w:right w:val="single" w:sz="4" w:space="0" w:color="auto"/>
            </w:tcBorders>
          </w:tcPr>
          <w:p w14:paraId="3AA1B762" w14:textId="23DF9A6E" w:rsidR="00554EE8" w:rsidRPr="00390453" w:rsidRDefault="00554EE8" w:rsidP="00554EE8">
            <w:pPr>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4"/>
                <w:szCs w:val="16"/>
              </w:rPr>
            </w:pPr>
            <w:r w:rsidRPr="00390453">
              <w:rPr>
                <w:rFonts w:asciiTheme="minorHAnsi" w:eastAsia="Times New Roman" w:hAnsiTheme="minorHAnsi" w:cstheme="minorHAnsi"/>
                <w:sz w:val="16"/>
                <w:szCs w:val="20"/>
              </w:rPr>
              <w:t>&lt;&lt; reference value from A05&gt;&gt;</w:t>
            </w:r>
          </w:p>
        </w:tc>
        <w:tc>
          <w:tcPr>
            <w:tcW w:w="282" w:type="pct"/>
            <w:tcBorders>
              <w:top w:val="single" w:sz="4" w:space="0" w:color="auto"/>
              <w:left w:val="single" w:sz="4" w:space="0" w:color="auto"/>
              <w:bottom w:val="single" w:sz="4" w:space="0" w:color="auto"/>
              <w:right w:val="single" w:sz="4" w:space="0" w:color="auto"/>
            </w:tcBorders>
          </w:tcPr>
          <w:p w14:paraId="756E6B24" w14:textId="5434463A" w:rsidR="00554EE8" w:rsidRPr="00390453" w:rsidRDefault="00554EE8" w:rsidP="00554EE8">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390453">
              <w:rPr>
                <w:rFonts w:asciiTheme="minorHAnsi" w:eastAsia="Times New Roman" w:hAnsiTheme="minorHAnsi" w:cstheme="minorHAnsi"/>
                <w:sz w:val="16"/>
                <w:szCs w:val="20"/>
              </w:rPr>
              <w:t>&lt;&lt; Reference value from A06&gt;&gt;</w:t>
            </w:r>
          </w:p>
          <w:p w14:paraId="6905076F" w14:textId="2A84251B" w:rsidR="00554EE8" w:rsidRPr="00390453" w:rsidRDefault="00554EE8" w:rsidP="00554EE8">
            <w:pPr>
              <w:spacing w:after="0" w:line="240" w:lineRule="auto"/>
              <w:rPr>
                <w:rFonts w:asciiTheme="minorHAnsi" w:hAnsiTheme="minorHAnsi" w:cstheme="minorHAnsi"/>
                <w:sz w:val="14"/>
                <w:szCs w:val="16"/>
              </w:rPr>
            </w:pPr>
          </w:p>
        </w:tc>
        <w:tc>
          <w:tcPr>
            <w:tcW w:w="323" w:type="pct"/>
            <w:tcBorders>
              <w:top w:val="single" w:sz="4" w:space="0" w:color="auto"/>
              <w:left w:val="single" w:sz="4" w:space="0" w:color="auto"/>
              <w:bottom w:val="single" w:sz="4" w:space="0" w:color="auto"/>
              <w:right w:val="single" w:sz="4" w:space="0" w:color="auto"/>
            </w:tcBorders>
          </w:tcPr>
          <w:p w14:paraId="4DDAC414" w14:textId="7476F7DC" w:rsidR="00554EE8" w:rsidRPr="00390453" w:rsidRDefault="00554EE8" w:rsidP="00554EE8">
            <w:pPr>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390453">
              <w:rPr>
                <w:rFonts w:asciiTheme="minorHAnsi" w:eastAsia="Times New Roman" w:hAnsiTheme="minorHAnsi" w:cstheme="minorHAnsi"/>
                <w:sz w:val="16"/>
                <w:szCs w:val="20"/>
              </w:rPr>
              <w:t>&lt;&lt; Reference value from A07 &gt;&gt;</w:t>
            </w:r>
          </w:p>
          <w:p w14:paraId="5CA11BB7" w14:textId="78BEEFC6" w:rsidR="00554EE8" w:rsidRPr="00390453" w:rsidRDefault="00554EE8" w:rsidP="00554EE8">
            <w:pPr>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p>
          <w:p w14:paraId="2BB11D43" w14:textId="446C0F0F" w:rsidR="00554EE8" w:rsidRPr="00390453" w:rsidRDefault="00554EE8" w:rsidP="00554EE8">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p>
          <w:p w14:paraId="47CE21EB" w14:textId="328A3E8F" w:rsidR="00554EE8" w:rsidRPr="00390453" w:rsidRDefault="00554EE8" w:rsidP="00554EE8">
            <w:pPr>
              <w:spacing w:after="0" w:line="240" w:lineRule="auto"/>
              <w:rPr>
                <w:rFonts w:asciiTheme="minorHAnsi" w:hAnsiTheme="minorHAnsi" w:cstheme="minorHAnsi"/>
                <w:sz w:val="14"/>
                <w:szCs w:val="16"/>
              </w:rPr>
            </w:pPr>
          </w:p>
        </w:tc>
        <w:tc>
          <w:tcPr>
            <w:tcW w:w="524" w:type="pct"/>
            <w:tcBorders>
              <w:top w:val="single" w:sz="4" w:space="0" w:color="auto"/>
              <w:left w:val="single" w:sz="4" w:space="0" w:color="auto"/>
              <w:bottom w:val="single" w:sz="4" w:space="0" w:color="auto"/>
              <w:right w:val="single" w:sz="4" w:space="0" w:color="auto"/>
            </w:tcBorders>
            <w:vAlign w:val="center"/>
          </w:tcPr>
          <w:p w14:paraId="3236F259" w14:textId="57FF3658" w:rsidR="00554EE8" w:rsidRPr="00390453" w:rsidRDefault="00554EE8" w:rsidP="00554EE8">
            <w:pPr>
              <w:spacing w:after="0"/>
              <w:rPr>
                <w:rFonts w:asciiTheme="minorHAnsi" w:eastAsia="Times New Roman" w:hAnsiTheme="minorHAnsi" w:cstheme="minorHAnsi"/>
                <w:sz w:val="16"/>
                <w:szCs w:val="20"/>
              </w:rPr>
            </w:pPr>
            <w:r w:rsidRPr="00390453">
              <w:rPr>
                <w:rFonts w:asciiTheme="minorHAnsi" w:eastAsia="Times New Roman" w:hAnsiTheme="minorHAnsi" w:cstheme="minorHAnsi"/>
                <w:sz w:val="16"/>
                <w:szCs w:val="20"/>
              </w:rPr>
              <w:t>&lt;&lt;User input value which must pass the following range tests:</w:t>
            </w:r>
            <w:r w:rsidRPr="00390453">
              <w:t xml:space="preserve"> </w:t>
            </w:r>
            <w:r w:rsidRPr="00390453">
              <w:rPr>
                <w:rFonts w:asciiTheme="minorHAnsi" w:eastAsia="Times New Roman" w:hAnsiTheme="minorHAnsi" w:cstheme="minorHAnsi"/>
                <w:sz w:val="16"/>
                <w:szCs w:val="20"/>
              </w:rPr>
              <w:t>Value may be NA if B08is NA.</w:t>
            </w:r>
          </w:p>
          <w:p w14:paraId="00FC1634" w14:textId="74D4BD4F" w:rsidR="00554EE8" w:rsidRPr="00390453" w:rsidRDefault="00554EE8" w:rsidP="00554EE8">
            <w:pPr>
              <w:spacing w:after="0"/>
              <w:rPr>
                <w:rFonts w:asciiTheme="minorHAnsi" w:eastAsia="Times New Roman" w:hAnsiTheme="minorHAnsi" w:cstheme="minorHAnsi"/>
                <w:sz w:val="16"/>
                <w:szCs w:val="20"/>
              </w:rPr>
            </w:pPr>
            <w:r w:rsidRPr="00390453">
              <w:rPr>
                <w:rFonts w:asciiTheme="minorHAnsi" w:eastAsia="Times New Roman" w:hAnsiTheme="minorHAnsi" w:cstheme="minorHAnsi"/>
                <w:sz w:val="16"/>
                <w:szCs w:val="20"/>
              </w:rPr>
              <w:t>If B06 = Natural Gas or Propane, then</w:t>
            </w:r>
          </w:p>
          <w:p w14:paraId="61EC8282" w14:textId="206F7CC2" w:rsidR="00554EE8" w:rsidRPr="00390453" w:rsidRDefault="00554EE8" w:rsidP="00554EE8">
            <w:pPr>
              <w:spacing w:after="0"/>
              <w:rPr>
                <w:rFonts w:asciiTheme="minorHAnsi" w:eastAsia="Times New Roman" w:hAnsiTheme="minorHAnsi" w:cstheme="minorHAnsi"/>
                <w:sz w:val="16"/>
                <w:szCs w:val="20"/>
              </w:rPr>
            </w:pPr>
            <w:r w:rsidRPr="00390453">
              <w:rPr>
                <w:rFonts w:asciiTheme="minorHAnsi" w:eastAsia="Times New Roman" w:hAnsiTheme="minorHAnsi" w:cstheme="minorHAnsi"/>
                <w:sz w:val="16"/>
                <w:szCs w:val="20"/>
              </w:rPr>
              <w:t>If B04 = Commercial Storage, then value must be &gt; 75,000 Btu/hr;</w:t>
            </w:r>
          </w:p>
          <w:p w14:paraId="4957A937" w14:textId="7011D818" w:rsidR="00554EE8" w:rsidRPr="00390453" w:rsidRDefault="00554EE8" w:rsidP="00554EE8">
            <w:pPr>
              <w:spacing w:after="0"/>
              <w:rPr>
                <w:rFonts w:asciiTheme="minorHAnsi" w:eastAsia="Times New Roman" w:hAnsiTheme="minorHAnsi" w:cstheme="minorHAnsi"/>
                <w:sz w:val="16"/>
                <w:szCs w:val="20"/>
              </w:rPr>
            </w:pPr>
            <w:r w:rsidRPr="00390453">
              <w:rPr>
                <w:rFonts w:asciiTheme="minorHAnsi" w:eastAsia="Times New Roman" w:hAnsiTheme="minorHAnsi" w:cstheme="minorHAnsi"/>
                <w:sz w:val="16"/>
                <w:szCs w:val="20"/>
              </w:rPr>
              <w:t>If B04 = Consumer Storage, then value must be ≤ 75,000 Btu/hr;</w:t>
            </w:r>
          </w:p>
          <w:p w14:paraId="43038F2D" w14:textId="779C04B4" w:rsidR="00554EE8" w:rsidRPr="00390453" w:rsidRDefault="00554EE8" w:rsidP="00554EE8">
            <w:pPr>
              <w:spacing w:after="0"/>
              <w:rPr>
                <w:rFonts w:asciiTheme="minorHAnsi" w:eastAsia="Times New Roman" w:hAnsiTheme="minorHAnsi" w:cstheme="minorHAnsi"/>
                <w:sz w:val="16"/>
                <w:szCs w:val="20"/>
              </w:rPr>
            </w:pPr>
            <w:r w:rsidRPr="00390453">
              <w:rPr>
                <w:rFonts w:asciiTheme="minorHAnsi" w:eastAsia="Times New Roman" w:hAnsiTheme="minorHAnsi" w:cstheme="minorHAnsi"/>
                <w:sz w:val="16"/>
                <w:szCs w:val="20"/>
              </w:rPr>
              <w:t>If B04 = Commercial Instant, then value must be &gt; 200,000 Btu/hr;</w:t>
            </w:r>
          </w:p>
          <w:p w14:paraId="7A989646" w14:textId="376D747D" w:rsidR="00554EE8" w:rsidRPr="00390453" w:rsidRDefault="00554EE8" w:rsidP="00554EE8">
            <w:pPr>
              <w:spacing w:after="0"/>
              <w:rPr>
                <w:rFonts w:asciiTheme="minorHAnsi" w:eastAsia="Times New Roman" w:hAnsiTheme="minorHAnsi" w:cstheme="minorHAnsi"/>
                <w:sz w:val="16"/>
                <w:szCs w:val="20"/>
              </w:rPr>
            </w:pPr>
            <w:r w:rsidRPr="00390453">
              <w:rPr>
                <w:rFonts w:asciiTheme="minorHAnsi" w:eastAsia="Times New Roman" w:hAnsiTheme="minorHAnsi" w:cstheme="minorHAnsi"/>
                <w:sz w:val="16"/>
                <w:szCs w:val="20"/>
              </w:rPr>
              <w:t>If B04 = Consumer Instant, then value must be ≤ 200,000 Btu/hr;</w:t>
            </w:r>
          </w:p>
          <w:p w14:paraId="4AC9EEF8" w14:textId="7D1AA610" w:rsidR="00554EE8" w:rsidRPr="00390453" w:rsidRDefault="00554EE8" w:rsidP="00554EE8">
            <w:pPr>
              <w:spacing w:after="0"/>
              <w:rPr>
                <w:rFonts w:asciiTheme="minorHAnsi" w:eastAsia="Times New Roman" w:hAnsiTheme="minorHAnsi" w:cstheme="minorHAnsi"/>
                <w:sz w:val="16"/>
                <w:szCs w:val="20"/>
              </w:rPr>
            </w:pPr>
            <w:r w:rsidRPr="00390453">
              <w:rPr>
                <w:rFonts w:asciiTheme="minorHAnsi" w:eastAsia="Times New Roman" w:hAnsiTheme="minorHAnsi" w:cstheme="minorHAnsi"/>
                <w:sz w:val="16"/>
                <w:szCs w:val="20"/>
              </w:rPr>
              <w:t>Else if B04 = Residential-Duty Commercial Storage, then value must be ≤ 105,000 Btu/hr;</w:t>
            </w:r>
          </w:p>
          <w:p w14:paraId="3FE17D88" w14:textId="5FAF5BD0" w:rsidR="00554EE8" w:rsidRPr="00390453" w:rsidRDefault="00554EE8" w:rsidP="00554EE8">
            <w:pPr>
              <w:spacing w:after="0"/>
              <w:rPr>
                <w:rFonts w:asciiTheme="minorHAnsi" w:eastAsia="Times New Roman" w:hAnsiTheme="minorHAnsi" w:cstheme="minorHAnsi"/>
                <w:sz w:val="16"/>
                <w:szCs w:val="20"/>
              </w:rPr>
            </w:pPr>
            <w:r w:rsidRPr="00390453">
              <w:rPr>
                <w:rFonts w:asciiTheme="minorHAnsi" w:eastAsia="Times New Roman" w:hAnsiTheme="minorHAnsi" w:cstheme="minorHAnsi"/>
                <w:sz w:val="16"/>
                <w:szCs w:val="20"/>
              </w:rPr>
              <w:t>Else if B06 = Electricity, then</w:t>
            </w:r>
          </w:p>
          <w:p w14:paraId="4899914A" w14:textId="0261BF09" w:rsidR="00554EE8" w:rsidRPr="00390453" w:rsidRDefault="00554EE8" w:rsidP="00554EE8">
            <w:pPr>
              <w:spacing w:after="0"/>
              <w:rPr>
                <w:rFonts w:asciiTheme="minorHAnsi" w:eastAsia="Times New Roman" w:hAnsiTheme="minorHAnsi" w:cstheme="minorHAnsi"/>
                <w:sz w:val="16"/>
                <w:szCs w:val="20"/>
              </w:rPr>
            </w:pPr>
            <w:r w:rsidRPr="00390453">
              <w:rPr>
                <w:rFonts w:asciiTheme="minorHAnsi" w:eastAsia="Times New Roman" w:hAnsiTheme="minorHAnsi" w:cstheme="minorHAnsi"/>
                <w:sz w:val="16"/>
                <w:szCs w:val="20"/>
              </w:rPr>
              <w:lastRenderedPageBreak/>
              <w:t>If B04 = Commercial Storage or Commercial Instant, then value must be &gt; 12 kW;</w:t>
            </w:r>
          </w:p>
          <w:p w14:paraId="46679747" w14:textId="7AEA5C43" w:rsidR="00554EE8" w:rsidRPr="00390453" w:rsidRDefault="00554EE8" w:rsidP="00554EE8">
            <w:pPr>
              <w:spacing w:after="0"/>
              <w:rPr>
                <w:rFonts w:asciiTheme="minorHAnsi" w:eastAsia="Times New Roman" w:hAnsiTheme="minorHAnsi" w:cstheme="minorHAnsi"/>
                <w:sz w:val="16"/>
                <w:szCs w:val="20"/>
              </w:rPr>
            </w:pPr>
            <w:r w:rsidRPr="00390453">
              <w:rPr>
                <w:rFonts w:asciiTheme="minorHAnsi" w:eastAsia="Times New Roman" w:hAnsiTheme="minorHAnsi" w:cstheme="minorHAnsi"/>
                <w:sz w:val="16"/>
                <w:szCs w:val="20"/>
              </w:rPr>
              <w:t>If B04 = Consumer Storage or Consumer Instant, then value must be ≤ 12 kW;</w:t>
            </w:r>
          </w:p>
          <w:p w14:paraId="0F235F01" w14:textId="0BE265B0" w:rsidR="00554EE8" w:rsidRPr="00390453" w:rsidRDefault="00554EE8" w:rsidP="00554EE8">
            <w:pPr>
              <w:spacing w:after="0"/>
              <w:rPr>
                <w:rFonts w:asciiTheme="minorHAnsi" w:eastAsia="Times New Roman" w:hAnsiTheme="minorHAnsi" w:cstheme="minorHAnsi"/>
                <w:sz w:val="16"/>
                <w:szCs w:val="20"/>
              </w:rPr>
            </w:pPr>
            <w:r w:rsidRPr="00390453">
              <w:rPr>
                <w:rFonts w:asciiTheme="minorHAnsi" w:eastAsia="Times New Roman" w:hAnsiTheme="minorHAnsi" w:cstheme="minorHAnsi"/>
                <w:sz w:val="16"/>
                <w:szCs w:val="20"/>
              </w:rPr>
              <w:t>Else if B04 = Residential-Duty Commercial Instantaneous, then value must be ≤ 58.6 kW;</w:t>
            </w:r>
          </w:p>
          <w:p w14:paraId="5B006588" w14:textId="22D8EC1B" w:rsidR="00554EE8" w:rsidRPr="00390453" w:rsidRDefault="00554EE8" w:rsidP="00554EE8">
            <w:pPr>
              <w:spacing w:after="0"/>
              <w:rPr>
                <w:rFonts w:asciiTheme="minorHAnsi" w:eastAsia="Times New Roman" w:hAnsiTheme="minorHAnsi" w:cstheme="minorHAnsi"/>
                <w:sz w:val="16"/>
                <w:szCs w:val="20"/>
              </w:rPr>
            </w:pPr>
          </w:p>
          <w:p w14:paraId="7CF927FF" w14:textId="0763D859" w:rsidR="00554EE8" w:rsidRPr="00390453" w:rsidRDefault="00554EE8" w:rsidP="00554EE8">
            <w:pPr>
              <w:spacing w:after="0"/>
              <w:rPr>
                <w:rFonts w:asciiTheme="minorHAnsi" w:eastAsia="Times New Roman" w:hAnsiTheme="minorHAnsi" w:cstheme="minorHAnsi"/>
                <w:sz w:val="16"/>
                <w:szCs w:val="20"/>
              </w:rPr>
            </w:pPr>
            <w:r w:rsidRPr="00390453">
              <w:rPr>
                <w:rFonts w:asciiTheme="minorHAnsi" w:eastAsia="Times New Roman" w:hAnsiTheme="minorHAnsi" w:cstheme="minorHAnsi"/>
                <w:sz w:val="16"/>
                <w:szCs w:val="20"/>
              </w:rPr>
              <w:t>If the value passes range test and if A06 = Electric Resistance, it is stored in WaterHeaterElectricFiredRatedInput, Otherwise the value is stored in WaterHeaterGasFiredRatedInput&gt;&gt;</w:t>
            </w:r>
          </w:p>
          <w:p w14:paraId="403C3207" w14:textId="1DA6FB43" w:rsidR="00554EE8" w:rsidRPr="00390453" w:rsidRDefault="00554EE8" w:rsidP="00554EE8">
            <w:pPr>
              <w:spacing w:after="0"/>
              <w:rPr>
                <w:rFonts w:asciiTheme="minorHAnsi" w:eastAsia="Times New Roman" w:hAnsiTheme="minorHAnsi" w:cstheme="minorHAnsi"/>
                <w:sz w:val="16"/>
                <w:szCs w:val="20"/>
              </w:rPr>
            </w:pPr>
          </w:p>
          <w:p w14:paraId="4DC44E17" w14:textId="5FC46A55" w:rsidR="00554EE8" w:rsidRPr="00390453" w:rsidRDefault="00554EE8" w:rsidP="00554EE8">
            <w:pPr>
              <w:spacing w:after="0" w:line="240" w:lineRule="auto"/>
              <w:rPr>
                <w:rFonts w:asciiTheme="minorHAnsi" w:hAnsiTheme="minorHAnsi" w:cstheme="minorHAnsi"/>
                <w:sz w:val="14"/>
                <w:szCs w:val="16"/>
              </w:rPr>
            </w:pPr>
          </w:p>
        </w:tc>
        <w:tc>
          <w:tcPr>
            <w:tcW w:w="525" w:type="pct"/>
            <w:tcBorders>
              <w:top w:val="single" w:sz="4" w:space="0" w:color="auto"/>
              <w:left w:val="single" w:sz="4" w:space="0" w:color="auto"/>
              <w:bottom w:val="single" w:sz="4" w:space="0" w:color="auto"/>
              <w:right w:val="single" w:sz="4" w:space="0" w:color="auto"/>
            </w:tcBorders>
          </w:tcPr>
          <w:p w14:paraId="7EF496BA" w14:textId="1C6F85C8" w:rsidR="00554EE8" w:rsidRPr="00390453" w:rsidRDefault="00554EE8" w:rsidP="00554EE8">
            <w:pPr>
              <w:spacing w:after="0" w:line="240" w:lineRule="auto"/>
              <w:rPr>
                <w:rFonts w:asciiTheme="minorHAnsi" w:hAnsiTheme="minorHAnsi" w:cstheme="minorHAnsi"/>
                <w:sz w:val="14"/>
                <w:szCs w:val="16"/>
              </w:rPr>
            </w:pPr>
            <w:r w:rsidRPr="00390453">
              <w:rPr>
                <w:rFonts w:asciiTheme="minorHAnsi" w:eastAsia="Times New Roman" w:hAnsiTheme="minorHAnsi" w:cstheme="minorHAnsi"/>
                <w:sz w:val="16"/>
                <w:szCs w:val="20"/>
              </w:rPr>
              <w:lastRenderedPageBreak/>
              <w:t>&lt;&lt; Reference value from A09&gt;&gt;</w:t>
            </w:r>
          </w:p>
        </w:tc>
        <w:tc>
          <w:tcPr>
            <w:tcW w:w="524" w:type="pct"/>
            <w:tcBorders>
              <w:top w:val="single" w:sz="4" w:space="0" w:color="auto"/>
              <w:left w:val="single" w:sz="4" w:space="0" w:color="auto"/>
              <w:bottom w:val="single" w:sz="4" w:space="0" w:color="auto"/>
              <w:right w:val="single" w:sz="4" w:space="0" w:color="auto"/>
            </w:tcBorders>
          </w:tcPr>
          <w:p w14:paraId="6C87B38C" w14:textId="7D6C0D03" w:rsidR="00554EE8" w:rsidRPr="00390453" w:rsidRDefault="00554EE8" w:rsidP="00554EE8">
            <w:pPr>
              <w:spacing w:after="0" w:line="240" w:lineRule="auto"/>
              <w:rPr>
                <w:rFonts w:asciiTheme="minorHAnsi" w:hAnsiTheme="minorHAnsi" w:cstheme="minorHAnsi"/>
                <w:sz w:val="14"/>
                <w:szCs w:val="16"/>
              </w:rPr>
            </w:pPr>
            <w:r w:rsidRPr="00390453">
              <w:rPr>
                <w:rFonts w:asciiTheme="minorHAnsi" w:eastAsia="Times New Roman" w:hAnsiTheme="minorHAnsi" w:cstheme="minorHAnsi"/>
                <w:sz w:val="16"/>
                <w:szCs w:val="20"/>
              </w:rPr>
              <w:t>&lt;&lt; Reference value from Design Dwelling Unit DHW System Distribution A10&gt;&gt;</w:t>
            </w:r>
          </w:p>
        </w:tc>
        <w:tc>
          <w:tcPr>
            <w:tcW w:w="404" w:type="pct"/>
            <w:tcBorders>
              <w:top w:val="single" w:sz="4" w:space="0" w:color="auto"/>
              <w:left w:val="single" w:sz="4" w:space="0" w:color="auto"/>
              <w:bottom w:val="single" w:sz="4" w:space="0" w:color="auto"/>
              <w:right w:val="single" w:sz="4" w:space="0" w:color="auto"/>
            </w:tcBorders>
          </w:tcPr>
          <w:p w14:paraId="6FA787AB" w14:textId="353C379B" w:rsidR="00554EE8" w:rsidRPr="00390453" w:rsidRDefault="00554EE8" w:rsidP="00554EE8">
            <w:pPr>
              <w:spacing w:after="0" w:line="240" w:lineRule="auto"/>
              <w:rPr>
                <w:rFonts w:asciiTheme="minorHAnsi" w:hAnsiTheme="minorHAnsi" w:cstheme="minorHAnsi"/>
                <w:sz w:val="14"/>
                <w:szCs w:val="16"/>
              </w:rPr>
            </w:pPr>
            <w:r w:rsidRPr="00390453">
              <w:rPr>
                <w:rFonts w:asciiTheme="minorHAnsi" w:eastAsia="Times New Roman" w:hAnsiTheme="minorHAnsi" w:cstheme="minorHAnsi"/>
                <w:sz w:val="16"/>
                <w:szCs w:val="20"/>
              </w:rPr>
              <w:t>&lt;&lt; Reference value from A11&gt;&gt;</w:t>
            </w:r>
          </w:p>
        </w:tc>
        <w:tc>
          <w:tcPr>
            <w:tcW w:w="403" w:type="pct"/>
            <w:tcBorders>
              <w:top w:val="single" w:sz="4" w:space="0" w:color="auto"/>
              <w:left w:val="single" w:sz="4" w:space="0" w:color="auto"/>
              <w:bottom w:val="single" w:sz="4" w:space="0" w:color="auto"/>
              <w:right w:val="single" w:sz="4" w:space="0" w:color="auto"/>
            </w:tcBorders>
          </w:tcPr>
          <w:p w14:paraId="4EEFADE4" w14:textId="622E178A" w:rsidR="00554EE8" w:rsidRPr="00390453" w:rsidRDefault="00554EE8" w:rsidP="00554EE8">
            <w:pPr>
              <w:spacing w:after="0" w:line="240" w:lineRule="auto"/>
              <w:rPr>
                <w:rFonts w:asciiTheme="minorHAnsi" w:hAnsiTheme="minorHAnsi" w:cstheme="minorHAnsi"/>
                <w:sz w:val="14"/>
                <w:szCs w:val="16"/>
              </w:rPr>
            </w:pPr>
            <w:r w:rsidRPr="00390453">
              <w:rPr>
                <w:rFonts w:asciiTheme="minorHAnsi" w:eastAsia="Times New Roman" w:hAnsiTheme="minorHAnsi" w:cstheme="minorHAnsi"/>
                <w:sz w:val="16"/>
                <w:szCs w:val="20"/>
              </w:rPr>
              <w:t>&lt;&lt; Reference value from  A12&gt;&gt;</w:t>
            </w:r>
          </w:p>
        </w:tc>
      </w:tr>
      <w:tr w:rsidR="00CD6823" w:rsidRPr="00390453" w14:paraId="3A5022A5" w14:textId="77777777" w:rsidTr="00541956">
        <w:trPr>
          <w:cantSplit/>
          <w:trHeight w:val="278"/>
        </w:trPr>
        <w:tc>
          <w:tcPr>
            <w:tcW w:w="360" w:type="pct"/>
            <w:tcBorders>
              <w:top w:val="single" w:sz="4" w:space="0" w:color="auto"/>
              <w:left w:val="single" w:sz="4" w:space="0" w:color="auto"/>
              <w:bottom w:val="single" w:sz="4" w:space="0" w:color="auto"/>
              <w:right w:val="single" w:sz="4" w:space="0" w:color="auto"/>
            </w:tcBorders>
          </w:tcPr>
          <w:p w14:paraId="12A4C7EF" w14:textId="77777777" w:rsidR="00554EE8" w:rsidRPr="00390453" w:rsidDel="0053169A" w:rsidRDefault="00554EE8" w:rsidP="00554EE8">
            <w:pPr>
              <w:spacing w:after="0" w:line="240" w:lineRule="auto"/>
              <w:rPr>
                <w:rFonts w:asciiTheme="minorHAnsi" w:hAnsiTheme="minorHAnsi" w:cstheme="minorHAnsi"/>
                <w:sz w:val="18"/>
                <w:szCs w:val="18"/>
              </w:rPr>
            </w:pPr>
          </w:p>
        </w:tc>
        <w:tc>
          <w:tcPr>
            <w:tcW w:w="360" w:type="pct"/>
            <w:tcBorders>
              <w:top w:val="single" w:sz="4" w:space="0" w:color="auto"/>
              <w:left w:val="single" w:sz="4" w:space="0" w:color="auto"/>
              <w:bottom w:val="single" w:sz="4" w:space="0" w:color="auto"/>
              <w:right w:val="single" w:sz="4" w:space="0" w:color="auto"/>
            </w:tcBorders>
          </w:tcPr>
          <w:p w14:paraId="78725B7E" w14:textId="0ED1688E" w:rsidR="00554EE8" w:rsidRPr="00390453" w:rsidDel="0053169A" w:rsidRDefault="00554EE8" w:rsidP="00554EE8">
            <w:pPr>
              <w:spacing w:after="0" w:line="240" w:lineRule="auto"/>
              <w:rPr>
                <w:rFonts w:asciiTheme="minorHAnsi" w:hAnsiTheme="minorHAnsi" w:cstheme="minorHAnsi"/>
                <w:sz w:val="18"/>
                <w:szCs w:val="18"/>
              </w:rPr>
            </w:pPr>
          </w:p>
        </w:tc>
        <w:tc>
          <w:tcPr>
            <w:tcW w:w="445" w:type="pct"/>
            <w:tcBorders>
              <w:top w:val="single" w:sz="4" w:space="0" w:color="auto"/>
              <w:left w:val="single" w:sz="4" w:space="0" w:color="auto"/>
              <w:bottom w:val="single" w:sz="4" w:space="0" w:color="auto"/>
              <w:right w:val="single" w:sz="4" w:space="0" w:color="auto"/>
            </w:tcBorders>
          </w:tcPr>
          <w:p w14:paraId="562CF0AD" w14:textId="77777777" w:rsidR="00554EE8" w:rsidRPr="00390453" w:rsidDel="0053169A" w:rsidRDefault="00554EE8" w:rsidP="00554EE8">
            <w:pPr>
              <w:spacing w:after="0" w:line="240" w:lineRule="auto"/>
              <w:rPr>
                <w:rFonts w:asciiTheme="minorHAnsi" w:hAnsiTheme="minorHAnsi" w:cstheme="minorHAnsi"/>
                <w:sz w:val="18"/>
                <w:szCs w:val="18"/>
              </w:rPr>
            </w:pPr>
          </w:p>
        </w:tc>
        <w:tc>
          <w:tcPr>
            <w:tcW w:w="364" w:type="pct"/>
            <w:tcBorders>
              <w:top w:val="single" w:sz="4" w:space="0" w:color="auto"/>
              <w:left w:val="single" w:sz="4" w:space="0" w:color="auto"/>
              <w:bottom w:val="single" w:sz="4" w:space="0" w:color="auto"/>
              <w:right w:val="single" w:sz="4" w:space="0" w:color="auto"/>
            </w:tcBorders>
          </w:tcPr>
          <w:p w14:paraId="1519F916" w14:textId="77777777" w:rsidR="00554EE8" w:rsidRPr="00390453" w:rsidDel="0053169A" w:rsidRDefault="00554EE8" w:rsidP="00554EE8">
            <w:pPr>
              <w:spacing w:after="0" w:line="240" w:lineRule="auto"/>
              <w:rPr>
                <w:rFonts w:asciiTheme="minorHAnsi" w:hAnsiTheme="minorHAnsi" w:cstheme="minorHAnsi"/>
                <w:sz w:val="18"/>
                <w:szCs w:val="18"/>
              </w:rPr>
            </w:pPr>
          </w:p>
        </w:tc>
        <w:tc>
          <w:tcPr>
            <w:tcW w:w="486" w:type="pct"/>
            <w:tcBorders>
              <w:top w:val="single" w:sz="4" w:space="0" w:color="auto"/>
              <w:left w:val="single" w:sz="4" w:space="0" w:color="auto"/>
              <w:bottom w:val="single" w:sz="4" w:space="0" w:color="auto"/>
              <w:right w:val="single" w:sz="4" w:space="0" w:color="auto"/>
            </w:tcBorders>
          </w:tcPr>
          <w:p w14:paraId="20758B79" w14:textId="77777777" w:rsidR="00554EE8" w:rsidRPr="00390453" w:rsidDel="0053169A" w:rsidRDefault="00554EE8" w:rsidP="00554EE8">
            <w:pPr>
              <w:spacing w:after="0" w:line="240" w:lineRule="auto"/>
              <w:rPr>
                <w:rFonts w:asciiTheme="minorHAnsi" w:hAnsiTheme="minorHAnsi" w:cstheme="minorHAnsi"/>
                <w:sz w:val="18"/>
                <w:szCs w:val="18"/>
              </w:rPr>
            </w:pPr>
          </w:p>
        </w:tc>
        <w:tc>
          <w:tcPr>
            <w:tcW w:w="282" w:type="pct"/>
            <w:tcBorders>
              <w:top w:val="single" w:sz="4" w:space="0" w:color="auto"/>
              <w:left w:val="single" w:sz="4" w:space="0" w:color="auto"/>
              <w:bottom w:val="single" w:sz="4" w:space="0" w:color="auto"/>
              <w:right w:val="single" w:sz="4" w:space="0" w:color="auto"/>
            </w:tcBorders>
          </w:tcPr>
          <w:p w14:paraId="58746990" w14:textId="77777777" w:rsidR="00554EE8" w:rsidRPr="00390453" w:rsidDel="0053169A" w:rsidRDefault="00554EE8" w:rsidP="00554EE8">
            <w:pPr>
              <w:spacing w:after="0" w:line="240" w:lineRule="auto"/>
              <w:rPr>
                <w:rFonts w:asciiTheme="minorHAnsi" w:hAnsiTheme="minorHAnsi" w:cstheme="minorHAnsi"/>
                <w:sz w:val="18"/>
                <w:szCs w:val="18"/>
              </w:rPr>
            </w:pPr>
          </w:p>
        </w:tc>
        <w:tc>
          <w:tcPr>
            <w:tcW w:w="323" w:type="pct"/>
            <w:tcBorders>
              <w:top w:val="single" w:sz="4" w:space="0" w:color="auto"/>
              <w:left w:val="single" w:sz="4" w:space="0" w:color="auto"/>
              <w:bottom w:val="single" w:sz="4" w:space="0" w:color="auto"/>
              <w:right w:val="single" w:sz="4" w:space="0" w:color="auto"/>
            </w:tcBorders>
          </w:tcPr>
          <w:p w14:paraId="05029388" w14:textId="77777777" w:rsidR="00554EE8" w:rsidRPr="00390453" w:rsidDel="0053169A" w:rsidRDefault="00554EE8" w:rsidP="00554EE8">
            <w:pPr>
              <w:spacing w:after="0" w:line="240" w:lineRule="auto"/>
              <w:rPr>
                <w:rFonts w:asciiTheme="minorHAnsi" w:hAnsiTheme="minorHAnsi" w:cstheme="minorHAnsi"/>
                <w:sz w:val="18"/>
                <w:szCs w:val="18"/>
              </w:rPr>
            </w:pPr>
          </w:p>
        </w:tc>
        <w:tc>
          <w:tcPr>
            <w:tcW w:w="524" w:type="pct"/>
            <w:tcBorders>
              <w:top w:val="single" w:sz="4" w:space="0" w:color="auto"/>
              <w:left w:val="single" w:sz="4" w:space="0" w:color="auto"/>
              <w:bottom w:val="single" w:sz="4" w:space="0" w:color="auto"/>
              <w:right w:val="single" w:sz="4" w:space="0" w:color="auto"/>
            </w:tcBorders>
          </w:tcPr>
          <w:p w14:paraId="4EE27031" w14:textId="77777777" w:rsidR="00554EE8" w:rsidRPr="00390453" w:rsidDel="0053169A" w:rsidRDefault="00554EE8" w:rsidP="00554EE8">
            <w:pPr>
              <w:spacing w:after="0" w:line="240" w:lineRule="auto"/>
              <w:rPr>
                <w:rFonts w:asciiTheme="minorHAnsi" w:hAnsiTheme="minorHAnsi" w:cstheme="minorHAnsi"/>
                <w:sz w:val="18"/>
                <w:szCs w:val="18"/>
              </w:rPr>
            </w:pPr>
          </w:p>
        </w:tc>
        <w:tc>
          <w:tcPr>
            <w:tcW w:w="525" w:type="pct"/>
            <w:tcBorders>
              <w:top w:val="single" w:sz="4" w:space="0" w:color="auto"/>
              <w:left w:val="single" w:sz="4" w:space="0" w:color="auto"/>
              <w:bottom w:val="single" w:sz="4" w:space="0" w:color="auto"/>
              <w:right w:val="single" w:sz="4" w:space="0" w:color="auto"/>
            </w:tcBorders>
          </w:tcPr>
          <w:p w14:paraId="5FF6F2F2" w14:textId="77777777" w:rsidR="00554EE8" w:rsidRPr="00390453" w:rsidDel="0053169A" w:rsidRDefault="00554EE8" w:rsidP="00554EE8">
            <w:pPr>
              <w:spacing w:after="0" w:line="240" w:lineRule="auto"/>
              <w:rPr>
                <w:rFonts w:asciiTheme="minorHAnsi" w:hAnsiTheme="minorHAnsi" w:cstheme="minorHAnsi"/>
                <w:sz w:val="18"/>
                <w:szCs w:val="18"/>
              </w:rPr>
            </w:pPr>
          </w:p>
        </w:tc>
        <w:tc>
          <w:tcPr>
            <w:tcW w:w="524" w:type="pct"/>
            <w:tcBorders>
              <w:top w:val="single" w:sz="4" w:space="0" w:color="auto"/>
              <w:left w:val="single" w:sz="4" w:space="0" w:color="auto"/>
              <w:bottom w:val="single" w:sz="4" w:space="0" w:color="auto"/>
              <w:right w:val="single" w:sz="4" w:space="0" w:color="auto"/>
            </w:tcBorders>
          </w:tcPr>
          <w:p w14:paraId="1FD32461" w14:textId="77777777" w:rsidR="00554EE8" w:rsidRPr="00390453" w:rsidDel="0053169A" w:rsidRDefault="00554EE8" w:rsidP="00554EE8">
            <w:pPr>
              <w:spacing w:after="0" w:line="240" w:lineRule="auto"/>
              <w:rPr>
                <w:rFonts w:asciiTheme="minorHAnsi" w:hAnsiTheme="minorHAnsi" w:cstheme="minorHAnsi"/>
                <w:sz w:val="18"/>
                <w:szCs w:val="18"/>
              </w:rPr>
            </w:pPr>
          </w:p>
        </w:tc>
        <w:tc>
          <w:tcPr>
            <w:tcW w:w="404" w:type="pct"/>
            <w:tcBorders>
              <w:top w:val="single" w:sz="4" w:space="0" w:color="auto"/>
              <w:left w:val="single" w:sz="4" w:space="0" w:color="auto"/>
              <w:bottom w:val="single" w:sz="4" w:space="0" w:color="auto"/>
              <w:right w:val="single" w:sz="4" w:space="0" w:color="auto"/>
            </w:tcBorders>
          </w:tcPr>
          <w:p w14:paraId="6DBABD03" w14:textId="77777777" w:rsidR="00554EE8" w:rsidRPr="00390453" w:rsidDel="0053169A" w:rsidRDefault="00554EE8" w:rsidP="00554EE8">
            <w:pPr>
              <w:spacing w:after="0" w:line="240" w:lineRule="auto"/>
              <w:rPr>
                <w:rFonts w:asciiTheme="minorHAnsi" w:hAnsiTheme="minorHAnsi" w:cstheme="minorHAnsi"/>
                <w:sz w:val="18"/>
                <w:szCs w:val="18"/>
              </w:rPr>
            </w:pPr>
          </w:p>
        </w:tc>
        <w:tc>
          <w:tcPr>
            <w:tcW w:w="403" w:type="pct"/>
            <w:tcBorders>
              <w:top w:val="single" w:sz="4" w:space="0" w:color="auto"/>
              <w:left w:val="single" w:sz="4" w:space="0" w:color="auto"/>
              <w:bottom w:val="single" w:sz="4" w:space="0" w:color="auto"/>
              <w:right w:val="single" w:sz="4" w:space="0" w:color="auto"/>
            </w:tcBorders>
          </w:tcPr>
          <w:p w14:paraId="02275763" w14:textId="08D8517C" w:rsidR="00554EE8" w:rsidRPr="00390453" w:rsidDel="0053169A" w:rsidRDefault="00554EE8" w:rsidP="00554EE8">
            <w:pPr>
              <w:spacing w:after="0" w:line="240" w:lineRule="auto"/>
              <w:rPr>
                <w:rFonts w:asciiTheme="minorHAnsi" w:hAnsiTheme="minorHAnsi" w:cstheme="minorHAnsi"/>
                <w:sz w:val="18"/>
                <w:szCs w:val="18"/>
              </w:rPr>
            </w:pPr>
          </w:p>
        </w:tc>
      </w:tr>
    </w:tbl>
    <w:p w14:paraId="1264387D" w14:textId="67026FAC" w:rsidR="00F1004F" w:rsidRPr="00390453" w:rsidRDefault="00F1004F" w:rsidP="00A05A69">
      <w:pPr>
        <w:spacing w:after="0" w:line="240" w:lineRule="auto"/>
        <w:rPr>
          <w:rFonts w:asciiTheme="minorHAnsi" w:hAnsiTheme="minorHAnsi" w:cstheme="minorHAnsi"/>
          <w:sz w:val="18"/>
          <w:szCs w:val="18"/>
        </w:rPr>
      </w:pPr>
    </w:p>
    <w:p w14:paraId="63830874" w14:textId="101F5513" w:rsidR="006441C9" w:rsidRPr="00390453" w:rsidRDefault="006441C9" w:rsidP="00A05A69">
      <w:pPr>
        <w:spacing w:after="0" w:line="240" w:lineRule="auto"/>
        <w:rPr>
          <w:rFonts w:asciiTheme="minorHAnsi" w:hAnsiTheme="minorHAnsi" w:cstheme="minorHAnsi"/>
          <w:sz w:val="18"/>
          <w:szCs w:val="18"/>
        </w:rPr>
      </w:pPr>
    </w:p>
    <w:tbl>
      <w:tblPr>
        <w:tblStyle w:val="TableGrid6"/>
        <w:tblW w:w="10829" w:type="dxa"/>
        <w:tblLayout w:type="fixed"/>
        <w:tblLook w:val="04A0" w:firstRow="1" w:lastRow="0" w:firstColumn="1" w:lastColumn="0" w:noHBand="0" w:noVBand="1"/>
      </w:tblPr>
      <w:tblGrid>
        <w:gridCol w:w="890"/>
        <w:gridCol w:w="984"/>
        <w:gridCol w:w="1164"/>
        <w:gridCol w:w="1075"/>
        <w:gridCol w:w="1432"/>
        <w:gridCol w:w="1074"/>
        <w:gridCol w:w="1522"/>
        <w:gridCol w:w="1343"/>
        <w:gridCol w:w="1345"/>
      </w:tblGrid>
      <w:tr w:rsidR="00A809F0" w:rsidRPr="00390453" w14:paraId="2DBCAD15" w14:textId="77777777" w:rsidTr="00541956">
        <w:trPr>
          <w:trHeight w:val="1028"/>
        </w:trPr>
        <w:tc>
          <w:tcPr>
            <w:tcW w:w="10829" w:type="dxa"/>
            <w:gridSpan w:val="9"/>
          </w:tcPr>
          <w:p w14:paraId="7E293BC7" w14:textId="5B003685" w:rsidR="00A809F0" w:rsidRPr="00C370D7" w:rsidRDefault="00216B4F" w:rsidP="00B022F9">
            <w:pPr>
              <w:spacing w:after="0" w:line="240" w:lineRule="auto"/>
              <w:rPr>
                <w:rFonts w:cstheme="minorHAnsi"/>
                <w:b/>
                <w:sz w:val="18"/>
                <w:szCs w:val="18"/>
              </w:rPr>
            </w:pPr>
            <w:r w:rsidRPr="00C370D7">
              <w:rPr>
                <w:rFonts w:cstheme="minorHAnsi"/>
                <w:b/>
                <w:sz w:val="18"/>
                <w:szCs w:val="18"/>
              </w:rPr>
              <w:t>B2</w:t>
            </w:r>
            <w:r w:rsidR="00A809F0" w:rsidRPr="00C370D7">
              <w:rPr>
                <w:rFonts w:cstheme="minorHAnsi"/>
                <w:b/>
                <w:sz w:val="18"/>
                <w:szCs w:val="18"/>
              </w:rPr>
              <w:t>. Installed HERS Verified Dwelling Unit HPWH System Information</w:t>
            </w:r>
          </w:p>
          <w:p w14:paraId="593B71B6" w14:textId="7A747DD3" w:rsidR="00A809F0" w:rsidRPr="00390453" w:rsidRDefault="00AA0B70" w:rsidP="00B022F9">
            <w:pPr>
              <w:spacing w:after="0"/>
              <w:rPr>
                <w:rFonts w:cstheme="minorHAnsi"/>
                <w:sz w:val="20"/>
                <w:szCs w:val="20"/>
              </w:rPr>
            </w:pPr>
            <w:r w:rsidRPr="00390453">
              <w:rPr>
                <w:iCs/>
                <w:sz w:val="18"/>
                <w:szCs w:val="18"/>
              </w:rPr>
              <w:t>&lt;&lt;Static Text - see the top&gt;&gt;</w:t>
            </w:r>
            <w:r w:rsidR="00A809F0" w:rsidRPr="00390453">
              <w:rPr>
                <w:rFonts w:cstheme="minorHAnsi"/>
                <w:sz w:val="20"/>
                <w:szCs w:val="20"/>
              </w:rPr>
              <w:t xml:space="preserve">&lt;&lt;If </w:t>
            </w:r>
            <w:r w:rsidR="00694445">
              <w:rPr>
                <w:rFonts w:cstheme="minorHAnsi"/>
                <w:sz w:val="20"/>
                <w:szCs w:val="20"/>
              </w:rPr>
              <w:t>NRCC</w:t>
            </w:r>
            <w:r w:rsidR="001C4250" w:rsidRPr="00390453">
              <w:rPr>
                <w:rFonts w:cstheme="minorHAnsi"/>
                <w:sz w:val="20"/>
                <w:szCs w:val="20"/>
              </w:rPr>
              <w:t xml:space="preserve">Table </w:t>
            </w:r>
            <w:r w:rsidR="00305943" w:rsidRPr="00390453">
              <w:rPr>
                <w:rFonts w:cstheme="minorHAnsi"/>
                <w:sz w:val="20"/>
                <w:szCs w:val="20"/>
              </w:rPr>
              <w:t>A2</w:t>
            </w:r>
            <w:r w:rsidR="00334B00" w:rsidRPr="00390453">
              <w:rPr>
                <w:rFonts w:cstheme="minorHAnsi"/>
                <w:sz w:val="20"/>
                <w:szCs w:val="20"/>
              </w:rPr>
              <w:t xml:space="preserve"> does not apply,</w:t>
            </w:r>
            <w:r w:rsidR="00A809F0" w:rsidRPr="00390453">
              <w:rPr>
                <w:rFonts w:cstheme="minorHAnsi"/>
                <w:sz w:val="20"/>
                <w:szCs w:val="20"/>
              </w:rPr>
              <w:t xml:space="preserve"> then require table, else display the "section does not apply" message&gt;&gt;</w:t>
            </w:r>
          </w:p>
          <w:p w14:paraId="58862816" w14:textId="620C12A4" w:rsidR="00A809F0" w:rsidRPr="00390453" w:rsidRDefault="00A809F0" w:rsidP="00B022F9">
            <w:pPr>
              <w:spacing w:after="0" w:line="240" w:lineRule="auto"/>
              <w:rPr>
                <w:rFonts w:cstheme="minorHAnsi"/>
                <w:sz w:val="20"/>
                <w:szCs w:val="20"/>
              </w:rPr>
            </w:pPr>
            <w:r w:rsidRPr="00390453">
              <w:rPr>
                <w:rFonts w:cstheme="minorHAnsi"/>
                <w:sz w:val="20"/>
                <w:szCs w:val="20"/>
              </w:rPr>
              <w:t xml:space="preserve">&lt;&lt;require one row of data for each water heater identified </w:t>
            </w:r>
            <w:r w:rsidR="00694445">
              <w:rPr>
                <w:rFonts w:cstheme="minorHAnsi"/>
                <w:sz w:val="20"/>
                <w:szCs w:val="20"/>
              </w:rPr>
              <w:t>NRCC</w:t>
            </w:r>
            <w:r w:rsidR="00731004" w:rsidRPr="00390453">
              <w:rPr>
                <w:rFonts w:cstheme="minorHAnsi"/>
                <w:sz w:val="20"/>
                <w:szCs w:val="20"/>
              </w:rPr>
              <w:t xml:space="preserve">in table </w:t>
            </w:r>
            <w:r w:rsidR="00305943" w:rsidRPr="00390453">
              <w:rPr>
                <w:rFonts w:cstheme="minorHAnsi"/>
                <w:sz w:val="20"/>
                <w:szCs w:val="20"/>
              </w:rPr>
              <w:t>A2</w:t>
            </w:r>
            <w:r w:rsidRPr="00390453">
              <w:rPr>
                <w:rFonts w:cstheme="minorHAnsi"/>
                <w:sz w:val="20"/>
                <w:szCs w:val="20"/>
              </w:rPr>
              <w:t>&gt;&gt;</w:t>
            </w:r>
          </w:p>
        </w:tc>
      </w:tr>
      <w:tr w:rsidR="00A809F0" w:rsidRPr="00390453" w14:paraId="29812C03" w14:textId="77777777" w:rsidTr="00541956">
        <w:trPr>
          <w:trHeight w:val="227"/>
        </w:trPr>
        <w:tc>
          <w:tcPr>
            <w:tcW w:w="890" w:type="dxa"/>
            <w:tcBorders>
              <w:top w:val="single" w:sz="4" w:space="0" w:color="auto"/>
              <w:left w:val="single" w:sz="4" w:space="0" w:color="auto"/>
              <w:bottom w:val="single" w:sz="4" w:space="0" w:color="auto"/>
              <w:right w:val="single" w:sz="4" w:space="0" w:color="auto"/>
            </w:tcBorders>
          </w:tcPr>
          <w:p w14:paraId="3A48D758" w14:textId="77777777" w:rsidR="00A809F0" w:rsidRPr="00390453" w:rsidRDefault="00A809F0" w:rsidP="00B022F9">
            <w:pPr>
              <w:spacing w:after="0" w:line="240" w:lineRule="auto"/>
              <w:jc w:val="center"/>
              <w:rPr>
                <w:rFonts w:eastAsia="Times New Roman" w:cstheme="minorHAnsi"/>
                <w:sz w:val="16"/>
                <w:szCs w:val="20"/>
              </w:rPr>
            </w:pPr>
            <w:r w:rsidRPr="00390453">
              <w:rPr>
                <w:rFonts w:eastAsia="Times New Roman" w:cstheme="minorHAnsi"/>
                <w:sz w:val="18"/>
                <w:szCs w:val="20"/>
              </w:rPr>
              <w:t>01</w:t>
            </w:r>
          </w:p>
        </w:tc>
        <w:tc>
          <w:tcPr>
            <w:tcW w:w="984" w:type="dxa"/>
            <w:vAlign w:val="bottom"/>
          </w:tcPr>
          <w:p w14:paraId="177A2735" w14:textId="77777777" w:rsidR="00A809F0" w:rsidRPr="00390453" w:rsidRDefault="00A809F0" w:rsidP="00B022F9">
            <w:pPr>
              <w:spacing w:after="0" w:line="240" w:lineRule="auto"/>
              <w:jc w:val="center"/>
              <w:rPr>
                <w:rFonts w:cstheme="minorHAnsi"/>
                <w:sz w:val="16"/>
                <w:szCs w:val="20"/>
              </w:rPr>
            </w:pPr>
            <w:r w:rsidRPr="00390453">
              <w:rPr>
                <w:rFonts w:eastAsia="Times New Roman" w:cstheme="minorHAnsi"/>
                <w:sz w:val="16"/>
                <w:szCs w:val="20"/>
              </w:rPr>
              <w:t>02</w:t>
            </w:r>
          </w:p>
        </w:tc>
        <w:tc>
          <w:tcPr>
            <w:tcW w:w="1164" w:type="dxa"/>
            <w:vAlign w:val="bottom"/>
          </w:tcPr>
          <w:p w14:paraId="443EE6BC" w14:textId="77777777" w:rsidR="00A809F0" w:rsidRPr="00390453" w:rsidRDefault="00A809F0" w:rsidP="00B022F9">
            <w:pPr>
              <w:spacing w:after="0" w:line="240" w:lineRule="auto"/>
              <w:jc w:val="center"/>
              <w:rPr>
                <w:rFonts w:cstheme="minorHAnsi"/>
                <w:sz w:val="16"/>
                <w:szCs w:val="20"/>
              </w:rPr>
            </w:pPr>
            <w:r w:rsidRPr="00390453">
              <w:rPr>
                <w:rFonts w:eastAsia="Times New Roman" w:cstheme="minorHAnsi"/>
                <w:sz w:val="16"/>
                <w:szCs w:val="20"/>
              </w:rPr>
              <w:t>03</w:t>
            </w:r>
          </w:p>
        </w:tc>
        <w:tc>
          <w:tcPr>
            <w:tcW w:w="1074" w:type="dxa"/>
          </w:tcPr>
          <w:p w14:paraId="3C2682E7" w14:textId="77777777" w:rsidR="00A809F0" w:rsidRPr="00390453" w:rsidRDefault="00A809F0" w:rsidP="00B022F9">
            <w:pPr>
              <w:spacing w:after="0" w:line="240" w:lineRule="auto"/>
              <w:jc w:val="center"/>
              <w:rPr>
                <w:rFonts w:eastAsia="Times New Roman" w:cstheme="minorHAnsi"/>
                <w:sz w:val="16"/>
                <w:szCs w:val="20"/>
              </w:rPr>
            </w:pPr>
            <w:r w:rsidRPr="00390453">
              <w:rPr>
                <w:rFonts w:eastAsia="Times New Roman" w:cstheme="minorHAnsi"/>
                <w:sz w:val="16"/>
                <w:szCs w:val="20"/>
              </w:rPr>
              <w:t>04</w:t>
            </w:r>
          </w:p>
        </w:tc>
        <w:tc>
          <w:tcPr>
            <w:tcW w:w="1432" w:type="dxa"/>
          </w:tcPr>
          <w:p w14:paraId="2C78B222" w14:textId="77777777" w:rsidR="00A809F0" w:rsidRPr="00390453" w:rsidRDefault="00A809F0" w:rsidP="00B022F9">
            <w:pPr>
              <w:spacing w:after="0" w:line="240" w:lineRule="auto"/>
              <w:jc w:val="center"/>
              <w:rPr>
                <w:rFonts w:eastAsia="Times New Roman" w:cstheme="minorHAnsi"/>
                <w:sz w:val="16"/>
                <w:szCs w:val="20"/>
              </w:rPr>
            </w:pPr>
            <w:r w:rsidRPr="00390453">
              <w:rPr>
                <w:rFonts w:eastAsia="Times New Roman" w:cstheme="minorHAnsi"/>
                <w:sz w:val="16"/>
                <w:szCs w:val="20"/>
              </w:rPr>
              <w:t>05</w:t>
            </w:r>
          </w:p>
        </w:tc>
        <w:tc>
          <w:tcPr>
            <w:tcW w:w="1074" w:type="dxa"/>
          </w:tcPr>
          <w:p w14:paraId="2D569081" w14:textId="77777777" w:rsidR="00A809F0" w:rsidRPr="00390453" w:rsidRDefault="00A809F0" w:rsidP="00B022F9">
            <w:pPr>
              <w:spacing w:after="0" w:line="240" w:lineRule="auto"/>
              <w:jc w:val="center"/>
              <w:rPr>
                <w:rFonts w:eastAsia="Times New Roman" w:cstheme="minorHAnsi"/>
                <w:sz w:val="16"/>
                <w:szCs w:val="20"/>
              </w:rPr>
            </w:pPr>
            <w:r w:rsidRPr="00390453">
              <w:rPr>
                <w:rFonts w:eastAsia="Times New Roman" w:cstheme="minorHAnsi"/>
                <w:sz w:val="16"/>
                <w:szCs w:val="20"/>
              </w:rPr>
              <w:t>06</w:t>
            </w:r>
          </w:p>
        </w:tc>
        <w:tc>
          <w:tcPr>
            <w:tcW w:w="1522" w:type="dxa"/>
          </w:tcPr>
          <w:p w14:paraId="6CF269A5" w14:textId="77777777" w:rsidR="00A809F0" w:rsidRPr="00390453" w:rsidRDefault="00A809F0" w:rsidP="00B022F9">
            <w:pPr>
              <w:spacing w:after="0" w:line="240" w:lineRule="auto"/>
              <w:jc w:val="center"/>
              <w:rPr>
                <w:rFonts w:eastAsia="Times New Roman" w:cstheme="minorHAnsi"/>
                <w:sz w:val="16"/>
                <w:szCs w:val="20"/>
              </w:rPr>
            </w:pPr>
            <w:r w:rsidRPr="00390453">
              <w:rPr>
                <w:rFonts w:eastAsia="Times New Roman" w:cstheme="minorHAnsi"/>
                <w:sz w:val="16"/>
                <w:szCs w:val="20"/>
              </w:rPr>
              <w:t>07</w:t>
            </w:r>
          </w:p>
        </w:tc>
        <w:tc>
          <w:tcPr>
            <w:tcW w:w="1343" w:type="dxa"/>
          </w:tcPr>
          <w:p w14:paraId="2ACBD568" w14:textId="77777777" w:rsidR="00A809F0" w:rsidRPr="00390453" w:rsidRDefault="00A809F0" w:rsidP="00B022F9">
            <w:pPr>
              <w:spacing w:after="0" w:line="240" w:lineRule="auto"/>
              <w:jc w:val="center"/>
              <w:rPr>
                <w:rFonts w:eastAsia="Times New Roman" w:cstheme="minorHAnsi"/>
                <w:sz w:val="16"/>
                <w:szCs w:val="20"/>
              </w:rPr>
            </w:pPr>
            <w:r w:rsidRPr="00390453">
              <w:rPr>
                <w:rFonts w:eastAsia="Times New Roman" w:cstheme="minorHAnsi"/>
                <w:sz w:val="16"/>
                <w:szCs w:val="20"/>
              </w:rPr>
              <w:t>08</w:t>
            </w:r>
          </w:p>
        </w:tc>
        <w:tc>
          <w:tcPr>
            <w:tcW w:w="1343" w:type="dxa"/>
          </w:tcPr>
          <w:p w14:paraId="68C6B100" w14:textId="77777777" w:rsidR="00A809F0" w:rsidRPr="00390453" w:rsidRDefault="00A809F0" w:rsidP="00B022F9">
            <w:pPr>
              <w:spacing w:after="0" w:line="240" w:lineRule="auto"/>
              <w:jc w:val="center"/>
              <w:rPr>
                <w:rFonts w:eastAsia="Times New Roman" w:cstheme="minorHAnsi"/>
                <w:sz w:val="16"/>
                <w:szCs w:val="20"/>
              </w:rPr>
            </w:pPr>
            <w:r w:rsidRPr="00390453">
              <w:rPr>
                <w:rFonts w:eastAsia="Times New Roman" w:cstheme="minorHAnsi"/>
                <w:sz w:val="16"/>
                <w:szCs w:val="20"/>
              </w:rPr>
              <w:t>09</w:t>
            </w:r>
          </w:p>
        </w:tc>
      </w:tr>
      <w:tr w:rsidR="00A809F0" w:rsidRPr="00390453" w14:paraId="0C7A5D16" w14:textId="77777777" w:rsidTr="00541956">
        <w:trPr>
          <w:trHeight w:val="1102"/>
        </w:trPr>
        <w:tc>
          <w:tcPr>
            <w:tcW w:w="890" w:type="dxa"/>
            <w:tcBorders>
              <w:top w:val="single" w:sz="4" w:space="0" w:color="auto"/>
              <w:left w:val="single" w:sz="4" w:space="0" w:color="auto"/>
              <w:bottom w:val="single" w:sz="4" w:space="0" w:color="auto"/>
              <w:right w:val="single" w:sz="4" w:space="0" w:color="auto"/>
            </w:tcBorders>
            <w:vAlign w:val="bottom"/>
          </w:tcPr>
          <w:p w14:paraId="5B822EDA" w14:textId="77777777" w:rsidR="00A809F0" w:rsidRPr="00390453"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90453">
              <w:rPr>
                <w:rFonts w:eastAsia="Times New Roman" w:cstheme="minorHAnsi"/>
                <w:sz w:val="18"/>
                <w:szCs w:val="20"/>
              </w:rPr>
              <w:lastRenderedPageBreak/>
              <w:t>Dwelling Unit Name</w:t>
            </w:r>
          </w:p>
        </w:tc>
        <w:tc>
          <w:tcPr>
            <w:tcW w:w="984" w:type="dxa"/>
            <w:vAlign w:val="bottom"/>
          </w:tcPr>
          <w:p w14:paraId="2C4C5124" w14:textId="77777777" w:rsidR="00A809F0" w:rsidRPr="00390453"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90453">
              <w:rPr>
                <w:rFonts w:eastAsia="Times New Roman" w:cstheme="minorHAnsi"/>
                <w:sz w:val="18"/>
                <w:szCs w:val="20"/>
              </w:rPr>
              <w:t>Water Heating System ID</w:t>
            </w:r>
          </w:p>
          <w:p w14:paraId="06D193CB" w14:textId="77777777" w:rsidR="00A809F0" w:rsidRPr="00390453" w:rsidRDefault="00A809F0" w:rsidP="00B022F9">
            <w:pPr>
              <w:spacing w:after="0" w:line="240" w:lineRule="auto"/>
              <w:jc w:val="center"/>
              <w:rPr>
                <w:rFonts w:cstheme="minorHAnsi"/>
                <w:sz w:val="18"/>
                <w:szCs w:val="20"/>
              </w:rPr>
            </w:pPr>
            <w:r w:rsidRPr="00390453">
              <w:rPr>
                <w:rFonts w:eastAsia="Times New Roman" w:cstheme="minorHAnsi"/>
                <w:sz w:val="18"/>
                <w:szCs w:val="20"/>
              </w:rPr>
              <w:t>or Name</w:t>
            </w:r>
          </w:p>
        </w:tc>
        <w:tc>
          <w:tcPr>
            <w:tcW w:w="1164" w:type="dxa"/>
            <w:vAlign w:val="bottom"/>
          </w:tcPr>
          <w:p w14:paraId="311F91B0" w14:textId="77777777" w:rsidR="00A809F0" w:rsidRPr="00390453"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90453">
              <w:rPr>
                <w:rFonts w:eastAsia="Times New Roman" w:cstheme="minorHAnsi"/>
                <w:sz w:val="18"/>
                <w:szCs w:val="20"/>
              </w:rPr>
              <w:t>Modeled Equipment</w:t>
            </w:r>
          </w:p>
          <w:p w14:paraId="2324D698" w14:textId="77777777" w:rsidR="00A809F0" w:rsidRPr="00390453" w:rsidRDefault="00A809F0" w:rsidP="00B022F9">
            <w:pPr>
              <w:spacing w:after="0" w:line="240" w:lineRule="auto"/>
              <w:jc w:val="center"/>
              <w:rPr>
                <w:rFonts w:cstheme="minorHAnsi"/>
                <w:sz w:val="18"/>
                <w:szCs w:val="20"/>
              </w:rPr>
            </w:pPr>
            <w:r w:rsidRPr="00390453">
              <w:rPr>
                <w:rFonts w:eastAsia="Times New Roman" w:cstheme="minorHAnsi"/>
                <w:sz w:val="18"/>
                <w:szCs w:val="20"/>
              </w:rPr>
              <w:t>Make and Model</w:t>
            </w:r>
          </w:p>
        </w:tc>
        <w:tc>
          <w:tcPr>
            <w:tcW w:w="1074" w:type="dxa"/>
            <w:vAlign w:val="bottom"/>
          </w:tcPr>
          <w:p w14:paraId="57494DE6" w14:textId="77777777" w:rsidR="00A809F0" w:rsidRPr="00390453"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90453">
              <w:rPr>
                <w:rFonts w:eastAsia="Times New Roman" w:cstheme="minorHAnsi"/>
                <w:sz w:val="18"/>
                <w:szCs w:val="20"/>
              </w:rPr>
              <w:t># of Like (or Identical) Water Heaters in System</w:t>
            </w:r>
          </w:p>
        </w:tc>
        <w:tc>
          <w:tcPr>
            <w:tcW w:w="1432" w:type="dxa"/>
            <w:vAlign w:val="bottom"/>
          </w:tcPr>
          <w:p w14:paraId="323E51BD" w14:textId="77777777" w:rsidR="00A809F0" w:rsidRPr="00390453"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90453">
              <w:rPr>
                <w:rFonts w:eastAsia="Times New Roman" w:cstheme="minorHAnsi"/>
                <w:sz w:val="18"/>
                <w:szCs w:val="20"/>
              </w:rPr>
              <w:t>Tank Location</w:t>
            </w:r>
          </w:p>
        </w:tc>
        <w:tc>
          <w:tcPr>
            <w:tcW w:w="1074" w:type="dxa"/>
            <w:vAlign w:val="bottom"/>
          </w:tcPr>
          <w:p w14:paraId="1BD289B1" w14:textId="77777777" w:rsidR="00A809F0" w:rsidRPr="00390453"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90453">
              <w:rPr>
                <w:rFonts w:eastAsia="Times New Roman" w:cstheme="minorHAnsi"/>
                <w:sz w:val="18"/>
                <w:szCs w:val="20"/>
              </w:rPr>
              <w:t>Exterior Tank Insulation R-value</w:t>
            </w:r>
          </w:p>
        </w:tc>
        <w:tc>
          <w:tcPr>
            <w:tcW w:w="1522" w:type="dxa"/>
            <w:vAlign w:val="bottom"/>
          </w:tcPr>
          <w:p w14:paraId="76F91075" w14:textId="77777777" w:rsidR="00A809F0" w:rsidRPr="00390453"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90453">
              <w:rPr>
                <w:rFonts w:eastAsia="Times New Roman" w:cstheme="minorHAnsi"/>
                <w:sz w:val="18"/>
                <w:szCs w:val="20"/>
              </w:rPr>
              <w:t>Dwelling Unit DHW System Distribution Type</w:t>
            </w:r>
          </w:p>
        </w:tc>
        <w:tc>
          <w:tcPr>
            <w:tcW w:w="1343" w:type="dxa"/>
            <w:vAlign w:val="bottom"/>
          </w:tcPr>
          <w:p w14:paraId="4BF94B72" w14:textId="77777777" w:rsidR="00A809F0" w:rsidRPr="00390453"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90453">
              <w:rPr>
                <w:rFonts w:eastAsia="Times New Roman" w:cstheme="minorHAnsi"/>
                <w:sz w:val="18"/>
                <w:szCs w:val="20"/>
              </w:rPr>
              <w:t>Compact Distrib.</w:t>
            </w:r>
          </w:p>
        </w:tc>
        <w:tc>
          <w:tcPr>
            <w:tcW w:w="1343" w:type="dxa"/>
            <w:vAlign w:val="bottom"/>
          </w:tcPr>
          <w:p w14:paraId="35D02078" w14:textId="77777777" w:rsidR="00A809F0" w:rsidRPr="00390453"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90453">
              <w:rPr>
                <w:rFonts w:eastAsia="Times New Roman" w:cstheme="minorHAnsi"/>
                <w:sz w:val="18"/>
                <w:szCs w:val="20"/>
              </w:rPr>
              <w:t>Drain Water Heat Recovery</w:t>
            </w:r>
          </w:p>
        </w:tc>
      </w:tr>
      <w:tr w:rsidR="00A809F0" w:rsidRPr="00390453" w14:paraId="10FAFAF1" w14:textId="77777777" w:rsidTr="00541956">
        <w:trPr>
          <w:trHeight w:val="1183"/>
        </w:trPr>
        <w:tc>
          <w:tcPr>
            <w:tcW w:w="890" w:type="dxa"/>
            <w:tcBorders>
              <w:top w:val="single" w:sz="4" w:space="0" w:color="auto"/>
              <w:left w:val="single" w:sz="4" w:space="0" w:color="auto"/>
              <w:bottom w:val="single" w:sz="4" w:space="0" w:color="auto"/>
              <w:right w:val="single" w:sz="4" w:space="0" w:color="auto"/>
            </w:tcBorders>
          </w:tcPr>
          <w:p w14:paraId="4D51BF07" w14:textId="44874DEB" w:rsidR="00A809F0" w:rsidRPr="00390453" w:rsidRDefault="00A809F0" w:rsidP="00B022F9">
            <w:pPr>
              <w:spacing w:after="0" w:line="240" w:lineRule="auto"/>
              <w:jc w:val="center"/>
              <w:rPr>
                <w:rFonts w:cstheme="minorHAnsi"/>
                <w:sz w:val="16"/>
                <w:szCs w:val="20"/>
              </w:rPr>
            </w:pPr>
            <w:r w:rsidRPr="00390453">
              <w:rPr>
                <w:rFonts w:eastAsia="Times New Roman" w:cstheme="minorHAnsi"/>
                <w:sz w:val="16"/>
                <w:szCs w:val="16"/>
              </w:rPr>
              <w:t xml:space="preserve">&lt;&lt;Reference value from </w:t>
            </w:r>
            <w:r w:rsidR="00AF55F9" w:rsidRPr="00390453">
              <w:rPr>
                <w:rFonts w:eastAsia="Times New Roman" w:cstheme="minorHAnsi"/>
                <w:sz w:val="16"/>
                <w:szCs w:val="16"/>
              </w:rPr>
              <w:t>A2-</w:t>
            </w:r>
            <w:r w:rsidRPr="00390453">
              <w:rPr>
                <w:rFonts w:eastAsia="Times New Roman" w:cstheme="minorHAnsi"/>
                <w:sz w:val="16"/>
                <w:szCs w:val="16"/>
              </w:rPr>
              <w:t>01 &gt;&gt;</w:t>
            </w:r>
          </w:p>
        </w:tc>
        <w:tc>
          <w:tcPr>
            <w:tcW w:w="984" w:type="dxa"/>
          </w:tcPr>
          <w:p w14:paraId="541A458F" w14:textId="15C51C6C" w:rsidR="00A809F0" w:rsidRPr="00390453" w:rsidRDefault="00A809F0" w:rsidP="00B022F9">
            <w:pPr>
              <w:spacing w:after="0" w:line="240" w:lineRule="auto"/>
              <w:jc w:val="center"/>
              <w:rPr>
                <w:rFonts w:cstheme="minorHAnsi"/>
                <w:sz w:val="16"/>
                <w:szCs w:val="20"/>
              </w:rPr>
            </w:pPr>
            <w:r w:rsidRPr="00390453">
              <w:rPr>
                <w:rFonts w:cstheme="minorHAnsi"/>
                <w:sz w:val="16"/>
                <w:szCs w:val="20"/>
              </w:rPr>
              <w:t xml:space="preserve">&lt;&lt;reference value from </w:t>
            </w:r>
            <w:r w:rsidR="00AF74FE" w:rsidRPr="00390453">
              <w:rPr>
                <w:rFonts w:cstheme="minorHAnsi"/>
                <w:sz w:val="16"/>
                <w:szCs w:val="20"/>
              </w:rPr>
              <w:t>A2-</w:t>
            </w:r>
            <w:r w:rsidRPr="00390453">
              <w:rPr>
                <w:rFonts w:cstheme="minorHAnsi"/>
                <w:sz w:val="16"/>
                <w:szCs w:val="20"/>
              </w:rPr>
              <w:t>02&gt;&gt;</w:t>
            </w:r>
          </w:p>
        </w:tc>
        <w:tc>
          <w:tcPr>
            <w:tcW w:w="1164" w:type="dxa"/>
          </w:tcPr>
          <w:p w14:paraId="0EEB6CDF" w14:textId="3F33F2B4" w:rsidR="00A809F0" w:rsidRPr="00390453" w:rsidRDefault="00A809F0" w:rsidP="00B022F9">
            <w:pPr>
              <w:spacing w:after="0" w:line="240" w:lineRule="auto"/>
              <w:jc w:val="center"/>
              <w:rPr>
                <w:rFonts w:cstheme="minorHAnsi"/>
                <w:sz w:val="16"/>
                <w:szCs w:val="20"/>
              </w:rPr>
            </w:pPr>
            <w:r w:rsidRPr="00390453">
              <w:rPr>
                <w:rFonts w:cstheme="minorHAnsi"/>
                <w:sz w:val="16"/>
                <w:szCs w:val="20"/>
              </w:rPr>
              <w:t>&lt;&lt;if performance, user input</w:t>
            </w:r>
            <w:r w:rsidRPr="00390453">
              <w:rPr>
                <w:rFonts w:eastAsia="Times New Roman" w:cstheme="minorHAnsi"/>
                <w:sz w:val="16"/>
                <w:szCs w:val="20"/>
              </w:rPr>
              <w:t xml:space="preserve"> is equal to </w:t>
            </w:r>
            <w:r w:rsidR="00AF74FE" w:rsidRPr="00390453">
              <w:rPr>
                <w:rFonts w:eastAsia="Times New Roman" w:cstheme="minorHAnsi"/>
                <w:sz w:val="16"/>
                <w:szCs w:val="20"/>
              </w:rPr>
              <w:t>A2-</w:t>
            </w:r>
            <w:r w:rsidRPr="00390453">
              <w:rPr>
                <w:rFonts w:eastAsia="Times New Roman" w:cstheme="minorHAnsi"/>
                <w:sz w:val="16"/>
                <w:szCs w:val="20"/>
              </w:rPr>
              <w:t xml:space="preserve">03 as default, and allow user to override with an equivalent system based on the simulated equipment in </w:t>
            </w:r>
            <w:r w:rsidR="00226C79" w:rsidRPr="00390453">
              <w:rPr>
                <w:rFonts w:eastAsia="Times New Roman" w:cstheme="minorHAnsi"/>
                <w:sz w:val="16"/>
                <w:szCs w:val="20"/>
              </w:rPr>
              <w:t>A2-</w:t>
            </w:r>
            <w:r w:rsidRPr="00390453">
              <w:rPr>
                <w:rFonts w:eastAsia="Times New Roman" w:cstheme="minorHAnsi"/>
                <w:sz w:val="16"/>
                <w:szCs w:val="20"/>
              </w:rPr>
              <w:t>10; elseif prescriptive, allow user to enter any Tier 3 model&gt;&gt;</w:t>
            </w:r>
          </w:p>
        </w:tc>
        <w:tc>
          <w:tcPr>
            <w:tcW w:w="1074" w:type="dxa"/>
          </w:tcPr>
          <w:p w14:paraId="78BC6C64" w14:textId="46F2BFED" w:rsidR="00A809F0" w:rsidRPr="00390453" w:rsidRDefault="00A809F0" w:rsidP="00B022F9">
            <w:pPr>
              <w:spacing w:after="0" w:line="240" w:lineRule="auto"/>
              <w:jc w:val="center"/>
              <w:rPr>
                <w:rFonts w:eastAsia="Times New Roman" w:cstheme="minorHAnsi"/>
                <w:b/>
                <w:i/>
                <w:color w:val="FF0000"/>
                <w:sz w:val="16"/>
                <w:szCs w:val="20"/>
              </w:rPr>
            </w:pPr>
            <w:r w:rsidRPr="00390453">
              <w:rPr>
                <w:rFonts w:cstheme="minorHAnsi"/>
                <w:sz w:val="16"/>
                <w:szCs w:val="20"/>
              </w:rPr>
              <w:t xml:space="preserve">&lt;&lt;Reference value from </w:t>
            </w:r>
            <w:r w:rsidR="00AF74FE" w:rsidRPr="00390453">
              <w:rPr>
                <w:rFonts w:cstheme="minorHAnsi"/>
                <w:sz w:val="16"/>
                <w:szCs w:val="20"/>
              </w:rPr>
              <w:t>A2-</w:t>
            </w:r>
            <w:r w:rsidRPr="00390453">
              <w:rPr>
                <w:rFonts w:cstheme="minorHAnsi"/>
                <w:sz w:val="16"/>
                <w:szCs w:val="20"/>
              </w:rPr>
              <w:t>04&gt;&gt;</w:t>
            </w:r>
          </w:p>
        </w:tc>
        <w:tc>
          <w:tcPr>
            <w:tcW w:w="1432" w:type="dxa"/>
          </w:tcPr>
          <w:p w14:paraId="6F97402C" w14:textId="69B9CD73" w:rsidR="00A809F0" w:rsidRPr="00390453" w:rsidRDefault="00A809F0" w:rsidP="00B022F9">
            <w:pPr>
              <w:spacing w:after="0" w:line="240" w:lineRule="auto"/>
              <w:jc w:val="center"/>
              <w:rPr>
                <w:rFonts w:eastAsia="Times New Roman" w:cstheme="minorHAnsi"/>
                <w:b/>
                <w:i/>
                <w:color w:val="FF0000"/>
                <w:sz w:val="16"/>
                <w:szCs w:val="20"/>
              </w:rPr>
            </w:pPr>
            <w:r w:rsidRPr="00390453">
              <w:rPr>
                <w:rFonts w:cstheme="minorHAnsi"/>
                <w:sz w:val="16"/>
                <w:szCs w:val="20"/>
              </w:rPr>
              <w:t xml:space="preserve">&lt;&lt;Reference value from </w:t>
            </w:r>
            <w:r w:rsidR="00AF74FE" w:rsidRPr="00390453">
              <w:rPr>
                <w:rFonts w:cstheme="minorHAnsi"/>
                <w:sz w:val="16"/>
                <w:szCs w:val="20"/>
              </w:rPr>
              <w:t>A2-</w:t>
            </w:r>
            <w:r w:rsidRPr="00390453">
              <w:rPr>
                <w:rFonts w:cstheme="minorHAnsi"/>
                <w:sz w:val="16"/>
                <w:szCs w:val="20"/>
              </w:rPr>
              <w:t>05.&gt;&gt;</w:t>
            </w:r>
          </w:p>
        </w:tc>
        <w:tc>
          <w:tcPr>
            <w:tcW w:w="1074" w:type="dxa"/>
          </w:tcPr>
          <w:p w14:paraId="1885BDF7" w14:textId="0F1D4D0E" w:rsidR="00A809F0" w:rsidRPr="00390453" w:rsidRDefault="00A809F0" w:rsidP="00B022F9">
            <w:pPr>
              <w:spacing w:after="0" w:line="240" w:lineRule="auto"/>
              <w:jc w:val="center"/>
              <w:rPr>
                <w:rFonts w:cstheme="minorHAnsi"/>
                <w:sz w:val="16"/>
                <w:szCs w:val="16"/>
              </w:rPr>
            </w:pPr>
            <w:r w:rsidRPr="00390453">
              <w:rPr>
                <w:rFonts w:cstheme="minorHAnsi"/>
                <w:sz w:val="16"/>
                <w:szCs w:val="16"/>
              </w:rPr>
              <w:t>&lt;&lt;User input value; check value must be ≥</w:t>
            </w:r>
            <w:r w:rsidR="00A34609" w:rsidRPr="00390453">
              <w:rPr>
                <w:rFonts w:cstheme="minorHAnsi"/>
                <w:sz w:val="16"/>
                <w:szCs w:val="16"/>
              </w:rPr>
              <w:t>A2-</w:t>
            </w:r>
            <w:r w:rsidRPr="00390453">
              <w:rPr>
                <w:rFonts w:cstheme="minorHAnsi"/>
                <w:sz w:val="16"/>
                <w:szCs w:val="16"/>
              </w:rPr>
              <w:t xml:space="preserve">06 to comply, else flag non-compliant values and do not allow the doc to be registered. Value may be NA if </w:t>
            </w:r>
            <w:r w:rsidR="00226C79" w:rsidRPr="00390453">
              <w:rPr>
                <w:rFonts w:cstheme="minorHAnsi"/>
                <w:sz w:val="16"/>
                <w:szCs w:val="16"/>
              </w:rPr>
              <w:t>A2-</w:t>
            </w:r>
            <w:r w:rsidRPr="00390453">
              <w:rPr>
                <w:rFonts w:cstheme="minorHAnsi"/>
                <w:sz w:val="16"/>
                <w:szCs w:val="16"/>
              </w:rPr>
              <w:t>06 is NA &gt;&gt;</w:t>
            </w:r>
          </w:p>
        </w:tc>
        <w:tc>
          <w:tcPr>
            <w:tcW w:w="1522" w:type="dxa"/>
          </w:tcPr>
          <w:p w14:paraId="5DD56872" w14:textId="7221D226" w:rsidR="00A809F0" w:rsidRPr="00390453" w:rsidRDefault="00A809F0" w:rsidP="00B022F9">
            <w:pPr>
              <w:spacing w:after="0" w:line="240" w:lineRule="auto"/>
              <w:jc w:val="center"/>
              <w:rPr>
                <w:rFonts w:cstheme="minorHAnsi"/>
                <w:sz w:val="16"/>
                <w:szCs w:val="20"/>
              </w:rPr>
            </w:pPr>
            <w:r w:rsidRPr="00390453">
              <w:rPr>
                <w:rFonts w:cstheme="minorHAnsi"/>
                <w:sz w:val="16"/>
                <w:szCs w:val="20"/>
              </w:rPr>
              <w:t xml:space="preserve">&lt;&lt; Reference values from </w:t>
            </w:r>
            <w:r w:rsidR="004C2B81" w:rsidRPr="00390453">
              <w:rPr>
                <w:rFonts w:cstheme="minorHAnsi"/>
                <w:sz w:val="16"/>
                <w:szCs w:val="20"/>
              </w:rPr>
              <w:t>A2-</w:t>
            </w:r>
            <w:r w:rsidRPr="00390453">
              <w:rPr>
                <w:rFonts w:cstheme="minorHAnsi"/>
                <w:sz w:val="16"/>
                <w:szCs w:val="20"/>
              </w:rPr>
              <w:t>07&gt;&gt;</w:t>
            </w:r>
          </w:p>
        </w:tc>
        <w:tc>
          <w:tcPr>
            <w:tcW w:w="1343" w:type="dxa"/>
          </w:tcPr>
          <w:p w14:paraId="5F14D4B3" w14:textId="1687E143" w:rsidR="00A809F0" w:rsidRPr="00390453" w:rsidRDefault="00A809F0" w:rsidP="00B022F9">
            <w:pPr>
              <w:spacing w:after="0" w:line="240" w:lineRule="auto"/>
              <w:jc w:val="center"/>
              <w:rPr>
                <w:rFonts w:cstheme="minorHAnsi"/>
                <w:sz w:val="16"/>
                <w:szCs w:val="20"/>
              </w:rPr>
            </w:pPr>
            <w:r w:rsidRPr="00390453">
              <w:rPr>
                <w:rFonts w:cstheme="minorHAnsi"/>
                <w:sz w:val="16"/>
                <w:szCs w:val="20"/>
              </w:rPr>
              <w:t xml:space="preserve">&lt;&lt; Reference values from </w:t>
            </w:r>
            <w:r w:rsidR="004C2B81" w:rsidRPr="00390453">
              <w:rPr>
                <w:rFonts w:cstheme="minorHAnsi"/>
                <w:sz w:val="16"/>
                <w:szCs w:val="20"/>
              </w:rPr>
              <w:t>A2-</w:t>
            </w:r>
            <w:r w:rsidRPr="00390453">
              <w:rPr>
                <w:rFonts w:cstheme="minorHAnsi"/>
                <w:sz w:val="16"/>
                <w:szCs w:val="20"/>
              </w:rPr>
              <w:t>08&gt;&gt;</w:t>
            </w:r>
          </w:p>
        </w:tc>
        <w:tc>
          <w:tcPr>
            <w:tcW w:w="1343" w:type="dxa"/>
          </w:tcPr>
          <w:p w14:paraId="3D30B776" w14:textId="75D978B7" w:rsidR="00A809F0" w:rsidRPr="00390453" w:rsidRDefault="00A809F0" w:rsidP="00B022F9">
            <w:pPr>
              <w:spacing w:after="0" w:line="240" w:lineRule="auto"/>
              <w:jc w:val="center"/>
              <w:rPr>
                <w:rFonts w:cstheme="minorHAnsi"/>
                <w:sz w:val="16"/>
                <w:szCs w:val="20"/>
              </w:rPr>
            </w:pPr>
            <w:r w:rsidRPr="00390453">
              <w:rPr>
                <w:rFonts w:cstheme="minorHAnsi"/>
                <w:sz w:val="16"/>
                <w:szCs w:val="20"/>
              </w:rPr>
              <w:t xml:space="preserve">&lt;&lt; Reference values from </w:t>
            </w:r>
            <w:r w:rsidR="004C2B81" w:rsidRPr="00390453">
              <w:rPr>
                <w:rFonts w:cstheme="minorHAnsi"/>
                <w:sz w:val="16"/>
                <w:szCs w:val="20"/>
              </w:rPr>
              <w:t>A2-</w:t>
            </w:r>
            <w:r w:rsidRPr="00390453">
              <w:rPr>
                <w:rFonts w:cstheme="minorHAnsi"/>
                <w:sz w:val="16"/>
                <w:szCs w:val="20"/>
              </w:rPr>
              <w:t>09&gt;&gt;</w:t>
            </w:r>
          </w:p>
        </w:tc>
      </w:tr>
      <w:tr w:rsidR="00A809F0" w:rsidRPr="00390453" w14:paraId="441CF16E" w14:textId="77777777" w:rsidTr="00541956">
        <w:trPr>
          <w:trHeight w:val="200"/>
        </w:trPr>
        <w:tc>
          <w:tcPr>
            <w:tcW w:w="890" w:type="dxa"/>
          </w:tcPr>
          <w:p w14:paraId="0779B790" w14:textId="77777777" w:rsidR="00A809F0" w:rsidRPr="00390453" w:rsidRDefault="00A809F0" w:rsidP="00B022F9">
            <w:pPr>
              <w:spacing w:after="0" w:line="240" w:lineRule="auto"/>
              <w:jc w:val="center"/>
              <w:rPr>
                <w:rFonts w:cstheme="minorHAnsi"/>
                <w:sz w:val="16"/>
                <w:szCs w:val="20"/>
              </w:rPr>
            </w:pPr>
          </w:p>
        </w:tc>
        <w:tc>
          <w:tcPr>
            <w:tcW w:w="984" w:type="dxa"/>
          </w:tcPr>
          <w:p w14:paraId="6383B1C7" w14:textId="77777777" w:rsidR="00A809F0" w:rsidRPr="00390453" w:rsidRDefault="00A809F0" w:rsidP="00B022F9">
            <w:pPr>
              <w:spacing w:after="0" w:line="240" w:lineRule="auto"/>
              <w:jc w:val="center"/>
              <w:rPr>
                <w:rFonts w:cstheme="minorHAnsi"/>
                <w:sz w:val="16"/>
                <w:szCs w:val="20"/>
              </w:rPr>
            </w:pPr>
          </w:p>
        </w:tc>
        <w:tc>
          <w:tcPr>
            <w:tcW w:w="1164" w:type="dxa"/>
          </w:tcPr>
          <w:p w14:paraId="4E480E69" w14:textId="77777777" w:rsidR="00A809F0" w:rsidRPr="00390453" w:rsidRDefault="00A809F0" w:rsidP="00B022F9">
            <w:pPr>
              <w:spacing w:after="0" w:line="240" w:lineRule="auto"/>
              <w:jc w:val="center"/>
              <w:rPr>
                <w:rFonts w:cstheme="minorHAnsi"/>
                <w:sz w:val="16"/>
                <w:szCs w:val="20"/>
              </w:rPr>
            </w:pPr>
          </w:p>
        </w:tc>
        <w:tc>
          <w:tcPr>
            <w:tcW w:w="1074" w:type="dxa"/>
          </w:tcPr>
          <w:p w14:paraId="3D5DBA4C" w14:textId="77777777" w:rsidR="00A809F0" w:rsidRPr="00390453" w:rsidRDefault="00A809F0" w:rsidP="00B022F9">
            <w:pPr>
              <w:spacing w:after="0" w:line="240" w:lineRule="auto"/>
              <w:jc w:val="center"/>
              <w:rPr>
                <w:rFonts w:cstheme="minorHAnsi"/>
                <w:sz w:val="16"/>
                <w:szCs w:val="20"/>
              </w:rPr>
            </w:pPr>
          </w:p>
        </w:tc>
        <w:tc>
          <w:tcPr>
            <w:tcW w:w="1432" w:type="dxa"/>
          </w:tcPr>
          <w:p w14:paraId="4FC0BB84" w14:textId="77777777" w:rsidR="00A809F0" w:rsidRPr="00390453" w:rsidRDefault="00A809F0" w:rsidP="00B022F9">
            <w:pPr>
              <w:spacing w:after="0" w:line="240" w:lineRule="auto"/>
              <w:jc w:val="center"/>
              <w:rPr>
                <w:rFonts w:cstheme="minorHAnsi"/>
                <w:sz w:val="16"/>
                <w:szCs w:val="20"/>
              </w:rPr>
            </w:pPr>
          </w:p>
        </w:tc>
        <w:tc>
          <w:tcPr>
            <w:tcW w:w="1074" w:type="dxa"/>
          </w:tcPr>
          <w:p w14:paraId="2FE6A2DA" w14:textId="77777777" w:rsidR="00A809F0" w:rsidRPr="00390453" w:rsidRDefault="00A809F0" w:rsidP="00B022F9">
            <w:pPr>
              <w:spacing w:after="0" w:line="240" w:lineRule="auto"/>
              <w:jc w:val="center"/>
              <w:rPr>
                <w:rFonts w:cstheme="minorHAnsi"/>
                <w:sz w:val="16"/>
                <w:szCs w:val="20"/>
              </w:rPr>
            </w:pPr>
          </w:p>
        </w:tc>
        <w:tc>
          <w:tcPr>
            <w:tcW w:w="1522" w:type="dxa"/>
            <w:vAlign w:val="bottom"/>
          </w:tcPr>
          <w:p w14:paraId="3E024E40" w14:textId="77777777" w:rsidR="00A809F0" w:rsidRPr="00390453" w:rsidRDefault="00A809F0" w:rsidP="00B022F9">
            <w:pPr>
              <w:spacing w:after="0" w:line="240" w:lineRule="auto"/>
              <w:jc w:val="center"/>
              <w:rPr>
                <w:rFonts w:cstheme="minorHAnsi"/>
                <w:sz w:val="16"/>
                <w:szCs w:val="20"/>
              </w:rPr>
            </w:pPr>
          </w:p>
        </w:tc>
        <w:tc>
          <w:tcPr>
            <w:tcW w:w="1343" w:type="dxa"/>
          </w:tcPr>
          <w:p w14:paraId="7980CAE8" w14:textId="77777777" w:rsidR="00A809F0" w:rsidRPr="00390453" w:rsidRDefault="00A809F0" w:rsidP="00B022F9">
            <w:pPr>
              <w:spacing w:after="0" w:line="240" w:lineRule="auto"/>
              <w:jc w:val="center"/>
              <w:rPr>
                <w:rFonts w:cstheme="minorHAnsi"/>
                <w:sz w:val="16"/>
                <w:szCs w:val="20"/>
              </w:rPr>
            </w:pPr>
          </w:p>
        </w:tc>
        <w:tc>
          <w:tcPr>
            <w:tcW w:w="1343" w:type="dxa"/>
          </w:tcPr>
          <w:p w14:paraId="5CF5286E" w14:textId="77777777" w:rsidR="00A809F0" w:rsidRPr="00390453" w:rsidRDefault="00A809F0" w:rsidP="00B022F9">
            <w:pPr>
              <w:spacing w:after="0" w:line="240" w:lineRule="auto"/>
              <w:jc w:val="center"/>
              <w:rPr>
                <w:rFonts w:cstheme="minorHAnsi"/>
                <w:sz w:val="16"/>
                <w:szCs w:val="20"/>
              </w:rPr>
            </w:pPr>
          </w:p>
        </w:tc>
      </w:tr>
      <w:tr w:rsidR="00A1435D" w:rsidRPr="00390453" w14:paraId="1E7D7678" w14:textId="77777777" w:rsidTr="00541956">
        <w:trPr>
          <w:trHeight w:val="437"/>
        </w:trPr>
        <w:tc>
          <w:tcPr>
            <w:tcW w:w="890" w:type="dxa"/>
          </w:tcPr>
          <w:p w14:paraId="637BE428" w14:textId="32F8F938" w:rsidR="00A1435D" w:rsidRPr="00390453" w:rsidRDefault="00072F5C" w:rsidP="00A1435D">
            <w:pPr>
              <w:spacing w:after="0" w:line="240" w:lineRule="auto"/>
              <w:jc w:val="center"/>
              <w:rPr>
                <w:rFonts w:cstheme="minorHAnsi"/>
                <w:sz w:val="16"/>
                <w:szCs w:val="20"/>
              </w:rPr>
            </w:pPr>
            <w:r w:rsidRPr="00390453">
              <w:rPr>
                <w:rFonts w:cstheme="minorHAnsi"/>
                <w:sz w:val="20"/>
                <w:szCs w:val="20"/>
              </w:rPr>
              <w:t>10</w:t>
            </w:r>
          </w:p>
        </w:tc>
        <w:tc>
          <w:tcPr>
            <w:tcW w:w="3223" w:type="dxa"/>
            <w:gridSpan w:val="3"/>
          </w:tcPr>
          <w:p w14:paraId="060E2952" w14:textId="6FDA0C8E" w:rsidR="00A1435D" w:rsidRPr="00390453" w:rsidRDefault="00A1435D" w:rsidP="00A1435D">
            <w:pPr>
              <w:spacing w:after="0" w:line="240" w:lineRule="auto"/>
              <w:rPr>
                <w:rFonts w:cstheme="minorHAnsi"/>
                <w:sz w:val="16"/>
                <w:szCs w:val="20"/>
              </w:rPr>
            </w:pPr>
            <w:r w:rsidRPr="00390453">
              <w:rPr>
                <w:rFonts w:cstheme="minorHAnsi"/>
                <w:sz w:val="20"/>
                <w:szCs w:val="20"/>
              </w:rPr>
              <w:t>Compliance Statement:</w:t>
            </w:r>
          </w:p>
        </w:tc>
        <w:tc>
          <w:tcPr>
            <w:tcW w:w="6715" w:type="dxa"/>
            <w:gridSpan w:val="5"/>
          </w:tcPr>
          <w:p w14:paraId="1DC4B5C1" w14:textId="03D8DA9A" w:rsidR="00A1435D" w:rsidRPr="00390453" w:rsidRDefault="00A1435D" w:rsidP="00A1435D">
            <w:pPr>
              <w:spacing w:after="0" w:line="240" w:lineRule="auto"/>
              <w:rPr>
                <w:rFonts w:cstheme="minorHAnsi"/>
                <w:sz w:val="16"/>
                <w:szCs w:val="20"/>
              </w:rPr>
            </w:pPr>
            <w:r w:rsidRPr="00390453">
              <w:rPr>
                <w:rFonts w:eastAsia="Times New Roman"/>
                <w:sz w:val="18"/>
                <w:szCs w:val="18"/>
              </w:rPr>
              <w:t xml:space="preserve">&lt;&lt;calculated field: If </w:t>
            </w:r>
            <w:r w:rsidR="00256327" w:rsidRPr="00390453">
              <w:rPr>
                <w:rFonts w:eastAsia="Times New Roman"/>
                <w:sz w:val="18"/>
                <w:szCs w:val="18"/>
              </w:rPr>
              <w:t>A2-</w:t>
            </w:r>
            <w:r w:rsidRPr="00390453">
              <w:rPr>
                <w:rFonts w:eastAsia="Times New Roman"/>
                <w:sz w:val="18"/>
                <w:szCs w:val="18"/>
              </w:rPr>
              <w:t>0</w:t>
            </w:r>
            <w:r w:rsidR="002B102D" w:rsidRPr="00390453">
              <w:rPr>
                <w:rFonts w:eastAsia="Times New Roman"/>
                <w:sz w:val="18"/>
                <w:szCs w:val="18"/>
              </w:rPr>
              <w:t>6</w:t>
            </w:r>
            <w:r w:rsidRPr="00390453">
              <w:rPr>
                <w:rFonts w:eastAsia="Times New Roman"/>
                <w:sz w:val="18"/>
                <w:szCs w:val="18"/>
              </w:rPr>
              <w:t xml:space="preserve"> ≤ </w:t>
            </w:r>
            <w:r w:rsidR="00F6420C" w:rsidRPr="00390453">
              <w:rPr>
                <w:rFonts w:eastAsia="Times New Roman"/>
                <w:sz w:val="18"/>
                <w:szCs w:val="18"/>
              </w:rPr>
              <w:t>B2-</w:t>
            </w:r>
            <w:r w:rsidRPr="00390453">
              <w:rPr>
                <w:rFonts w:eastAsia="Times New Roman"/>
                <w:sz w:val="18"/>
                <w:szCs w:val="18"/>
              </w:rPr>
              <w:t>0</w:t>
            </w:r>
            <w:r w:rsidR="002B102D" w:rsidRPr="00390453">
              <w:rPr>
                <w:rFonts w:eastAsia="Times New Roman"/>
                <w:sz w:val="18"/>
                <w:szCs w:val="18"/>
              </w:rPr>
              <w:t>6</w:t>
            </w:r>
            <w:r w:rsidRPr="00390453">
              <w:rPr>
                <w:rFonts w:eastAsia="Times New Roman"/>
                <w:sz w:val="18"/>
                <w:szCs w:val="18"/>
              </w:rPr>
              <w:t>, then display result = System complies; else display result = system does not comply&gt;&gt;</w:t>
            </w:r>
          </w:p>
        </w:tc>
      </w:tr>
    </w:tbl>
    <w:p w14:paraId="0A32A2C3" w14:textId="77777777" w:rsidR="006D65C2" w:rsidRPr="00390453" w:rsidRDefault="006D65C2" w:rsidP="00A05A69">
      <w:pPr>
        <w:spacing w:after="0" w:line="240" w:lineRule="auto"/>
        <w:rPr>
          <w:rFonts w:asciiTheme="minorHAnsi" w:hAnsiTheme="minorHAnsi" w:cstheme="minorHAnsi"/>
          <w:sz w:val="18"/>
          <w:szCs w:val="18"/>
        </w:rPr>
      </w:pPr>
    </w:p>
    <w:p w14:paraId="393B783E" w14:textId="77777777" w:rsidR="006441C9" w:rsidRPr="00390453" w:rsidRDefault="006441C9" w:rsidP="00A05A69">
      <w:pPr>
        <w:spacing w:after="0" w:line="240" w:lineRule="auto"/>
        <w:rPr>
          <w:rFonts w:asciiTheme="minorHAnsi" w:hAnsiTheme="minorHAnsi" w:cstheme="minorHAnsi"/>
          <w:sz w:val="18"/>
          <w:szCs w:val="18"/>
        </w:rPr>
      </w:pPr>
    </w:p>
    <w:tbl>
      <w:tblPr>
        <w:tblW w:w="5017"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33"/>
        <w:gridCol w:w="1414"/>
        <w:gridCol w:w="1150"/>
        <w:gridCol w:w="1327"/>
        <w:gridCol w:w="1505"/>
        <w:gridCol w:w="1828"/>
        <w:gridCol w:w="2170"/>
      </w:tblGrid>
      <w:tr w:rsidR="00FF28D5" w:rsidRPr="00390453" w14:paraId="750C4691" w14:textId="77777777" w:rsidTr="00541956">
        <w:trPr>
          <w:cantSplit/>
          <w:trHeight w:val="147"/>
        </w:trPr>
        <w:tc>
          <w:tcPr>
            <w:tcW w:w="5000" w:type="pct"/>
            <w:gridSpan w:val="7"/>
            <w:tcBorders>
              <w:top w:val="single" w:sz="4" w:space="0" w:color="auto"/>
              <w:left w:val="single" w:sz="4" w:space="0" w:color="auto"/>
              <w:bottom w:val="single" w:sz="4" w:space="0" w:color="auto"/>
              <w:right w:val="single" w:sz="4" w:space="0" w:color="auto"/>
            </w:tcBorders>
          </w:tcPr>
          <w:p w14:paraId="30E19F18" w14:textId="02F812DB" w:rsidR="00FF28D5" w:rsidRPr="00390453"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t>C</w:t>
            </w:r>
            <w:r w:rsidR="00FF28D5" w:rsidRPr="00390453">
              <w:rPr>
                <w:rFonts w:asciiTheme="minorHAnsi" w:hAnsiTheme="minorHAnsi" w:cstheme="minorHAnsi"/>
                <w:b/>
                <w:sz w:val="18"/>
                <w:szCs w:val="18"/>
              </w:rPr>
              <w:t xml:space="preserve">. Design HERS Verified Dwelling Unit Water Heating Efficiency Information </w:t>
            </w:r>
          </w:p>
          <w:p w14:paraId="5AA1321C" w14:textId="3DADAFEA" w:rsidR="00FF28D5" w:rsidRPr="00390453" w:rsidRDefault="00204D31" w:rsidP="001D1F6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390453">
              <w:rPr>
                <w:rFonts w:asciiTheme="minorHAnsi" w:hAnsiTheme="minorHAnsi"/>
                <w:iCs/>
                <w:sz w:val="18"/>
                <w:szCs w:val="18"/>
              </w:rPr>
              <w:t>&lt;&lt;Static Text - see the top&gt;&gt;</w:t>
            </w:r>
            <w:r w:rsidR="00F43DC7" w:rsidRPr="00390453">
              <w:rPr>
                <w:rFonts w:cstheme="minorHAnsi"/>
                <w:sz w:val="18"/>
                <w:szCs w:val="20"/>
              </w:rPr>
              <w:t>&lt;&lt;</w:t>
            </w:r>
            <w:r w:rsidR="00DC18FD" w:rsidRPr="00390453">
              <w:t xml:space="preserve"> </w:t>
            </w:r>
            <w:r w:rsidR="00DC18FD" w:rsidRPr="00390453">
              <w:rPr>
                <w:rFonts w:cstheme="minorHAnsi"/>
                <w:sz w:val="18"/>
                <w:szCs w:val="20"/>
              </w:rPr>
              <w:t xml:space="preserve">require one row of data for each water heater identified in Section A and </w:t>
            </w:r>
            <w:r w:rsidR="00A445DE" w:rsidRPr="00390453">
              <w:rPr>
                <w:rFonts w:cstheme="minorHAnsi"/>
                <w:sz w:val="18"/>
                <w:szCs w:val="20"/>
              </w:rPr>
              <w:t>A2</w:t>
            </w:r>
            <w:r w:rsidR="00F43DC7" w:rsidRPr="00390453">
              <w:rPr>
                <w:rFonts w:cstheme="minorHAnsi"/>
                <w:sz w:val="18"/>
                <w:szCs w:val="20"/>
              </w:rPr>
              <w:t xml:space="preserve"> &gt;&gt;</w:t>
            </w:r>
          </w:p>
        </w:tc>
      </w:tr>
      <w:tr w:rsidR="00FF28D5" w:rsidRPr="00390453" w14:paraId="50AAEAEF" w14:textId="77777777" w:rsidTr="00541956">
        <w:trPr>
          <w:cantSplit/>
          <w:trHeight w:val="147"/>
        </w:trPr>
        <w:tc>
          <w:tcPr>
            <w:tcW w:w="662" w:type="pct"/>
            <w:tcBorders>
              <w:top w:val="single" w:sz="4" w:space="0" w:color="auto"/>
              <w:left w:val="single" w:sz="4" w:space="0" w:color="auto"/>
              <w:bottom w:val="single" w:sz="4" w:space="0" w:color="auto"/>
              <w:right w:val="single" w:sz="4" w:space="0" w:color="auto"/>
            </w:tcBorders>
            <w:vAlign w:val="center"/>
          </w:tcPr>
          <w:p w14:paraId="72FC262E" w14:textId="77777777"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01</w:t>
            </w:r>
          </w:p>
        </w:tc>
        <w:tc>
          <w:tcPr>
            <w:tcW w:w="653" w:type="pct"/>
            <w:tcBorders>
              <w:top w:val="single" w:sz="4" w:space="0" w:color="auto"/>
              <w:left w:val="single" w:sz="4" w:space="0" w:color="auto"/>
              <w:bottom w:val="single" w:sz="4" w:space="0" w:color="auto"/>
              <w:right w:val="single" w:sz="4" w:space="0" w:color="auto"/>
            </w:tcBorders>
            <w:vAlign w:val="center"/>
          </w:tcPr>
          <w:p w14:paraId="4E519624" w14:textId="77777777"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02</w:t>
            </w:r>
          </w:p>
        </w:tc>
        <w:tc>
          <w:tcPr>
            <w:tcW w:w="531" w:type="pct"/>
            <w:tcBorders>
              <w:top w:val="single" w:sz="4" w:space="0" w:color="auto"/>
              <w:left w:val="single" w:sz="4" w:space="0" w:color="auto"/>
              <w:bottom w:val="single" w:sz="4" w:space="0" w:color="auto"/>
              <w:right w:val="single" w:sz="4" w:space="0" w:color="auto"/>
            </w:tcBorders>
            <w:vAlign w:val="center"/>
          </w:tcPr>
          <w:p w14:paraId="2AF9BE6B" w14:textId="77777777"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03</w:t>
            </w:r>
          </w:p>
        </w:tc>
        <w:tc>
          <w:tcPr>
            <w:tcW w:w="613" w:type="pct"/>
            <w:tcBorders>
              <w:top w:val="single" w:sz="4" w:space="0" w:color="auto"/>
              <w:left w:val="single" w:sz="4" w:space="0" w:color="auto"/>
              <w:bottom w:val="single" w:sz="4" w:space="0" w:color="auto"/>
              <w:right w:val="single" w:sz="4" w:space="0" w:color="auto"/>
            </w:tcBorders>
            <w:vAlign w:val="center"/>
          </w:tcPr>
          <w:p w14:paraId="4A0AD275" w14:textId="77777777"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390453">
              <w:rPr>
                <w:rFonts w:asciiTheme="minorHAnsi" w:eastAsia="Times New Roman" w:hAnsiTheme="minorHAnsi" w:cstheme="minorHAnsi"/>
                <w:sz w:val="18"/>
                <w:szCs w:val="18"/>
              </w:rPr>
              <w:t>04</w:t>
            </w:r>
          </w:p>
        </w:tc>
        <w:tc>
          <w:tcPr>
            <w:tcW w:w="695" w:type="pct"/>
            <w:tcBorders>
              <w:top w:val="single" w:sz="4" w:space="0" w:color="auto"/>
              <w:left w:val="single" w:sz="4" w:space="0" w:color="auto"/>
              <w:bottom w:val="single" w:sz="4" w:space="0" w:color="auto"/>
              <w:right w:val="single" w:sz="4" w:space="0" w:color="auto"/>
            </w:tcBorders>
            <w:vAlign w:val="center"/>
          </w:tcPr>
          <w:p w14:paraId="1C38A634" w14:textId="77777777"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390453">
              <w:rPr>
                <w:rFonts w:asciiTheme="minorHAnsi" w:eastAsia="Times New Roman" w:hAnsiTheme="minorHAnsi" w:cstheme="minorHAnsi"/>
                <w:sz w:val="18"/>
                <w:szCs w:val="18"/>
              </w:rPr>
              <w:t>05</w:t>
            </w:r>
          </w:p>
        </w:tc>
        <w:tc>
          <w:tcPr>
            <w:tcW w:w="844" w:type="pct"/>
            <w:tcBorders>
              <w:top w:val="single" w:sz="4" w:space="0" w:color="auto"/>
              <w:left w:val="single" w:sz="4" w:space="0" w:color="auto"/>
              <w:bottom w:val="single" w:sz="4" w:space="0" w:color="auto"/>
              <w:right w:val="single" w:sz="4" w:space="0" w:color="auto"/>
            </w:tcBorders>
          </w:tcPr>
          <w:p w14:paraId="461BAE5F" w14:textId="40A2CA14"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06</w:t>
            </w:r>
          </w:p>
        </w:tc>
        <w:tc>
          <w:tcPr>
            <w:tcW w:w="1002" w:type="pct"/>
            <w:tcBorders>
              <w:top w:val="single" w:sz="4" w:space="0" w:color="auto"/>
              <w:left w:val="single" w:sz="4" w:space="0" w:color="auto"/>
              <w:bottom w:val="single" w:sz="4" w:space="0" w:color="auto"/>
              <w:right w:val="single" w:sz="4" w:space="0" w:color="auto"/>
            </w:tcBorders>
            <w:vAlign w:val="center"/>
          </w:tcPr>
          <w:p w14:paraId="444CC83F" w14:textId="6954D2F3"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390453">
              <w:rPr>
                <w:rFonts w:asciiTheme="minorHAnsi" w:eastAsia="Times New Roman" w:hAnsiTheme="minorHAnsi" w:cstheme="minorHAnsi"/>
                <w:sz w:val="18"/>
                <w:szCs w:val="18"/>
              </w:rPr>
              <w:t>07</w:t>
            </w:r>
          </w:p>
        </w:tc>
      </w:tr>
      <w:tr w:rsidR="00FF28D5" w:rsidRPr="00390453" w14:paraId="63E8380D" w14:textId="77777777" w:rsidTr="00541956">
        <w:trPr>
          <w:cantSplit/>
          <w:trHeight w:val="147"/>
        </w:trPr>
        <w:tc>
          <w:tcPr>
            <w:tcW w:w="662" w:type="pct"/>
            <w:tcBorders>
              <w:top w:val="single" w:sz="4" w:space="0" w:color="auto"/>
              <w:left w:val="single" w:sz="4" w:space="0" w:color="auto"/>
              <w:bottom w:val="single" w:sz="4" w:space="0" w:color="auto"/>
              <w:right w:val="single" w:sz="4" w:space="0" w:color="auto"/>
            </w:tcBorders>
            <w:vAlign w:val="bottom"/>
          </w:tcPr>
          <w:p w14:paraId="4803A8B1" w14:textId="77777777"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Water Heating System ID or Name</w:t>
            </w:r>
          </w:p>
        </w:tc>
        <w:tc>
          <w:tcPr>
            <w:tcW w:w="653" w:type="pct"/>
            <w:tcBorders>
              <w:top w:val="single" w:sz="4" w:space="0" w:color="auto"/>
              <w:left w:val="single" w:sz="4" w:space="0" w:color="auto"/>
              <w:bottom w:val="single" w:sz="4" w:space="0" w:color="auto"/>
              <w:right w:val="single" w:sz="4" w:space="0" w:color="auto"/>
            </w:tcBorders>
            <w:vAlign w:val="bottom"/>
          </w:tcPr>
          <w:p w14:paraId="4F6B6E49" w14:textId="77777777"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Heating Efficiency Type</w:t>
            </w:r>
          </w:p>
        </w:tc>
        <w:tc>
          <w:tcPr>
            <w:tcW w:w="531" w:type="pct"/>
            <w:tcBorders>
              <w:top w:val="single" w:sz="4" w:space="0" w:color="auto"/>
              <w:left w:val="single" w:sz="4" w:space="0" w:color="auto"/>
              <w:bottom w:val="single" w:sz="4" w:space="0" w:color="auto"/>
              <w:right w:val="single" w:sz="4" w:space="0" w:color="auto"/>
            </w:tcBorders>
            <w:vAlign w:val="bottom"/>
          </w:tcPr>
          <w:p w14:paraId="6772B425" w14:textId="77777777"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Heating Efficiency Value</w:t>
            </w:r>
          </w:p>
        </w:tc>
        <w:tc>
          <w:tcPr>
            <w:tcW w:w="613" w:type="pct"/>
            <w:tcBorders>
              <w:top w:val="single" w:sz="4" w:space="0" w:color="auto"/>
              <w:left w:val="single" w:sz="4" w:space="0" w:color="auto"/>
              <w:bottom w:val="single" w:sz="4" w:space="0" w:color="auto"/>
              <w:right w:val="single" w:sz="4" w:space="0" w:color="auto"/>
            </w:tcBorders>
            <w:vAlign w:val="bottom"/>
          </w:tcPr>
          <w:p w14:paraId="3675D02D" w14:textId="77777777"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 xml:space="preserve">Standby Loss </w:t>
            </w:r>
          </w:p>
          <w:p w14:paraId="60C014EE" w14:textId="77777777"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w:t>
            </w:r>
          </w:p>
        </w:tc>
        <w:tc>
          <w:tcPr>
            <w:tcW w:w="695" w:type="pct"/>
            <w:tcBorders>
              <w:top w:val="single" w:sz="4" w:space="0" w:color="auto"/>
              <w:left w:val="single" w:sz="4" w:space="0" w:color="auto"/>
              <w:bottom w:val="single" w:sz="4" w:space="0" w:color="auto"/>
              <w:right w:val="single" w:sz="4" w:space="0" w:color="auto"/>
            </w:tcBorders>
            <w:vAlign w:val="bottom"/>
          </w:tcPr>
          <w:p w14:paraId="43EFCC59" w14:textId="77777777"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 xml:space="preserve">Exterior Insulation </w:t>
            </w:r>
          </w:p>
          <w:p w14:paraId="617F3CA9" w14:textId="77777777"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R-Value</w:t>
            </w:r>
          </w:p>
        </w:tc>
        <w:tc>
          <w:tcPr>
            <w:tcW w:w="844" w:type="pct"/>
            <w:tcBorders>
              <w:top w:val="single" w:sz="4" w:space="0" w:color="auto"/>
              <w:left w:val="single" w:sz="4" w:space="0" w:color="auto"/>
              <w:bottom w:val="single" w:sz="4" w:space="0" w:color="auto"/>
              <w:right w:val="single" w:sz="4" w:space="0" w:color="auto"/>
            </w:tcBorders>
          </w:tcPr>
          <w:p w14:paraId="435530CA" w14:textId="77777777" w:rsidR="00FF28D5" w:rsidRPr="00390453"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Water Heater Storage</w:t>
            </w:r>
          </w:p>
          <w:p w14:paraId="43E30756" w14:textId="363D9B10" w:rsidR="00FF28D5" w:rsidRPr="00390453"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20"/>
              </w:rPr>
              <w:t>Volume (gal)</w:t>
            </w:r>
          </w:p>
        </w:tc>
        <w:tc>
          <w:tcPr>
            <w:tcW w:w="1002" w:type="pct"/>
            <w:tcBorders>
              <w:top w:val="single" w:sz="4" w:space="0" w:color="auto"/>
              <w:left w:val="single" w:sz="4" w:space="0" w:color="auto"/>
              <w:bottom w:val="single" w:sz="4" w:space="0" w:color="auto"/>
              <w:right w:val="single" w:sz="4" w:space="0" w:color="auto"/>
            </w:tcBorders>
            <w:vAlign w:val="bottom"/>
          </w:tcPr>
          <w:p w14:paraId="6947006D" w14:textId="2EFD3B91"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Tank location</w:t>
            </w:r>
          </w:p>
        </w:tc>
      </w:tr>
      <w:tr w:rsidR="00FF28D5" w:rsidRPr="00390453" w14:paraId="7C34D908" w14:textId="77777777" w:rsidTr="00541956">
        <w:trPr>
          <w:cantSplit/>
          <w:trHeight w:val="147"/>
        </w:trPr>
        <w:tc>
          <w:tcPr>
            <w:tcW w:w="662" w:type="pct"/>
            <w:tcBorders>
              <w:top w:val="single" w:sz="4" w:space="0" w:color="auto"/>
              <w:left w:val="single" w:sz="4" w:space="0" w:color="auto"/>
              <w:bottom w:val="single" w:sz="4" w:space="0" w:color="auto"/>
              <w:right w:val="single" w:sz="4" w:space="0" w:color="auto"/>
            </w:tcBorders>
          </w:tcPr>
          <w:p w14:paraId="5EBB3E7C" w14:textId="58E8166D" w:rsidR="00FF28D5" w:rsidRPr="00A946AC"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4"/>
              </w:rPr>
            </w:pPr>
            <w:r w:rsidRPr="00A946AC">
              <w:rPr>
                <w:rFonts w:asciiTheme="minorHAnsi" w:eastAsia="Times New Roman" w:hAnsiTheme="minorHAnsi" w:cstheme="minorHAnsi"/>
                <w:sz w:val="14"/>
                <w:szCs w:val="14"/>
              </w:rPr>
              <w:t>&lt;&lt;Reference value from design Water Heating System ID or Name (A0</w:t>
            </w:r>
            <w:r w:rsidR="00554EE8" w:rsidRPr="00A946AC">
              <w:rPr>
                <w:rFonts w:asciiTheme="minorHAnsi" w:eastAsia="Times New Roman" w:hAnsiTheme="minorHAnsi" w:cstheme="minorHAnsi"/>
                <w:sz w:val="14"/>
                <w:szCs w:val="14"/>
              </w:rPr>
              <w:t>2</w:t>
            </w:r>
            <w:r w:rsidRPr="00A946AC">
              <w:rPr>
                <w:rFonts w:asciiTheme="minorHAnsi" w:eastAsia="Times New Roman" w:hAnsiTheme="minorHAnsi" w:cstheme="minorHAnsi"/>
                <w:sz w:val="14"/>
                <w:szCs w:val="14"/>
              </w:rPr>
              <w:t>)</w:t>
            </w:r>
            <w:r w:rsidR="00A445DE" w:rsidRPr="00A946AC">
              <w:rPr>
                <w:rFonts w:asciiTheme="minorHAnsi" w:eastAsia="Times New Roman" w:hAnsiTheme="minorHAnsi" w:cstheme="minorHAnsi"/>
                <w:sz w:val="14"/>
                <w:szCs w:val="14"/>
              </w:rPr>
              <w:t xml:space="preserve"> or A2-02</w:t>
            </w:r>
            <w:r w:rsidRPr="00A946AC">
              <w:rPr>
                <w:rFonts w:asciiTheme="minorHAnsi" w:eastAsia="Times New Roman" w:hAnsiTheme="minorHAnsi" w:cstheme="minorHAnsi"/>
                <w:sz w:val="14"/>
                <w:szCs w:val="14"/>
              </w:rPr>
              <w:t>&gt;&gt;</w:t>
            </w:r>
          </w:p>
        </w:tc>
        <w:tc>
          <w:tcPr>
            <w:tcW w:w="653" w:type="pct"/>
            <w:tcBorders>
              <w:top w:val="single" w:sz="4" w:space="0" w:color="auto"/>
              <w:left w:val="single" w:sz="4" w:space="0" w:color="auto"/>
              <w:bottom w:val="single" w:sz="4" w:space="0" w:color="auto"/>
              <w:right w:val="single" w:sz="4" w:space="0" w:color="auto"/>
            </w:tcBorders>
          </w:tcPr>
          <w:p w14:paraId="538AF36E" w14:textId="30C33C10" w:rsidR="00D85E3F" w:rsidRPr="00A946AC" w:rsidDel="00DC726B" w:rsidRDefault="00FF28D5" w:rsidP="00D85E3F">
            <w:pPr>
              <w:keepNext/>
              <w:tabs>
                <w:tab w:val="left" w:pos="2160"/>
                <w:tab w:val="left" w:pos="2700"/>
                <w:tab w:val="left" w:pos="3420"/>
                <w:tab w:val="left" w:pos="3780"/>
                <w:tab w:val="left" w:pos="5760"/>
                <w:tab w:val="left" w:pos="7212"/>
              </w:tabs>
              <w:spacing w:after="0" w:line="240" w:lineRule="auto"/>
              <w:rPr>
                <w:del w:id="121" w:author="Alhabibi, Haider@Energy" w:date="2022-08-09T16:29:00Z"/>
                <w:rFonts w:asciiTheme="minorHAnsi" w:eastAsia="Times New Roman" w:hAnsiTheme="minorHAnsi" w:cstheme="minorHAnsi"/>
                <w:sz w:val="14"/>
                <w:szCs w:val="14"/>
              </w:rPr>
            </w:pPr>
            <w:r w:rsidRPr="00A946AC">
              <w:rPr>
                <w:rFonts w:asciiTheme="minorHAnsi" w:eastAsia="Times New Roman" w:hAnsiTheme="minorHAnsi" w:cstheme="minorHAnsi"/>
                <w:sz w:val="14"/>
                <w:szCs w:val="14"/>
              </w:rPr>
              <w:t>&lt;&lt;</w:t>
            </w:r>
            <w:r w:rsidR="00D85E3F" w:rsidRPr="00A946AC">
              <w:rPr>
                <w:rFonts w:asciiTheme="minorHAnsi" w:eastAsia="Times New Roman" w:hAnsiTheme="minorHAnsi" w:cstheme="minorHAnsi"/>
                <w:sz w:val="14"/>
                <w:szCs w:val="14"/>
              </w:rPr>
              <w:t xml:space="preserve"> </w:t>
            </w:r>
            <w:ins w:id="122" w:author="Alhabibi, Haider@Energy" w:date="2022-08-09T16:29:00Z">
              <w:r w:rsidR="00DC726B" w:rsidRPr="00A946AC">
                <w:rPr>
                  <w:rFonts w:asciiTheme="minorHAnsi" w:eastAsia="Times New Roman" w:hAnsiTheme="minorHAnsi" w:cstheme="minorHAnsi"/>
                  <w:sz w:val="14"/>
                  <w:szCs w:val="14"/>
                </w:rPr>
                <w:t xml:space="preserve">User select from list </w:t>
              </w:r>
            </w:ins>
            <w:del w:id="123" w:author="Alhabibi, Haider@Energy" w:date="2022-08-09T16:29:00Z">
              <w:r w:rsidR="00D85E3F" w:rsidRPr="00A946AC" w:rsidDel="00DC726B">
                <w:rPr>
                  <w:rFonts w:asciiTheme="minorHAnsi" w:eastAsia="Times New Roman" w:hAnsiTheme="minorHAnsi" w:cstheme="minorHAnsi"/>
                  <w:sz w:val="14"/>
                  <w:szCs w:val="14"/>
                </w:rPr>
                <w:delText xml:space="preserve">reference values from </w:delText>
              </w:r>
              <w:r w:rsidR="00694445" w:rsidRPr="00A946AC" w:rsidDel="00DC726B">
                <w:rPr>
                  <w:rFonts w:asciiTheme="minorHAnsi" w:eastAsia="Times New Roman" w:hAnsiTheme="minorHAnsi" w:cstheme="minorHAnsi"/>
                  <w:sz w:val="14"/>
                  <w:szCs w:val="14"/>
                </w:rPr>
                <w:delText>NRCC</w:delText>
              </w:r>
              <w:r w:rsidR="00D85E3F" w:rsidRPr="00A946AC" w:rsidDel="00DC726B">
                <w:rPr>
                  <w:rFonts w:asciiTheme="minorHAnsi" w:eastAsia="Times New Roman" w:hAnsiTheme="minorHAnsi" w:cstheme="minorHAnsi"/>
                  <w:sz w:val="14"/>
                  <w:szCs w:val="14"/>
                </w:rPr>
                <w:delText xml:space="preserve">; if parent </w:delText>
              </w:r>
              <w:r w:rsidR="00694445" w:rsidRPr="00A946AC" w:rsidDel="00DC726B">
                <w:rPr>
                  <w:rFonts w:asciiTheme="minorHAnsi" w:eastAsia="Times New Roman" w:hAnsiTheme="minorHAnsi" w:cstheme="minorHAnsi"/>
                  <w:sz w:val="14"/>
                  <w:szCs w:val="14"/>
                </w:rPr>
                <w:delText>NRCC</w:delText>
              </w:r>
              <w:r w:rsidR="00D85E3F" w:rsidRPr="00A946AC" w:rsidDel="00DC726B">
                <w:rPr>
                  <w:rFonts w:asciiTheme="minorHAnsi" w:eastAsia="Times New Roman" w:hAnsiTheme="minorHAnsi" w:cstheme="minorHAnsi"/>
                  <w:sz w:val="14"/>
                  <w:szCs w:val="14"/>
                </w:rPr>
                <w:delText xml:space="preserve"> = </w:delText>
              </w:r>
              <w:r w:rsidR="00694445" w:rsidRPr="00A946AC" w:rsidDel="00DC726B">
                <w:rPr>
                  <w:rFonts w:asciiTheme="minorHAnsi" w:eastAsia="Times New Roman" w:hAnsiTheme="minorHAnsi" w:cstheme="minorHAnsi"/>
                  <w:sz w:val="14"/>
                  <w:szCs w:val="14"/>
                </w:rPr>
                <w:delText>NRCC</w:delText>
              </w:r>
              <w:r w:rsidR="00D85E3F" w:rsidRPr="00A946AC" w:rsidDel="00DC726B">
                <w:rPr>
                  <w:rFonts w:asciiTheme="minorHAnsi" w:eastAsia="Times New Roman" w:hAnsiTheme="minorHAnsi" w:cstheme="minorHAnsi"/>
                  <w:sz w:val="14"/>
                  <w:szCs w:val="14"/>
                </w:rPr>
                <w:delText xml:space="preserve">-ADD, ALT or NCB, then value = NA; else if parent = </w:delText>
              </w:r>
              <w:r w:rsidR="00694445" w:rsidRPr="00A946AC" w:rsidDel="00DC726B">
                <w:rPr>
                  <w:rFonts w:asciiTheme="minorHAnsi" w:eastAsia="Times New Roman" w:hAnsiTheme="minorHAnsi" w:cstheme="minorHAnsi"/>
                  <w:sz w:val="14"/>
                  <w:szCs w:val="14"/>
                </w:rPr>
                <w:delText>NRCC</w:delText>
              </w:r>
              <w:r w:rsidR="00D85E3F" w:rsidRPr="00A946AC" w:rsidDel="00DC726B">
                <w:rPr>
                  <w:rFonts w:asciiTheme="minorHAnsi" w:eastAsia="Times New Roman" w:hAnsiTheme="minorHAnsi" w:cstheme="minorHAnsi"/>
                  <w:sz w:val="14"/>
                  <w:szCs w:val="14"/>
                </w:rPr>
                <w:delText>-PRF, then allowed values are:</w:delText>
              </w:r>
            </w:del>
          </w:p>
          <w:p w14:paraId="14A9A2CC" w14:textId="77777777" w:rsidR="00D85E3F" w:rsidRPr="00A946AC" w:rsidRDefault="00D85E3F" w:rsidP="00D85E3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4"/>
              </w:rPr>
            </w:pPr>
            <w:r w:rsidRPr="00A946AC">
              <w:rPr>
                <w:rFonts w:asciiTheme="minorHAnsi" w:eastAsia="Times New Roman" w:hAnsiTheme="minorHAnsi" w:cstheme="minorHAnsi"/>
                <w:sz w:val="14"/>
                <w:szCs w:val="14"/>
              </w:rPr>
              <w:t>*Uniform Energy Factor</w:t>
            </w:r>
          </w:p>
          <w:p w14:paraId="4AD72BCC" w14:textId="77777777" w:rsidR="00D85E3F" w:rsidRPr="00A946AC" w:rsidRDefault="00D85E3F" w:rsidP="00D85E3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4"/>
              </w:rPr>
            </w:pPr>
            <w:r w:rsidRPr="00A946AC">
              <w:rPr>
                <w:rFonts w:asciiTheme="minorHAnsi" w:eastAsia="Times New Roman" w:hAnsiTheme="minorHAnsi" w:cstheme="minorHAnsi"/>
                <w:sz w:val="14"/>
                <w:szCs w:val="14"/>
              </w:rPr>
              <w:t>*AFUE</w:t>
            </w:r>
          </w:p>
          <w:p w14:paraId="3C39D892" w14:textId="1EB161AC" w:rsidR="00FF28D5" w:rsidRPr="00A946AC" w:rsidRDefault="00D85E3F"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4"/>
              </w:rPr>
            </w:pPr>
            <w:r w:rsidRPr="00A946AC">
              <w:rPr>
                <w:rFonts w:asciiTheme="minorHAnsi" w:eastAsia="Times New Roman" w:hAnsiTheme="minorHAnsi" w:cstheme="minorHAnsi"/>
                <w:sz w:val="14"/>
                <w:szCs w:val="14"/>
              </w:rPr>
              <w:t>*Thermal Efficiency</w:t>
            </w:r>
            <w:r w:rsidRPr="00A946AC" w:rsidDel="00D85E3F">
              <w:rPr>
                <w:rFonts w:asciiTheme="minorHAnsi" w:eastAsia="Times New Roman" w:hAnsiTheme="minorHAnsi" w:cstheme="minorHAnsi"/>
                <w:sz w:val="14"/>
                <w:szCs w:val="14"/>
              </w:rPr>
              <w:t xml:space="preserve"> </w:t>
            </w:r>
            <w:r w:rsidR="00FF28D5" w:rsidRPr="00A946AC">
              <w:rPr>
                <w:rFonts w:asciiTheme="minorHAnsi" w:eastAsia="Times New Roman" w:hAnsiTheme="minorHAnsi" w:cstheme="minorHAnsi"/>
                <w:sz w:val="14"/>
                <w:szCs w:val="14"/>
              </w:rPr>
              <w:t>&gt;&gt;</w:t>
            </w:r>
          </w:p>
        </w:tc>
        <w:tc>
          <w:tcPr>
            <w:tcW w:w="531" w:type="pct"/>
            <w:tcBorders>
              <w:top w:val="single" w:sz="4" w:space="0" w:color="auto"/>
              <w:left w:val="single" w:sz="4" w:space="0" w:color="auto"/>
              <w:bottom w:val="single" w:sz="4" w:space="0" w:color="auto"/>
              <w:right w:val="single" w:sz="4" w:space="0" w:color="auto"/>
            </w:tcBorders>
          </w:tcPr>
          <w:p w14:paraId="12362DF0" w14:textId="61C4E825" w:rsidR="00FF28D5" w:rsidRPr="00A946AC"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4"/>
              </w:rPr>
            </w:pPr>
            <w:r w:rsidRPr="00A946AC">
              <w:rPr>
                <w:rFonts w:eastAsia="Times New Roman"/>
                <w:sz w:val="14"/>
                <w:szCs w:val="14"/>
              </w:rPr>
              <w:t>&lt;&lt;</w:t>
            </w:r>
            <w:r w:rsidRPr="00A946AC">
              <w:rPr>
                <w:sz w:val="14"/>
                <w:szCs w:val="14"/>
              </w:rPr>
              <w:t xml:space="preserve"> </w:t>
            </w:r>
            <w:ins w:id="124" w:author="Alhabibi, Haider@Energy" w:date="2022-08-09T16:29:00Z">
              <w:r w:rsidR="0043094A" w:rsidRPr="00A946AC">
                <w:rPr>
                  <w:rFonts w:eastAsia="Times New Roman"/>
                  <w:sz w:val="14"/>
                  <w:szCs w:val="14"/>
                </w:rPr>
                <w:t>User input</w:t>
              </w:r>
              <w:r w:rsidR="0043094A" w:rsidRPr="00A946AC" w:rsidDel="0043094A">
                <w:rPr>
                  <w:rFonts w:eastAsia="Times New Roman"/>
                  <w:sz w:val="14"/>
                  <w:szCs w:val="14"/>
                </w:rPr>
                <w:t xml:space="preserve"> </w:t>
              </w:r>
            </w:ins>
            <w:del w:id="125" w:author="Alhabibi, Haider@Energy" w:date="2022-08-09T16:29:00Z">
              <w:r w:rsidRPr="00A946AC" w:rsidDel="0043094A">
                <w:rPr>
                  <w:rFonts w:eastAsia="Times New Roman"/>
                  <w:sz w:val="14"/>
                  <w:szCs w:val="14"/>
                </w:rPr>
                <w:delText xml:space="preserve">reference values from </w:delText>
              </w:r>
              <w:r w:rsidR="00694445" w:rsidRPr="00A946AC" w:rsidDel="0043094A">
                <w:rPr>
                  <w:rFonts w:eastAsia="Times New Roman"/>
                  <w:sz w:val="14"/>
                  <w:szCs w:val="14"/>
                </w:rPr>
                <w:delText>NRCC</w:delText>
              </w:r>
              <w:r w:rsidRPr="00A946AC" w:rsidDel="0043094A">
                <w:rPr>
                  <w:rFonts w:eastAsia="Times New Roman"/>
                  <w:sz w:val="14"/>
                  <w:szCs w:val="14"/>
                </w:rPr>
                <w:delText>-PRF-01; Else = NA</w:delText>
              </w:r>
            </w:del>
            <w:r w:rsidRPr="00A946AC">
              <w:rPr>
                <w:rFonts w:eastAsia="Times New Roman"/>
                <w:sz w:val="14"/>
                <w:szCs w:val="14"/>
              </w:rPr>
              <w:t>&gt;&gt;</w:t>
            </w:r>
          </w:p>
        </w:tc>
        <w:tc>
          <w:tcPr>
            <w:tcW w:w="613" w:type="pct"/>
            <w:tcBorders>
              <w:top w:val="single" w:sz="4" w:space="0" w:color="auto"/>
              <w:left w:val="single" w:sz="4" w:space="0" w:color="auto"/>
              <w:bottom w:val="single" w:sz="4" w:space="0" w:color="auto"/>
              <w:right w:val="single" w:sz="4" w:space="0" w:color="auto"/>
            </w:tcBorders>
          </w:tcPr>
          <w:p w14:paraId="438CFBF2" w14:textId="374AF392" w:rsidR="00FF28D5" w:rsidRPr="00A946AC"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4"/>
              </w:rPr>
            </w:pPr>
            <w:r w:rsidRPr="00A946AC">
              <w:rPr>
                <w:rFonts w:asciiTheme="minorHAnsi" w:eastAsia="Times New Roman" w:hAnsiTheme="minorHAnsi" w:cstheme="minorHAnsi"/>
                <w:sz w:val="14"/>
                <w:szCs w:val="14"/>
              </w:rPr>
              <w:t>&lt;&lt;</w:t>
            </w:r>
            <w:ins w:id="126" w:author="Alhabibi, Haider@Energy" w:date="2022-08-09T16:29:00Z">
              <w:r w:rsidR="00FA51D6" w:rsidRPr="00A946AC">
                <w:rPr>
                  <w:rFonts w:asciiTheme="minorHAnsi" w:eastAsia="Times New Roman" w:hAnsiTheme="minorHAnsi" w:cstheme="minorHAnsi"/>
                  <w:sz w:val="14"/>
                  <w:szCs w:val="14"/>
                </w:rPr>
                <w:t xml:space="preserve"> User input, but allow N/A</w:t>
              </w:r>
              <w:r w:rsidR="00FA51D6" w:rsidRPr="00A946AC" w:rsidDel="00FA51D6">
                <w:rPr>
                  <w:rFonts w:asciiTheme="minorHAnsi" w:eastAsia="Times New Roman" w:hAnsiTheme="minorHAnsi" w:cstheme="minorHAnsi"/>
                  <w:sz w:val="14"/>
                  <w:szCs w:val="14"/>
                </w:rPr>
                <w:t xml:space="preserve"> </w:t>
              </w:r>
            </w:ins>
            <w:del w:id="127" w:author="Alhabibi, Haider@Energy" w:date="2022-08-09T16:29:00Z">
              <w:r w:rsidRPr="00A946AC" w:rsidDel="00FA51D6">
                <w:rPr>
                  <w:rFonts w:asciiTheme="minorHAnsi" w:eastAsia="Times New Roman" w:hAnsiTheme="minorHAnsi" w:cstheme="minorHAnsi"/>
                  <w:sz w:val="14"/>
                  <w:szCs w:val="14"/>
                </w:rPr>
                <w:delText xml:space="preserve">reference values from </w:delText>
              </w:r>
              <w:r w:rsidR="00694445" w:rsidRPr="00A946AC" w:rsidDel="00FA51D6">
                <w:rPr>
                  <w:rFonts w:asciiTheme="minorHAnsi" w:eastAsia="Times New Roman" w:hAnsiTheme="minorHAnsi" w:cstheme="minorHAnsi"/>
                  <w:sz w:val="14"/>
                  <w:szCs w:val="14"/>
                </w:rPr>
                <w:delText>NRCC</w:delText>
              </w:r>
              <w:r w:rsidRPr="00A946AC" w:rsidDel="00FA51D6">
                <w:rPr>
                  <w:rFonts w:asciiTheme="minorHAnsi" w:eastAsia="Times New Roman" w:hAnsiTheme="minorHAnsi" w:cstheme="minorHAnsi"/>
                  <w:sz w:val="14"/>
                  <w:szCs w:val="14"/>
                </w:rPr>
                <w:delText xml:space="preserve">-PRF-01. </w:delText>
              </w:r>
              <w:r w:rsidRPr="00A946AC" w:rsidDel="00FA51D6">
                <w:rPr>
                  <w:rFonts w:eastAsia="Times New Roman"/>
                  <w:sz w:val="14"/>
                  <w:szCs w:val="14"/>
                </w:rPr>
                <w:delText>Else = NA</w:delText>
              </w:r>
              <w:r w:rsidRPr="00A946AC" w:rsidDel="00FA51D6">
                <w:rPr>
                  <w:rFonts w:asciiTheme="minorHAnsi" w:eastAsia="Times New Roman" w:hAnsiTheme="minorHAnsi" w:cstheme="minorHAnsi"/>
                  <w:sz w:val="14"/>
                  <w:szCs w:val="14"/>
                </w:rPr>
                <w:delText xml:space="preserve"> </w:delText>
              </w:r>
            </w:del>
            <w:r w:rsidRPr="00A946AC">
              <w:rPr>
                <w:rFonts w:asciiTheme="minorHAnsi" w:eastAsia="Times New Roman" w:hAnsiTheme="minorHAnsi" w:cstheme="minorHAnsi"/>
                <w:sz w:val="14"/>
                <w:szCs w:val="14"/>
              </w:rPr>
              <w:t>&gt;&gt;</w:t>
            </w:r>
          </w:p>
        </w:tc>
        <w:tc>
          <w:tcPr>
            <w:tcW w:w="695" w:type="pct"/>
            <w:tcBorders>
              <w:top w:val="single" w:sz="4" w:space="0" w:color="auto"/>
              <w:left w:val="single" w:sz="4" w:space="0" w:color="auto"/>
              <w:bottom w:val="single" w:sz="4" w:space="0" w:color="auto"/>
              <w:right w:val="single" w:sz="4" w:space="0" w:color="auto"/>
            </w:tcBorders>
          </w:tcPr>
          <w:p w14:paraId="12AA4FC1" w14:textId="6B36A23C" w:rsidR="00FF28D5" w:rsidRPr="00A946AC"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4"/>
              </w:rPr>
            </w:pPr>
            <w:r w:rsidRPr="00A946AC">
              <w:rPr>
                <w:rFonts w:asciiTheme="minorHAnsi" w:eastAsia="Times New Roman" w:hAnsiTheme="minorHAnsi" w:cstheme="minorHAnsi"/>
                <w:sz w:val="14"/>
                <w:szCs w:val="14"/>
              </w:rPr>
              <w:t>&lt;&lt;</w:t>
            </w:r>
            <w:ins w:id="128" w:author="Alhabibi, Haider@Energy" w:date="2022-08-09T16:30:00Z">
              <w:r w:rsidR="00A946AC" w:rsidRPr="00A946AC">
                <w:rPr>
                  <w:rFonts w:asciiTheme="minorHAnsi" w:eastAsia="Times New Roman" w:hAnsiTheme="minorHAnsi" w:cstheme="minorHAnsi"/>
                  <w:sz w:val="14"/>
                  <w:szCs w:val="14"/>
                </w:rPr>
                <w:t xml:space="preserve"> User input, but allow N/A</w:t>
              </w:r>
              <w:r w:rsidR="00A946AC" w:rsidRPr="00A946AC" w:rsidDel="00A946AC">
                <w:rPr>
                  <w:rFonts w:asciiTheme="minorHAnsi" w:eastAsia="Times New Roman" w:hAnsiTheme="minorHAnsi" w:cstheme="minorHAnsi"/>
                  <w:sz w:val="14"/>
                  <w:szCs w:val="14"/>
                </w:rPr>
                <w:t xml:space="preserve"> </w:t>
              </w:r>
            </w:ins>
            <w:del w:id="129" w:author="Alhabibi, Haider@Energy" w:date="2022-08-09T16:30:00Z">
              <w:r w:rsidRPr="00A946AC" w:rsidDel="00A946AC">
                <w:rPr>
                  <w:rFonts w:asciiTheme="minorHAnsi" w:eastAsia="Times New Roman" w:hAnsiTheme="minorHAnsi" w:cstheme="minorHAnsi"/>
                  <w:sz w:val="14"/>
                  <w:szCs w:val="14"/>
                </w:rPr>
                <w:delText xml:space="preserve">reference values from </w:delText>
              </w:r>
              <w:r w:rsidR="00694445" w:rsidRPr="00A946AC" w:rsidDel="00A946AC">
                <w:rPr>
                  <w:rFonts w:asciiTheme="minorHAnsi" w:eastAsia="Times New Roman" w:hAnsiTheme="minorHAnsi" w:cstheme="minorHAnsi"/>
                  <w:sz w:val="14"/>
                  <w:szCs w:val="14"/>
                </w:rPr>
                <w:delText>NRCC</w:delText>
              </w:r>
              <w:r w:rsidRPr="00A946AC" w:rsidDel="00A946AC">
                <w:rPr>
                  <w:rFonts w:asciiTheme="minorHAnsi" w:eastAsia="Times New Roman" w:hAnsiTheme="minorHAnsi" w:cstheme="minorHAnsi"/>
                  <w:sz w:val="14"/>
                  <w:szCs w:val="14"/>
                </w:rPr>
                <w:delText xml:space="preserve">-PRF-01. </w:delText>
              </w:r>
              <w:r w:rsidRPr="00A946AC" w:rsidDel="00A946AC">
                <w:rPr>
                  <w:rFonts w:eastAsia="Times New Roman"/>
                  <w:sz w:val="14"/>
                  <w:szCs w:val="14"/>
                </w:rPr>
                <w:delText>Else = NA</w:delText>
              </w:r>
              <w:r w:rsidRPr="00A946AC" w:rsidDel="00A946AC">
                <w:rPr>
                  <w:rFonts w:asciiTheme="minorHAnsi" w:eastAsia="Times New Roman" w:hAnsiTheme="minorHAnsi" w:cstheme="minorHAnsi"/>
                  <w:sz w:val="14"/>
                  <w:szCs w:val="14"/>
                </w:rPr>
                <w:delText xml:space="preserve"> </w:delText>
              </w:r>
            </w:del>
            <w:r w:rsidRPr="00A946AC">
              <w:rPr>
                <w:rFonts w:asciiTheme="minorHAnsi" w:eastAsia="Times New Roman" w:hAnsiTheme="minorHAnsi" w:cstheme="minorHAnsi"/>
                <w:sz w:val="14"/>
                <w:szCs w:val="14"/>
              </w:rPr>
              <w:t>&gt;&gt;</w:t>
            </w:r>
          </w:p>
        </w:tc>
        <w:tc>
          <w:tcPr>
            <w:tcW w:w="844" w:type="pct"/>
            <w:tcBorders>
              <w:top w:val="single" w:sz="4" w:space="0" w:color="auto"/>
              <w:left w:val="single" w:sz="4" w:space="0" w:color="auto"/>
              <w:bottom w:val="single" w:sz="4" w:space="0" w:color="auto"/>
              <w:right w:val="single" w:sz="4" w:space="0" w:color="auto"/>
            </w:tcBorders>
          </w:tcPr>
          <w:p w14:paraId="1CD4005F" w14:textId="21B16FCF" w:rsidR="00FF28D5" w:rsidRPr="00A946AC"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4"/>
              </w:rPr>
            </w:pPr>
            <w:r w:rsidRPr="00A946AC">
              <w:rPr>
                <w:rFonts w:asciiTheme="minorHAnsi" w:eastAsia="Times New Roman" w:hAnsiTheme="minorHAnsi" w:cstheme="minorHAnsi"/>
                <w:sz w:val="14"/>
                <w:szCs w:val="14"/>
              </w:rPr>
              <w:t>&lt;&lt;</w:t>
            </w:r>
            <w:ins w:id="130" w:author="Alhabibi, Haider@Energy" w:date="2022-08-09T16:31:00Z">
              <w:r w:rsidR="00D327BE" w:rsidRPr="00D327BE">
                <w:rPr>
                  <w:rFonts w:asciiTheme="minorHAnsi" w:eastAsia="Times New Roman" w:hAnsiTheme="minorHAnsi" w:cstheme="minorHAnsi"/>
                  <w:sz w:val="18"/>
                  <w:szCs w:val="18"/>
                </w:rPr>
                <w:t xml:space="preserve"> </w:t>
              </w:r>
              <w:r w:rsidR="00D327BE" w:rsidRPr="00D327BE">
                <w:rPr>
                  <w:rFonts w:asciiTheme="minorHAnsi" w:eastAsia="Times New Roman" w:hAnsiTheme="minorHAnsi" w:cstheme="minorHAnsi"/>
                  <w:sz w:val="14"/>
                  <w:szCs w:val="14"/>
                </w:rPr>
                <w:t xml:space="preserve">User input, but allow N/A </w:t>
              </w:r>
            </w:ins>
            <w:del w:id="131" w:author="Alhabibi, Haider@Energy" w:date="2022-08-09T16:31:00Z">
              <w:r w:rsidRPr="00A946AC" w:rsidDel="00D327BE">
                <w:rPr>
                  <w:rFonts w:asciiTheme="minorHAnsi" w:eastAsia="Times New Roman" w:hAnsiTheme="minorHAnsi" w:cstheme="minorHAnsi"/>
                  <w:sz w:val="14"/>
                  <w:szCs w:val="14"/>
                </w:rPr>
                <w:delText xml:space="preserve">reference values from </w:delText>
              </w:r>
              <w:r w:rsidR="00694445" w:rsidRPr="00A946AC" w:rsidDel="00D327BE">
                <w:rPr>
                  <w:rFonts w:asciiTheme="minorHAnsi" w:eastAsia="Times New Roman" w:hAnsiTheme="minorHAnsi" w:cstheme="minorHAnsi"/>
                  <w:sz w:val="14"/>
                  <w:szCs w:val="14"/>
                </w:rPr>
                <w:delText>NRCC</w:delText>
              </w:r>
              <w:r w:rsidRPr="00A946AC" w:rsidDel="00D327BE">
                <w:rPr>
                  <w:rFonts w:asciiTheme="minorHAnsi" w:eastAsia="Times New Roman" w:hAnsiTheme="minorHAnsi" w:cstheme="minorHAnsi"/>
                  <w:sz w:val="14"/>
                  <w:szCs w:val="14"/>
                </w:rPr>
                <w:delText xml:space="preserve">. NA is allowed only </w:delText>
              </w:r>
            </w:del>
            <w:r w:rsidRPr="00A946AC">
              <w:rPr>
                <w:rFonts w:asciiTheme="minorHAnsi" w:eastAsia="Times New Roman" w:hAnsiTheme="minorHAnsi" w:cstheme="minorHAnsi"/>
                <w:sz w:val="14"/>
                <w:szCs w:val="14"/>
              </w:rPr>
              <w:t>if Water Heater Type = Consumer Instantaneous,</w:t>
            </w:r>
          </w:p>
          <w:p w14:paraId="682DDBF0" w14:textId="0C1F09D7" w:rsidR="00FF28D5" w:rsidRPr="00A946AC"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4"/>
              </w:rPr>
            </w:pPr>
            <w:r w:rsidRPr="00A946AC">
              <w:rPr>
                <w:rFonts w:asciiTheme="minorHAnsi" w:eastAsia="Times New Roman" w:hAnsiTheme="minorHAnsi" w:cstheme="minorHAnsi"/>
                <w:sz w:val="14"/>
                <w:szCs w:val="14"/>
              </w:rPr>
              <w:t>Commercial Instantaneous, or Residential-Duty Commercial Instantaneous &gt;&gt;</w:t>
            </w:r>
          </w:p>
        </w:tc>
        <w:tc>
          <w:tcPr>
            <w:tcW w:w="1002" w:type="pct"/>
            <w:tcBorders>
              <w:top w:val="single" w:sz="4" w:space="0" w:color="auto"/>
              <w:left w:val="single" w:sz="4" w:space="0" w:color="auto"/>
              <w:bottom w:val="single" w:sz="4" w:space="0" w:color="auto"/>
              <w:right w:val="single" w:sz="4" w:space="0" w:color="auto"/>
            </w:tcBorders>
          </w:tcPr>
          <w:p w14:paraId="2AC2549D" w14:textId="6EB80C3C" w:rsidR="00FF28D5" w:rsidRPr="00A946AC"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4"/>
              </w:rPr>
            </w:pPr>
            <w:r w:rsidRPr="00A946AC">
              <w:rPr>
                <w:rFonts w:asciiTheme="minorHAnsi" w:eastAsia="Times New Roman" w:hAnsiTheme="minorHAnsi" w:cstheme="minorHAnsi"/>
                <w:sz w:val="14"/>
                <w:szCs w:val="14"/>
              </w:rPr>
              <w:t>&lt;&lt;</w:t>
            </w:r>
            <w:ins w:id="132" w:author="Alhabibi, Haider@Energy" w:date="2022-08-09T16:31:00Z">
              <w:r w:rsidR="00F271AB" w:rsidRPr="00F271AB">
                <w:rPr>
                  <w:rFonts w:asciiTheme="minorHAnsi" w:eastAsia="Times New Roman" w:hAnsiTheme="minorHAnsi" w:cstheme="minorHAnsi"/>
                  <w:sz w:val="18"/>
                  <w:szCs w:val="18"/>
                </w:rPr>
                <w:t xml:space="preserve"> </w:t>
              </w:r>
              <w:r w:rsidR="00F271AB" w:rsidRPr="00F271AB">
                <w:rPr>
                  <w:rFonts w:asciiTheme="minorHAnsi" w:eastAsia="Times New Roman" w:hAnsiTheme="minorHAnsi" w:cstheme="minorHAnsi"/>
                  <w:sz w:val="14"/>
                  <w:szCs w:val="14"/>
                </w:rPr>
                <w:t>User select from list (Attic, Conditioned, Crawl Space, Garage, Outside, TankZone, Unconditioned)</w:t>
              </w:r>
            </w:ins>
            <w:del w:id="133" w:author="Alhabibi, Haider@Energy" w:date="2022-08-09T16:31:00Z">
              <w:r w:rsidR="00132963" w:rsidRPr="00A946AC" w:rsidDel="00F271AB">
                <w:rPr>
                  <w:rFonts w:asciiTheme="minorHAnsi" w:eastAsia="Times New Roman" w:hAnsiTheme="minorHAnsi" w:cstheme="minorHAnsi"/>
                  <w:sz w:val="14"/>
                  <w:szCs w:val="14"/>
                </w:rPr>
                <w:delText xml:space="preserve">Reference value from </w:delText>
              </w:r>
              <w:r w:rsidR="00694445" w:rsidRPr="00A946AC" w:rsidDel="00F271AB">
                <w:rPr>
                  <w:rFonts w:asciiTheme="minorHAnsi" w:eastAsia="Times New Roman" w:hAnsiTheme="minorHAnsi" w:cstheme="minorHAnsi"/>
                  <w:sz w:val="14"/>
                  <w:szCs w:val="14"/>
                </w:rPr>
                <w:delText>NRCC</w:delText>
              </w:r>
            </w:del>
            <w:r w:rsidRPr="00A946AC">
              <w:rPr>
                <w:rFonts w:asciiTheme="minorHAnsi" w:eastAsia="Times New Roman" w:hAnsiTheme="minorHAnsi" w:cstheme="minorHAnsi"/>
                <w:sz w:val="14"/>
                <w:szCs w:val="14"/>
              </w:rPr>
              <w:t>&gt;&gt;</w:t>
            </w:r>
          </w:p>
        </w:tc>
      </w:tr>
      <w:tr w:rsidR="00FF28D5" w:rsidRPr="00390453" w14:paraId="5FD3FA69" w14:textId="77777777" w:rsidTr="00541956">
        <w:trPr>
          <w:cantSplit/>
          <w:trHeight w:val="147"/>
        </w:trPr>
        <w:tc>
          <w:tcPr>
            <w:tcW w:w="662" w:type="pct"/>
            <w:tcBorders>
              <w:top w:val="single" w:sz="4" w:space="0" w:color="auto"/>
              <w:left w:val="single" w:sz="4" w:space="0" w:color="auto"/>
              <w:bottom w:val="single" w:sz="4" w:space="0" w:color="auto"/>
              <w:right w:val="single" w:sz="4" w:space="0" w:color="auto"/>
            </w:tcBorders>
            <w:vAlign w:val="center"/>
          </w:tcPr>
          <w:p w14:paraId="12770B7C" w14:textId="77777777" w:rsidR="00FF28D5" w:rsidRPr="00A946A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4"/>
                <w:szCs w:val="14"/>
              </w:rPr>
            </w:pPr>
          </w:p>
        </w:tc>
        <w:tc>
          <w:tcPr>
            <w:tcW w:w="653" w:type="pct"/>
            <w:tcBorders>
              <w:top w:val="single" w:sz="4" w:space="0" w:color="auto"/>
              <w:left w:val="single" w:sz="4" w:space="0" w:color="auto"/>
              <w:bottom w:val="single" w:sz="4" w:space="0" w:color="auto"/>
              <w:right w:val="single" w:sz="4" w:space="0" w:color="auto"/>
            </w:tcBorders>
            <w:vAlign w:val="center"/>
          </w:tcPr>
          <w:p w14:paraId="7C004605" w14:textId="77777777" w:rsidR="00FF28D5" w:rsidRPr="00A946A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4"/>
                <w:szCs w:val="14"/>
              </w:rPr>
            </w:pPr>
          </w:p>
        </w:tc>
        <w:tc>
          <w:tcPr>
            <w:tcW w:w="531" w:type="pct"/>
            <w:tcBorders>
              <w:top w:val="single" w:sz="4" w:space="0" w:color="auto"/>
              <w:left w:val="single" w:sz="4" w:space="0" w:color="auto"/>
              <w:bottom w:val="single" w:sz="4" w:space="0" w:color="auto"/>
              <w:right w:val="single" w:sz="4" w:space="0" w:color="auto"/>
            </w:tcBorders>
            <w:vAlign w:val="center"/>
          </w:tcPr>
          <w:p w14:paraId="318B33F0" w14:textId="77777777" w:rsidR="00FF28D5" w:rsidRPr="00A946A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4"/>
                <w:szCs w:val="14"/>
              </w:rPr>
            </w:pPr>
          </w:p>
        </w:tc>
        <w:tc>
          <w:tcPr>
            <w:tcW w:w="613" w:type="pct"/>
            <w:tcBorders>
              <w:top w:val="single" w:sz="4" w:space="0" w:color="auto"/>
              <w:left w:val="single" w:sz="4" w:space="0" w:color="auto"/>
              <w:bottom w:val="single" w:sz="4" w:space="0" w:color="auto"/>
              <w:right w:val="single" w:sz="4" w:space="0" w:color="auto"/>
            </w:tcBorders>
            <w:vAlign w:val="center"/>
          </w:tcPr>
          <w:p w14:paraId="44545D6C" w14:textId="77777777" w:rsidR="00FF28D5" w:rsidRPr="00A946A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4"/>
                <w:szCs w:val="14"/>
              </w:rPr>
            </w:pPr>
          </w:p>
        </w:tc>
        <w:tc>
          <w:tcPr>
            <w:tcW w:w="695" w:type="pct"/>
            <w:tcBorders>
              <w:top w:val="single" w:sz="4" w:space="0" w:color="auto"/>
              <w:left w:val="single" w:sz="4" w:space="0" w:color="auto"/>
              <w:bottom w:val="single" w:sz="4" w:space="0" w:color="auto"/>
              <w:right w:val="single" w:sz="4" w:space="0" w:color="auto"/>
            </w:tcBorders>
            <w:vAlign w:val="center"/>
          </w:tcPr>
          <w:p w14:paraId="7390CCE7" w14:textId="77777777" w:rsidR="00FF28D5" w:rsidRPr="00A946A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4"/>
                <w:szCs w:val="14"/>
              </w:rPr>
            </w:pPr>
          </w:p>
        </w:tc>
        <w:tc>
          <w:tcPr>
            <w:tcW w:w="844" w:type="pct"/>
            <w:tcBorders>
              <w:top w:val="single" w:sz="4" w:space="0" w:color="auto"/>
              <w:left w:val="single" w:sz="4" w:space="0" w:color="auto"/>
              <w:bottom w:val="single" w:sz="4" w:space="0" w:color="auto"/>
              <w:right w:val="single" w:sz="4" w:space="0" w:color="auto"/>
            </w:tcBorders>
          </w:tcPr>
          <w:p w14:paraId="479F3148" w14:textId="77777777" w:rsidR="00FF28D5" w:rsidRPr="00A946A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4"/>
                <w:szCs w:val="14"/>
              </w:rPr>
            </w:pPr>
          </w:p>
        </w:tc>
        <w:tc>
          <w:tcPr>
            <w:tcW w:w="1002" w:type="pct"/>
            <w:tcBorders>
              <w:top w:val="single" w:sz="4" w:space="0" w:color="auto"/>
              <w:left w:val="single" w:sz="4" w:space="0" w:color="auto"/>
              <w:bottom w:val="single" w:sz="4" w:space="0" w:color="auto"/>
              <w:right w:val="single" w:sz="4" w:space="0" w:color="auto"/>
            </w:tcBorders>
            <w:vAlign w:val="center"/>
          </w:tcPr>
          <w:p w14:paraId="15119D80" w14:textId="425B6785" w:rsidR="00FF28D5" w:rsidRPr="00A946A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4"/>
                <w:szCs w:val="14"/>
              </w:rPr>
            </w:pPr>
          </w:p>
        </w:tc>
      </w:tr>
    </w:tbl>
    <w:p w14:paraId="736968FD" w14:textId="2911ED5C" w:rsidR="00526D3D" w:rsidRPr="00390453" w:rsidRDefault="00526D3D" w:rsidP="00526D3D">
      <w:pPr>
        <w:spacing w:after="0" w:line="240" w:lineRule="auto"/>
        <w:rPr>
          <w:rFonts w:asciiTheme="minorHAnsi" w:hAnsiTheme="minorHAnsi" w:cstheme="minorHAnsi"/>
          <w:sz w:val="18"/>
          <w:szCs w:val="18"/>
        </w:rPr>
      </w:pPr>
    </w:p>
    <w:tbl>
      <w:tblPr>
        <w:tblW w:w="499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73"/>
        <w:gridCol w:w="1554"/>
        <w:gridCol w:w="1554"/>
        <w:gridCol w:w="1554"/>
        <w:gridCol w:w="1201"/>
        <w:gridCol w:w="1323"/>
        <w:gridCol w:w="2114"/>
      </w:tblGrid>
      <w:tr w:rsidR="00F43DC7" w:rsidRPr="00390453" w14:paraId="40C6D816" w14:textId="77777777" w:rsidTr="003A56CA">
        <w:trPr>
          <w:cantSplit/>
          <w:trHeight w:val="144"/>
        </w:trPr>
        <w:tc>
          <w:tcPr>
            <w:tcW w:w="10773" w:type="dxa"/>
            <w:gridSpan w:val="7"/>
            <w:tcBorders>
              <w:top w:val="single" w:sz="4" w:space="0" w:color="auto"/>
              <w:left w:val="single" w:sz="4" w:space="0" w:color="auto"/>
              <w:bottom w:val="single" w:sz="4" w:space="0" w:color="auto"/>
              <w:right w:val="single" w:sz="4" w:space="0" w:color="auto"/>
            </w:tcBorders>
          </w:tcPr>
          <w:p w14:paraId="0A00FFB6" w14:textId="135368B1" w:rsidR="00F43DC7" w:rsidRPr="00390453"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lastRenderedPageBreak/>
              <w:t xml:space="preserve">D. Installed HERS Verified Dwelling Unit Water Heating Efficiency Information </w:t>
            </w:r>
          </w:p>
          <w:p w14:paraId="635EA402" w14:textId="4103BFB5" w:rsidR="00F43DC7" w:rsidRPr="00390453" w:rsidRDefault="002710F2" w:rsidP="001D1F6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390453">
              <w:rPr>
                <w:rFonts w:asciiTheme="minorHAnsi" w:hAnsiTheme="minorHAnsi"/>
                <w:iCs/>
                <w:sz w:val="18"/>
                <w:szCs w:val="18"/>
              </w:rPr>
              <w:t>&lt;&lt;Static Text - see the top&gt;&gt;</w:t>
            </w:r>
            <w:r w:rsidR="00E71469" w:rsidRPr="00390453">
              <w:rPr>
                <w:rFonts w:asciiTheme="minorHAnsi" w:eastAsia="Times New Roman" w:hAnsiTheme="minorHAnsi" w:cstheme="minorHAnsi"/>
                <w:sz w:val="18"/>
                <w:szCs w:val="20"/>
              </w:rPr>
              <w:t>&lt;&lt;</w:t>
            </w:r>
            <w:r w:rsidR="004B7501" w:rsidRPr="00390453">
              <w:rPr>
                <w:rFonts w:asciiTheme="minorHAnsi" w:eastAsia="Times New Roman" w:hAnsiTheme="minorHAnsi" w:cstheme="minorHAnsi"/>
                <w:sz w:val="18"/>
                <w:szCs w:val="20"/>
              </w:rPr>
              <w:t xml:space="preserve">require one row of data for each water heart identified in Section </w:t>
            </w:r>
            <w:r w:rsidR="00602222" w:rsidRPr="00390453">
              <w:rPr>
                <w:rFonts w:asciiTheme="minorHAnsi" w:eastAsia="Times New Roman" w:hAnsiTheme="minorHAnsi" w:cstheme="minorHAnsi"/>
                <w:sz w:val="18"/>
                <w:szCs w:val="20"/>
              </w:rPr>
              <w:t>C</w:t>
            </w:r>
            <w:r w:rsidR="00F43DC7" w:rsidRPr="00390453">
              <w:rPr>
                <w:rFonts w:asciiTheme="minorHAnsi" w:eastAsia="Times New Roman" w:hAnsiTheme="minorHAnsi" w:cstheme="minorHAnsi"/>
                <w:sz w:val="18"/>
                <w:szCs w:val="20"/>
              </w:rPr>
              <w:t xml:space="preserve"> &gt;&gt;</w:t>
            </w:r>
          </w:p>
        </w:tc>
      </w:tr>
      <w:tr w:rsidR="00F43DC7" w:rsidRPr="00390453" w14:paraId="07282A38" w14:textId="77777777" w:rsidTr="003A56CA">
        <w:trPr>
          <w:cantSplit/>
          <w:trHeight w:val="144"/>
        </w:trPr>
        <w:tc>
          <w:tcPr>
            <w:tcW w:w="1473" w:type="dxa"/>
            <w:tcBorders>
              <w:top w:val="single" w:sz="4" w:space="0" w:color="auto"/>
              <w:left w:val="single" w:sz="4" w:space="0" w:color="auto"/>
              <w:bottom w:val="single" w:sz="4" w:space="0" w:color="auto"/>
              <w:right w:val="single" w:sz="4" w:space="0" w:color="auto"/>
            </w:tcBorders>
            <w:vAlign w:val="center"/>
          </w:tcPr>
          <w:p w14:paraId="275CAB65" w14:textId="77777777" w:rsidR="00F43DC7" w:rsidRPr="00390453"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01</w:t>
            </w:r>
          </w:p>
        </w:tc>
        <w:tc>
          <w:tcPr>
            <w:tcW w:w="1554" w:type="dxa"/>
            <w:tcBorders>
              <w:top w:val="single" w:sz="4" w:space="0" w:color="auto"/>
              <w:left w:val="single" w:sz="4" w:space="0" w:color="auto"/>
              <w:bottom w:val="single" w:sz="4" w:space="0" w:color="auto"/>
              <w:right w:val="single" w:sz="4" w:space="0" w:color="auto"/>
            </w:tcBorders>
            <w:vAlign w:val="center"/>
          </w:tcPr>
          <w:p w14:paraId="29280EA5" w14:textId="77777777" w:rsidR="00F43DC7" w:rsidRPr="00390453"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02</w:t>
            </w:r>
          </w:p>
        </w:tc>
        <w:tc>
          <w:tcPr>
            <w:tcW w:w="1554" w:type="dxa"/>
            <w:tcBorders>
              <w:top w:val="single" w:sz="4" w:space="0" w:color="auto"/>
              <w:left w:val="single" w:sz="4" w:space="0" w:color="auto"/>
              <w:bottom w:val="single" w:sz="4" w:space="0" w:color="auto"/>
              <w:right w:val="single" w:sz="4" w:space="0" w:color="auto"/>
            </w:tcBorders>
            <w:vAlign w:val="center"/>
          </w:tcPr>
          <w:p w14:paraId="00C69854" w14:textId="77777777" w:rsidR="00F43DC7" w:rsidRPr="00390453"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03</w:t>
            </w:r>
          </w:p>
        </w:tc>
        <w:tc>
          <w:tcPr>
            <w:tcW w:w="1554" w:type="dxa"/>
            <w:tcBorders>
              <w:top w:val="single" w:sz="4" w:space="0" w:color="auto"/>
              <w:left w:val="single" w:sz="4" w:space="0" w:color="auto"/>
              <w:bottom w:val="single" w:sz="4" w:space="0" w:color="auto"/>
              <w:right w:val="single" w:sz="4" w:space="0" w:color="auto"/>
            </w:tcBorders>
            <w:vAlign w:val="center"/>
          </w:tcPr>
          <w:p w14:paraId="5DCE6D76" w14:textId="77777777" w:rsidR="00F43DC7" w:rsidRPr="00390453"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390453">
              <w:rPr>
                <w:rFonts w:asciiTheme="minorHAnsi" w:eastAsia="Times New Roman" w:hAnsiTheme="minorHAnsi" w:cstheme="minorHAnsi"/>
                <w:sz w:val="18"/>
                <w:szCs w:val="18"/>
              </w:rPr>
              <w:t>04</w:t>
            </w:r>
          </w:p>
        </w:tc>
        <w:tc>
          <w:tcPr>
            <w:tcW w:w="1201" w:type="dxa"/>
            <w:tcBorders>
              <w:top w:val="single" w:sz="4" w:space="0" w:color="auto"/>
              <w:left w:val="single" w:sz="4" w:space="0" w:color="auto"/>
              <w:bottom w:val="single" w:sz="4" w:space="0" w:color="auto"/>
              <w:right w:val="single" w:sz="4" w:space="0" w:color="auto"/>
            </w:tcBorders>
            <w:vAlign w:val="center"/>
          </w:tcPr>
          <w:p w14:paraId="534A2262" w14:textId="77777777" w:rsidR="00F43DC7" w:rsidRPr="00390453"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390453">
              <w:rPr>
                <w:rFonts w:asciiTheme="minorHAnsi" w:eastAsia="Times New Roman" w:hAnsiTheme="minorHAnsi" w:cstheme="minorHAnsi"/>
                <w:sz w:val="18"/>
                <w:szCs w:val="18"/>
              </w:rPr>
              <w:t>05</w:t>
            </w:r>
          </w:p>
        </w:tc>
        <w:tc>
          <w:tcPr>
            <w:tcW w:w="1323" w:type="dxa"/>
            <w:tcBorders>
              <w:top w:val="single" w:sz="4" w:space="0" w:color="auto"/>
              <w:left w:val="single" w:sz="4" w:space="0" w:color="auto"/>
              <w:bottom w:val="single" w:sz="4" w:space="0" w:color="auto"/>
              <w:right w:val="single" w:sz="4" w:space="0" w:color="auto"/>
            </w:tcBorders>
          </w:tcPr>
          <w:p w14:paraId="3E7CE48F" w14:textId="51BC7543" w:rsidR="00F43DC7" w:rsidRPr="00390453"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06</w:t>
            </w:r>
          </w:p>
        </w:tc>
        <w:tc>
          <w:tcPr>
            <w:tcW w:w="2114" w:type="dxa"/>
            <w:tcBorders>
              <w:top w:val="single" w:sz="4" w:space="0" w:color="auto"/>
              <w:left w:val="single" w:sz="4" w:space="0" w:color="auto"/>
              <w:bottom w:val="single" w:sz="4" w:space="0" w:color="auto"/>
              <w:right w:val="single" w:sz="4" w:space="0" w:color="auto"/>
            </w:tcBorders>
            <w:vAlign w:val="center"/>
          </w:tcPr>
          <w:p w14:paraId="5E15D8B9" w14:textId="73510C22" w:rsidR="00F43DC7" w:rsidRPr="00390453"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390453">
              <w:rPr>
                <w:rFonts w:asciiTheme="minorHAnsi" w:eastAsia="Times New Roman" w:hAnsiTheme="minorHAnsi" w:cstheme="minorHAnsi"/>
                <w:sz w:val="18"/>
                <w:szCs w:val="18"/>
              </w:rPr>
              <w:t>07</w:t>
            </w:r>
          </w:p>
        </w:tc>
      </w:tr>
      <w:tr w:rsidR="00F43DC7" w:rsidRPr="00390453" w14:paraId="26EB1F4F" w14:textId="77777777" w:rsidTr="003A56CA">
        <w:trPr>
          <w:cantSplit/>
          <w:trHeight w:val="144"/>
        </w:trPr>
        <w:tc>
          <w:tcPr>
            <w:tcW w:w="1473" w:type="dxa"/>
            <w:tcBorders>
              <w:top w:val="single" w:sz="4" w:space="0" w:color="auto"/>
              <w:left w:val="single" w:sz="4" w:space="0" w:color="auto"/>
              <w:bottom w:val="single" w:sz="4" w:space="0" w:color="auto"/>
              <w:right w:val="single" w:sz="4" w:space="0" w:color="auto"/>
            </w:tcBorders>
            <w:vAlign w:val="bottom"/>
          </w:tcPr>
          <w:p w14:paraId="2AE8673C" w14:textId="77777777" w:rsidR="00F43DC7" w:rsidRPr="00390453"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Water Heating System ID or Name</w:t>
            </w:r>
          </w:p>
        </w:tc>
        <w:tc>
          <w:tcPr>
            <w:tcW w:w="1554" w:type="dxa"/>
            <w:tcBorders>
              <w:top w:val="single" w:sz="4" w:space="0" w:color="auto"/>
              <w:left w:val="single" w:sz="4" w:space="0" w:color="auto"/>
              <w:bottom w:val="single" w:sz="4" w:space="0" w:color="auto"/>
              <w:right w:val="single" w:sz="4" w:space="0" w:color="auto"/>
            </w:tcBorders>
            <w:vAlign w:val="bottom"/>
          </w:tcPr>
          <w:p w14:paraId="30CD27D0" w14:textId="77777777" w:rsidR="00F43DC7" w:rsidRPr="00390453"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Heating Efficiency Type</w:t>
            </w:r>
          </w:p>
        </w:tc>
        <w:tc>
          <w:tcPr>
            <w:tcW w:w="1554" w:type="dxa"/>
            <w:tcBorders>
              <w:top w:val="single" w:sz="4" w:space="0" w:color="auto"/>
              <w:left w:val="single" w:sz="4" w:space="0" w:color="auto"/>
              <w:bottom w:val="single" w:sz="4" w:space="0" w:color="auto"/>
              <w:right w:val="single" w:sz="4" w:space="0" w:color="auto"/>
            </w:tcBorders>
            <w:vAlign w:val="bottom"/>
          </w:tcPr>
          <w:p w14:paraId="497D272F" w14:textId="77777777" w:rsidR="00F43DC7" w:rsidRPr="00390453"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Heating Efficiency Value</w:t>
            </w:r>
          </w:p>
        </w:tc>
        <w:tc>
          <w:tcPr>
            <w:tcW w:w="1554" w:type="dxa"/>
            <w:tcBorders>
              <w:top w:val="single" w:sz="4" w:space="0" w:color="auto"/>
              <w:left w:val="single" w:sz="4" w:space="0" w:color="auto"/>
              <w:bottom w:val="single" w:sz="4" w:space="0" w:color="auto"/>
              <w:right w:val="single" w:sz="4" w:space="0" w:color="auto"/>
            </w:tcBorders>
            <w:vAlign w:val="bottom"/>
          </w:tcPr>
          <w:p w14:paraId="615520FF" w14:textId="77777777" w:rsidR="00F43DC7" w:rsidRPr="00390453"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 xml:space="preserve">Standby Loss </w:t>
            </w:r>
          </w:p>
          <w:p w14:paraId="19DFB832" w14:textId="77777777" w:rsidR="00F43DC7" w:rsidRPr="00390453"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w:t>
            </w:r>
          </w:p>
        </w:tc>
        <w:tc>
          <w:tcPr>
            <w:tcW w:w="1201" w:type="dxa"/>
            <w:tcBorders>
              <w:top w:val="single" w:sz="4" w:space="0" w:color="auto"/>
              <w:left w:val="single" w:sz="4" w:space="0" w:color="auto"/>
              <w:bottom w:val="single" w:sz="4" w:space="0" w:color="auto"/>
              <w:right w:val="single" w:sz="4" w:space="0" w:color="auto"/>
            </w:tcBorders>
            <w:vAlign w:val="bottom"/>
          </w:tcPr>
          <w:p w14:paraId="36AA1CAC" w14:textId="77777777" w:rsidR="00F43DC7" w:rsidRPr="00390453"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Exterior Insul.</w:t>
            </w:r>
          </w:p>
          <w:p w14:paraId="371AC967" w14:textId="77777777" w:rsidR="00F43DC7" w:rsidRPr="00390453"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R-Value</w:t>
            </w:r>
          </w:p>
        </w:tc>
        <w:tc>
          <w:tcPr>
            <w:tcW w:w="1323" w:type="dxa"/>
            <w:tcBorders>
              <w:top w:val="single" w:sz="4" w:space="0" w:color="auto"/>
              <w:left w:val="single" w:sz="4" w:space="0" w:color="auto"/>
              <w:bottom w:val="single" w:sz="4" w:space="0" w:color="auto"/>
              <w:right w:val="single" w:sz="4" w:space="0" w:color="auto"/>
            </w:tcBorders>
          </w:tcPr>
          <w:p w14:paraId="4664DAA6" w14:textId="77777777" w:rsidR="00F43DC7" w:rsidRPr="00390453"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Water Heater Storage</w:t>
            </w:r>
          </w:p>
          <w:p w14:paraId="6DD3C2D2" w14:textId="2624EB3F" w:rsidR="00F43DC7" w:rsidRPr="00390453"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20"/>
              </w:rPr>
              <w:t>Volume (gal)</w:t>
            </w:r>
          </w:p>
        </w:tc>
        <w:tc>
          <w:tcPr>
            <w:tcW w:w="2114" w:type="dxa"/>
            <w:tcBorders>
              <w:top w:val="single" w:sz="4" w:space="0" w:color="auto"/>
              <w:left w:val="single" w:sz="4" w:space="0" w:color="auto"/>
              <w:bottom w:val="single" w:sz="4" w:space="0" w:color="auto"/>
              <w:right w:val="single" w:sz="4" w:space="0" w:color="auto"/>
            </w:tcBorders>
            <w:vAlign w:val="bottom"/>
          </w:tcPr>
          <w:p w14:paraId="19AD42DF" w14:textId="58591DA9" w:rsidR="00F43DC7" w:rsidRPr="00390453"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Tank location</w:t>
            </w:r>
          </w:p>
        </w:tc>
      </w:tr>
      <w:tr w:rsidR="00F43DC7" w:rsidRPr="00390453" w14:paraId="66670E71" w14:textId="77777777" w:rsidTr="003A56CA">
        <w:trPr>
          <w:cantSplit/>
          <w:trHeight w:val="144"/>
        </w:trPr>
        <w:tc>
          <w:tcPr>
            <w:tcW w:w="1473" w:type="dxa"/>
            <w:tcBorders>
              <w:top w:val="single" w:sz="4" w:space="0" w:color="auto"/>
              <w:left w:val="single" w:sz="4" w:space="0" w:color="auto"/>
              <w:bottom w:val="single" w:sz="4" w:space="0" w:color="auto"/>
              <w:right w:val="single" w:sz="4" w:space="0" w:color="auto"/>
            </w:tcBorders>
          </w:tcPr>
          <w:p w14:paraId="251CD951" w14:textId="3A986D9D" w:rsidR="00F43DC7" w:rsidRPr="00334F71"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4"/>
              </w:rPr>
            </w:pPr>
            <w:r w:rsidRPr="00334F71">
              <w:rPr>
                <w:rFonts w:asciiTheme="minorHAnsi" w:eastAsia="Times New Roman" w:hAnsiTheme="minorHAnsi" w:cstheme="minorHAnsi"/>
                <w:sz w:val="14"/>
                <w:szCs w:val="14"/>
              </w:rPr>
              <w:t>&lt;&lt;Reference value from design Water Heating System ID or Name (</w:t>
            </w:r>
            <w:r w:rsidR="00113182" w:rsidRPr="00334F71">
              <w:rPr>
                <w:rFonts w:asciiTheme="minorHAnsi" w:eastAsia="Times New Roman" w:hAnsiTheme="minorHAnsi" w:cstheme="minorHAnsi"/>
                <w:sz w:val="14"/>
                <w:szCs w:val="14"/>
              </w:rPr>
              <w:t>C</w:t>
            </w:r>
            <w:r w:rsidRPr="00334F71">
              <w:rPr>
                <w:rFonts w:asciiTheme="minorHAnsi" w:eastAsia="Times New Roman" w:hAnsiTheme="minorHAnsi" w:cstheme="minorHAnsi"/>
                <w:sz w:val="14"/>
                <w:szCs w:val="14"/>
              </w:rPr>
              <w:t>0</w:t>
            </w:r>
            <w:r w:rsidR="00A04883" w:rsidRPr="00334F71">
              <w:rPr>
                <w:rFonts w:asciiTheme="minorHAnsi" w:eastAsia="Times New Roman" w:hAnsiTheme="minorHAnsi" w:cstheme="minorHAnsi"/>
                <w:sz w:val="14"/>
                <w:szCs w:val="14"/>
              </w:rPr>
              <w:t>1</w:t>
            </w:r>
            <w:r w:rsidRPr="00334F71">
              <w:rPr>
                <w:rFonts w:asciiTheme="minorHAnsi" w:eastAsia="Times New Roman" w:hAnsiTheme="minorHAnsi" w:cstheme="minorHAnsi"/>
                <w:sz w:val="14"/>
                <w:szCs w:val="14"/>
              </w:rPr>
              <w:t>)&gt;&gt;</w:t>
            </w:r>
          </w:p>
        </w:tc>
        <w:tc>
          <w:tcPr>
            <w:tcW w:w="1554" w:type="dxa"/>
            <w:tcBorders>
              <w:top w:val="single" w:sz="4" w:space="0" w:color="auto"/>
              <w:left w:val="single" w:sz="4" w:space="0" w:color="auto"/>
              <w:bottom w:val="single" w:sz="4" w:space="0" w:color="auto"/>
              <w:right w:val="single" w:sz="4" w:space="0" w:color="auto"/>
            </w:tcBorders>
          </w:tcPr>
          <w:p w14:paraId="5EC9B411" w14:textId="5F4EC629" w:rsidR="00F43DC7" w:rsidRPr="00334F71"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4"/>
              </w:rPr>
            </w:pPr>
            <w:r w:rsidRPr="00334F71">
              <w:rPr>
                <w:rFonts w:asciiTheme="minorHAnsi" w:eastAsia="Times New Roman" w:hAnsiTheme="minorHAnsi" w:cstheme="minorHAnsi"/>
                <w:sz w:val="14"/>
                <w:szCs w:val="14"/>
              </w:rPr>
              <w:t>&lt;&lt;Reference value from Design Water Heater Type (C02)</w:t>
            </w:r>
            <w:r w:rsidR="0005484E" w:rsidRPr="00334F71">
              <w:rPr>
                <w:rFonts w:asciiTheme="minorHAnsi" w:eastAsia="Times New Roman" w:hAnsiTheme="minorHAnsi" w:cstheme="minorHAnsi"/>
                <w:sz w:val="14"/>
                <w:szCs w:val="14"/>
              </w:rPr>
              <w:t xml:space="preserve">. Value may be NA if C02 is NA </w:t>
            </w:r>
            <w:r w:rsidRPr="00334F71">
              <w:rPr>
                <w:rFonts w:asciiTheme="minorHAnsi" w:eastAsia="Times New Roman" w:hAnsiTheme="minorHAnsi" w:cstheme="minorHAnsi"/>
                <w:sz w:val="14"/>
                <w:szCs w:val="14"/>
              </w:rPr>
              <w:t>&gt;&gt;</w:t>
            </w:r>
          </w:p>
        </w:tc>
        <w:tc>
          <w:tcPr>
            <w:tcW w:w="1554" w:type="dxa"/>
            <w:tcBorders>
              <w:top w:val="single" w:sz="4" w:space="0" w:color="auto"/>
              <w:left w:val="single" w:sz="4" w:space="0" w:color="auto"/>
              <w:bottom w:val="single" w:sz="4" w:space="0" w:color="auto"/>
              <w:right w:val="single" w:sz="4" w:space="0" w:color="auto"/>
            </w:tcBorders>
          </w:tcPr>
          <w:p w14:paraId="7B0DE07D" w14:textId="04B1EC8A" w:rsidR="00F43DC7" w:rsidRPr="00334F71"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4"/>
              </w:rPr>
            </w:pPr>
            <w:r w:rsidRPr="00334F71">
              <w:rPr>
                <w:rFonts w:asciiTheme="minorHAnsi" w:eastAsia="Times New Roman" w:hAnsiTheme="minorHAnsi" w:cstheme="minorHAnsi"/>
                <w:sz w:val="14"/>
                <w:szCs w:val="14"/>
              </w:rPr>
              <w:t xml:space="preserve">&lt;&lt;User input value; check value must be ≥ value in </w:t>
            </w:r>
            <w:r w:rsidR="002669DB" w:rsidRPr="00334F71">
              <w:rPr>
                <w:rFonts w:asciiTheme="minorHAnsi" w:eastAsia="Times New Roman" w:hAnsiTheme="minorHAnsi" w:cstheme="minorHAnsi"/>
                <w:sz w:val="14"/>
                <w:szCs w:val="14"/>
              </w:rPr>
              <w:t>E</w:t>
            </w:r>
            <w:r w:rsidR="00574862" w:rsidRPr="00334F71">
              <w:rPr>
                <w:rFonts w:asciiTheme="minorHAnsi" w:eastAsia="Times New Roman" w:hAnsiTheme="minorHAnsi" w:cstheme="minorHAnsi"/>
                <w:sz w:val="14"/>
                <w:szCs w:val="14"/>
              </w:rPr>
              <w:t>0</w:t>
            </w:r>
            <w:r w:rsidRPr="00334F71">
              <w:rPr>
                <w:rFonts w:asciiTheme="minorHAnsi" w:eastAsia="Times New Roman" w:hAnsiTheme="minorHAnsi" w:cstheme="minorHAnsi"/>
                <w:sz w:val="14"/>
                <w:szCs w:val="14"/>
              </w:rPr>
              <w:t>3 to comply, else flag non-compliant values and do not allow the doc to be registered</w:t>
            </w:r>
            <w:r w:rsidR="00563D2C" w:rsidRPr="00334F71">
              <w:rPr>
                <w:rFonts w:asciiTheme="minorHAnsi" w:eastAsia="Times New Roman" w:hAnsiTheme="minorHAnsi" w:cstheme="minorHAnsi"/>
                <w:sz w:val="14"/>
                <w:szCs w:val="14"/>
              </w:rPr>
              <w:t xml:space="preserve">, . Value may be NA if </w:t>
            </w:r>
            <w:r w:rsidR="00D11ADC" w:rsidRPr="00334F71">
              <w:rPr>
                <w:rFonts w:asciiTheme="minorHAnsi" w:eastAsia="Times New Roman" w:hAnsiTheme="minorHAnsi" w:cstheme="minorHAnsi"/>
                <w:sz w:val="14"/>
                <w:szCs w:val="14"/>
              </w:rPr>
              <w:t>C</w:t>
            </w:r>
            <w:r w:rsidR="00563D2C" w:rsidRPr="00334F71">
              <w:rPr>
                <w:rFonts w:asciiTheme="minorHAnsi" w:eastAsia="Times New Roman" w:hAnsiTheme="minorHAnsi" w:cstheme="minorHAnsi"/>
                <w:sz w:val="14"/>
                <w:szCs w:val="14"/>
              </w:rPr>
              <w:t>03 is NA</w:t>
            </w:r>
            <w:r w:rsidRPr="00334F71">
              <w:rPr>
                <w:rFonts w:asciiTheme="minorHAnsi" w:eastAsia="Times New Roman" w:hAnsiTheme="minorHAnsi" w:cstheme="minorHAnsi"/>
                <w:sz w:val="14"/>
                <w:szCs w:val="14"/>
              </w:rPr>
              <w:t xml:space="preserve"> &gt;&gt;</w:t>
            </w:r>
          </w:p>
        </w:tc>
        <w:tc>
          <w:tcPr>
            <w:tcW w:w="1554" w:type="dxa"/>
            <w:tcBorders>
              <w:top w:val="single" w:sz="4" w:space="0" w:color="auto"/>
              <w:left w:val="single" w:sz="4" w:space="0" w:color="auto"/>
              <w:bottom w:val="single" w:sz="4" w:space="0" w:color="auto"/>
              <w:right w:val="single" w:sz="4" w:space="0" w:color="auto"/>
            </w:tcBorders>
          </w:tcPr>
          <w:p w14:paraId="5E6A2653" w14:textId="010894C2" w:rsidR="00F43DC7" w:rsidRPr="00334F71"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4"/>
              </w:rPr>
            </w:pPr>
            <w:r w:rsidRPr="00334F71">
              <w:rPr>
                <w:rFonts w:asciiTheme="minorHAnsi" w:eastAsia="Times New Roman" w:hAnsiTheme="minorHAnsi" w:cstheme="minorHAnsi"/>
                <w:sz w:val="14"/>
                <w:szCs w:val="14"/>
              </w:rPr>
              <w:t>&lt;&lt;User input value; check value must be ≤ value in C</w:t>
            </w:r>
            <w:r w:rsidR="00574862" w:rsidRPr="00334F71">
              <w:rPr>
                <w:rFonts w:asciiTheme="minorHAnsi" w:eastAsia="Times New Roman" w:hAnsiTheme="minorHAnsi" w:cstheme="minorHAnsi"/>
                <w:sz w:val="14"/>
                <w:szCs w:val="14"/>
              </w:rPr>
              <w:t>0</w:t>
            </w:r>
            <w:r w:rsidRPr="00334F71">
              <w:rPr>
                <w:rFonts w:asciiTheme="minorHAnsi" w:eastAsia="Times New Roman" w:hAnsiTheme="minorHAnsi" w:cstheme="minorHAnsi"/>
                <w:sz w:val="14"/>
                <w:szCs w:val="14"/>
              </w:rPr>
              <w:t xml:space="preserve">4 to comply, else flag non-compliant values and do not allow the doc to be registered. Value may be NA if </w:t>
            </w:r>
            <w:r w:rsidR="00574862" w:rsidRPr="00334F71">
              <w:rPr>
                <w:rFonts w:asciiTheme="minorHAnsi" w:eastAsia="Times New Roman" w:hAnsiTheme="minorHAnsi" w:cstheme="minorHAnsi"/>
                <w:sz w:val="14"/>
                <w:szCs w:val="14"/>
              </w:rPr>
              <w:t>C</w:t>
            </w:r>
            <w:r w:rsidRPr="00334F71">
              <w:rPr>
                <w:rFonts w:asciiTheme="minorHAnsi" w:eastAsia="Times New Roman" w:hAnsiTheme="minorHAnsi" w:cstheme="minorHAnsi"/>
                <w:sz w:val="14"/>
                <w:szCs w:val="14"/>
              </w:rPr>
              <w:t>04 is NA &gt;&gt;</w:t>
            </w:r>
          </w:p>
        </w:tc>
        <w:tc>
          <w:tcPr>
            <w:tcW w:w="1201" w:type="dxa"/>
            <w:tcBorders>
              <w:top w:val="single" w:sz="4" w:space="0" w:color="auto"/>
              <w:left w:val="single" w:sz="4" w:space="0" w:color="auto"/>
              <w:bottom w:val="single" w:sz="4" w:space="0" w:color="auto"/>
              <w:right w:val="single" w:sz="4" w:space="0" w:color="auto"/>
            </w:tcBorders>
          </w:tcPr>
          <w:p w14:paraId="294D355D" w14:textId="38CC2F11" w:rsidR="00F43DC7" w:rsidRPr="00334F71"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4"/>
              </w:rPr>
            </w:pPr>
            <w:r w:rsidRPr="00334F71">
              <w:rPr>
                <w:rFonts w:asciiTheme="minorHAnsi" w:eastAsia="Times New Roman" w:hAnsiTheme="minorHAnsi" w:cstheme="minorHAnsi"/>
                <w:sz w:val="14"/>
                <w:szCs w:val="14"/>
              </w:rPr>
              <w:t xml:space="preserve">&lt;&lt;User input value; check value must be ≥ value in </w:t>
            </w:r>
            <w:r w:rsidR="002669DB" w:rsidRPr="00334F71">
              <w:rPr>
                <w:rFonts w:asciiTheme="minorHAnsi" w:eastAsia="Times New Roman" w:hAnsiTheme="minorHAnsi" w:cstheme="minorHAnsi"/>
                <w:sz w:val="14"/>
                <w:szCs w:val="14"/>
              </w:rPr>
              <w:t>E</w:t>
            </w:r>
            <w:r w:rsidR="00574862" w:rsidRPr="00334F71">
              <w:rPr>
                <w:rFonts w:asciiTheme="minorHAnsi" w:eastAsia="Times New Roman" w:hAnsiTheme="minorHAnsi" w:cstheme="minorHAnsi"/>
                <w:sz w:val="14"/>
                <w:szCs w:val="14"/>
              </w:rPr>
              <w:t>0</w:t>
            </w:r>
            <w:r w:rsidRPr="00334F71">
              <w:rPr>
                <w:rFonts w:asciiTheme="minorHAnsi" w:eastAsia="Times New Roman" w:hAnsiTheme="minorHAnsi" w:cstheme="minorHAnsi"/>
                <w:sz w:val="14"/>
                <w:szCs w:val="14"/>
              </w:rPr>
              <w:t xml:space="preserve">5 to comply, else flag non-compliant values and do not allow the doc to be registered. Value may be NA if </w:t>
            </w:r>
            <w:r w:rsidR="00574862" w:rsidRPr="00334F71">
              <w:rPr>
                <w:rFonts w:asciiTheme="minorHAnsi" w:eastAsia="Times New Roman" w:hAnsiTheme="minorHAnsi" w:cstheme="minorHAnsi"/>
                <w:sz w:val="14"/>
                <w:szCs w:val="14"/>
              </w:rPr>
              <w:t>C</w:t>
            </w:r>
            <w:r w:rsidRPr="00334F71">
              <w:rPr>
                <w:rFonts w:asciiTheme="minorHAnsi" w:eastAsia="Times New Roman" w:hAnsiTheme="minorHAnsi" w:cstheme="minorHAnsi"/>
                <w:sz w:val="14"/>
                <w:szCs w:val="14"/>
              </w:rPr>
              <w:t>05 is NA &gt;&gt;</w:t>
            </w:r>
          </w:p>
        </w:tc>
        <w:tc>
          <w:tcPr>
            <w:tcW w:w="1323" w:type="dxa"/>
            <w:tcBorders>
              <w:top w:val="single" w:sz="4" w:space="0" w:color="auto"/>
              <w:left w:val="single" w:sz="4" w:space="0" w:color="auto"/>
              <w:bottom w:val="single" w:sz="4" w:space="0" w:color="auto"/>
              <w:right w:val="single" w:sz="4" w:space="0" w:color="auto"/>
            </w:tcBorders>
          </w:tcPr>
          <w:p w14:paraId="5F926BC3" w14:textId="0C367D37" w:rsidR="00F43DC7" w:rsidRPr="00334F71" w:rsidDel="00F43DC7"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4"/>
              </w:rPr>
            </w:pPr>
            <w:r w:rsidRPr="00334F71">
              <w:rPr>
                <w:rFonts w:asciiTheme="minorHAnsi" w:eastAsia="Times New Roman" w:hAnsiTheme="minorHAnsi" w:cstheme="minorHAnsi"/>
                <w:sz w:val="14"/>
                <w:szCs w:val="14"/>
              </w:rPr>
              <w:t xml:space="preserve">&lt;&lt; User Input must equal reference values from </w:t>
            </w:r>
            <w:r w:rsidR="002669DB" w:rsidRPr="00334F71">
              <w:rPr>
                <w:rFonts w:asciiTheme="minorHAnsi" w:eastAsia="Times New Roman" w:hAnsiTheme="minorHAnsi" w:cstheme="minorHAnsi"/>
                <w:sz w:val="14"/>
                <w:szCs w:val="14"/>
              </w:rPr>
              <w:t>E</w:t>
            </w:r>
            <w:r w:rsidRPr="00334F71">
              <w:rPr>
                <w:rFonts w:asciiTheme="minorHAnsi" w:eastAsia="Times New Roman" w:hAnsiTheme="minorHAnsi" w:cstheme="minorHAnsi"/>
                <w:sz w:val="14"/>
                <w:szCs w:val="14"/>
              </w:rPr>
              <w:t>0</w:t>
            </w:r>
            <w:r w:rsidR="00574862" w:rsidRPr="00334F71">
              <w:rPr>
                <w:rFonts w:asciiTheme="minorHAnsi" w:eastAsia="Times New Roman" w:hAnsiTheme="minorHAnsi" w:cstheme="minorHAnsi"/>
                <w:sz w:val="14"/>
                <w:szCs w:val="14"/>
              </w:rPr>
              <w:t>6</w:t>
            </w:r>
            <w:r w:rsidR="00C9553B" w:rsidRPr="00334F71">
              <w:rPr>
                <w:rFonts w:asciiTheme="minorHAnsi" w:eastAsia="Times New Roman" w:hAnsiTheme="minorHAnsi" w:cstheme="minorHAnsi"/>
                <w:sz w:val="14"/>
                <w:szCs w:val="14"/>
              </w:rPr>
              <w:t>, else flag non-compliant values and do not allow the doc to be registered.</w:t>
            </w:r>
            <w:r w:rsidRPr="00334F71">
              <w:rPr>
                <w:rFonts w:asciiTheme="minorHAnsi" w:eastAsia="Times New Roman" w:hAnsiTheme="minorHAnsi" w:cstheme="minorHAnsi"/>
                <w:sz w:val="14"/>
                <w:szCs w:val="14"/>
              </w:rPr>
              <w:t xml:space="preserve"> NA is allowed only if Water Heater Type = Consumer Instantaneous or Commercial Instantaneous&gt;&gt;</w:t>
            </w:r>
          </w:p>
        </w:tc>
        <w:tc>
          <w:tcPr>
            <w:tcW w:w="2114" w:type="dxa"/>
            <w:tcBorders>
              <w:top w:val="single" w:sz="4" w:space="0" w:color="auto"/>
              <w:left w:val="single" w:sz="4" w:space="0" w:color="auto"/>
              <w:bottom w:val="single" w:sz="4" w:space="0" w:color="auto"/>
              <w:right w:val="single" w:sz="4" w:space="0" w:color="auto"/>
            </w:tcBorders>
          </w:tcPr>
          <w:p w14:paraId="12050A41" w14:textId="66CD4218" w:rsidR="00F43DC7" w:rsidRPr="00334F71"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4"/>
              </w:rPr>
            </w:pPr>
            <w:r w:rsidRPr="00334F71">
              <w:rPr>
                <w:rFonts w:asciiTheme="minorHAnsi" w:eastAsia="Times New Roman" w:hAnsiTheme="minorHAnsi" w:cstheme="minorHAnsi"/>
                <w:sz w:val="14"/>
                <w:szCs w:val="14"/>
              </w:rPr>
              <w:t>&lt;&lt;</w:t>
            </w:r>
            <w:r w:rsidR="00132963" w:rsidRPr="00334F71">
              <w:rPr>
                <w:rFonts w:asciiTheme="minorHAnsi" w:eastAsia="Times New Roman" w:hAnsiTheme="minorHAnsi" w:cstheme="minorHAnsi"/>
                <w:sz w:val="14"/>
                <w:szCs w:val="14"/>
              </w:rPr>
              <w:t>Reference value from C07</w:t>
            </w:r>
            <w:r w:rsidR="0055112E" w:rsidRPr="00334F71">
              <w:rPr>
                <w:rFonts w:asciiTheme="minorHAnsi" w:eastAsia="Times New Roman" w:hAnsiTheme="minorHAnsi" w:cstheme="minorHAnsi"/>
                <w:sz w:val="14"/>
                <w:szCs w:val="14"/>
              </w:rPr>
              <w:t xml:space="preserve"> Value may be NA if </w:t>
            </w:r>
            <w:r w:rsidR="00694445" w:rsidRPr="00334F71">
              <w:rPr>
                <w:rFonts w:asciiTheme="minorHAnsi" w:eastAsia="Times New Roman" w:hAnsiTheme="minorHAnsi" w:cstheme="minorHAnsi"/>
                <w:sz w:val="14"/>
                <w:szCs w:val="14"/>
              </w:rPr>
              <w:t>NRCC</w:t>
            </w:r>
            <w:r w:rsidR="0055112E" w:rsidRPr="00334F71">
              <w:rPr>
                <w:rFonts w:asciiTheme="minorHAnsi" w:eastAsia="Times New Roman" w:hAnsiTheme="minorHAnsi" w:cstheme="minorHAnsi"/>
                <w:sz w:val="14"/>
                <w:szCs w:val="14"/>
              </w:rPr>
              <w:t xml:space="preserve"> value is NA</w:t>
            </w:r>
            <w:r w:rsidRPr="00334F71">
              <w:rPr>
                <w:rFonts w:asciiTheme="minorHAnsi" w:eastAsia="Times New Roman" w:hAnsiTheme="minorHAnsi" w:cstheme="minorHAnsi"/>
                <w:sz w:val="14"/>
                <w:szCs w:val="14"/>
              </w:rPr>
              <w:t xml:space="preserve"> &gt;&gt;</w:t>
            </w:r>
          </w:p>
        </w:tc>
      </w:tr>
      <w:tr w:rsidR="00F43DC7" w:rsidRPr="00390453" w14:paraId="1BFCF610" w14:textId="77777777" w:rsidTr="003A56CA">
        <w:trPr>
          <w:cantSplit/>
          <w:trHeight w:val="144"/>
        </w:trPr>
        <w:tc>
          <w:tcPr>
            <w:tcW w:w="1473" w:type="dxa"/>
            <w:tcBorders>
              <w:top w:val="single" w:sz="4" w:space="0" w:color="auto"/>
              <w:left w:val="single" w:sz="4" w:space="0" w:color="auto"/>
              <w:bottom w:val="single" w:sz="4" w:space="0" w:color="auto"/>
              <w:right w:val="single" w:sz="4" w:space="0" w:color="auto"/>
            </w:tcBorders>
            <w:vAlign w:val="center"/>
          </w:tcPr>
          <w:p w14:paraId="1AA1F30C" w14:textId="77777777" w:rsidR="00F43DC7" w:rsidRPr="00390453"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54" w:type="dxa"/>
            <w:tcBorders>
              <w:top w:val="single" w:sz="4" w:space="0" w:color="auto"/>
              <w:left w:val="single" w:sz="4" w:space="0" w:color="auto"/>
              <w:bottom w:val="single" w:sz="4" w:space="0" w:color="auto"/>
              <w:right w:val="single" w:sz="4" w:space="0" w:color="auto"/>
            </w:tcBorders>
            <w:vAlign w:val="center"/>
          </w:tcPr>
          <w:p w14:paraId="51F5DFB6" w14:textId="77777777" w:rsidR="00F43DC7" w:rsidRPr="00390453"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54" w:type="dxa"/>
            <w:tcBorders>
              <w:top w:val="single" w:sz="4" w:space="0" w:color="auto"/>
              <w:left w:val="single" w:sz="4" w:space="0" w:color="auto"/>
              <w:bottom w:val="single" w:sz="4" w:space="0" w:color="auto"/>
              <w:right w:val="single" w:sz="4" w:space="0" w:color="auto"/>
            </w:tcBorders>
            <w:vAlign w:val="center"/>
          </w:tcPr>
          <w:p w14:paraId="6094267A" w14:textId="77777777" w:rsidR="00F43DC7" w:rsidRPr="00390453"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54" w:type="dxa"/>
            <w:tcBorders>
              <w:top w:val="single" w:sz="4" w:space="0" w:color="auto"/>
              <w:left w:val="single" w:sz="4" w:space="0" w:color="auto"/>
              <w:bottom w:val="single" w:sz="4" w:space="0" w:color="auto"/>
              <w:right w:val="single" w:sz="4" w:space="0" w:color="auto"/>
            </w:tcBorders>
            <w:vAlign w:val="center"/>
          </w:tcPr>
          <w:p w14:paraId="2E94FC99" w14:textId="77777777" w:rsidR="00F43DC7" w:rsidRPr="00390453"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01" w:type="dxa"/>
            <w:tcBorders>
              <w:top w:val="single" w:sz="4" w:space="0" w:color="auto"/>
              <w:left w:val="single" w:sz="4" w:space="0" w:color="auto"/>
              <w:bottom w:val="single" w:sz="4" w:space="0" w:color="auto"/>
              <w:right w:val="single" w:sz="4" w:space="0" w:color="auto"/>
            </w:tcBorders>
            <w:vAlign w:val="center"/>
          </w:tcPr>
          <w:p w14:paraId="24AB511A" w14:textId="77777777" w:rsidR="00F43DC7" w:rsidRPr="00390453"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23" w:type="dxa"/>
            <w:tcBorders>
              <w:top w:val="single" w:sz="4" w:space="0" w:color="auto"/>
              <w:left w:val="single" w:sz="4" w:space="0" w:color="auto"/>
              <w:bottom w:val="single" w:sz="4" w:space="0" w:color="auto"/>
              <w:right w:val="single" w:sz="4" w:space="0" w:color="auto"/>
            </w:tcBorders>
          </w:tcPr>
          <w:p w14:paraId="341B4354" w14:textId="77777777" w:rsidR="00F43DC7" w:rsidRPr="00390453"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2114" w:type="dxa"/>
            <w:tcBorders>
              <w:top w:val="single" w:sz="4" w:space="0" w:color="auto"/>
              <w:left w:val="single" w:sz="4" w:space="0" w:color="auto"/>
              <w:bottom w:val="single" w:sz="4" w:space="0" w:color="auto"/>
              <w:right w:val="single" w:sz="4" w:space="0" w:color="auto"/>
            </w:tcBorders>
            <w:vAlign w:val="center"/>
          </w:tcPr>
          <w:p w14:paraId="5B530BEA" w14:textId="0F3D0CA8" w:rsidR="00F43DC7" w:rsidRPr="00390453"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r w:rsidR="003A56CA" w:rsidRPr="00390453" w14:paraId="0955ECF0" w14:textId="77777777" w:rsidTr="00450E94">
        <w:trPr>
          <w:cantSplit/>
          <w:trHeight w:val="144"/>
        </w:trPr>
        <w:tc>
          <w:tcPr>
            <w:tcW w:w="1473" w:type="dxa"/>
            <w:tcBorders>
              <w:top w:val="single" w:sz="4" w:space="0" w:color="auto"/>
              <w:left w:val="single" w:sz="4" w:space="0" w:color="auto"/>
              <w:bottom w:val="single" w:sz="4" w:space="0" w:color="auto"/>
              <w:right w:val="single" w:sz="4" w:space="0" w:color="auto"/>
            </w:tcBorders>
          </w:tcPr>
          <w:p w14:paraId="0105CEB7" w14:textId="1ABD235D" w:rsidR="003A56CA" w:rsidRPr="00334F71" w:rsidRDefault="00132ED8" w:rsidP="003A56C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4"/>
                <w:szCs w:val="14"/>
              </w:rPr>
            </w:pPr>
            <w:r w:rsidRPr="00334F71">
              <w:rPr>
                <w:rFonts w:asciiTheme="minorHAnsi" w:hAnsiTheme="minorHAnsi" w:cstheme="minorHAnsi"/>
                <w:sz w:val="14"/>
                <w:szCs w:val="14"/>
              </w:rPr>
              <w:t>08</w:t>
            </w:r>
          </w:p>
        </w:tc>
        <w:tc>
          <w:tcPr>
            <w:tcW w:w="1554" w:type="dxa"/>
            <w:tcBorders>
              <w:top w:val="single" w:sz="4" w:space="0" w:color="auto"/>
              <w:left w:val="single" w:sz="4" w:space="0" w:color="auto"/>
              <w:bottom w:val="single" w:sz="4" w:space="0" w:color="auto"/>
              <w:right w:val="single" w:sz="4" w:space="0" w:color="auto"/>
            </w:tcBorders>
          </w:tcPr>
          <w:p w14:paraId="56D7E2B3" w14:textId="5EB7C7D9" w:rsidR="003A56CA" w:rsidRPr="00334F71" w:rsidRDefault="003A56CA" w:rsidP="003A56C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4"/>
                <w:szCs w:val="14"/>
              </w:rPr>
            </w:pPr>
            <w:r w:rsidRPr="00334F71">
              <w:rPr>
                <w:rFonts w:eastAsia="Times New Roman"/>
                <w:sz w:val="14"/>
                <w:szCs w:val="14"/>
              </w:rPr>
              <w:t>Compliance Statement</w:t>
            </w:r>
          </w:p>
        </w:tc>
        <w:tc>
          <w:tcPr>
            <w:tcW w:w="7746" w:type="dxa"/>
            <w:gridSpan w:val="5"/>
            <w:tcBorders>
              <w:top w:val="single" w:sz="4" w:space="0" w:color="auto"/>
              <w:left w:val="single" w:sz="4" w:space="0" w:color="auto"/>
              <w:bottom w:val="single" w:sz="4" w:space="0" w:color="auto"/>
              <w:right w:val="single" w:sz="4" w:space="0" w:color="auto"/>
            </w:tcBorders>
          </w:tcPr>
          <w:p w14:paraId="076358E5" w14:textId="1398B8D4" w:rsidR="003A56CA" w:rsidRPr="00334F71" w:rsidRDefault="003A56CA" w:rsidP="00F5526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4"/>
                <w:szCs w:val="14"/>
              </w:rPr>
            </w:pPr>
            <w:r w:rsidRPr="00334F71">
              <w:rPr>
                <w:rFonts w:eastAsia="Times New Roman"/>
                <w:sz w:val="14"/>
                <w:szCs w:val="14"/>
              </w:rPr>
              <w:t xml:space="preserve">&lt;&lt;calculated field: If D03 </w:t>
            </w:r>
            <w:r w:rsidR="00F5526F" w:rsidRPr="00334F71">
              <w:rPr>
                <w:rFonts w:eastAsia="Times New Roman"/>
                <w:sz w:val="14"/>
                <w:szCs w:val="14"/>
              </w:rPr>
              <w:t xml:space="preserve">= NA or D03 </w:t>
            </w:r>
            <w:r w:rsidRPr="00334F71">
              <w:rPr>
                <w:rFonts w:eastAsia="Times New Roman" w:cs="Calibri"/>
                <w:sz w:val="14"/>
                <w:szCs w:val="14"/>
              </w:rPr>
              <w:t>≥</w:t>
            </w:r>
            <w:r w:rsidRPr="00334F71">
              <w:rPr>
                <w:rFonts w:eastAsia="Times New Roman"/>
                <w:sz w:val="14"/>
                <w:szCs w:val="14"/>
              </w:rPr>
              <w:t xml:space="preserve"> C03, D</w:t>
            </w:r>
            <w:r w:rsidR="00F5526F" w:rsidRPr="00334F71">
              <w:rPr>
                <w:rFonts w:eastAsia="Times New Roman"/>
                <w:sz w:val="14"/>
                <w:szCs w:val="14"/>
              </w:rPr>
              <w:t>0</w:t>
            </w:r>
            <w:r w:rsidRPr="00334F71">
              <w:rPr>
                <w:rFonts w:eastAsia="Times New Roman"/>
                <w:sz w:val="14"/>
                <w:szCs w:val="14"/>
              </w:rPr>
              <w:t xml:space="preserve">4 </w:t>
            </w:r>
            <w:r w:rsidR="00F5526F" w:rsidRPr="00334F71">
              <w:rPr>
                <w:rFonts w:eastAsia="Times New Roman"/>
                <w:sz w:val="14"/>
                <w:szCs w:val="14"/>
              </w:rPr>
              <w:t xml:space="preserve">= NA or D04 </w:t>
            </w:r>
            <w:r w:rsidRPr="00334F71">
              <w:rPr>
                <w:rFonts w:eastAsia="Times New Roman" w:cs="Calibri"/>
                <w:sz w:val="14"/>
                <w:szCs w:val="14"/>
              </w:rPr>
              <w:t>≤</w:t>
            </w:r>
            <w:r w:rsidRPr="00334F71">
              <w:rPr>
                <w:rFonts w:eastAsia="Times New Roman"/>
                <w:sz w:val="14"/>
                <w:szCs w:val="14"/>
              </w:rPr>
              <w:t xml:space="preserve"> C04, D05</w:t>
            </w:r>
            <w:r w:rsidR="00F5526F" w:rsidRPr="00334F71">
              <w:rPr>
                <w:rFonts w:eastAsia="Times New Roman"/>
                <w:sz w:val="14"/>
                <w:szCs w:val="14"/>
              </w:rPr>
              <w:t xml:space="preserve"> = NA or D05</w:t>
            </w:r>
            <w:r w:rsidRPr="00334F71">
              <w:rPr>
                <w:rFonts w:eastAsia="Times New Roman"/>
                <w:sz w:val="14"/>
                <w:szCs w:val="14"/>
              </w:rPr>
              <w:t xml:space="preserve"> </w:t>
            </w:r>
            <w:r w:rsidRPr="00334F71">
              <w:rPr>
                <w:rFonts w:eastAsia="Times New Roman" w:cs="Calibri"/>
                <w:sz w:val="14"/>
                <w:szCs w:val="14"/>
              </w:rPr>
              <w:t>≥</w:t>
            </w:r>
            <w:r w:rsidRPr="00334F71">
              <w:rPr>
                <w:rFonts w:eastAsia="Times New Roman"/>
                <w:sz w:val="14"/>
                <w:szCs w:val="14"/>
              </w:rPr>
              <w:t xml:space="preserve"> C05, D06 = C06, and D07 = C07, then display result = System complies; else display result = system does not comply&gt;&gt;</w:t>
            </w:r>
          </w:p>
        </w:tc>
      </w:tr>
    </w:tbl>
    <w:p w14:paraId="2FCBBD3C" w14:textId="77777777" w:rsidR="00F1004F" w:rsidRPr="00390453" w:rsidRDefault="00F1004F" w:rsidP="00526D3D">
      <w:pPr>
        <w:spacing w:after="0" w:line="240" w:lineRule="auto"/>
        <w:rPr>
          <w:rFonts w:asciiTheme="minorHAnsi" w:hAnsiTheme="minorHAnsi" w:cstheme="minorHAnsi"/>
          <w:sz w:val="18"/>
          <w:szCs w:val="18"/>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177"/>
        <w:gridCol w:w="4201"/>
        <w:gridCol w:w="5412"/>
      </w:tblGrid>
      <w:tr w:rsidR="00526D3D" w:rsidRPr="00390453" w14:paraId="571E583F" w14:textId="77777777" w:rsidTr="00A05A69">
        <w:trPr>
          <w:trHeight w:val="144"/>
        </w:trPr>
        <w:tc>
          <w:tcPr>
            <w:tcW w:w="11016" w:type="dxa"/>
            <w:gridSpan w:val="3"/>
            <w:tcBorders>
              <w:top w:val="single" w:sz="4" w:space="0" w:color="auto"/>
              <w:bottom w:val="single" w:sz="4" w:space="0" w:color="auto"/>
            </w:tcBorders>
            <w:vAlign w:val="center"/>
          </w:tcPr>
          <w:p w14:paraId="25B48481" w14:textId="3DE8209A" w:rsidR="00526D3D" w:rsidRPr="00390453" w:rsidRDefault="00F43DC7" w:rsidP="00C309E7">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t>E</w:t>
            </w:r>
            <w:r w:rsidR="00526D3D" w:rsidRPr="00390453">
              <w:rPr>
                <w:rFonts w:asciiTheme="minorHAnsi" w:hAnsiTheme="minorHAnsi" w:cstheme="minorHAnsi"/>
                <w:b/>
                <w:sz w:val="18"/>
                <w:szCs w:val="18"/>
              </w:rPr>
              <w:t>. Installed Water Heater Manufacturer Information</w:t>
            </w:r>
          </w:p>
          <w:p w14:paraId="41D9AF14" w14:textId="47BF9078" w:rsidR="001D1F6F" w:rsidRPr="00390453" w:rsidRDefault="001D1F6F" w:rsidP="00C309E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&lt;&lt;</w:t>
            </w:r>
            <w:r w:rsidR="00FD3F4C" w:rsidRPr="00390453">
              <w:rPr>
                <w:rFonts w:asciiTheme="minorHAnsi" w:eastAsia="Times New Roman" w:hAnsiTheme="minorHAnsi" w:cstheme="minorHAnsi"/>
                <w:sz w:val="18"/>
                <w:szCs w:val="18"/>
              </w:rPr>
              <w:t xml:space="preserve">require one row of data for each water heater identified in Section </w:t>
            </w:r>
            <w:r w:rsidR="005D4716" w:rsidRPr="00390453">
              <w:rPr>
                <w:rFonts w:asciiTheme="minorHAnsi" w:eastAsia="Times New Roman" w:hAnsiTheme="minorHAnsi" w:cstheme="minorHAnsi"/>
                <w:sz w:val="18"/>
                <w:szCs w:val="18"/>
              </w:rPr>
              <w:t>C</w:t>
            </w:r>
            <w:r w:rsidRPr="00390453">
              <w:rPr>
                <w:rFonts w:asciiTheme="minorHAnsi" w:eastAsia="Times New Roman" w:hAnsiTheme="minorHAnsi" w:cstheme="minorHAnsi"/>
                <w:sz w:val="18"/>
                <w:szCs w:val="18"/>
              </w:rPr>
              <w:t xml:space="preserve"> &gt;&gt;</w:t>
            </w:r>
          </w:p>
        </w:tc>
      </w:tr>
      <w:tr w:rsidR="00526D3D" w:rsidRPr="00390453" w14:paraId="3A0A7CF5" w14:textId="77777777" w:rsidTr="00A05A69">
        <w:trPr>
          <w:trHeight w:val="144"/>
        </w:trPr>
        <w:tc>
          <w:tcPr>
            <w:tcW w:w="1198" w:type="dxa"/>
            <w:tcBorders>
              <w:top w:val="single" w:sz="4" w:space="0" w:color="auto"/>
              <w:bottom w:val="single" w:sz="4" w:space="0" w:color="auto"/>
              <w:right w:val="single" w:sz="4" w:space="0" w:color="auto"/>
            </w:tcBorders>
            <w:vAlign w:val="center"/>
          </w:tcPr>
          <w:p w14:paraId="422C5BC1" w14:textId="77777777" w:rsidR="00526D3D" w:rsidRPr="00390453"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01</w:t>
            </w:r>
          </w:p>
        </w:tc>
        <w:tc>
          <w:tcPr>
            <w:tcW w:w="4290" w:type="dxa"/>
            <w:tcBorders>
              <w:top w:val="single" w:sz="4" w:space="0" w:color="auto"/>
              <w:left w:val="single" w:sz="4" w:space="0" w:color="auto"/>
              <w:bottom w:val="single" w:sz="4" w:space="0" w:color="auto"/>
              <w:right w:val="single" w:sz="4" w:space="0" w:color="auto"/>
            </w:tcBorders>
            <w:vAlign w:val="center"/>
          </w:tcPr>
          <w:p w14:paraId="3AC8C00C" w14:textId="77777777" w:rsidR="00526D3D" w:rsidRPr="00390453"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02</w:t>
            </w:r>
          </w:p>
        </w:tc>
        <w:tc>
          <w:tcPr>
            <w:tcW w:w="5528" w:type="dxa"/>
            <w:tcBorders>
              <w:top w:val="single" w:sz="4" w:space="0" w:color="auto"/>
              <w:left w:val="single" w:sz="4" w:space="0" w:color="auto"/>
              <w:bottom w:val="single" w:sz="4" w:space="0" w:color="auto"/>
            </w:tcBorders>
            <w:vAlign w:val="center"/>
          </w:tcPr>
          <w:p w14:paraId="427C6A65" w14:textId="77777777" w:rsidR="00526D3D" w:rsidRPr="00390453"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03</w:t>
            </w:r>
          </w:p>
        </w:tc>
      </w:tr>
      <w:tr w:rsidR="00526D3D" w:rsidRPr="00390453" w14:paraId="059CA8FC" w14:textId="77777777" w:rsidTr="00A05A69">
        <w:trPr>
          <w:trHeight w:val="144"/>
        </w:trPr>
        <w:tc>
          <w:tcPr>
            <w:tcW w:w="1198" w:type="dxa"/>
            <w:tcBorders>
              <w:top w:val="single" w:sz="4" w:space="0" w:color="auto"/>
              <w:bottom w:val="single" w:sz="4" w:space="0" w:color="auto"/>
              <w:right w:val="single" w:sz="4" w:space="0" w:color="auto"/>
            </w:tcBorders>
            <w:vAlign w:val="bottom"/>
          </w:tcPr>
          <w:p w14:paraId="3F689BCB" w14:textId="77777777" w:rsidR="00526D3D" w:rsidRPr="00390453"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Water Heating System ID or Name</w:t>
            </w:r>
          </w:p>
        </w:tc>
        <w:tc>
          <w:tcPr>
            <w:tcW w:w="4290" w:type="dxa"/>
            <w:tcBorders>
              <w:top w:val="single" w:sz="4" w:space="0" w:color="auto"/>
              <w:left w:val="single" w:sz="4" w:space="0" w:color="auto"/>
              <w:bottom w:val="single" w:sz="4" w:space="0" w:color="auto"/>
              <w:right w:val="single" w:sz="4" w:space="0" w:color="auto"/>
            </w:tcBorders>
            <w:vAlign w:val="bottom"/>
          </w:tcPr>
          <w:p w14:paraId="2B2D9DF4" w14:textId="77777777" w:rsidR="00526D3D" w:rsidRPr="00390453"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Manufacturer</w:t>
            </w:r>
          </w:p>
        </w:tc>
        <w:tc>
          <w:tcPr>
            <w:tcW w:w="5528" w:type="dxa"/>
            <w:tcBorders>
              <w:top w:val="single" w:sz="4" w:space="0" w:color="auto"/>
              <w:left w:val="single" w:sz="4" w:space="0" w:color="auto"/>
              <w:bottom w:val="single" w:sz="4" w:space="0" w:color="auto"/>
            </w:tcBorders>
            <w:vAlign w:val="bottom"/>
          </w:tcPr>
          <w:p w14:paraId="10116000" w14:textId="77777777" w:rsidR="00526D3D" w:rsidRPr="00390453"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Model Number</w:t>
            </w:r>
          </w:p>
        </w:tc>
      </w:tr>
      <w:tr w:rsidR="00C309E7" w:rsidRPr="00390453" w14:paraId="3F103E34" w14:textId="77777777" w:rsidTr="00A05A69">
        <w:trPr>
          <w:trHeight w:val="144"/>
        </w:trPr>
        <w:tc>
          <w:tcPr>
            <w:tcW w:w="1198" w:type="dxa"/>
            <w:tcBorders>
              <w:top w:val="single" w:sz="4" w:space="0" w:color="auto"/>
              <w:bottom w:val="single" w:sz="4" w:space="0" w:color="auto"/>
              <w:right w:val="single" w:sz="4" w:space="0" w:color="auto"/>
            </w:tcBorders>
          </w:tcPr>
          <w:p w14:paraId="660B7BE0" w14:textId="1B162270" w:rsidR="00C309E7" w:rsidRPr="00390453" w:rsidRDefault="00C309E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 xml:space="preserve">&lt;&lt;reference value from </w:t>
            </w:r>
            <w:r w:rsidR="00F70BFD" w:rsidRPr="00390453">
              <w:rPr>
                <w:rFonts w:asciiTheme="minorHAnsi" w:eastAsia="Times New Roman" w:hAnsiTheme="minorHAnsi" w:cstheme="minorHAnsi"/>
                <w:sz w:val="18"/>
                <w:szCs w:val="18"/>
              </w:rPr>
              <w:t>B</w:t>
            </w:r>
            <w:r w:rsidRPr="00390453">
              <w:rPr>
                <w:rFonts w:asciiTheme="minorHAnsi" w:eastAsia="Times New Roman" w:hAnsiTheme="minorHAnsi" w:cstheme="minorHAnsi"/>
                <w:sz w:val="18"/>
                <w:szCs w:val="18"/>
              </w:rPr>
              <w:t>0</w:t>
            </w:r>
            <w:r w:rsidR="00554EE8" w:rsidRPr="00390453">
              <w:rPr>
                <w:rFonts w:asciiTheme="minorHAnsi" w:eastAsia="Times New Roman" w:hAnsiTheme="minorHAnsi" w:cstheme="minorHAnsi"/>
                <w:sz w:val="18"/>
                <w:szCs w:val="18"/>
              </w:rPr>
              <w:t>2</w:t>
            </w:r>
            <w:r w:rsidR="00511958" w:rsidRPr="00390453">
              <w:rPr>
                <w:rFonts w:asciiTheme="minorHAnsi" w:eastAsia="Times New Roman" w:hAnsiTheme="minorHAnsi" w:cstheme="minorHAnsi"/>
                <w:sz w:val="18"/>
                <w:szCs w:val="18"/>
              </w:rPr>
              <w:t xml:space="preserve"> or B2-02</w:t>
            </w:r>
            <w:r w:rsidRPr="00390453">
              <w:rPr>
                <w:rFonts w:asciiTheme="minorHAnsi" w:eastAsia="Times New Roman" w:hAnsiTheme="minorHAnsi" w:cstheme="minorHAnsi"/>
                <w:sz w:val="18"/>
                <w:szCs w:val="18"/>
              </w:rPr>
              <w:t>&gt;&gt;</w:t>
            </w:r>
          </w:p>
        </w:tc>
        <w:tc>
          <w:tcPr>
            <w:tcW w:w="4290" w:type="dxa"/>
            <w:tcBorders>
              <w:top w:val="single" w:sz="4" w:space="0" w:color="auto"/>
              <w:left w:val="single" w:sz="4" w:space="0" w:color="auto"/>
              <w:bottom w:val="single" w:sz="4" w:space="0" w:color="auto"/>
              <w:right w:val="single" w:sz="4" w:space="0" w:color="auto"/>
            </w:tcBorders>
          </w:tcPr>
          <w:p w14:paraId="619C2048" w14:textId="41E2E6DB" w:rsidR="00C309E7" w:rsidRPr="00390453" w:rsidRDefault="00C309E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&lt;&lt;User input&gt;&gt;</w:t>
            </w:r>
          </w:p>
        </w:tc>
        <w:tc>
          <w:tcPr>
            <w:tcW w:w="5528" w:type="dxa"/>
            <w:tcBorders>
              <w:top w:val="single" w:sz="4" w:space="0" w:color="auto"/>
              <w:left w:val="single" w:sz="4" w:space="0" w:color="auto"/>
              <w:bottom w:val="single" w:sz="4" w:space="0" w:color="auto"/>
            </w:tcBorders>
            <w:shd w:val="clear" w:color="auto" w:fill="FFFFFF" w:themeFill="background1"/>
          </w:tcPr>
          <w:p w14:paraId="3D8F572D" w14:textId="38BF34FA" w:rsidR="00C309E7" w:rsidRPr="00390453" w:rsidRDefault="00C309E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&lt;&lt;User input&gt;&gt;</w:t>
            </w:r>
          </w:p>
        </w:tc>
      </w:tr>
      <w:tr w:rsidR="00C309E7" w:rsidRPr="00390453" w14:paraId="6D821420" w14:textId="77777777" w:rsidTr="00A05A69">
        <w:trPr>
          <w:trHeight w:val="144"/>
        </w:trPr>
        <w:tc>
          <w:tcPr>
            <w:tcW w:w="1198" w:type="dxa"/>
            <w:tcBorders>
              <w:top w:val="single" w:sz="4" w:space="0" w:color="auto"/>
              <w:bottom w:val="single" w:sz="4" w:space="0" w:color="auto"/>
              <w:right w:val="single" w:sz="4" w:space="0" w:color="auto"/>
            </w:tcBorders>
            <w:vAlign w:val="bottom"/>
          </w:tcPr>
          <w:p w14:paraId="6D2F1719" w14:textId="77777777" w:rsidR="00C309E7" w:rsidRPr="00390453"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4290" w:type="dxa"/>
            <w:tcBorders>
              <w:top w:val="single" w:sz="4" w:space="0" w:color="auto"/>
              <w:left w:val="single" w:sz="4" w:space="0" w:color="auto"/>
              <w:bottom w:val="single" w:sz="4" w:space="0" w:color="auto"/>
              <w:right w:val="single" w:sz="4" w:space="0" w:color="auto"/>
            </w:tcBorders>
            <w:vAlign w:val="bottom"/>
          </w:tcPr>
          <w:p w14:paraId="4295FB7D" w14:textId="77777777" w:rsidR="00C309E7" w:rsidRPr="00390453"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5528" w:type="dxa"/>
            <w:tcBorders>
              <w:top w:val="single" w:sz="4" w:space="0" w:color="auto"/>
              <w:left w:val="single" w:sz="4" w:space="0" w:color="auto"/>
              <w:bottom w:val="single" w:sz="4" w:space="0" w:color="auto"/>
            </w:tcBorders>
          </w:tcPr>
          <w:p w14:paraId="0EDDC959" w14:textId="77777777" w:rsidR="00C309E7" w:rsidRPr="00390453"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40D9694C" w14:textId="47F6CCE5" w:rsidR="009268B1" w:rsidRPr="00390453" w:rsidRDefault="009268B1" w:rsidP="00064F9C">
      <w:pPr>
        <w:spacing w:after="0" w:line="240" w:lineRule="auto"/>
        <w:rPr>
          <w:rFonts w:asciiTheme="minorHAnsi" w:hAnsiTheme="minorHAnsi" w:cstheme="minorHAnsi"/>
          <w:sz w:val="18"/>
          <w:szCs w:val="18"/>
        </w:rPr>
      </w:pPr>
    </w:p>
    <w:tbl>
      <w:tblPr>
        <w:tblW w:w="10807"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3"/>
        <w:gridCol w:w="10114"/>
      </w:tblGrid>
      <w:tr w:rsidR="00B843FA" w:rsidRPr="00390453" w14:paraId="2664D56C" w14:textId="77777777" w:rsidTr="00541956">
        <w:trPr>
          <w:trHeight w:val="149"/>
        </w:trPr>
        <w:tc>
          <w:tcPr>
            <w:tcW w:w="10807" w:type="dxa"/>
            <w:gridSpan w:val="2"/>
            <w:tcBorders>
              <w:top w:val="single" w:sz="4" w:space="0" w:color="auto"/>
              <w:left w:val="single" w:sz="4" w:space="0" w:color="auto"/>
              <w:bottom w:val="single" w:sz="4" w:space="0" w:color="auto"/>
              <w:right w:val="single" w:sz="4" w:space="0" w:color="auto"/>
            </w:tcBorders>
          </w:tcPr>
          <w:p w14:paraId="259E8E3E" w14:textId="77777777" w:rsidR="00B843FA" w:rsidRPr="00C370D7" w:rsidRDefault="00B843FA" w:rsidP="00B843FA">
            <w:pPr>
              <w:keepNext/>
              <w:spacing w:after="0" w:line="240" w:lineRule="auto"/>
              <w:rPr>
                <w:rFonts w:asciiTheme="minorHAnsi" w:eastAsiaTheme="minorEastAsia" w:hAnsiTheme="minorHAnsi" w:cstheme="minorHAnsi"/>
                <w:b/>
                <w:sz w:val="18"/>
                <w:szCs w:val="18"/>
              </w:rPr>
            </w:pPr>
            <w:r w:rsidRPr="00C370D7">
              <w:rPr>
                <w:rFonts w:asciiTheme="minorHAnsi" w:eastAsiaTheme="minorEastAsia" w:hAnsiTheme="minorHAnsi" w:cstheme="minorHAnsi"/>
                <w:b/>
                <w:sz w:val="18"/>
                <w:szCs w:val="18"/>
              </w:rPr>
              <w:t>F. Mandatory Measures for all Domestic Hot Water Distribution Systems</w:t>
            </w:r>
          </w:p>
          <w:p w14:paraId="203B84DD" w14:textId="16599CA6" w:rsidR="00936A9C" w:rsidRPr="00390453" w:rsidRDefault="00936A9C" w:rsidP="00B843FA">
            <w:pPr>
              <w:keepNext/>
              <w:spacing w:after="0" w:line="240" w:lineRule="auto"/>
              <w:rPr>
                <w:rFonts w:asciiTheme="minorHAnsi" w:eastAsiaTheme="minorEastAsia" w:hAnsiTheme="minorHAnsi" w:cstheme="minorHAnsi"/>
                <w:sz w:val="20"/>
                <w:szCs w:val="18"/>
              </w:rPr>
            </w:pPr>
            <w:r w:rsidRPr="00390453">
              <w:rPr>
                <w:rFonts w:asciiTheme="minorHAnsi" w:hAnsiTheme="minorHAnsi"/>
                <w:iCs/>
                <w:sz w:val="18"/>
                <w:szCs w:val="18"/>
              </w:rPr>
              <w:t>&lt;&lt;Static Text - see the top&gt;&gt;</w:t>
            </w:r>
          </w:p>
        </w:tc>
      </w:tr>
      <w:tr w:rsidR="002C7351" w:rsidRPr="00390453" w14:paraId="04F65F74" w14:textId="77777777" w:rsidTr="00541956">
        <w:trPr>
          <w:trHeight w:val="149"/>
          <w:tblHeader/>
        </w:trPr>
        <w:tc>
          <w:tcPr>
            <w:tcW w:w="693" w:type="dxa"/>
          </w:tcPr>
          <w:p w14:paraId="38174421" w14:textId="0F0B74AC" w:rsidR="002C7351" w:rsidRPr="00390453"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390453">
              <w:rPr>
                <w:rFonts w:cstheme="minorHAnsi"/>
                <w:sz w:val="18"/>
                <w:szCs w:val="18"/>
              </w:rPr>
              <w:t>06</w:t>
            </w:r>
          </w:p>
        </w:tc>
        <w:tc>
          <w:tcPr>
            <w:tcW w:w="10113" w:type="dxa"/>
            <w:vAlign w:val="center"/>
          </w:tcPr>
          <w:p w14:paraId="6F9D69F2" w14:textId="1B955B0E" w:rsidR="002C7351" w:rsidRPr="00390453"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390453">
              <w:rPr>
                <w:sz w:val="18"/>
                <w:szCs w:val="18"/>
              </w:rPr>
              <w:t xml:space="preserve">Correction Notes: </w:t>
            </w:r>
            <w:r w:rsidRPr="00390453">
              <w:rPr>
                <w:rFonts w:cs="TimesNewRomanPS-BoldMT"/>
                <w:bCs/>
                <w:sz w:val="18"/>
                <w:szCs w:val="18"/>
              </w:rPr>
              <w:t>&lt;&lt;if Verification Status= Fail, then text entry in this Corrections Notes field is required;  user input text&gt;&gt;</w:t>
            </w:r>
          </w:p>
        </w:tc>
      </w:tr>
      <w:tr w:rsidR="002C7351" w:rsidRPr="00390453" w14:paraId="13419051" w14:textId="77777777" w:rsidTr="00541956">
        <w:trPr>
          <w:trHeight w:val="149"/>
          <w:tblHeader/>
        </w:trPr>
        <w:tc>
          <w:tcPr>
            <w:tcW w:w="10807" w:type="dxa"/>
            <w:gridSpan w:val="2"/>
          </w:tcPr>
          <w:p w14:paraId="65268ECF" w14:textId="2AFAA724" w:rsidR="002C7351" w:rsidRPr="00390453"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390453">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44A4E55" w14:textId="401F828B" w:rsidR="00BB4849" w:rsidRDefault="00BB4849">
      <w:pPr>
        <w:spacing w:after="0" w:line="240" w:lineRule="auto"/>
        <w:rPr>
          <w:rFonts w:asciiTheme="minorHAnsi" w:hAnsiTheme="minorHAnsi" w:cstheme="minorHAnsi"/>
          <w:sz w:val="18"/>
          <w:szCs w:val="18"/>
        </w:rPr>
      </w:pPr>
    </w:p>
    <w:p w14:paraId="13DFF021" w14:textId="77777777" w:rsidR="00BB4849" w:rsidRDefault="00BB4849">
      <w:pPr>
        <w:spacing w:after="0" w:line="240" w:lineRule="auto"/>
        <w:rPr>
          <w:rFonts w:asciiTheme="minorHAnsi" w:hAnsiTheme="minorHAnsi" w:cstheme="minorHAnsi"/>
          <w:sz w:val="18"/>
          <w:szCs w:val="18"/>
        </w:rPr>
      </w:pPr>
      <w:r>
        <w:rPr>
          <w:rFonts w:asciiTheme="minorHAnsi" w:hAnsiTheme="minorHAnsi" w:cstheme="minorHAnsi"/>
          <w:sz w:val="18"/>
          <w:szCs w:val="18"/>
        </w:rPr>
        <w:br w:type="page"/>
      </w:r>
    </w:p>
    <w:p w14:paraId="7A984F1A" w14:textId="77777777" w:rsidR="00B843FA" w:rsidRPr="00390453" w:rsidRDefault="00B843FA">
      <w:pPr>
        <w:spacing w:after="0" w:line="240" w:lineRule="auto"/>
        <w:rPr>
          <w:rFonts w:asciiTheme="minorHAnsi" w:hAnsiTheme="minorHAnsi" w:cstheme="minorHAnsi"/>
          <w:sz w:val="18"/>
          <w:szCs w:val="18"/>
        </w:rPr>
      </w:pPr>
    </w:p>
    <w:tbl>
      <w:tblPr>
        <w:tblStyle w:val="TableGrid"/>
        <w:tblW w:w="10838" w:type="dxa"/>
        <w:tblLayout w:type="fixed"/>
        <w:tblLook w:val="04A0" w:firstRow="1" w:lastRow="0" w:firstColumn="1" w:lastColumn="0" w:noHBand="0" w:noVBand="1"/>
      </w:tblPr>
      <w:tblGrid>
        <w:gridCol w:w="439"/>
        <w:gridCol w:w="444"/>
        <w:gridCol w:w="1155"/>
        <w:gridCol w:w="178"/>
        <w:gridCol w:w="1066"/>
        <w:gridCol w:w="1333"/>
        <w:gridCol w:w="1333"/>
        <w:gridCol w:w="1155"/>
        <w:gridCol w:w="1244"/>
        <w:gridCol w:w="1244"/>
        <w:gridCol w:w="1247"/>
      </w:tblGrid>
      <w:tr w:rsidR="0042224A" w:rsidRPr="00390453" w14:paraId="3CAFD68B" w14:textId="0FDE90D6" w:rsidTr="00541956">
        <w:trPr>
          <w:trHeight w:val="661"/>
        </w:trPr>
        <w:tc>
          <w:tcPr>
            <w:tcW w:w="10838" w:type="dxa"/>
            <w:gridSpan w:val="11"/>
          </w:tcPr>
          <w:p w14:paraId="1A3F35A6" w14:textId="066D8BCD" w:rsidR="0042224A" w:rsidRPr="00390453" w:rsidRDefault="0042224A" w:rsidP="00DF413D">
            <w:pPr>
              <w:spacing w:after="0" w:line="240" w:lineRule="auto"/>
              <w:rPr>
                <w:rFonts w:cstheme="minorHAnsi"/>
                <w:b/>
                <w:sz w:val="18"/>
                <w:szCs w:val="18"/>
              </w:rPr>
            </w:pPr>
            <w:r w:rsidRPr="00390453">
              <w:rPr>
                <w:rFonts w:cstheme="minorHAnsi"/>
                <w:b/>
                <w:sz w:val="18"/>
                <w:szCs w:val="18"/>
              </w:rPr>
              <w:t>G. HERS-Verified Compact Hot Water Distribution Expanded Credit (CHWDS-H-EX) (RA3.6.5)</w:t>
            </w:r>
          </w:p>
          <w:p w14:paraId="68672241" w14:textId="346E5B3D" w:rsidR="0042224A" w:rsidRPr="00390453" w:rsidRDefault="007A1C4D" w:rsidP="00DF413D">
            <w:pPr>
              <w:spacing w:after="0" w:line="240" w:lineRule="auto"/>
              <w:rPr>
                <w:rFonts w:cstheme="minorHAnsi"/>
                <w:b/>
                <w:sz w:val="18"/>
                <w:szCs w:val="18"/>
              </w:rPr>
            </w:pPr>
            <w:r w:rsidRPr="00390453">
              <w:rPr>
                <w:rFonts w:asciiTheme="minorHAnsi" w:hAnsiTheme="minorHAnsi"/>
                <w:iCs/>
                <w:sz w:val="18"/>
                <w:szCs w:val="18"/>
              </w:rPr>
              <w:t>&lt;&lt;Static Text - see the top&gt;&gt;</w:t>
            </w:r>
            <w:r w:rsidR="0042224A" w:rsidRPr="00390453">
              <w:rPr>
                <w:rFonts w:cstheme="minorHAnsi"/>
                <w:sz w:val="18"/>
                <w:szCs w:val="20"/>
              </w:rPr>
              <w:t xml:space="preserve">&lt;&lt; Require one row of data, reporting the longest distances, for each dwelling identified in </w:t>
            </w:r>
            <w:r w:rsidR="005A35FF" w:rsidRPr="00390453">
              <w:rPr>
                <w:rFonts w:cstheme="minorHAnsi"/>
                <w:sz w:val="18"/>
                <w:szCs w:val="20"/>
              </w:rPr>
              <w:t xml:space="preserve">Table </w:t>
            </w:r>
            <w:r w:rsidR="0042224A" w:rsidRPr="00390453">
              <w:rPr>
                <w:rFonts w:cstheme="minorHAnsi"/>
                <w:sz w:val="18"/>
                <w:szCs w:val="20"/>
              </w:rPr>
              <w:t>B</w:t>
            </w:r>
            <w:r w:rsidR="00A03FBA" w:rsidRPr="00390453">
              <w:rPr>
                <w:rFonts w:cstheme="minorHAnsi"/>
                <w:sz w:val="18"/>
                <w:szCs w:val="20"/>
              </w:rPr>
              <w:t xml:space="preserve"> or </w:t>
            </w:r>
            <w:r w:rsidR="007B088E" w:rsidRPr="00390453">
              <w:rPr>
                <w:rFonts w:cstheme="minorHAnsi"/>
                <w:sz w:val="18"/>
                <w:szCs w:val="20"/>
              </w:rPr>
              <w:t>B2</w:t>
            </w:r>
            <w:r w:rsidR="0042224A" w:rsidRPr="00390453">
              <w:rPr>
                <w:rFonts w:cstheme="minorHAnsi"/>
                <w:sz w:val="18"/>
                <w:szCs w:val="20"/>
              </w:rPr>
              <w:t>. with B11</w:t>
            </w:r>
            <w:r w:rsidR="00A03FBA" w:rsidRPr="00390453">
              <w:rPr>
                <w:rFonts w:cstheme="minorHAnsi"/>
                <w:sz w:val="18"/>
                <w:szCs w:val="20"/>
              </w:rPr>
              <w:t xml:space="preserve"> or </w:t>
            </w:r>
            <w:r w:rsidR="007B088E" w:rsidRPr="00390453">
              <w:rPr>
                <w:rFonts w:cstheme="minorHAnsi"/>
                <w:sz w:val="18"/>
                <w:szCs w:val="20"/>
              </w:rPr>
              <w:t>B2-</w:t>
            </w:r>
            <w:r w:rsidR="00A03FBA" w:rsidRPr="00390453">
              <w:rPr>
                <w:rFonts w:cstheme="minorHAnsi"/>
                <w:sz w:val="18"/>
                <w:szCs w:val="20"/>
              </w:rPr>
              <w:t xml:space="preserve">08 </w:t>
            </w:r>
            <w:r w:rsidR="0042224A" w:rsidRPr="00390453">
              <w:rPr>
                <w:rFonts w:cstheme="minorHAnsi"/>
                <w:sz w:val="18"/>
                <w:szCs w:val="20"/>
              </w:rPr>
              <w:t xml:space="preserve"> = Expanded. If no dwelling in B11 </w:t>
            </w:r>
            <w:r w:rsidR="00A03FBA" w:rsidRPr="00390453">
              <w:rPr>
                <w:rFonts w:cstheme="minorHAnsi"/>
                <w:sz w:val="18"/>
                <w:szCs w:val="20"/>
              </w:rPr>
              <w:t xml:space="preserve">or </w:t>
            </w:r>
            <w:r w:rsidR="0063645C" w:rsidRPr="00390453">
              <w:rPr>
                <w:rFonts w:cstheme="minorHAnsi"/>
                <w:sz w:val="18"/>
                <w:szCs w:val="20"/>
              </w:rPr>
              <w:t>B2-</w:t>
            </w:r>
            <w:r w:rsidR="00A03FBA" w:rsidRPr="00390453">
              <w:rPr>
                <w:rFonts w:cstheme="minorHAnsi"/>
                <w:sz w:val="18"/>
                <w:szCs w:val="20"/>
              </w:rPr>
              <w:t xml:space="preserve">08 </w:t>
            </w:r>
            <w:r w:rsidR="0042224A" w:rsidRPr="00390453">
              <w:rPr>
                <w:rFonts w:cstheme="minorHAnsi"/>
                <w:sz w:val="18"/>
                <w:szCs w:val="20"/>
              </w:rPr>
              <w:t>= Expanded, then display section header and standard “This section does not apply” message&gt;&gt;</w:t>
            </w:r>
          </w:p>
        </w:tc>
      </w:tr>
      <w:tr w:rsidR="004B7D10" w:rsidRPr="00390453" w14:paraId="67F446C6" w14:textId="43CAE8FA" w:rsidTr="00541956">
        <w:trPr>
          <w:trHeight w:val="281"/>
        </w:trPr>
        <w:tc>
          <w:tcPr>
            <w:tcW w:w="883" w:type="dxa"/>
            <w:gridSpan w:val="2"/>
          </w:tcPr>
          <w:p w14:paraId="40C677B9" w14:textId="77777777" w:rsidR="004B7D10" w:rsidRPr="00390453" w:rsidRDefault="004B7D10" w:rsidP="004B7D10">
            <w:pPr>
              <w:spacing w:after="0"/>
              <w:jc w:val="center"/>
              <w:rPr>
                <w:rFonts w:cstheme="minorHAnsi"/>
                <w:sz w:val="20"/>
                <w:szCs w:val="20"/>
              </w:rPr>
            </w:pPr>
            <w:r w:rsidRPr="00390453">
              <w:rPr>
                <w:rFonts w:cstheme="minorHAnsi"/>
                <w:sz w:val="20"/>
                <w:szCs w:val="20"/>
              </w:rPr>
              <w:t>01</w:t>
            </w:r>
          </w:p>
        </w:tc>
        <w:tc>
          <w:tcPr>
            <w:tcW w:w="1155" w:type="dxa"/>
          </w:tcPr>
          <w:p w14:paraId="18EBDD42" w14:textId="77777777" w:rsidR="004B7D10" w:rsidRPr="00390453" w:rsidRDefault="004B7D10" w:rsidP="004B7D10">
            <w:pPr>
              <w:spacing w:after="0"/>
              <w:jc w:val="center"/>
              <w:rPr>
                <w:rFonts w:cstheme="minorHAnsi"/>
                <w:sz w:val="20"/>
                <w:szCs w:val="20"/>
              </w:rPr>
            </w:pPr>
            <w:r w:rsidRPr="00390453">
              <w:rPr>
                <w:rFonts w:cstheme="minorHAnsi"/>
                <w:sz w:val="20"/>
                <w:szCs w:val="20"/>
              </w:rPr>
              <w:t>02</w:t>
            </w:r>
          </w:p>
        </w:tc>
        <w:tc>
          <w:tcPr>
            <w:tcW w:w="1244" w:type="dxa"/>
            <w:gridSpan w:val="2"/>
            <w:vAlign w:val="bottom"/>
          </w:tcPr>
          <w:p w14:paraId="2B93F9C8" w14:textId="77777777" w:rsidR="004B7D10" w:rsidRPr="00390453" w:rsidRDefault="004B7D10" w:rsidP="004B7D10">
            <w:pPr>
              <w:spacing w:after="0"/>
              <w:jc w:val="center"/>
              <w:rPr>
                <w:rFonts w:cstheme="minorHAnsi"/>
                <w:sz w:val="20"/>
                <w:szCs w:val="20"/>
              </w:rPr>
            </w:pPr>
            <w:r w:rsidRPr="00390453">
              <w:rPr>
                <w:rFonts w:cstheme="minorHAnsi"/>
                <w:sz w:val="20"/>
                <w:szCs w:val="20"/>
              </w:rPr>
              <w:t>03</w:t>
            </w:r>
          </w:p>
        </w:tc>
        <w:tc>
          <w:tcPr>
            <w:tcW w:w="1333" w:type="dxa"/>
          </w:tcPr>
          <w:p w14:paraId="66E22819" w14:textId="77777777" w:rsidR="004B7D10" w:rsidRPr="00390453" w:rsidRDefault="004B7D10" w:rsidP="004B7D10">
            <w:pPr>
              <w:spacing w:after="0"/>
              <w:jc w:val="center"/>
              <w:rPr>
                <w:rFonts w:cstheme="minorHAnsi"/>
                <w:sz w:val="20"/>
                <w:szCs w:val="20"/>
              </w:rPr>
            </w:pPr>
            <w:r w:rsidRPr="00390453">
              <w:rPr>
                <w:rFonts w:cstheme="minorHAnsi"/>
                <w:sz w:val="20"/>
                <w:szCs w:val="20"/>
              </w:rPr>
              <w:t>04</w:t>
            </w:r>
          </w:p>
        </w:tc>
        <w:tc>
          <w:tcPr>
            <w:tcW w:w="1333" w:type="dxa"/>
          </w:tcPr>
          <w:p w14:paraId="0D293B00" w14:textId="77777777" w:rsidR="004B7D10" w:rsidRPr="00390453" w:rsidRDefault="004B7D10" w:rsidP="004B7D10">
            <w:pPr>
              <w:spacing w:after="0"/>
              <w:jc w:val="center"/>
              <w:rPr>
                <w:rFonts w:cstheme="minorHAnsi"/>
                <w:sz w:val="20"/>
                <w:szCs w:val="20"/>
              </w:rPr>
            </w:pPr>
            <w:r w:rsidRPr="00390453">
              <w:rPr>
                <w:rFonts w:cstheme="minorHAnsi"/>
                <w:sz w:val="20"/>
                <w:szCs w:val="20"/>
              </w:rPr>
              <w:t>05</w:t>
            </w:r>
          </w:p>
        </w:tc>
        <w:tc>
          <w:tcPr>
            <w:tcW w:w="1155" w:type="dxa"/>
          </w:tcPr>
          <w:p w14:paraId="01C92268" w14:textId="77777777" w:rsidR="004B7D10" w:rsidRPr="00390453" w:rsidRDefault="004B7D10" w:rsidP="004B7D10">
            <w:pPr>
              <w:spacing w:after="0"/>
              <w:jc w:val="center"/>
              <w:rPr>
                <w:rFonts w:cstheme="minorHAnsi"/>
                <w:sz w:val="20"/>
                <w:szCs w:val="20"/>
              </w:rPr>
            </w:pPr>
            <w:r w:rsidRPr="00390453">
              <w:rPr>
                <w:rFonts w:cstheme="minorHAnsi"/>
                <w:sz w:val="20"/>
                <w:szCs w:val="20"/>
              </w:rPr>
              <w:t>06</w:t>
            </w:r>
          </w:p>
        </w:tc>
        <w:tc>
          <w:tcPr>
            <w:tcW w:w="1244" w:type="dxa"/>
          </w:tcPr>
          <w:p w14:paraId="1C399420" w14:textId="77777777" w:rsidR="004B7D10" w:rsidRPr="00390453" w:rsidRDefault="004B7D10" w:rsidP="004B7D10">
            <w:pPr>
              <w:spacing w:after="0"/>
              <w:jc w:val="center"/>
              <w:rPr>
                <w:rFonts w:cstheme="minorHAnsi"/>
                <w:sz w:val="20"/>
                <w:szCs w:val="20"/>
              </w:rPr>
            </w:pPr>
            <w:r w:rsidRPr="00390453">
              <w:rPr>
                <w:rFonts w:cstheme="minorHAnsi"/>
                <w:sz w:val="20"/>
                <w:szCs w:val="20"/>
              </w:rPr>
              <w:t>07</w:t>
            </w:r>
          </w:p>
        </w:tc>
        <w:tc>
          <w:tcPr>
            <w:tcW w:w="1244" w:type="dxa"/>
          </w:tcPr>
          <w:p w14:paraId="64878C39" w14:textId="26B256D7" w:rsidR="004B7D10" w:rsidRPr="00390453" w:rsidRDefault="004B7D10" w:rsidP="004B7D10">
            <w:pPr>
              <w:spacing w:after="0"/>
              <w:jc w:val="center"/>
              <w:rPr>
                <w:rFonts w:cstheme="minorHAnsi"/>
                <w:sz w:val="20"/>
                <w:szCs w:val="20"/>
              </w:rPr>
            </w:pPr>
            <w:r w:rsidRPr="00390453">
              <w:rPr>
                <w:rFonts w:cstheme="minorHAnsi"/>
                <w:sz w:val="20"/>
                <w:szCs w:val="20"/>
              </w:rPr>
              <w:t>08</w:t>
            </w:r>
          </w:p>
        </w:tc>
        <w:tc>
          <w:tcPr>
            <w:tcW w:w="1244" w:type="dxa"/>
          </w:tcPr>
          <w:p w14:paraId="5A588B9F" w14:textId="22BA2A55" w:rsidR="004B7D10" w:rsidRPr="00390453" w:rsidRDefault="004B7D10" w:rsidP="004B7D10">
            <w:pPr>
              <w:spacing w:after="0"/>
              <w:jc w:val="center"/>
              <w:rPr>
                <w:rFonts w:cstheme="minorHAnsi"/>
                <w:sz w:val="20"/>
                <w:szCs w:val="20"/>
              </w:rPr>
            </w:pPr>
            <w:r w:rsidRPr="00390453">
              <w:rPr>
                <w:rFonts w:cstheme="minorHAnsi"/>
                <w:sz w:val="20"/>
                <w:szCs w:val="20"/>
              </w:rPr>
              <w:t>09</w:t>
            </w:r>
          </w:p>
        </w:tc>
      </w:tr>
      <w:tr w:rsidR="004B7D10" w:rsidRPr="00390453" w14:paraId="0EE82323" w14:textId="5298BB9E" w:rsidTr="00541956">
        <w:trPr>
          <w:trHeight w:val="1540"/>
        </w:trPr>
        <w:tc>
          <w:tcPr>
            <w:tcW w:w="883" w:type="dxa"/>
            <w:gridSpan w:val="2"/>
            <w:vAlign w:val="bottom"/>
          </w:tcPr>
          <w:p w14:paraId="214BFEC9" w14:textId="48DE2B9B" w:rsidR="004B7D10" w:rsidRPr="00390453" w:rsidRDefault="004B7D10" w:rsidP="004B7D10">
            <w:pPr>
              <w:spacing w:after="0" w:line="240" w:lineRule="auto"/>
              <w:jc w:val="center"/>
              <w:rPr>
                <w:rFonts w:cstheme="minorHAnsi"/>
                <w:sz w:val="18"/>
                <w:szCs w:val="20"/>
              </w:rPr>
            </w:pPr>
            <w:r w:rsidRPr="00390453">
              <w:rPr>
                <w:rFonts w:cstheme="minorHAnsi"/>
                <w:sz w:val="18"/>
                <w:szCs w:val="20"/>
              </w:rPr>
              <w:t>Dwelling Name</w:t>
            </w:r>
          </w:p>
        </w:tc>
        <w:tc>
          <w:tcPr>
            <w:tcW w:w="1155" w:type="dxa"/>
            <w:vAlign w:val="bottom"/>
          </w:tcPr>
          <w:p w14:paraId="7B7A2B39" w14:textId="77777777" w:rsidR="004B7D10" w:rsidRPr="00390453" w:rsidRDefault="004B7D10" w:rsidP="004B7D10">
            <w:pPr>
              <w:spacing w:after="0" w:line="240" w:lineRule="auto"/>
              <w:jc w:val="center"/>
              <w:rPr>
                <w:rFonts w:cstheme="minorHAnsi"/>
                <w:sz w:val="18"/>
                <w:szCs w:val="20"/>
              </w:rPr>
            </w:pPr>
            <w:r w:rsidRPr="00390453">
              <w:rPr>
                <w:rFonts w:cstheme="minorHAnsi"/>
                <w:sz w:val="18"/>
                <w:szCs w:val="20"/>
              </w:rPr>
              <w:t>Number of Stories</w:t>
            </w:r>
          </w:p>
        </w:tc>
        <w:tc>
          <w:tcPr>
            <w:tcW w:w="1244" w:type="dxa"/>
            <w:gridSpan w:val="2"/>
            <w:vAlign w:val="bottom"/>
          </w:tcPr>
          <w:p w14:paraId="18D9317B" w14:textId="77777777" w:rsidR="004B7D10" w:rsidRPr="00390453" w:rsidRDefault="004B7D10" w:rsidP="004B7D10">
            <w:pPr>
              <w:spacing w:after="0" w:line="240" w:lineRule="auto"/>
              <w:jc w:val="center"/>
              <w:rPr>
                <w:sz w:val="18"/>
              </w:rPr>
            </w:pPr>
            <w:r w:rsidRPr="00390453">
              <w:rPr>
                <w:rFonts w:cstheme="minorHAnsi"/>
                <w:sz w:val="18"/>
                <w:szCs w:val="20"/>
              </w:rPr>
              <w:t>Master Bath distance of furthest fixture to Water Heater in feet</w:t>
            </w:r>
          </w:p>
        </w:tc>
        <w:tc>
          <w:tcPr>
            <w:tcW w:w="1333" w:type="dxa"/>
            <w:vAlign w:val="bottom"/>
          </w:tcPr>
          <w:p w14:paraId="5F4BF441" w14:textId="77777777" w:rsidR="004B7D10" w:rsidRPr="00390453" w:rsidRDefault="004B7D10" w:rsidP="004B7D10">
            <w:pPr>
              <w:spacing w:after="0" w:line="240" w:lineRule="auto"/>
              <w:jc w:val="center"/>
              <w:rPr>
                <w:rFonts w:cstheme="minorHAnsi"/>
                <w:sz w:val="18"/>
                <w:szCs w:val="20"/>
              </w:rPr>
            </w:pPr>
            <w:r w:rsidRPr="00390453">
              <w:rPr>
                <w:rFonts w:cstheme="minorHAnsi"/>
                <w:sz w:val="18"/>
                <w:szCs w:val="20"/>
              </w:rPr>
              <w:t>Kitchen distance from furthest fixture to Water Heater in feet</w:t>
            </w:r>
          </w:p>
        </w:tc>
        <w:tc>
          <w:tcPr>
            <w:tcW w:w="1333" w:type="dxa"/>
            <w:vAlign w:val="bottom"/>
          </w:tcPr>
          <w:p w14:paraId="7FE640C5" w14:textId="2E86E7A7" w:rsidR="004B7D10" w:rsidRPr="00390453" w:rsidRDefault="004B7D10" w:rsidP="004B7D10">
            <w:pPr>
              <w:spacing w:after="0" w:line="240" w:lineRule="auto"/>
              <w:jc w:val="center"/>
              <w:rPr>
                <w:sz w:val="18"/>
              </w:rPr>
            </w:pPr>
            <w:r w:rsidRPr="00390453">
              <w:rPr>
                <w:rFonts w:cstheme="minorHAnsi"/>
                <w:sz w:val="18"/>
                <w:szCs w:val="20"/>
              </w:rPr>
              <w:t>Furthest Third furthest fixture to Water Heater in feet (Avg for multiple water heaters)</w:t>
            </w:r>
          </w:p>
        </w:tc>
        <w:tc>
          <w:tcPr>
            <w:tcW w:w="1155" w:type="dxa"/>
            <w:vAlign w:val="bottom"/>
          </w:tcPr>
          <w:p w14:paraId="3F4FB9A1" w14:textId="77777777" w:rsidR="004B7D10" w:rsidRPr="00390453" w:rsidRDefault="004B7D10" w:rsidP="004B7D10">
            <w:pPr>
              <w:spacing w:after="0" w:line="240" w:lineRule="auto"/>
              <w:jc w:val="center"/>
              <w:rPr>
                <w:sz w:val="18"/>
              </w:rPr>
            </w:pPr>
            <w:r w:rsidRPr="00390453">
              <w:rPr>
                <w:rFonts w:cstheme="minorHAnsi"/>
                <w:sz w:val="18"/>
                <w:szCs w:val="20"/>
              </w:rPr>
              <w:t>Weighted Distance</w:t>
            </w:r>
          </w:p>
        </w:tc>
        <w:tc>
          <w:tcPr>
            <w:tcW w:w="1244" w:type="dxa"/>
            <w:vAlign w:val="bottom"/>
          </w:tcPr>
          <w:p w14:paraId="70913D43" w14:textId="77777777" w:rsidR="004B7D10" w:rsidRPr="00390453" w:rsidRDefault="004B7D10" w:rsidP="004B7D10">
            <w:pPr>
              <w:spacing w:after="0" w:line="240" w:lineRule="auto"/>
              <w:jc w:val="center"/>
              <w:rPr>
                <w:sz w:val="18"/>
              </w:rPr>
            </w:pPr>
            <w:r w:rsidRPr="00390453">
              <w:rPr>
                <w:rFonts w:cstheme="minorHAnsi"/>
                <w:sz w:val="18"/>
                <w:szCs w:val="20"/>
              </w:rPr>
              <w:t>Qualification Distance</w:t>
            </w:r>
          </w:p>
        </w:tc>
        <w:tc>
          <w:tcPr>
            <w:tcW w:w="1244" w:type="dxa"/>
            <w:vAlign w:val="bottom"/>
          </w:tcPr>
          <w:p w14:paraId="32FA4E3A" w14:textId="5AF6C982" w:rsidR="004B7D10" w:rsidRPr="00390453" w:rsidRDefault="004B7D10" w:rsidP="004B7D10">
            <w:pPr>
              <w:spacing w:after="0" w:line="240" w:lineRule="auto"/>
              <w:jc w:val="center"/>
              <w:rPr>
                <w:rFonts w:cstheme="minorHAnsi"/>
                <w:sz w:val="18"/>
                <w:szCs w:val="20"/>
              </w:rPr>
            </w:pPr>
            <w:r w:rsidRPr="00390453">
              <w:rPr>
                <w:rFonts w:cstheme="minorHAnsi"/>
                <w:sz w:val="18"/>
              </w:rPr>
              <w:t>Design Compactness Factor</w:t>
            </w:r>
          </w:p>
        </w:tc>
        <w:tc>
          <w:tcPr>
            <w:tcW w:w="1244" w:type="dxa"/>
            <w:vAlign w:val="bottom"/>
          </w:tcPr>
          <w:p w14:paraId="48628D9D" w14:textId="489D56C5" w:rsidR="004B7D10" w:rsidRPr="00390453" w:rsidRDefault="004B7D10" w:rsidP="004B7D10">
            <w:pPr>
              <w:spacing w:after="0" w:line="240" w:lineRule="auto"/>
              <w:jc w:val="center"/>
              <w:rPr>
                <w:rFonts w:cstheme="minorHAnsi"/>
                <w:sz w:val="18"/>
                <w:szCs w:val="20"/>
              </w:rPr>
            </w:pPr>
            <w:r w:rsidRPr="00390453">
              <w:rPr>
                <w:rFonts w:cstheme="minorHAnsi"/>
                <w:sz w:val="18"/>
              </w:rPr>
              <w:t>Calculated Compactness Factor</w:t>
            </w:r>
          </w:p>
        </w:tc>
      </w:tr>
      <w:tr w:rsidR="004B7D10" w:rsidRPr="00390453" w14:paraId="121B0376" w14:textId="01C1F20F" w:rsidTr="00541956">
        <w:trPr>
          <w:trHeight w:val="305"/>
        </w:trPr>
        <w:tc>
          <w:tcPr>
            <w:tcW w:w="883" w:type="dxa"/>
            <w:gridSpan w:val="2"/>
          </w:tcPr>
          <w:p w14:paraId="7A98A97D" w14:textId="08AF0882" w:rsidR="004B7D10" w:rsidRPr="00390453" w:rsidRDefault="004B7D10" w:rsidP="004B7D10">
            <w:pPr>
              <w:spacing w:after="0" w:line="240" w:lineRule="auto"/>
              <w:rPr>
                <w:sz w:val="18"/>
                <w:szCs w:val="18"/>
              </w:rPr>
            </w:pPr>
            <w:r w:rsidRPr="00390453">
              <w:rPr>
                <w:rFonts w:asciiTheme="minorHAnsi" w:eastAsia="Times New Roman" w:hAnsiTheme="minorHAnsi" w:cstheme="minorHAnsi"/>
                <w:sz w:val="18"/>
                <w:szCs w:val="18"/>
              </w:rPr>
              <w:t>&lt;&lt;Reference value from A01</w:t>
            </w:r>
            <w:r w:rsidR="008619BD" w:rsidRPr="00390453">
              <w:rPr>
                <w:rFonts w:asciiTheme="minorHAnsi" w:eastAsia="Times New Roman" w:hAnsiTheme="minorHAnsi" w:cstheme="minorHAnsi"/>
                <w:sz w:val="18"/>
                <w:szCs w:val="18"/>
              </w:rPr>
              <w:t xml:space="preserve"> or </w:t>
            </w:r>
            <w:r w:rsidR="007B088E" w:rsidRPr="00390453">
              <w:rPr>
                <w:rFonts w:asciiTheme="minorHAnsi" w:eastAsia="Times New Roman" w:hAnsiTheme="minorHAnsi" w:cstheme="minorHAnsi"/>
                <w:sz w:val="18"/>
                <w:szCs w:val="18"/>
              </w:rPr>
              <w:t>A</w:t>
            </w:r>
            <w:r w:rsidR="00BC512C" w:rsidRPr="00390453">
              <w:rPr>
                <w:rFonts w:asciiTheme="minorHAnsi" w:eastAsia="Times New Roman" w:hAnsiTheme="minorHAnsi" w:cstheme="minorHAnsi"/>
                <w:sz w:val="18"/>
                <w:szCs w:val="18"/>
              </w:rPr>
              <w:t>2-</w:t>
            </w:r>
            <w:r w:rsidR="008619BD" w:rsidRPr="00390453">
              <w:rPr>
                <w:rFonts w:asciiTheme="minorHAnsi" w:eastAsia="Times New Roman" w:hAnsiTheme="minorHAnsi" w:cstheme="minorHAnsi"/>
                <w:sz w:val="18"/>
                <w:szCs w:val="18"/>
              </w:rPr>
              <w:t>01</w:t>
            </w:r>
            <w:r w:rsidRPr="00390453">
              <w:rPr>
                <w:rFonts w:asciiTheme="minorHAnsi" w:eastAsia="Times New Roman" w:hAnsiTheme="minorHAnsi" w:cstheme="minorHAnsi"/>
                <w:sz w:val="18"/>
                <w:szCs w:val="18"/>
              </w:rPr>
              <w:t>&gt;&gt;</w:t>
            </w:r>
          </w:p>
        </w:tc>
        <w:tc>
          <w:tcPr>
            <w:tcW w:w="1155" w:type="dxa"/>
          </w:tcPr>
          <w:p w14:paraId="4DAB0DF4" w14:textId="384512A4" w:rsidR="004B7D10" w:rsidRPr="00390453" w:rsidDel="00FA7AAA" w:rsidRDefault="004B7D10" w:rsidP="00FA7AAA">
            <w:pPr>
              <w:spacing w:after="0" w:line="240" w:lineRule="auto"/>
              <w:rPr>
                <w:del w:id="134" w:author="Alhabibi, Haider@Energy" w:date="2022-08-09T16:33:00Z"/>
                <w:sz w:val="18"/>
                <w:szCs w:val="18"/>
              </w:rPr>
            </w:pPr>
            <w:r w:rsidRPr="00390453">
              <w:rPr>
                <w:sz w:val="18"/>
                <w:szCs w:val="18"/>
              </w:rPr>
              <w:t>&lt;&lt;</w:t>
            </w:r>
            <w:del w:id="135" w:author="Alhabibi, Haider@Energy" w:date="2022-08-09T16:33:00Z">
              <w:r w:rsidRPr="00390453" w:rsidDel="00FA7AAA">
                <w:rPr>
                  <w:sz w:val="18"/>
                  <w:szCs w:val="18"/>
                </w:rPr>
                <w:delText xml:space="preserve">if performance, then value = NA; </w:delText>
              </w:r>
            </w:del>
          </w:p>
          <w:p w14:paraId="3643390F" w14:textId="1F73DC1D" w:rsidR="004B7D10" w:rsidRPr="00390453" w:rsidRDefault="004B7D10" w:rsidP="00FA7AAA">
            <w:pPr>
              <w:spacing w:after="0" w:line="240" w:lineRule="auto"/>
              <w:rPr>
                <w:sz w:val="18"/>
                <w:szCs w:val="18"/>
              </w:rPr>
            </w:pPr>
            <w:del w:id="136" w:author="Alhabibi, Haider@Energy" w:date="2022-08-09T16:33:00Z">
              <w:r w:rsidRPr="00390453" w:rsidDel="00FA7AAA">
                <w:rPr>
                  <w:sz w:val="18"/>
                  <w:szCs w:val="18"/>
                </w:rPr>
                <w:delText>Else if prescriptive,</w:delText>
              </w:r>
            </w:del>
            <w:r w:rsidRPr="00390453">
              <w:rPr>
                <w:sz w:val="18"/>
                <w:szCs w:val="18"/>
              </w:rPr>
              <w:t xml:space="preserve"> </w:t>
            </w:r>
            <w:del w:id="137" w:author="Alhabibi, Haider@Energy" w:date="2022-08-09T16:33:00Z">
              <w:r w:rsidRPr="00390453" w:rsidDel="002A2A9D">
                <w:rPr>
                  <w:sz w:val="18"/>
                  <w:szCs w:val="18"/>
                </w:rPr>
                <w:delText>u</w:delText>
              </w:r>
            </w:del>
            <w:ins w:id="138" w:author="Alhabibi, Haider@Energy" w:date="2022-08-09T16:33:00Z">
              <w:r w:rsidR="002A2A9D">
                <w:rPr>
                  <w:sz w:val="18"/>
                  <w:szCs w:val="18"/>
                </w:rPr>
                <w:t>U</w:t>
              </w:r>
            </w:ins>
            <w:r w:rsidRPr="00390453">
              <w:rPr>
                <w:sz w:val="18"/>
                <w:szCs w:val="18"/>
              </w:rPr>
              <w:t>ser select from list: 1, 2, 3&gt;&gt;</w:t>
            </w:r>
          </w:p>
        </w:tc>
        <w:tc>
          <w:tcPr>
            <w:tcW w:w="1244" w:type="dxa"/>
            <w:gridSpan w:val="2"/>
          </w:tcPr>
          <w:p w14:paraId="4BF0D21C" w14:textId="5B510ED4" w:rsidR="004B7D10" w:rsidRPr="00390453" w:rsidDel="002738FD" w:rsidRDefault="004B7D10" w:rsidP="002738FD">
            <w:pPr>
              <w:spacing w:after="0" w:line="240" w:lineRule="auto"/>
              <w:rPr>
                <w:del w:id="139" w:author="Alhabibi, Haider@Energy" w:date="2022-08-09T16:40:00Z"/>
                <w:sz w:val="18"/>
                <w:szCs w:val="18"/>
              </w:rPr>
            </w:pPr>
            <w:r w:rsidRPr="00390453">
              <w:rPr>
                <w:sz w:val="18"/>
                <w:szCs w:val="18"/>
              </w:rPr>
              <w:t>&lt;&lt;</w:t>
            </w:r>
            <w:ins w:id="140" w:author="Alhabibi, Haider@Energy" w:date="2022-08-09T16:41:00Z">
              <w:r w:rsidR="00E65146" w:rsidRPr="00E65146">
                <w:rPr>
                  <w:sz w:val="20"/>
                  <w:szCs w:val="20"/>
                </w:rPr>
                <w:t xml:space="preserve"> </w:t>
              </w:r>
              <w:r w:rsidR="00E65146" w:rsidRPr="00E65146">
                <w:rPr>
                  <w:sz w:val="18"/>
                  <w:szCs w:val="18"/>
                </w:rPr>
                <w:t>User input</w:t>
              </w:r>
              <w:r w:rsidR="00E65146" w:rsidRPr="00E65146" w:rsidDel="002738FD">
                <w:rPr>
                  <w:sz w:val="18"/>
                  <w:szCs w:val="18"/>
                </w:rPr>
                <w:t xml:space="preserve"> </w:t>
              </w:r>
            </w:ins>
            <w:del w:id="141" w:author="Alhabibi, Haider@Energy" w:date="2022-08-09T16:40:00Z">
              <w:r w:rsidRPr="00390453" w:rsidDel="002738FD">
                <w:rPr>
                  <w:sz w:val="18"/>
                  <w:szCs w:val="18"/>
                </w:rPr>
                <w:delText xml:space="preserve">Reference Value from </w:delText>
              </w:r>
              <w:r w:rsidR="00694445" w:rsidDel="002738FD">
                <w:rPr>
                  <w:sz w:val="18"/>
                  <w:szCs w:val="18"/>
                </w:rPr>
                <w:delText>NRCC</w:delText>
              </w:r>
              <w:r w:rsidRPr="00390453" w:rsidDel="002738FD">
                <w:rPr>
                  <w:sz w:val="18"/>
                  <w:szCs w:val="18"/>
                </w:rPr>
                <w:delText xml:space="preserve">-PRF; </w:delText>
              </w:r>
            </w:del>
          </w:p>
          <w:p w14:paraId="70B957F5" w14:textId="70520E94" w:rsidR="004B7D10" w:rsidRPr="00390453" w:rsidRDefault="004B7D10" w:rsidP="002738FD">
            <w:pPr>
              <w:spacing w:after="0" w:line="240" w:lineRule="auto"/>
              <w:rPr>
                <w:sz w:val="18"/>
                <w:szCs w:val="18"/>
              </w:rPr>
            </w:pPr>
            <w:del w:id="142" w:author="Alhabibi, Haider@Energy" w:date="2022-08-09T16:40:00Z">
              <w:r w:rsidRPr="00390453" w:rsidDel="002738FD">
                <w:rPr>
                  <w:sz w:val="18"/>
                  <w:szCs w:val="18"/>
                </w:rPr>
                <w:delText>Else if prescriptive compliance</w:delText>
              </w:r>
              <w:r w:rsidR="00BC1420" w:rsidRPr="00390453" w:rsidDel="002738FD">
                <w:rPr>
                  <w:sz w:val="18"/>
                  <w:szCs w:val="18"/>
                </w:rPr>
                <w:delText xml:space="preserve"> or </w:delText>
              </w:r>
              <w:r w:rsidR="00C7156E" w:rsidRPr="00390453" w:rsidDel="002738FD">
                <w:rPr>
                  <w:sz w:val="18"/>
                  <w:szCs w:val="18"/>
                </w:rPr>
                <w:delText>not in the XML</w:delText>
              </w:r>
              <w:r w:rsidRPr="00390453" w:rsidDel="002738FD">
                <w:rPr>
                  <w:sz w:val="18"/>
                  <w:szCs w:val="18"/>
                </w:rPr>
                <w:delText>,</w:delText>
              </w:r>
            </w:del>
            <w:r w:rsidRPr="00390453">
              <w:rPr>
                <w:sz w:val="18"/>
                <w:szCs w:val="18"/>
              </w:rPr>
              <w:t xml:space="preserve"> </w:t>
            </w:r>
            <w:del w:id="143" w:author="Alhabibi, Haider@Energy" w:date="2022-08-09T16:40:00Z">
              <w:r w:rsidRPr="00390453" w:rsidDel="00E65146">
                <w:rPr>
                  <w:sz w:val="18"/>
                  <w:szCs w:val="18"/>
                </w:rPr>
                <w:delText>user input</w:delText>
              </w:r>
            </w:del>
            <w:r w:rsidRPr="00390453">
              <w:rPr>
                <w:sz w:val="18"/>
                <w:szCs w:val="18"/>
              </w:rPr>
              <w:t>&gt;&gt;</w:t>
            </w:r>
          </w:p>
        </w:tc>
        <w:tc>
          <w:tcPr>
            <w:tcW w:w="1333" w:type="dxa"/>
          </w:tcPr>
          <w:p w14:paraId="11703F67" w14:textId="7E4D951E" w:rsidR="004B7D10" w:rsidRPr="00390453" w:rsidDel="00E65146" w:rsidRDefault="004B7D10" w:rsidP="004B7D10">
            <w:pPr>
              <w:spacing w:after="0" w:line="240" w:lineRule="auto"/>
              <w:rPr>
                <w:del w:id="144" w:author="Alhabibi, Haider@Energy" w:date="2022-08-09T16:41:00Z"/>
                <w:sz w:val="18"/>
                <w:szCs w:val="18"/>
              </w:rPr>
            </w:pPr>
            <w:r w:rsidRPr="00390453">
              <w:rPr>
                <w:sz w:val="18"/>
                <w:szCs w:val="18"/>
              </w:rPr>
              <w:t>&lt;&lt;</w:t>
            </w:r>
            <w:ins w:id="145" w:author="Alhabibi, Haider@Energy" w:date="2022-08-09T16:41:00Z">
              <w:r w:rsidR="00E65146" w:rsidRPr="00E65146">
                <w:rPr>
                  <w:sz w:val="20"/>
                  <w:szCs w:val="20"/>
                </w:rPr>
                <w:t xml:space="preserve"> </w:t>
              </w:r>
              <w:r w:rsidR="00E65146" w:rsidRPr="00E65146">
                <w:rPr>
                  <w:sz w:val="18"/>
                  <w:szCs w:val="18"/>
                </w:rPr>
                <w:t>User input</w:t>
              </w:r>
              <w:r w:rsidR="00E65146" w:rsidRPr="00E65146" w:rsidDel="00E65146">
                <w:rPr>
                  <w:sz w:val="18"/>
                  <w:szCs w:val="18"/>
                </w:rPr>
                <w:t xml:space="preserve"> </w:t>
              </w:r>
            </w:ins>
            <w:del w:id="146" w:author="Alhabibi, Haider@Energy" w:date="2022-08-09T16:41:00Z">
              <w:r w:rsidRPr="00390453" w:rsidDel="00E65146">
                <w:rPr>
                  <w:sz w:val="18"/>
                  <w:szCs w:val="18"/>
                </w:rPr>
                <w:delText xml:space="preserve">Reference Value from </w:delText>
              </w:r>
              <w:r w:rsidR="00694445" w:rsidDel="00E65146">
                <w:rPr>
                  <w:sz w:val="18"/>
                  <w:szCs w:val="18"/>
                </w:rPr>
                <w:delText>NRCC</w:delText>
              </w:r>
              <w:r w:rsidRPr="00390453" w:rsidDel="00E65146">
                <w:rPr>
                  <w:sz w:val="18"/>
                  <w:szCs w:val="18"/>
                </w:rPr>
                <w:delText xml:space="preserve">-PRF; </w:delText>
              </w:r>
            </w:del>
          </w:p>
          <w:p w14:paraId="1A3D0D64" w14:textId="51FA25D5" w:rsidR="004B7D10" w:rsidRPr="00390453" w:rsidRDefault="004B7D10" w:rsidP="004B7D10">
            <w:pPr>
              <w:spacing w:after="0" w:line="240" w:lineRule="auto"/>
              <w:rPr>
                <w:sz w:val="18"/>
                <w:szCs w:val="18"/>
              </w:rPr>
            </w:pPr>
            <w:del w:id="147" w:author="Alhabibi, Haider@Energy" w:date="2022-08-09T16:41:00Z">
              <w:r w:rsidRPr="00390453" w:rsidDel="00E65146">
                <w:rPr>
                  <w:sz w:val="18"/>
                  <w:szCs w:val="18"/>
                </w:rPr>
                <w:delText>Else if prescriptive compliance</w:delText>
              </w:r>
              <w:r w:rsidR="00C7156E" w:rsidRPr="00390453" w:rsidDel="00E65146">
                <w:rPr>
                  <w:sz w:val="18"/>
                  <w:szCs w:val="18"/>
                </w:rPr>
                <w:delText xml:space="preserve"> or not in the XML</w:delText>
              </w:r>
              <w:r w:rsidRPr="00390453" w:rsidDel="00E65146">
                <w:rPr>
                  <w:sz w:val="18"/>
                  <w:szCs w:val="18"/>
                </w:rPr>
                <w:delText>, user input</w:delText>
              </w:r>
            </w:del>
            <w:r w:rsidRPr="00390453">
              <w:rPr>
                <w:sz w:val="18"/>
                <w:szCs w:val="18"/>
              </w:rPr>
              <w:t>&gt;&gt;</w:t>
            </w:r>
          </w:p>
        </w:tc>
        <w:tc>
          <w:tcPr>
            <w:tcW w:w="1333" w:type="dxa"/>
          </w:tcPr>
          <w:p w14:paraId="333766EF" w14:textId="10F4E6EF" w:rsidR="004B7D10" w:rsidRPr="00390453" w:rsidDel="00E65146" w:rsidRDefault="004B7D10" w:rsidP="004B7D10">
            <w:pPr>
              <w:spacing w:after="0" w:line="240" w:lineRule="auto"/>
              <w:rPr>
                <w:del w:id="148" w:author="Alhabibi, Haider@Energy" w:date="2022-08-09T16:41:00Z"/>
                <w:sz w:val="18"/>
                <w:szCs w:val="18"/>
              </w:rPr>
            </w:pPr>
            <w:r w:rsidRPr="00390453">
              <w:rPr>
                <w:sz w:val="18"/>
                <w:szCs w:val="18"/>
              </w:rPr>
              <w:t>&lt;&lt;</w:t>
            </w:r>
            <w:ins w:id="149" w:author="Alhabibi, Haider@Energy" w:date="2022-08-09T16:41:00Z">
              <w:r w:rsidR="00E65146" w:rsidRPr="00E65146">
                <w:rPr>
                  <w:sz w:val="20"/>
                  <w:szCs w:val="20"/>
                </w:rPr>
                <w:t xml:space="preserve"> </w:t>
              </w:r>
              <w:r w:rsidR="00E65146" w:rsidRPr="00E65146">
                <w:rPr>
                  <w:sz w:val="18"/>
                  <w:szCs w:val="18"/>
                </w:rPr>
                <w:t>User input</w:t>
              </w:r>
              <w:r w:rsidR="00E65146" w:rsidRPr="00E65146" w:rsidDel="00E65146">
                <w:rPr>
                  <w:sz w:val="18"/>
                  <w:szCs w:val="18"/>
                </w:rPr>
                <w:t xml:space="preserve"> </w:t>
              </w:r>
            </w:ins>
            <w:del w:id="150" w:author="Alhabibi, Haider@Energy" w:date="2022-08-09T16:41:00Z">
              <w:r w:rsidRPr="00390453" w:rsidDel="00E65146">
                <w:rPr>
                  <w:sz w:val="18"/>
                  <w:szCs w:val="18"/>
                </w:rPr>
                <w:delText xml:space="preserve">Reference Value from </w:delText>
              </w:r>
              <w:r w:rsidR="00694445" w:rsidDel="00E65146">
                <w:rPr>
                  <w:sz w:val="18"/>
                  <w:szCs w:val="18"/>
                </w:rPr>
                <w:delText>NRCC</w:delText>
              </w:r>
              <w:r w:rsidRPr="00390453" w:rsidDel="00E65146">
                <w:rPr>
                  <w:sz w:val="18"/>
                  <w:szCs w:val="18"/>
                </w:rPr>
                <w:delText xml:space="preserve">-PRF; </w:delText>
              </w:r>
            </w:del>
          </w:p>
          <w:p w14:paraId="6F749BBD" w14:textId="7C96637C" w:rsidR="004B7D10" w:rsidRPr="00390453" w:rsidRDefault="004B7D10" w:rsidP="004B7D10">
            <w:pPr>
              <w:spacing w:after="0" w:line="240" w:lineRule="auto"/>
              <w:rPr>
                <w:sz w:val="18"/>
                <w:szCs w:val="18"/>
              </w:rPr>
            </w:pPr>
            <w:del w:id="151" w:author="Alhabibi, Haider@Energy" w:date="2022-08-09T16:41:00Z">
              <w:r w:rsidRPr="00390453" w:rsidDel="00E65146">
                <w:rPr>
                  <w:sz w:val="18"/>
                  <w:szCs w:val="18"/>
                </w:rPr>
                <w:delText>Else if prescriptive compliance</w:delText>
              </w:r>
              <w:r w:rsidR="00C7156E" w:rsidRPr="00390453" w:rsidDel="00E65146">
                <w:rPr>
                  <w:sz w:val="18"/>
                  <w:szCs w:val="18"/>
                </w:rPr>
                <w:delText xml:space="preserve"> or not in the XML</w:delText>
              </w:r>
              <w:r w:rsidRPr="00390453" w:rsidDel="00E65146">
                <w:rPr>
                  <w:sz w:val="18"/>
                  <w:szCs w:val="18"/>
                </w:rPr>
                <w:delText>, user input</w:delText>
              </w:r>
            </w:del>
            <w:r w:rsidRPr="00390453">
              <w:rPr>
                <w:sz w:val="18"/>
                <w:szCs w:val="18"/>
              </w:rPr>
              <w:t>&gt;&gt;</w:t>
            </w:r>
          </w:p>
        </w:tc>
        <w:tc>
          <w:tcPr>
            <w:tcW w:w="1155" w:type="dxa"/>
          </w:tcPr>
          <w:p w14:paraId="1CCCBD19" w14:textId="2870AD33" w:rsidR="006E1BF0" w:rsidRPr="006E1BF0" w:rsidRDefault="004B7D10" w:rsidP="006E1BF0">
            <w:pPr>
              <w:spacing w:after="0" w:line="240" w:lineRule="auto"/>
              <w:rPr>
                <w:ins w:id="152" w:author="Alhabibi, Haider@Energy" w:date="2022-08-09T16:42:00Z"/>
                <w:sz w:val="18"/>
                <w:szCs w:val="18"/>
              </w:rPr>
            </w:pPr>
            <w:r w:rsidRPr="00390453">
              <w:rPr>
                <w:sz w:val="18"/>
                <w:szCs w:val="18"/>
              </w:rPr>
              <w:t>&lt;&lt;</w:t>
            </w:r>
            <w:ins w:id="153" w:author="Alhabibi, Haider@Energy" w:date="2022-08-09T16:42:00Z">
              <w:r w:rsidR="006E1BF0" w:rsidRPr="006E1BF0">
                <w:rPr>
                  <w:sz w:val="20"/>
                  <w:szCs w:val="20"/>
                </w:rPr>
                <w:t xml:space="preserve"> </w:t>
              </w:r>
              <w:r w:rsidR="006E1BF0" w:rsidRPr="006E1BF0">
                <w:rPr>
                  <w:sz w:val="18"/>
                  <w:szCs w:val="18"/>
                </w:rPr>
                <w:t xml:space="preserve">Calculated value: </w:t>
              </w:r>
            </w:ins>
          </w:p>
          <w:p w14:paraId="67879559" w14:textId="757F1C61" w:rsidR="004B7D10" w:rsidRPr="00390453" w:rsidDel="006E1BF0" w:rsidRDefault="004B7D10" w:rsidP="004B7D10">
            <w:pPr>
              <w:spacing w:after="0" w:line="240" w:lineRule="auto"/>
              <w:rPr>
                <w:del w:id="154" w:author="Alhabibi, Haider@Energy" w:date="2022-08-09T16:42:00Z"/>
                <w:sz w:val="18"/>
                <w:szCs w:val="18"/>
              </w:rPr>
            </w:pPr>
            <w:del w:id="155" w:author="Alhabibi, Haider@Energy" w:date="2022-08-09T16:42:00Z">
              <w:r w:rsidRPr="00390453" w:rsidDel="006E1BF0">
                <w:rPr>
                  <w:sz w:val="18"/>
                  <w:szCs w:val="18"/>
                </w:rPr>
                <w:delText xml:space="preserve">Reference value from </w:delText>
              </w:r>
              <w:r w:rsidR="00694445" w:rsidDel="006E1BF0">
                <w:rPr>
                  <w:sz w:val="18"/>
                  <w:szCs w:val="18"/>
                </w:rPr>
                <w:delText>NRCC</w:delText>
              </w:r>
              <w:r w:rsidRPr="00390453" w:rsidDel="006E1BF0">
                <w:rPr>
                  <w:sz w:val="18"/>
                  <w:szCs w:val="18"/>
                </w:rPr>
                <w:delText xml:space="preserve">-PRF; </w:delText>
              </w:r>
            </w:del>
          </w:p>
          <w:p w14:paraId="5779628E" w14:textId="01716C7C" w:rsidR="004B7D10" w:rsidRPr="00390453" w:rsidRDefault="004B7D10" w:rsidP="004B7D10">
            <w:pPr>
              <w:spacing w:after="0" w:line="240" w:lineRule="auto"/>
              <w:rPr>
                <w:sz w:val="18"/>
                <w:szCs w:val="18"/>
              </w:rPr>
            </w:pPr>
            <w:del w:id="156" w:author="Alhabibi, Haider@Energy" w:date="2022-08-09T16:42:00Z">
              <w:r w:rsidRPr="00390453" w:rsidDel="006E1BF0">
                <w:rPr>
                  <w:sz w:val="18"/>
                  <w:szCs w:val="18"/>
                </w:rPr>
                <w:delText xml:space="preserve">else if prescriptive </w:delText>
              </w:r>
              <w:r w:rsidR="00C7156E" w:rsidRPr="00390453" w:rsidDel="006E1BF0">
                <w:rPr>
                  <w:sz w:val="18"/>
                  <w:szCs w:val="18"/>
                </w:rPr>
                <w:delText xml:space="preserve">or not in the XML </w:delText>
              </w:r>
              <w:r w:rsidRPr="00390453" w:rsidDel="006E1BF0">
                <w:rPr>
                  <w:sz w:val="18"/>
                  <w:szCs w:val="18"/>
                </w:rPr>
                <w:delText>and</w:delText>
              </w:r>
            </w:del>
            <w:r w:rsidRPr="00390453">
              <w:rPr>
                <w:sz w:val="18"/>
                <w:szCs w:val="18"/>
              </w:rPr>
              <w:t xml:space="preserve"> </w:t>
            </w:r>
            <w:ins w:id="157" w:author="Alhabibi, Haider@Energy" w:date="2022-08-09T16:42:00Z">
              <w:r w:rsidR="001E5919">
                <w:rPr>
                  <w:sz w:val="18"/>
                  <w:szCs w:val="18"/>
                </w:rPr>
                <w:t xml:space="preserve">If </w:t>
              </w:r>
            </w:ins>
            <w:r w:rsidRPr="00390453">
              <w:rPr>
                <w:sz w:val="18"/>
                <w:szCs w:val="18"/>
              </w:rPr>
              <w:t xml:space="preserve">A10 </w:t>
            </w:r>
            <w:r w:rsidR="006C1A68" w:rsidRPr="00390453">
              <w:rPr>
                <w:sz w:val="18"/>
                <w:szCs w:val="18"/>
              </w:rPr>
              <w:t xml:space="preserve">or </w:t>
            </w:r>
            <w:r w:rsidR="0063645C" w:rsidRPr="00390453">
              <w:rPr>
                <w:sz w:val="18"/>
                <w:szCs w:val="18"/>
              </w:rPr>
              <w:t>A</w:t>
            </w:r>
            <w:r w:rsidR="000D25B8" w:rsidRPr="00390453">
              <w:rPr>
                <w:sz w:val="18"/>
                <w:szCs w:val="18"/>
              </w:rPr>
              <w:t>2-</w:t>
            </w:r>
            <w:r w:rsidR="006C1A68" w:rsidRPr="00390453">
              <w:rPr>
                <w:sz w:val="18"/>
                <w:szCs w:val="18"/>
              </w:rPr>
              <w:t xml:space="preserve">07 </w:t>
            </w:r>
            <w:r w:rsidRPr="00390453">
              <w:rPr>
                <w:sz w:val="18"/>
                <w:szCs w:val="18"/>
              </w:rPr>
              <w:t xml:space="preserve">= </w:t>
            </w:r>
            <w:r w:rsidRPr="00390453">
              <w:rPr>
                <w:rFonts w:cstheme="minorHAnsi"/>
                <w:sz w:val="18"/>
                <w:szCs w:val="18"/>
              </w:rPr>
              <w:t>Standard Distribution System, then value =</w:t>
            </w:r>
            <w:r w:rsidRPr="00390453">
              <w:rPr>
                <w:sz w:val="18"/>
                <w:szCs w:val="18"/>
              </w:rPr>
              <w:t xml:space="preserve"> (G03*0.4)</w:t>
            </w:r>
            <w:r w:rsidRPr="00390453" w:rsidDel="009403AC">
              <w:rPr>
                <w:sz w:val="18"/>
                <w:szCs w:val="18"/>
              </w:rPr>
              <w:t xml:space="preserve"> </w:t>
            </w:r>
            <w:r w:rsidRPr="00390453">
              <w:rPr>
                <w:sz w:val="18"/>
                <w:szCs w:val="18"/>
              </w:rPr>
              <w:t>+(G04*0.4)</w:t>
            </w:r>
            <w:r w:rsidRPr="00390453" w:rsidDel="009403AC">
              <w:rPr>
                <w:sz w:val="18"/>
                <w:szCs w:val="18"/>
              </w:rPr>
              <w:t xml:space="preserve"> </w:t>
            </w:r>
            <w:r w:rsidRPr="00390453">
              <w:rPr>
                <w:sz w:val="18"/>
                <w:szCs w:val="18"/>
              </w:rPr>
              <w:t>+(G05*0.2);</w:t>
            </w:r>
          </w:p>
          <w:p w14:paraId="66C6B8A7" w14:textId="05F29096" w:rsidR="004B7D10" w:rsidRPr="00390453" w:rsidRDefault="004B7D10" w:rsidP="004B7D10">
            <w:pPr>
              <w:spacing w:after="0" w:line="240" w:lineRule="auto"/>
              <w:rPr>
                <w:sz w:val="18"/>
                <w:szCs w:val="18"/>
              </w:rPr>
            </w:pPr>
            <w:r w:rsidRPr="00390453">
              <w:rPr>
                <w:sz w:val="18"/>
                <w:szCs w:val="18"/>
              </w:rPr>
              <w:t xml:space="preserve">else if A10 </w:t>
            </w:r>
            <w:r w:rsidR="006C1A68" w:rsidRPr="00390453">
              <w:rPr>
                <w:sz w:val="18"/>
                <w:szCs w:val="18"/>
              </w:rPr>
              <w:t xml:space="preserve">or </w:t>
            </w:r>
            <w:r w:rsidR="00C35A11" w:rsidRPr="00390453">
              <w:rPr>
                <w:sz w:val="18"/>
                <w:szCs w:val="18"/>
              </w:rPr>
              <w:t>A2-</w:t>
            </w:r>
            <w:r w:rsidR="006C1A68" w:rsidRPr="00390453">
              <w:rPr>
                <w:sz w:val="18"/>
                <w:szCs w:val="18"/>
              </w:rPr>
              <w:t xml:space="preserve">07 </w:t>
            </w:r>
            <w:r w:rsidRPr="00390453">
              <w:rPr>
                <w:sz w:val="18"/>
                <w:szCs w:val="18"/>
              </w:rPr>
              <w:t xml:space="preserve">= </w:t>
            </w:r>
            <w:r w:rsidRPr="00390453">
              <w:rPr>
                <w:rFonts w:cstheme="minorHAnsi"/>
                <w:sz w:val="18"/>
                <w:szCs w:val="18"/>
              </w:rPr>
              <w:t xml:space="preserve">Demand Recirculation Manual Control, then value = </w:t>
            </w:r>
            <w:del w:id="158" w:author="Alhabibi, Haider@Energy" w:date="2022-08-10T16:56:00Z">
              <w:r w:rsidR="00493396" w:rsidRPr="00390453" w:rsidDel="00F47066">
                <w:rPr>
                  <w:rFonts w:cstheme="minorHAnsi"/>
                  <w:sz w:val="18"/>
                  <w:szCs w:val="18"/>
                </w:rPr>
                <w:delText>I</w:delText>
              </w:r>
            </w:del>
            <w:ins w:id="159" w:author="Alhabibi, Haider@Energy" w:date="2022-08-10T16:56:00Z">
              <w:r w:rsidR="00F47066">
                <w:rPr>
                  <w:rFonts w:cstheme="minorHAnsi"/>
                  <w:sz w:val="18"/>
                  <w:szCs w:val="18"/>
                </w:rPr>
                <w:t>G</w:t>
              </w:r>
            </w:ins>
            <w:r w:rsidRPr="00390453">
              <w:rPr>
                <w:rFonts w:cstheme="minorHAnsi"/>
                <w:sz w:val="18"/>
                <w:szCs w:val="18"/>
              </w:rPr>
              <w:t>05&gt;&gt;</w:t>
            </w:r>
          </w:p>
        </w:tc>
        <w:tc>
          <w:tcPr>
            <w:tcW w:w="1244" w:type="dxa"/>
          </w:tcPr>
          <w:p w14:paraId="70A6BB0D" w14:textId="0932CE88" w:rsidR="004B7D10" w:rsidRPr="00390453" w:rsidDel="00FF1154" w:rsidRDefault="004B7D10" w:rsidP="00FF1154">
            <w:pPr>
              <w:spacing w:after="0" w:line="240" w:lineRule="auto"/>
              <w:rPr>
                <w:del w:id="160" w:author="Alhabibi, Haider@Energy" w:date="2022-08-09T16:45:00Z"/>
                <w:rFonts w:cstheme="minorHAnsi"/>
                <w:sz w:val="18"/>
                <w:szCs w:val="18"/>
              </w:rPr>
            </w:pPr>
            <w:r w:rsidRPr="00390453">
              <w:rPr>
                <w:rFonts w:cstheme="minorHAnsi"/>
                <w:sz w:val="18"/>
                <w:szCs w:val="18"/>
              </w:rPr>
              <w:t xml:space="preserve">&lt;&lt; </w:t>
            </w:r>
            <w:ins w:id="161" w:author="Alhabibi, Haider@Energy" w:date="2022-08-09T16:43:00Z">
              <w:r w:rsidR="00F109DF" w:rsidRPr="00F109DF">
                <w:rPr>
                  <w:rFonts w:cstheme="minorHAnsi"/>
                  <w:sz w:val="18"/>
                  <w:szCs w:val="18"/>
                </w:rPr>
                <w:t>Calculated</w:t>
              </w:r>
            </w:ins>
            <w:ins w:id="162" w:author="Alhabibi, Haider@Energy" w:date="2022-08-09T16:45:00Z">
              <w:r w:rsidR="00FF1154">
                <w:rPr>
                  <w:rFonts w:cstheme="minorHAnsi"/>
                  <w:sz w:val="18"/>
                  <w:szCs w:val="18"/>
                </w:rPr>
                <w:t xml:space="preserve"> value</w:t>
              </w:r>
              <w:r w:rsidR="0080757B">
                <w:rPr>
                  <w:rFonts w:cstheme="minorHAnsi"/>
                  <w:sz w:val="18"/>
                  <w:szCs w:val="18"/>
                </w:rPr>
                <w:t xml:space="preserve"> =</w:t>
              </w:r>
            </w:ins>
            <w:ins w:id="163" w:author="Alhabibi, Haider@Energy" w:date="2022-08-09T16:43:00Z">
              <w:r w:rsidR="00F109DF" w:rsidRPr="00F109DF">
                <w:rPr>
                  <w:rFonts w:cstheme="minorHAnsi"/>
                  <w:sz w:val="18"/>
                  <w:szCs w:val="18"/>
                </w:rPr>
                <w:t xml:space="preserve"> </w:t>
              </w:r>
            </w:ins>
            <w:del w:id="164" w:author="Alhabibi, Haider@Energy" w:date="2022-08-09T16:45:00Z">
              <w:r w:rsidRPr="00390453" w:rsidDel="00FF1154">
                <w:rPr>
                  <w:rFonts w:cstheme="minorHAnsi"/>
                  <w:sz w:val="18"/>
                  <w:szCs w:val="18"/>
                </w:rPr>
                <w:delText xml:space="preserve">Reference Value from </w:delText>
              </w:r>
              <w:r w:rsidR="00694445" w:rsidDel="00FF1154">
                <w:rPr>
                  <w:rFonts w:cstheme="minorHAnsi"/>
                  <w:sz w:val="18"/>
                  <w:szCs w:val="18"/>
                </w:rPr>
                <w:delText>NRCC</w:delText>
              </w:r>
              <w:r w:rsidRPr="00390453" w:rsidDel="00FF1154">
                <w:rPr>
                  <w:rFonts w:cstheme="minorHAnsi"/>
                  <w:sz w:val="18"/>
                  <w:szCs w:val="18"/>
                </w:rPr>
                <w:delText xml:space="preserve">-PRF; </w:delText>
              </w:r>
            </w:del>
          </w:p>
          <w:p w14:paraId="4762E080" w14:textId="7260B7E2" w:rsidR="004B7D10" w:rsidRPr="00390453" w:rsidRDefault="004B7D10" w:rsidP="004B7D10">
            <w:pPr>
              <w:spacing w:after="0" w:line="240" w:lineRule="auto"/>
              <w:rPr>
                <w:sz w:val="18"/>
                <w:szCs w:val="18"/>
              </w:rPr>
            </w:pPr>
            <w:del w:id="165" w:author="Alhabibi, Haider@Energy" w:date="2022-08-09T16:45:00Z">
              <w:r w:rsidRPr="00390453" w:rsidDel="00FF1154">
                <w:rPr>
                  <w:rFonts w:cstheme="minorHAnsi"/>
                  <w:sz w:val="18"/>
                  <w:szCs w:val="18"/>
                </w:rPr>
                <w:delText>Else if prescriptive compliance</w:delText>
              </w:r>
              <w:r w:rsidR="00991614" w:rsidRPr="00390453" w:rsidDel="00FF1154">
                <w:rPr>
                  <w:rFonts w:cstheme="minorHAnsi"/>
                  <w:sz w:val="18"/>
                  <w:szCs w:val="18"/>
                </w:rPr>
                <w:delText xml:space="preserve"> </w:delText>
              </w:r>
              <w:r w:rsidR="00991614" w:rsidRPr="00390453" w:rsidDel="00FF1154">
                <w:rPr>
                  <w:sz w:val="18"/>
                  <w:szCs w:val="18"/>
                </w:rPr>
                <w:delText>or not in the XML</w:delText>
              </w:r>
              <w:r w:rsidRPr="00390453" w:rsidDel="00FF1154">
                <w:rPr>
                  <w:rFonts w:cstheme="minorHAnsi"/>
                  <w:sz w:val="18"/>
                  <w:szCs w:val="18"/>
                </w:rPr>
                <w:delText xml:space="preserve">, </w:delText>
              </w:r>
              <w:r w:rsidRPr="00390453" w:rsidDel="00FF1154">
                <w:rPr>
                  <w:sz w:val="18"/>
                  <w:szCs w:val="18"/>
                </w:rPr>
                <w:delText xml:space="preserve">value </w:delText>
              </w:r>
              <w:r w:rsidRPr="00390453" w:rsidDel="0080757B">
                <w:rPr>
                  <w:sz w:val="18"/>
                  <w:szCs w:val="18"/>
                </w:rPr>
                <w:delText>=</w:delText>
              </w:r>
            </w:del>
            <w:r w:rsidRPr="00390453">
              <w:rPr>
                <w:sz w:val="18"/>
                <w:szCs w:val="18"/>
              </w:rPr>
              <w:t xml:space="preserve"> </w:t>
            </w:r>
          </w:p>
          <w:p w14:paraId="374B753A" w14:textId="77777777" w:rsidR="004B7D10" w:rsidRPr="00390453" w:rsidRDefault="004B7D10" w:rsidP="004B7D10">
            <w:pPr>
              <w:spacing w:after="0" w:line="240" w:lineRule="auto"/>
              <w:rPr>
                <w:sz w:val="18"/>
                <w:szCs w:val="18"/>
              </w:rPr>
            </w:pPr>
            <w:r w:rsidRPr="00390453">
              <w:rPr>
                <w:sz w:val="18"/>
                <w:szCs w:val="18"/>
              </w:rPr>
              <w:t>((a+b *CFA)/n) &gt;&gt;</w:t>
            </w:r>
          </w:p>
          <w:p w14:paraId="64DD0D08" w14:textId="77777777" w:rsidR="004B7D10" w:rsidRPr="00390453" w:rsidRDefault="004B7D10" w:rsidP="004B7D10">
            <w:pPr>
              <w:spacing w:after="0"/>
              <w:rPr>
                <w:i/>
                <w:sz w:val="18"/>
                <w:szCs w:val="18"/>
              </w:rPr>
            </w:pPr>
            <w:r w:rsidRPr="00390453">
              <w:rPr>
                <w:i/>
                <w:sz w:val="18"/>
                <w:szCs w:val="18"/>
              </w:rPr>
              <w:t>Where:</w:t>
            </w:r>
          </w:p>
          <w:p w14:paraId="0F49D961" w14:textId="77777777" w:rsidR="004B7D10" w:rsidRPr="00390453" w:rsidRDefault="004B7D10" w:rsidP="004B7D10">
            <w:pPr>
              <w:spacing w:after="0" w:line="240" w:lineRule="auto"/>
              <w:rPr>
                <w:i/>
                <w:sz w:val="18"/>
                <w:szCs w:val="18"/>
              </w:rPr>
            </w:pPr>
            <w:r w:rsidRPr="00390453">
              <w:rPr>
                <w:i/>
                <w:sz w:val="18"/>
                <w:szCs w:val="18"/>
              </w:rPr>
              <w:t>a, b = Qualification distance coefficients from Table 4.4.6-2 below,</w:t>
            </w:r>
          </w:p>
          <w:p w14:paraId="1F25202D" w14:textId="744B77F1" w:rsidR="004B7D10" w:rsidRPr="00390453" w:rsidRDefault="004B7D10" w:rsidP="004B7D10">
            <w:pPr>
              <w:spacing w:after="0" w:line="240" w:lineRule="auto"/>
              <w:rPr>
                <w:i/>
                <w:sz w:val="18"/>
                <w:szCs w:val="18"/>
              </w:rPr>
            </w:pPr>
            <w:r w:rsidRPr="00390453">
              <w:rPr>
                <w:i/>
                <w:sz w:val="18"/>
                <w:szCs w:val="18"/>
              </w:rPr>
              <w:t>CFA = Conditioned floor area of the dwelling unit (ft</w:t>
            </w:r>
            <w:r w:rsidRPr="00390453">
              <w:rPr>
                <w:i/>
                <w:sz w:val="18"/>
                <w:szCs w:val="18"/>
                <w:vertAlign w:val="superscript"/>
              </w:rPr>
              <w:t>2</w:t>
            </w:r>
            <w:r w:rsidRPr="00390453">
              <w:rPr>
                <w:i/>
                <w:sz w:val="18"/>
                <w:szCs w:val="18"/>
              </w:rPr>
              <w:t xml:space="preserve">) from </w:t>
            </w:r>
            <w:r w:rsidR="00694445">
              <w:rPr>
                <w:i/>
                <w:sz w:val="18"/>
                <w:szCs w:val="18"/>
              </w:rPr>
              <w:t>NRCC</w:t>
            </w:r>
            <w:r w:rsidRPr="00390453">
              <w:rPr>
                <w:i/>
                <w:sz w:val="18"/>
                <w:szCs w:val="18"/>
              </w:rPr>
              <w:t>, and</w:t>
            </w:r>
          </w:p>
          <w:p w14:paraId="4D4BD254" w14:textId="77777777" w:rsidR="00792100" w:rsidRPr="00390453" w:rsidRDefault="004B7D10" w:rsidP="004B7D10">
            <w:pPr>
              <w:spacing w:after="0" w:line="240" w:lineRule="auto"/>
              <w:rPr>
                <w:i/>
                <w:sz w:val="18"/>
                <w:szCs w:val="18"/>
              </w:rPr>
            </w:pPr>
            <w:r w:rsidRPr="00390453">
              <w:rPr>
                <w:i/>
                <w:sz w:val="18"/>
                <w:szCs w:val="18"/>
              </w:rPr>
              <w:t>n = Number of water heaters in the dwelling unit from A05</w:t>
            </w:r>
          </w:p>
          <w:p w14:paraId="6E503231" w14:textId="78FF44C2" w:rsidR="004B7D10" w:rsidRPr="00390453" w:rsidRDefault="00792100" w:rsidP="004B7D10">
            <w:pPr>
              <w:spacing w:after="0" w:line="240" w:lineRule="auto"/>
              <w:rPr>
                <w:i/>
                <w:sz w:val="18"/>
                <w:szCs w:val="18"/>
              </w:rPr>
            </w:pPr>
            <w:r w:rsidRPr="00390453">
              <w:rPr>
                <w:i/>
                <w:sz w:val="18"/>
                <w:szCs w:val="18"/>
              </w:rPr>
              <w:t xml:space="preserve">or A2-04 </w:t>
            </w:r>
            <w:r w:rsidR="004B7D10" w:rsidRPr="00390453">
              <w:rPr>
                <w:i/>
                <w:sz w:val="18"/>
                <w:szCs w:val="18"/>
              </w:rPr>
              <w:t xml:space="preserve"> (unitless)</w:t>
            </w:r>
            <w:del w:id="166" w:author="Alhabibi, Haider@Energy" w:date="2022-08-09T16:48:00Z">
              <w:r w:rsidR="004B7D10" w:rsidRPr="00390453" w:rsidDel="00A64DB6">
                <w:rPr>
                  <w:i/>
                  <w:sz w:val="18"/>
                  <w:szCs w:val="18"/>
                </w:rPr>
                <w:delText>.</w:delText>
              </w:r>
            </w:del>
            <w:ins w:id="167" w:author="Alhabibi, Haider@Energy" w:date="2022-08-09T16:45:00Z">
              <w:r w:rsidR="0073231E">
                <w:rPr>
                  <w:i/>
                  <w:sz w:val="18"/>
                  <w:szCs w:val="18"/>
                </w:rPr>
                <w:t>&gt;&gt;</w:t>
              </w:r>
            </w:ins>
          </w:p>
          <w:p w14:paraId="15A26575" w14:textId="77777777" w:rsidR="004B7D10" w:rsidRPr="00390453" w:rsidRDefault="004B7D10" w:rsidP="004B7D10">
            <w:pPr>
              <w:spacing w:after="0" w:line="240" w:lineRule="auto"/>
              <w:rPr>
                <w:sz w:val="18"/>
                <w:szCs w:val="18"/>
              </w:rPr>
            </w:pPr>
            <w:r w:rsidRPr="00390453">
              <w:rPr>
                <w:rFonts w:cstheme="minorHAnsi"/>
                <w:sz w:val="18"/>
                <w:szCs w:val="18"/>
              </w:rPr>
              <w:t xml:space="preserve"> </w:t>
            </w:r>
          </w:p>
        </w:tc>
        <w:tc>
          <w:tcPr>
            <w:tcW w:w="1244" w:type="dxa"/>
          </w:tcPr>
          <w:p w14:paraId="57169589" w14:textId="4E7A236F" w:rsidR="004B7D10" w:rsidRPr="00390453" w:rsidDel="0090289B" w:rsidRDefault="004B7D10" w:rsidP="004B7D10">
            <w:pPr>
              <w:spacing w:after="0" w:line="240" w:lineRule="auto"/>
              <w:rPr>
                <w:del w:id="168" w:author="Alhabibi, Haider@Energy" w:date="2022-08-09T16:46:00Z"/>
                <w:rFonts w:cstheme="minorHAnsi"/>
                <w:sz w:val="18"/>
                <w:szCs w:val="18"/>
              </w:rPr>
            </w:pPr>
            <w:r w:rsidRPr="00390453">
              <w:rPr>
                <w:rFonts w:cstheme="minorHAnsi"/>
                <w:sz w:val="18"/>
                <w:szCs w:val="18"/>
              </w:rPr>
              <w:t>&lt;&lt;</w:t>
            </w:r>
            <w:ins w:id="169" w:author="Alhabibi, Haider@Energy" w:date="2022-08-09T16:46:00Z">
              <w:r w:rsidR="0090289B" w:rsidRPr="0090289B">
                <w:rPr>
                  <w:rFonts w:cstheme="minorHAnsi"/>
                  <w:sz w:val="18"/>
                  <w:szCs w:val="18"/>
                </w:rPr>
                <w:t>Default value = N/A</w:t>
              </w:r>
            </w:ins>
            <w:del w:id="170" w:author="Alhabibi, Haider@Energy" w:date="2022-08-09T16:46:00Z">
              <w:r w:rsidRPr="00390453" w:rsidDel="0090289B">
                <w:rPr>
                  <w:rFonts w:cstheme="minorHAnsi"/>
                  <w:sz w:val="18"/>
                  <w:szCs w:val="18"/>
                </w:rPr>
                <w:delText xml:space="preserve">Reference value from </w:delText>
              </w:r>
              <w:r w:rsidR="00694445" w:rsidDel="0090289B">
                <w:rPr>
                  <w:rFonts w:cstheme="minorHAnsi"/>
                  <w:sz w:val="18"/>
                  <w:szCs w:val="18"/>
                </w:rPr>
                <w:delText>NRCC</w:delText>
              </w:r>
              <w:r w:rsidRPr="00390453" w:rsidDel="0090289B">
                <w:rPr>
                  <w:rFonts w:cstheme="minorHAnsi"/>
                  <w:sz w:val="18"/>
                  <w:szCs w:val="18"/>
                </w:rPr>
                <w:delText xml:space="preserve">-PRF; </w:delText>
              </w:r>
            </w:del>
          </w:p>
          <w:p w14:paraId="2837D098" w14:textId="5D458131" w:rsidR="004B7D10" w:rsidRPr="00390453" w:rsidRDefault="004B7D10" w:rsidP="004B7D10">
            <w:pPr>
              <w:spacing w:after="0" w:line="240" w:lineRule="auto"/>
              <w:rPr>
                <w:rFonts w:cstheme="minorHAnsi"/>
                <w:sz w:val="18"/>
                <w:szCs w:val="18"/>
              </w:rPr>
            </w:pPr>
            <w:del w:id="171" w:author="Alhabibi, Haider@Energy" w:date="2022-08-09T16:46:00Z">
              <w:r w:rsidRPr="00390453" w:rsidDel="0090289B">
                <w:rPr>
                  <w:rFonts w:cstheme="minorHAnsi"/>
                  <w:sz w:val="18"/>
                  <w:szCs w:val="18"/>
                </w:rPr>
                <w:delText>elseif prescriptive, then value = n/a</w:delText>
              </w:r>
            </w:del>
            <w:r w:rsidRPr="00390453">
              <w:rPr>
                <w:rFonts w:cstheme="minorHAnsi"/>
                <w:sz w:val="18"/>
                <w:szCs w:val="18"/>
              </w:rPr>
              <w:t>&gt;&gt;</w:t>
            </w:r>
          </w:p>
        </w:tc>
        <w:tc>
          <w:tcPr>
            <w:tcW w:w="1244" w:type="dxa"/>
          </w:tcPr>
          <w:p w14:paraId="26827D03" w14:textId="2611A972" w:rsidR="004B7D10" w:rsidRPr="00390453" w:rsidDel="00F9238F" w:rsidRDefault="004B7D10" w:rsidP="00F9238F">
            <w:pPr>
              <w:spacing w:after="0"/>
              <w:rPr>
                <w:del w:id="172" w:author="Alhabibi, Haider@Energy" w:date="2022-08-09T16:47:00Z"/>
                <w:sz w:val="18"/>
                <w:szCs w:val="18"/>
              </w:rPr>
            </w:pPr>
            <w:r w:rsidRPr="00390453">
              <w:rPr>
                <w:rFonts w:cstheme="minorHAnsi"/>
                <w:sz w:val="18"/>
                <w:szCs w:val="18"/>
              </w:rPr>
              <w:t xml:space="preserve">&lt;&lt;Calculated value = </w:t>
            </w:r>
            <w:r w:rsidRPr="00390453">
              <w:rPr>
                <w:sz w:val="18"/>
                <w:szCs w:val="18"/>
              </w:rPr>
              <w:t>0.3 + 0.4 * (G06/G07)</w:t>
            </w:r>
            <w:ins w:id="173" w:author="Alhabibi, Haider@Energy" w:date="2022-08-09T16:48:00Z">
              <w:r w:rsidR="00F166B1">
                <w:rPr>
                  <w:sz w:val="18"/>
                  <w:szCs w:val="18"/>
                </w:rPr>
                <w:t xml:space="preserve"> </w:t>
              </w:r>
              <w:r w:rsidR="00F166B1" w:rsidRPr="6CED2760">
                <w:rPr>
                  <w:sz w:val="18"/>
                  <w:szCs w:val="18"/>
                </w:rPr>
                <w:t xml:space="preserve">value must be </w:t>
              </w:r>
              <w:r w:rsidR="00F166B1" w:rsidRPr="6CED2760">
                <w:rPr>
                  <w:rFonts w:cstheme="minorBidi"/>
                  <w:sz w:val="18"/>
                  <w:szCs w:val="18"/>
                </w:rPr>
                <w:t xml:space="preserve">≤ </w:t>
              </w:r>
              <w:r w:rsidR="00F166B1" w:rsidRPr="6CED2760">
                <w:rPr>
                  <w:sz w:val="18"/>
                  <w:szCs w:val="18"/>
                </w:rPr>
                <w:t>0.7</w:t>
              </w:r>
            </w:ins>
            <w:del w:id="174" w:author="Alhabibi, Haider@Energy" w:date="2022-08-09T16:46:00Z">
              <w:r w:rsidRPr="00390453" w:rsidDel="007F504E">
                <w:rPr>
                  <w:sz w:val="18"/>
                  <w:szCs w:val="18"/>
                </w:rPr>
                <w:delText xml:space="preserve">, if performance, </w:delText>
              </w:r>
            </w:del>
            <w:del w:id="175" w:author="Alhabibi, Haider@Energy" w:date="2022-08-09T16:48:00Z">
              <w:r w:rsidRPr="00390453" w:rsidDel="00F166B1">
                <w:rPr>
                  <w:sz w:val="18"/>
                  <w:szCs w:val="18"/>
                </w:rPr>
                <w:delText xml:space="preserve">value must be </w:delText>
              </w:r>
              <w:r w:rsidRPr="00390453" w:rsidDel="00F166B1">
                <w:rPr>
                  <w:rFonts w:cstheme="minorHAnsi"/>
                  <w:sz w:val="18"/>
                  <w:szCs w:val="18"/>
                </w:rPr>
                <w:delText>≤</w:delText>
              </w:r>
              <w:r w:rsidRPr="00390453" w:rsidDel="00F166B1">
                <w:rPr>
                  <w:sz w:val="18"/>
                  <w:szCs w:val="18"/>
                </w:rPr>
                <w:delText xml:space="preserve"> </w:delText>
              </w:r>
            </w:del>
            <w:del w:id="176" w:author="Alhabibi, Haider@Energy" w:date="2022-08-09T16:47:00Z">
              <w:r w:rsidRPr="00390453" w:rsidDel="00F9238F">
                <w:rPr>
                  <w:sz w:val="18"/>
                  <w:szCs w:val="18"/>
                </w:rPr>
                <w:delText xml:space="preserve">G08; </w:delText>
              </w:r>
            </w:del>
          </w:p>
          <w:p w14:paraId="086FDCA1" w14:textId="4C5EC6D4" w:rsidR="004B7D10" w:rsidRPr="00390453" w:rsidRDefault="004B7D10" w:rsidP="00F9238F">
            <w:pPr>
              <w:spacing w:after="0"/>
              <w:rPr>
                <w:rFonts w:cstheme="minorHAnsi"/>
                <w:sz w:val="18"/>
                <w:szCs w:val="18"/>
              </w:rPr>
            </w:pPr>
            <w:del w:id="177" w:author="Alhabibi, Haider@Energy" w:date="2022-08-09T16:47:00Z">
              <w:r w:rsidRPr="00390453" w:rsidDel="00F9238F">
                <w:rPr>
                  <w:sz w:val="18"/>
                  <w:szCs w:val="18"/>
                </w:rPr>
                <w:delText xml:space="preserve">elseif prescriptive, value must be </w:delText>
              </w:r>
              <w:r w:rsidRPr="00390453" w:rsidDel="00F9238F">
                <w:rPr>
                  <w:rFonts w:cstheme="minorHAnsi"/>
                  <w:sz w:val="18"/>
                  <w:szCs w:val="18"/>
                </w:rPr>
                <w:delText xml:space="preserve">≤ </w:delText>
              </w:r>
            </w:del>
            <w:del w:id="178" w:author="Alhabibi, Haider@Energy" w:date="2022-08-09T16:48:00Z">
              <w:r w:rsidRPr="00390453" w:rsidDel="00F166B1">
                <w:rPr>
                  <w:sz w:val="18"/>
                  <w:szCs w:val="18"/>
                </w:rPr>
                <w:delText xml:space="preserve">0.7 </w:delText>
              </w:r>
            </w:del>
            <w:r w:rsidRPr="00390453">
              <w:rPr>
                <w:sz w:val="18"/>
                <w:szCs w:val="18"/>
              </w:rPr>
              <w:t>&gt;&gt;</w:t>
            </w:r>
          </w:p>
        </w:tc>
      </w:tr>
      <w:tr w:rsidR="004B7D10" w:rsidRPr="00390453" w14:paraId="5E0DE1A0" w14:textId="0E8D8FB5" w:rsidTr="00541956">
        <w:trPr>
          <w:trHeight w:val="281"/>
        </w:trPr>
        <w:tc>
          <w:tcPr>
            <w:tcW w:w="883" w:type="dxa"/>
            <w:gridSpan w:val="2"/>
            <w:tcBorders>
              <w:bottom w:val="single" w:sz="4" w:space="0" w:color="000000"/>
            </w:tcBorders>
          </w:tcPr>
          <w:p w14:paraId="3160840F" w14:textId="77777777" w:rsidR="004B7D10" w:rsidRPr="00390453" w:rsidRDefault="004B7D10" w:rsidP="004B7D10">
            <w:pPr>
              <w:spacing w:after="0"/>
              <w:rPr>
                <w:sz w:val="20"/>
                <w:szCs w:val="20"/>
              </w:rPr>
            </w:pPr>
          </w:p>
        </w:tc>
        <w:tc>
          <w:tcPr>
            <w:tcW w:w="1155" w:type="dxa"/>
            <w:tcBorders>
              <w:bottom w:val="single" w:sz="4" w:space="0" w:color="000000"/>
            </w:tcBorders>
          </w:tcPr>
          <w:p w14:paraId="5EB70425" w14:textId="77777777" w:rsidR="004B7D10" w:rsidRPr="00390453" w:rsidRDefault="004B7D10" w:rsidP="004B7D10">
            <w:pPr>
              <w:spacing w:after="0"/>
              <w:rPr>
                <w:sz w:val="20"/>
                <w:szCs w:val="20"/>
              </w:rPr>
            </w:pPr>
          </w:p>
        </w:tc>
        <w:tc>
          <w:tcPr>
            <w:tcW w:w="1244" w:type="dxa"/>
            <w:gridSpan w:val="2"/>
            <w:tcBorders>
              <w:bottom w:val="single" w:sz="4" w:space="0" w:color="000000"/>
            </w:tcBorders>
          </w:tcPr>
          <w:p w14:paraId="2E26F155" w14:textId="77777777" w:rsidR="004B7D10" w:rsidRPr="00390453" w:rsidRDefault="004B7D10" w:rsidP="004B7D10">
            <w:pPr>
              <w:spacing w:after="0"/>
              <w:rPr>
                <w:sz w:val="20"/>
                <w:szCs w:val="20"/>
              </w:rPr>
            </w:pPr>
          </w:p>
        </w:tc>
        <w:tc>
          <w:tcPr>
            <w:tcW w:w="1333" w:type="dxa"/>
            <w:tcBorders>
              <w:bottom w:val="single" w:sz="4" w:space="0" w:color="000000"/>
            </w:tcBorders>
          </w:tcPr>
          <w:p w14:paraId="27052751" w14:textId="77777777" w:rsidR="004B7D10" w:rsidRPr="00390453" w:rsidRDefault="004B7D10" w:rsidP="004B7D10">
            <w:pPr>
              <w:spacing w:after="0"/>
              <w:rPr>
                <w:sz w:val="20"/>
                <w:szCs w:val="20"/>
              </w:rPr>
            </w:pPr>
          </w:p>
        </w:tc>
        <w:tc>
          <w:tcPr>
            <w:tcW w:w="1333" w:type="dxa"/>
            <w:tcBorders>
              <w:bottom w:val="single" w:sz="4" w:space="0" w:color="000000"/>
            </w:tcBorders>
          </w:tcPr>
          <w:p w14:paraId="0BC21550" w14:textId="77777777" w:rsidR="004B7D10" w:rsidRPr="00390453" w:rsidRDefault="004B7D10" w:rsidP="004B7D10">
            <w:pPr>
              <w:spacing w:after="0"/>
              <w:rPr>
                <w:sz w:val="20"/>
                <w:szCs w:val="20"/>
              </w:rPr>
            </w:pPr>
          </w:p>
        </w:tc>
        <w:tc>
          <w:tcPr>
            <w:tcW w:w="1155" w:type="dxa"/>
            <w:tcBorders>
              <w:bottom w:val="single" w:sz="4" w:space="0" w:color="000000"/>
            </w:tcBorders>
          </w:tcPr>
          <w:p w14:paraId="2FB84B19" w14:textId="77777777" w:rsidR="004B7D10" w:rsidRPr="00390453" w:rsidRDefault="004B7D10" w:rsidP="004B7D10">
            <w:pPr>
              <w:spacing w:after="0"/>
              <w:rPr>
                <w:sz w:val="20"/>
                <w:szCs w:val="20"/>
              </w:rPr>
            </w:pPr>
          </w:p>
        </w:tc>
        <w:tc>
          <w:tcPr>
            <w:tcW w:w="1244" w:type="dxa"/>
            <w:tcBorders>
              <w:bottom w:val="single" w:sz="4" w:space="0" w:color="000000"/>
            </w:tcBorders>
          </w:tcPr>
          <w:p w14:paraId="4C25B7ED" w14:textId="77777777" w:rsidR="004B7D10" w:rsidRPr="00390453" w:rsidRDefault="004B7D10" w:rsidP="004B7D10">
            <w:pPr>
              <w:spacing w:after="0"/>
              <w:rPr>
                <w:sz w:val="20"/>
                <w:szCs w:val="20"/>
              </w:rPr>
            </w:pPr>
          </w:p>
        </w:tc>
        <w:tc>
          <w:tcPr>
            <w:tcW w:w="1244" w:type="dxa"/>
            <w:tcBorders>
              <w:bottom w:val="single" w:sz="4" w:space="0" w:color="000000"/>
            </w:tcBorders>
          </w:tcPr>
          <w:p w14:paraId="25BEFF28" w14:textId="77777777" w:rsidR="004B7D10" w:rsidRPr="00390453" w:rsidRDefault="004B7D10" w:rsidP="004B7D10">
            <w:pPr>
              <w:spacing w:after="0"/>
              <w:rPr>
                <w:sz w:val="20"/>
                <w:szCs w:val="20"/>
              </w:rPr>
            </w:pPr>
          </w:p>
        </w:tc>
        <w:tc>
          <w:tcPr>
            <w:tcW w:w="1244" w:type="dxa"/>
            <w:tcBorders>
              <w:bottom w:val="single" w:sz="4" w:space="0" w:color="000000"/>
            </w:tcBorders>
          </w:tcPr>
          <w:p w14:paraId="67CEC4F4" w14:textId="77777777" w:rsidR="004B7D10" w:rsidRPr="00390453" w:rsidRDefault="004B7D10" w:rsidP="004B7D10">
            <w:pPr>
              <w:spacing w:after="0"/>
              <w:rPr>
                <w:sz w:val="20"/>
                <w:szCs w:val="20"/>
              </w:rPr>
            </w:pPr>
          </w:p>
        </w:tc>
      </w:tr>
      <w:tr w:rsidR="004B7D10" w:rsidRPr="00390453" w14:paraId="0A524FD0" w14:textId="293865C4" w:rsidTr="00541956">
        <w:trPr>
          <w:trHeight w:val="291"/>
        </w:trPr>
        <w:tc>
          <w:tcPr>
            <w:tcW w:w="439" w:type="dxa"/>
            <w:tcBorders>
              <w:top w:val="single" w:sz="4" w:space="0" w:color="auto"/>
            </w:tcBorders>
          </w:tcPr>
          <w:p w14:paraId="5595B1DB" w14:textId="02470F36" w:rsidR="004B7D10" w:rsidRPr="00390453" w:rsidRDefault="00E809DE" w:rsidP="004B7D10">
            <w:pPr>
              <w:spacing w:after="0"/>
              <w:rPr>
                <w:rFonts w:cstheme="minorHAnsi"/>
                <w:b/>
                <w:sz w:val="20"/>
                <w:szCs w:val="20"/>
              </w:rPr>
            </w:pPr>
            <w:r w:rsidRPr="00390453">
              <w:rPr>
                <w:rFonts w:cstheme="minorHAnsi"/>
                <w:sz w:val="20"/>
                <w:szCs w:val="18"/>
              </w:rPr>
              <w:t>10</w:t>
            </w:r>
          </w:p>
        </w:tc>
        <w:tc>
          <w:tcPr>
            <w:tcW w:w="10399" w:type="dxa"/>
            <w:gridSpan w:val="10"/>
            <w:tcBorders>
              <w:top w:val="single" w:sz="4" w:space="0" w:color="auto"/>
            </w:tcBorders>
          </w:tcPr>
          <w:p w14:paraId="0E17AB99" w14:textId="00BB36F8" w:rsidR="004B7D10" w:rsidRPr="00390453" w:rsidRDefault="004B7D10" w:rsidP="004B7D10">
            <w:pPr>
              <w:spacing w:after="0"/>
              <w:rPr>
                <w:rFonts w:cstheme="minorHAnsi"/>
                <w:sz w:val="18"/>
                <w:szCs w:val="18"/>
              </w:rPr>
            </w:pPr>
            <w:r w:rsidRPr="00390453">
              <w:rPr>
                <w:rFonts w:cstheme="minorHAnsi"/>
                <w:sz w:val="18"/>
                <w:szCs w:val="18"/>
              </w:rPr>
              <w:t>No hot water piping &gt;1 inch diameter is allowed.</w:t>
            </w:r>
          </w:p>
        </w:tc>
      </w:tr>
      <w:tr w:rsidR="004B7D10" w:rsidRPr="00390453" w14:paraId="55874999" w14:textId="69934589" w:rsidTr="00541956">
        <w:trPr>
          <w:trHeight w:val="288"/>
        </w:trPr>
        <w:tc>
          <w:tcPr>
            <w:tcW w:w="439" w:type="dxa"/>
          </w:tcPr>
          <w:p w14:paraId="12CC9171" w14:textId="7B1F2C7B" w:rsidR="004B7D10" w:rsidRPr="00390453" w:rsidRDefault="00E809DE" w:rsidP="004B7D10">
            <w:pPr>
              <w:spacing w:after="0"/>
              <w:rPr>
                <w:rFonts w:cstheme="minorHAnsi"/>
                <w:b/>
                <w:sz w:val="20"/>
                <w:szCs w:val="20"/>
              </w:rPr>
            </w:pPr>
            <w:r w:rsidRPr="00390453">
              <w:rPr>
                <w:rFonts w:cstheme="minorHAnsi"/>
                <w:sz w:val="20"/>
                <w:szCs w:val="18"/>
              </w:rPr>
              <w:t>11</w:t>
            </w:r>
          </w:p>
        </w:tc>
        <w:tc>
          <w:tcPr>
            <w:tcW w:w="10399" w:type="dxa"/>
            <w:gridSpan w:val="10"/>
          </w:tcPr>
          <w:p w14:paraId="12913B40" w14:textId="6E846E95" w:rsidR="004B7D10" w:rsidRPr="00390453" w:rsidRDefault="004B7D10" w:rsidP="004B7D10">
            <w:pPr>
              <w:spacing w:after="0"/>
              <w:rPr>
                <w:rFonts w:cstheme="minorHAnsi"/>
                <w:sz w:val="18"/>
                <w:szCs w:val="18"/>
              </w:rPr>
            </w:pPr>
            <w:r w:rsidRPr="00390453">
              <w:rPr>
                <w:rFonts w:cstheme="minorHAnsi"/>
                <w:sz w:val="18"/>
                <w:szCs w:val="18"/>
              </w:rPr>
              <w:t>Length of 1 inch diameter piping is limited to 8 feet or less.</w:t>
            </w:r>
          </w:p>
        </w:tc>
      </w:tr>
      <w:tr w:rsidR="004B7D10" w:rsidRPr="00390453" w14:paraId="09986904" w14:textId="759F0674" w:rsidTr="00541956">
        <w:trPr>
          <w:trHeight w:val="288"/>
        </w:trPr>
        <w:tc>
          <w:tcPr>
            <w:tcW w:w="439" w:type="dxa"/>
          </w:tcPr>
          <w:p w14:paraId="421F642C" w14:textId="75FA6EC8" w:rsidR="004B7D10" w:rsidRPr="00390453" w:rsidRDefault="00E809DE" w:rsidP="004B7D10">
            <w:pPr>
              <w:spacing w:after="0"/>
              <w:rPr>
                <w:rFonts w:cstheme="minorHAnsi"/>
                <w:b/>
                <w:sz w:val="20"/>
                <w:szCs w:val="20"/>
              </w:rPr>
            </w:pPr>
            <w:r w:rsidRPr="00390453">
              <w:rPr>
                <w:rFonts w:cstheme="minorHAnsi"/>
                <w:sz w:val="20"/>
                <w:szCs w:val="18"/>
              </w:rPr>
              <w:t>12</w:t>
            </w:r>
          </w:p>
        </w:tc>
        <w:tc>
          <w:tcPr>
            <w:tcW w:w="10399" w:type="dxa"/>
            <w:gridSpan w:val="10"/>
          </w:tcPr>
          <w:p w14:paraId="54F1F7A4" w14:textId="04F99392" w:rsidR="004B7D10" w:rsidRPr="00390453" w:rsidRDefault="004B7D10" w:rsidP="004B7D10">
            <w:pPr>
              <w:spacing w:after="0"/>
              <w:rPr>
                <w:rFonts w:cstheme="minorHAnsi"/>
                <w:sz w:val="18"/>
                <w:szCs w:val="18"/>
              </w:rPr>
            </w:pPr>
            <w:r w:rsidRPr="00390453">
              <w:rPr>
                <w:rFonts w:cstheme="minorHAnsi"/>
                <w:sz w:val="18"/>
                <w:szCs w:val="18"/>
              </w:rPr>
              <w:t>Two and three story buildings cannot have hot water distribution piping in the attic, unless the water heater is also located in the attic.</w:t>
            </w:r>
          </w:p>
        </w:tc>
      </w:tr>
      <w:tr w:rsidR="004B7D10" w:rsidRPr="00390453" w14:paraId="147DDE55" w14:textId="656ABEF6" w:rsidTr="00541956">
        <w:trPr>
          <w:trHeight w:val="288"/>
        </w:trPr>
        <w:tc>
          <w:tcPr>
            <w:tcW w:w="439" w:type="dxa"/>
          </w:tcPr>
          <w:p w14:paraId="370169FD" w14:textId="2378E86B" w:rsidR="004B7D10" w:rsidRPr="00390453" w:rsidRDefault="00E809DE" w:rsidP="004B7D10">
            <w:pPr>
              <w:spacing w:after="0"/>
              <w:rPr>
                <w:rFonts w:cstheme="minorHAnsi"/>
                <w:b/>
                <w:sz w:val="20"/>
                <w:szCs w:val="20"/>
              </w:rPr>
            </w:pPr>
            <w:r w:rsidRPr="00390453">
              <w:rPr>
                <w:rFonts w:cstheme="minorHAnsi"/>
                <w:sz w:val="20"/>
                <w:szCs w:val="18"/>
              </w:rPr>
              <w:t>13</w:t>
            </w:r>
          </w:p>
        </w:tc>
        <w:tc>
          <w:tcPr>
            <w:tcW w:w="10399" w:type="dxa"/>
            <w:gridSpan w:val="10"/>
          </w:tcPr>
          <w:p w14:paraId="7BAE9AB8" w14:textId="32905071" w:rsidR="004B7D10" w:rsidRPr="00390453" w:rsidRDefault="004B7D10" w:rsidP="004B7D10">
            <w:pPr>
              <w:spacing w:after="0"/>
              <w:rPr>
                <w:rFonts w:cstheme="minorHAnsi"/>
                <w:sz w:val="18"/>
                <w:szCs w:val="18"/>
              </w:rPr>
            </w:pPr>
            <w:r w:rsidRPr="00390453">
              <w:rPr>
                <w:rFonts w:cstheme="minorHAnsi"/>
                <w:sz w:val="18"/>
                <w:szCs w:val="18"/>
              </w:rPr>
              <w:t>Eligible recirculating systems must be HERS-Verified Demand Recirculation: Manual Control conforming to RA4.4.17.</w:t>
            </w:r>
          </w:p>
        </w:tc>
      </w:tr>
      <w:tr w:rsidR="004B7D10" w:rsidRPr="00390453" w14:paraId="6B730C06" w14:textId="0F1745F8" w:rsidTr="00541956">
        <w:trPr>
          <w:trHeight w:val="915"/>
        </w:trPr>
        <w:tc>
          <w:tcPr>
            <w:tcW w:w="439" w:type="dxa"/>
            <w:vAlign w:val="center"/>
          </w:tcPr>
          <w:p w14:paraId="38418BF4" w14:textId="70790ACA" w:rsidR="004B7D10" w:rsidRPr="00390453" w:rsidRDefault="00E809DE" w:rsidP="004B7D10">
            <w:pPr>
              <w:spacing w:after="0"/>
              <w:rPr>
                <w:rFonts w:cstheme="minorHAnsi"/>
                <w:b/>
                <w:sz w:val="18"/>
                <w:szCs w:val="20"/>
              </w:rPr>
            </w:pPr>
            <w:r w:rsidRPr="00390453">
              <w:rPr>
                <w:rFonts w:cstheme="minorHAnsi"/>
                <w:sz w:val="18"/>
                <w:szCs w:val="18"/>
              </w:rPr>
              <w:t>14</w:t>
            </w:r>
          </w:p>
        </w:tc>
        <w:tc>
          <w:tcPr>
            <w:tcW w:w="1777" w:type="dxa"/>
            <w:gridSpan w:val="3"/>
            <w:vAlign w:val="center"/>
          </w:tcPr>
          <w:p w14:paraId="45A2DFD0" w14:textId="2D4FC275" w:rsidR="004B7D10" w:rsidRPr="00390453" w:rsidRDefault="004B7D10" w:rsidP="004B7D10">
            <w:pPr>
              <w:spacing w:after="0"/>
              <w:rPr>
                <w:rFonts w:cstheme="minorHAnsi"/>
                <w:b/>
                <w:sz w:val="18"/>
                <w:szCs w:val="20"/>
              </w:rPr>
            </w:pPr>
            <w:r w:rsidRPr="00390453">
              <w:rPr>
                <w:sz w:val="18"/>
                <w:szCs w:val="18"/>
              </w:rPr>
              <w:t>Verification Status:</w:t>
            </w:r>
          </w:p>
        </w:tc>
        <w:tc>
          <w:tcPr>
            <w:tcW w:w="8621" w:type="dxa"/>
            <w:gridSpan w:val="7"/>
            <w:vAlign w:val="center"/>
          </w:tcPr>
          <w:p w14:paraId="7591BB7D" w14:textId="72F2F5C3" w:rsidR="004B7D10" w:rsidRPr="00390453" w:rsidRDefault="004B7D10">
            <w:pPr>
              <w:pStyle w:val="ListParagraph"/>
              <w:keepNext/>
              <w:numPr>
                <w:ilvl w:val="0"/>
                <w:numId w:val="9"/>
              </w:numPr>
              <w:tabs>
                <w:tab w:val="left" w:pos="356"/>
              </w:tabs>
              <w:spacing w:after="0" w:line="240" w:lineRule="auto"/>
              <w:rPr>
                <w:sz w:val="18"/>
                <w:szCs w:val="18"/>
              </w:rPr>
            </w:pPr>
            <w:r w:rsidRPr="00390453">
              <w:rPr>
                <w:sz w:val="18"/>
                <w:szCs w:val="18"/>
                <w:u w:val="single"/>
              </w:rPr>
              <w:t>Pass</w:t>
            </w:r>
            <w:r w:rsidRPr="00390453">
              <w:rPr>
                <w:sz w:val="18"/>
                <w:szCs w:val="18"/>
              </w:rPr>
              <w:t xml:space="preserve"> - all applicable requirements are met; or</w:t>
            </w:r>
          </w:p>
          <w:p w14:paraId="72D2A3CB" w14:textId="0B88709B" w:rsidR="004B7D10" w:rsidRPr="00390453" w:rsidRDefault="004B7D10">
            <w:pPr>
              <w:pStyle w:val="ListParagraph"/>
              <w:keepNext/>
              <w:numPr>
                <w:ilvl w:val="0"/>
                <w:numId w:val="9"/>
              </w:numPr>
              <w:tabs>
                <w:tab w:val="left" w:pos="356"/>
              </w:tabs>
              <w:spacing w:after="0" w:line="240" w:lineRule="auto"/>
              <w:rPr>
                <w:sz w:val="18"/>
                <w:szCs w:val="18"/>
              </w:rPr>
            </w:pPr>
            <w:r w:rsidRPr="00390453">
              <w:rPr>
                <w:sz w:val="18"/>
                <w:szCs w:val="18"/>
                <w:u w:val="single"/>
              </w:rPr>
              <w:t>Fail</w:t>
            </w:r>
            <w:r w:rsidRPr="00390453">
              <w:rPr>
                <w:sz w:val="18"/>
                <w:szCs w:val="18"/>
              </w:rPr>
              <w:t xml:space="preserve"> - one or more applicable requirements are not met. Enter reason for failure in corrections notes field below; or</w:t>
            </w:r>
          </w:p>
          <w:p w14:paraId="5DC41070" w14:textId="28102990" w:rsidR="004B7D10" w:rsidRPr="00390453" w:rsidRDefault="004B7D10">
            <w:pPr>
              <w:pStyle w:val="ListParagraph"/>
              <w:keepNext/>
              <w:numPr>
                <w:ilvl w:val="0"/>
                <w:numId w:val="9"/>
              </w:numPr>
              <w:tabs>
                <w:tab w:val="left" w:pos="356"/>
              </w:tabs>
              <w:spacing w:after="0" w:line="240" w:lineRule="auto"/>
              <w:rPr>
                <w:sz w:val="18"/>
                <w:szCs w:val="18"/>
                <w:u w:val="single"/>
              </w:rPr>
            </w:pPr>
            <w:r w:rsidRPr="00390453">
              <w:rPr>
                <w:sz w:val="18"/>
                <w:szCs w:val="18"/>
                <w:u w:val="single"/>
              </w:rPr>
              <w:t>All N/A</w:t>
            </w:r>
            <w:r w:rsidRPr="00390453">
              <w:rPr>
                <w:sz w:val="18"/>
                <w:szCs w:val="18"/>
              </w:rPr>
              <w:t xml:space="preserve"> - This entire table is not applicable</w:t>
            </w:r>
          </w:p>
        </w:tc>
      </w:tr>
      <w:tr w:rsidR="004B7D10" w:rsidRPr="00390453" w14:paraId="5E1880F9" w14:textId="6480EE48" w:rsidTr="00541956">
        <w:trPr>
          <w:trHeight w:val="254"/>
        </w:trPr>
        <w:tc>
          <w:tcPr>
            <w:tcW w:w="439" w:type="dxa"/>
          </w:tcPr>
          <w:p w14:paraId="588E00DE" w14:textId="6E9FD0E1" w:rsidR="004B7D10" w:rsidRPr="00390453" w:rsidRDefault="00123831" w:rsidP="004B7D10">
            <w:pPr>
              <w:spacing w:after="0"/>
              <w:rPr>
                <w:rFonts w:cstheme="minorHAnsi"/>
                <w:b/>
                <w:sz w:val="18"/>
                <w:szCs w:val="20"/>
              </w:rPr>
            </w:pPr>
            <w:r w:rsidRPr="00390453">
              <w:rPr>
                <w:rFonts w:cstheme="minorHAnsi"/>
                <w:sz w:val="18"/>
                <w:szCs w:val="18"/>
              </w:rPr>
              <w:t>15</w:t>
            </w:r>
          </w:p>
        </w:tc>
        <w:tc>
          <w:tcPr>
            <w:tcW w:w="10399" w:type="dxa"/>
            <w:gridSpan w:val="10"/>
            <w:vAlign w:val="center"/>
          </w:tcPr>
          <w:p w14:paraId="41423FAF" w14:textId="3A1F1657" w:rsidR="004B7D10" w:rsidRPr="00390453" w:rsidRDefault="004B7D10" w:rsidP="004B7D10">
            <w:pPr>
              <w:spacing w:after="0"/>
              <w:rPr>
                <w:sz w:val="18"/>
                <w:szCs w:val="18"/>
              </w:rPr>
            </w:pPr>
            <w:r w:rsidRPr="00390453">
              <w:rPr>
                <w:sz w:val="18"/>
                <w:szCs w:val="18"/>
              </w:rPr>
              <w:t xml:space="preserve">Correction Notes: </w:t>
            </w:r>
            <w:r w:rsidRPr="00390453">
              <w:rPr>
                <w:rFonts w:cs="TimesNewRomanPS-BoldMT"/>
                <w:bCs/>
                <w:sz w:val="18"/>
                <w:szCs w:val="18"/>
              </w:rPr>
              <w:t>&lt;&lt;if Verification Status= Fail, then text entry in this Corrections Notes field is required; user input text&gt;&gt;</w:t>
            </w:r>
          </w:p>
        </w:tc>
      </w:tr>
      <w:tr w:rsidR="004B7D10" w:rsidRPr="00390453" w14:paraId="5D5F7A31" w14:textId="1CE58B93" w:rsidTr="00541956">
        <w:trPr>
          <w:trHeight w:val="507"/>
        </w:trPr>
        <w:tc>
          <w:tcPr>
            <w:tcW w:w="10838" w:type="dxa"/>
            <w:gridSpan w:val="11"/>
          </w:tcPr>
          <w:p w14:paraId="2D284B90" w14:textId="282938AC" w:rsidR="004B7D10" w:rsidRPr="00390453" w:rsidRDefault="004B7D10" w:rsidP="004B7D10">
            <w:pPr>
              <w:spacing w:after="0"/>
              <w:rPr>
                <w:b/>
                <w:sz w:val="18"/>
                <w:szCs w:val="18"/>
              </w:rPr>
            </w:pPr>
            <w:r w:rsidRPr="00390453">
              <w:rPr>
                <w:b/>
                <w:sz w:val="18"/>
                <w:szCs w:val="18"/>
              </w:rPr>
              <w:lastRenderedPageBreak/>
              <w:t>The responsible person’s signature on this compliance document affirms that all applicable requirements in this table have been met unless otherwise noted in the Verification Status and the Corrections Notes in this table.</w:t>
            </w:r>
          </w:p>
        </w:tc>
      </w:tr>
    </w:tbl>
    <w:p w14:paraId="4B1F9674" w14:textId="0743BD56" w:rsidR="00C370D7" w:rsidRDefault="00C370D7">
      <w:pPr>
        <w:spacing w:after="0" w:line="240" w:lineRule="auto"/>
        <w:rPr>
          <w:rFonts w:asciiTheme="minorHAnsi" w:hAnsiTheme="minorHAnsi" w:cstheme="minorHAnsi"/>
          <w:sz w:val="18"/>
          <w:szCs w:val="18"/>
        </w:rPr>
      </w:pPr>
    </w:p>
    <w:tbl>
      <w:tblPr>
        <w:tblStyle w:val="TableGrid"/>
        <w:tblW w:w="10829" w:type="dxa"/>
        <w:tblLayout w:type="fixed"/>
        <w:tblLook w:val="04A0" w:firstRow="1" w:lastRow="0" w:firstColumn="1" w:lastColumn="0" w:noHBand="0" w:noVBand="1"/>
      </w:tblPr>
      <w:tblGrid>
        <w:gridCol w:w="975"/>
        <w:gridCol w:w="900"/>
        <w:gridCol w:w="1253"/>
        <w:gridCol w:w="1253"/>
        <w:gridCol w:w="1343"/>
        <w:gridCol w:w="1343"/>
        <w:gridCol w:w="1253"/>
        <w:gridCol w:w="1253"/>
        <w:gridCol w:w="1256"/>
      </w:tblGrid>
      <w:tr w:rsidR="00697250" w:rsidRPr="00390453" w14:paraId="39DC3B93" w14:textId="10B61A98" w:rsidTr="00541956">
        <w:trPr>
          <w:trHeight w:val="533"/>
        </w:trPr>
        <w:tc>
          <w:tcPr>
            <w:tcW w:w="10829" w:type="dxa"/>
            <w:gridSpan w:val="9"/>
          </w:tcPr>
          <w:p w14:paraId="01E83EA9" w14:textId="5281FB64" w:rsidR="00697250" w:rsidRPr="00390453" w:rsidRDefault="00697250" w:rsidP="00DF413D">
            <w:pPr>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t>H. Compact Hot Water Distribution (CHWDS) (RA4.4.6)</w:t>
            </w:r>
          </w:p>
          <w:p w14:paraId="3526F802" w14:textId="4ED6BC30" w:rsidR="00697250" w:rsidRPr="00390453" w:rsidRDefault="00D85FCB" w:rsidP="00DF413D">
            <w:pPr>
              <w:spacing w:after="0" w:line="240" w:lineRule="auto"/>
              <w:rPr>
                <w:rFonts w:asciiTheme="minorHAnsi" w:hAnsiTheme="minorHAnsi" w:cstheme="minorHAnsi"/>
                <w:b/>
                <w:sz w:val="18"/>
                <w:szCs w:val="18"/>
              </w:rPr>
            </w:pPr>
            <w:r w:rsidRPr="00390453">
              <w:rPr>
                <w:rFonts w:asciiTheme="minorHAnsi" w:hAnsiTheme="minorHAnsi"/>
                <w:iCs/>
                <w:sz w:val="18"/>
                <w:szCs w:val="18"/>
              </w:rPr>
              <w:t>&lt;&lt;Static Text - see the top&gt;&gt;</w:t>
            </w:r>
            <w:r w:rsidR="00697250" w:rsidRPr="00390453">
              <w:rPr>
                <w:rFonts w:cstheme="minorHAnsi"/>
                <w:sz w:val="18"/>
                <w:szCs w:val="20"/>
              </w:rPr>
              <w:t>&lt;&lt; Require one row of data, reporting the longest distances, for each dwelling identified in Section B</w:t>
            </w:r>
            <w:r w:rsidR="008619BD" w:rsidRPr="00390453">
              <w:rPr>
                <w:rFonts w:cstheme="minorHAnsi"/>
                <w:sz w:val="18"/>
                <w:szCs w:val="20"/>
              </w:rPr>
              <w:t xml:space="preserve"> or </w:t>
            </w:r>
            <w:r w:rsidR="00792100" w:rsidRPr="00390453">
              <w:rPr>
                <w:rFonts w:cstheme="minorHAnsi"/>
                <w:sz w:val="18"/>
                <w:szCs w:val="20"/>
              </w:rPr>
              <w:t>B2</w:t>
            </w:r>
            <w:r w:rsidR="00697250" w:rsidRPr="00390453">
              <w:rPr>
                <w:rFonts w:cstheme="minorHAnsi"/>
                <w:sz w:val="18"/>
                <w:szCs w:val="20"/>
              </w:rPr>
              <w:t xml:space="preserve">. with B11 </w:t>
            </w:r>
            <w:r w:rsidR="008619BD" w:rsidRPr="00390453">
              <w:rPr>
                <w:rFonts w:cstheme="minorHAnsi"/>
                <w:sz w:val="18"/>
                <w:szCs w:val="20"/>
              </w:rPr>
              <w:t xml:space="preserve">or </w:t>
            </w:r>
            <w:r w:rsidR="00792100" w:rsidRPr="00390453">
              <w:rPr>
                <w:rFonts w:cstheme="minorHAnsi"/>
                <w:sz w:val="18"/>
                <w:szCs w:val="20"/>
              </w:rPr>
              <w:t>B2-</w:t>
            </w:r>
            <w:r w:rsidR="008619BD" w:rsidRPr="00390453">
              <w:rPr>
                <w:rFonts w:cstheme="minorHAnsi"/>
                <w:sz w:val="18"/>
                <w:szCs w:val="20"/>
              </w:rPr>
              <w:t xml:space="preserve">08 </w:t>
            </w:r>
            <w:r w:rsidR="00697250" w:rsidRPr="00390453">
              <w:rPr>
                <w:rFonts w:cstheme="minorHAnsi"/>
                <w:sz w:val="18"/>
                <w:szCs w:val="20"/>
              </w:rPr>
              <w:t>= Basic. If no dwelling in B11</w:t>
            </w:r>
            <w:r w:rsidR="008619BD" w:rsidRPr="00390453">
              <w:rPr>
                <w:rFonts w:cstheme="minorHAnsi"/>
                <w:sz w:val="18"/>
                <w:szCs w:val="20"/>
              </w:rPr>
              <w:t xml:space="preserve"> or </w:t>
            </w:r>
            <w:r w:rsidR="00792100" w:rsidRPr="00390453">
              <w:rPr>
                <w:rFonts w:cstheme="minorHAnsi"/>
                <w:sz w:val="18"/>
                <w:szCs w:val="20"/>
              </w:rPr>
              <w:t>B2-</w:t>
            </w:r>
            <w:r w:rsidR="008619BD" w:rsidRPr="00390453">
              <w:rPr>
                <w:rFonts w:cstheme="minorHAnsi"/>
                <w:sz w:val="18"/>
                <w:szCs w:val="20"/>
              </w:rPr>
              <w:t>08</w:t>
            </w:r>
            <w:r w:rsidR="00697250" w:rsidRPr="00390453">
              <w:rPr>
                <w:rFonts w:cstheme="minorHAnsi"/>
                <w:sz w:val="18"/>
                <w:szCs w:val="20"/>
              </w:rPr>
              <w:t xml:space="preserve"> = Basic, then display section header and standard “This section does not apply” message&gt;&gt;</w:t>
            </w:r>
          </w:p>
        </w:tc>
      </w:tr>
      <w:tr w:rsidR="00697250" w:rsidRPr="00390453" w14:paraId="5A9DC133" w14:textId="299439B2" w:rsidTr="00D81D04">
        <w:trPr>
          <w:trHeight w:val="218"/>
        </w:trPr>
        <w:tc>
          <w:tcPr>
            <w:tcW w:w="975" w:type="dxa"/>
            <w:vAlign w:val="center"/>
          </w:tcPr>
          <w:p w14:paraId="50E63E68" w14:textId="77777777" w:rsidR="00697250" w:rsidRPr="00390453" w:rsidRDefault="00697250" w:rsidP="00DF413D">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01</w:t>
            </w:r>
          </w:p>
        </w:tc>
        <w:tc>
          <w:tcPr>
            <w:tcW w:w="900" w:type="dxa"/>
            <w:vAlign w:val="center"/>
          </w:tcPr>
          <w:p w14:paraId="2BF50AFA" w14:textId="77777777" w:rsidR="00697250" w:rsidRPr="00390453" w:rsidRDefault="00697250" w:rsidP="00DF413D">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02</w:t>
            </w:r>
          </w:p>
        </w:tc>
        <w:tc>
          <w:tcPr>
            <w:tcW w:w="1253" w:type="dxa"/>
            <w:vAlign w:val="center"/>
          </w:tcPr>
          <w:p w14:paraId="72B2E193" w14:textId="77777777" w:rsidR="00697250" w:rsidRPr="00390453" w:rsidRDefault="00697250" w:rsidP="00DF413D">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03</w:t>
            </w:r>
          </w:p>
        </w:tc>
        <w:tc>
          <w:tcPr>
            <w:tcW w:w="1253" w:type="dxa"/>
            <w:vAlign w:val="center"/>
          </w:tcPr>
          <w:p w14:paraId="5384AC8D" w14:textId="77777777" w:rsidR="00697250" w:rsidRPr="00390453" w:rsidRDefault="00697250" w:rsidP="00DF413D">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04</w:t>
            </w:r>
          </w:p>
        </w:tc>
        <w:tc>
          <w:tcPr>
            <w:tcW w:w="1343" w:type="dxa"/>
            <w:vAlign w:val="center"/>
          </w:tcPr>
          <w:p w14:paraId="23DC89A5" w14:textId="77777777" w:rsidR="00697250" w:rsidRPr="00390453" w:rsidRDefault="00697250" w:rsidP="00DF413D">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05</w:t>
            </w:r>
          </w:p>
        </w:tc>
        <w:tc>
          <w:tcPr>
            <w:tcW w:w="1343" w:type="dxa"/>
            <w:vAlign w:val="center"/>
          </w:tcPr>
          <w:p w14:paraId="5E995269" w14:textId="77777777" w:rsidR="00697250" w:rsidRPr="00390453" w:rsidRDefault="00697250" w:rsidP="00DF413D">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06</w:t>
            </w:r>
          </w:p>
        </w:tc>
        <w:tc>
          <w:tcPr>
            <w:tcW w:w="1253" w:type="dxa"/>
            <w:vAlign w:val="center"/>
          </w:tcPr>
          <w:p w14:paraId="3AFB6D52" w14:textId="77777777" w:rsidR="00697250" w:rsidRPr="00390453" w:rsidRDefault="00697250" w:rsidP="00DF413D">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07</w:t>
            </w:r>
          </w:p>
        </w:tc>
        <w:tc>
          <w:tcPr>
            <w:tcW w:w="1253" w:type="dxa"/>
          </w:tcPr>
          <w:p w14:paraId="458E9BDE" w14:textId="59562B43" w:rsidR="00697250" w:rsidRPr="00390453" w:rsidRDefault="00697250" w:rsidP="00DF413D">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08</w:t>
            </w:r>
          </w:p>
        </w:tc>
        <w:tc>
          <w:tcPr>
            <w:tcW w:w="1256" w:type="dxa"/>
          </w:tcPr>
          <w:p w14:paraId="367632D0" w14:textId="773A0D2D" w:rsidR="00697250" w:rsidRPr="00390453" w:rsidRDefault="00697250" w:rsidP="00DF413D">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09</w:t>
            </w:r>
          </w:p>
        </w:tc>
      </w:tr>
      <w:tr w:rsidR="00D630C0" w:rsidRPr="00390453" w14:paraId="744E8528" w14:textId="5DB7D5AC" w:rsidTr="00D81D04">
        <w:trPr>
          <w:trHeight w:val="1550"/>
        </w:trPr>
        <w:tc>
          <w:tcPr>
            <w:tcW w:w="975" w:type="dxa"/>
            <w:vAlign w:val="bottom"/>
          </w:tcPr>
          <w:p w14:paraId="71099645" w14:textId="4F8D1207"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Dwelling Name</w:t>
            </w:r>
          </w:p>
        </w:tc>
        <w:tc>
          <w:tcPr>
            <w:tcW w:w="900" w:type="dxa"/>
            <w:vAlign w:val="bottom"/>
          </w:tcPr>
          <w:p w14:paraId="17D6BF9E" w14:textId="77777777"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Number of Stories</w:t>
            </w:r>
          </w:p>
        </w:tc>
        <w:tc>
          <w:tcPr>
            <w:tcW w:w="1253" w:type="dxa"/>
            <w:vAlign w:val="bottom"/>
          </w:tcPr>
          <w:p w14:paraId="2481CF44" w14:textId="77777777"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Master Bath distance of furthest fixture to Water Heater in feet</w:t>
            </w:r>
          </w:p>
        </w:tc>
        <w:tc>
          <w:tcPr>
            <w:tcW w:w="1253" w:type="dxa"/>
            <w:vAlign w:val="bottom"/>
          </w:tcPr>
          <w:p w14:paraId="22F92664" w14:textId="77777777"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Kitchen distance from furthest fixture to Water Heater in feet</w:t>
            </w:r>
          </w:p>
        </w:tc>
        <w:tc>
          <w:tcPr>
            <w:tcW w:w="1343" w:type="dxa"/>
            <w:vAlign w:val="bottom"/>
          </w:tcPr>
          <w:p w14:paraId="4B429721" w14:textId="2F9F696D"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Furthest Third furthest fixture to Water Heater in feet </w:t>
            </w:r>
            <w:r w:rsidRPr="00390453">
              <w:rPr>
                <w:rFonts w:cstheme="minorHAnsi"/>
                <w:sz w:val="18"/>
                <w:szCs w:val="20"/>
              </w:rPr>
              <w:t>(Avg for multiple water heaters)</w:t>
            </w:r>
          </w:p>
        </w:tc>
        <w:tc>
          <w:tcPr>
            <w:tcW w:w="1343" w:type="dxa"/>
            <w:vAlign w:val="bottom"/>
          </w:tcPr>
          <w:p w14:paraId="54ACADCB" w14:textId="77777777"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Weighted Distance</w:t>
            </w:r>
          </w:p>
        </w:tc>
        <w:tc>
          <w:tcPr>
            <w:tcW w:w="1253" w:type="dxa"/>
            <w:vAlign w:val="bottom"/>
          </w:tcPr>
          <w:p w14:paraId="7F9438A8" w14:textId="77777777"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Qualification Distance</w:t>
            </w:r>
          </w:p>
        </w:tc>
        <w:tc>
          <w:tcPr>
            <w:tcW w:w="1253" w:type="dxa"/>
            <w:vAlign w:val="bottom"/>
          </w:tcPr>
          <w:p w14:paraId="17C15258" w14:textId="6DDDC25B" w:rsidR="00D630C0" w:rsidRPr="00390453" w:rsidRDefault="00D630C0" w:rsidP="00D630C0">
            <w:pPr>
              <w:spacing w:after="0" w:line="240" w:lineRule="auto"/>
              <w:rPr>
                <w:rFonts w:asciiTheme="minorHAnsi" w:hAnsiTheme="minorHAnsi" w:cstheme="minorHAnsi"/>
                <w:sz w:val="18"/>
                <w:szCs w:val="18"/>
              </w:rPr>
            </w:pPr>
            <w:r w:rsidRPr="00390453">
              <w:rPr>
                <w:rFonts w:cstheme="minorHAnsi"/>
                <w:sz w:val="18"/>
              </w:rPr>
              <w:t>Design Compactness Factor</w:t>
            </w:r>
          </w:p>
        </w:tc>
        <w:tc>
          <w:tcPr>
            <w:tcW w:w="1256" w:type="dxa"/>
            <w:vAlign w:val="bottom"/>
          </w:tcPr>
          <w:p w14:paraId="708D1314" w14:textId="6F75FD57" w:rsidR="00D630C0" w:rsidRPr="00390453" w:rsidRDefault="00D630C0" w:rsidP="00D630C0">
            <w:pPr>
              <w:spacing w:after="0" w:line="240" w:lineRule="auto"/>
              <w:rPr>
                <w:rFonts w:asciiTheme="minorHAnsi" w:hAnsiTheme="minorHAnsi" w:cstheme="minorHAnsi"/>
                <w:sz w:val="18"/>
                <w:szCs w:val="18"/>
              </w:rPr>
            </w:pPr>
            <w:r w:rsidRPr="00390453">
              <w:rPr>
                <w:rFonts w:cstheme="minorHAnsi"/>
                <w:sz w:val="18"/>
              </w:rPr>
              <w:t>Calculated Compactness Factor</w:t>
            </w:r>
          </w:p>
        </w:tc>
      </w:tr>
      <w:tr w:rsidR="00D630C0" w:rsidRPr="00390453" w14:paraId="5DEC94E1" w14:textId="3B093A39" w:rsidTr="00D81D04">
        <w:trPr>
          <w:trHeight w:val="307"/>
        </w:trPr>
        <w:tc>
          <w:tcPr>
            <w:tcW w:w="975" w:type="dxa"/>
          </w:tcPr>
          <w:p w14:paraId="035740C0" w14:textId="1EFE5EEC"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&lt;&lt;Reference value from A01</w:t>
            </w:r>
            <w:r w:rsidR="008619BD" w:rsidRPr="00390453">
              <w:rPr>
                <w:rFonts w:asciiTheme="minorHAnsi" w:hAnsiTheme="minorHAnsi" w:cstheme="minorHAnsi"/>
                <w:sz w:val="18"/>
                <w:szCs w:val="18"/>
              </w:rPr>
              <w:t xml:space="preserve"> or </w:t>
            </w:r>
            <w:r w:rsidR="006E72A8" w:rsidRPr="00390453">
              <w:rPr>
                <w:rFonts w:asciiTheme="minorHAnsi" w:hAnsiTheme="minorHAnsi" w:cstheme="minorHAnsi"/>
                <w:sz w:val="18"/>
                <w:szCs w:val="18"/>
              </w:rPr>
              <w:t>A2-</w:t>
            </w:r>
            <w:r w:rsidR="008619BD" w:rsidRPr="00390453">
              <w:rPr>
                <w:rFonts w:asciiTheme="minorHAnsi" w:hAnsiTheme="minorHAnsi" w:cstheme="minorHAnsi"/>
                <w:sz w:val="18"/>
                <w:szCs w:val="18"/>
              </w:rPr>
              <w:t>01</w:t>
            </w:r>
            <w:r w:rsidRPr="00390453">
              <w:rPr>
                <w:rFonts w:asciiTheme="minorHAnsi" w:hAnsiTheme="minorHAnsi" w:cstheme="minorHAnsi"/>
                <w:sz w:val="18"/>
                <w:szCs w:val="18"/>
              </w:rPr>
              <w:t>&gt;&gt;</w:t>
            </w:r>
          </w:p>
        </w:tc>
        <w:tc>
          <w:tcPr>
            <w:tcW w:w="900" w:type="dxa"/>
          </w:tcPr>
          <w:p w14:paraId="455BCAE9" w14:textId="77777777"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&lt;&lt;if performance, then value = NA; </w:t>
            </w:r>
          </w:p>
          <w:p w14:paraId="6D841938" w14:textId="77777777"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Else if prescriptive, user select from list: 1, 2, 3&gt;&gt;</w:t>
            </w:r>
          </w:p>
        </w:tc>
        <w:tc>
          <w:tcPr>
            <w:tcW w:w="1253" w:type="dxa"/>
          </w:tcPr>
          <w:p w14:paraId="7FC86B9B" w14:textId="16538B50"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&lt;&lt;Reference Value from </w:t>
            </w:r>
            <w:r w:rsidR="00694445">
              <w:rPr>
                <w:rFonts w:asciiTheme="minorHAnsi" w:hAnsiTheme="minorHAnsi" w:cstheme="minorHAnsi"/>
                <w:sz w:val="18"/>
                <w:szCs w:val="18"/>
              </w:rPr>
              <w:t>NRCC</w:t>
            </w:r>
            <w:r w:rsidRPr="00390453">
              <w:rPr>
                <w:rFonts w:asciiTheme="minorHAnsi" w:hAnsiTheme="minorHAnsi" w:cstheme="minorHAnsi"/>
                <w:sz w:val="18"/>
                <w:szCs w:val="18"/>
              </w:rPr>
              <w:t xml:space="preserve">-PRF; </w:t>
            </w:r>
          </w:p>
          <w:p w14:paraId="46D519A9" w14:textId="07B998D6"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Else if prescriptive compliance</w:t>
            </w:r>
            <w:r w:rsidR="00991614" w:rsidRPr="00390453">
              <w:rPr>
                <w:sz w:val="18"/>
                <w:szCs w:val="18"/>
              </w:rPr>
              <w:t xml:space="preserve"> or not in the XML</w:t>
            </w:r>
            <w:r w:rsidRPr="00390453">
              <w:rPr>
                <w:rFonts w:asciiTheme="minorHAnsi" w:hAnsiTheme="minorHAnsi" w:cstheme="minorHAnsi"/>
                <w:sz w:val="18"/>
                <w:szCs w:val="18"/>
              </w:rPr>
              <w:t>, user input&gt;&gt;</w:t>
            </w:r>
          </w:p>
        </w:tc>
        <w:tc>
          <w:tcPr>
            <w:tcW w:w="1253" w:type="dxa"/>
          </w:tcPr>
          <w:p w14:paraId="78464813" w14:textId="1E143A8E"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&lt;&lt;Reference Value from </w:t>
            </w:r>
            <w:r w:rsidR="00694445">
              <w:rPr>
                <w:rFonts w:asciiTheme="minorHAnsi" w:hAnsiTheme="minorHAnsi" w:cstheme="minorHAnsi"/>
                <w:sz w:val="18"/>
                <w:szCs w:val="18"/>
              </w:rPr>
              <w:t>NRCC</w:t>
            </w:r>
            <w:r w:rsidRPr="00390453">
              <w:rPr>
                <w:rFonts w:asciiTheme="minorHAnsi" w:hAnsiTheme="minorHAnsi" w:cstheme="minorHAnsi"/>
                <w:sz w:val="18"/>
                <w:szCs w:val="18"/>
              </w:rPr>
              <w:t xml:space="preserve">-PRF; </w:t>
            </w:r>
          </w:p>
          <w:p w14:paraId="3B47FF62" w14:textId="61FBC095"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Else if prescriptive compliance</w:t>
            </w:r>
            <w:r w:rsidR="00991614" w:rsidRPr="00390453">
              <w:rPr>
                <w:sz w:val="18"/>
                <w:szCs w:val="18"/>
              </w:rPr>
              <w:t xml:space="preserve"> or not in the XML</w:t>
            </w:r>
            <w:r w:rsidRPr="00390453">
              <w:rPr>
                <w:rFonts w:asciiTheme="minorHAnsi" w:hAnsiTheme="minorHAnsi" w:cstheme="minorHAnsi"/>
                <w:sz w:val="18"/>
                <w:szCs w:val="18"/>
              </w:rPr>
              <w:t>, user input&gt;&gt;</w:t>
            </w:r>
          </w:p>
        </w:tc>
        <w:tc>
          <w:tcPr>
            <w:tcW w:w="1343" w:type="dxa"/>
          </w:tcPr>
          <w:p w14:paraId="541D1D74" w14:textId="09171FCC"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&lt;&lt;Reference Value from </w:t>
            </w:r>
            <w:r w:rsidR="00694445">
              <w:rPr>
                <w:rFonts w:asciiTheme="minorHAnsi" w:hAnsiTheme="minorHAnsi" w:cstheme="minorHAnsi"/>
                <w:sz w:val="18"/>
                <w:szCs w:val="18"/>
              </w:rPr>
              <w:t>NRCC</w:t>
            </w:r>
            <w:r w:rsidRPr="00390453">
              <w:rPr>
                <w:rFonts w:asciiTheme="minorHAnsi" w:hAnsiTheme="minorHAnsi" w:cstheme="minorHAnsi"/>
                <w:sz w:val="18"/>
                <w:szCs w:val="18"/>
              </w:rPr>
              <w:t xml:space="preserve">-PRF; </w:t>
            </w:r>
          </w:p>
          <w:p w14:paraId="7BFFD696" w14:textId="6E1BA277"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Else if prescriptive compliance</w:t>
            </w:r>
            <w:r w:rsidR="00991614" w:rsidRPr="00390453">
              <w:rPr>
                <w:sz w:val="18"/>
                <w:szCs w:val="18"/>
              </w:rPr>
              <w:t xml:space="preserve"> or not in the XML</w:t>
            </w:r>
            <w:r w:rsidRPr="00390453">
              <w:rPr>
                <w:rFonts w:asciiTheme="minorHAnsi" w:hAnsiTheme="minorHAnsi" w:cstheme="minorHAnsi"/>
                <w:sz w:val="18"/>
                <w:szCs w:val="18"/>
              </w:rPr>
              <w:t>, user input&gt;&gt;</w:t>
            </w:r>
          </w:p>
        </w:tc>
        <w:tc>
          <w:tcPr>
            <w:tcW w:w="1343" w:type="dxa"/>
          </w:tcPr>
          <w:p w14:paraId="20D82477" w14:textId="572B9027"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&lt;&lt;Reference value from </w:t>
            </w:r>
            <w:r w:rsidR="00694445">
              <w:rPr>
                <w:rFonts w:asciiTheme="minorHAnsi" w:hAnsiTheme="minorHAnsi" w:cstheme="minorHAnsi"/>
                <w:sz w:val="18"/>
                <w:szCs w:val="18"/>
              </w:rPr>
              <w:t>NRCC</w:t>
            </w:r>
            <w:r w:rsidRPr="00390453">
              <w:rPr>
                <w:rFonts w:asciiTheme="minorHAnsi" w:hAnsiTheme="minorHAnsi" w:cstheme="minorHAnsi"/>
                <w:sz w:val="18"/>
                <w:szCs w:val="18"/>
              </w:rPr>
              <w:t xml:space="preserve">-PRF; </w:t>
            </w:r>
          </w:p>
          <w:p w14:paraId="1EFBB955" w14:textId="5811CE70"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else if prescriptive </w:t>
            </w:r>
            <w:r w:rsidR="00991614" w:rsidRPr="00390453">
              <w:rPr>
                <w:sz w:val="18"/>
                <w:szCs w:val="18"/>
              </w:rPr>
              <w:t>or not in the XML</w:t>
            </w:r>
            <w:r w:rsidR="00991614" w:rsidRPr="00390453">
              <w:rPr>
                <w:rFonts w:asciiTheme="minorHAnsi" w:hAnsiTheme="minorHAnsi" w:cstheme="minorHAnsi"/>
                <w:sz w:val="18"/>
                <w:szCs w:val="18"/>
              </w:rPr>
              <w:t xml:space="preserve"> </w:t>
            </w:r>
            <w:r w:rsidRPr="00390453">
              <w:rPr>
                <w:rFonts w:asciiTheme="minorHAnsi" w:hAnsiTheme="minorHAnsi" w:cstheme="minorHAnsi"/>
                <w:sz w:val="18"/>
                <w:szCs w:val="18"/>
              </w:rPr>
              <w:t xml:space="preserve">and A10 </w:t>
            </w:r>
            <w:r w:rsidR="006C1A68" w:rsidRPr="00390453">
              <w:rPr>
                <w:rFonts w:asciiTheme="minorHAnsi" w:hAnsiTheme="minorHAnsi" w:cstheme="minorHAnsi"/>
                <w:sz w:val="18"/>
                <w:szCs w:val="18"/>
              </w:rPr>
              <w:t xml:space="preserve">or </w:t>
            </w:r>
            <w:r w:rsidR="00FF42EC" w:rsidRPr="00390453">
              <w:rPr>
                <w:rFonts w:asciiTheme="minorHAnsi" w:hAnsiTheme="minorHAnsi" w:cstheme="minorHAnsi"/>
                <w:sz w:val="18"/>
                <w:szCs w:val="18"/>
              </w:rPr>
              <w:t>A2-</w:t>
            </w:r>
            <w:r w:rsidR="006C1A68" w:rsidRPr="00390453">
              <w:rPr>
                <w:rFonts w:asciiTheme="minorHAnsi" w:hAnsiTheme="minorHAnsi" w:cstheme="minorHAnsi"/>
                <w:sz w:val="18"/>
                <w:szCs w:val="18"/>
              </w:rPr>
              <w:t xml:space="preserve">07 </w:t>
            </w:r>
            <w:r w:rsidRPr="00390453">
              <w:rPr>
                <w:rFonts w:asciiTheme="minorHAnsi" w:hAnsiTheme="minorHAnsi" w:cstheme="minorHAnsi"/>
                <w:sz w:val="18"/>
                <w:szCs w:val="18"/>
              </w:rPr>
              <w:t>= Standard Distribution System, then value = (</w:t>
            </w:r>
            <w:del w:id="179" w:author="Alhabibi, Haider@Energy" w:date="2022-08-10T16:53:00Z">
              <w:r w:rsidR="00295D15" w:rsidDel="00A75F1F">
                <w:rPr>
                  <w:rFonts w:asciiTheme="minorHAnsi" w:hAnsiTheme="minorHAnsi" w:cstheme="minorHAnsi"/>
                  <w:sz w:val="18"/>
                  <w:szCs w:val="18"/>
                </w:rPr>
                <w:delText>J</w:delText>
              </w:r>
            </w:del>
            <w:ins w:id="180" w:author="Alhabibi, Haider@Energy" w:date="2022-08-10T16:53:00Z">
              <w:r w:rsidR="00A75F1F">
                <w:rPr>
                  <w:rFonts w:asciiTheme="minorHAnsi" w:hAnsiTheme="minorHAnsi" w:cstheme="minorHAnsi"/>
                  <w:sz w:val="18"/>
                  <w:szCs w:val="18"/>
                </w:rPr>
                <w:t>H</w:t>
              </w:r>
            </w:ins>
            <w:r w:rsidRPr="00390453">
              <w:rPr>
                <w:rFonts w:asciiTheme="minorHAnsi" w:hAnsiTheme="minorHAnsi" w:cstheme="minorHAnsi"/>
                <w:sz w:val="18"/>
                <w:szCs w:val="18"/>
              </w:rPr>
              <w:t>03*0.4)</w:t>
            </w:r>
            <w:r w:rsidRPr="00390453" w:rsidDel="009403AC">
              <w:rPr>
                <w:rFonts w:asciiTheme="minorHAnsi" w:hAnsiTheme="minorHAnsi" w:cstheme="minorHAnsi"/>
                <w:sz w:val="18"/>
                <w:szCs w:val="18"/>
              </w:rPr>
              <w:t xml:space="preserve"> </w:t>
            </w:r>
            <w:r w:rsidRPr="00390453">
              <w:rPr>
                <w:rFonts w:asciiTheme="minorHAnsi" w:hAnsiTheme="minorHAnsi" w:cstheme="minorHAnsi"/>
                <w:sz w:val="18"/>
                <w:szCs w:val="18"/>
              </w:rPr>
              <w:t>+(</w:t>
            </w:r>
            <w:del w:id="181" w:author="Alhabibi, Haider@Energy" w:date="2022-08-10T16:53:00Z">
              <w:r w:rsidR="00295D15" w:rsidDel="00A75F1F">
                <w:rPr>
                  <w:rFonts w:asciiTheme="minorHAnsi" w:hAnsiTheme="minorHAnsi" w:cstheme="minorHAnsi"/>
                  <w:sz w:val="18"/>
                  <w:szCs w:val="18"/>
                </w:rPr>
                <w:delText>J</w:delText>
              </w:r>
            </w:del>
            <w:ins w:id="182" w:author="Alhabibi, Haider@Energy" w:date="2022-08-10T16:53:00Z">
              <w:r w:rsidR="00A75F1F">
                <w:rPr>
                  <w:rFonts w:asciiTheme="minorHAnsi" w:hAnsiTheme="minorHAnsi" w:cstheme="minorHAnsi"/>
                  <w:sz w:val="18"/>
                  <w:szCs w:val="18"/>
                </w:rPr>
                <w:t>H</w:t>
              </w:r>
            </w:ins>
            <w:r w:rsidRPr="00390453">
              <w:rPr>
                <w:rFonts w:asciiTheme="minorHAnsi" w:hAnsiTheme="minorHAnsi" w:cstheme="minorHAnsi"/>
                <w:sz w:val="18"/>
                <w:szCs w:val="18"/>
              </w:rPr>
              <w:t>04*0.4)</w:t>
            </w:r>
            <w:r w:rsidRPr="00390453" w:rsidDel="009403AC">
              <w:rPr>
                <w:rFonts w:asciiTheme="minorHAnsi" w:hAnsiTheme="minorHAnsi" w:cstheme="minorHAnsi"/>
                <w:sz w:val="18"/>
                <w:szCs w:val="18"/>
              </w:rPr>
              <w:t xml:space="preserve"> </w:t>
            </w:r>
            <w:r w:rsidRPr="00390453">
              <w:rPr>
                <w:rFonts w:asciiTheme="minorHAnsi" w:hAnsiTheme="minorHAnsi" w:cstheme="minorHAnsi"/>
                <w:sz w:val="18"/>
                <w:szCs w:val="18"/>
              </w:rPr>
              <w:t xml:space="preserve">+( </w:t>
            </w:r>
            <w:del w:id="183" w:author="Alhabibi, Haider@Energy" w:date="2022-08-10T16:54:00Z">
              <w:r w:rsidR="00295D15" w:rsidDel="00A75F1F">
                <w:rPr>
                  <w:rFonts w:asciiTheme="minorHAnsi" w:hAnsiTheme="minorHAnsi" w:cstheme="minorHAnsi"/>
                  <w:sz w:val="18"/>
                  <w:szCs w:val="18"/>
                </w:rPr>
                <w:delText>J</w:delText>
              </w:r>
            </w:del>
            <w:ins w:id="184" w:author="Alhabibi, Haider@Energy" w:date="2022-08-10T16:54:00Z">
              <w:r w:rsidR="00A75F1F">
                <w:rPr>
                  <w:rFonts w:asciiTheme="minorHAnsi" w:hAnsiTheme="minorHAnsi" w:cstheme="minorHAnsi"/>
                  <w:sz w:val="18"/>
                  <w:szCs w:val="18"/>
                </w:rPr>
                <w:t>H</w:t>
              </w:r>
            </w:ins>
            <w:r w:rsidRPr="00390453">
              <w:rPr>
                <w:rFonts w:asciiTheme="minorHAnsi" w:hAnsiTheme="minorHAnsi" w:cstheme="minorHAnsi"/>
                <w:sz w:val="18"/>
                <w:szCs w:val="18"/>
              </w:rPr>
              <w:t>05*0.2);</w:t>
            </w:r>
          </w:p>
          <w:p w14:paraId="3A01AC06" w14:textId="220192D6"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else if A10</w:t>
            </w:r>
            <w:r w:rsidR="006C1A68" w:rsidRPr="00390453">
              <w:rPr>
                <w:rFonts w:asciiTheme="minorHAnsi" w:hAnsiTheme="minorHAnsi" w:cstheme="minorHAnsi"/>
                <w:sz w:val="18"/>
                <w:szCs w:val="18"/>
              </w:rPr>
              <w:t xml:space="preserve"> or </w:t>
            </w:r>
            <w:r w:rsidR="00FF42EC" w:rsidRPr="00390453">
              <w:rPr>
                <w:rFonts w:asciiTheme="minorHAnsi" w:hAnsiTheme="minorHAnsi" w:cstheme="minorHAnsi"/>
                <w:sz w:val="18"/>
                <w:szCs w:val="18"/>
              </w:rPr>
              <w:t>A2-</w:t>
            </w:r>
            <w:r w:rsidR="006C1A68" w:rsidRPr="00390453">
              <w:rPr>
                <w:rFonts w:asciiTheme="minorHAnsi" w:hAnsiTheme="minorHAnsi" w:cstheme="minorHAnsi"/>
                <w:sz w:val="18"/>
                <w:szCs w:val="18"/>
              </w:rPr>
              <w:t>07</w:t>
            </w:r>
            <w:r w:rsidRPr="00390453">
              <w:rPr>
                <w:rFonts w:asciiTheme="minorHAnsi" w:hAnsiTheme="minorHAnsi" w:cstheme="minorHAnsi"/>
                <w:sz w:val="18"/>
                <w:szCs w:val="18"/>
              </w:rPr>
              <w:t xml:space="preserve"> = Demand Recirculation Manual Control, then value = H05&gt;&gt;</w:t>
            </w:r>
          </w:p>
        </w:tc>
        <w:tc>
          <w:tcPr>
            <w:tcW w:w="1253" w:type="dxa"/>
          </w:tcPr>
          <w:p w14:paraId="6D313A38" w14:textId="5A08236D"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&lt;&lt; Reference Value from </w:t>
            </w:r>
            <w:r w:rsidR="00694445">
              <w:rPr>
                <w:rFonts w:asciiTheme="minorHAnsi" w:hAnsiTheme="minorHAnsi" w:cstheme="minorHAnsi"/>
                <w:sz w:val="18"/>
                <w:szCs w:val="18"/>
              </w:rPr>
              <w:t>NRCC</w:t>
            </w:r>
            <w:r w:rsidRPr="00390453">
              <w:rPr>
                <w:rFonts w:asciiTheme="minorHAnsi" w:hAnsiTheme="minorHAnsi" w:cstheme="minorHAnsi"/>
                <w:sz w:val="18"/>
                <w:szCs w:val="18"/>
              </w:rPr>
              <w:t xml:space="preserve">-PRF; </w:t>
            </w:r>
          </w:p>
          <w:p w14:paraId="14936098" w14:textId="43906C59"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Else if prescriptive compliance</w:t>
            </w:r>
            <w:r w:rsidR="00991614" w:rsidRPr="00390453">
              <w:rPr>
                <w:sz w:val="18"/>
                <w:szCs w:val="18"/>
              </w:rPr>
              <w:t xml:space="preserve"> or not in the XML</w:t>
            </w:r>
            <w:r w:rsidRPr="00390453">
              <w:rPr>
                <w:rFonts w:asciiTheme="minorHAnsi" w:hAnsiTheme="minorHAnsi" w:cstheme="minorHAnsi"/>
                <w:sz w:val="18"/>
                <w:szCs w:val="18"/>
              </w:rPr>
              <w:t xml:space="preserve">, value = </w:t>
            </w:r>
          </w:p>
          <w:p w14:paraId="74ED7092" w14:textId="77777777"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((a+b *CFA)/n) &gt;&gt;</w:t>
            </w:r>
          </w:p>
          <w:p w14:paraId="54048A92" w14:textId="77777777" w:rsidR="00D630C0" w:rsidRPr="00390453" w:rsidRDefault="00D630C0" w:rsidP="00D630C0">
            <w:pPr>
              <w:spacing w:after="0" w:line="240" w:lineRule="auto"/>
              <w:rPr>
                <w:rFonts w:asciiTheme="minorHAnsi" w:hAnsiTheme="minorHAnsi" w:cstheme="minorHAnsi"/>
                <w:i/>
                <w:sz w:val="18"/>
                <w:szCs w:val="18"/>
              </w:rPr>
            </w:pPr>
            <w:r w:rsidRPr="00390453">
              <w:rPr>
                <w:rFonts w:asciiTheme="minorHAnsi" w:hAnsiTheme="minorHAnsi" w:cstheme="minorHAnsi"/>
                <w:i/>
                <w:sz w:val="18"/>
                <w:szCs w:val="18"/>
              </w:rPr>
              <w:t>Where:</w:t>
            </w:r>
          </w:p>
          <w:p w14:paraId="4D44F4DB" w14:textId="77777777" w:rsidR="00D630C0" w:rsidRPr="00390453" w:rsidRDefault="00D630C0" w:rsidP="00D630C0">
            <w:pPr>
              <w:spacing w:after="0" w:line="240" w:lineRule="auto"/>
              <w:rPr>
                <w:rFonts w:asciiTheme="minorHAnsi" w:hAnsiTheme="minorHAnsi" w:cstheme="minorHAnsi"/>
                <w:i/>
                <w:sz w:val="18"/>
                <w:szCs w:val="18"/>
              </w:rPr>
            </w:pPr>
            <w:r w:rsidRPr="00390453">
              <w:rPr>
                <w:rFonts w:asciiTheme="minorHAnsi" w:hAnsiTheme="minorHAnsi" w:cstheme="minorHAnsi"/>
                <w:i/>
                <w:sz w:val="18"/>
                <w:szCs w:val="18"/>
              </w:rPr>
              <w:t>a, b = Qualification distance coefficients from Table 4.4.6-2 below,</w:t>
            </w:r>
          </w:p>
          <w:p w14:paraId="69724C06" w14:textId="0543F56D" w:rsidR="00D630C0" w:rsidRPr="00390453" w:rsidRDefault="00D630C0" w:rsidP="00D630C0">
            <w:pPr>
              <w:spacing w:after="0" w:line="240" w:lineRule="auto"/>
              <w:rPr>
                <w:rFonts w:asciiTheme="minorHAnsi" w:hAnsiTheme="minorHAnsi" w:cstheme="minorHAnsi"/>
                <w:i/>
                <w:sz w:val="18"/>
                <w:szCs w:val="18"/>
              </w:rPr>
            </w:pPr>
            <w:r w:rsidRPr="00390453">
              <w:rPr>
                <w:rFonts w:asciiTheme="minorHAnsi" w:hAnsiTheme="minorHAnsi" w:cstheme="minorHAnsi"/>
                <w:i/>
                <w:sz w:val="18"/>
                <w:szCs w:val="18"/>
              </w:rPr>
              <w:t>CFA = Conditioned floor area of the dwelling unit (ft</w:t>
            </w:r>
            <w:r w:rsidRPr="00390453">
              <w:rPr>
                <w:rFonts w:asciiTheme="minorHAnsi" w:hAnsiTheme="minorHAnsi" w:cstheme="minorHAnsi"/>
                <w:i/>
                <w:sz w:val="18"/>
                <w:szCs w:val="18"/>
                <w:vertAlign w:val="superscript"/>
              </w:rPr>
              <w:t>2</w:t>
            </w:r>
            <w:r w:rsidRPr="00390453">
              <w:rPr>
                <w:rFonts w:asciiTheme="minorHAnsi" w:hAnsiTheme="minorHAnsi" w:cstheme="minorHAnsi"/>
                <w:i/>
                <w:sz w:val="18"/>
                <w:szCs w:val="18"/>
              </w:rPr>
              <w:t xml:space="preserve">) from </w:t>
            </w:r>
            <w:r w:rsidR="00694445">
              <w:rPr>
                <w:rFonts w:asciiTheme="minorHAnsi" w:hAnsiTheme="minorHAnsi" w:cstheme="minorHAnsi"/>
                <w:i/>
                <w:sz w:val="18"/>
                <w:szCs w:val="18"/>
              </w:rPr>
              <w:t>NRCC</w:t>
            </w:r>
            <w:r w:rsidRPr="00390453">
              <w:rPr>
                <w:rFonts w:asciiTheme="minorHAnsi" w:hAnsiTheme="minorHAnsi" w:cstheme="minorHAnsi"/>
                <w:i/>
                <w:sz w:val="18"/>
                <w:szCs w:val="18"/>
              </w:rPr>
              <w:t>, and</w:t>
            </w:r>
          </w:p>
          <w:p w14:paraId="60DB738B" w14:textId="5340FEDD"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i/>
                <w:sz w:val="18"/>
                <w:szCs w:val="18"/>
              </w:rPr>
              <w:t>n = Number of water heaters in the dwelling unit from A05 (unitless).</w:t>
            </w:r>
            <w:r w:rsidRPr="00390453">
              <w:rPr>
                <w:rFonts w:asciiTheme="minorHAnsi" w:hAnsiTheme="minorHAnsi" w:cstheme="minorHAnsi"/>
                <w:sz w:val="18"/>
                <w:szCs w:val="18"/>
              </w:rPr>
              <w:t xml:space="preserve"> </w:t>
            </w:r>
          </w:p>
        </w:tc>
        <w:tc>
          <w:tcPr>
            <w:tcW w:w="1253" w:type="dxa"/>
          </w:tcPr>
          <w:p w14:paraId="1C84DC2F" w14:textId="2B5E6F06" w:rsidR="00D630C0" w:rsidRPr="00390453" w:rsidRDefault="00D630C0" w:rsidP="00D630C0">
            <w:pPr>
              <w:spacing w:after="0" w:line="240" w:lineRule="auto"/>
              <w:rPr>
                <w:rFonts w:cstheme="minorHAnsi"/>
                <w:sz w:val="18"/>
                <w:szCs w:val="18"/>
              </w:rPr>
            </w:pPr>
            <w:r w:rsidRPr="00390453">
              <w:rPr>
                <w:rFonts w:cstheme="minorHAnsi"/>
                <w:sz w:val="18"/>
                <w:szCs w:val="18"/>
              </w:rPr>
              <w:t xml:space="preserve">&lt;&lt;Reference value from </w:t>
            </w:r>
            <w:r w:rsidR="00694445">
              <w:rPr>
                <w:rFonts w:cstheme="minorHAnsi"/>
                <w:sz w:val="18"/>
                <w:szCs w:val="18"/>
              </w:rPr>
              <w:t>NRCC</w:t>
            </w:r>
            <w:r w:rsidRPr="00390453">
              <w:rPr>
                <w:rFonts w:cstheme="minorHAnsi"/>
                <w:sz w:val="18"/>
                <w:szCs w:val="18"/>
              </w:rPr>
              <w:t xml:space="preserve">-PRF; </w:t>
            </w:r>
            <w:ins w:id="185" w:author="Alhabibi, Haider@Energy" w:date="2022-08-09T16:51:00Z">
              <w:r w:rsidR="00803EB8" w:rsidRPr="00803EB8">
                <w:rPr>
                  <w:rFonts w:cstheme="minorHAnsi"/>
                  <w:sz w:val="18"/>
                  <w:szCs w:val="18"/>
                </w:rPr>
                <w:t>if information is not available in the XML then allow user input;</w:t>
              </w:r>
            </w:ins>
          </w:p>
          <w:p w14:paraId="79558885" w14:textId="2FFFA801" w:rsidR="00D630C0" w:rsidRPr="00390453" w:rsidRDefault="00D630C0" w:rsidP="00D630C0">
            <w:pPr>
              <w:spacing w:after="0" w:line="240" w:lineRule="auto"/>
              <w:rPr>
                <w:rFonts w:asciiTheme="minorHAnsi" w:hAnsiTheme="minorHAnsi" w:cstheme="minorHAnsi"/>
                <w:sz w:val="18"/>
                <w:szCs w:val="18"/>
              </w:rPr>
            </w:pPr>
            <w:r w:rsidRPr="00390453">
              <w:rPr>
                <w:rFonts w:cstheme="minorHAnsi"/>
                <w:sz w:val="18"/>
                <w:szCs w:val="18"/>
              </w:rPr>
              <w:t>elseif prescriptive, then value = n/a&gt;&gt;</w:t>
            </w:r>
          </w:p>
        </w:tc>
        <w:tc>
          <w:tcPr>
            <w:tcW w:w="1256" w:type="dxa"/>
          </w:tcPr>
          <w:p w14:paraId="7DDCF94A" w14:textId="04B835E4" w:rsidR="00D630C0" w:rsidRPr="00390453" w:rsidRDefault="00D630C0" w:rsidP="00D630C0">
            <w:pPr>
              <w:spacing w:after="0"/>
              <w:rPr>
                <w:sz w:val="18"/>
                <w:szCs w:val="18"/>
              </w:rPr>
            </w:pPr>
            <w:r w:rsidRPr="00390453">
              <w:rPr>
                <w:rFonts w:cstheme="minorHAnsi"/>
                <w:sz w:val="18"/>
                <w:szCs w:val="18"/>
              </w:rPr>
              <w:t xml:space="preserve">&lt;&lt;Calculated value = </w:t>
            </w:r>
            <w:r w:rsidRPr="00390453">
              <w:rPr>
                <w:sz w:val="18"/>
                <w:szCs w:val="18"/>
              </w:rPr>
              <w:t xml:space="preserve">0.3 + 0.4 * (H06/H07), if performance, value must be </w:t>
            </w:r>
            <w:r w:rsidRPr="00390453">
              <w:rPr>
                <w:rFonts w:cstheme="minorHAnsi"/>
                <w:sz w:val="18"/>
                <w:szCs w:val="18"/>
              </w:rPr>
              <w:t>≤</w:t>
            </w:r>
            <w:r w:rsidRPr="00390453">
              <w:rPr>
                <w:sz w:val="18"/>
                <w:szCs w:val="18"/>
              </w:rPr>
              <w:t xml:space="preserve"> H08; </w:t>
            </w:r>
          </w:p>
          <w:p w14:paraId="6C0B74AC" w14:textId="21547E4D" w:rsidR="00D630C0" w:rsidRPr="00390453" w:rsidRDefault="00D630C0" w:rsidP="00D630C0">
            <w:pPr>
              <w:spacing w:after="0" w:line="240" w:lineRule="auto"/>
              <w:rPr>
                <w:rFonts w:asciiTheme="minorHAnsi" w:hAnsiTheme="minorHAnsi" w:cstheme="minorHAnsi"/>
                <w:sz w:val="18"/>
                <w:szCs w:val="18"/>
              </w:rPr>
            </w:pPr>
            <w:r w:rsidRPr="00390453">
              <w:rPr>
                <w:sz w:val="18"/>
                <w:szCs w:val="18"/>
              </w:rPr>
              <w:t xml:space="preserve">elseif prescriptive, value must be </w:t>
            </w:r>
            <w:r w:rsidRPr="00390453">
              <w:rPr>
                <w:rFonts w:cstheme="minorHAnsi"/>
                <w:sz w:val="18"/>
                <w:szCs w:val="18"/>
              </w:rPr>
              <w:t xml:space="preserve">≤ </w:t>
            </w:r>
            <w:r w:rsidRPr="00390453">
              <w:rPr>
                <w:sz w:val="18"/>
                <w:szCs w:val="18"/>
              </w:rPr>
              <w:t>0.7 &gt;&gt;</w:t>
            </w:r>
          </w:p>
        </w:tc>
      </w:tr>
      <w:tr w:rsidR="00D630C0" w:rsidRPr="00390453" w14:paraId="486D0865" w14:textId="420F2047" w:rsidTr="00D81D04">
        <w:trPr>
          <w:trHeight w:val="218"/>
        </w:trPr>
        <w:tc>
          <w:tcPr>
            <w:tcW w:w="975" w:type="dxa"/>
          </w:tcPr>
          <w:p w14:paraId="58185F77" w14:textId="77777777" w:rsidR="00D630C0" w:rsidRPr="00390453" w:rsidRDefault="00D630C0" w:rsidP="00D630C0">
            <w:pPr>
              <w:spacing w:after="0" w:line="240" w:lineRule="auto"/>
              <w:rPr>
                <w:rFonts w:asciiTheme="minorHAnsi" w:hAnsiTheme="minorHAnsi" w:cstheme="minorHAnsi"/>
                <w:sz w:val="18"/>
                <w:szCs w:val="18"/>
              </w:rPr>
            </w:pPr>
          </w:p>
        </w:tc>
        <w:tc>
          <w:tcPr>
            <w:tcW w:w="900" w:type="dxa"/>
          </w:tcPr>
          <w:p w14:paraId="3A134F5E" w14:textId="77777777" w:rsidR="00D630C0" w:rsidRPr="00390453" w:rsidRDefault="00D630C0" w:rsidP="00D630C0">
            <w:pPr>
              <w:spacing w:after="0" w:line="240" w:lineRule="auto"/>
              <w:rPr>
                <w:rFonts w:asciiTheme="minorHAnsi" w:hAnsiTheme="minorHAnsi" w:cstheme="minorHAnsi"/>
                <w:sz w:val="18"/>
                <w:szCs w:val="18"/>
              </w:rPr>
            </w:pPr>
          </w:p>
        </w:tc>
        <w:tc>
          <w:tcPr>
            <w:tcW w:w="1253" w:type="dxa"/>
          </w:tcPr>
          <w:p w14:paraId="11D89BA6" w14:textId="77777777" w:rsidR="00D630C0" w:rsidRPr="00390453" w:rsidRDefault="00D630C0" w:rsidP="00D630C0">
            <w:pPr>
              <w:spacing w:after="0" w:line="240" w:lineRule="auto"/>
              <w:rPr>
                <w:rFonts w:asciiTheme="minorHAnsi" w:hAnsiTheme="minorHAnsi" w:cstheme="minorHAnsi"/>
                <w:sz w:val="18"/>
                <w:szCs w:val="18"/>
              </w:rPr>
            </w:pPr>
          </w:p>
        </w:tc>
        <w:tc>
          <w:tcPr>
            <w:tcW w:w="1253" w:type="dxa"/>
          </w:tcPr>
          <w:p w14:paraId="3DD7E242" w14:textId="77777777" w:rsidR="00D630C0" w:rsidRPr="00390453" w:rsidRDefault="00D630C0" w:rsidP="00D630C0">
            <w:pPr>
              <w:spacing w:after="0" w:line="240" w:lineRule="auto"/>
              <w:rPr>
                <w:rFonts w:asciiTheme="minorHAnsi" w:hAnsiTheme="minorHAnsi" w:cstheme="minorHAnsi"/>
                <w:sz w:val="18"/>
                <w:szCs w:val="18"/>
              </w:rPr>
            </w:pPr>
          </w:p>
        </w:tc>
        <w:tc>
          <w:tcPr>
            <w:tcW w:w="1343" w:type="dxa"/>
          </w:tcPr>
          <w:p w14:paraId="1E0FC53C" w14:textId="77777777" w:rsidR="00D630C0" w:rsidRPr="00390453" w:rsidRDefault="00D630C0" w:rsidP="00D630C0">
            <w:pPr>
              <w:spacing w:after="0" w:line="240" w:lineRule="auto"/>
              <w:rPr>
                <w:rFonts w:asciiTheme="minorHAnsi" w:hAnsiTheme="minorHAnsi" w:cstheme="minorHAnsi"/>
                <w:sz w:val="18"/>
                <w:szCs w:val="18"/>
              </w:rPr>
            </w:pPr>
          </w:p>
        </w:tc>
        <w:tc>
          <w:tcPr>
            <w:tcW w:w="1343" w:type="dxa"/>
          </w:tcPr>
          <w:p w14:paraId="5E0E5EAB" w14:textId="77777777" w:rsidR="00D630C0" w:rsidRPr="00390453" w:rsidRDefault="00D630C0" w:rsidP="00D630C0">
            <w:pPr>
              <w:spacing w:after="0" w:line="240" w:lineRule="auto"/>
              <w:rPr>
                <w:rFonts w:asciiTheme="minorHAnsi" w:hAnsiTheme="minorHAnsi" w:cstheme="minorHAnsi"/>
                <w:sz w:val="18"/>
                <w:szCs w:val="18"/>
              </w:rPr>
            </w:pPr>
          </w:p>
        </w:tc>
        <w:tc>
          <w:tcPr>
            <w:tcW w:w="1253" w:type="dxa"/>
          </w:tcPr>
          <w:p w14:paraId="6852B816" w14:textId="77777777" w:rsidR="00D630C0" w:rsidRPr="00390453" w:rsidRDefault="00D630C0" w:rsidP="00D630C0">
            <w:pPr>
              <w:spacing w:after="0" w:line="240" w:lineRule="auto"/>
              <w:rPr>
                <w:rFonts w:asciiTheme="minorHAnsi" w:hAnsiTheme="minorHAnsi" w:cstheme="minorHAnsi"/>
                <w:sz w:val="18"/>
                <w:szCs w:val="18"/>
              </w:rPr>
            </w:pPr>
          </w:p>
        </w:tc>
        <w:tc>
          <w:tcPr>
            <w:tcW w:w="1253" w:type="dxa"/>
          </w:tcPr>
          <w:p w14:paraId="21EDFB9F" w14:textId="77777777" w:rsidR="00D630C0" w:rsidRPr="00390453" w:rsidRDefault="00D630C0" w:rsidP="00D630C0">
            <w:pPr>
              <w:spacing w:after="0" w:line="240" w:lineRule="auto"/>
              <w:rPr>
                <w:rFonts w:asciiTheme="minorHAnsi" w:hAnsiTheme="minorHAnsi" w:cstheme="minorHAnsi"/>
                <w:sz w:val="18"/>
                <w:szCs w:val="18"/>
              </w:rPr>
            </w:pPr>
          </w:p>
        </w:tc>
        <w:tc>
          <w:tcPr>
            <w:tcW w:w="1256" w:type="dxa"/>
          </w:tcPr>
          <w:p w14:paraId="59562593" w14:textId="77777777" w:rsidR="00D630C0" w:rsidRPr="00390453" w:rsidRDefault="00D630C0" w:rsidP="00D630C0">
            <w:pPr>
              <w:spacing w:after="0" w:line="240" w:lineRule="auto"/>
              <w:rPr>
                <w:rFonts w:asciiTheme="minorHAnsi" w:hAnsiTheme="minorHAnsi" w:cstheme="minorHAnsi"/>
                <w:sz w:val="18"/>
                <w:szCs w:val="18"/>
              </w:rPr>
            </w:pPr>
          </w:p>
        </w:tc>
      </w:tr>
      <w:tr w:rsidR="00D630C0" w:rsidRPr="00390453" w14:paraId="72816CB1" w14:textId="3E219542" w:rsidTr="00541956">
        <w:trPr>
          <w:trHeight w:val="243"/>
        </w:trPr>
        <w:tc>
          <w:tcPr>
            <w:tcW w:w="10829" w:type="dxa"/>
            <w:gridSpan w:val="9"/>
          </w:tcPr>
          <w:p w14:paraId="2967DB39" w14:textId="38E5E55E" w:rsidR="00D630C0" w:rsidRPr="00390453" w:rsidRDefault="00D630C0" w:rsidP="00D630C0">
            <w:pPr>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t>The responsible person’s signature on this compliance document affirms that all applicable requirements in this table have been met</w:t>
            </w:r>
          </w:p>
        </w:tc>
      </w:tr>
    </w:tbl>
    <w:p w14:paraId="280D03A0" w14:textId="37A81AE0" w:rsidR="00D81D04" w:rsidRDefault="00D81D04">
      <w:pPr>
        <w:spacing w:after="0" w:line="240" w:lineRule="auto"/>
        <w:rPr>
          <w:rFonts w:asciiTheme="minorHAnsi" w:hAnsiTheme="minorHAnsi" w:cstheme="minorHAnsi"/>
          <w:sz w:val="18"/>
          <w:szCs w:val="18"/>
        </w:rPr>
      </w:pPr>
    </w:p>
    <w:p w14:paraId="471BD56C" w14:textId="77777777" w:rsidR="00D81D04" w:rsidRDefault="00D81D04">
      <w:pPr>
        <w:spacing w:after="0" w:line="240" w:lineRule="auto"/>
        <w:rPr>
          <w:rFonts w:asciiTheme="minorHAnsi" w:hAnsiTheme="minorHAnsi" w:cstheme="minorHAnsi"/>
          <w:sz w:val="18"/>
          <w:szCs w:val="18"/>
        </w:rPr>
      </w:pPr>
      <w:r>
        <w:rPr>
          <w:rFonts w:asciiTheme="minorHAnsi" w:hAnsiTheme="minorHAnsi" w:cstheme="minorHAnsi"/>
          <w:sz w:val="18"/>
          <w:szCs w:val="18"/>
        </w:rPr>
        <w:br w:type="page"/>
      </w: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800"/>
        <w:gridCol w:w="1710"/>
        <w:gridCol w:w="1350"/>
        <w:gridCol w:w="1260"/>
      </w:tblGrid>
      <w:tr w:rsidR="002C7351" w:rsidRPr="00390453" w14:paraId="2E531115" w14:textId="77777777" w:rsidTr="00DF413D">
        <w:trPr>
          <w:cantSplit/>
          <w:trHeight w:val="170"/>
        </w:trPr>
        <w:tc>
          <w:tcPr>
            <w:tcW w:w="7825" w:type="dxa"/>
            <w:gridSpan w:val="5"/>
            <w:shd w:val="clear" w:color="auto" w:fill="auto"/>
            <w:noWrap/>
            <w:hideMark/>
          </w:tcPr>
          <w:p w14:paraId="21D69D09" w14:textId="77777777" w:rsidR="002C7351" w:rsidRPr="00390453" w:rsidRDefault="002C7351" w:rsidP="00DF413D">
            <w:pPr>
              <w:spacing w:after="0" w:line="240" w:lineRule="auto"/>
              <w:rPr>
                <w:sz w:val="18"/>
                <w:szCs w:val="18"/>
                <w:u w:val="single"/>
              </w:rPr>
            </w:pPr>
            <w:r w:rsidRPr="00390453">
              <w:rPr>
                <w:sz w:val="18"/>
                <w:szCs w:val="18"/>
                <w:u w:val="single"/>
              </w:rPr>
              <w:lastRenderedPageBreak/>
              <w:t>Table 4.4.6-2: Coefficients for the Qualification Distance Calculation</w:t>
            </w:r>
          </w:p>
          <w:p w14:paraId="415328DA" w14:textId="71C7558E" w:rsidR="002C7351" w:rsidRPr="00390453" w:rsidRDefault="002C7351" w:rsidP="00DF413D">
            <w:pPr>
              <w:spacing w:after="0" w:line="240" w:lineRule="auto"/>
              <w:rPr>
                <w:rFonts w:asciiTheme="minorHAnsi" w:eastAsiaTheme="minorEastAsia" w:hAnsiTheme="minorHAnsi" w:cstheme="minorBidi"/>
                <w:b/>
                <w:sz w:val="18"/>
                <w:szCs w:val="18"/>
              </w:rPr>
            </w:pPr>
            <w:r w:rsidRPr="00390453">
              <w:rPr>
                <w:b/>
                <w:sz w:val="18"/>
                <w:szCs w:val="18"/>
              </w:rPr>
              <w:t>&lt;&lt; do not show table, only use for equation in G07 and H07&gt;&gt;</w:t>
            </w:r>
          </w:p>
        </w:tc>
      </w:tr>
      <w:tr w:rsidR="002C7351" w:rsidRPr="00390453" w14:paraId="3FEDFFF9" w14:textId="77777777" w:rsidTr="00DF413D">
        <w:trPr>
          <w:cantSplit/>
          <w:trHeight w:val="170"/>
        </w:trPr>
        <w:tc>
          <w:tcPr>
            <w:tcW w:w="1705" w:type="dxa"/>
            <w:shd w:val="clear" w:color="auto" w:fill="auto"/>
            <w:noWrap/>
          </w:tcPr>
          <w:p w14:paraId="43C31CF5" w14:textId="77777777" w:rsidR="002C7351" w:rsidRPr="00390453" w:rsidRDefault="002C7351" w:rsidP="00DF413D">
            <w:pPr>
              <w:spacing w:after="0" w:line="240" w:lineRule="auto"/>
              <w:jc w:val="center"/>
              <w:rPr>
                <w:rFonts w:asciiTheme="minorHAnsi" w:eastAsiaTheme="minorEastAsia" w:hAnsiTheme="minorHAnsi" w:cstheme="minorBidi"/>
                <w:sz w:val="18"/>
                <w:szCs w:val="18"/>
                <w:u w:val="single"/>
              </w:rPr>
            </w:pPr>
          </w:p>
        </w:tc>
        <w:tc>
          <w:tcPr>
            <w:tcW w:w="3510" w:type="dxa"/>
            <w:gridSpan w:val="2"/>
            <w:shd w:val="clear" w:color="auto" w:fill="auto"/>
            <w:noWrap/>
          </w:tcPr>
          <w:p w14:paraId="2F3AC40A" w14:textId="77777777" w:rsidR="002C7351" w:rsidRPr="00390453" w:rsidRDefault="002C7351" w:rsidP="00DF413D">
            <w:pPr>
              <w:spacing w:after="0" w:line="240" w:lineRule="auto"/>
              <w:jc w:val="center"/>
              <w:rPr>
                <w:rFonts w:asciiTheme="minorHAnsi" w:eastAsiaTheme="minorEastAsia" w:hAnsiTheme="minorHAnsi" w:cstheme="minorBidi"/>
                <w:b/>
                <w:sz w:val="18"/>
                <w:szCs w:val="18"/>
                <w:u w:val="single"/>
              </w:rPr>
            </w:pPr>
            <w:r w:rsidRPr="00390453">
              <w:rPr>
                <w:rFonts w:asciiTheme="minorHAnsi" w:eastAsiaTheme="minorEastAsia" w:hAnsiTheme="minorHAnsi" w:cstheme="minorBidi"/>
                <w:b/>
                <w:sz w:val="18"/>
                <w:szCs w:val="18"/>
                <w:u w:val="single"/>
              </w:rPr>
              <w:t>Coefficient a</w:t>
            </w:r>
          </w:p>
        </w:tc>
        <w:tc>
          <w:tcPr>
            <w:tcW w:w="2610" w:type="dxa"/>
            <w:gridSpan w:val="2"/>
            <w:shd w:val="clear" w:color="auto" w:fill="auto"/>
            <w:noWrap/>
          </w:tcPr>
          <w:p w14:paraId="7C7F6FB9" w14:textId="77777777" w:rsidR="002C7351" w:rsidRPr="00390453" w:rsidRDefault="002C7351" w:rsidP="00DF413D">
            <w:pPr>
              <w:spacing w:after="0" w:line="240" w:lineRule="auto"/>
              <w:jc w:val="center"/>
              <w:rPr>
                <w:rFonts w:asciiTheme="minorHAnsi" w:eastAsiaTheme="minorEastAsia" w:hAnsiTheme="minorHAnsi" w:cstheme="minorBidi"/>
                <w:b/>
                <w:sz w:val="18"/>
                <w:szCs w:val="18"/>
                <w:u w:val="single"/>
              </w:rPr>
            </w:pPr>
            <w:r w:rsidRPr="00390453">
              <w:rPr>
                <w:rFonts w:asciiTheme="minorHAnsi" w:eastAsiaTheme="minorEastAsia" w:hAnsiTheme="minorHAnsi" w:cstheme="minorBidi"/>
                <w:b/>
                <w:sz w:val="18"/>
                <w:szCs w:val="18"/>
                <w:u w:val="single"/>
              </w:rPr>
              <w:t>Coefficient b</w:t>
            </w:r>
          </w:p>
        </w:tc>
      </w:tr>
      <w:tr w:rsidR="002C7351" w:rsidRPr="00390453" w14:paraId="6BA6433A" w14:textId="77777777" w:rsidTr="00DF413D">
        <w:trPr>
          <w:cantSplit/>
          <w:trHeight w:val="300"/>
        </w:trPr>
        <w:tc>
          <w:tcPr>
            <w:tcW w:w="1705" w:type="dxa"/>
            <w:shd w:val="clear" w:color="auto" w:fill="auto"/>
            <w:noWrap/>
            <w:vAlign w:val="bottom"/>
            <w:hideMark/>
          </w:tcPr>
          <w:p w14:paraId="2881BF5C" w14:textId="77777777" w:rsidR="002C7351" w:rsidRPr="00390453" w:rsidRDefault="002C7351" w:rsidP="00DF413D">
            <w:pPr>
              <w:spacing w:after="0" w:line="240" w:lineRule="auto"/>
              <w:jc w:val="center"/>
              <w:rPr>
                <w:rFonts w:asciiTheme="minorHAnsi" w:eastAsiaTheme="minorEastAsia" w:hAnsiTheme="minorHAnsi" w:cstheme="minorBidi"/>
                <w:b/>
                <w:sz w:val="18"/>
                <w:szCs w:val="18"/>
              </w:rPr>
            </w:pPr>
            <w:r w:rsidRPr="00390453">
              <w:rPr>
                <w:rFonts w:asciiTheme="minorHAnsi" w:eastAsiaTheme="minorEastAsia" w:hAnsiTheme="minorHAnsi" w:cstheme="minorBidi"/>
                <w:b/>
                <w:sz w:val="18"/>
                <w:szCs w:val="18"/>
              </w:rPr>
              <w:t>Building Type</w:t>
            </w:r>
          </w:p>
        </w:tc>
        <w:tc>
          <w:tcPr>
            <w:tcW w:w="1800" w:type="dxa"/>
            <w:shd w:val="clear" w:color="auto" w:fill="auto"/>
            <w:noWrap/>
            <w:vAlign w:val="bottom"/>
            <w:hideMark/>
          </w:tcPr>
          <w:p w14:paraId="14970657" w14:textId="77777777" w:rsidR="002C7351" w:rsidRPr="00390453" w:rsidRDefault="002C7351" w:rsidP="00DF413D">
            <w:pPr>
              <w:spacing w:after="0" w:line="240" w:lineRule="auto"/>
              <w:jc w:val="center"/>
              <w:rPr>
                <w:rFonts w:asciiTheme="minorHAnsi" w:eastAsiaTheme="minorEastAsia" w:hAnsiTheme="minorHAnsi" w:cstheme="minorBidi"/>
                <w:b/>
                <w:sz w:val="18"/>
                <w:szCs w:val="18"/>
              </w:rPr>
            </w:pPr>
            <w:r w:rsidRPr="00390453">
              <w:rPr>
                <w:rFonts w:asciiTheme="minorHAnsi" w:eastAsiaTheme="minorEastAsia" w:hAnsiTheme="minorHAnsi" w:cstheme="minorBidi"/>
                <w:b/>
                <w:sz w:val="18"/>
                <w:szCs w:val="18"/>
              </w:rPr>
              <w:t>Non-Recirculating</w:t>
            </w:r>
          </w:p>
        </w:tc>
        <w:tc>
          <w:tcPr>
            <w:tcW w:w="1710" w:type="dxa"/>
            <w:shd w:val="clear" w:color="auto" w:fill="auto"/>
            <w:noWrap/>
            <w:vAlign w:val="bottom"/>
            <w:hideMark/>
          </w:tcPr>
          <w:p w14:paraId="00DAE9E3" w14:textId="77777777" w:rsidR="002C7351" w:rsidRPr="00390453" w:rsidRDefault="002C7351" w:rsidP="00DF413D">
            <w:pPr>
              <w:spacing w:after="0" w:line="240" w:lineRule="auto"/>
              <w:jc w:val="center"/>
              <w:rPr>
                <w:rFonts w:asciiTheme="minorHAnsi" w:eastAsiaTheme="minorEastAsia" w:hAnsiTheme="minorHAnsi" w:cstheme="minorBidi"/>
                <w:b/>
                <w:sz w:val="18"/>
                <w:szCs w:val="18"/>
              </w:rPr>
            </w:pPr>
            <w:r w:rsidRPr="00390453">
              <w:rPr>
                <w:rFonts w:asciiTheme="minorHAnsi" w:eastAsiaTheme="minorEastAsia" w:hAnsiTheme="minorHAnsi" w:cstheme="minorBidi"/>
                <w:b/>
                <w:sz w:val="18"/>
                <w:szCs w:val="18"/>
              </w:rPr>
              <w:t>Recirculating</w:t>
            </w:r>
          </w:p>
        </w:tc>
        <w:tc>
          <w:tcPr>
            <w:tcW w:w="1350" w:type="dxa"/>
            <w:shd w:val="clear" w:color="auto" w:fill="auto"/>
            <w:noWrap/>
            <w:vAlign w:val="bottom"/>
            <w:hideMark/>
          </w:tcPr>
          <w:p w14:paraId="694B585E" w14:textId="77777777" w:rsidR="002C7351" w:rsidRPr="00390453" w:rsidRDefault="002C7351" w:rsidP="00DF413D">
            <w:pPr>
              <w:spacing w:after="0" w:line="240" w:lineRule="auto"/>
              <w:jc w:val="center"/>
              <w:rPr>
                <w:rFonts w:asciiTheme="minorHAnsi" w:eastAsiaTheme="minorEastAsia" w:hAnsiTheme="minorHAnsi" w:cstheme="minorBidi"/>
                <w:b/>
                <w:sz w:val="18"/>
                <w:szCs w:val="18"/>
              </w:rPr>
            </w:pPr>
            <w:r w:rsidRPr="00390453">
              <w:rPr>
                <w:rFonts w:asciiTheme="minorHAnsi" w:eastAsiaTheme="minorEastAsia" w:hAnsiTheme="minorHAnsi" w:cstheme="minorBidi"/>
                <w:b/>
                <w:sz w:val="18"/>
                <w:szCs w:val="18"/>
              </w:rPr>
              <w:t>Non-Recirculating</w:t>
            </w:r>
          </w:p>
        </w:tc>
        <w:tc>
          <w:tcPr>
            <w:tcW w:w="1260" w:type="dxa"/>
            <w:shd w:val="clear" w:color="auto" w:fill="auto"/>
            <w:noWrap/>
            <w:vAlign w:val="bottom"/>
            <w:hideMark/>
          </w:tcPr>
          <w:p w14:paraId="0A8A031E" w14:textId="77777777" w:rsidR="002C7351" w:rsidRPr="00390453" w:rsidRDefault="002C7351" w:rsidP="00DF413D">
            <w:pPr>
              <w:spacing w:after="0" w:line="240" w:lineRule="auto"/>
              <w:jc w:val="center"/>
              <w:rPr>
                <w:rFonts w:asciiTheme="minorHAnsi" w:eastAsiaTheme="minorEastAsia" w:hAnsiTheme="minorHAnsi" w:cstheme="minorBidi"/>
                <w:b/>
                <w:sz w:val="18"/>
                <w:szCs w:val="18"/>
              </w:rPr>
            </w:pPr>
            <w:r w:rsidRPr="00390453">
              <w:rPr>
                <w:rFonts w:asciiTheme="minorHAnsi" w:eastAsiaTheme="minorEastAsia" w:hAnsiTheme="minorHAnsi" w:cstheme="minorBidi"/>
                <w:b/>
                <w:sz w:val="18"/>
                <w:szCs w:val="18"/>
              </w:rPr>
              <w:t>Recirculating</w:t>
            </w:r>
          </w:p>
        </w:tc>
      </w:tr>
      <w:tr w:rsidR="00C605D1" w:rsidRPr="00390453" w14:paraId="742318C4" w14:textId="77777777" w:rsidTr="00DF413D">
        <w:trPr>
          <w:cantSplit/>
          <w:trHeight w:val="152"/>
        </w:trPr>
        <w:tc>
          <w:tcPr>
            <w:tcW w:w="1705" w:type="dxa"/>
            <w:shd w:val="clear" w:color="auto" w:fill="auto"/>
            <w:noWrap/>
          </w:tcPr>
          <w:p w14:paraId="05111282" w14:textId="77777777" w:rsidR="00C605D1" w:rsidRPr="00390453" w:rsidRDefault="00C605D1" w:rsidP="00C605D1">
            <w:pPr>
              <w:spacing w:after="0" w:line="240" w:lineRule="auto"/>
              <w:jc w:val="center"/>
              <w:rPr>
                <w:rFonts w:asciiTheme="minorHAnsi" w:eastAsiaTheme="minorEastAsia" w:hAnsiTheme="minorHAnsi" w:cstheme="minorBidi"/>
                <w:sz w:val="18"/>
                <w:szCs w:val="18"/>
              </w:rPr>
            </w:pPr>
          </w:p>
        </w:tc>
        <w:tc>
          <w:tcPr>
            <w:tcW w:w="1800" w:type="dxa"/>
            <w:shd w:val="clear" w:color="auto" w:fill="auto"/>
            <w:noWrap/>
          </w:tcPr>
          <w:p w14:paraId="7AFFBC98" w14:textId="77777777" w:rsidR="00C605D1" w:rsidRPr="00390453" w:rsidRDefault="00C605D1" w:rsidP="00C605D1">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3FF31C56" w14:textId="77777777" w:rsidR="00C605D1" w:rsidRPr="00390453" w:rsidRDefault="00C605D1" w:rsidP="00C605D1">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6C92F8AA" w14:textId="77777777" w:rsidR="00C605D1" w:rsidRPr="00390453" w:rsidRDefault="00C605D1" w:rsidP="00C605D1">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5D5A8166" w14:textId="77777777" w:rsidR="00C605D1" w:rsidRPr="00390453" w:rsidRDefault="00C605D1" w:rsidP="00C605D1">
            <w:pPr>
              <w:spacing w:after="0" w:line="240" w:lineRule="auto"/>
              <w:jc w:val="center"/>
              <w:rPr>
                <w:rFonts w:asciiTheme="minorHAnsi" w:eastAsiaTheme="minorEastAsia" w:hAnsiTheme="minorHAnsi" w:cstheme="minorBidi"/>
                <w:sz w:val="18"/>
                <w:szCs w:val="18"/>
              </w:rPr>
            </w:pPr>
          </w:p>
        </w:tc>
      </w:tr>
      <w:tr w:rsidR="00F45931" w:rsidRPr="00390453" w14:paraId="756140E5" w14:textId="77777777" w:rsidTr="00DF413D">
        <w:trPr>
          <w:cantSplit/>
          <w:trHeight w:val="152"/>
        </w:trPr>
        <w:tc>
          <w:tcPr>
            <w:tcW w:w="1705" w:type="dxa"/>
            <w:shd w:val="clear" w:color="auto" w:fill="auto"/>
            <w:noWrap/>
          </w:tcPr>
          <w:p w14:paraId="017A1AEE" w14:textId="2E473A7D" w:rsidR="00F45931" w:rsidRPr="00390453" w:rsidRDefault="00F45931" w:rsidP="00F45931">
            <w:pPr>
              <w:spacing w:after="0" w:line="240" w:lineRule="auto"/>
              <w:jc w:val="center"/>
              <w:rPr>
                <w:rFonts w:asciiTheme="minorHAnsi" w:eastAsiaTheme="minorEastAsia" w:hAnsiTheme="minorHAnsi" w:cstheme="minorBidi"/>
                <w:sz w:val="18"/>
                <w:szCs w:val="18"/>
              </w:rPr>
            </w:pPr>
            <w:r w:rsidRPr="00390453">
              <w:rPr>
                <w:b/>
                <w:sz w:val="18"/>
                <w:u w:val="single"/>
                <w:lang w:eastAsia="x-none"/>
              </w:rPr>
              <w:t>Multifamily (Non Central)</w:t>
            </w:r>
          </w:p>
        </w:tc>
        <w:tc>
          <w:tcPr>
            <w:tcW w:w="1800" w:type="dxa"/>
            <w:shd w:val="clear" w:color="auto" w:fill="auto"/>
            <w:noWrap/>
          </w:tcPr>
          <w:p w14:paraId="1C76BD5A" w14:textId="77777777" w:rsidR="00F45931" w:rsidRPr="00390453" w:rsidRDefault="00F45931" w:rsidP="00F45931">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390453">
              <w:rPr>
                <w:rFonts w:asciiTheme="minorHAnsi" w:eastAsiaTheme="minorEastAsia" w:hAnsiTheme="minorHAnsi" w:cstheme="minorBidi"/>
                <w:sz w:val="18"/>
                <w:szCs w:val="18"/>
              </w:rPr>
              <w:t xml:space="preserve">Use when distribution type (A10 Or A2-07) is </w:t>
            </w:r>
            <w:r w:rsidRPr="00390453">
              <w:rPr>
                <w:rFonts w:asciiTheme="minorHAnsi" w:eastAsia="Times New Roman" w:hAnsiTheme="minorHAnsi" w:cstheme="minorHAnsi"/>
                <w:sz w:val="16"/>
                <w:szCs w:val="20"/>
              </w:rPr>
              <w:t>*Standard Distribution System</w:t>
            </w:r>
          </w:p>
          <w:p w14:paraId="4467DC86" w14:textId="124AE84F" w:rsidR="00F45931" w:rsidRPr="00390453" w:rsidRDefault="00F45931" w:rsidP="00F45931">
            <w:pPr>
              <w:spacing w:after="0" w:line="240" w:lineRule="auto"/>
              <w:jc w:val="center"/>
              <w:rPr>
                <w:rFonts w:asciiTheme="minorHAnsi" w:eastAsiaTheme="minorEastAsia" w:hAnsiTheme="minorHAnsi" w:cstheme="minorBidi"/>
                <w:sz w:val="18"/>
                <w:szCs w:val="18"/>
              </w:rPr>
            </w:pPr>
            <w:r w:rsidRPr="00390453">
              <w:rPr>
                <w:rFonts w:asciiTheme="minorHAnsi" w:eastAsiaTheme="minorEastAsia" w:hAnsiTheme="minorHAnsi" w:cstheme="minorBidi"/>
                <w:sz w:val="18"/>
                <w:szCs w:val="18"/>
              </w:rPr>
              <w:t xml:space="preserve"> </w:t>
            </w:r>
          </w:p>
        </w:tc>
        <w:tc>
          <w:tcPr>
            <w:tcW w:w="1710" w:type="dxa"/>
            <w:shd w:val="clear" w:color="auto" w:fill="auto"/>
            <w:noWrap/>
          </w:tcPr>
          <w:p w14:paraId="5EBEE488" w14:textId="77777777" w:rsidR="00F45931" w:rsidRPr="00390453" w:rsidRDefault="00F45931" w:rsidP="00F45931">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390453">
              <w:rPr>
                <w:rFonts w:asciiTheme="minorHAnsi" w:eastAsiaTheme="minorEastAsia" w:hAnsiTheme="minorHAnsi" w:cstheme="minorBidi"/>
                <w:sz w:val="18"/>
                <w:szCs w:val="18"/>
              </w:rPr>
              <w:t xml:space="preserve">Use when distribution type (A10 Or A2-07) is </w:t>
            </w:r>
          </w:p>
          <w:p w14:paraId="5F83E622" w14:textId="5C521A55" w:rsidR="00F45931" w:rsidRPr="00390453" w:rsidRDefault="00F45931" w:rsidP="00F45931">
            <w:pPr>
              <w:spacing w:after="0" w:line="240" w:lineRule="auto"/>
              <w:jc w:val="center"/>
              <w:rPr>
                <w:rFonts w:asciiTheme="minorHAnsi" w:eastAsiaTheme="minorEastAsia" w:hAnsiTheme="minorHAnsi" w:cstheme="minorBidi"/>
                <w:sz w:val="18"/>
                <w:szCs w:val="18"/>
              </w:rPr>
            </w:pPr>
            <w:r w:rsidRPr="00390453">
              <w:rPr>
                <w:rFonts w:asciiTheme="minorHAnsi" w:eastAsia="Times New Roman" w:hAnsiTheme="minorHAnsi" w:cstheme="minorHAnsi"/>
                <w:sz w:val="16"/>
                <w:szCs w:val="20"/>
              </w:rPr>
              <w:t xml:space="preserve">* Demand Recirculation Manual Control </w:t>
            </w:r>
          </w:p>
        </w:tc>
        <w:tc>
          <w:tcPr>
            <w:tcW w:w="1350" w:type="dxa"/>
            <w:shd w:val="clear" w:color="auto" w:fill="auto"/>
            <w:noWrap/>
          </w:tcPr>
          <w:p w14:paraId="62208968" w14:textId="77777777" w:rsidR="00F45931" w:rsidRPr="00390453" w:rsidRDefault="00F45931" w:rsidP="00F45931">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15443992" w14:textId="77777777" w:rsidR="00F45931" w:rsidRPr="00390453" w:rsidRDefault="00F45931" w:rsidP="00F45931">
            <w:pPr>
              <w:spacing w:after="0" w:line="240" w:lineRule="auto"/>
              <w:jc w:val="center"/>
              <w:rPr>
                <w:rFonts w:asciiTheme="minorHAnsi" w:eastAsiaTheme="minorEastAsia" w:hAnsiTheme="minorHAnsi" w:cstheme="minorBidi"/>
                <w:sz w:val="18"/>
                <w:szCs w:val="18"/>
              </w:rPr>
            </w:pPr>
          </w:p>
        </w:tc>
      </w:tr>
      <w:tr w:rsidR="00F45931" w:rsidRPr="00390453" w14:paraId="4BF3DB9D" w14:textId="77777777" w:rsidTr="00DF413D">
        <w:trPr>
          <w:cantSplit/>
          <w:trHeight w:val="152"/>
        </w:trPr>
        <w:tc>
          <w:tcPr>
            <w:tcW w:w="1705" w:type="dxa"/>
            <w:shd w:val="clear" w:color="auto" w:fill="auto"/>
            <w:noWrap/>
          </w:tcPr>
          <w:p w14:paraId="2F038D80" w14:textId="5A19FB1E" w:rsidR="00F45931" w:rsidRPr="00390453" w:rsidRDefault="00F45931" w:rsidP="00F45931">
            <w:pPr>
              <w:spacing w:after="0" w:line="240" w:lineRule="auto"/>
              <w:jc w:val="center"/>
              <w:rPr>
                <w:rFonts w:asciiTheme="minorHAnsi" w:eastAsiaTheme="minorEastAsia" w:hAnsiTheme="minorHAnsi" w:cstheme="minorBidi"/>
                <w:sz w:val="18"/>
                <w:szCs w:val="18"/>
              </w:rPr>
            </w:pPr>
            <w:r w:rsidRPr="00390453">
              <w:rPr>
                <w:sz w:val="18"/>
                <w:u w:val="single"/>
                <w:lang w:eastAsia="x-none"/>
              </w:rPr>
              <w:t>One story</w:t>
            </w:r>
          </w:p>
        </w:tc>
        <w:tc>
          <w:tcPr>
            <w:tcW w:w="1800" w:type="dxa"/>
            <w:shd w:val="clear" w:color="auto" w:fill="auto"/>
            <w:noWrap/>
          </w:tcPr>
          <w:p w14:paraId="3658282A" w14:textId="4CA1111A" w:rsidR="00F45931" w:rsidRPr="00390453" w:rsidRDefault="00F45931" w:rsidP="00F45931">
            <w:pPr>
              <w:spacing w:after="0" w:line="240" w:lineRule="auto"/>
              <w:jc w:val="center"/>
              <w:rPr>
                <w:rFonts w:asciiTheme="minorHAnsi" w:eastAsiaTheme="minorEastAsia" w:hAnsiTheme="minorHAnsi" w:cstheme="minorBidi"/>
                <w:sz w:val="18"/>
                <w:szCs w:val="18"/>
              </w:rPr>
            </w:pPr>
            <w:r w:rsidRPr="00390453">
              <w:rPr>
                <w:sz w:val="18"/>
                <w:u w:val="single"/>
                <w:lang w:eastAsia="x-none"/>
              </w:rPr>
              <w:t>7.5</w:t>
            </w:r>
          </w:p>
        </w:tc>
        <w:tc>
          <w:tcPr>
            <w:tcW w:w="1710" w:type="dxa"/>
            <w:shd w:val="clear" w:color="auto" w:fill="auto"/>
            <w:noWrap/>
          </w:tcPr>
          <w:p w14:paraId="6F09A3BA" w14:textId="5CBCA8B5" w:rsidR="00F45931" w:rsidRPr="00390453" w:rsidRDefault="00F45931" w:rsidP="00F45931">
            <w:pPr>
              <w:spacing w:after="0" w:line="240" w:lineRule="auto"/>
              <w:jc w:val="center"/>
              <w:rPr>
                <w:rFonts w:asciiTheme="minorHAnsi" w:eastAsiaTheme="minorEastAsia" w:hAnsiTheme="minorHAnsi" w:cstheme="minorBidi"/>
                <w:sz w:val="18"/>
                <w:szCs w:val="18"/>
              </w:rPr>
            </w:pPr>
            <w:r w:rsidRPr="00390453">
              <w:rPr>
                <w:sz w:val="18"/>
                <w:u w:val="single"/>
                <w:lang w:eastAsia="x-none"/>
              </w:rPr>
              <w:t>n/a</w:t>
            </w:r>
          </w:p>
        </w:tc>
        <w:tc>
          <w:tcPr>
            <w:tcW w:w="1350" w:type="dxa"/>
            <w:shd w:val="clear" w:color="auto" w:fill="auto"/>
            <w:noWrap/>
          </w:tcPr>
          <w:p w14:paraId="5FDB19EB" w14:textId="55BA0773" w:rsidR="00F45931" w:rsidRPr="00390453" w:rsidRDefault="00F45931" w:rsidP="00F45931">
            <w:pPr>
              <w:spacing w:after="0" w:line="240" w:lineRule="auto"/>
              <w:jc w:val="center"/>
              <w:rPr>
                <w:rFonts w:asciiTheme="minorHAnsi" w:eastAsiaTheme="minorEastAsia" w:hAnsiTheme="minorHAnsi" w:cstheme="minorBidi"/>
                <w:sz w:val="18"/>
                <w:szCs w:val="18"/>
              </w:rPr>
            </w:pPr>
            <w:r w:rsidRPr="00390453">
              <w:rPr>
                <w:sz w:val="18"/>
                <w:u w:val="single"/>
                <w:lang w:eastAsia="x-none"/>
              </w:rPr>
              <w:t>0.0080</w:t>
            </w:r>
          </w:p>
        </w:tc>
        <w:tc>
          <w:tcPr>
            <w:tcW w:w="1260" w:type="dxa"/>
            <w:shd w:val="clear" w:color="auto" w:fill="auto"/>
            <w:noWrap/>
          </w:tcPr>
          <w:p w14:paraId="737E363E" w14:textId="7D9B9BEE" w:rsidR="00F45931" w:rsidRPr="00390453" w:rsidRDefault="00F45931" w:rsidP="00F45931">
            <w:pPr>
              <w:spacing w:after="0" w:line="240" w:lineRule="auto"/>
              <w:jc w:val="center"/>
              <w:rPr>
                <w:rFonts w:asciiTheme="minorHAnsi" w:eastAsiaTheme="minorEastAsia" w:hAnsiTheme="minorHAnsi" w:cstheme="minorBidi"/>
                <w:sz w:val="18"/>
                <w:szCs w:val="18"/>
              </w:rPr>
            </w:pPr>
            <w:r w:rsidRPr="00390453">
              <w:rPr>
                <w:sz w:val="18"/>
                <w:u w:val="single"/>
                <w:lang w:eastAsia="x-none"/>
              </w:rPr>
              <w:t>n/a</w:t>
            </w:r>
          </w:p>
        </w:tc>
      </w:tr>
      <w:tr w:rsidR="00F45931" w:rsidRPr="00390453" w14:paraId="0E38FD30" w14:textId="77777777" w:rsidTr="00DF413D">
        <w:trPr>
          <w:cantSplit/>
          <w:trHeight w:val="152"/>
        </w:trPr>
        <w:tc>
          <w:tcPr>
            <w:tcW w:w="1705" w:type="dxa"/>
            <w:shd w:val="clear" w:color="auto" w:fill="auto"/>
            <w:noWrap/>
          </w:tcPr>
          <w:p w14:paraId="5459D2AE" w14:textId="285009F5" w:rsidR="00F45931" w:rsidRPr="00390453" w:rsidRDefault="00F45931" w:rsidP="00F45931">
            <w:pPr>
              <w:spacing w:after="0" w:line="240" w:lineRule="auto"/>
              <w:jc w:val="center"/>
              <w:rPr>
                <w:sz w:val="18"/>
                <w:u w:val="single"/>
                <w:lang w:eastAsia="x-none"/>
              </w:rPr>
            </w:pPr>
            <w:r w:rsidRPr="00390453">
              <w:rPr>
                <w:sz w:val="18"/>
                <w:u w:val="single"/>
                <w:lang w:eastAsia="x-none"/>
              </w:rPr>
              <w:t>Two or more story</w:t>
            </w:r>
          </w:p>
        </w:tc>
        <w:tc>
          <w:tcPr>
            <w:tcW w:w="1800" w:type="dxa"/>
            <w:shd w:val="clear" w:color="auto" w:fill="auto"/>
            <w:noWrap/>
          </w:tcPr>
          <w:p w14:paraId="14F433FB" w14:textId="4396285B" w:rsidR="00F45931" w:rsidRPr="00390453" w:rsidRDefault="00F45931" w:rsidP="00F45931">
            <w:pPr>
              <w:spacing w:after="0" w:line="240" w:lineRule="auto"/>
              <w:jc w:val="center"/>
              <w:rPr>
                <w:sz w:val="18"/>
                <w:u w:val="single"/>
                <w:lang w:eastAsia="x-none"/>
              </w:rPr>
            </w:pPr>
            <w:r w:rsidRPr="00390453">
              <w:rPr>
                <w:sz w:val="18"/>
                <w:u w:val="single"/>
                <w:lang w:eastAsia="x-none"/>
              </w:rPr>
              <w:t>7.5</w:t>
            </w:r>
          </w:p>
        </w:tc>
        <w:tc>
          <w:tcPr>
            <w:tcW w:w="1710" w:type="dxa"/>
            <w:shd w:val="clear" w:color="auto" w:fill="auto"/>
            <w:noWrap/>
          </w:tcPr>
          <w:p w14:paraId="777AE4B2" w14:textId="1278E92D" w:rsidR="00F45931" w:rsidRPr="00390453" w:rsidRDefault="00F45931" w:rsidP="00F45931">
            <w:pPr>
              <w:spacing w:after="0" w:line="240" w:lineRule="auto"/>
              <w:jc w:val="center"/>
              <w:rPr>
                <w:sz w:val="18"/>
                <w:u w:val="single"/>
                <w:lang w:eastAsia="x-none"/>
              </w:rPr>
            </w:pPr>
            <w:r w:rsidRPr="00390453">
              <w:rPr>
                <w:sz w:val="18"/>
                <w:u w:val="single"/>
                <w:lang w:eastAsia="x-none"/>
              </w:rPr>
              <w:t>n/a</w:t>
            </w:r>
          </w:p>
        </w:tc>
        <w:tc>
          <w:tcPr>
            <w:tcW w:w="1350" w:type="dxa"/>
            <w:shd w:val="clear" w:color="auto" w:fill="auto"/>
            <w:noWrap/>
          </w:tcPr>
          <w:p w14:paraId="40A46990" w14:textId="398DDD8B" w:rsidR="00F45931" w:rsidRPr="00390453" w:rsidRDefault="00F45931" w:rsidP="00F45931">
            <w:pPr>
              <w:spacing w:after="0" w:line="240" w:lineRule="auto"/>
              <w:jc w:val="center"/>
              <w:rPr>
                <w:sz w:val="18"/>
                <w:u w:val="single"/>
                <w:lang w:eastAsia="x-none"/>
              </w:rPr>
            </w:pPr>
            <w:r w:rsidRPr="00390453">
              <w:rPr>
                <w:sz w:val="18"/>
                <w:u w:val="single"/>
                <w:lang w:eastAsia="x-none"/>
              </w:rPr>
              <w:t>0.0050</w:t>
            </w:r>
          </w:p>
        </w:tc>
        <w:tc>
          <w:tcPr>
            <w:tcW w:w="1260" w:type="dxa"/>
            <w:shd w:val="clear" w:color="auto" w:fill="auto"/>
            <w:noWrap/>
          </w:tcPr>
          <w:p w14:paraId="7E729E8A" w14:textId="31C3A496" w:rsidR="00F45931" w:rsidRPr="00390453" w:rsidRDefault="00F45931" w:rsidP="00F45931">
            <w:pPr>
              <w:spacing w:after="0" w:line="240" w:lineRule="auto"/>
              <w:jc w:val="center"/>
              <w:rPr>
                <w:sz w:val="18"/>
                <w:u w:val="single"/>
                <w:lang w:eastAsia="x-none"/>
              </w:rPr>
            </w:pPr>
            <w:r w:rsidRPr="00390453">
              <w:rPr>
                <w:sz w:val="18"/>
                <w:u w:val="single"/>
                <w:lang w:eastAsia="x-none"/>
              </w:rPr>
              <w:t>n/a</w:t>
            </w:r>
          </w:p>
        </w:tc>
      </w:tr>
    </w:tbl>
    <w:p w14:paraId="4E31226A" w14:textId="123EB650" w:rsidR="00DF531F" w:rsidRPr="00390453" w:rsidRDefault="00DF531F">
      <w:pPr>
        <w:spacing w:after="0" w:line="240" w:lineRule="auto"/>
        <w:rPr>
          <w:rFonts w:asciiTheme="minorHAnsi" w:hAnsiTheme="minorHAnsi" w:cstheme="minorHAnsi"/>
          <w:sz w:val="18"/>
          <w:szCs w:val="18"/>
        </w:rPr>
      </w:pPr>
    </w:p>
    <w:p w14:paraId="0BC7FCED" w14:textId="77777777" w:rsidR="00641F8E" w:rsidRPr="00390453" w:rsidRDefault="00641F8E">
      <w:pPr>
        <w:spacing w:after="0" w:line="240" w:lineRule="auto"/>
        <w:rPr>
          <w:rFonts w:asciiTheme="minorHAnsi" w:hAnsiTheme="minorHAnsi" w:cstheme="minorHAnsi"/>
          <w:sz w:val="18"/>
          <w:szCs w:val="18"/>
        </w:rPr>
      </w:pPr>
    </w:p>
    <w:tbl>
      <w:tblPr>
        <w:tblStyle w:val="TableGrid3"/>
        <w:tblpPr w:leftFromText="180" w:rightFromText="180" w:vertAnchor="text" w:tblpY="1"/>
        <w:tblOverlap w:val="never"/>
        <w:tblW w:w="10795" w:type="dxa"/>
        <w:tblLook w:val="04A0" w:firstRow="1" w:lastRow="0" w:firstColumn="1" w:lastColumn="0" w:noHBand="0" w:noVBand="1"/>
      </w:tblPr>
      <w:tblGrid>
        <w:gridCol w:w="1233"/>
        <w:gridCol w:w="1233"/>
        <w:gridCol w:w="1309"/>
        <w:gridCol w:w="360"/>
        <w:gridCol w:w="900"/>
        <w:gridCol w:w="257"/>
        <w:gridCol w:w="1813"/>
        <w:gridCol w:w="90"/>
        <w:gridCol w:w="1800"/>
        <w:gridCol w:w="1800"/>
      </w:tblGrid>
      <w:tr w:rsidR="003C4442" w:rsidRPr="00390453" w14:paraId="7114CB0E" w14:textId="77777777" w:rsidTr="003C4442">
        <w:trPr>
          <w:trHeight w:val="350"/>
        </w:trPr>
        <w:tc>
          <w:tcPr>
            <w:tcW w:w="10795" w:type="dxa"/>
            <w:gridSpan w:val="10"/>
          </w:tcPr>
          <w:p w14:paraId="00675BC9" w14:textId="5C753131" w:rsidR="003C4442" w:rsidRPr="00390453" w:rsidRDefault="003C4442" w:rsidP="002C7351">
            <w:pPr>
              <w:keepNext/>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t>I. HERS-Verified Drain Water Heat Recovery System (DWHR-H)</w:t>
            </w:r>
          </w:p>
          <w:p w14:paraId="48CCBA53" w14:textId="4CBFF46C" w:rsidR="003C4442" w:rsidRPr="00390453" w:rsidRDefault="003C4442" w:rsidP="00BB3403">
            <w:pPr>
              <w:keepNext/>
              <w:spacing w:after="0" w:line="240" w:lineRule="auto"/>
              <w:rPr>
                <w:rFonts w:asciiTheme="minorHAnsi" w:hAnsiTheme="minorHAnsi" w:cstheme="minorHAnsi"/>
                <w:sz w:val="18"/>
                <w:szCs w:val="18"/>
              </w:rPr>
            </w:pPr>
            <w:r w:rsidRPr="00390453">
              <w:rPr>
                <w:rFonts w:asciiTheme="minorHAnsi" w:hAnsiTheme="minorHAnsi" w:cstheme="minorHAnsi"/>
                <w:sz w:val="18"/>
                <w:szCs w:val="18"/>
              </w:rPr>
              <w:t>&lt;&lt;</w:t>
            </w:r>
            <w:r w:rsidR="00BB3403" w:rsidRPr="00390453">
              <w:rPr>
                <w:rFonts w:asciiTheme="minorHAnsi" w:hAnsiTheme="minorHAnsi" w:cstheme="minorHAnsi"/>
                <w:sz w:val="18"/>
                <w:szCs w:val="18"/>
              </w:rPr>
              <w:t>require one row of data for each drain water heat recovery system identified in Section B</w:t>
            </w:r>
            <w:r w:rsidR="008619BD" w:rsidRPr="00390453">
              <w:rPr>
                <w:rFonts w:asciiTheme="minorHAnsi" w:hAnsiTheme="minorHAnsi" w:cstheme="minorHAnsi"/>
                <w:sz w:val="18"/>
                <w:szCs w:val="18"/>
              </w:rPr>
              <w:t xml:space="preserve"> or </w:t>
            </w:r>
            <w:r w:rsidR="00EA2CE7" w:rsidRPr="00390453">
              <w:rPr>
                <w:rFonts w:asciiTheme="minorHAnsi" w:hAnsiTheme="minorHAnsi" w:cstheme="minorHAnsi"/>
                <w:sz w:val="18"/>
                <w:szCs w:val="18"/>
              </w:rPr>
              <w:t>B2</w:t>
            </w:r>
            <w:r w:rsidR="00BB3403" w:rsidRPr="00390453">
              <w:rPr>
                <w:rFonts w:asciiTheme="minorHAnsi" w:hAnsiTheme="minorHAnsi" w:cstheme="minorHAnsi"/>
                <w:sz w:val="18"/>
                <w:szCs w:val="18"/>
              </w:rPr>
              <w:t xml:space="preserve">. with B12 </w:t>
            </w:r>
            <w:r w:rsidR="008619BD" w:rsidRPr="00390453">
              <w:rPr>
                <w:rFonts w:asciiTheme="minorHAnsi" w:hAnsiTheme="minorHAnsi" w:cstheme="minorHAnsi"/>
                <w:sz w:val="18"/>
                <w:szCs w:val="18"/>
              </w:rPr>
              <w:t xml:space="preserve">or </w:t>
            </w:r>
            <w:r w:rsidR="00EA2CE7" w:rsidRPr="00390453">
              <w:rPr>
                <w:rFonts w:asciiTheme="minorHAnsi" w:hAnsiTheme="minorHAnsi" w:cstheme="minorHAnsi"/>
                <w:sz w:val="18"/>
                <w:szCs w:val="18"/>
              </w:rPr>
              <w:t>B2-</w:t>
            </w:r>
            <w:r w:rsidR="008619BD" w:rsidRPr="00390453">
              <w:rPr>
                <w:rFonts w:asciiTheme="minorHAnsi" w:hAnsiTheme="minorHAnsi" w:cstheme="minorHAnsi"/>
                <w:sz w:val="18"/>
                <w:szCs w:val="18"/>
              </w:rPr>
              <w:t xml:space="preserve">09 </w:t>
            </w:r>
            <w:r w:rsidR="00BB3403" w:rsidRPr="00390453">
              <w:rPr>
                <w:rFonts w:asciiTheme="minorHAnsi" w:hAnsiTheme="minorHAnsi" w:cstheme="minorHAnsi"/>
                <w:sz w:val="18"/>
                <w:szCs w:val="18"/>
              </w:rPr>
              <w:t>= Yes. Else report section header and standard “This section does not apply” message</w:t>
            </w:r>
            <w:r w:rsidRPr="00390453">
              <w:rPr>
                <w:rFonts w:asciiTheme="minorHAnsi" w:hAnsiTheme="minorHAnsi" w:cstheme="minorHAnsi"/>
                <w:sz w:val="18"/>
                <w:szCs w:val="18"/>
              </w:rPr>
              <w:t>&gt;&gt;</w:t>
            </w:r>
          </w:p>
        </w:tc>
      </w:tr>
      <w:tr w:rsidR="009403AC" w:rsidRPr="00390453" w14:paraId="62D604D6" w14:textId="77777777" w:rsidTr="009403AC">
        <w:trPr>
          <w:trHeight w:val="144"/>
        </w:trPr>
        <w:tc>
          <w:tcPr>
            <w:tcW w:w="10795" w:type="dxa"/>
            <w:gridSpan w:val="10"/>
          </w:tcPr>
          <w:p w14:paraId="420C0985" w14:textId="2738CD37" w:rsidR="009403AC" w:rsidRPr="00390453"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rFonts w:asciiTheme="minorHAnsi" w:hAnsiTheme="minorHAnsi" w:cstheme="minorHAnsi"/>
                <w:b/>
                <w:sz w:val="18"/>
                <w:szCs w:val="18"/>
              </w:rPr>
              <w:t>Design DWHR System Information</w:t>
            </w:r>
          </w:p>
        </w:tc>
      </w:tr>
      <w:tr w:rsidR="009403AC" w:rsidRPr="00390453" w14:paraId="01ADADD5" w14:textId="77777777" w:rsidTr="009403AC">
        <w:trPr>
          <w:trHeight w:val="144"/>
        </w:trPr>
        <w:tc>
          <w:tcPr>
            <w:tcW w:w="1233" w:type="dxa"/>
          </w:tcPr>
          <w:p w14:paraId="4839B90F" w14:textId="62357401"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01</w:t>
            </w:r>
          </w:p>
        </w:tc>
        <w:tc>
          <w:tcPr>
            <w:tcW w:w="2902" w:type="dxa"/>
            <w:gridSpan w:val="3"/>
            <w:vAlign w:val="bottom"/>
          </w:tcPr>
          <w:p w14:paraId="697D5E19" w14:textId="043BEFF9"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02</w:t>
            </w:r>
          </w:p>
        </w:tc>
        <w:tc>
          <w:tcPr>
            <w:tcW w:w="3060" w:type="dxa"/>
            <w:gridSpan w:val="4"/>
            <w:vAlign w:val="bottom"/>
          </w:tcPr>
          <w:p w14:paraId="098FC345" w14:textId="22E36D38"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03</w:t>
            </w:r>
          </w:p>
        </w:tc>
        <w:tc>
          <w:tcPr>
            <w:tcW w:w="3600" w:type="dxa"/>
            <w:gridSpan w:val="2"/>
            <w:vAlign w:val="bottom"/>
          </w:tcPr>
          <w:p w14:paraId="6B42EDE7" w14:textId="4843603B"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04</w:t>
            </w:r>
          </w:p>
        </w:tc>
      </w:tr>
      <w:tr w:rsidR="009403AC" w:rsidRPr="00390453" w14:paraId="0C632706" w14:textId="77777777" w:rsidTr="009403AC">
        <w:trPr>
          <w:trHeight w:val="144"/>
        </w:trPr>
        <w:tc>
          <w:tcPr>
            <w:tcW w:w="1233" w:type="dxa"/>
          </w:tcPr>
          <w:p w14:paraId="4784778F" w14:textId="239CCE66"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System ID/Name</w:t>
            </w:r>
          </w:p>
        </w:tc>
        <w:tc>
          <w:tcPr>
            <w:tcW w:w="2902" w:type="dxa"/>
            <w:gridSpan w:val="3"/>
            <w:vAlign w:val="bottom"/>
          </w:tcPr>
          <w:p w14:paraId="3FEB7F6B" w14:textId="51A6D3E1"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Rated Effectiveness</w:t>
            </w:r>
          </w:p>
        </w:tc>
        <w:tc>
          <w:tcPr>
            <w:tcW w:w="3060" w:type="dxa"/>
            <w:gridSpan w:val="4"/>
            <w:vAlign w:val="bottom"/>
          </w:tcPr>
          <w:p w14:paraId="4883F6E0" w14:textId="081B3AC1"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Installation Configuration</w:t>
            </w:r>
          </w:p>
        </w:tc>
        <w:tc>
          <w:tcPr>
            <w:tcW w:w="3600" w:type="dxa"/>
            <w:gridSpan w:val="2"/>
            <w:vAlign w:val="bottom"/>
          </w:tcPr>
          <w:p w14:paraId="73C29F38" w14:textId="17A9B3B1"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Percent of shower served by the DWHR device</w:t>
            </w:r>
          </w:p>
        </w:tc>
      </w:tr>
      <w:tr w:rsidR="009403AC" w:rsidRPr="00390453" w14:paraId="71875241" w14:textId="77777777" w:rsidTr="009403AC">
        <w:trPr>
          <w:trHeight w:val="144"/>
        </w:trPr>
        <w:tc>
          <w:tcPr>
            <w:tcW w:w="1233" w:type="dxa"/>
          </w:tcPr>
          <w:p w14:paraId="52DCD870" w14:textId="7B10A2CF" w:rsidR="009403AC" w:rsidRPr="0080480B"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6"/>
                <w:szCs w:val="16"/>
              </w:rPr>
            </w:pPr>
            <w:r w:rsidRPr="0080480B">
              <w:rPr>
                <w:rFonts w:asciiTheme="minorHAnsi" w:eastAsia="Times New Roman" w:hAnsiTheme="minorHAnsi" w:cstheme="minorHAnsi"/>
                <w:sz w:val="16"/>
                <w:szCs w:val="16"/>
              </w:rPr>
              <w:t>&lt;&lt;Reference value from A0</w:t>
            </w:r>
            <w:r w:rsidR="00211E93" w:rsidRPr="0080480B">
              <w:rPr>
                <w:rFonts w:asciiTheme="minorHAnsi" w:eastAsia="Times New Roman" w:hAnsiTheme="minorHAnsi" w:cstheme="minorHAnsi"/>
                <w:sz w:val="16"/>
                <w:szCs w:val="16"/>
              </w:rPr>
              <w:t>2</w:t>
            </w:r>
            <w:r w:rsidR="00096D14" w:rsidRPr="0080480B">
              <w:rPr>
                <w:rFonts w:asciiTheme="minorHAnsi" w:eastAsia="Times New Roman" w:hAnsiTheme="minorHAnsi" w:cstheme="minorHAnsi"/>
                <w:sz w:val="16"/>
                <w:szCs w:val="16"/>
              </w:rPr>
              <w:t xml:space="preserve"> or </w:t>
            </w:r>
            <w:r w:rsidR="001D6488" w:rsidRPr="0080480B">
              <w:rPr>
                <w:rFonts w:asciiTheme="minorHAnsi" w:eastAsia="Times New Roman" w:hAnsiTheme="minorHAnsi" w:cstheme="minorHAnsi"/>
                <w:sz w:val="16"/>
                <w:szCs w:val="16"/>
              </w:rPr>
              <w:t>A2-</w:t>
            </w:r>
            <w:r w:rsidR="00096D14" w:rsidRPr="0080480B">
              <w:rPr>
                <w:rFonts w:asciiTheme="minorHAnsi" w:eastAsia="Times New Roman" w:hAnsiTheme="minorHAnsi" w:cstheme="minorHAnsi"/>
                <w:sz w:val="16"/>
                <w:szCs w:val="16"/>
              </w:rPr>
              <w:t>02</w:t>
            </w:r>
            <w:r w:rsidRPr="0080480B">
              <w:rPr>
                <w:rFonts w:asciiTheme="minorHAnsi" w:eastAsia="Times New Roman" w:hAnsiTheme="minorHAnsi" w:cstheme="minorHAnsi"/>
                <w:sz w:val="16"/>
                <w:szCs w:val="16"/>
              </w:rPr>
              <w:t>&gt;&gt;</w:t>
            </w:r>
          </w:p>
        </w:tc>
        <w:tc>
          <w:tcPr>
            <w:tcW w:w="2902" w:type="dxa"/>
            <w:gridSpan w:val="3"/>
          </w:tcPr>
          <w:p w14:paraId="348A0C5F" w14:textId="79C9E7F7" w:rsidR="009403AC" w:rsidRPr="0080480B" w:rsidDel="00596705" w:rsidRDefault="009403AC" w:rsidP="009403AC">
            <w:pPr>
              <w:keepNext/>
              <w:tabs>
                <w:tab w:val="left" w:pos="2160"/>
                <w:tab w:val="left" w:pos="2700"/>
                <w:tab w:val="left" w:pos="3420"/>
                <w:tab w:val="left" w:pos="3780"/>
                <w:tab w:val="left" w:pos="5760"/>
                <w:tab w:val="left" w:pos="7212"/>
              </w:tabs>
              <w:spacing w:after="0" w:line="240" w:lineRule="auto"/>
              <w:jc w:val="center"/>
              <w:rPr>
                <w:del w:id="186" w:author="Alhabibi, Haider@Energy" w:date="2022-08-09T16:54:00Z"/>
                <w:rFonts w:asciiTheme="minorHAnsi" w:eastAsia="Times New Roman" w:hAnsiTheme="minorHAnsi" w:cstheme="minorHAnsi"/>
                <w:sz w:val="16"/>
                <w:szCs w:val="16"/>
              </w:rPr>
            </w:pPr>
            <w:r w:rsidRPr="0080480B">
              <w:rPr>
                <w:rFonts w:asciiTheme="minorHAnsi" w:eastAsia="Times New Roman" w:hAnsiTheme="minorHAnsi" w:cstheme="minorHAnsi"/>
                <w:sz w:val="16"/>
                <w:szCs w:val="16"/>
              </w:rPr>
              <w:t>&lt;&lt;</w:t>
            </w:r>
            <w:ins w:id="187" w:author="Alhabibi, Haider@Energy" w:date="2022-08-09T16:54:00Z">
              <w:r w:rsidR="00596705" w:rsidRPr="0080480B">
                <w:rPr>
                  <w:rFonts w:asciiTheme="minorHAnsi" w:eastAsia="Times New Roman" w:hAnsiTheme="minorHAnsi" w:cstheme="minorHAnsi"/>
                  <w:sz w:val="16"/>
                  <w:szCs w:val="16"/>
                </w:rPr>
                <w:t xml:space="preserve"> Default value = 42%</w:t>
              </w:r>
            </w:ins>
            <w:del w:id="188" w:author="Alhabibi, Haider@Energy" w:date="2022-08-09T16:54:00Z">
              <w:r w:rsidRPr="0080480B" w:rsidDel="00596705">
                <w:rPr>
                  <w:rFonts w:asciiTheme="minorHAnsi" w:eastAsia="Times New Roman" w:hAnsiTheme="minorHAnsi" w:cstheme="minorHAnsi"/>
                  <w:sz w:val="16"/>
                  <w:szCs w:val="16"/>
                </w:rPr>
                <w:delText xml:space="preserve">If performance, reference value from </w:delText>
              </w:r>
              <w:r w:rsidR="00694445" w:rsidRPr="0080480B" w:rsidDel="00596705">
                <w:rPr>
                  <w:rFonts w:asciiTheme="minorHAnsi" w:eastAsia="Times New Roman" w:hAnsiTheme="minorHAnsi" w:cstheme="minorHAnsi"/>
                  <w:sz w:val="16"/>
                  <w:szCs w:val="16"/>
                </w:rPr>
                <w:delText>NRCC</w:delText>
              </w:r>
              <w:r w:rsidRPr="0080480B" w:rsidDel="00596705">
                <w:rPr>
                  <w:rFonts w:asciiTheme="minorHAnsi" w:eastAsia="Times New Roman" w:hAnsiTheme="minorHAnsi" w:cstheme="minorHAnsi"/>
                  <w:sz w:val="16"/>
                  <w:szCs w:val="16"/>
                </w:rPr>
                <w:delText xml:space="preserve">-PRF.  </w:delText>
              </w:r>
            </w:del>
          </w:p>
          <w:p w14:paraId="7D68108F" w14:textId="32912AA5" w:rsidR="009403AC" w:rsidRPr="0080480B"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6"/>
                <w:szCs w:val="16"/>
              </w:rPr>
            </w:pPr>
            <w:del w:id="189" w:author="Alhabibi, Haider@Energy" w:date="2022-08-09T16:54:00Z">
              <w:r w:rsidRPr="0080480B" w:rsidDel="00596705">
                <w:rPr>
                  <w:rFonts w:asciiTheme="minorHAnsi" w:eastAsia="Times New Roman" w:hAnsiTheme="minorHAnsi" w:cstheme="minorHAnsi"/>
                  <w:sz w:val="16"/>
                  <w:szCs w:val="16"/>
                </w:rPr>
                <w:delText>If prescriptive, display “≥ 42%”</w:delText>
              </w:r>
            </w:del>
            <w:r w:rsidRPr="0080480B">
              <w:rPr>
                <w:rFonts w:asciiTheme="minorHAnsi" w:eastAsia="Times New Roman" w:hAnsiTheme="minorHAnsi" w:cstheme="minorHAnsi"/>
                <w:sz w:val="16"/>
                <w:szCs w:val="16"/>
              </w:rPr>
              <w:t>&gt;&gt;</w:t>
            </w:r>
          </w:p>
        </w:tc>
        <w:tc>
          <w:tcPr>
            <w:tcW w:w="3060" w:type="dxa"/>
            <w:gridSpan w:val="4"/>
          </w:tcPr>
          <w:p w14:paraId="18499A4F" w14:textId="2A1D1E1B" w:rsidR="009403AC" w:rsidRPr="0080480B" w:rsidDel="00515F9F" w:rsidRDefault="009403AC" w:rsidP="009403AC">
            <w:pPr>
              <w:keepNext/>
              <w:tabs>
                <w:tab w:val="left" w:pos="2160"/>
                <w:tab w:val="left" w:pos="2700"/>
                <w:tab w:val="left" w:pos="3420"/>
                <w:tab w:val="left" w:pos="3780"/>
                <w:tab w:val="left" w:pos="5760"/>
                <w:tab w:val="left" w:pos="7212"/>
              </w:tabs>
              <w:spacing w:after="0" w:line="240" w:lineRule="auto"/>
              <w:jc w:val="center"/>
              <w:rPr>
                <w:del w:id="190" w:author="Alhabibi, Haider@Energy" w:date="2022-08-09T16:55:00Z"/>
                <w:rFonts w:asciiTheme="minorHAnsi" w:eastAsia="Times New Roman" w:hAnsiTheme="minorHAnsi" w:cstheme="minorHAnsi"/>
                <w:sz w:val="16"/>
                <w:szCs w:val="16"/>
              </w:rPr>
            </w:pPr>
            <w:r w:rsidRPr="0080480B">
              <w:rPr>
                <w:rFonts w:asciiTheme="minorHAnsi" w:eastAsia="Times New Roman" w:hAnsiTheme="minorHAnsi" w:cstheme="minorHAnsi"/>
                <w:sz w:val="16"/>
                <w:szCs w:val="16"/>
              </w:rPr>
              <w:t>&lt;&lt;</w:t>
            </w:r>
            <w:ins w:id="191" w:author="Alhabibi, Haider@Energy" w:date="2022-08-09T16:55:00Z">
              <w:r w:rsidR="00515F9F" w:rsidRPr="0080480B">
                <w:rPr>
                  <w:rFonts w:asciiTheme="minorHAnsi" w:eastAsia="Times New Roman" w:hAnsiTheme="minorHAnsi" w:cstheme="minorHAnsi"/>
                  <w:sz w:val="16"/>
                  <w:szCs w:val="16"/>
                </w:rPr>
                <w:t xml:space="preserve"> User select from list (UnequalFlowShower, UnequalFlowWaterHeater, EqualFlow)</w:t>
              </w:r>
            </w:ins>
            <w:del w:id="192" w:author="Alhabibi, Haider@Energy" w:date="2022-08-09T16:55:00Z">
              <w:r w:rsidRPr="0080480B" w:rsidDel="00515F9F">
                <w:rPr>
                  <w:rFonts w:asciiTheme="minorHAnsi" w:eastAsia="Times New Roman" w:hAnsiTheme="minorHAnsi" w:cstheme="minorHAnsi"/>
                  <w:sz w:val="16"/>
                  <w:szCs w:val="16"/>
                </w:rPr>
                <w:delText xml:space="preserve">If performance, reference value from </w:delText>
              </w:r>
              <w:r w:rsidR="00694445" w:rsidRPr="0080480B" w:rsidDel="00515F9F">
                <w:rPr>
                  <w:rFonts w:asciiTheme="minorHAnsi" w:eastAsia="Times New Roman" w:hAnsiTheme="minorHAnsi" w:cstheme="minorHAnsi"/>
                  <w:sz w:val="16"/>
                  <w:szCs w:val="16"/>
                </w:rPr>
                <w:delText>NRCC</w:delText>
              </w:r>
              <w:r w:rsidRPr="0080480B" w:rsidDel="00515F9F">
                <w:rPr>
                  <w:rFonts w:asciiTheme="minorHAnsi" w:eastAsia="Times New Roman" w:hAnsiTheme="minorHAnsi" w:cstheme="minorHAnsi"/>
                  <w:sz w:val="16"/>
                  <w:szCs w:val="16"/>
                </w:rPr>
                <w:delText xml:space="preserve">-PRF.  </w:delText>
              </w:r>
            </w:del>
          </w:p>
          <w:p w14:paraId="1C502FEB" w14:textId="1C9EA9FB" w:rsidR="009403AC" w:rsidRPr="0080480B"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6"/>
                <w:szCs w:val="16"/>
              </w:rPr>
            </w:pPr>
            <w:del w:id="193" w:author="Alhabibi, Haider@Energy" w:date="2022-08-09T16:55:00Z">
              <w:r w:rsidRPr="0080480B" w:rsidDel="00515F9F">
                <w:rPr>
                  <w:rFonts w:asciiTheme="minorHAnsi" w:eastAsia="Times New Roman" w:hAnsiTheme="minorHAnsi" w:cstheme="minorHAnsi"/>
                  <w:sz w:val="16"/>
                  <w:szCs w:val="16"/>
                </w:rPr>
                <w:delText>If prescriptive, display “NA”</w:delText>
              </w:r>
            </w:del>
            <w:r w:rsidRPr="0080480B">
              <w:rPr>
                <w:rFonts w:asciiTheme="minorHAnsi" w:eastAsia="Times New Roman" w:hAnsiTheme="minorHAnsi" w:cstheme="minorHAnsi"/>
                <w:sz w:val="16"/>
                <w:szCs w:val="16"/>
              </w:rPr>
              <w:t>&gt;&gt;</w:t>
            </w:r>
          </w:p>
        </w:tc>
        <w:tc>
          <w:tcPr>
            <w:tcW w:w="3600" w:type="dxa"/>
            <w:gridSpan w:val="2"/>
          </w:tcPr>
          <w:p w14:paraId="69681450" w14:textId="7787716E" w:rsidR="009403AC" w:rsidRPr="0080480B" w:rsidDel="004C6267" w:rsidRDefault="009403AC" w:rsidP="009403AC">
            <w:pPr>
              <w:keepNext/>
              <w:tabs>
                <w:tab w:val="left" w:pos="2160"/>
                <w:tab w:val="left" w:pos="2700"/>
                <w:tab w:val="left" w:pos="3420"/>
                <w:tab w:val="left" w:pos="3780"/>
                <w:tab w:val="left" w:pos="5760"/>
                <w:tab w:val="left" w:pos="7212"/>
              </w:tabs>
              <w:spacing w:after="0" w:line="240" w:lineRule="auto"/>
              <w:jc w:val="center"/>
              <w:rPr>
                <w:del w:id="194" w:author="Alhabibi, Haider@Energy" w:date="2022-08-09T16:55:00Z"/>
                <w:rFonts w:asciiTheme="minorHAnsi" w:eastAsia="Times New Roman" w:hAnsiTheme="minorHAnsi" w:cstheme="minorHAnsi"/>
                <w:sz w:val="16"/>
                <w:szCs w:val="16"/>
              </w:rPr>
            </w:pPr>
            <w:r w:rsidRPr="0080480B">
              <w:rPr>
                <w:rFonts w:asciiTheme="minorHAnsi" w:eastAsia="Times New Roman" w:hAnsiTheme="minorHAnsi" w:cstheme="minorHAnsi"/>
                <w:sz w:val="16"/>
                <w:szCs w:val="16"/>
              </w:rPr>
              <w:t>&lt;&lt;</w:t>
            </w:r>
            <w:ins w:id="195" w:author="Alhabibi, Haider@Energy" w:date="2022-08-09T16:55:00Z">
              <w:r w:rsidR="004C6267" w:rsidRPr="0080480B">
                <w:rPr>
                  <w:rFonts w:asciiTheme="minorHAnsi" w:eastAsia="Times New Roman" w:hAnsiTheme="minorHAnsi" w:cstheme="minorHAnsi"/>
                  <w:sz w:val="16"/>
                  <w:szCs w:val="16"/>
                </w:rPr>
                <w:t xml:space="preserve"> User input</w:t>
              </w:r>
              <w:r w:rsidR="004C6267" w:rsidRPr="0080480B" w:rsidDel="004C6267">
                <w:rPr>
                  <w:rFonts w:asciiTheme="minorHAnsi" w:eastAsia="Times New Roman" w:hAnsiTheme="minorHAnsi" w:cstheme="minorHAnsi"/>
                  <w:sz w:val="16"/>
                  <w:szCs w:val="16"/>
                </w:rPr>
                <w:t xml:space="preserve"> </w:t>
              </w:r>
            </w:ins>
            <w:del w:id="196" w:author="Alhabibi, Haider@Energy" w:date="2022-08-09T16:55:00Z">
              <w:r w:rsidRPr="0080480B" w:rsidDel="004C6267">
                <w:rPr>
                  <w:rFonts w:asciiTheme="minorHAnsi" w:eastAsia="Times New Roman" w:hAnsiTheme="minorHAnsi" w:cstheme="minorHAnsi"/>
                  <w:sz w:val="16"/>
                  <w:szCs w:val="16"/>
                </w:rPr>
                <w:delText xml:space="preserve">If performance, reference value from </w:delText>
              </w:r>
              <w:r w:rsidR="00694445" w:rsidRPr="0080480B" w:rsidDel="004C6267">
                <w:rPr>
                  <w:rFonts w:asciiTheme="minorHAnsi" w:eastAsia="Times New Roman" w:hAnsiTheme="minorHAnsi" w:cstheme="minorHAnsi"/>
                  <w:sz w:val="16"/>
                  <w:szCs w:val="16"/>
                </w:rPr>
                <w:delText>NRCC</w:delText>
              </w:r>
              <w:r w:rsidRPr="0080480B" w:rsidDel="004C6267">
                <w:rPr>
                  <w:rFonts w:asciiTheme="minorHAnsi" w:eastAsia="Times New Roman" w:hAnsiTheme="minorHAnsi" w:cstheme="minorHAnsi"/>
                  <w:sz w:val="16"/>
                  <w:szCs w:val="16"/>
                </w:rPr>
                <w:delText>-PRF</w:delText>
              </w:r>
            </w:del>
          </w:p>
          <w:p w14:paraId="1F2535A2" w14:textId="3E7A253F" w:rsidR="009403AC" w:rsidRPr="0080480B"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6"/>
                <w:szCs w:val="16"/>
              </w:rPr>
            </w:pPr>
            <w:del w:id="197" w:author="Alhabibi, Haider@Energy" w:date="2022-08-09T16:55:00Z">
              <w:r w:rsidRPr="0080480B" w:rsidDel="004C6267">
                <w:rPr>
                  <w:rFonts w:asciiTheme="minorHAnsi" w:eastAsia="Times New Roman" w:hAnsiTheme="minorHAnsi" w:cstheme="minorHAnsi"/>
                  <w:sz w:val="16"/>
                  <w:szCs w:val="16"/>
                </w:rPr>
                <w:delText>If prescriptive, display “NA”</w:delText>
              </w:r>
            </w:del>
            <w:r w:rsidRPr="0080480B">
              <w:rPr>
                <w:rFonts w:asciiTheme="minorHAnsi" w:eastAsia="Times New Roman" w:hAnsiTheme="minorHAnsi" w:cstheme="minorHAnsi"/>
                <w:sz w:val="16"/>
                <w:szCs w:val="16"/>
              </w:rPr>
              <w:t>&gt;&gt;</w:t>
            </w:r>
          </w:p>
        </w:tc>
      </w:tr>
      <w:tr w:rsidR="009403AC" w:rsidRPr="00390453" w14:paraId="154C2959" w14:textId="77777777" w:rsidTr="009403AC">
        <w:trPr>
          <w:trHeight w:val="144"/>
        </w:trPr>
        <w:tc>
          <w:tcPr>
            <w:tcW w:w="1233" w:type="dxa"/>
          </w:tcPr>
          <w:p w14:paraId="73F99FA7" w14:textId="77777777"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2902" w:type="dxa"/>
            <w:gridSpan w:val="3"/>
          </w:tcPr>
          <w:p w14:paraId="4A6ECA18" w14:textId="77777777"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060" w:type="dxa"/>
            <w:gridSpan w:val="4"/>
          </w:tcPr>
          <w:p w14:paraId="174BE173" w14:textId="77777777"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600" w:type="dxa"/>
            <w:gridSpan w:val="2"/>
          </w:tcPr>
          <w:p w14:paraId="5514AD60" w14:textId="77777777"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r w:rsidR="009403AC" w:rsidRPr="00390453" w14:paraId="286385B4" w14:textId="77777777" w:rsidTr="009403AC">
        <w:trPr>
          <w:trHeight w:val="144"/>
        </w:trPr>
        <w:tc>
          <w:tcPr>
            <w:tcW w:w="10795" w:type="dxa"/>
            <w:gridSpan w:val="10"/>
          </w:tcPr>
          <w:p w14:paraId="1F4154EB" w14:textId="7AF0C254" w:rsidR="009403AC" w:rsidRPr="00390453"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rFonts w:asciiTheme="minorHAnsi" w:hAnsiTheme="minorHAnsi" w:cstheme="minorHAnsi"/>
                <w:b/>
                <w:sz w:val="18"/>
                <w:szCs w:val="18"/>
              </w:rPr>
              <w:t>Installed DWHR System Information</w:t>
            </w:r>
          </w:p>
        </w:tc>
      </w:tr>
      <w:tr w:rsidR="009403AC" w:rsidRPr="00390453" w14:paraId="53639B1E" w14:textId="77777777" w:rsidTr="003C4442">
        <w:trPr>
          <w:trHeight w:val="144"/>
        </w:trPr>
        <w:tc>
          <w:tcPr>
            <w:tcW w:w="1233" w:type="dxa"/>
          </w:tcPr>
          <w:p w14:paraId="093DAFE3" w14:textId="44B3AE48"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05</w:t>
            </w:r>
          </w:p>
        </w:tc>
        <w:tc>
          <w:tcPr>
            <w:tcW w:w="1233" w:type="dxa"/>
          </w:tcPr>
          <w:p w14:paraId="79B2F2B1" w14:textId="0B17DE54"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06</w:t>
            </w:r>
          </w:p>
        </w:tc>
        <w:tc>
          <w:tcPr>
            <w:tcW w:w="1309" w:type="dxa"/>
          </w:tcPr>
          <w:p w14:paraId="611570BA" w14:textId="18B7DE6D"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07</w:t>
            </w:r>
          </w:p>
        </w:tc>
        <w:tc>
          <w:tcPr>
            <w:tcW w:w="1260" w:type="dxa"/>
            <w:gridSpan w:val="2"/>
          </w:tcPr>
          <w:p w14:paraId="0E92764D" w14:textId="2E854E62"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08</w:t>
            </w:r>
          </w:p>
        </w:tc>
        <w:tc>
          <w:tcPr>
            <w:tcW w:w="2070" w:type="dxa"/>
            <w:gridSpan w:val="2"/>
          </w:tcPr>
          <w:p w14:paraId="2841FA83" w14:textId="7F9A4B6C"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09</w:t>
            </w:r>
          </w:p>
        </w:tc>
        <w:tc>
          <w:tcPr>
            <w:tcW w:w="1890" w:type="dxa"/>
            <w:gridSpan w:val="2"/>
          </w:tcPr>
          <w:p w14:paraId="06343588" w14:textId="50CB1EBB"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10</w:t>
            </w:r>
          </w:p>
        </w:tc>
        <w:tc>
          <w:tcPr>
            <w:tcW w:w="1800" w:type="dxa"/>
          </w:tcPr>
          <w:p w14:paraId="1BF64FE4" w14:textId="04B6BB2F"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11</w:t>
            </w:r>
          </w:p>
        </w:tc>
      </w:tr>
      <w:tr w:rsidR="009403AC" w:rsidRPr="00390453" w14:paraId="4FEA8DFE" w14:textId="77777777" w:rsidTr="00383FC8">
        <w:trPr>
          <w:trHeight w:val="144"/>
        </w:trPr>
        <w:tc>
          <w:tcPr>
            <w:tcW w:w="1233" w:type="dxa"/>
            <w:vAlign w:val="bottom"/>
          </w:tcPr>
          <w:p w14:paraId="46B873F0" w14:textId="314879C9"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System ID/Name</w:t>
            </w:r>
          </w:p>
        </w:tc>
        <w:tc>
          <w:tcPr>
            <w:tcW w:w="1233" w:type="dxa"/>
            <w:vAlign w:val="bottom"/>
          </w:tcPr>
          <w:p w14:paraId="2F42BE11" w14:textId="1E91495F"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Manufacturer</w:t>
            </w:r>
          </w:p>
        </w:tc>
        <w:tc>
          <w:tcPr>
            <w:tcW w:w="1309" w:type="dxa"/>
            <w:vAlign w:val="bottom"/>
          </w:tcPr>
          <w:p w14:paraId="2E8268CB" w14:textId="77777777"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Model #</w:t>
            </w:r>
          </w:p>
        </w:tc>
        <w:tc>
          <w:tcPr>
            <w:tcW w:w="1260" w:type="dxa"/>
            <w:gridSpan w:val="2"/>
            <w:vAlign w:val="bottom"/>
          </w:tcPr>
          <w:p w14:paraId="5BFB0CAF" w14:textId="77777777"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Rated effectiveness</w:t>
            </w:r>
          </w:p>
        </w:tc>
        <w:tc>
          <w:tcPr>
            <w:tcW w:w="2070" w:type="dxa"/>
            <w:gridSpan w:val="2"/>
            <w:vAlign w:val="bottom"/>
          </w:tcPr>
          <w:p w14:paraId="4C96FEF5" w14:textId="42DF638B"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Installation Configuration</w:t>
            </w:r>
          </w:p>
        </w:tc>
        <w:tc>
          <w:tcPr>
            <w:tcW w:w="1890" w:type="dxa"/>
            <w:gridSpan w:val="2"/>
            <w:vAlign w:val="bottom"/>
          </w:tcPr>
          <w:p w14:paraId="57BFED18" w14:textId="77777777"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Percent of shower served by the DWHR device</w:t>
            </w:r>
          </w:p>
        </w:tc>
        <w:tc>
          <w:tcPr>
            <w:tcW w:w="1800" w:type="dxa"/>
            <w:vAlign w:val="bottom"/>
          </w:tcPr>
          <w:p w14:paraId="78F7A7BA" w14:textId="77777777"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DWHR System Certified by CEC</w:t>
            </w:r>
          </w:p>
        </w:tc>
      </w:tr>
      <w:tr w:rsidR="009403AC" w:rsidRPr="00390453" w14:paraId="0CFF93EB" w14:textId="77777777" w:rsidTr="003C4442">
        <w:trPr>
          <w:trHeight w:val="188"/>
        </w:trPr>
        <w:tc>
          <w:tcPr>
            <w:tcW w:w="1233" w:type="dxa"/>
          </w:tcPr>
          <w:p w14:paraId="3CF0660D" w14:textId="34F89BB2" w:rsidR="009403AC" w:rsidRPr="0080480B" w:rsidRDefault="00211E93"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80480B">
              <w:rPr>
                <w:rFonts w:asciiTheme="minorHAnsi" w:eastAsia="Times New Roman" w:hAnsiTheme="minorHAnsi" w:cstheme="minorHAnsi"/>
                <w:sz w:val="16"/>
                <w:szCs w:val="16"/>
              </w:rPr>
              <w:t xml:space="preserve">&lt;&lt;Reference value from </w:t>
            </w:r>
            <w:r w:rsidR="00096D14" w:rsidRPr="0080480B">
              <w:rPr>
                <w:rFonts w:asciiTheme="minorHAnsi" w:eastAsia="Times New Roman" w:hAnsiTheme="minorHAnsi" w:cstheme="minorHAnsi"/>
                <w:sz w:val="16"/>
                <w:szCs w:val="16"/>
              </w:rPr>
              <w:t>B</w:t>
            </w:r>
            <w:r w:rsidRPr="0080480B">
              <w:rPr>
                <w:rFonts w:asciiTheme="minorHAnsi" w:eastAsia="Times New Roman" w:hAnsiTheme="minorHAnsi" w:cstheme="minorHAnsi"/>
                <w:sz w:val="16"/>
                <w:szCs w:val="16"/>
              </w:rPr>
              <w:t>02</w:t>
            </w:r>
            <w:r w:rsidR="00096D14" w:rsidRPr="0080480B">
              <w:rPr>
                <w:rFonts w:asciiTheme="minorHAnsi" w:eastAsia="Times New Roman" w:hAnsiTheme="minorHAnsi" w:cstheme="minorHAnsi"/>
                <w:sz w:val="16"/>
                <w:szCs w:val="16"/>
              </w:rPr>
              <w:t xml:space="preserve"> or</w:t>
            </w:r>
            <w:r w:rsidR="001D6488" w:rsidRPr="0080480B">
              <w:rPr>
                <w:rFonts w:asciiTheme="minorHAnsi" w:eastAsia="Times New Roman" w:hAnsiTheme="minorHAnsi" w:cstheme="minorHAnsi"/>
                <w:sz w:val="16"/>
                <w:szCs w:val="16"/>
              </w:rPr>
              <w:t>B2-</w:t>
            </w:r>
            <w:r w:rsidR="00096D14" w:rsidRPr="0080480B">
              <w:rPr>
                <w:rFonts w:asciiTheme="minorHAnsi" w:eastAsia="Times New Roman" w:hAnsiTheme="minorHAnsi" w:cstheme="minorHAnsi"/>
                <w:sz w:val="16"/>
                <w:szCs w:val="16"/>
              </w:rPr>
              <w:t>02</w:t>
            </w:r>
            <w:r w:rsidR="009403AC" w:rsidRPr="0080480B">
              <w:rPr>
                <w:rFonts w:asciiTheme="minorHAnsi" w:eastAsia="Times New Roman" w:hAnsiTheme="minorHAnsi" w:cstheme="minorHAnsi"/>
                <w:sz w:val="16"/>
                <w:szCs w:val="16"/>
              </w:rPr>
              <w:t>&gt;&gt;</w:t>
            </w:r>
          </w:p>
        </w:tc>
        <w:tc>
          <w:tcPr>
            <w:tcW w:w="1233" w:type="dxa"/>
          </w:tcPr>
          <w:p w14:paraId="74563A30" w14:textId="2D44A165" w:rsidR="009403AC" w:rsidRPr="0080480B"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6"/>
                <w:szCs w:val="16"/>
              </w:rPr>
            </w:pPr>
            <w:r w:rsidRPr="0080480B">
              <w:rPr>
                <w:rFonts w:asciiTheme="minorHAnsi" w:eastAsia="Times New Roman" w:hAnsiTheme="minorHAnsi" w:cstheme="minorHAnsi"/>
                <w:sz w:val="16"/>
                <w:szCs w:val="16"/>
              </w:rPr>
              <w:t>&lt;&lt;User input&gt;&gt;</w:t>
            </w:r>
          </w:p>
        </w:tc>
        <w:tc>
          <w:tcPr>
            <w:tcW w:w="1309" w:type="dxa"/>
          </w:tcPr>
          <w:p w14:paraId="2B033960" w14:textId="6D0A631F" w:rsidR="009403AC" w:rsidRPr="0080480B"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6"/>
                <w:szCs w:val="16"/>
              </w:rPr>
            </w:pPr>
            <w:r w:rsidRPr="0080480B">
              <w:rPr>
                <w:rFonts w:asciiTheme="minorHAnsi" w:eastAsia="Times New Roman" w:hAnsiTheme="minorHAnsi" w:cstheme="minorHAnsi"/>
                <w:sz w:val="16"/>
                <w:szCs w:val="16"/>
              </w:rPr>
              <w:t>&lt;&lt;User input&gt;&gt;</w:t>
            </w:r>
          </w:p>
        </w:tc>
        <w:tc>
          <w:tcPr>
            <w:tcW w:w="1260" w:type="dxa"/>
            <w:gridSpan w:val="2"/>
          </w:tcPr>
          <w:p w14:paraId="35BCEE1E" w14:textId="17671AD6" w:rsidR="009403AC" w:rsidRPr="0080480B"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6"/>
                <w:szCs w:val="16"/>
              </w:rPr>
            </w:pPr>
            <w:r w:rsidRPr="0080480B">
              <w:rPr>
                <w:rFonts w:asciiTheme="minorHAnsi" w:eastAsia="Times New Roman" w:hAnsiTheme="minorHAnsi" w:cstheme="minorHAnsi"/>
                <w:sz w:val="16"/>
                <w:szCs w:val="16"/>
              </w:rPr>
              <w:t>&lt;&lt;User input,  value ≥ Rated Effectiveness in I02, 0.42≤I03&lt;1 &gt;&gt;</w:t>
            </w:r>
          </w:p>
        </w:tc>
        <w:tc>
          <w:tcPr>
            <w:tcW w:w="2070" w:type="dxa"/>
            <w:gridSpan w:val="2"/>
          </w:tcPr>
          <w:p w14:paraId="4937259A" w14:textId="0D67762F" w:rsidR="009403AC" w:rsidRPr="0080480B" w:rsidDel="008F404A" w:rsidRDefault="009403AC" w:rsidP="009403AC">
            <w:pPr>
              <w:keepNext/>
              <w:tabs>
                <w:tab w:val="left" w:pos="2160"/>
                <w:tab w:val="left" w:pos="2700"/>
                <w:tab w:val="left" w:pos="3420"/>
                <w:tab w:val="left" w:pos="3780"/>
                <w:tab w:val="left" w:pos="5760"/>
                <w:tab w:val="left" w:pos="7212"/>
              </w:tabs>
              <w:spacing w:after="0" w:line="240" w:lineRule="auto"/>
              <w:rPr>
                <w:del w:id="198" w:author="Alhabibi, Haider@Energy" w:date="2022-08-09T16:56:00Z"/>
                <w:rFonts w:asciiTheme="minorHAnsi" w:hAnsiTheme="minorHAnsi"/>
                <w:sz w:val="16"/>
                <w:szCs w:val="16"/>
              </w:rPr>
            </w:pPr>
            <w:r w:rsidRPr="0080480B">
              <w:rPr>
                <w:rFonts w:asciiTheme="minorHAnsi" w:hAnsiTheme="minorHAnsi"/>
                <w:sz w:val="16"/>
                <w:szCs w:val="16"/>
              </w:rPr>
              <w:t xml:space="preserve">&lt;&lt; </w:t>
            </w:r>
            <w:ins w:id="199" w:author="Alhabibi, Haider@Energy" w:date="2022-08-09T16:56:00Z">
              <w:r w:rsidR="008F404A" w:rsidRPr="0080480B">
                <w:rPr>
                  <w:rFonts w:asciiTheme="minorHAnsi" w:hAnsiTheme="minorHAnsi" w:cstheme="minorHAnsi"/>
                  <w:sz w:val="16"/>
                  <w:szCs w:val="16"/>
                </w:rPr>
                <w:t xml:space="preserve"> </w:t>
              </w:r>
              <w:r w:rsidR="008F404A" w:rsidRPr="0080480B">
                <w:rPr>
                  <w:rFonts w:asciiTheme="minorHAnsi" w:hAnsiTheme="minorHAnsi"/>
                  <w:sz w:val="16"/>
                  <w:szCs w:val="16"/>
                </w:rPr>
                <w:t>Reference value from I03</w:t>
              </w:r>
            </w:ins>
            <w:del w:id="200" w:author="Alhabibi, Haider@Energy" w:date="2022-08-09T16:56:00Z">
              <w:r w:rsidRPr="0080480B" w:rsidDel="008F404A">
                <w:rPr>
                  <w:rFonts w:asciiTheme="minorHAnsi" w:hAnsiTheme="minorHAnsi"/>
                  <w:sz w:val="16"/>
                  <w:szCs w:val="16"/>
                </w:rPr>
                <w:delText>If performance, reference value from I03.  If prescriptive, user pick from list:</w:delText>
              </w:r>
            </w:del>
          </w:p>
          <w:p w14:paraId="5D97E0E2" w14:textId="684CA4F4" w:rsidR="009403AC" w:rsidRPr="0080480B" w:rsidDel="008F404A" w:rsidRDefault="009403AC">
            <w:pPr>
              <w:pStyle w:val="ListParagraph"/>
              <w:keepNext/>
              <w:numPr>
                <w:ilvl w:val="0"/>
                <w:numId w:val="8"/>
              </w:numPr>
              <w:tabs>
                <w:tab w:val="left" w:pos="2160"/>
                <w:tab w:val="left" w:pos="2700"/>
                <w:tab w:val="left" w:pos="3420"/>
                <w:tab w:val="left" w:pos="3780"/>
                <w:tab w:val="left" w:pos="5760"/>
                <w:tab w:val="left" w:pos="7212"/>
              </w:tabs>
              <w:spacing w:after="0" w:line="240" w:lineRule="auto"/>
              <w:rPr>
                <w:del w:id="201" w:author="Alhabibi, Haider@Energy" w:date="2022-08-09T16:56:00Z"/>
                <w:rFonts w:asciiTheme="minorHAnsi" w:hAnsiTheme="minorHAnsi" w:cstheme="minorHAnsi"/>
                <w:sz w:val="16"/>
                <w:szCs w:val="16"/>
              </w:rPr>
            </w:pPr>
            <w:del w:id="202" w:author="Alhabibi, Haider@Energy" w:date="2022-08-09T16:56:00Z">
              <w:r w:rsidRPr="0080480B" w:rsidDel="008F404A">
                <w:rPr>
                  <w:rFonts w:asciiTheme="minorHAnsi" w:hAnsiTheme="minorHAnsi" w:cstheme="minorHAnsi"/>
                  <w:sz w:val="16"/>
                  <w:szCs w:val="16"/>
                </w:rPr>
                <w:delText>Equal flow</w:delText>
              </w:r>
              <w:r w:rsidRPr="0080480B" w:rsidDel="008F404A">
                <w:rPr>
                  <w:rFonts w:asciiTheme="minorHAnsi" w:hAnsiTheme="minorHAnsi"/>
                  <w:sz w:val="16"/>
                  <w:szCs w:val="16"/>
                </w:rPr>
                <w:delText xml:space="preserve"> </w:delText>
              </w:r>
            </w:del>
          </w:p>
          <w:p w14:paraId="22802071" w14:textId="2857379D" w:rsidR="009403AC" w:rsidRPr="0080480B" w:rsidDel="008F404A" w:rsidRDefault="009403AC">
            <w:pPr>
              <w:pStyle w:val="ListParagraph"/>
              <w:keepNext/>
              <w:numPr>
                <w:ilvl w:val="0"/>
                <w:numId w:val="8"/>
              </w:numPr>
              <w:tabs>
                <w:tab w:val="left" w:pos="2160"/>
                <w:tab w:val="left" w:pos="2700"/>
                <w:tab w:val="left" w:pos="3420"/>
                <w:tab w:val="left" w:pos="3780"/>
                <w:tab w:val="left" w:pos="5760"/>
                <w:tab w:val="left" w:pos="7212"/>
              </w:tabs>
              <w:spacing w:after="0" w:line="240" w:lineRule="auto"/>
              <w:rPr>
                <w:del w:id="203" w:author="Alhabibi, Haider@Energy" w:date="2022-08-09T16:56:00Z"/>
                <w:rFonts w:asciiTheme="minorHAnsi" w:hAnsiTheme="minorHAnsi" w:cstheme="minorHAnsi"/>
                <w:sz w:val="16"/>
                <w:szCs w:val="16"/>
              </w:rPr>
            </w:pPr>
            <w:del w:id="204" w:author="Alhabibi, Haider@Energy" w:date="2022-08-09T16:56:00Z">
              <w:r w:rsidRPr="0080480B" w:rsidDel="008F404A">
                <w:rPr>
                  <w:rFonts w:asciiTheme="minorHAnsi" w:hAnsiTheme="minorHAnsi" w:cstheme="minorHAnsi"/>
                  <w:sz w:val="16"/>
                  <w:szCs w:val="16"/>
                </w:rPr>
                <w:delText>Unequal to shower</w:delText>
              </w:r>
            </w:del>
          </w:p>
          <w:p w14:paraId="42F795CE" w14:textId="34FD51FC" w:rsidR="009403AC" w:rsidRPr="0080480B" w:rsidRDefault="009403AC" w:rsidP="0080480B">
            <w:pPr>
              <w:pStyle w:val="ListParagraph"/>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6"/>
                <w:szCs w:val="16"/>
              </w:rPr>
            </w:pPr>
            <w:del w:id="205" w:author="Alhabibi, Haider@Energy" w:date="2022-08-09T16:56:00Z">
              <w:r w:rsidRPr="0080480B" w:rsidDel="008F404A">
                <w:rPr>
                  <w:rFonts w:asciiTheme="minorHAnsi" w:hAnsiTheme="minorHAnsi" w:cstheme="minorHAnsi"/>
                  <w:sz w:val="16"/>
                  <w:szCs w:val="16"/>
                </w:rPr>
                <w:delText>Unequal to water heater</w:delText>
              </w:r>
            </w:del>
            <w:r w:rsidRPr="0080480B">
              <w:rPr>
                <w:rFonts w:asciiTheme="minorHAnsi" w:hAnsiTheme="minorHAnsi" w:cstheme="minorHAnsi"/>
                <w:sz w:val="16"/>
                <w:szCs w:val="16"/>
              </w:rPr>
              <w:t>&gt;&gt;</w:t>
            </w:r>
          </w:p>
        </w:tc>
        <w:tc>
          <w:tcPr>
            <w:tcW w:w="1890" w:type="dxa"/>
            <w:gridSpan w:val="2"/>
          </w:tcPr>
          <w:p w14:paraId="2F3AE271" w14:textId="0F9129C7" w:rsidR="009403AC" w:rsidRPr="0080480B"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6"/>
                <w:szCs w:val="16"/>
              </w:rPr>
            </w:pPr>
            <w:r w:rsidRPr="0080480B">
              <w:rPr>
                <w:rFonts w:asciiTheme="minorHAnsi" w:eastAsia="Times New Roman" w:hAnsiTheme="minorHAnsi" w:cstheme="minorHAnsi"/>
                <w:sz w:val="16"/>
                <w:szCs w:val="16"/>
              </w:rPr>
              <w:t>&lt;&lt;</w:t>
            </w:r>
            <w:r w:rsidRPr="0080480B">
              <w:rPr>
                <w:rFonts w:asciiTheme="minorHAnsi" w:hAnsiTheme="minorHAnsi"/>
                <w:sz w:val="16"/>
                <w:szCs w:val="16"/>
              </w:rPr>
              <w:t xml:space="preserve"> </w:t>
            </w:r>
            <w:ins w:id="206" w:author="Alhabibi, Haider@Energy" w:date="2022-08-09T17:04:00Z">
              <w:r w:rsidR="00E807FF" w:rsidRPr="0080480B">
                <w:rPr>
                  <w:rFonts w:asciiTheme="minorHAnsi" w:hAnsiTheme="minorHAnsi" w:cstheme="minorHAnsi"/>
                  <w:sz w:val="16"/>
                  <w:szCs w:val="16"/>
                </w:rPr>
                <w:t xml:space="preserve"> User input, value must be 0&lt;I04≤100</w:t>
              </w:r>
            </w:ins>
            <w:del w:id="207" w:author="Alhabibi, Haider@Energy" w:date="2022-08-09T16:56:00Z">
              <w:r w:rsidRPr="0080480B" w:rsidDel="00740CB9">
                <w:rPr>
                  <w:rFonts w:asciiTheme="minorHAnsi" w:hAnsiTheme="minorHAnsi"/>
                  <w:sz w:val="16"/>
                  <w:szCs w:val="16"/>
                </w:rPr>
                <w:delText xml:space="preserve">If performance, reference value from I04.  If prescriptive, </w:delText>
              </w:r>
            </w:del>
            <w:del w:id="208" w:author="Alhabibi, Haider@Energy" w:date="2022-08-09T17:04:00Z">
              <w:r w:rsidRPr="0080480B" w:rsidDel="00E807FF">
                <w:rPr>
                  <w:rFonts w:asciiTheme="minorHAnsi" w:eastAsia="Times New Roman" w:hAnsiTheme="minorHAnsi" w:cstheme="minorHAnsi"/>
                  <w:sz w:val="16"/>
                  <w:szCs w:val="16"/>
                </w:rPr>
                <w:delText>User input,0&lt;</w:delText>
              </w:r>
            </w:del>
            <w:del w:id="209" w:author="Alhabibi, Haider@Energy" w:date="2022-08-09T16:55:00Z">
              <w:r w:rsidRPr="0080480B" w:rsidDel="00670AD0">
                <w:rPr>
                  <w:rFonts w:asciiTheme="minorHAnsi" w:eastAsia="Times New Roman" w:hAnsiTheme="minorHAnsi" w:cstheme="minorHAnsi"/>
                  <w:sz w:val="16"/>
                  <w:szCs w:val="16"/>
                </w:rPr>
                <w:delText>I06</w:delText>
              </w:r>
            </w:del>
            <w:del w:id="210" w:author="Alhabibi, Haider@Energy" w:date="2022-08-09T17:04:00Z">
              <w:r w:rsidRPr="0080480B" w:rsidDel="00E807FF">
                <w:rPr>
                  <w:rFonts w:asciiTheme="minorHAnsi" w:eastAsia="Times New Roman" w:hAnsiTheme="minorHAnsi" w:cstheme="minorHAnsi"/>
                  <w:sz w:val="16"/>
                  <w:szCs w:val="16"/>
                </w:rPr>
                <w:delText xml:space="preserve">≤100 </w:delText>
              </w:r>
            </w:del>
            <w:r w:rsidRPr="0080480B">
              <w:rPr>
                <w:rFonts w:asciiTheme="minorHAnsi" w:eastAsia="Times New Roman" w:hAnsiTheme="minorHAnsi" w:cstheme="minorHAnsi"/>
                <w:sz w:val="16"/>
                <w:szCs w:val="16"/>
              </w:rPr>
              <w:t>&gt;&gt;</w:t>
            </w:r>
          </w:p>
        </w:tc>
        <w:tc>
          <w:tcPr>
            <w:tcW w:w="1800" w:type="dxa"/>
          </w:tcPr>
          <w:p w14:paraId="010DE464" w14:textId="77777777" w:rsidR="009403AC" w:rsidRPr="0080480B"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6"/>
                <w:szCs w:val="16"/>
              </w:rPr>
            </w:pPr>
            <w:r w:rsidRPr="0080480B">
              <w:rPr>
                <w:rFonts w:asciiTheme="minorHAnsi" w:hAnsiTheme="minorHAnsi" w:cstheme="minorHAnsi"/>
                <w:sz w:val="16"/>
                <w:szCs w:val="16"/>
              </w:rPr>
              <w:t>□ Yes       □ No</w:t>
            </w:r>
          </w:p>
        </w:tc>
      </w:tr>
      <w:tr w:rsidR="009403AC" w:rsidRPr="00390453" w14:paraId="6FCEBAFC" w14:textId="77777777" w:rsidTr="003C4442">
        <w:trPr>
          <w:trHeight w:val="188"/>
        </w:trPr>
        <w:tc>
          <w:tcPr>
            <w:tcW w:w="1233" w:type="dxa"/>
          </w:tcPr>
          <w:p w14:paraId="0D51D516" w14:textId="77777777"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33" w:type="dxa"/>
          </w:tcPr>
          <w:p w14:paraId="657FC3C9" w14:textId="6D87C9B3"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09" w:type="dxa"/>
          </w:tcPr>
          <w:p w14:paraId="7186D494" w14:textId="77777777"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60" w:type="dxa"/>
            <w:gridSpan w:val="2"/>
          </w:tcPr>
          <w:p w14:paraId="5C961472" w14:textId="77777777"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070" w:type="dxa"/>
            <w:gridSpan w:val="2"/>
          </w:tcPr>
          <w:p w14:paraId="049B3BCD" w14:textId="77777777"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890" w:type="dxa"/>
            <w:gridSpan w:val="2"/>
          </w:tcPr>
          <w:p w14:paraId="5251C78B" w14:textId="77777777"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800" w:type="dxa"/>
          </w:tcPr>
          <w:p w14:paraId="2660EF72" w14:textId="77777777"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9403AC" w:rsidRPr="00390453" w14:paraId="13372191" w14:textId="119A30A1" w:rsidTr="003C4442">
        <w:trPr>
          <w:trHeight w:val="188"/>
        </w:trPr>
        <w:tc>
          <w:tcPr>
            <w:tcW w:w="1233" w:type="dxa"/>
          </w:tcPr>
          <w:p w14:paraId="1B3562AA" w14:textId="5B86DBE1"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12</w:t>
            </w:r>
          </w:p>
        </w:tc>
        <w:tc>
          <w:tcPr>
            <w:tcW w:w="9562" w:type="dxa"/>
            <w:gridSpan w:val="9"/>
          </w:tcPr>
          <w:p w14:paraId="453EBF21" w14:textId="2044FC92" w:rsidR="009403AC" w:rsidRPr="00390453"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rFonts w:asciiTheme="minorHAnsi" w:hAnsiTheme="minorHAnsi" w:cstheme="minorHAnsi"/>
                <w:sz w:val="18"/>
                <w:szCs w:val="18"/>
              </w:rPr>
              <w:t>For water heating system serving a single dwelling, the DWHR system shall, at the minimum, recover heat from the master bathroom shower and must at least transfer that heat either back to the respective shower(s) or the water heater.</w:t>
            </w:r>
          </w:p>
        </w:tc>
      </w:tr>
      <w:tr w:rsidR="009403AC" w:rsidRPr="00390453" w14:paraId="56DA45F1" w14:textId="114CD659" w:rsidTr="003C4442">
        <w:trPr>
          <w:trHeight w:val="188"/>
        </w:trPr>
        <w:tc>
          <w:tcPr>
            <w:tcW w:w="1233" w:type="dxa"/>
          </w:tcPr>
          <w:p w14:paraId="07EE8E93" w14:textId="65787701"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13</w:t>
            </w:r>
          </w:p>
        </w:tc>
        <w:tc>
          <w:tcPr>
            <w:tcW w:w="9562" w:type="dxa"/>
            <w:gridSpan w:val="9"/>
          </w:tcPr>
          <w:p w14:paraId="4CE3B66D" w14:textId="44873018" w:rsidR="009403AC" w:rsidRPr="00390453"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rFonts w:asciiTheme="minorHAnsi" w:hAnsiTheme="minorHAnsi" w:cstheme="minorHAnsi"/>
                <w:sz w:val="18"/>
                <w:szCs w:val="18"/>
              </w:rPr>
              <w:t>For central water heating system serving multiple dwellings, the DWHR system shall, at the minimum, recover heat from half the showers located above the first floor and must at least transfer that heat either back to all the respective showers or the water heater.</w:t>
            </w:r>
          </w:p>
        </w:tc>
      </w:tr>
      <w:tr w:rsidR="009403AC" w:rsidRPr="00390453" w14:paraId="65A75D61" w14:textId="1E7DFF1C" w:rsidTr="003C4442">
        <w:trPr>
          <w:trHeight w:val="188"/>
        </w:trPr>
        <w:tc>
          <w:tcPr>
            <w:tcW w:w="1233" w:type="dxa"/>
          </w:tcPr>
          <w:p w14:paraId="6A26D26D" w14:textId="4B5195F9"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14</w:t>
            </w:r>
          </w:p>
        </w:tc>
        <w:tc>
          <w:tcPr>
            <w:tcW w:w="9562" w:type="dxa"/>
            <w:gridSpan w:val="9"/>
          </w:tcPr>
          <w:p w14:paraId="64427C4C" w14:textId="0B001DA5" w:rsidR="009403AC" w:rsidRPr="00390453"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rFonts w:asciiTheme="minorHAnsi" w:hAnsiTheme="minorHAnsi" w:cstheme="minorHAnsi"/>
                <w:sz w:val="18"/>
                <w:szCs w:val="18"/>
              </w:rPr>
              <w:t>The DWHR unit(s) shall be installed within 1 degrees of the rated slope.  Sloped DWHR shall have a minimum lengthwise slope of 1 degree.  The lateral level tolerance shall be within plus or minus 1 degree.</w:t>
            </w:r>
          </w:p>
        </w:tc>
      </w:tr>
      <w:tr w:rsidR="009403AC" w:rsidRPr="00390453" w14:paraId="43E86152" w14:textId="4216D467" w:rsidTr="003C4442">
        <w:trPr>
          <w:trHeight w:val="188"/>
        </w:trPr>
        <w:tc>
          <w:tcPr>
            <w:tcW w:w="1233" w:type="dxa"/>
            <w:vAlign w:val="center"/>
          </w:tcPr>
          <w:p w14:paraId="7A4A82F1" w14:textId="2E650134"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cstheme="minorHAnsi"/>
                <w:sz w:val="18"/>
                <w:szCs w:val="18"/>
              </w:rPr>
            </w:pPr>
            <w:r w:rsidRPr="00390453">
              <w:rPr>
                <w:rFonts w:cstheme="minorHAnsi"/>
                <w:sz w:val="18"/>
                <w:szCs w:val="18"/>
              </w:rPr>
              <w:t>15</w:t>
            </w:r>
          </w:p>
        </w:tc>
        <w:tc>
          <w:tcPr>
            <w:tcW w:w="4059" w:type="dxa"/>
            <w:gridSpan w:val="5"/>
            <w:vAlign w:val="center"/>
          </w:tcPr>
          <w:p w14:paraId="41C2457B" w14:textId="3F111FDB" w:rsidR="009403AC" w:rsidRPr="00390453"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sz w:val="18"/>
                <w:szCs w:val="18"/>
              </w:rPr>
              <w:t>Verification Status:</w:t>
            </w:r>
          </w:p>
        </w:tc>
        <w:tc>
          <w:tcPr>
            <w:tcW w:w="5503" w:type="dxa"/>
            <w:gridSpan w:val="4"/>
            <w:vAlign w:val="center"/>
          </w:tcPr>
          <w:p w14:paraId="190030AF" w14:textId="03312E28" w:rsidR="009403AC" w:rsidRPr="00390453" w:rsidRDefault="009403AC">
            <w:pPr>
              <w:pStyle w:val="ListParagraph"/>
              <w:keepNext/>
              <w:numPr>
                <w:ilvl w:val="0"/>
                <w:numId w:val="9"/>
              </w:numPr>
              <w:tabs>
                <w:tab w:val="left" w:pos="356"/>
              </w:tabs>
              <w:spacing w:after="0" w:line="240" w:lineRule="auto"/>
              <w:rPr>
                <w:sz w:val="18"/>
                <w:szCs w:val="18"/>
              </w:rPr>
            </w:pPr>
            <w:r w:rsidRPr="00390453">
              <w:rPr>
                <w:sz w:val="18"/>
                <w:szCs w:val="18"/>
                <w:u w:val="single"/>
              </w:rPr>
              <w:t>Pass</w:t>
            </w:r>
            <w:r w:rsidRPr="00390453">
              <w:rPr>
                <w:sz w:val="18"/>
                <w:szCs w:val="18"/>
              </w:rPr>
              <w:t xml:space="preserve"> - all applicable requirements are met; or</w:t>
            </w:r>
          </w:p>
          <w:p w14:paraId="37585F13" w14:textId="47679C58" w:rsidR="009403AC" w:rsidRPr="00390453" w:rsidRDefault="009403AC">
            <w:pPr>
              <w:pStyle w:val="ListParagraph"/>
              <w:keepNext/>
              <w:numPr>
                <w:ilvl w:val="0"/>
                <w:numId w:val="9"/>
              </w:numPr>
              <w:tabs>
                <w:tab w:val="left" w:pos="356"/>
              </w:tabs>
              <w:spacing w:after="0" w:line="240" w:lineRule="auto"/>
              <w:rPr>
                <w:sz w:val="18"/>
                <w:szCs w:val="18"/>
              </w:rPr>
            </w:pPr>
            <w:r w:rsidRPr="00390453">
              <w:rPr>
                <w:sz w:val="18"/>
                <w:szCs w:val="18"/>
                <w:u w:val="single"/>
              </w:rPr>
              <w:t>Fail</w:t>
            </w:r>
            <w:r w:rsidRPr="00390453">
              <w:rPr>
                <w:sz w:val="18"/>
                <w:szCs w:val="18"/>
              </w:rPr>
              <w:t xml:space="preserve"> - one or more applicable requirements are not met. Enter reason for failure in corrections notes field below; or</w:t>
            </w:r>
          </w:p>
          <w:p w14:paraId="63C97DB4" w14:textId="5C8A561F" w:rsidR="009403AC" w:rsidRPr="00390453" w:rsidRDefault="009403AC">
            <w:pPr>
              <w:pStyle w:val="ListParagraph"/>
              <w:keepNext/>
              <w:numPr>
                <w:ilvl w:val="0"/>
                <w:numId w:val="9"/>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sz w:val="18"/>
                <w:szCs w:val="18"/>
                <w:u w:val="single"/>
              </w:rPr>
              <w:t>All N/A</w:t>
            </w:r>
            <w:r w:rsidRPr="00390453">
              <w:rPr>
                <w:sz w:val="18"/>
                <w:szCs w:val="18"/>
              </w:rPr>
              <w:t xml:space="preserve"> - This entire table is not applicable</w:t>
            </w:r>
          </w:p>
        </w:tc>
      </w:tr>
      <w:tr w:rsidR="009403AC" w:rsidRPr="00390453" w14:paraId="628C4E55" w14:textId="77777777" w:rsidTr="003C4442">
        <w:trPr>
          <w:trHeight w:val="188"/>
        </w:trPr>
        <w:tc>
          <w:tcPr>
            <w:tcW w:w="1233" w:type="dxa"/>
          </w:tcPr>
          <w:p w14:paraId="48F1EE12" w14:textId="7736260B"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cstheme="minorHAnsi"/>
                <w:sz w:val="18"/>
                <w:szCs w:val="18"/>
              </w:rPr>
            </w:pPr>
            <w:r w:rsidRPr="00390453">
              <w:rPr>
                <w:rFonts w:cstheme="minorHAnsi"/>
                <w:sz w:val="18"/>
                <w:szCs w:val="18"/>
              </w:rPr>
              <w:t>16</w:t>
            </w:r>
          </w:p>
        </w:tc>
        <w:tc>
          <w:tcPr>
            <w:tcW w:w="9562" w:type="dxa"/>
            <w:gridSpan w:val="9"/>
            <w:vAlign w:val="center"/>
          </w:tcPr>
          <w:p w14:paraId="5DC17AAE" w14:textId="73CF8012" w:rsidR="009403AC" w:rsidRPr="00390453"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sz w:val="18"/>
                <w:szCs w:val="18"/>
              </w:rPr>
              <w:t xml:space="preserve">Correction Notes: </w:t>
            </w:r>
            <w:r w:rsidRPr="00390453">
              <w:rPr>
                <w:rFonts w:asciiTheme="minorHAnsi" w:hAnsiTheme="minorHAnsi" w:cs="TimesNewRomanPS-BoldMT"/>
                <w:bCs/>
                <w:sz w:val="18"/>
                <w:szCs w:val="18"/>
              </w:rPr>
              <w:t>&lt;&lt;if Verification Status= Fail, then text entry in this Corrections Notes field is required;  user input text&gt;&gt;</w:t>
            </w:r>
          </w:p>
        </w:tc>
      </w:tr>
      <w:tr w:rsidR="009403AC" w:rsidRPr="00390453" w14:paraId="2897199D" w14:textId="77777777" w:rsidTr="003C4442">
        <w:trPr>
          <w:trHeight w:val="260"/>
        </w:trPr>
        <w:tc>
          <w:tcPr>
            <w:tcW w:w="10795" w:type="dxa"/>
            <w:gridSpan w:val="10"/>
          </w:tcPr>
          <w:p w14:paraId="43DA4BB4" w14:textId="0446FA37" w:rsidR="009403AC" w:rsidRPr="00390453"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7D07AA51" w14:textId="14ACBEA2" w:rsidR="00E65CD8" w:rsidRPr="00390453" w:rsidRDefault="00E65CD8" w:rsidP="00411887">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3"/>
        <w:gridCol w:w="4102"/>
        <w:gridCol w:w="6115"/>
      </w:tblGrid>
      <w:tr w:rsidR="000E1685" w:rsidRPr="00390453" w14:paraId="0F7F46AF" w14:textId="77777777" w:rsidTr="002625AF">
        <w:trPr>
          <w:trHeight w:hRule="exact" w:val="712"/>
          <w:tblHeader/>
        </w:trPr>
        <w:tc>
          <w:tcPr>
            <w:tcW w:w="10790" w:type="dxa"/>
            <w:gridSpan w:val="3"/>
            <w:tcBorders>
              <w:bottom w:val="single" w:sz="4" w:space="0" w:color="auto"/>
            </w:tcBorders>
          </w:tcPr>
          <w:p w14:paraId="0F7F46AB" w14:textId="737624FC" w:rsidR="000E1685" w:rsidRPr="00390453" w:rsidRDefault="00641F8E" w:rsidP="000E1685">
            <w:pPr>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lastRenderedPageBreak/>
              <w:t>J</w:t>
            </w:r>
            <w:r w:rsidR="00B04692" w:rsidRPr="00390453">
              <w:rPr>
                <w:rFonts w:asciiTheme="minorHAnsi" w:hAnsiTheme="minorHAnsi" w:cstheme="minorHAnsi"/>
                <w:b/>
                <w:sz w:val="18"/>
                <w:szCs w:val="18"/>
              </w:rPr>
              <w:t>.</w:t>
            </w:r>
            <w:r w:rsidR="000E1685" w:rsidRPr="00390453">
              <w:rPr>
                <w:rFonts w:asciiTheme="minorHAnsi" w:hAnsiTheme="minorHAnsi" w:cstheme="minorHAnsi"/>
                <w:b/>
                <w:sz w:val="18"/>
                <w:szCs w:val="18"/>
              </w:rPr>
              <w:t xml:space="preserve"> HERS-Verified Pipe Insulation </w:t>
            </w:r>
            <w:r w:rsidR="0065796D" w:rsidRPr="00390453">
              <w:rPr>
                <w:rFonts w:asciiTheme="minorHAnsi" w:hAnsiTheme="minorHAnsi" w:cstheme="minorHAnsi"/>
                <w:b/>
                <w:sz w:val="18"/>
                <w:szCs w:val="18"/>
              </w:rPr>
              <w:t>Credit</w:t>
            </w:r>
            <w:r w:rsidR="001938BC" w:rsidRPr="00390453">
              <w:rPr>
                <w:rFonts w:asciiTheme="minorHAnsi" w:hAnsiTheme="minorHAnsi" w:cstheme="minorHAnsi"/>
                <w:b/>
                <w:sz w:val="18"/>
                <w:szCs w:val="18"/>
              </w:rPr>
              <w:t xml:space="preserve"> Requirements</w:t>
            </w:r>
            <w:r w:rsidR="00B04692" w:rsidRPr="00390453">
              <w:rPr>
                <w:rFonts w:asciiTheme="minorHAnsi" w:hAnsiTheme="minorHAnsi" w:cstheme="minorHAnsi"/>
                <w:b/>
                <w:sz w:val="18"/>
                <w:szCs w:val="18"/>
              </w:rPr>
              <w:t xml:space="preserve"> </w:t>
            </w:r>
            <w:r w:rsidR="00DF32C1" w:rsidRPr="00390453">
              <w:rPr>
                <w:rFonts w:asciiTheme="minorHAnsi" w:hAnsiTheme="minorHAnsi" w:cstheme="minorHAnsi"/>
                <w:b/>
                <w:sz w:val="18"/>
                <w:szCs w:val="18"/>
              </w:rPr>
              <w:t xml:space="preserve">(PIC-H) </w:t>
            </w:r>
            <w:r w:rsidR="00B04692" w:rsidRPr="00390453">
              <w:rPr>
                <w:rFonts w:asciiTheme="minorHAnsi" w:hAnsiTheme="minorHAnsi" w:cstheme="minorHAnsi"/>
                <w:b/>
                <w:sz w:val="18"/>
                <w:szCs w:val="18"/>
              </w:rPr>
              <w:t>(RA3.6.3)</w:t>
            </w:r>
          </w:p>
          <w:p w14:paraId="0F7F46AD" w14:textId="0926E4BE" w:rsidR="007305A1" w:rsidRPr="00390453" w:rsidRDefault="008C1AE1"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rFonts w:asciiTheme="minorHAnsi" w:hAnsiTheme="minorHAnsi"/>
                <w:iCs/>
                <w:sz w:val="18"/>
                <w:szCs w:val="18"/>
              </w:rPr>
              <w:t>&lt;&lt;Static Text - see the top&gt;&gt;</w:t>
            </w:r>
            <w:r w:rsidR="007305A1" w:rsidRPr="00390453">
              <w:rPr>
                <w:rFonts w:asciiTheme="minorHAnsi" w:hAnsiTheme="minorHAnsi" w:cstheme="minorHAnsi"/>
                <w:sz w:val="18"/>
                <w:szCs w:val="18"/>
              </w:rPr>
              <w:t xml:space="preserve">&lt;&lt;If </w:t>
            </w:r>
            <w:r w:rsidR="00F96517" w:rsidRPr="00390453">
              <w:rPr>
                <w:rFonts w:asciiTheme="minorHAnsi" w:hAnsiTheme="minorHAnsi" w:cstheme="minorHAnsi"/>
                <w:sz w:val="18"/>
                <w:szCs w:val="18"/>
              </w:rPr>
              <w:t xml:space="preserve">there are no systems in column </w:t>
            </w:r>
            <w:r w:rsidR="00FF28D5" w:rsidRPr="00390453">
              <w:rPr>
                <w:rFonts w:asciiTheme="minorHAnsi" w:hAnsiTheme="minorHAnsi" w:cstheme="minorHAnsi"/>
                <w:sz w:val="18"/>
                <w:szCs w:val="18"/>
              </w:rPr>
              <w:t>A</w:t>
            </w:r>
            <w:r w:rsidR="00211E93" w:rsidRPr="00390453">
              <w:rPr>
                <w:rFonts w:asciiTheme="minorHAnsi" w:hAnsiTheme="minorHAnsi" w:cstheme="minorHAnsi"/>
                <w:sz w:val="18"/>
                <w:szCs w:val="18"/>
              </w:rPr>
              <w:t>10</w:t>
            </w:r>
            <w:r w:rsidR="00096D14" w:rsidRPr="00390453">
              <w:rPr>
                <w:rFonts w:asciiTheme="minorHAnsi" w:hAnsiTheme="minorHAnsi" w:cstheme="minorHAnsi"/>
                <w:sz w:val="18"/>
                <w:szCs w:val="18"/>
              </w:rPr>
              <w:t xml:space="preserve"> or </w:t>
            </w:r>
            <w:r w:rsidR="00C70FB4" w:rsidRPr="00390453">
              <w:rPr>
                <w:rFonts w:asciiTheme="minorHAnsi" w:hAnsiTheme="minorHAnsi" w:cstheme="minorHAnsi"/>
                <w:sz w:val="18"/>
                <w:szCs w:val="18"/>
              </w:rPr>
              <w:t>A2-</w:t>
            </w:r>
            <w:r w:rsidR="00096D14" w:rsidRPr="00390453">
              <w:rPr>
                <w:rFonts w:asciiTheme="minorHAnsi" w:hAnsiTheme="minorHAnsi" w:cstheme="minorHAnsi"/>
                <w:sz w:val="18"/>
                <w:szCs w:val="18"/>
              </w:rPr>
              <w:t>07</w:t>
            </w:r>
            <w:r w:rsidR="00FF28D5" w:rsidRPr="00390453">
              <w:rPr>
                <w:rFonts w:asciiTheme="minorHAnsi" w:hAnsiTheme="minorHAnsi" w:cstheme="minorHAnsi"/>
                <w:sz w:val="18"/>
                <w:szCs w:val="18"/>
              </w:rPr>
              <w:t xml:space="preserve"> </w:t>
            </w:r>
            <w:r w:rsidR="00F96517" w:rsidRPr="00390453">
              <w:rPr>
                <w:rFonts w:asciiTheme="minorHAnsi" w:hAnsiTheme="minorHAnsi" w:cstheme="minorHAnsi"/>
                <w:sz w:val="18"/>
                <w:szCs w:val="18"/>
              </w:rPr>
              <w:t>that have a value =</w:t>
            </w:r>
            <w:r w:rsidR="00F4590C" w:rsidRPr="00390453">
              <w:rPr>
                <w:rFonts w:asciiTheme="minorHAnsi" w:hAnsiTheme="minorHAnsi" w:cstheme="minorHAnsi"/>
                <w:sz w:val="18"/>
                <w:szCs w:val="18"/>
              </w:rPr>
              <w:t xml:space="preserve"> “</w:t>
            </w:r>
            <w:r w:rsidR="00A82A43" w:rsidRPr="00390453">
              <w:rPr>
                <w:rFonts w:asciiTheme="minorHAnsi" w:hAnsiTheme="minorHAnsi" w:cstheme="minorHAnsi"/>
                <w:sz w:val="18"/>
                <w:szCs w:val="18"/>
              </w:rPr>
              <w:t xml:space="preserve">HERS-Verified Pipe Insulation </w:t>
            </w:r>
            <w:r w:rsidR="0065796D" w:rsidRPr="00390453">
              <w:rPr>
                <w:rFonts w:asciiTheme="minorHAnsi" w:hAnsiTheme="minorHAnsi" w:cstheme="minorHAnsi"/>
                <w:sz w:val="18"/>
                <w:szCs w:val="18"/>
              </w:rPr>
              <w:t>Credit</w:t>
            </w:r>
            <w:r w:rsidR="00F4590C" w:rsidRPr="00390453">
              <w:rPr>
                <w:rFonts w:asciiTheme="minorHAnsi" w:hAnsiTheme="minorHAnsi" w:cstheme="minorHAnsi"/>
                <w:sz w:val="18"/>
                <w:szCs w:val="18"/>
              </w:rPr>
              <w:t>”</w:t>
            </w:r>
            <w:r w:rsidR="007305A1" w:rsidRPr="00390453">
              <w:rPr>
                <w:rFonts w:asciiTheme="minorHAnsi" w:hAnsiTheme="minorHAnsi" w:cstheme="minorHAnsi"/>
                <w:sz w:val="18"/>
                <w:szCs w:val="18"/>
              </w:rPr>
              <w:t>, then display the "section does not apply" message</w:t>
            </w:r>
            <w:r w:rsidR="00F4590C" w:rsidRPr="00390453">
              <w:rPr>
                <w:rFonts w:asciiTheme="minorHAnsi" w:hAnsiTheme="minorHAnsi" w:cstheme="minorHAnsi"/>
                <w:sz w:val="18"/>
                <w:szCs w:val="18"/>
              </w:rPr>
              <w:t xml:space="preserve">; else display this entire table </w:t>
            </w:r>
            <w:r w:rsidR="007305A1" w:rsidRPr="00390453">
              <w:rPr>
                <w:rFonts w:asciiTheme="minorHAnsi" w:hAnsiTheme="minorHAnsi" w:cstheme="minorHAnsi"/>
                <w:sz w:val="18"/>
                <w:szCs w:val="18"/>
              </w:rPr>
              <w:t>&gt;&gt;</w:t>
            </w:r>
          </w:p>
          <w:p w14:paraId="0F7F46AE" w14:textId="77777777" w:rsidR="000E1685" w:rsidRPr="00390453" w:rsidRDefault="000E1685" w:rsidP="00064F9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c>
      </w:tr>
      <w:tr w:rsidR="00A956FB" w:rsidRPr="00390453" w14:paraId="0F7F46B2" w14:textId="77777777" w:rsidTr="002625AF">
        <w:trPr>
          <w:trHeight w:hRule="exact" w:val="361"/>
          <w:tblHeader/>
        </w:trPr>
        <w:tc>
          <w:tcPr>
            <w:tcW w:w="573" w:type="dxa"/>
            <w:vAlign w:val="center"/>
          </w:tcPr>
          <w:p w14:paraId="0F7F46B0" w14:textId="77777777" w:rsidR="00A956FB" w:rsidRPr="00390453"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01</w:t>
            </w:r>
          </w:p>
        </w:tc>
        <w:tc>
          <w:tcPr>
            <w:tcW w:w="10217" w:type="dxa"/>
            <w:gridSpan w:val="2"/>
            <w:vAlign w:val="center"/>
          </w:tcPr>
          <w:p w14:paraId="0F7F46B1" w14:textId="73AAFA8E" w:rsidR="00A956FB" w:rsidRPr="00390453"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rFonts w:asciiTheme="minorHAnsi" w:hAnsiTheme="minorHAnsi" w:cstheme="minorHAnsi"/>
                <w:sz w:val="18"/>
                <w:szCs w:val="18"/>
              </w:rPr>
              <w:t>HERS rater shall perform a visual inspection that all hot water piping comply with the insulation requirements in 150.0(J).</w:t>
            </w:r>
          </w:p>
        </w:tc>
      </w:tr>
      <w:tr w:rsidR="002625AF" w:rsidRPr="00390453" w14:paraId="0E223B85" w14:textId="77777777" w:rsidTr="00450E94">
        <w:trPr>
          <w:trHeight w:hRule="exact" w:val="1162"/>
          <w:tblHeader/>
        </w:trPr>
        <w:tc>
          <w:tcPr>
            <w:tcW w:w="573" w:type="dxa"/>
            <w:vAlign w:val="center"/>
          </w:tcPr>
          <w:p w14:paraId="07088214" w14:textId="218366DA" w:rsidR="002625AF" w:rsidRPr="00390453"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cstheme="minorHAnsi"/>
                <w:sz w:val="18"/>
                <w:szCs w:val="18"/>
              </w:rPr>
              <w:t>02</w:t>
            </w:r>
          </w:p>
        </w:tc>
        <w:tc>
          <w:tcPr>
            <w:tcW w:w="4102" w:type="dxa"/>
            <w:vAlign w:val="center"/>
          </w:tcPr>
          <w:p w14:paraId="4B8B7B0B" w14:textId="4BB2A37F" w:rsidR="002625AF" w:rsidRPr="00390453"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sz w:val="18"/>
                <w:szCs w:val="18"/>
              </w:rPr>
              <w:t>Verification Status:</w:t>
            </w:r>
          </w:p>
        </w:tc>
        <w:tc>
          <w:tcPr>
            <w:tcW w:w="6115" w:type="dxa"/>
            <w:vAlign w:val="center"/>
          </w:tcPr>
          <w:p w14:paraId="2454CF64" w14:textId="2C1D0A41" w:rsidR="003A56CA" w:rsidRPr="00390453" w:rsidRDefault="003A56CA" w:rsidP="00450E94">
            <w:pPr>
              <w:keepNext/>
              <w:tabs>
                <w:tab w:val="left" w:pos="356"/>
              </w:tabs>
              <w:spacing w:after="0" w:line="240" w:lineRule="auto"/>
              <w:rPr>
                <w:sz w:val="18"/>
                <w:szCs w:val="18"/>
              </w:rPr>
            </w:pPr>
            <w:r w:rsidRPr="00390453">
              <w:rPr>
                <w:sz w:val="18"/>
                <w:szCs w:val="18"/>
              </w:rPr>
              <w:t>&lt;&lt;user pick from list:</w:t>
            </w:r>
          </w:p>
          <w:p w14:paraId="1F37172E" w14:textId="7AAB9A8B" w:rsidR="002625AF" w:rsidRPr="00390453" w:rsidRDefault="002625AF">
            <w:pPr>
              <w:pStyle w:val="ListParagraph"/>
              <w:keepNext/>
              <w:numPr>
                <w:ilvl w:val="0"/>
                <w:numId w:val="9"/>
              </w:numPr>
              <w:tabs>
                <w:tab w:val="left" w:pos="356"/>
              </w:tabs>
              <w:spacing w:after="0" w:line="240" w:lineRule="auto"/>
              <w:rPr>
                <w:sz w:val="18"/>
                <w:szCs w:val="18"/>
              </w:rPr>
            </w:pPr>
            <w:r w:rsidRPr="00390453">
              <w:rPr>
                <w:sz w:val="18"/>
                <w:szCs w:val="18"/>
                <w:u w:val="single"/>
              </w:rPr>
              <w:t>Pass</w:t>
            </w:r>
            <w:r w:rsidRPr="00390453">
              <w:rPr>
                <w:sz w:val="18"/>
                <w:szCs w:val="18"/>
              </w:rPr>
              <w:t xml:space="preserve"> - all applicable requirements are met; or</w:t>
            </w:r>
          </w:p>
          <w:p w14:paraId="1F810399" w14:textId="77777777" w:rsidR="002625AF" w:rsidRPr="00390453" w:rsidRDefault="002625AF">
            <w:pPr>
              <w:pStyle w:val="ListParagraph"/>
              <w:keepNext/>
              <w:numPr>
                <w:ilvl w:val="0"/>
                <w:numId w:val="9"/>
              </w:numPr>
              <w:tabs>
                <w:tab w:val="left" w:pos="356"/>
              </w:tabs>
              <w:spacing w:after="0" w:line="240" w:lineRule="auto"/>
              <w:rPr>
                <w:sz w:val="18"/>
                <w:szCs w:val="18"/>
              </w:rPr>
            </w:pPr>
            <w:r w:rsidRPr="00390453">
              <w:rPr>
                <w:sz w:val="18"/>
                <w:szCs w:val="18"/>
                <w:u w:val="single"/>
              </w:rPr>
              <w:t>Fail</w:t>
            </w:r>
            <w:r w:rsidRPr="00390453">
              <w:rPr>
                <w:sz w:val="18"/>
                <w:szCs w:val="18"/>
              </w:rPr>
              <w:t xml:space="preserve"> - one or more applicable requirements are not met. Enter reason for failure in corrections notes field below; or</w:t>
            </w:r>
          </w:p>
          <w:p w14:paraId="6C72E0AD" w14:textId="3373CDCA" w:rsidR="002625AF" w:rsidRPr="00390453" w:rsidRDefault="002625AF">
            <w:pPr>
              <w:pStyle w:val="ListParagraph"/>
              <w:keepNext/>
              <w:numPr>
                <w:ilvl w:val="0"/>
                <w:numId w:val="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sz w:val="18"/>
                <w:szCs w:val="18"/>
                <w:u w:val="single"/>
              </w:rPr>
              <w:t>All N/A</w:t>
            </w:r>
            <w:r w:rsidRPr="00390453">
              <w:rPr>
                <w:sz w:val="18"/>
                <w:szCs w:val="18"/>
              </w:rPr>
              <w:t xml:space="preserve"> - This entire table is not applicable</w:t>
            </w:r>
          </w:p>
        </w:tc>
      </w:tr>
      <w:tr w:rsidR="002625AF" w:rsidRPr="00390453" w14:paraId="5BE2017A" w14:textId="77777777" w:rsidTr="00450E94">
        <w:trPr>
          <w:trHeight w:hRule="exact" w:val="280"/>
          <w:tblHeader/>
        </w:trPr>
        <w:tc>
          <w:tcPr>
            <w:tcW w:w="573" w:type="dxa"/>
            <w:vAlign w:val="center"/>
          </w:tcPr>
          <w:p w14:paraId="5C353D0D" w14:textId="5CC9F600" w:rsidR="002625AF" w:rsidRPr="00390453" w:rsidRDefault="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cstheme="minorHAnsi"/>
                <w:sz w:val="18"/>
                <w:szCs w:val="18"/>
              </w:rPr>
              <w:t>03</w:t>
            </w:r>
          </w:p>
        </w:tc>
        <w:tc>
          <w:tcPr>
            <w:tcW w:w="10217" w:type="dxa"/>
            <w:gridSpan w:val="2"/>
            <w:vAlign w:val="center"/>
          </w:tcPr>
          <w:p w14:paraId="01740B4C" w14:textId="5D854901" w:rsidR="002625AF" w:rsidRPr="00390453"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sz w:val="18"/>
                <w:szCs w:val="18"/>
              </w:rPr>
              <w:t xml:space="preserve">Correction Notes: </w:t>
            </w:r>
            <w:r w:rsidR="003A56CA" w:rsidRPr="00390453">
              <w:rPr>
                <w:rFonts w:asciiTheme="minorHAnsi" w:hAnsiTheme="minorHAnsi" w:cs="TimesNewRomanPS-BoldMT"/>
                <w:bCs/>
                <w:sz w:val="18"/>
                <w:szCs w:val="18"/>
              </w:rPr>
              <w:t>&lt;&lt;if Verification Status= Fail, then text entry in this Corrections Notes field is required;  user input text&gt;&gt;</w:t>
            </w:r>
          </w:p>
        </w:tc>
      </w:tr>
      <w:tr w:rsidR="002625AF" w:rsidRPr="00390453" w14:paraId="0F7F46B5" w14:textId="77777777" w:rsidTr="00450E94">
        <w:trPr>
          <w:trHeight w:hRule="exact" w:val="532"/>
          <w:tblHeader/>
        </w:trPr>
        <w:tc>
          <w:tcPr>
            <w:tcW w:w="10790" w:type="dxa"/>
            <w:gridSpan w:val="3"/>
            <w:tcBorders>
              <w:top w:val="single" w:sz="4" w:space="0" w:color="000000"/>
              <w:left w:val="single" w:sz="4" w:space="0" w:color="000000"/>
              <w:bottom w:val="single" w:sz="4" w:space="0" w:color="auto"/>
              <w:right w:val="single" w:sz="4" w:space="0" w:color="000000"/>
            </w:tcBorders>
          </w:tcPr>
          <w:p w14:paraId="0F7F46B3" w14:textId="305605C6" w:rsidR="002625AF" w:rsidRPr="00390453" w:rsidRDefault="003A56CA" w:rsidP="002625AF">
            <w:pPr>
              <w:spacing w:after="0" w:line="240" w:lineRule="auto"/>
              <w:rPr>
                <w:rFonts w:asciiTheme="minorHAnsi" w:hAnsiTheme="minorHAnsi" w:cstheme="minorHAnsi"/>
                <w:b/>
                <w:sz w:val="18"/>
                <w:szCs w:val="18"/>
              </w:rPr>
            </w:pPr>
            <w:r w:rsidRPr="00390453">
              <w:rPr>
                <w:b/>
                <w:sz w:val="18"/>
                <w:szCs w:val="18"/>
              </w:rPr>
              <w:t>The responsible person’s signature on this compliance document affirms that all applicable requirements in this table have been met unless otherwise noted in the Verification Status and the Corrections Notes in this table.</w:t>
            </w:r>
          </w:p>
          <w:p w14:paraId="0F7F46B4" w14:textId="77777777" w:rsidR="002625AF" w:rsidRPr="00390453" w:rsidRDefault="002625AF" w:rsidP="002625AF">
            <w:pPr>
              <w:spacing w:after="0" w:line="240" w:lineRule="auto"/>
              <w:rPr>
                <w:rFonts w:asciiTheme="minorHAnsi" w:hAnsiTheme="minorHAnsi" w:cstheme="minorHAnsi"/>
                <w:b/>
                <w:sz w:val="18"/>
                <w:szCs w:val="18"/>
              </w:rPr>
            </w:pPr>
          </w:p>
        </w:tc>
      </w:tr>
    </w:tbl>
    <w:p w14:paraId="0F7F46B6" w14:textId="77777777" w:rsidR="000E1685" w:rsidRPr="00390453" w:rsidRDefault="000E1685" w:rsidP="000E1685">
      <w:pPr>
        <w:spacing w:after="0"/>
        <w:rPr>
          <w:rFonts w:asciiTheme="minorHAnsi" w:hAnsiTheme="minorHAnsi" w:cstheme="minorHAnsi"/>
          <w:sz w:val="18"/>
          <w:szCs w:val="18"/>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8"/>
        <w:gridCol w:w="4117"/>
        <w:gridCol w:w="6098"/>
      </w:tblGrid>
      <w:tr w:rsidR="00064F9C" w:rsidRPr="00390453" w14:paraId="0F7F46BA" w14:textId="77777777" w:rsidTr="002625AF">
        <w:trPr>
          <w:trHeight w:hRule="exact" w:val="712"/>
          <w:tblHeader/>
        </w:trPr>
        <w:tc>
          <w:tcPr>
            <w:tcW w:w="10773" w:type="dxa"/>
            <w:gridSpan w:val="3"/>
            <w:tcBorders>
              <w:bottom w:val="single" w:sz="4" w:space="0" w:color="auto"/>
            </w:tcBorders>
          </w:tcPr>
          <w:p w14:paraId="0F7F46B7" w14:textId="0C6AAC63" w:rsidR="00064F9C" w:rsidRPr="00390453" w:rsidRDefault="00641F8E" w:rsidP="007305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t>K</w:t>
            </w:r>
            <w:r w:rsidR="00064F9C" w:rsidRPr="00390453">
              <w:rPr>
                <w:rFonts w:asciiTheme="minorHAnsi" w:hAnsiTheme="minorHAnsi" w:cstheme="minorHAnsi"/>
                <w:b/>
                <w:sz w:val="18"/>
                <w:szCs w:val="18"/>
              </w:rPr>
              <w:t xml:space="preserve">. HERS-Verified Parallel Piping </w:t>
            </w:r>
            <w:r w:rsidR="001938BC" w:rsidRPr="00390453">
              <w:rPr>
                <w:rFonts w:asciiTheme="minorHAnsi" w:hAnsiTheme="minorHAnsi" w:cstheme="minorHAnsi"/>
                <w:b/>
                <w:sz w:val="18"/>
                <w:szCs w:val="18"/>
              </w:rPr>
              <w:t>Requirements</w:t>
            </w:r>
            <w:r w:rsidR="00DF32C1" w:rsidRPr="00390453">
              <w:rPr>
                <w:rFonts w:asciiTheme="minorHAnsi" w:hAnsiTheme="minorHAnsi" w:cstheme="minorHAnsi"/>
                <w:b/>
                <w:sz w:val="18"/>
                <w:szCs w:val="18"/>
              </w:rPr>
              <w:t xml:space="preserve"> (PP-H) </w:t>
            </w:r>
            <w:r w:rsidR="00777ED6" w:rsidRPr="00390453">
              <w:rPr>
                <w:rFonts w:asciiTheme="minorHAnsi" w:hAnsiTheme="minorHAnsi" w:cstheme="minorHAnsi"/>
                <w:b/>
                <w:sz w:val="18"/>
                <w:szCs w:val="18"/>
              </w:rPr>
              <w:t>(</w:t>
            </w:r>
            <w:r w:rsidR="00B04692" w:rsidRPr="00390453">
              <w:rPr>
                <w:rFonts w:asciiTheme="minorHAnsi" w:hAnsiTheme="minorHAnsi" w:cstheme="minorHAnsi"/>
                <w:b/>
                <w:sz w:val="18"/>
                <w:szCs w:val="18"/>
              </w:rPr>
              <w:t>RA3.6.4)</w:t>
            </w:r>
          </w:p>
          <w:p w14:paraId="0F7F46B9" w14:textId="35A0C3CC" w:rsidR="009269B2" w:rsidRPr="00390453" w:rsidRDefault="00B237E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390453">
              <w:rPr>
                <w:rFonts w:asciiTheme="minorHAnsi" w:hAnsiTheme="minorHAnsi"/>
                <w:iCs/>
                <w:sz w:val="18"/>
                <w:szCs w:val="18"/>
              </w:rPr>
              <w:t>&lt;&lt;Static Text - see the top&gt;&gt;</w:t>
            </w:r>
            <w:r w:rsidR="00641F8E" w:rsidRPr="00390453">
              <w:rPr>
                <w:rFonts w:asciiTheme="minorHAnsi" w:hAnsiTheme="minorHAnsi" w:cstheme="minorHAnsi"/>
                <w:sz w:val="18"/>
                <w:szCs w:val="18"/>
              </w:rPr>
              <w:t xml:space="preserve"> </w:t>
            </w:r>
            <w:r w:rsidR="00B77D9F" w:rsidRPr="00390453">
              <w:rPr>
                <w:rFonts w:asciiTheme="minorHAnsi" w:hAnsiTheme="minorHAnsi" w:cstheme="minorHAnsi"/>
                <w:sz w:val="18"/>
                <w:szCs w:val="20"/>
              </w:rPr>
              <w:t>&lt;&lt;If A</w:t>
            </w:r>
            <w:r w:rsidR="00211E93" w:rsidRPr="00390453">
              <w:rPr>
                <w:rFonts w:asciiTheme="minorHAnsi" w:hAnsiTheme="minorHAnsi" w:cstheme="minorHAnsi"/>
                <w:sz w:val="18"/>
                <w:szCs w:val="20"/>
              </w:rPr>
              <w:t>10</w:t>
            </w:r>
            <w:r w:rsidR="00B77D9F" w:rsidRPr="00390453">
              <w:rPr>
                <w:rFonts w:asciiTheme="minorHAnsi" w:hAnsiTheme="minorHAnsi" w:cstheme="minorHAnsi"/>
                <w:sz w:val="18"/>
                <w:szCs w:val="20"/>
              </w:rPr>
              <w:t xml:space="preserve"> </w:t>
            </w:r>
            <w:r w:rsidR="00096D14" w:rsidRPr="00390453">
              <w:rPr>
                <w:rFonts w:asciiTheme="minorHAnsi" w:hAnsiTheme="minorHAnsi" w:cstheme="minorHAnsi"/>
                <w:sz w:val="18"/>
                <w:szCs w:val="20"/>
              </w:rPr>
              <w:t xml:space="preserve">or </w:t>
            </w:r>
            <w:r w:rsidR="00C70FB4" w:rsidRPr="00390453">
              <w:rPr>
                <w:rFonts w:asciiTheme="minorHAnsi" w:hAnsiTheme="minorHAnsi" w:cstheme="minorHAnsi"/>
                <w:sz w:val="18"/>
                <w:szCs w:val="20"/>
              </w:rPr>
              <w:t>A2-</w:t>
            </w:r>
            <w:r w:rsidR="00096D14" w:rsidRPr="00390453">
              <w:rPr>
                <w:rFonts w:asciiTheme="minorHAnsi" w:hAnsiTheme="minorHAnsi" w:cstheme="minorHAnsi"/>
                <w:sz w:val="18"/>
                <w:szCs w:val="20"/>
              </w:rPr>
              <w:t xml:space="preserve">07 </w:t>
            </w:r>
            <w:r w:rsidR="00B77D9F" w:rsidRPr="00390453">
              <w:rPr>
                <w:rFonts w:asciiTheme="minorHAnsi" w:hAnsiTheme="minorHAnsi" w:cstheme="minorHAnsi"/>
                <w:sz w:val="18"/>
                <w:szCs w:val="20"/>
              </w:rPr>
              <w:t>= “HERS-Verified Parallel Piping”, then display this entire table, else display “section does not apply" message&gt;&gt;</w:t>
            </w:r>
          </w:p>
        </w:tc>
      </w:tr>
      <w:tr w:rsidR="00CC3747" w:rsidRPr="00390453" w14:paraId="0F7F46BD" w14:textId="77777777" w:rsidTr="002625AF">
        <w:trPr>
          <w:trHeight w:hRule="exact" w:val="288"/>
          <w:tblHeader/>
        </w:trPr>
        <w:tc>
          <w:tcPr>
            <w:tcW w:w="558" w:type="dxa"/>
            <w:vAlign w:val="center"/>
          </w:tcPr>
          <w:p w14:paraId="0F7F46BB" w14:textId="77777777" w:rsidR="00CC3747" w:rsidRPr="00390453"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01</w:t>
            </w:r>
          </w:p>
        </w:tc>
        <w:tc>
          <w:tcPr>
            <w:tcW w:w="10215" w:type="dxa"/>
            <w:gridSpan w:val="2"/>
            <w:vAlign w:val="center"/>
          </w:tcPr>
          <w:p w14:paraId="0F7F46BC" w14:textId="7B1F5D16" w:rsidR="00CC3747" w:rsidRPr="00390453"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rFonts w:asciiTheme="minorHAnsi" w:hAnsiTheme="minorHAnsi" w:cstheme="minorHAnsi"/>
                <w:sz w:val="18"/>
                <w:szCs w:val="18"/>
              </w:rPr>
              <w:t>Each central manifold has 5 feet or less of pipe between manifold and water heater. (RA4.4.15)</w:t>
            </w:r>
          </w:p>
        </w:tc>
      </w:tr>
      <w:tr w:rsidR="00CC3747" w:rsidRPr="00390453" w14:paraId="0F7F46C0" w14:textId="77777777" w:rsidTr="002625AF">
        <w:trPr>
          <w:trHeight w:hRule="exact" w:val="288"/>
          <w:tblHeader/>
        </w:trPr>
        <w:tc>
          <w:tcPr>
            <w:tcW w:w="558" w:type="dxa"/>
            <w:vAlign w:val="center"/>
          </w:tcPr>
          <w:p w14:paraId="0F7F46BE" w14:textId="77777777" w:rsidR="00CC3747" w:rsidRPr="00390453"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02</w:t>
            </w:r>
          </w:p>
        </w:tc>
        <w:tc>
          <w:tcPr>
            <w:tcW w:w="10215" w:type="dxa"/>
            <w:gridSpan w:val="2"/>
            <w:vAlign w:val="center"/>
          </w:tcPr>
          <w:p w14:paraId="0F7F46BF" w14:textId="7D4300BD" w:rsidR="00CC3747" w:rsidRPr="00390453" w:rsidRDefault="00CC3747" w:rsidP="00583B5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rFonts w:asciiTheme="minorHAnsi" w:hAnsiTheme="minorHAnsi" w:cstheme="minorHAnsi"/>
                <w:sz w:val="18"/>
                <w:szCs w:val="18"/>
              </w:rPr>
              <w:t>For manifolds that include valves, the manifold must be readily accessible in accordance with the plumbing code. (RA4.4.4)</w:t>
            </w:r>
          </w:p>
        </w:tc>
      </w:tr>
      <w:tr w:rsidR="00CC3747" w:rsidRPr="00390453" w14:paraId="0F7F46C3" w14:textId="77777777" w:rsidTr="002625AF">
        <w:trPr>
          <w:trHeight w:hRule="exact" w:val="532"/>
          <w:tblHeader/>
        </w:trPr>
        <w:tc>
          <w:tcPr>
            <w:tcW w:w="558" w:type="dxa"/>
            <w:vAlign w:val="center"/>
          </w:tcPr>
          <w:p w14:paraId="0F7F46C1" w14:textId="77777777" w:rsidR="00CC3747" w:rsidRPr="00390453"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03</w:t>
            </w:r>
          </w:p>
        </w:tc>
        <w:tc>
          <w:tcPr>
            <w:tcW w:w="10215" w:type="dxa"/>
            <w:gridSpan w:val="2"/>
            <w:vAlign w:val="center"/>
          </w:tcPr>
          <w:p w14:paraId="0F7F46C2" w14:textId="0E803FAF" w:rsidR="00CC3747" w:rsidRPr="00390453"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rFonts w:asciiTheme="minorHAnsi" w:hAnsiTheme="minorHAnsi" w:cstheme="minorHAnsi"/>
                <w:sz w:val="18"/>
                <w:szCs w:val="18"/>
              </w:rPr>
              <w:t>Hot water distribution system piping from the manifold to the fixtures and appliances must take the most direct path.  For example, piping from a second story manifold cannot supply the first floor.  (RA4.4.4)</w:t>
            </w:r>
          </w:p>
        </w:tc>
      </w:tr>
      <w:tr w:rsidR="00CC3747" w:rsidRPr="00390453" w14:paraId="0F7F46C6" w14:textId="77777777" w:rsidTr="002625AF">
        <w:trPr>
          <w:trHeight w:hRule="exact" w:val="775"/>
          <w:tblHeader/>
        </w:trPr>
        <w:tc>
          <w:tcPr>
            <w:tcW w:w="558" w:type="dxa"/>
            <w:vAlign w:val="center"/>
          </w:tcPr>
          <w:p w14:paraId="0F7F46C4" w14:textId="77777777" w:rsidR="00CC3747" w:rsidRPr="00390453"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04</w:t>
            </w:r>
          </w:p>
        </w:tc>
        <w:tc>
          <w:tcPr>
            <w:tcW w:w="10215" w:type="dxa"/>
            <w:gridSpan w:val="2"/>
            <w:vAlign w:val="center"/>
          </w:tcPr>
          <w:p w14:paraId="0F7F46C5" w14:textId="3071ED84" w:rsidR="00CC3747" w:rsidRPr="00390453" w:rsidRDefault="00CC3747" w:rsidP="0009295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The hot water distribution piping must be separated by at least </w:t>
            </w:r>
            <w:r w:rsidR="00092950" w:rsidRPr="00390453">
              <w:rPr>
                <w:rFonts w:asciiTheme="minorHAnsi" w:hAnsiTheme="minorHAnsi" w:cstheme="minorHAnsi"/>
                <w:sz w:val="18"/>
                <w:szCs w:val="18"/>
              </w:rPr>
              <w:t>2</w:t>
            </w:r>
            <w:r w:rsidRPr="00390453">
              <w:rPr>
                <w:rFonts w:asciiTheme="minorHAnsi" w:hAnsiTheme="minorHAnsi" w:cstheme="minorHAnsi"/>
                <w:sz w:val="18"/>
                <w:szCs w:val="18"/>
              </w:rPr>
              <w:t xml:space="preserve"> inches from any other hot water supply piping, and at least </w:t>
            </w:r>
            <w:r w:rsidR="00092950" w:rsidRPr="00390453">
              <w:rPr>
                <w:rFonts w:asciiTheme="minorHAnsi" w:hAnsiTheme="minorHAnsi" w:cstheme="minorHAnsi"/>
                <w:sz w:val="18"/>
                <w:szCs w:val="18"/>
              </w:rPr>
              <w:t>6</w:t>
            </w:r>
            <w:r w:rsidRPr="00390453">
              <w:rPr>
                <w:rFonts w:asciiTheme="minorHAnsi" w:hAnsiTheme="minorHAnsi" w:cstheme="minorHAnsi"/>
                <w:sz w:val="18"/>
                <w:szCs w:val="18"/>
              </w:rPr>
              <w:t xml:space="preserve"> inches from any cold water supply piping.  Alternatively, the hot water supply piping must be insulated to the thicknesses shown in TABLE 120.3-A. (RA 4.4.4)</w:t>
            </w:r>
          </w:p>
        </w:tc>
      </w:tr>
      <w:tr w:rsidR="002625AF" w:rsidRPr="00390453" w14:paraId="021BD7CF" w14:textId="77777777" w:rsidTr="00450E94">
        <w:trPr>
          <w:trHeight w:hRule="exact" w:val="1207"/>
          <w:tblHeader/>
        </w:trPr>
        <w:tc>
          <w:tcPr>
            <w:tcW w:w="558" w:type="dxa"/>
            <w:vAlign w:val="center"/>
          </w:tcPr>
          <w:p w14:paraId="5C805A75" w14:textId="521C90C9" w:rsidR="002625AF" w:rsidRPr="00390453"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cstheme="minorHAnsi"/>
                <w:sz w:val="18"/>
                <w:szCs w:val="18"/>
              </w:rPr>
              <w:t>05</w:t>
            </w:r>
          </w:p>
        </w:tc>
        <w:tc>
          <w:tcPr>
            <w:tcW w:w="4117" w:type="dxa"/>
            <w:vAlign w:val="center"/>
          </w:tcPr>
          <w:p w14:paraId="61336477" w14:textId="7A0B137B" w:rsidR="002625AF" w:rsidRPr="00390453"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sz w:val="18"/>
                <w:szCs w:val="18"/>
              </w:rPr>
              <w:t>Verification Status:</w:t>
            </w:r>
          </w:p>
        </w:tc>
        <w:tc>
          <w:tcPr>
            <w:tcW w:w="6098" w:type="dxa"/>
            <w:vAlign w:val="center"/>
          </w:tcPr>
          <w:p w14:paraId="0584AB4A" w14:textId="5E9C7348" w:rsidR="003A56CA" w:rsidRPr="00390453" w:rsidRDefault="003A56CA" w:rsidP="00450E94">
            <w:pPr>
              <w:keepNext/>
              <w:tabs>
                <w:tab w:val="left" w:pos="356"/>
              </w:tabs>
              <w:spacing w:after="0" w:line="240" w:lineRule="auto"/>
              <w:rPr>
                <w:sz w:val="18"/>
                <w:szCs w:val="18"/>
              </w:rPr>
            </w:pPr>
            <w:r w:rsidRPr="00390453">
              <w:rPr>
                <w:sz w:val="18"/>
                <w:szCs w:val="18"/>
              </w:rPr>
              <w:t>&lt;&lt;user pick from list:</w:t>
            </w:r>
          </w:p>
          <w:p w14:paraId="15F747C4" w14:textId="0F4FDAAC" w:rsidR="002625AF" w:rsidRPr="00390453" w:rsidRDefault="002625AF">
            <w:pPr>
              <w:pStyle w:val="ListParagraph"/>
              <w:keepNext/>
              <w:numPr>
                <w:ilvl w:val="0"/>
                <w:numId w:val="9"/>
              </w:numPr>
              <w:tabs>
                <w:tab w:val="left" w:pos="356"/>
              </w:tabs>
              <w:spacing w:after="0" w:line="240" w:lineRule="auto"/>
              <w:rPr>
                <w:sz w:val="18"/>
                <w:szCs w:val="18"/>
              </w:rPr>
            </w:pPr>
            <w:r w:rsidRPr="00390453">
              <w:rPr>
                <w:sz w:val="18"/>
                <w:szCs w:val="18"/>
                <w:u w:val="single"/>
              </w:rPr>
              <w:t>Pass</w:t>
            </w:r>
            <w:r w:rsidRPr="00390453">
              <w:rPr>
                <w:sz w:val="18"/>
                <w:szCs w:val="18"/>
              </w:rPr>
              <w:t xml:space="preserve"> - all applicable requirements are met; or</w:t>
            </w:r>
          </w:p>
          <w:p w14:paraId="4A88DFA0" w14:textId="77777777" w:rsidR="002625AF" w:rsidRPr="00390453" w:rsidRDefault="002625AF">
            <w:pPr>
              <w:pStyle w:val="ListParagraph"/>
              <w:keepNext/>
              <w:numPr>
                <w:ilvl w:val="0"/>
                <w:numId w:val="9"/>
              </w:numPr>
              <w:tabs>
                <w:tab w:val="left" w:pos="356"/>
              </w:tabs>
              <w:spacing w:after="0" w:line="240" w:lineRule="auto"/>
              <w:rPr>
                <w:sz w:val="18"/>
                <w:szCs w:val="18"/>
              </w:rPr>
            </w:pPr>
            <w:r w:rsidRPr="00390453">
              <w:rPr>
                <w:sz w:val="18"/>
                <w:szCs w:val="18"/>
                <w:u w:val="single"/>
              </w:rPr>
              <w:t>Fail</w:t>
            </w:r>
            <w:r w:rsidRPr="00390453">
              <w:rPr>
                <w:sz w:val="18"/>
                <w:szCs w:val="18"/>
              </w:rPr>
              <w:t xml:space="preserve"> - one or more applicable requirements are not met. Enter reason for failure in corrections notes field below; or</w:t>
            </w:r>
          </w:p>
          <w:p w14:paraId="431B1C5C" w14:textId="7FF7EA84" w:rsidR="002625AF" w:rsidRPr="00390453" w:rsidRDefault="002625AF">
            <w:pPr>
              <w:pStyle w:val="ListParagraph"/>
              <w:keepNext/>
              <w:numPr>
                <w:ilvl w:val="0"/>
                <w:numId w:val="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sz w:val="18"/>
                <w:szCs w:val="18"/>
                <w:u w:val="single"/>
              </w:rPr>
              <w:t>All N/A</w:t>
            </w:r>
            <w:r w:rsidRPr="00390453">
              <w:rPr>
                <w:sz w:val="18"/>
                <w:szCs w:val="18"/>
              </w:rPr>
              <w:t xml:space="preserve"> - This entire table is not applicable</w:t>
            </w:r>
          </w:p>
        </w:tc>
      </w:tr>
      <w:tr w:rsidR="002625AF" w:rsidRPr="00390453" w14:paraId="5CCF0466" w14:textId="77777777" w:rsidTr="00450E94">
        <w:trPr>
          <w:trHeight w:hRule="exact" w:val="352"/>
          <w:tblHeader/>
        </w:trPr>
        <w:tc>
          <w:tcPr>
            <w:tcW w:w="558" w:type="dxa"/>
            <w:vAlign w:val="center"/>
          </w:tcPr>
          <w:p w14:paraId="07BBB352" w14:textId="1E8506F2" w:rsidR="002625AF" w:rsidRPr="00390453" w:rsidRDefault="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cstheme="minorHAnsi"/>
                <w:sz w:val="18"/>
                <w:szCs w:val="18"/>
              </w:rPr>
              <w:t>06</w:t>
            </w:r>
          </w:p>
        </w:tc>
        <w:tc>
          <w:tcPr>
            <w:tcW w:w="10215" w:type="dxa"/>
            <w:gridSpan w:val="2"/>
            <w:vAlign w:val="center"/>
          </w:tcPr>
          <w:p w14:paraId="46DB0EAE" w14:textId="4E16B431" w:rsidR="002625AF" w:rsidRPr="00390453"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sz w:val="18"/>
                <w:szCs w:val="18"/>
              </w:rPr>
              <w:t xml:space="preserve">Correction Notes: </w:t>
            </w:r>
            <w:r w:rsidR="003A56CA" w:rsidRPr="00390453">
              <w:rPr>
                <w:rFonts w:asciiTheme="minorHAnsi" w:hAnsiTheme="minorHAnsi" w:cs="TimesNewRomanPS-BoldMT"/>
                <w:bCs/>
                <w:sz w:val="18"/>
                <w:szCs w:val="18"/>
              </w:rPr>
              <w:t>&lt;&lt;if Verification Status= Fail, then text entry in this Corrections Notes field is required;  user input text&gt;&gt;</w:t>
            </w:r>
          </w:p>
        </w:tc>
      </w:tr>
      <w:tr w:rsidR="002625AF" w:rsidRPr="00390453" w14:paraId="0F7F46C9" w14:textId="77777777" w:rsidTr="00450E94">
        <w:trPr>
          <w:trHeight w:hRule="exact" w:val="550"/>
          <w:tblHeader/>
        </w:trPr>
        <w:tc>
          <w:tcPr>
            <w:tcW w:w="10773" w:type="dxa"/>
            <w:gridSpan w:val="3"/>
            <w:tcBorders>
              <w:top w:val="single" w:sz="4" w:space="0" w:color="000000"/>
              <w:left w:val="single" w:sz="4" w:space="0" w:color="000000"/>
              <w:bottom w:val="single" w:sz="4" w:space="0" w:color="auto"/>
              <w:right w:val="single" w:sz="4" w:space="0" w:color="000000"/>
            </w:tcBorders>
          </w:tcPr>
          <w:p w14:paraId="0F7F46C8" w14:textId="0CC1292A" w:rsidR="002625AF" w:rsidRPr="00390453" w:rsidRDefault="003A56CA"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390453">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795355A1" w14:textId="77777777" w:rsidR="00641F8E" w:rsidRPr="00390453" w:rsidRDefault="00641F8E">
      <w:pPr>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390453" w14:paraId="3E592925" w14:textId="77777777" w:rsidTr="00390453">
        <w:trPr>
          <w:trHeight w:val="288"/>
          <w:tblHeader/>
        </w:trPr>
        <w:tc>
          <w:tcPr>
            <w:tcW w:w="10790" w:type="dxa"/>
            <w:tcBorders>
              <w:top w:val="single" w:sz="4" w:space="0" w:color="auto"/>
              <w:left w:val="single" w:sz="4" w:space="0" w:color="auto"/>
              <w:bottom w:val="single" w:sz="4" w:space="0" w:color="auto"/>
              <w:right w:val="single" w:sz="4" w:space="0" w:color="auto"/>
            </w:tcBorders>
            <w:vAlign w:val="center"/>
          </w:tcPr>
          <w:p w14:paraId="4FE92AA4" w14:textId="0B2E1FBB" w:rsidR="00641F8E" w:rsidRPr="00390453" w:rsidRDefault="00641F8E" w:rsidP="00641F8E">
            <w:pPr>
              <w:keepNext/>
              <w:spacing w:after="0" w:line="240" w:lineRule="auto"/>
              <w:rPr>
                <w:rFonts w:asciiTheme="minorHAnsi" w:hAnsiTheme="minorHAnsi" w:cstheme="minorHAnsi"/>
                <w:sz w:val="20"/>
                <w:szCs w:val="20"/>
              </w:rPr>
            </w:pPr>
            <w:r w:rsidRPr="00390453">
              <w:rPr>
                <w:rFonts w:asciiTheme="minorHAnsi" w:hAnsiTheme="minorHAnsi" w:cstheme="minorHAnsi"/>
                <w:b/>
                <w:sz w:val="20"/>
                <w:szCs w:val="20"/>
              </w:rPr>
              <w:t>L. Parallel Piping Requirements (PP) (RA4.4.4)</w:t>
            </w:r>
          </w:p>
          <w:p w14:paraId="05A8BF20" w14:textId="17B9655A" w:rsidR="002B51E3" w:rsidRPr="00390453" w:rsidRDefault="00B5017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390453">
              <w:rPr>
                <w:rFonts w:asciiTheme="minorHAnsi" w:hAnsiTheme="minorHAnsi"/>
                <w:iCs/>
                <w:sz w:val="18"/>
                <w:szCs w:val="18"/>
              </w:rPr>
              <w:t>&lt;&lt;Static Text - see the top&gt;&gt;</w:t>
            </w:r>
          </w:p>
          <w:p w14:paraId="3F15B1F7" w14:textId="3E71DE8D" w:rsidR="00641F8E" w:rsidRPr="00390453" w:rsidRDefault="00B77D9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390453">
              <w:rPr>
                <w:rFonts w:asciiTheme="minorHAnsi" w:hAnsiTheme="minorHAnsi" w:cstheme="minorHAnsi"/>
                <w:sz w:val="18"/>
                <w:szCs w:val="20"/>
              </w:rPr>
              <w:t>&lt;&lt;If A</w:t>
            </w:r>
            <w:r w:rsidR="00211E93" w:rsidRPr="00390453">
              <w:rPr>
                <w:rFonts w:asciiTheme="minorHAnsi" w:hAnsiTheme="minorHAnsi" w:cstheme="minorHAnsi"/>
                <w:sz w:val="18"/>
                <w:szCs w:val="20"/>
              </w:rPr>
              <w:t>10</w:t>
            </w:r>
            <w:r w:rsidR="00096D14" w:rsidRPr="00390453">
              <w:rPr>
                <w:rFonts w:asciiTheme="minorHAnsi" w:hAnsiTheme="minorHAnsi" w:cstheme="minorHAnsi"/>
                <w:sz w:val="18"/>
                <w:szCs w:val="20"/>
              </w:rPr>
              <w:t xml:space="preserve"> or </w:t>
            </w:r>
            <w:r w:rsidR="00A80FE6" w:rsidRPr="00390453">
              <w:rPr>
                <w:rFonts w:asciiTheme="minorHAnsi" w:hAnsiTheme="minorHAnsi" w:cstheme="minorHAnsi"/>
                <w:sz w:val="18"/>
                <w:szCs w:val="20"/>
              </w:rPr>
              <w:t>A2-</w:t>
            </w:r>
            <w:r w:rsidR="00096D14" w:rsidRPr="00390453">
              <w:rPr>
                <w:rFonts w:asciiTheme="minorHAnsi" w:hAnsiTheme="minorHAnsi" w:cstheme="minorHAnsi"/>
                <w:sz w:val="18"/>
                <w:szCs w:val="20"/>
              </w:rPr>
              <w:t>07</w:t>
            </w:r>
            <w:r w:rsidRPr="00390453">
              <w:rPr>
                <w:rFonts w:asciiTheme="minorHAnsi" w:hAnsiTheme="minorHAnsi" w:cstheme="minorHAnsi"/>
                <w:sz w:val="18"/>
                <w:szCs w:val="20"/>
              </w:rPr>
              <w:t xml:space="preserve"> = “Parallel Piping”, then display this entire table, else display “section does not apply" message&gt;&gt;</w:t>
            </w:r>
          </w:p>
        </w:tc>
      </w:tr>
      <w:tr w:rsidR="00641F8E" w:rsidRPr="00390453" w14:paraId="76F395FA" w14:textId="77777777" w:rsidTr="00390453">
        <w:trPr>
          <w:trHeight w:hRule="exact" w:val="235"/>
          <w:tblHeader/>
        </w:trPr>
        <w:tc>
          <w:tcPr>
            <w:tcW w:w="10790" w:type="dxa"/>
            <w:tcBorders>
              <w:top w:val="single" w:sz="4" w:space="0" w:color="auto"/>
              <w:left w:val="single" w:sz="4" w:space="0" w:color="auto"/>
              <w:bottom w:val="single" w:sz="4" w:space="0" w:color="auto"/>
              <w:right w:val="single" w:sz="4" w:space="0" w:color="auto"/>
            </w:tcBorders>
            <w:vAlign w:val="center"/>
          </w:tcPr>
          <w:p w14:paraId="591432F4" w14:textId="6954F078" w:rsidR="00641F8E" w:rsidRPr="00390453" w:rsidRDefault="00641F8E">
            <w:pPr>
              <w:keepNext/>
              <w:spacing w:after="0" w:line="240" w:lineRule="auto"/>
              <w:rPr>
                <w:rFonts w:asciiTheme="minorHAnsi" w:hAnsiTheme="minorHAnsi" w:cstheme="minorHAnsi"/>
                <w:b/>
                <w:sz w:val="18"/>
                <w:szCs w:val="18"/>
              </w:rPr>
            </w:pPr>
            <w:r w:rsidRPr="00390453">
              <w:rPr>
                <w:rFonts w:asciiTheme="minorHAnsi" w:eastAsiaTheme="minorEastAsia" w:hAnsiTheme="minorHAnsi" w:cstheme="minorHAnsi"/>
                <w:b/>
                <w:sz w:val="18"/>
                <w:szCs w:val="18"/>
              </w:rPr>
              <w:t>The responsible person’s signature on this compliance document affirms that all applicable requirements in this table have</w:t>
            </w:r>
            <w:r w:rsidRPr="00390453">
              <w:rPr>
                <w:rFonts w:asciiTheme="minorHAnsi" w:hAnsiTheme="minorHAnsi" w:cstheme="minorHAnsi"/>
                <w:b/>
                <w:sz w:val="18"/>
                <w:szCs w:val="18"/>
              </w:rPr>
              <w:t xml:space="preserve"> been met.  </w:t>
            </w:r>
          </w:p>
        </w:tc>
      </w:tr>
    </w:tbl>
    <w:p w14:paraId="3264F97C" w14:textId="77777777" w:rsidR="00641F8E" w:rsidRPr="00390453"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390453" w14:paraId="426C961D" w14:textId="77777777" w:rsidTr="00390453">
        <w:trPr>
          <w:trHeight w:val="144"/>
          <w:tblHeader/>
        </w:trPr>
        <w:tc>
          <w:tcPr>
            <w:tcW w:w="10790" w:type="dxa"/>
            <w:tcBorders>
              <w:bottom w:val="single" w:sz="4" w:space="0" w:color="auto"/>
            </w:tcBorders>
          </w:tcPr>
          <w:p w14:paraId="798454FA" w14:textId="62F14F98" w:rsidR="00641F8E" w:rsidRPr="00390453"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390453">
              <w:rPr>
                <w:rFonts w:asciiTheme="minorHAnsi" w:hAnsiTheme="minorHAnsi" w:cstheme="minorHAnsi"/>
                <w:b/>
                <w:sz w:val="20"/>
                <w:szCs w:val="20"/>
              </w:rPr>
              <w:t>M. Point of Use Requirements (POU) (RA4.4.5)</w:t>
            </w:r>
          </w:p>
          <w:p w14:paraId="5B7C2F9C" w14:textId="7EB2B738" w:rsidR="002B51E3" w:rsidRPr="00390453" w:rsidRDefault="002B51E3"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390453">
              <w:rPr>
                <w:rFonts w:asciiTheme="minorHAnsi" w:hAnsiTheme="minorHAnsi"/>
                <w:iCs/>
                <w:sz w:val="18"/>
                <w:szCs w:val="18"/>
              </w:rPr>
              <w:t>&lt;&lt;Static Text - see the top&gt;&gt;</w:t>
            </w:r>
          </w:p>
          <w:p w14:paraId="64BD04C3" w14:textId="292BE338" w:rsidR="00641F8E" w:rsidRPr="00390453"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390453">
              <w:rPr>
                <w:rFonts w:asciiTheme="minorHAnsi" w:hAnsiTheme="minorHAnsi" w:cstheme="minorHAnsi"/>
                <w:sz w:val="18"/>
                <w:szCs w:val="20"/>
              </w:rPr>
              <w:t>&lt;&lt;If A</w:t>
            </w:r>
            <w:r w:rsidR="00211E93" w:rsidRPr="00390453">
              <w:rPr>
                <w:rFonts w:asciiTheme="minorHAnsi" w:hAnsiTheme="minorHAnsi" w:cstheme="minorHAnsi"/>
                <w:sz w:val="18"/>
                <w:szCs w:val="20"/>
              </w:rPr>
              <w:t>10</w:t>
            </w:r>
            <w:r w:rsidRPr="00390453">
              <w:rPr>
                <w:rFonts w:asciiTheme="minorHAnsi" w:hAnsiTheme="minorHAnsi" w:cstheme="minorHAnsi"/>
                <w:sz w:val="18"/>
                <w:szCs w:val="20"/>
              </w:rPr>
              <w:t xml:space="preserve"> </w:t>
            </w:r>
            <w:r w:rsidR="00B2486A" w:rsidRPr="00390453">
              <w:rPr>
                <w:rFonts w:asciiTheme="minorHAnsi" w:hAnsiTheme="minorHAnsi" w:cstheme="minorHAnsi"/>
                <w:sz w:val="18"/>
                <w:szCs w:val="20"/>
              </w:rPr>
              <w:t xml:space="preserve">or </w:t>
            </w:r>
            <w:r w:rsidR="00A80FE6" w:rsidRPr="00390453">
              <w:rPr>
                <w:rFonts w:asciiTheme="minorHAnsi" w:hAnsiTheme="minorHAnsi" w:cstheme="minorHAnsi"/>
                <w:sz w:val="18"/>
                <w:szCs w:val="20"/>
              </w:rPr>
              <w:t>A2-</w:t>
            </w:r>
            <w:r w:rsidR="00B2486A" w:rsidRPr="00390453">
              <w:rPr>
                <w:rFonts w:asciiTheme="minorHAnsi" w:hAnsiTheme="minorHAnsi" w:cstheme="minorHAnsi"/>
                <w:sz w:val="18"/>
                <w:szCs w:val="20"/>
              </w:rPr>
              <w:t xml:space="preserve">07 </w:t>
            </w:r>
            <w:r w:rsidRPr="00390453">
              <w:rPr>
                <w:rFonts w:asciiTheme="minorHAnsi" w:hAnsiTheme="minorHAnsi" w:cstheme="minorHAnsi"/>
                <w:sz w:val="18"/>
                <w:szCs w:val="20"/>
              </w:rPr>
              <w:t>= “Point of Use”, then display this entire table, else display “section does not apply" message&gt;&gt;</w:t>
            </w:r>
          </w:p>
        </w:tc>
      </w:tr>
      <w:tr w:rsidR="00641F8E" w:rsidRPr="00390453" w14:paraId="4578F00C" w14:textId="77777777" w:rsidTr="00390453">
        <w:trPr>
          <w:trHeight w:val="144"/>
          <w:tblHeader/>
        </w:trPr>
        <w:tc>
          <w:tcPr>
            <w:tcW w:w="10790" w:type="dxa"/>
            <w:tcBorders>
              <w:top w:val="single" w:sz="4" w:space="0" w:color="000000"/>
              <w:left w:val="single" w:sz="4" w:space="0" w:color="000000"/>
              <w:bottom w:val="single" w:sz="4" w:space="0" w:color="auto"/>
              <w:right w:val="single" w:sz="4" w:space="0" w:color="000000"/>
            </w:tcBorders>
            <w:vAlign w:val="center"/>
          </w:tcPr>
          <w:p w14:paraId="3F2D3C8E" w14:textId="77777777" w:rsidR="00641F8E" w:rsidRPr="00390453"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390453">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390453">
              <w:rPr>
                <w:rFonts w:asciiTheme="minorHAnsi" w:hAnsiTheme="minorHAnsi" w:cstheme="minorHAnsi"/>
                <w:b/>
                <w:sz w:val="18"/>
                <w:szCs w:val="20"/>
              </w:rPr>
              <w:t xml:space="preserve"> </w:t>
            </w:r>
          </w:p>
        </w:tc>
      </w:tr>
    </w:tbl>
    <w:p w14:paraId="10C0F076" w14:textId="77777777" w:rsidR="00641F8E" w:rsidRPr="00390453"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390453" w14:paraId="6D88D665" w14:textId="77777777" w:rsidTr="00E20AD9">
        <w:trPr>
          <w:trHeight w:val="144"/>
          <w:tblHeader/>
        </w:trPr>
        <w:tc>
          <w:tcPr>
            <w:tcW w:w="10790" w:type="dxa"/>
            <w:tcBorders>
              <w:bottom w:val="single" w:sz="4" w:space="0" w:color="auto"/>
            </w:tcBorders>
          </w:tcPr>
          <w:p w14:paraId="13B78155" w14:textId="58356561" w:rsidR="00641F8E" w:rsidRPr="00390453"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390453">
              <w:rPr>
                <w:rFonts w:asciiTheme="minorHAnsi" w:hAnsiTheme="minorHAnsi" w:cstheme="minorHAnsi"/>
                <w:b/>
                <w:sz w:val="20"/>
                <w:szCs w:val="20"/>
              </w:rPr>
              <w:t>N. Mandatory Requirements for all Recirculation System (RA4.4.7)</w:t>
            </w:r>
          </w:p>
          <w:p w14:paraId="01E94857" w14:textId="5113EED9" w:rsidR="00641F8E" w:rsidRPr="00390453" w:rsidRDefault="00312B0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390453">
              <w:rPr>
                <w:rFonts w:asciiTheme="minorHAnsi" w:hAnsiTheme="minorHAnsi"/>
                <w:iCs/>
                <w:sz w:val="18"/>
                <w:szCs w:val="18"/>
              </w:rPr>
              <w:t>&lt;&lt;Static Text - see the top&gt;&gt;</w:t>
            </w:r>
            <w:r w:rsidR="00641F8E" w:rsidRPr="00390453">
              <w:rPr>
                <w:rFonts w:asciiTheme="minorHAnsi" w:hAnsiTheme="minorHAnsi" w:cstheme="minorHAnsi"/>
                <w:sz w:val="18"/>
                <w:szCs w:val="20"/>
              </w:rPr>
              <w:t xml:space="preserve"> &lt;&lt;If A</w:t>
            </w:r>
            <w:r w:rsidR="00211E93" w:rsidRPr="00390453">
              <w:rPr>
                <w:rFonts w:asciiTheme="minorHAnsi" w:hAnsiTheme="minorHAnsi" w:cstheme="minorHAnsi"/>
                <w:sz w:val="18"/>
                <w:szCs w:val="20"/>
              </w:rPr>
              <w:t>10</w:t>
            </w:r>
            <w:r w:rsidR="00641F8E" w:rsidRPr="00390453">
              <w:rPr>
                <w:rFonts w:asciiTheme="minorHAnsi" w:hAnsiTheme="minorHAnsi" w:cstheme="minorHAnsi"/>
                <w:sz w:val="18"/>
                <w:szCs w:val="20"/>
              </w:rPr>
              <w:t xml:space="preserve"> </w:t>
            </w:r>
            <w:r w:rsidR="00B2486A" w:rsidRPr="00390453">
              <w:rPr>
                <w:rFonts w:asciiTheme="minorHAnsi" w:hAnsiTheme="minorHAnsi" w:cstheme="minorHAnsi"/>
                <w:sz w:val="18"/>
                <w:szCs w:val="20"/>
              </w:rPr>
              <w:t xml:space="preserve">or </w:t>
            </w:r>
            <w:r w:rsidR="00A80FE6" w:rsidRPr="00390453">
              <w:rPr>
                <w:rFonts w:asciiTheme="minorHAnsi" w:hAnsiTheme="minorHAnsi" w:cstheme="minorHAnsi"/>
                <w:sz w:val="18"/>
                <w:szCs w:val="20"/>
              </w:rPr>
              <w:t>A2-</w:t>
            </w:r>
            <w:r w:rsidR="00B2486A" w:rsidRPr="00390453">
              <w:rPr>
                <w:rFonts w:asciiTheme="minorHAnsi" w:hAnsiTheme="minorHAnsi" w:cstheme="minorHAnsi"/>
                <w:sz w:val="18"/>
                <w:szCs w:val="20"/>
              </w:rPr>
              <w:t xml:space="preserve">07 </w:t>
            </w:r>
            <w:r w:rsidR="00641F8E" w:rsidRPr="00390453">
              <w:rPr>
                <w:rFonts w:asciiTheme="minorHAnsi" w:hAnsiTheme="minorHAnsi" w:cstheme="minorHAnsi"/>
                <w:sz w:val="18"/>
                <w:szCs w:val="20"/>
              </w:rPr>
              <w:t xml:space="preserve"> = “Recirculation System Non-Demand Control”, “Demand Recirculation Manual Control”, “Demand Recirculation Sensor Control”, “HERS-Verified Demand Recirculation Manual Control”, or “HERS-Verified Demand Recirculation Sensor Control”, then display this entire table, else display “section does not apply" message&gt;&gt;</w:t>
            </w:r>
          </w:p>
        </w:tc>
      </w:tr>
      <w:tr w:rsidR="00641F8E" w:rsidRPr="00390453" w14:paraId="613A9B7F" w14:textId="77777777" w:rsidTr="00E20AD9">
        <w:trPr>
          <w:trHeight w:val="144"/>
          <w:tblHeader/>
        </w:trPr>
        <w:tc>
          <w:tcPr>
            <w:tcW w:w="10790" w:type="dxa"/>
            <w:vAlign w:val="center"/>
          </w:tcPr>
          <w:p w14:paraId="52494DCD" w14:textId="77777777" w:rsidR="00641F8E" w:rsidRPr="00390453"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390453">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B33DB4F" w14:textId="77777777" w:rsidR="00641F8E" w:rsidRPr="00390453"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390453" w14:paraId="6BC13150" w14:textId="77777777" w:rsidTr="00E20AD9">
        <w:trPr>
          <w:trHeight w:val="288"/>
          <w:tblHeader/>
        </w:trPr>
        <w:tc>
          <w:tcPr>
            <w:tcW w:w="10790" w:type="dxa"/>
            <w:tcBorders>
              <w:top w:val="single" w:sz="4" w:space="0" w:color="auto"/>
              <w:left w:val="single" w:sz="4" w:space="0" w:color="auto"/>
              <w:bottom w:val="single" w:sz="4" w:space="0" w:color="auto"/>
              <w:right w:val="single" w:sz="4" w:space="0" w:color="auto"/>
            </w:tcBorders>
            <w:vAlign w:val="center"/>
          </w:tcPr>
          <w:p w14:paraId="19709997" w14:textId="7456A32A" w:rsidR="00641F8E" w:rsidRPr="00390453"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390453">
              <w:rPr>
                <w:rFonts w:asciiTheme="minorHAnsi" w:hAnsiTheme="minorHAnsi" w:cstheme="minorHAnsi"/>
                <w:b/>
                <w:sz w:val="20"/>
                <w:szCs w:val="20"/>
              </w:rPr>
              <w:t>O. Recirculation Non-Demand Controls Requirements (R-ND) (RA4.4.8)</w:t>
            </w:r>
          </w:p>
          <w:p w14:paraId="770090D5" w14:textId="0F783AD1" w:rsidR="00641F8E" w:rsidRPr="00390453" w:rsidRDefault="00312B01"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390453">
              <w:rPr>
                <w:rFonts w:asciiTheme="minorHAnsi" w:hAnsiTheme="minorHAnsi"/>
                <w:iCs/>
                <w:sz w:val="18"/>
                <w:szCs w:val="18"/>
              </w:rPr>
              <w:t>&lt;&lt;Static Text - see the top&gt;&gt;</w:t>
            </w:r>
            <w:r w:rsidR="00641F8E" w:rsidRPr="00390453">
              <w:rPr>
                <w:rFonts w:asciiTheme="minorHAnsi" w:hAnsiTheme="minorHAnsi" w:cstheme="minorHAnsi"/>
                <w:sz w:val="18"/>
                <w:szCs w:val="20"/>
              </w:rPr>
              <w:t xml:space="preserve">  &lt;&lt;If A</w:t>
            </w:r>
            <w:r w:rsidR="00211E93" w:rsidRPr="00390453">
              <w:rPr>
                <w:rFonts w:asciiTheme="minorHAnsi" w:hAnsiTheme="minorHAnsi" w:cstheme="minorHAnsi"/>
                <w:sz w:val="18"/>
                <w:szCs w:val="20"/>
              </w:rPr>
              <w:t>10</w:t>
            </w:r>
            <w:r w:rsidR="00B2486A" w:rsidRPr="00390453">
              <w:rPr>
                <w:rFonts w:asciiTheme="minorHAnsi" w:hAnsiTheme="minorHAnsi" w:cstheme="minorHAnsi"/>
                <w:sz w:val="18"/>
                <w:szCs w:val="20"/>
              </w:rPr>
              <w:t xml:space="preserve"> or </w:t>
            </w:r>
            <w:r w:rsidR="00A80FE6" w:rsidRPr="00390453">
              <w:rPr>
                <w:rFonts w:asciiTheme="minorHAnsi" w:hAnsiTheme="minorHAnsi" w:cstheme="minorHAnsi"/>
                <w:sz w:val="18"/>
                <w:szCs w:val="20"/>
              </w:rPr>
              <w:t>A2-</w:t>
            </w:r>
            <w:r w:rsidR="00B2486A" w:rsidRPr="00390453">
              <w:rPr>
                <w:rFonts w:asciiTheme="minorHAnsi" w:hAnsiTheme="minorHAnsi" w:cstheme="minorHAnsi"/>
                <w:sz w:val="18"/>
                <w:szCs w:val="20"/>
              </w:rPr>
              <w:t>07</w:t>
            </w:r>
            <w:r w:rsidR="00641F8E" w:rsidRPr="00390453">
              <w:rPr>
                <w:rFonts w:asciiTheme="minorHAnsi" w:hAnsiTheme="minorHAnsi" w:cstheme="minorHAnsi"/>
                <w:sz w:val="18"/>
                <w:szCs w:val="20"/>
              </w:rPr>
              <w:t xml:space="preserve"> = “Recirculation System Non-Demand Control, then display this entire table, else display “section does not apply" message &gt;&gt;</w:t>
            </w:r>
          </w:p>
        </w:tc>
      </w:tr>
      <w:tr w:rsidR="00641F8E" w:rsidRPr="00390453" w14:paraId="1B650478" w14:textId="77777777" w:rsidTr="00E20AD9">
        <w:trPr>
          <w:trHeight w:hRule="exact" w:val="274"/>
          <w:tblHeader/>
        </w:trPr>
        <w:tc>
          <w:tcPr>
            <w:tcW w:w="10790" w:type="dxa"/>
            <w:tcBorders>
              <w:top w:val="single" w:sz="4" w:space="0" w:color="auto"/>
              <w:left w:val="single" w:sz="4" w:space="0" w:color="auto"/>
              <w:bottom w:val="single" w:sz="4" w:space="0" w:color="auto"/>
              <w:right w:val="single" w:sz="4" w:space="0" w:color="auto"/>
            </w:tcBorders>
            <w:vAlign w:val="center"/>
          </w:tcPr>
          <w:p w14:paraId="75FD8F07" w14:textId="77777777" w:rsidR="00641F8E" w:rsidRPr="00390453"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390453">
              <w:rPr>
                <w:rFonts w:asciiTheme="minorHAnsi" w:eastAsiaTheme="minorEastAsia" w:hAnsiTheme="minorHAnsi" w:cstheme="minorHAnsi"/>
                <w:b/>
                <w:sz w:val="18"/>
                <w:szCs w:val="20"/>
              </w:rPr>
              <w:t>The responsible person’s signature on this compliance document affirms that all applicable requirements in this table have</w:t>
            </w:r>
            <w:r w:rsidRPr="00390453">
              <w:rPr>
                <w:rFonts w:asciiTheme="minorHAnsi" w:hAnsiTheme="minorHAnsi" w:cstheme="minorHAnsi"/>
                <w:b/>
                <w:sz w:val="18"/>
                <w:szCs w:val="20"/>
              </w:rPr>
              <w:t xml:space="preserve"> </w:t>
            </w:r>
            <w:r w:rsidRPr="00390453">
              <w:rPr>
                <w:rFonts w:asciiTheme="minorHAnsi" w:eastAsiaTheme="minorEastAsia" w:hAnsiTheme="minorHAnsi" w:cstheme="minorHAnsi"/>
                <w:b/>
                <w:sz w:val="18"/>
                <w:szCs w:val="20"/>
              </w:rPr>
              <w:t>been met.</w:t>
            </w:r>
            <w:r w:rsidRPr="00390453">
              <w:rPr>
                <w:rFonts w:asciiTheme="minorHAnsi" w:hAnsiTheme="minorHAnsi" w:cstheme="minorHAnsi"/>
                <w:b/>
                <w:sz w:val="18"/>
                <w:szCs w:val="20"/>
              </w:rPr>
              <w:t xml:space="preserve">  </w:t>
            </w:r>
          </w:p>
        </w:tc>
      </w:tr>
    </w:tbl>
    <w:p w14:paraId="7DECFA7E" w14:textId="77777777" w:rsidR="00641F8E" w:rsidRPr="00390453"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390453" w14:paraId="6641610C" w14:textId="77777777" w:rsidTr="00E20AD9">
        <w:trPr>
          <w:trHeight w:val="144"/>
          <w:tblHeader/>
        </w:trPr>
        <w:tc>
          <w:tcPr>
            <w:tcW w:w="10790" w:type="dxa"/>
            <w:tcBorders>
              <w:bottom w:val="single" w:sz="4" w:space="0" w:color="auto"/>
            </w:tcBorders>
          </w:tcPr>
          <w:p w14:paraId="56462261" w14:textId="4CFC9C83" w:rsidR="00641F8E" w:rsidRPr="00390453"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390453">
              <w:rPr>
                <w:rFonts w:asciiTheme="minorHAnsi" w:eastAsiaTheme="minorEastAsia" w:hAnsiTheme="minorHAnsi" w:cstheme="minorHAnsi"/>
                <w:b/>
                <w:sz w:val="20"/>
                <w:szCs w:val="20"/>
              </w:rPr>
              <w:lastRenderedPageBreak/>
              <w:t xml:space="preserve">P. Demand Recirculation Manual Control (R-DRmc) (RA4.4.9)/Sensor Control Requirements </w:t>
            </w:r>
            <w:r w:rsidRPr="00390453">
              <w:rPr>
                <w:rFonts w:asciiTheme="minorHAnsi" w:hAnsiTheme="minorHAnsi" w:cstheme="minorHAnsi"/>
                <w:b/>
                <w:sz w:val="20"/>
                <w:szCs w:val="20"/>
              </w:rPr>
              <w:t>(RDRsc) (RA4.4.10)</w:t>
            </w:r>
          </w:p>
          <w:p w14:paraId="15B379F3" w14:textId="050E3FEB" w:rsidR="00641F8E" w:rsidRPr="00390453"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390453">
              <w:rPr>
                <w:rFonts w:asciiTheme="minorHAnsi" w:eastAsiaTheme="minorEastAsia" w:hAnsiTheme="minorHAnsi" w:cstheme="minorHAnsi"/>
                <w:sz w:val="18"/>
                <w:szCs w:val="20"/>
              </w:rPr>
              <w:t xml:space="preserve">Systems that utilize this distribution type shall comply with these requirements.  </w:t>
            </w:r>
            <w:r w:rsidRPr="00390453">
              <w:rPr>
                <w:rFonts w:asciiTheme="minorHAnsi" w:hAnsiTheme="minorHAnsi" w:cstheme="minorHAnsi"/>
                <w:sz w:val="18"/>
                <w:szCs w:val="20"/>
              </w:rPr>
              <w:t>&lt;&lt;If A</w:t>
            </w:r>
            <w:r w:rsidR="00211E93" w:rsidRPr="00390453">
              <w:rPr>
                <w:rFonts w:asciiTheme="minorHAnsi" w:hAnsiTheme="minorHAnsi" w:cstheme="minorHAnsi"/>
                <w:sz w:val="18"/>
                <w:szCs w:val="20"/>
              </w:rPr>
              <w:t>10</w:t>
            </w:r>
            <w:r w:rsidR="00B2486A" w:rsidRPr="00390453">
              <w:rPr>
                <w:rFonts w:asciiTheme="minorHAnsi" w:hAnsiTheme="minorHAnsi" w:cstheme="minorHAnsi"/>
                <w:sz w:val="18"/>
                <w:szCs w:val="20"/>
              </w:rPr>
              <w:t xml:space="preserve"> or </w:t>
            </w:r>
            <w:r w:rsidR="00A80FE6" w:rsidRPr="00390453">
              <w:rPr>
                <w:rFonts w:asciiTheme="minorHAnsi" w:hAnsiTheme="minorHAnsi" w:cstheme="minorHAnsi"/>
                <w:sz w:val="18"/>
                <w:szCs w:val="20"/>
              </w:rPr>
              <w:t>A2-</w:t>
            </w:r>
            <w:r w:rsidR="00B2486A" w:rsidRPr="00390453">
              <w:rPr>
                <w:rFonts w:asciiTheme="minorHAnsi" w:hAnsiTheme="minorHAnsi" w:cstheme="minorHAnsi"/>
                <w:sz w:val="18"/>
                <w:szCs w:val="20"/>
              </w:rPr>
              <w:t>07</w:t>
            </w:r>
            <w:r w:rsidRPr="00390453">
              <w:rPr>
                <w:rFonts w:asciiTheme="minorHAnsi" w:hAnsiTheme="minorHAnsi" w:cstheme="minorHAnsi"/>
                <w:sz w:val="18"/>
                <w:szCs w:val="20"/>
              </w:rPr>
              <w:t xml:space="preserve"> = “Demand Recirculation Manual Control”, “Demand Recirculation Sensor Control”,  “HERS-Verified Demand Recirculation Manual Control”, or “HERS-Verified Demand Recirculation Sensor Control”, then display this entire table, else display “section does not apply" message &gt;&gt;</w:t>
            </w:r>
          </w:p>
          <w:p w14:paraId="5BA1B8F4" w14:textId="1A5D60C4" w:rsidR="00472953" w:rsidRPr="00390453" w:rsidRDefault="0047295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390453">
              <w:rPr>
                <w:rFonts w:asciiTheme="minorHAnsi" w:hAnsiTheme="minorHAnsi"/>
                <w:iCs/>
                <w:sz w:val="18"/>
                <w:szCs w:val="18"/>
              </w:rPr>
              <w:t>&lt;&lt;Static Text - see the top&gt;&gt;</w:t>
            </w:r>
          </w:p>
        </w:tc>
      </w:tr>
      <w:tr w:rsidR="00641F8E" w:rsidRPr="00390453" w14:paraId="0DF10639" w14:textId="77777777" w:rsidTr="00E20AD9">
        <w:trPr>
          <w:trHeight w:val="144"/>
          <w:tblHeader/>
        </w:trPr>
        <w:tc>
          <w:tcPr>
            <w:tcW w:w="10790" w:type="dxa"/>
            <w:vAlign w:val="center"/>
          </w:tcPr>
          <w:p w14:paraId="019360B1" w14:textId="77777777" w:rsidR="00641F8E" w:rsidRPr="00390453"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390453">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5E48C5C4" w14:textId="77777777" w:rsidR="00641F8E" w:rsidRPr="00390453"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390453" w14:paraId="0F467D49" w14:textId="77777777" w:rsidTr="008D35FE">
        <w:trPr>
          <w:trHeight w:val="144"/>
          <w:tblHeader/>
        </w:trPr>
        <w:tc>
          <w:tcPr>
            <w:tcW w:w="10790" w:type="dxa"/>
            <w:tcBorders>
              <w:bottom w:val="single" w:sz="4" w:space="0" w:color="auto"/>
            </w:tcBorders>
          </w:tcPr>
          <w:p w14:paraId="00269ABC" w14:textId="6EC95842" w:rsidR="00641F8E" w:rsidRPr="00390453"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390453">
              <w:rPr>
                <w:rFonts w:asciiTheme="minorHAnsi" w:hAnsiTheme="minorHAnsi" w:cstheme="minorHAnsi"/>
                <w:b/>
                <w:sz w:val="20"/>
                <w:szCs w:val="18"/>
              </w:rPr>
              <w:t xml:space="preserve">Q. HERS-Verified Demand Recirculation Manual Control (RDRmc-H) (RA3.6.6)/Sensor Control </w:t>
            </w:r>
            <w:r w:rsidRPr="00390453">
              <w:rPr>
                <w:rFonts w:asciiTheme="minorHAnsi" w:hAnsiTheme="minorHAnsi" w:cstheme="minorHAnsi"/>
                <w:b/>
                <w:sz w:val="18"/>
                <w:szCs w:val="18"/>
              </w:rPr>
              <w:t>(RDRsc-H) (RA3.6.7)</w:t>
            </w:r>
            <w:r w:rsidRPr="00390453">
              <w:rPr>
                <w:rFonts w:asciiTheme="minorHAnsi" w:hAnsiTheme="minorHAnsi" w:cstheme="minorHAnsi"/>
                <w:b/>
                <w:sz w:val="20"/>
                <w:szCs w:val="18"/>
              </w:rPr>
              <w:t xml:space="preserve"> Requirements </w:t>
            </w:r>
          </w:p>
          <w:p w14:paraId="4472324C" w14:textId="59AC128A" w:rsidR="00641F8E" w:rsidRPr="00390453"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390453">
              <w:rPr>
                <w:rFonts w:asciiTheme="minorHAnsi" w:hAnsiTheme="minorHAnsi" w:cstheme="minorHAnsi"/>
                <w:sz w:val="20"/>
                <w:szCs w:val="18"/>
              </w:rPr>
              <w:t xml:space="preserve">Systems that utilize this distribution type shall comply with these requirements.  </w:t>
            </w:r>
            <w:r w:rsidRPr="00390453">
              <w:rPr>
                <w:rFonts w:asciiTheme="minorHAnsi" w:hAnsiTheme="minorHAnsi" w:cstheme="minorHAnsi"/>
                <w:sz w:val="18"/>
                <w:szCs w:val="20"/>
              </w:rPr>
              <w:t>&lt;&lt;If A</w:t>
            </w:r>
            <w:r w:rsidR="00211E93" w:rsidRPr="00390453">
              <w:rPr>
                <w:rFonts w:asciiTheme="minorHAnsi" w:hAnsiTheme="minorHAnsi" w:cstheme="minorHAnsi"/>
                <w:sz w:val="18"/>
                <w:szCs w:val="20"/>
              </w:rPr>
              <w:t>10</w:t>
            </w:r>
            <w:r w:rsidRPr="00390453">
              <w:rPr>
                <w:rFonts w:asciiTheme="minorHAnsi" w:hAnsiTheme="minorHAnsi" w:cstheme="minorHAnsi"/>
                <w:sz w:val="18"/>
                <w:szCs w:val="20"/>
              </w:rPr>
              <w:t xml:space="preserve"> </w:t>
            </w:r>
            <w:r w:rsidR="00B2486A" w:rsidRPr="00390453">
              <w:rPr>
                <w:rFonts w:asciiTheme="minorHAnsi" w:hAnsiTheme="minorHAnsi" w:cstheme="minorHAnsi"/>
                <w:sz w:val="18"/>
                <w:szCs w:val="20"/>
              </w:rPr>
              <w:t xml:space="preserve">or </w:t>
            </w:r>
            <w:r w:rsidR="00A80FE6" w:rsidRPr="00390453">
              <w:rPr>
                <w:rFonts w:asciiTheme="minorHAnsi" w:hAnsiTheme="minorHAnsi" w:cstheme="minorHAnsi"/>
                <w:sz w:val="18"/>
                <w:szCs w:val="20"/>
              </w:rPr>
              <w:t>A2-</w:t>
            </w:r>
            <w:r w:rsidR="00B2486A" w:rsidRPr="00390453">
              <w:rPr>
                <w:rFonts w:asciiTheme="minorHAnsi" w:hAnsiTheme="minorHAnsi" w:cstheme="minorHAnsi"/>
                <w:sz w:val="18"/>
                <w:szCs w:val="20"/>
              </w:rPr>
              <w:t xml:space="preserve">07 </w:t>
            </w:r>
            <w:r w:rsidRPr="00390453">
              <w:rPr>
                <w:rFonts w:asciiTheme="minorHAnsi" w:hAnsiTheme="minorHAnsi" w:cstheme="minorHAnsi"/>
                <w:sz w:val="18"/>
                <w:szCs w:val="20"/>
              </w:rPr>
              <w:t>= “HERS-Verified Demand Recirculation Manual Control” or “HERS-Verified Demand Recirculation Sensor Control”, then display this entire table, else display “section does not apply" message &gt;&gt;</w:t>
            </w:r>
          </w:p>
          <w:p w14:paraId="640AD97D" w14:textId="01483DFB" w:rsidR="00472953" w:rsidRPr="00390453" w:rsidRDefault="0047295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390453">
              <w:rPr>
                <w:rFonts w:asciiTheme="minorHAnsi" w:hAnsiTheme="minorHAnsi"/>
                <w:iCs/>
                <w:sz w:val="18"/>
                <w:szCs w:val="18"/>
              </w:rPr>
              <w:t>&lt;&lt;Static Text - see the top&gt;&gt;</w:t>
            </w:r>
          </w:p>
        </w:tc>
      </w:tr>
      <w:tr w:rsidR="008D35FE" w:rsidRPr="00390453" w14:paraId="6262A39A" w14:textId="77777777" w:rsidTr="008D35FE">
        <w:trPr>
          <w:trHeight w:val="144"/>
          <w:tblHeader/>
        </w:trPr>
        <w:tc>
          <w:tcPr>
            <w:tcW w:w="10790" w:type="dxa"/>
            <w:vAlign w:val="center"/>
          </w:tcPr>
          <w:p w14:paraId="32D64D5C" w14:textId="4027B230" w:rsidR="008D35FE" w:rsidRPr="00390453" w:rsidRDefault="00BA5E27" w:rsidP="008D35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390453">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4BE98688" w14:textId="52DB5403" w:rsidR="00FB228D" w:rsidRPr="00390453" w:rsidRDefault="00FB228D" w:rsidP="00A05A6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cstheme="minorHAnsi"/>
          <w:b/>
          <w:sz w:val="18"/>
          <w:szCs w:val="18"/>
        </w:rPr>
      </w:pPr>
    </w:p>
    <w:tbl>
      <w:tblPr>
        <w:tblpPr w:leftFromText="180" w:rightFromText="180" w:vertAnchor="text" w:horzAnchor="margin" w:tblpY="120"/>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70"/>
      </w:tblGrid>
      <w:tr w:rsidR="00411887" w:rsidRPr="00390453" w14:paraId="15D6C658" w14:textId="77777777" w:rsidTr="00771523">
        <w:trPr>
          <w:trHeight w:val="260"/>
        </w:trPr>
        <w:tc>
          <w:tcPr>
            <w:tcW w:w="10795" w:type="dxa"/>
            <w:gridSpan w:val="2"/>
            <w:tcBorders>
              <w:top w:val="single" w:sz="4" w:space="0" w:color="000000"/>
              <w:left w:val="single" w:sz="4" w:space="0" w:color="000000"/>
              <w:bottom w:val="single" w:sz="4" w:space="0" w:color="000000"/>
              <w:right w:val="single" w:sz="4" w:space="0" w:color="000000"/>
            </w:tcBorders>
            <w:vAlign w:val="center"/>
          </w:tcPr>
          <w:p w14:paraId="36848B0A" w14:textId="5AD3EBF1" w:rsidR="00411887" w:rsidRPr="00390453" w:rsidRDefault="00641F8E" w:rsidP="0005484E">
            <w:pPr>
              <w:spacing w:after="0"/>
              <w:rPr>
                <w:rFonts w:asciiTheme="minorHAnsi" w:hAnsiTheme="minorHAnsi" w:cstheme="minorHAnsi"/>
                <w:b/>
                <w:sz w:val="18"/>
                <w:szCs w:val="18"/>
              </w:rPr>
            </w:pPr>
            <w:r w:rsidRPr="00390453">
              <w:rPr>
                <w:rFonts w:asciiTheme="minorHAnsi" w:hAnsiTheme="minorHAnsi" w:cstheme="minorHAnsi"/>
                <w:b/>
                <w:sz w:val="18"/>
                <w:szCs w:val="18"/>
              </w:rPr>
              <w:t>R</w:t>
            </w:r>
            <w:r w:rsidR="00411887" w:rsidRPr="00390453">
              <w:rPr>
                <w:rFonts w:asciiTheme="minorHAnsi" w:hAnsiTheme="minorHAnsi" w:cstheme="minorHAnsi"/>
                <w:b/>
                <w:sz w:val="18"/>
                <w:szCs w:val="18"/>
              </w:rPr>
              <w:t xml:space="preserve">. </w:t>
            </w:r>
            <w:r w:rsidR="005C2F04" w:rsidRPr="00390453">
              <w:rPr>
                <w:rFonts w:asciiTheme="minorHAnsi" w:hAnsiTheme="minorHAnsi" w:cstheme="minorHAnsi"/>
                <w:b/>
                <w:sz w:val="18"/>
                <w:szCs w:val="18"/>
              </w:rPr>
              <w:t>Determination of HERS Verification Compliance</w:t>
            </w:r>
          </w:p>
        </w:tc>
      </w:tr>
      <w:tr w:rsidR="00BA5E27" w:rsidRPr="00390453" w14:paraId="3A0CBF57" w14:textId="77777777" w:rsidTr="00771523">
        <w:trPr>
          <w:trHeight w:val="602"/>
        </w:trPr>
        <w:tc>
          <w:tcPr>
            <w:tcW w:w="10795" w:type="dxa"/>
            <w:gridSpan w:val="2"/>
            <w:tcBorders>
              <w:top w:val="single" w:sz="4" w:space="0" w:color="000000"/>
              <w:left w:val="single" w:sz="4" w:space="0" w:color="000000"/>
              <w:bottom w:val="single" w:sz="4" w:space="0" w:color="000000"/>
              <w:right w:val="single" w:sz="4" w:space="0" w:color="000000"/>
            </w:tcBorders>
            <w:vAlign w:val="center"/>
          </w:tcPr>
          <w:p w14:paraId="6B83CAEC" w14:textId="5AF8E536" w:rsidR="00BA5E27" w:rsidRPr="00390453" w:rsidRDefault="00A74A43" w:rsidP="00450E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390453">
              <w:rPr>
                <w:rFonts w:asciiTheme="minorHAnsi" w:hAnsiTheme="minorHAnsi"/>
                <w:iCs/>
                <w:sz w:val="18"/>
                <w:szCs w:val="18"/>
              </w:rPr>
              <w:t>&lt;&lt;Static Text - see the top&gt;&gt;</w:t>
            </w:r>
            <w:r w:rsidR="008053DE" w:rsidRPr="00390453">
              <w:rPr>
                <w:rFonts w:asciiTheme="minorHAnsi" w:hAnsiTheme="minorHAnsi"/>
                <w:iCs/>
                <w:sz w:val="18"/>
                <w:szCs w:val="18"/>
              </w:rPr>
              <w:t xml:space="preserve"> </w:t>
            </w:r>
          </w:p>
        </w:tc>
      </w:tr>
      <w:tr w:rsidR="00DA5C39" w:rsidRPr="00323F2C" w14:paraId="28202CD9" w14:textId="77777777" w:rsidTr="00FA4F5F">
        <w:trPr>
          <w:trHeight w:val="602"/>
        </w:trPr>
        <w:tc>
          <w:tcPr>
            <w:tcW w:w="625" w:type="dxa"/>
            <w:tcBorders>
              <w:top w:val="single" w:sz="4" w:space="0" w:color="000000"/>
              <w:left w:val="single" w:sz="4" w:space="0" w:color="000000"/>
              <w:bottom w:val="single" w:sz="4" w:space="0" w:color="000000"/>
              <w:right w:val="single" w:sz="4" w:space="0" w:color="000000"/>
            </w:tcBorders>
            <w:vAlign w:val="center"/>
          </w:tcPr>
          <w:p w14:paraId="141F8069" w14:textId="5E1AB7CA" w:rsidR="00DA5C39" w:rsidRPr="00390453" w:rsidRDefault="00DA5C39" w:rsidP="00450E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iCs/>
                <w:sz w:val="18"/>
                <w:szCs w:val="18"/>
              </w:rPr>
            </w:pPr>
            <w:r w:rsidRPr="00390453">
              <w:rPr>
                <w:rFonts w:asciiTheme="minorHAnsi" w:hAnsiTheme="minorHAnsi"/>
                <w:iCs/>
                <w:sz w:val="18"/>
                <w:szCs w:val="18"/>
              </w:rPr>
              <w:t>01</w:t>
            </w:r>
          </w:p>
        </w:tc>
        <w:tc>
          <w:tcPr>
            <w:tcW w:w="10170" w:type="dxa"/>
            <w:tcBorders>
              <w:top w:val="single" w:sz="4" w:space="0" w:color="000000"/>
              <w:left w:val="single" w:sz="4" w:space="0" w:color="000000"/>
              <w:bottom w:val="single" w:sz="4" w:space="0" w:color="000000"/>
              <w:right w:val="single" w:sz="4" w:space="0" w:color="000000"/>
            </w:tcBorders>
            <w:vAlign w:val="center"/>
          </w:tcPr>
          <w:p w14:paraId="5AEBEE41" w14:textId="30DF5B7F" w:rsidR="00DA5C39" w:rsidRPr="004B264B" w:rsidRDefault="00DA5C39" w:rsidP="00450E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iCs/>
                <w:sz w:val="18"/>
                <w:szCs w:val="18"/>
              </w:rPr>
            </w:pPr>
            <w:r w:rsidRPr="00390453">
              <w:rPr>
                <w:rFonts w:asciiTheme="minorHAnsi" w:eastAsia="Times New Roman" w:hAnsiTheme="minorHAnsi"/>
                <w:sz w:val="18"/>
                <w:szCs w:val="18"/>
              </w:rPr>
              <w:t xml:space="preserve">&lt;&lt; if D08 result = System Complies, and results for all applicable sections F, G, I, J, K, and Q </w:t>
            </w:r>
            <w:r w:rsidRPr="00390453">
              <w:rPr>
                <w:rFonts w:asciiTheme="minorHAnsi" w:eastAsia="Times New Roman" w:hAnsiTheme="minorHAnsi" w:cstheme="minorHAnsi"/>
                <w:sz w:val="18"/>
                <w:szCs w:val="18"/>
              </w:rPr>
              <w:t>≠</w:t>
            </w:r>
            <w:r w:rsidRPr="00390453">
              <w:rPr>
                <w:rFonts w:asciiTheme="minorHAnsi" w:eastAsia="Times New Roman" w:hAnsiTheme="minorHAnsi"/>
                <w:sz w:val="18"/>
                <w:szCs w:val="18"/>
              </w:rPr>
              <w:t xml:space="preserve"> fail, then display: Complies: All specified verification protocol requirements on this document are met; else display: Does not comply: One or more specified verification protocol requirements on this document are not met.&gt;&gt;</w:t>
            </w:r>
          </w:p>
        </w:tc>
      </w:tr>
    </w:tbl>
    <w:p w14:paraId="4332D3ED" w14:textId="77777777" w:rsidR="00FB228D" w:rsidRPr="00A05A69" w:rsidRDefault="00FB228D" w:rsidP="00147EA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jc w:val="center"/>
        <w:rPr>
          <w:rFonts w:asciiTheme="minorHAnsi" w:hAnsiTheme="minorHAnsi" w:cstheme="minorHAnsi"/>
          <w:b/>
          <w:sz w:val="18"/>
          <w:szCs w:val="18"/>
        </w:rPr>
      </w:pPr>
    </w:p>
    <w:p w14:paraId="0F7F47A5" w14:textId="77777777" w:rsidR="008E388E" w:rsidRDefault="008E388E" w:rsidP="00064F9C">
      <w:pPr>
        <w:spacing w:after="0" w:line="240" w:lineRule="auto"/>
        <w:rPr>
          <w:rFonts w:asciiTheme="minorHAnsi" w:hAnsiTheme="minorHAnsi" w:cstheme="minorHAnsi"/>
          <w:sz w:val="18"/>
          <w:szCs w:val="18"/>
        </w:rPr>
      </w:pPr>
    </w:p>
    <w:p w14:paraId="04C1D9C5" w14:textId="77777777" w:rsidR="001E2988" w:rsidRPr="001E2988" w:rsidRDefault="001E2988" w:rsidP="00390453">
      <w:pPr>
        <w:rPr>
          <w:rFonts w:asciiTheme="minorHAnsi" w:hAnsiTheme="minorHAnsi" w:cstheme="minorHAnsi"/>
          <w:sz w:val="18"/>
          <w:szCs w:val="18"/>
        </w:rPr>
      </w:pPr>
    </w:p>
    <w:p w14:paraId="001258DA" w14:textId="0C023808" w:rsidR="001E2988" w:rsidRDefault="001E2988" w:rsidP="00390453">
      <w:pPr>
        <w:tabs>
          <w:tab w:val="left" w:pos="4193"/>
        </w:tabs>
        <w:rPr>
          <w:rFonts w:asciiTheme="minorHAnsi" w:hAnsiTheme="minorHAnsi" w:cstheme="minorHAnsi"/>
          <w:sz w:val="18"/>
          <w:szCs w:val="18"/>
        </w:rPr>
      </w:pPr>
      <w:r>
        <w:rPr>
          <w:rFonts w:asciiTheme="minorHAnsi" w:hAnsiTheme="minorHAnsi" w:cstheme="minorHAnsi"/>
          <w:sz w:val="18"/>
          <w:szCs w:val="18"/>
        </w:rPr>
        <w:tab/>
      </w:r>
    </w:p>
    <w:p w14:paraId="4F1E8BC4" w14:textId="77777777" w:rsidR="004D4207" w:rsidRPr="004D4207" w:rsidRDefault="004D4207" w:rsidP="004D4207">
      <w:pPr>
        <w:rPr>
          <w:rFonts w:asciiTheme="minorHAnsi" w:hAnsiTheme="minorHAnsi" w:cstheme="minorHAnsi"/>
          <w:sz w:val="18"/>
          <w:szCs w:val="18"/>
        </w:rPr>
      </w:pPr>
    </w:p>
    <w:p w14:paraId="22214561" w14:textId="77777777" w:rsidR="004D4207" w:rsidRPr="004D4207" w:rsidRDefault="004D4207" w:rsidP="004D4207">
      <w:pPr>
        <w:rPr>
          <w:rFonts w:asciiTheme="minorHAnsi" w:hAnsiTheme="minorHAnsi" w:cstheme="minorHAnsi"/>
          <w:sz w:val="18"/>
          <w:szCs w:val="18"/>
        </w:rPr>
      </w:pPr>
    </w:p>
    <w:p w14:paraId="5AF8DE1E" w14:textId="77777777" w:rsidR="004D4207" w:rsidRPr="004D4207" w:rsidRDefault="004D4207" w:rsidP="004D4207">
      <w:pPr>
        <w:rPr>
          <w:rFonts w:asciiTheme="minorHAnsi" w:hAnsiTheme="minorHAnsi" w:cstheme="minorHAnsi"/>
          <w:sz w:val="18"/>
          <w:szCs w:val="18"/>
        </w:rPr>
      </w:pPr>
    </w:p>
    <w:p w14:paraId="525EC177" w14:textId="77777777" w:rsidR="004D4207" w:rsidRPr="004D4207" w:rsidRDefault="004D4207" w:rsidP="004D4207">
      <w:pPr>
        <w:rPr>
          <w:rFonts w:asciiTheme="minorHAnsi" w:hAnsiTheme="minorHAnsi" w:cstheme="minorHAnsi"/>
          <w:sz w:val="18"/>
          <w:szCs w:val="18"/>
        </w:rPr>
      </w:pPr>
    </w:p>
    <w:p w14:paraId="2350DD5E" w14:textId="77777777" w:rsidR="004D4207" w:rsidRPr="004D4207" w:rsidRDefault="004D4207" w:rsidP="004D4207">
      <w:pPr>
        <w:rPr>
          <w:rFonts w:asciiTheme="minorHAnsi" w:hAnsiTheme="minorHAnsi" w:cstheme="minorHAnsi"/>
          <w:sz w:val="18"/>
          <w:szCs w:val="18"/>
        </w:rPr>
      </w:pPr>
    </w:p>
    <w:p w14:paraId="41F42C6A" w14:textId="77777777" w:rsidR="004D4207" w:rsidRPr="004D4207" w:rsidRDefault="004D4207" w:rsidP="004D4207">
      <w:pPr>
        <w:rPr>
          <w:rFonts w:asciiTheme="minorHAnsi" w:hAnsiTheme="minorHAnsi" w:cstheme="minorHAnsi"/>
          <w:sz w:val="18"/>
          <w:szCs w:val="18"/>
        </w:rPr>
      </w:pPr>
    </w:p>
    <w:p w14:paraId="1771995B" w14:textId="77777777" w:rsidR="004D4207" w:rsidRPr="004D4207" w:rsidRDefault="004D4207" w:rsidP="004D4207">
      <w:pPr>
        <w:rPr>
          <w:rFonts w:asciiTheme="minorHAnsi" w:hAnsiTheme="minorHAnsi" w:cstheme="minorHAnsi"/>
          <w:sz w:val="18"/>
          <w:szCs w:val="18"/>
        </w:rPr>
      </w:pPr>
    </w:p>
    <w:p w14:paraId="49DBF599" w14:textId="77777777" w:rsidR="004D4207" w:rsidRPr="004D4207" w:rsidRDefault="004D4207" w:rsidP="004D4207">
      <w:pPr>
        <w:rPr>
          <w:rFonts w:asciiTheme="minorHAnsi" w:hAnsiTheme="minorHAnsi" w:cstheme="minorHAnsi"/>
          <w:sz w:val="18"/>
          <w:szCs w:val="18"/>
        </w:rPr>
      </w:pPr>
    </w:p>
    <w:p w14:paraId="7112C1BC" w14:textId="77777777" w:rsidR="004D4207" w:rsidRPr="004D4207" w:rsidRDefault="004D4207" w:rsidP="004D4207">
      <w:pPr>
        <w:rPr>
          <w:rFonts w:asciiTheme="minorHAnsi" w:hAnsiTheme="minorHAnsi" w:cstheme="minorHAnsi"/>
          <w:sz w:val="18"/>
          <w:szCs w:val="18"/>
        </w:rPr>
      </w:pPr>
    </w:p>
    <w:p w14:paraId="329A5EDB" w14:textId="77777777" w:rsidR="004D4207" w:rsidRPr="004D4207" w:rsidRDefault="004D4207" w:rsidP="004D4207">
      <w:pPr>
        <w:rPr>
          <w:rFonts w:asciiTheme="minorHAnsi" w:hAnsiTheme="minorHAnsi" w:cstheme="minorHAnsi"/>
          <w:sz w:val="18"/>
          <w:szCs w:val="18"/>
        </w:rPr>
      </w:pPr>
    </w:p>
    <w:p w14:paraId="1378ECB7" w14:textId="77777777" w:rsidR="004D4207" w:rsidRPr="004D4207" w:rsidRDefault="004D4207" w:rsidP="004D4207">
      <w:pPr>
        <w:rPr>
          <w:rFonts w:asciiTheme="minorHAnsi" w:hAnsiTheme="minorHAnsi" w:cstheme="minorHAnsi"/>
          <w:sz w:val="18"/>
          <w:szCs w:val="18"/>
        </w:rPr>
      </w:pPr>
    </w:p>
    <w:p w14:paraId="15A2689B" w14:textId="77777777" w:rsidR="004D4207" w:rsidRPr="004D4207" w:rsidRDefault="004D4207" w:rsidP="004D4207">
      <w:pPr>
        <w:rPr>
          <w:rFonts w:asciiTheme="minorHAnsi" w:hAnsiTheme="minorHAnsi" w:cstheme="minorHAnsi"/>
          <w:sz w:val="18"/>
          <w:szCs w:val="18"/>
        </w:rPr>
      </w:pPr>
    </w:p>
    <w:p w14:paraId="470AF931" w14:textId="77777777" w:rsidR="004D4207" w:rsidRPr="004D4207" w:rsidRDefault="004D4207" w:rsidP="004D4207">
      <w:pPr>
        <w:rPr>
          <w:rFonts w:asciiTheme="minorHAnsi" w:hAnsiTheme="minorHAnsi" w:cstheme="minorHAnsi"/>
          <w:sz w:val="18"/>
          <w:szCs w:val="18"/>
        </w:rPr>
      </w:pPr>
    </w:p>
    <w:p w14:paraId="1A75A4C5" w14:textId="77777777" w:rsidR="004D4207" w:rsidRPr="004D4207" w:rsidRDefault="004D4207" w:rsidP="004D4207">
      <w:pPr>
        <w:rPr>
          <w:rFonts w:asciiTheme="minorHAnsi" w:hAnsiTheme="minorHAnsi" w:cstheme="minorHAnsi"/>
          <w:sz w:val="18"/>
          <w:szCs w:val="18"/>
        </w:rPr>
      </w:pPr>
    </w:p>
    <w:p w14:paraId="3A0DB384" w14:textId="6D7C7AEB" w:rsidR="004D4207" w:rsidRPr="004D4207" w:rsidRDefault="004D4207" w:rsidP="004D4207">
      <w:pPr>
        <w:tabs>
          <w:tab w:val="left" w:pos="4737"/>
        </w:tabs>
        <w:rPr>
          <w:rFonts w:asciiTheme="minorHAnsi" w:hAnsiTheme="minorHAnsi" w:cstheme="minorHAnsi"/>
          <w:sz w:val="18"/>
          <w:szCs w:val="18"/>
        </w:rPr>
      </w:pPr>
      <w:r>
        <w:rPr>
          <w:rFonts w:asciiTheme="minorHAnsi" w:hAnsiTheme="minorHAnsi" w:cstheme="minorHAnsi"/>
          <w:sz w:val="18"/>
          <w:szCs w:val="18"/>
        </w:rPr>
        <w:tab/>
      </w:r>
    </w:p>
    <w:sectPr w:rsidR="004D4207" w:rsidRPr="004D4207" w:rsidSect="00411887">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45A09" w14:textId="77777777" w:rsidR="00DA1AE5" w:rsidRDefault="00DA1AE5" w:rsidP="004E3B6C">
      <w:pPr>
        <w:spacing w:after="0" w:line="240" w:lineRule="auto"/>
      </w:pPr>
      <w:r>
        <w:separator/>
      </w:r>
    </w:p>
  </w:endnote>
  <w:endnote w:type="continuationSeparator" w:id="0">
    <w:p w14:paraId="0A159FD8" w14:textId="77777777" w:rsidR="00DA1AE5" w:rsidRDefault="00DA1AE5" w:rsidP="004E3B6C">
      <w:pPr>
        <w:spacing w:after="0" w:line="240" w:lineRule="auto"/>
      </w:pPr>
      <w:r>
        <w:continuationSeparator/>
      </w:r>
    </w:p>
  </w:endnote>
  <w:endnote w:type="continuationNotice" w:id="1">
    <w:p w14:paraId="2E9E0C23" w14:textId="77777777" w:rsidR="00DA1AE5" w:rsidRDefault="00DA1AE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MT">
    <w:altName w:val="Arial"/>
    <w:panose1 w:val="00000000000000000000"/>
    <w:charset w:val="4D"/>
    <w:family w:val="swiss"/>
    <w:notTrueType/>
    <w:pitch w:val="default"/>
    <w:sig w:usb0="00000003" w:usb1="00000000" w:usb2="00000000" w:usb3="00000000" w:csb0="00000001" w:csb1="00000000"/>
  </w:font>
  <w:font w:name="TimesNewRomanPS-Bold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BE" w14:textId="72913719" w:rsidR="00FD5324" w:rsidRPr="00C91513" w:rsidRDefault="00FD5324" w:rsidP="006D2E42">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0F7F47BF" w14:textId="5BB6875A" w:rsidR="00FD5324" w:rsidRPr="00C91513" w:rsidRDefault="00FD5324" w:rsidP="00D879CA">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sidR="00D801B7">
      <w:rPr>
        <w:i w:val="0"/>
        <w:sz w:val="20"/>
        <w:szCs w:val="20"/>
      </w:rPr>
      <w:t>22</w:t>
    </w:r>
    <w:r>
      <w:rPr>
        <w:i w:val="0"/>
        <w:sz w:val="20"/>
        <w:szCs w:val="20"/>
      </w:rPr>
      <w:t xml:space="preserve"> </w:t>
    </w:r>
    <w:r w:rsidR="00D77FDB">
      <w:rPr>
        <w:i w:val="0"/>
        <w:sz w:val="20"/>
        <w:szCs w:val="20"/>
      </w:rPr>
      <w:t>Nonr</w:t>
    </w:r>
    <w:r w:rsidR="00390453" w:rsidRPr="00452DFA">
      <w:rPr>
        <w:i w:val="0"/>
        <w:sz w:val="20"/>
        <w:szCs w:val="20"/>
      </w:rPr>
      <w:t xml:space="preserve">esidential </w:t>
    </w:r>
    <w:r w:rsidRPr="00C91513">
      <w:rPr>
        <w:i w:val="0"/>
        <w:sz w:val="20"/>
        <w:szCs w:val="20"/>
      </w:rPr>
      <w:t>Compliance</w:t>
    </w:r>
    <w:r>
      <w:rPr>
        <w:i w:val="0"/>
        <w:sz w:val="20"/>
        <w:szCs w:val="20"/>
      </w:rPr>
      <w:tab/>
    </w:r>
    <w:r w:rsidR="00D801B7">
      <w:rPr>
        <w:i w:val="0"/>
        <w:sz w:val="20"/>
        <w:szCs w:val="20"/>
      </w:rPr>
      <w:t>January 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A9AFF" w14:textId="6E37C011" w:rsidR="00FD5324" w:rsidRPr="00C91513" w:rsidRDefault="00FD5324" w:rsidP="00C80016">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004D4207">
      <w:rPr>
        <w:i w:val="0"/>
        <w:sz w:val="20"/>
        <w:szCs w:val="20"/>
      </w:rPr>
      <w:t>R</w:t>
    </w:r>
    <w:r w:rsidRPr="00C91513">
      <w:rPr>
        <w:i w:val="0"/>
        <w:sz w:val="20"/>
        <w:szCs w:val="20"/>
      </w:rPr>
      <w:t xml:space="preserve">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0F7F47D4" w14:textId="67501818" w:rsidR="00FD5324" w:rsidRPr="00C80016" w:rsidRDefault="00FD5324" w:rsidP="00C80016">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sidR="00C5722F">
      <w:rPr>
        <w:i w:val="0"/>
        <w:sz w:val="20"/>
        <w:szCs w:val="20"/>
      </w:rPr>
      <w:t>22</w:t>
    </w:r>
    <w:r>
      <w:rPr>
        <w:i w:val="0"/>
        <w:sz w:val="20"/>
        <w:szCs w:val="20"/>
      </w:rPr>
      <w:t xml:space="preserve"> </w:t>
    </w:r>
    <w:r w:rsidR="00D77FDB">
      <w:rPr>
        <w:i w:val="0"/>
        <w:sz w:val="20"/>
        <w:szCs w:val="20"/>
      </w:rPr>
      <w:t>Nonr</w:t>
    </w:r>
    <w:r w:rsidR="00390453" w:rsidRPr="00452DFA">
      <w:rPr>
        <w:i w:val="0"/>
        <w:sz w:val="20"/>
        <w:szCs w:val="20"/>
      </w:rPr>
      <w:t xml:space="preserve">esidential </w:t>
    </w:r>
    <w:r w:rsidRPr="00C91513">
      <w:rPr>
        <w:i w:val="0"/>
        <w:sz w:val="20"/>
        <w:szCs w:val="20"/>
      </w:rPr>
      <w:t>Compliance</w:t>
    </w:r>
    <w:r>
      <w:rPr>
        <w:i w:val="0"/>
        <w:sz w:val="20"/>
        <w:szCs w:val="20"/>
      </w:rPr>
      <w:tab/>
    </w:r>
    <w:r w:rsidR="00C5722F">
      <w:rPr>
        <w:i w:val="0"/>
        <w:sz w:val="20"/>
        <w:szCs w:val="20"/>
      </w:rPr>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64AD6B" w14:textId="77777777" w:rsidR="00DA1AE5" w:rsidRDefault="00DA1AE5" w:rsidP="004E3B6C">
      <w:pPr>
        <w:spacing w:after="0" w:line="240" w:lineRule="auto"/>
      </w:pPr>
      <w:r>
        <w:separator/>
      </w:r>
    </w:p>
  </w:footnote>
  <w:footnote w:type="continuationSeparator" w:id="0">
    <w:p w14:paraId="49FAC036" w14:textId="77777777" w:rsidR="00DA1AE5" w:rsidRDefault="00DA1AE5" w:rsidP="004E3B6C">
      <w:pPr>
        <w:spacing w:after="0" w:line="240" w:lineRule="auto"/>
      </w:pPr>
      <w:r>
        <w:continuationSeparator/>
      </w:r>
    </w:p>
  </w:footnote>
  <w:footnote w:type="continuationNotice" w:id="1">
    <w:p w14:paraId="014EFC21" w14:textId="77777777" w:rsidR="00DA1AE5" w:rsidRDefault="00DA1AE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AA" w14:textId="77777777" w:rsidR="00FD5324" w:rsidRDefault="00000000">
    <w:pPr>
      <w:pStyle w:val="Header"/>
    </w:pPr>
    <w:r>
      <w:rPr>
        <w:noProof/>
      </w:rPr>
      <w:pict w14:anchorId="0F7F4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6" o:spid="_x0000_s1026"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294ED" w14:textId="77777777" w:rsidR="00403679" w:rsidRPr="005A2A93" w:rsidRDefault="00403679" w:rsidP="00403679">
    <w:pPr>
      <w:pStyle w:val="Header"/>
      <w:ind w:left="360"/>
      <w:jc w:val="center"/>
      <w:rPr>
        <w:rFonts w:ascii="Arial" w:eastAsia="Times New Roman" w:hAnsi="Arial" w:cs="Arial"/>
        <w:sz w:val="24"/>
        <w:szCs w:val="24"/>
      </w:rPr>
    </w:pPr>
    <w:r w:rsidRPr="005A2A93">
      <w:rPr>
        <w:rFonts w:eastAsia="Times New Roman" w:cs="Calibri"/>
        <w:noProof/>
        <w:sz w:val="28"/>
        <w:szCs w:val="28"/>
      </w:rPr>
      <w:drawing>
        <wp:anchor distT="0" distB="0" distL="114300" distR="114300" simplePos="0" relativeHeight="251660294" behindDoc="0" locked="0" layoutInCell="1" allowOverlap="1" wp14:anchorId="061DFC44" wp14:editId="47636FCE">
          <wp:simplePos x="0" y="0"/>
          <wp:positionH relativeFrom="margin">
            <wp:align>left</wp:align>
          </wp:positionH>
          <wp:positionV relativeFrom="paragraph">
            <wp:posOffset>152807</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BA20B7">
      <w:rPr>
        <w:rFonts w:ascii="Arial" w:eastAsia="Times New Roman" w:hAnsi="Arial" w:cs="Arial"/>
        <w:b/>
        <w:sz w:val="24"/>
        <w:szCs w:val="24"/>
      </w:rPr>
      <w:t xml:space="preserve">HERS VERIFIED </w:t>
    </w:r>
    <w:r>
      <w:rPr>
        <w:rFonts w:ascii="Arial" w:eastAsia="Times New Roman" w:hAnsi="Arial" w:cs="Arial"/>
        <w:b/>
        <w:sz w:val="24"/>
        <w:szCs w:val="24"/>
      </w:rPr>
      <w:t>INDIVIDUAL</w:t>
    </w:r>
    <w:r w:rsidRPr="00BA20B7">
      <w:rPr>
        <w:rFonts w:ascii="Arial" w:eastAsia="Times New Roman" w:hAnsi="Arial" w:cs="Arial"/>
        <w:b/>
        <w:sz w:val="24"/>
        <w:szCs w:val="24"/>
      </w:rPr>
      <w:t xml:space="preserve"> DWELLING UNIT HOT WATER SYSTEM DISTRIBUTION</w:t>
    </w:r>
  </w:p>
  <w:p w14:paraId="01484169" w14:textId="77777777" w:rsidR="00403679" w:rsidRPr="0071258D" w:rsidRDefault="00403679" w:rsidP="00403679">
    <w:pPr>
      <w:tabs>
        <w:tab w:val="center" w:pos="4320"/>
        <w:tab w:val="right" w:pos="8640"/>
      </w:tabs>
      <w:spacing w:after="0" w:line="240" w:lineRule="auto"/>
      <w:ind w:left="360"/>
      <w:rPr>
        <w:rFonts w:ascii="Arial" w:eastAsia="Times New Roman" w:hAnsi="Arial" w:cs="Arial"/>
        <w:sz w:val="24"/>
        <w:szCs w:val="24"/>
      </w:rPr>
    </w:pPr>
    <w:r w:rsidRPr="0071258D">
      <w:rPr>
        <w:rFonts w:ascii="Arial" w:eastAsia="Times New Roman" w:hAnsi="Arial" w:cs="Arial"/>
        <w:sz w:val="24"/>
        <w:szCs w:val="24"/>
      </w:rPr>
      <w:ptab w:relativeTo="margin" w:alignment="center" w:leader="none"/>
    </w:r>
    <w:r w:rsidRPr="0071258D">
      <w:rPr>
        <w:rFonts w:ascii="Arial" w:eastAsia="Times New Roman" w:hAnsi="Arial" w:cs="Arial"/>
        <w:sz w:val="24"/>
        <w:szCs w:val="24"/>
      </w:rPr>
      <w:ptab w:relativeTo="margin" w:alignment="right" w:leader="none"/>
    </w:r>
    <w:r w:rsidRPr="0071258D">
      <w:rPr>
        <w:rFonts w:eastAsia="Times New Roman" w:cs="Calibri"/>
        <w:sz w:val="28"/>
        <w:szCs w:val="28"/>
      </w:rPr>
      <w:t>CEC-</w:t>
    </w:r>
    <w:r>
      <w:rPr>
        <w:rFonts w:eastAsia="Times New Roman" w:cs="Calibri"/>
        <w:sz w:val="28"/>
        <w:szCs w:val="28"/>
      </w:rPr>
      <w:t>NRCV-PLB-22-H</w:t>
    </w:r>
  </w:p>
  <w:p w14:paraId="4C020F9E" w14:textId="77777777" w:rsidR="00403679" w:rsidRPr="00D73B97" w:rsidRDefault="00403679" w:rsidP="00403679">
    <w:pPr>
      <w:spacing w:after="160" w:line="259" w:lineRule="auto"/>
      <w:ind w:left="360"/>
      <w:rPr>
        <w:rFonts w:cs="Calibri"/>
        <w:b/>
        <w:bCs/>
        <w:i/>
        <w:iCs/>
        <w:sz w:val="28"/>
        <w:szCs w:val="28"/>
      </w:rPr>
    </w:pPr>
    <w:r w:rsidRPr="005A2A93">
      <w:rPr>
        <w:rFonts w:ascii="Arial" w:hAnsi="Arial" w:cs="Arial"/>
        <w:sz w:val="24"/>
      </w:rPr>
      <w:ptab w:relativeTo="margin" w:alignment="center" w:leader="none"/>
    </w:r>
    <w:r w:rsidRPr="00F96A1D">
      <w:rPr>
        <w:rFonts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C0" w14:textId="77777777" w:rsidR="00FD5324" w:rsidRDefault="00000000">
    <w:pPr>
      <w:pStyle w:val="Header"/>
    </w:pPr>
    <w:r>
      <w:rPr>
        <w:noProof/>
      </w:rPr>
      <w:pict w14:anchorId="0F7F47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5" o:spid="_x0000_s1025"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CC" w14:textId="77777777" w:rsidR="00FD5324" w:rsidRDefault="00000000">
    <w:pPr>
      <w:pStyle w:val="Header"/>
    </w:pPr>
    <w:r>
      <w:rPr>
        <w:noProof/>
      </w:rPr>
      <w:pict w14:anchorId="0F7F47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2" o:spid="_x0000_s1032"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026"/>
      <w:gridCol w:w="2948"/>
      <w:gridCol w:w="1825"/>
    </w:tblGrid>
    <w:tr w:rsidR="00FD5324" w:rsidRPr="00F85124" w14:paraId="0F7F47CF" w14:textId="77777777" w:rsidTr="0036348A">
      <w:trPr>
        <w:cantSplit/>
        <w:trHeight w:val="288"/>
      </w:trPr>
      <w:tc>
        <w:tcPr>
          <w:tcW w:w="4155" w:type="pct"/>
          <w:gridSpan w:val="2"/>
          <w:tcBorders>
            <w:bottom w:val="single" w:sz="4" w:space="0" w:color="auto"/>
            <w:right w:val="nil"/>
          </w:tcBorders>
          <w:vAlign w:val="center"/>
        </w:tcPr>
        <w:p w14:paraId="0F7F47CD" w14:textId="307F0869" w:rsidR="00FD5324" w:rsidRPr="00F85124" w:rsidRDefault="00FD5324">
          <w:pPr>
            <w:pStyle w:val="Style14"/>
            <w:rPr>
              <w:b/>
            </w:rPr>
          </w:pPr>
          <w:r>
            <w:t>CERTIFICATE OF VERIFICATION – DATA FIELD DEFINITIONS AND CALCULATIONS</w:t>
          </w:r>
        </w:p>
      </w:tc>
      <w:tc>
        <w:tcPr>
          <w:tcW w:w="845" w:type="pct"/>
          <w:tcBorders>
            <w:left w:val="nil"/>
            <w:bottom w:val="single" w:sz="4" w:space="0" w:color="auto"/>
          </w:tcBorders>
          <w:tcMar>
            <w:left w:w="115" w:type="dxa"/>
            <w:right w:w="115" w:type="dxa"/>
          </w:tcMar>
          <w:vAlign w:val="center"/>
        </w:tcPr>
        <w:p w14:paraId="0F7F47CE" w14:textId="0C5D1F37" w:rsidR="00FD5324" w:rsidRDefault="00694445">
          <w:pPr>
            <w:pStyle w:val="Style15"/>
            <w:rPr>
              <w:b/>
            </w:rPr>
          </w:pPr>
          <w:r>
            <w:t>NRCV</w:t>
          </w:r>
          <w:r w:rsidR="00FD5324">
            <w:t>-PLB-22-H</w:t>
          </w:r>
        </w:p>
      </w:tc>
    </w:tr>
    <w:tr w:rsidR="00FD5324" w:rsidRPr="00F85124" w14:paraId="0F7F47D2" w14:textId="77777777" w:rsidTr="0034540B">
      <w:trPr>
        <w:cantSplit/>
        <w:trHeight w:val="288"/>
      </w:trPr>
      <w:tc>
        <w:tcPr>
          <w:tcW w:w="2790" w:type="pct"/>
          <w:tcBorders>
            <w:right w:val="nil"/>
          </w:tcBorders>
        </w:tcPr>
        <w:p w14:paraId="0F7F47D0" w14:textId="744557A0" w:rsidR="00FD5324" w:rsidRPr="00F85124" w:rsidRDefault="00FD5324" w:rsidP="00C33BFE">
          <w:pPr>
            <w:pStyle w:val="Style10"/>
            <w:rPr>
              <w:sz w:val="12"/>
              <w:szCs w:val="12"/>
            </w:rPr>
          </w:pPr>
          <w:r>
            <w:t xml:space="preserve">HERS Verified </w:t>
          </w:r>
          <w:r w:rsidR="00411648">
            <w:t xml:space="preserve">Individual </w:t>
          </w:r>
          <w:r w:rsidRPr="006D2E42">
            <w:t>Dwelling Unit Hot Water System Distribution</w:t>
          </w:r>
        </w:p>
      </w:tc>
      <w:tc>
        <w:tcPr>
          <w:tcW w:w="2210" w:type="pct"/>
          <w:gridSpan w:val="2"/>
          <w:tcBorders>
            <w:left w:val="nil"/>
          </w:tcBorders>
        </w:tcPr>
        <w:p w14:paraId="0F7F47D1" w14:textId="0FD572B8" w:rsidR="00FD5324" w:rsidRPr="00F85124" w:rsidRDefault="00FD5324" w:rsidP="00C33BFE">
          <w:pPr>
            <w:pStyle w:val="Style11"/>
            <w:rPr>
              <w:sz w:val="12"/>
              <w:szCs w:val="12"/>
            </w:rPr>
          </w:pPr>
          <w:r w:rsidRPr="00F85124">
            <w:t xml:space="preserve">(Page </w:t>
          </w:r>
          <w:r>
            <w:fldChar w:fldCharType="begin"/>
          </w:r>
          <w:r>
            <w:instrText xml:space="preserve"> PAGE   \* MERGEFORMAT </w:instrText>
          </w:r>
          <w:r>
            <w:fldChar w:fldCharType="separate"/>
          </w:r>
          <w:r w:rsidR="00F8123B">
            <w:rPr>
              <w:noProof/>
            </w:rPr>
            <w:t>1</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D81D04">
            <w:rPr>
              <w:noProof/>
            </w:rPr>
            <w:t>11</w:t>
          </w:r>
          <w:r>
            <w:rPr>
              <w:noProof/>
            </w:rPr>
            <w:fldChar w:fldCharType="end"/>
          </w:r>
          <w:r w:rsidRPr="00F85124">
            <w:t>)</w:t>
          </w:r>
        </w:p>
      </w:tc>
    </w:tr>
  </w:tbl>
  <w:p w14:paraId="0F7F47D3" w14:textId="62C39F77" w:rsidR="00FD5324" w:rsidRPr="006D2E42" w:rsidRDefault="00000000" w:rsidP="004A16DC">
    <w:pPr>
      <w:pStyle w:val="Header"/>
      <w:spacing w:after="0"/>
      <w:rPr>
        <w:sz w:val="16"/>
        <w:szCs w:val="16"/>
      </w:rPr>
    </w:pPr>
    <w:r>
      <w:rPr>
        <w:noProof/>
      </w:rPr>
      <w:pict w14:anchorId="0F7F47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3" o:spid="_x0000_s103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D5" w14:textId="77777777" w:rsidR="00FD5324" w:rsidRDefault="00000000">
    <w:pPr>
      <w:pStyle w:val="Header"/>
    </w:pPr>
    <w:r>
      <w:rPr>
        <w:noProof/>
      </w:rPr>
      <w:pict w14:anchorId="0F7F47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1" o:spid="_x0000_s1031"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520B8"/>
    <w:multiLevelType w:val="hybridMultilevel"/>
    <w:tmpl w:val="0B54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1C231E4D"/>
    <w:multiLevelType w:val="hybridMultilevel"/>
    <w:tmpl w:val="98BA8574"/>
    <w:lvl w:ilvl="0" w:tplc="BC6CF56C">
      <w:start w:val="1"/>
      <w:numFmt w:val="decimal"/>
      <w:lvlText w:val="%1."/>
      <w:lvlJc w:val="left"/>
      <w:pPr>
        <w:ind w:left="630" w:hanging="360"/>
      </w:pPr>
      <w:rPr>
        <w:rFonts w:hint="default"/>
      </w:rPr>
    </w:lvl>
    <w:lvl w:ilvl="1" w:tplc="04090005">
      <w:start w:val="1"/>
      <w:numFmt w:val="bullet"/>
      <w:lvlText w:val=""/>
      <w:lvlJc w:val="left"/>
      <w:pPr>
        <w:ind w:left="1350" w:hanging="360"/>
      </w:pPr>
      <w:rPr>
        <w:rFonts w:ascii="Wingdings" w:hAnsi="Wingdings"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29A14A68"/>
    <w:multiLevelType w:val="hybridMultilevel"/>
    <w:tmpl w:val="9C74B538"/>
    <w:lvl w:ilvl="0" w:tplc="901AD13E">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C85E35"/>
    <w:multiLevelType w:val="hybridMultilevel"/>
    <w:tmpl w:val="AA761036"/>
    <w:lvl w:ilvl="0" w:tplc="4A587FC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5" w15:restartNumberingAfterBreak="0">
    <w:nsid w:val="34B261C4"/>
    <w:multiLevelType w:val="hybridMultilevel"/>
    <w:tmpl w:val="C8A294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7"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4F7EF8"/>
    <w:multiLevelType w:val="hybridMultilevel"/>
    <w:tmpl w:val="ADAAEAAE"/>
    <w:lvl w:ilvl="0" w:tplc="0409000F">
      <w:start w:val="1"/>
      <w:numFmt w:val="decimal"/>
      <w:lvlText w:val="%1."/>
      <w:lvlJc w:val="left"/>
      <w:pPr>
        <w:ind w:left="972" w:hanging="360"/>
      </w:p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9" w15:restartNumberingAfterBreak="0">
    <w:nsid w:val="461B5033"/>
    <w:multiLevelType w:val="hybridMultilevel"/>
    <w:tmpl w:val="6BFC3F80"/>
    <w:lvl w:ilvl="0" w:tplc="74266C5C">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1F5AAF"/>
    <w:multiLevelType w:val="hybridMultilevel"/>
    <w:tmpl w:val="A7329B3A"/>
    <w:lvl w:ilvl="0" w:tplc="901AD13E">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A226AA"/>
    <w:multiLevelType w:val="hybridMultilevel"/>
    <w:tmpl w:val="A4605E4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B3090A"/>
    <w:multiLevelType w:val="hybridMultilevel"/>
    <w:tmpl w:val="7ABAB898"/>
    <w:lvl w:ilvl="0" w:tplc="3B522544">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52AD6C39"/>
    <w:multiLevelType w:val="hybridMultilevel"/>
    <w:tmpl w:val="16F051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5" w15:restartNumberingAfterBreak="0">
    <w:nsid w:val="59E43783"/>
    <w:multiLevelType w:val="hybridMultilevel"/>
    <w:tmpl w:val="CB4815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6D2E92"/>
    <w:multiLevelType w:val="hybridMultilevel"/>
    <w:tmpl w:val="7AD6F2A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B473ED"/>
    <w:multiLevelType w:val="hybridMultilevel"/>
    <w:tmpl w:val="33BE4A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B736A8"/>
    <w:multiLevelType w:val="hybridMultilevel"/>
    <w:tmpl w:val="0ED42F50"/>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94723593">
    <w:abstractNumId w:val="6"/>
  </w:num>
  <w:num w:numId="2" w16cid:durableId="19287827">
    <w:abstractNumId w:val="12"/>
  </w:num>
  <w:num w:numId="3" w16cid:durableId="649017623">
    <w:abstractNumId w:val="16"/>
  </w:num>
  <w:num w:numId="4" w16cid:durableId="1042905417">
    <w:abstractNumId w:val="18"/>
  </w:num>
  <w:num w:numId="5" w16cid:durableId="214975164">
    <w:abstractNumId w:val="7"/>
  </w:num>
  <w:num w:numId="6" w16cid:durableId="1514490564">
    <w:abstractNumId w:val="11"/>
  </w:num>
  <w:num w:numId="7" w16cid:durableId="770127306">
    <w:abstractNumId w:val="2"/>
  </w:num>
  <w:num w:numId="8" w16cid:durableId="848254150">
    <w:abstractNumId w:val="0"/>
  </w:num>
  <w:num w:numId="9" w16cid:durableId="2137485238">
    <w:abstractNumId w:val="19"/>
  </w:num>
  <w:num w:numId="10" w16cid:durableId="259264955">
    <w:abstractNumId w:val="5"/>
  </w:num>
  <w:num w:numId="11" w16cid:durableId="1002197293">
    <w:abstractNumId w:val="17"/>
  </w:num>
  <w:num w:numId="12" w16cid:durableId="1425149342">
    <w:abstractNumId w:val="1"/>
  </w:num>
  <w:num w:numId="13" w16cid:durableId="215439568">
    <w:abstractNumId w:val="15"/>
  </w:num>
  <w:num w:numId="14" w16cid:durableId="1152526863">
    <w:abstractNumId w:val="10"/>
  </w:num>
  <w:num w:numId="15" w16cid:durableId="60102898">
    <w:abstractNumId w:val="3"/>
  </w:num>
  <w:num w:numId="16" w16cid:durableId="277108923">
    <w:abstractNumId w:val="8"/>
  </w:num>
  <w:num w:numId="17" w16cid:durableId="973094911">
    <w:abstractNumId w:val="13"/>
  </w:num>
  <w:num w:numId="18" w16cid:durableId="554588667">
    <w:abstractNumId w:val="9"/>
  </w:num>
  <w:num w:numId="19" w16cid:durableId="358244693">
    <w:abstractNumId w:val="4"/>
  </w:num>
  <w:num w:numId="20" w16cid:durableId="1917859343">
    <w:abstractNumId w:val="12"/>
    <w:lvlOverride w:ilvl="0">
      <w:startOverride w:val="1"/>
    </w:lvlOverride>
    <w:lvlOverride w:ilvl="1"/>
    <w:lvlOverride w:ilvl="2"/>
    <w:lvlOverride w:ilvl="3"/>
    <w:lvlOverride w:ilvl="4"/>
    <w:lvlOverride w:ilvl="5"/>
    <w:lvlOverride w:ilvl="6"/>
    <w:lvlOverride w:ilvl="7"/>
    <w:lvlOverride w:ilvl="8"/>
  </w:num>
  <w:num w:numId="21" w16cid:durableId="332219517">
    <w:abstractNumId w:val="14"/>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96"/>
    <w:rsid w:val="00010453"/>
    <w:rsid w:val="00010FF6"/>
    <w:rsid w:val="00013667"/>
    <w:rsid w:val="00020A1B"/>
    <w:rsid w:val="00025661"/>
    <w:rsid w:val="00026F0A"/>
    <w:rsid w:val="000332A4"/>
    <w:rsid w:val="000348E3"/>
    <w:rsid w:val="00034C3F"/>
    <w:rsid w:val="00034EAB"/>
    <w:rsid w:val="00035EF9"/>
    <w:rsid w:val="00046302"/>
    <w:rsid w:val="00047B46"/>
    <w:rsid w:val="00047C58"/>
    <w:rsid w:val="000546D5"/>
    <w:rsid w:val="0005484E"/>
    <w:rsid w:val="000601F4"/>
    <w:rsid w:val="0006478B"/>
    <w:rsid w:val="00064983"/>
    <w:rsid w:val="00064F9C"/>
    <w:rsid w:val="00065203"/>
    <w:rsid w:val="00070F73"/>
    <w:rsid w:val="00072F5C"/>
    <w:rsid w:val="000807DE"/>
    <w:rsid w:val="00082096"/>
    <w:rsid w:val="000849F0"/>
    <w:rsid w:val="00092950"/>
    <w:rsid w:val="00094B34"/>
    <w:rsid w:val="00096D14"/>
    <w:rsid w:val="0009742B"/>
    <w:rsid w:val="000A05A2"/>
    <w:rsid w:val="000A0AFB"/>
    <w:rsid w:val="000B52D6"/>
    <w:rsid w:val="000B7422"/>
    <w:rsid w:val="000C360A"/>
    <w:rsid w:val="000C6B64"/>
    <w:rsid w:val="000D2396"/>
    <w:rsid w:val="000D25B8"/>
    <w:rsid w:val="000D2BEB"/>
    <w:rsid w:val="000D3D9E"/>
    <w:rsid w:val="000D4598"/>
    <w:rsid w:val="000D610A"/>
    <w:rsid w:val="000E1685"/>
    <w:rsid w:val="000E2E69"/>
    <w:rsid w:val="000E45E2"/>
    <w:rsid w:val="000E6115"/>
    <w:rsid w:val="000F1D06"/>
    <w:rsid w:val="000F75BC"/>
    <w:rsid w:val="00107692"/>
    <w:rsid w:val="00113182"/>
    <w:rsid w:val="0012169B"/>
    <w:rsid w:val="00122A6B"/>
    <w:rsid w:val="00122DFF"/>
    <w:rsid w:val="001233C7"/>
    <w:rsid w:val="00123831"/>
    <w:rsid w:val="0013071A"/>
    <w:rsid w:val="00130C73"/>
    <w:rsid w:val="00132963"/>
    <w:rsid w:val="00132ED8"/>
    <w:rsid w:val="0013538D"/>
    <w:rsid w:val="00136975"/>
    <w:rsid w:val="001379AE"/>
    <w:rsid w:val="001416A8"/>
    <w:rsid w:val="001418FF"/>
    <w:rsid w:val="0014483B"/>
    <w:rsid w:val="00144AB7"/>
    <w:rsid w:val="001455A6"/>
    <w:rsid w:val="00147EA4"/>
    <w:rsid w:val="00147F7C"/>
    <w:rsid w:val="00151B03"/>
    <w:rsid w:val="00157DF4"/>
    <w:rsid w:val="0016093A"/>
    <w:rsid w:val="00166F9C"/>
    <w:rsid w:val="00174424"/>
    <w:rsid w:val="00177CE0"/>
    <w:rsid w:val="00180B11"/>
    <w:rsid w:val="00184C05"/>
    <w:rsid w:val="00186072"/>
    <w:rsid w:val="00187D79"/>
    <w:rsid w:val="0019006C"/>
    <w:rsid w:val="00190379"/>
    <w:rsid w:val="001914EC"/>
    <w:rsid w:val="00192296"/>
    <w:rsid w:val="001938BC"/>
    <w:rsid w:val="00193BA9"/>
    <w:rsid w:val="00193F95"/>
    <w:rsid w:val="001A5DB6"/>
    <w:rsid w:val="001A6F3A"/>
    <w:rsid w:val="001B3105"/>
    <w:rsid w:val="001B6293"/>
    <w:rsid w:val="001B692C"/>
    <w:rsid w:val="001C4250"/>
    <w:rsid w:val="001C65E6"/>
    <w:rsid w:val="001C6EE0"/>
    <w:rsid w:val="001C7604"/>
    <w:rsid w:val="001C791D"/>
    <w:rsid w:val="001D1F6F"/>
    <w:rsid w:val="001D396A"/>
    <w:rsid w:val="001D6488"/>
    <w:rsid w:val="001E2988"/>
    <w:rsid w:val="001E3511"/>
    <w:rsid w:val="001E58D1"/>
    <w:rsid w:val="001E5919"/>
    <w:rsid w:val="001E78D5"/>
    <w:rsid w:val="001F0055"/>
    <w:rsid w:val="001F0A85"/>
    <w:rsid w:val="001F3460"/>
    <w:rsid w:val="001F353A"/>
    <w:rsid w:val="001F3BFF"/>
    <w:rsid w:val="001F3C43"/>
    <w:rsid w:val="001F6FB8"/>
    <w:rsid w:val="00204D31"/>
    <w:rsid w:val="00211E93"/>
    <w:rsid w:val="00212109"/>
    <w:rsid w:val="002145A5"/>
    <w:rsid w:val="00216B4F"/>
    <w:rsid w:val="00216FB1"/>
    <w:rsid w:val="002176C2"/>
    <w:rsid w:val="0022056E"/>
    <w:rsid w:val="0022213C"/>
    <w:rsid w:val="00222953"/>
    <w:rsid w:val="00226C79"/>
    <w:rsid w:val="002302E4"/>
    <w:rsid w:val="0023197E"/>
    <w:rsid w:val="0023694B"/>
    <w:rsid w:val="002431D7"/>
    <w:rsid w:val="002456C7"/>
    <w:rsid w:val="002473C4"/>
    <w:rsid w:val="0025415A"/>
    <w:rsid w:val="002544C3"/>
    <w:rsid w:val="00256327"/>
    <w:rsid w:val="00256B55"/>
    <w:rsid w:val="0025788B"/>
    <w:rsid w:val="002578E7"/>
    <w:rsid w:val="002600BD"/>
    <w:rsid w:val="00260EB7"/>
    <w:rsid w:val="00262468"/>
    <w:rsid w:val="002625AF"/>
    <w:rsid w:val="00262FDD"/>
    <w:rsid w:val="00264A7E"/>
    <w:rsid w:val="002669DB"/>
    <w:rsid w:val="00267060"/>
    <w:rsid w:val="00267109"/>
    <w:rsid w:val="002709C7"/>
    <w:rsid w:val="002710F2"/>
    <w:rsid w:val="00271DC7"/>
    <w:rsid w:val="002738FD"/>
    <w:rsid w:val="00274FB3"/>
    <w:rsid w:val="00275574"/>
    <w:rsid w:val="00276DD9"/>
    <w:rsid w:val="00277C19"/>
    <w:rsid w:val="00283894"/>
    <w:rsid w:val="00290EC0"/>
    <w:rsid w:val="00295D15"/>
    <w:rsid w:val="00297A87"/>
    <w:rsid w:val="002A058D"/>
    <w:rsid w:val="002A2A9D"/>
    <w:rsid w:val="002A45FE"/>
    <w:rsid w:val="002A4FD5"/>
    <w:rsid w:val="002A63C0"/>
    <w:rsid w:val="002A7B9B"/>
    <w:rsid w:val="002B102D"/>
    <w:rsid w:val="002B1F33"/>
    <w:rsid w:val="002B4375"/>
    <w:rsid w:val="002B51E3"/>
    <w:rsid w:val="002B5F75"/>
    <w:rsid w:val="002C3E82"/>
    <w:rsid w:val="002C594D"/>
    <w:rsid w:val="002C7351"/>
    <w:rsid w:val="002D3290"/>
    <w:rsid w:val="002D344E"/>
    <w:rsid w:val="002D4628"/>
    <w:rsid w:val="002D7D57"/>
    <w:rsid w:val="002E3AD7"/>
    <w:rsid w:val="002E6A39"/>
    <w:rsid w:val="002F12C6"/>
    <w:rsid w:val="002F18C2"/>
    <w:rsid w:val="002F1EAA"/>
    <w:rsid w:val="002F3401"/>
    <w:rsid w:val="002F44E2"/>
    <w:rsid w:val="002F6B0E"/>
    <w:rsid w:val="002F6D61"/>
    <w:rsid w:val="003004FB"/>
    <w:rsid w:val="00300BF7"/>
    <w:rsid w:val="003027B1"/>
    <w:rsid w:val="00304DD4"/>
    <w:rsid w:val="00305943"/>
    <w:rsid w:val="0031022E"/>
    <w:rsid w:val="00312B01"/>
    <w:rsid w:val="003166CA"/>
    <w:rsid w:val="003222A9"/>
    <w:rsid w:val="0032295A"/>
    <w:rsid w:val="00323F2C"/>
    <w:rsid w:val="00327949"/>
    <w:rsid w:val="003279CA"/>
    <w:rsid w:val="0033003F"/>
    <w:rsid w:val="003317CB"/>
    <w:rsid w:val="00332C3F"/>
    <w:rsid w:val="00334B00"/>
    <w:rsid w:val="00334F71"/>
    <w:rsid w:val="00335B26"/>
    <w:rsid w:val="00335CC7"/>
    <w:rsid w:val="0034540B"/>
    <w:rsid w:val="00347515"/>
    <w:rsid w:val="00353208"/>
    <w:rsid w:val="00353FF6"/>
    <w:rsid w:val="003553ED"/>
    <w:rsid w:val="0035556A"/>
    <w:rsid w:val="00356EF4"/>
    <w:rsid w:val="00357CFC"/>
    <w:rsid w:val="003609C5"/>
    <w:rsid w:val="00362F77"/>
    <w:rsid w:val="0036348A"/>
    <w:rsid w:val="00371321"/>
    <w:rsid w:val="00371CAD"/>
    <w:rsid w:val="003739EF"/>
    <w:rsid w:val="00375228"/>
    <w:rsid w:val="003765F9"/>
    <w:rsid w:val="00383435"/>
    <w:rsid w:val="003838CF"/>
    <w:rsid w:val="00383FC8"/>
    <w:rsid w:val="00390453"/>
    <w:rsid w:val="00390ECF"/>
    <w:rsid w:val="00396039"/>
    <w:rsid w:val="003A32BC"/>
    <w:rsid w:val="003A56CA"/>
    <w:rsid w:val="003B2758"/>
    <w:rsid w:val="003B2928"/>
    <w:rsid w:val="003C059F"/>
    <w:rsid w:val="003C08D4"/>
    <w:rsid w:val="003C0EF4"/>
    <w:rsid w:val="003C2B0D"/>
    <w:rsid w:val="003C4442"/>
    <w:rsid w:val="003C5766"/>
    <w:rsid w:val="003C74C2"/>
    <w:rsid w:val="003D260A"/>
    <w:rsid w:val="003D3970"/>
    <w:rsid w:val="003D7869"/>
    <w:rsid w:val="003D7F1B"/>
    <w:rsid w:val="003E5D1D"/>
    <w:rsid w:val="003E796B"/>
    <w:rsid w:val="003E7C75"/>
    <w:rsid w:val="00400D12"/>
    <w:rsid w:val="004021C5"/>
    <w:rsid w:val="004035F2"/>
    <w:rsid w:val="00403679"/>
    <w:rsid w:val="00410D90"/>
    <w:rsid w:val="00410ECB"/>
    <w:rsid w:val="0041154E"/>
    <w:rsid w:val="00411648"/>
    <w:rsid w:val="00411887"/>
    <w:rsid w:val="004125D7"/>
    <w:rsid w:val="004144C8"/>
    <w:rsid w:val="0042224A"/>
    <w:rsid w:val="00422867"/>
    <w:rsid w:val="00426876"/>
    <w:rsid w:val="00426B52"/>
    <w:rsid w:val="00427F23"/>
    <w:rsid w:val="0043094A"/>
    <w:rsid w:val="0043125D"/>
    <w:rsid w:val="00433BD6"/>
    <w:rsid w:val="004348C4"/>
    <w:rsid w:val="00442EBB"/>
    <w:rsid w:val="0044682A"/>
    <w:rsid w:val="00450E94"/>
    <w:rsid w:val="00455CD1"/>
    <w:rsid w:val="004561B1"/>
    <w:rsid w:val="004577D2"/>
    <w:rsid w:val="004646A7"/>
    <w:rsid w:val="004648AA"/>
    <w:rsid w:val="00465F4D"/>
    <w:rsid w:val="00466460"/>
    <w:rsid w:val="00467528"/>
    <w:rsid w:val="004716A9"/>
    <w:rsid w:val="00472953"/>
    <w:rsid w:val="004737C4"/>
    <w:rsid w:val="00476633"/>
    <w:rsid w:val="004818A4"/>
    <w:rsid w:val="00493396"/>
    <w:rsid w:val="00493F0F"/>
    <w:rsid w:val="0049441B"/>
    <w:rsid w:val="00494DCF"/>
    <w:rsid w:val="004953E7"/>
    <w:rsid w:val="00496FB9"/>
    <w:rsid w:val="004A16DC"/>
    <w:rsid w:val="004A5B7C"/>
    <w:rsid w:val="004B0F33"/>
    <w:rsid w:val="004B42E0"/>
    <w:rsid w:val="004B5988"/>
    <w:rsid w:val="004B7501"/>
    <w:rsid w:val="004B7988"/>
    <w:rsid w:val="004B7D10"/>
    <w:rsid w:val="004C2B81"/>
    <w:rsid w:val="004C395F"/>
    <w:rsid w:val="004C6267"/>
    <w:rsid w:val="004C6317"/>
    <w:rsid w:val="004D1480"/>
    <w:rsid w:val="004D4207"/>
    <w:rsid w:val="004E16E0"/>
    <w:rsid w:val="004E1C67"/>
    <w:rsid w:val="004E3B6C"/>
    <w:rsid w:val="004F13BE"/>
    <w:rsid w:val="00501200"/>
    <w:rsid w:val="00511958"/>
    <w:rsid w:val="00512AE6"/>
    <w:rsid w:val="005136A3"/>
    <w:rsid w:val="00515AAE"/>
    <w:rsid w:val="00515F9F"/>
    <w:rsid w:val="00520259"/>
    <w:rsid w:val="0052448D"/>
    <w:rsid w:val="00526D3D"/>
    <w:rsid w:val="0053169A"/>
    <w:rsid w:val="00531DE4"/>
    <w:rsid w:val="00533FC8"/>
    <w:rsid w:val="00541956"/>
    <w:rsid w:val="005438DF"/>
    <w:rsid w:val="0055112E"/>
    <w:rsid w:val="00554EE8"/>
    <w:rsid w:val="00563D2C"/>
    <w:rsid w:val="0056485C"/>
    <w:rsid w:val="00574862"/>
    <w:rsid w:val="00582B9B"/>
    <w:rsid w:val="00583B52"/>
    <w:rsid w:val="00585029"/>
    <w:rsid w:val="00585D1F"/>
    <w:rsid w:val="0058605A"/>
    <w:rsid w:val="00586435"/>
    <w:rsid w:val="00587770"/>
    <w:rsid w:val="00592019"/>
    <w:rsid w:val="00596705"/>
    <w:rsid w:val="00596745"/>
    <w:rsid w:val="00596A16"/>
    <w:rsid w:val="005A35FF"/>
    <w:rsid w:val="005A5077"/>
    <w:rsid w:val="005A673E"/>
    <w:rsid w:val="005B114B"/>
    <w:rsid w:val="005B1B6C"/>
    <w:rsid w:val="005B3CC1"/>
    <w:rsid w:val="005B4893"/>
    <w:rsid w:val="005C0D1D"/>
    <w:rsid w:val="005C1235"/>
    <w:rsid w:val="005C2F04"/>
    <w:rsid w:val="005C69A2"/>
    <w:rsid w:val="005D0176"/>
    <w:rsid w:val="005D11BC"/>
    <w:rsid w:val="005D2389"/>
    <w:rsid w:val="005D4716"/>
    <w:rsid w:val="005D5700"/>
    <w:rsid w:val="005D78F8"/>
    <w:rsid w:val="005E1CB6"/>
    <w:rsid w:val="005E20A6"/>
    <w:rsid w:val="005E71B4"/>
    <w:rsid w:val="005F39F7"/>
    <w:rsid w:val="005F5F84"/>
    <w:rsid w:val="006017B3"/>
    <w:rsid w:val="00602222"/>
    <w:rsid w:val="00602E18"/>
    <w:rsid w:val="00604247"/>
    <w:rsid w:val="00604BC8"/>
    <w:rsid w:val="00606394"/>
    <w:rsid w:val="006074F7"/>
    <w:rsid w:val="00614C62"/>
    <w:rsid w:val="006155F7"/>
    <w:rsid w:val="00625EF9"/>
    <w:rsid w:val="00627215"/>
    <w:rsid w:val="0063645C"/>
    <w:rsid w:val="00641F8E"/>
    <w:rsid w:val="00643B79"/>
    <w:rsid w:val="006441C9"/>
    <w:rsid w:val="0064691B"/>
    <w:rsid w:val="00652FE9"/>
    <w:rsid w:val="0065796D"/>
    <w:rsid w:val="00660D0A"/>
    <w:rsid w:val="00662936"/>
    <w:rsid w:val="00663CC9"/>
    <w:rsid w:val="00663D1C"/>
    <w:rsid w:val="00670AD0"/>
    <w:rsid w:val="00673062"/>
    <w:rsid w:val="006813CE"/>
    <w:rsid w:val="00694445"/>
    <w:rsid w:val="006971F7"/>
    <w:rsid w:val="00697250"/>
    <w:rsid w:val="006A451F"/>
    <w:rsid w:val="006A662E"/>
    <w:rsid w:val="006A7E82"/>
    <w:rsid w:val="006B03FB"/>
    <w:rsid w:val="006B3D34"/>
    <w:rsid w:val="006C167A"/>
    <w:rsid w:val="006C1A68"/>
    <w:rsid w:val="006C2FF6"/>
    <w:rsid w:val="006C36EE"/>
    <w:rsid w:val="006C43BE"/>
    <w:rsid w:val="006C51E6"/>
    <w:rsid w:val="006D0D5A"/>
    <w:rsid w:val="006D27B8"/>
    <w:rsid w:val="006D2E42"/>
    <w:rsid w:val="006D43C4"/>
    <w:rsid w:val="006D487A"/>
    <w:rsid w:val="006D65C2"/>
    <w:rsid w:val="006D7821"/>
    <w:rsid w:val="006E0618"/>
    <w:rsid w:val="006E1BF0"/>
    <w:rsid w:val="006E1E98"/>
    <w:rsid w:val="006E258E"/>
    <w:rsid w:val="006E4B25"/>
    <w:rsid w:val="006E72A8"/>
    <w:rsid w:val="006F1E2A"/>
    <w:rsid w:val="006F400D"/>
    <w:rsid w:val="006F4A34"/>
    <w:rsid w:val="00704E79"/>
    <w:rsid w:val="00707B29"/>
    <w:rsid w:val="00711708"/>
    <w:rsid w:val="00712D31"/>
    <w:rsid w:val="007140B9"/>
    <w:rsid w:val="00720D79"/>
    <w:rsid w:val="00722694"/>
    <w:rsid w:val="007305A1"/>
    <w:rsid w:val="00731004"/>
    <w:rsid w:val="0073231E"/>
    <w:rsid w:val="007325A8"/>
    <w:rsid w:val="00733B18"/>
    <w:rsid w:val="00736541"/>
    <w:rsid w:val="007376A9"/>
    <w:rsid w:val="00740CB9"/>
    <w:rsid w:val="00747A98"/>
    <w:rsid w:val="00752025"/>
    <w:rsid w:val="00753471"/>
    <w:rsid w:val="007568C3"/>
    <w:rsid w:val="00764432"/>
    <w:rsid w:val="007647F1"/>
    <w:rsid w:val="00770BE1"/>
    <w:rsid w:val="00771523"/>
    <w:rsid w:val="007727F8"/>
    <w:rsid w:val="007771B8"/>
    <w:rsid w:val="00777ED6"/>
    <w:rsid w:val="00785E61"/>
    <w:rsid w:val="0078696D"/>
    <w:rsid w:val="00787826"/>
    <w:rsid w:val="00792100"/>
    <w:rsid w:val="007951A4"/>
    <w:rsid w:val="00795769"/>
    <w:rsid w:val="00795808"/>
    <w:rsid w:val="007A1C4D"/>
    <w:rsid w:val="007A1DD9"/>
    <w:rsid w:val="007A27A1"/>
    <w:rsid w:val="007A56DD"/>
    <w:rsid w:val="007A6930"/>
    <w:rsid w:val="007A73AF"/>
    <w:rsid w:val="007B088E"/>
    <w:rsid w:val="007B0D5E"/>
    <w:rsid w:val="007B499C"/>
    <w:rsid w:val="007B6A87"/>
    <w:rsid w:val="007C165D"/>
    <w:rsid w:val="007C2E10"/>
    <w:rsid w:val="007C41E1"/>
    <w:rsid w:val="007C4814"/>
    <w:rsid w:val="007C713C"/>
    <w:rsid w:val="007D76B1"/>
    <w:rsid w:val="007D7B77"/>
    <w:rsid w:val="007E190B"/>
    <w:rsid w:val="007E24AD"/>
    <w:rsid w:val="007E4F4D"/>
    <w:rsid w:val="007F04D6"/>
    <w:rsid w:val="007F2497"/>
    <w:rsid w:val="007F431D"/>
    <w:rsid w:val="007F504E"/>
    <w:rsid w:val="007F7E71"/>
    <w:rsid w:val="00803EB8"/>
    <w:rsid w:val="0080480B"/>
    <w:rsid w:val="008049A6"/>
    <w:rsid w:val="008053DE"/>
    <w:rsid w:val="0080757B"/>
    <w:rsid w:val="00811F8E"/>
    <w:rsid w:val="00816EBB"/>
    <w:rsid w:val="0082708E"/>
    <w:rsid w:val="00834840"/>
    <w:rsid w:val="00835CA5"/>
    <w:rsid w:val="00841F88"/>
    <w:rsid w:val="00845B3C"/>
    <w:rsid w:val="00845DDA"/>
    <w:rsid w:val="00850E4B"/>
    <w:rsid w:val="00854564"/>
    <w:rsid w:val="0085480C"/>
    <w:rsid w:val="008618D8"/>
    <w:rsid w:val="008619BD"/>
    <w:rsid w:val="00865941"/>
    <w:rsid w:val="00867961"/>
    <w:rsid w:val="00867AFA"/>
    <w:rsid w:val="00871BF4"/>
    <w:rsid w:val="00871C24"/>
    <w:rsid w:val="008747B8"/>
    <w:rsid w:val="00874A91"/>
    <w:rsid w:val="00876910"/>
    <w:rsid w:val="00876C88"/>
    <w:rsid w:val="00876F4B"/>
    <w:rsid w:val="00880CB5"/>
    <w:rsid w:val="00890BBF"/>
    <w:rsid w:val="008924B8"/>
    <w:rsid w:val="008A088F"/>
    <w:rsid w:val="008A6EEA"/>
    <w:rsid w:val="008B05BB"/>
    <w:rsid w:val="008B1241"/>
    <w:rsid w:val="008B177D"/>
    <w:rsid w:val="008B211A"/>
    <w:rsid w:val="008B483B"/>
    <w:rsid w:val="008C00E7"/>
    <w:rsid w:val="008C11DD"/>
    <w:rsid w:val="008C1AE1"/>
    <w:rsid w:val="008D16A5"/>
    <w:rsid w:val="008D35FE"/>
    <w:rsid w:val="008D37C6"/>
    <w:rsid w:val="008D5219"/>
    <w:rsid w:val="008E1688"/>
    <w:rsid w:val="008E2A8D"/>
    <w:rsid w:val="008E388E"/>
    <w:rsid w:val="008E5B69"/>
    <w:rsid w:val="008E73F2"/>
    <w:rsid w:val="008F0FC8"/>
    <w:rsid w:val="008F119E"/>
    <w:rsid w:val="008F15F7"/>
    <w:rsid w:val="008F404A"/>
    <w:rsid w:val="0090287C"/>
    <w:rsid w:val="0090289B"/>
    <w:rsid w:val="009053FD"/>
    <w:rsid w:val="009063BC"/>
    <w:rsid w:val="0091146E"/>
    <w:rsid w:val="009115CF"/>
    <w:rsid w:val="00911B47"/>
    <w:rsid w:val="009123BB"/>
    <w:rsid w:val="00913123"/>
    <w:rsid w:val="00913A72"/>
    <w:rsid w:val="0091592F"/>
    <w:rsid w:val="0091782E"/>
    <w:rsid w:val="0092321B"/>
    <w:rsid w:val="009234C3"/>
    <w:rsid w:val="009242A1"/>
    <w:rsid w:val="009268B1"/>
    <w:rsid w:val="009269B2"/>
    <w:rsid w:val="00930EB5"/>
    <w:rsid w:val="00935470"/>
    <w:rsid w:val="00935859"/>
    <w:rsid w:val="00936A9C"/>
    <w:rsid w:val="009403AC"/>
    <w:rsid w:val="0094100D"/>
    <w:rsid w:val="0094138E"/>
    <w:rsid w:val="0095386E"/>
    <w:rsid w:val="009563F0"/>
    <w:rsid w:val="0096040D"/>
    <w:rsid w:val="00975A1A"/>
    <w:rsid w:val="00976020"/>
    <w:rsid w:val="009813F1"/>
    <w:rsid w:val="00981BEC"/>
    <w:rsid w:val="00990937"/>
    <w:rsid w:val="00990D0A"/>
    <w:rsid w:val="00990D7C"/>
    <w:rsid w:val="00991614"/>
    <w:rsid w:val="009916D8"/>
    <w:rsid w:val="00992424"/>
    <w:rsid w:val="00994805"/>
    <w:rsid w:val="00994F23"/>
    <w:rsid w:val="009A203E"/>
    <w:rsid w:val="009A48FF"/>
    <w:rsid w:val="009A63CA"/>
    <w:rsid w:val="009B534F"/>
    <w:rsid w:val="009B681B"/>
    <w:rsid w:val="009B7609"/>
    <w:rsid w:val="009B7D4A"/>
    <w:rsid w:val="009C0C4A"/>
    <w:rsid w:val="009C10FB"/>
    <w:rsid w:val="009C19C3"/>
    <w:rsid w:val="009C1BD6"/>
    <w:rsid w:val="009C1D6E"/>
    <w:rsid w:val="009C4B10"/>
    <w:rsid w:val="009D30A9"/>
    <w:rsid w:val="009D4437"/>
    <w:rsid w:val="009D6242"/>
    <w:rsid w:val="009D7A13"/>
    <w:rsid w:val="009E0D73"/>
    <w:rsid w:val="009F72E3"/>
    <w:rsid w:val="00A0137D"/>
    <w:rsid w:val="00A03FBA"/>
    <w:rsid w:val="00A04883"/>
    <w:rsid w:val="00A056A4"/>
    <w:rsid w:val="00A05A69"/>
    <w:rsid w:val="00A11FD9"/>
    <w:rsid w:val="00A122CA"/>
    <w:rsid w:val="00A123F0"/>
    <w:rsid w:val="00A1435D"/>
    <w:rsid w:val="00A15705"/>
    <w:rsid w:val="00A1738B"/>
    <w:rsid w:val="00A34609"/>
    <w:rsid w:val="00A36348"/>
    <w:rsid w:val="00A417EC"/>
    <w:rsid w:val="00A424B6"/>
    <w:rsid w:val="00A445DE"/>
    <w:rsid w:val="00A45B6A"/>
    <w:rsid w:val="00A55D6E"/>
    <w:rsid w:val="00A566AA"/>
    <w:rsid w:val="00A64DB6"/>
    <w:rsid w:val="00A716A7"/>
    <w:rsid w:val="00A74A43"/>
    <w:rsid w:val="00A75F1F"/>
    <w:rsid w:val="00A803E2"/>
    <w:rsid w:val="00A809F0"/>
    <w:rsid w:val="00A80FE6"/>
    <w:rsid w:val="00A82A43"/>
    <w:rsid w:val="00A84081"/>
    <w:rsid w:val="00A92D60"/>
    <w:rsid w:val="00A934C0"/>
    <w:rsid w:val="00A93E82"/>
    <w:rsid w:val="00A946AC"/>
    <w:rsid w:val="00A956FB"/>
    <w:rsid w:val="00AA01B2"/>
    <w:rsid w:val="00AA0B70"/>
    <w:rsid w:val="00AA2A5A"/>
    <w:rsid w:val="00AB434E"/>
    <w:rsid w:val="00AC03FE"/>
    <w:rsid w:val="00AC0F95"/>
    <w:rsid w:val="00AC1974"/>
    <w:rsid w:val="00AC4B2D"/>
    <w:rsid w:val="00AD0DE8"/>
    <w:rsid w:val="00AD7981"/>
    <w:rsid w:val="00AE281C"/>
    <w:rsid w:val="00AE6068"/>
    <w:rsid w:val="00AE724A"/>
    <w:rsid w:val="00AE7680"/>
    <w:rsid w:val="00AE79F4"/>
    <w:rsid w:val="00AE7D2E"/>
    <w:rsid w:val="00AF02DF"/>
    <w:rsid w:val="00AF2949"/>
    <w:rsid w:val="00AF36CF"/>
    <w:rsid w:val="00AF3886"/>
    <w:rsid w:val="00AF55F9"/>
    <w:rsid w:val="00AF5BDE"/>
    <w:rsid w:val="00AF74FE"/>
    <w:rsid w:val="00B02169"/>
    <w:rsid w:val="00B022F9"/>
    <w:rsid w:val="00B04692"/>
    <w:rsid w:val="00B062D7"/>
    <w:rsid w:val="00B1560F"/>
    <w:rsid w:val="00B16B2C"/>
    <w:rsid w:val="00B16BB3"/>
    <w:rsid w:val="00B20A20"/>
    <w:rsid w:val="00B237E1"/>
    <w:rsid w:val="00B2486A"/>
    <w:rsid w:val="00B251DF"/>
    <w:rsid w:val="00B37017"/>
    <w:rsid w:val="00B40255"/>
    <w:rsid w:val="00B41E50"/>
    <w:rsid w:val="00B42098"/>
    <w:rsid w:val="00B50178"/>
    <w:rsid w:val="00B50E4A"/>
    <w:rsid w:val="00B5420A"/>
    <w:rsid w:val="00B549F6"/>
    <w:rsid w:val="00B5653D"/>
    <w:rsid w:val="00B61354"/>
    <w:rsid w:val="00B6144B"/>
    <w:rsid w:val="00B614D3"/>
    <w:rsid w:val="00B65F0F"/>
    <w:rsid w:val="00B7047B"/>
    <w:rsid w:val="00B71192"/>
    <w:rsid w:val="00B7334B"/>
    <w:rsid w:val="00B73379"/>
    <w:rsid w:val="00B73475"/>
    <w:rsid w:val="00B74627"/>
    <w:rsid w:val="00B7468E"/>
    <w:rsid w:val="00B76E3D"/>
    <w:rsid w:val="00B77D9F"/>
    <w:rsid w:val="00B802F5"/>
    <w:rsid w:val="00B843FA"/>
    <w:rsid w:val="00B914D1"/>
    <w:rsid w:val="00B917B2"/>
    <w:rsid w:val="00B93A6C"/>
    <w:rsid w:val="00B971C9"/>
    <w:rsid w:val="00B97F68"/>
    <w:rsid w:val="00BA0DE5"/>
    <w:rsid w:val="00BA592A"/>
    <w:rsid w:val="00BA5E27"/>
    <w:rsid w:val="00BB3403"/>
    <w:rsid w:val="00BB4849"/>
    <w:rsid w:val="00BB6EE2"/>
    <w:rsid w:val="00BC0A50"/>
    <w:rsid w:val="00BC1420"/>
    <w:rsid w:val="00BC512C"/>
    <w:rsid w:val="00BD00C4"/>
    <w:rsid w:val="00BD168A"/>
    <w:rsid w:val="00BD57B1"/>
    <w:rsid w:val="00BD5A3B"/>
    <w:rsid w:val="00BD7E2D"/>
    <w:rsid w:val="00BE1972"/>
    <w:rsid w:val="00BE3305"/>
    <w:rsid w:val="00BE756D"/>
    <w:rsid w:val="00BF03F8"/>
    <w:rsid w:val="00BF25D5"/>
    <w:rsid w:val="00BF4443"/>
    <w:rsid w:val="00BF71E8"/>
    <w:rsid w:val="00BF7314"/>
    <w:rsid w:val="00C04DCE"/>
    <w:rsid w:val="00C063FD"/>
    <w:rsid w:val="00C07730"/>
    <w:rsid w:val="00C11154"/>
    <w:rsid w:val="00C126AF"/>
    <w:rsid w:val="00C12EA4"/>
    <w:rsid w:val="00C14A87"/>
    <w:rsid w:val="00C14D76"/>
    <w:rsid w:val="00C16266"/>
    <w:rsid w:val="00C17920"/>
    <w:rsid w:val="00C207A5"/>
    <w:rsid w:val="00C239B7"/>
    <w:rsid w:val="00C258EC"/>
    <w:rsid w:val="00C27BCE"/>
    <w:rsid w:val="00C309E7"/>
    <w:rsid w:val="00C33BFE"/>
    <w:rsid w:val="00C35A11"/>
    <w:rsid w:val="00C370D7"/>
    <w:rsid w:val="00C41113"/>
    <w:rsid w:val="00C4167D"/>
    <w:rsid w:val="00C41BDD"/>
    <w:rsid w:val="00C41DB5"/>
    <w:rsid w:val="00C430DC"/>
    <w:rsid w:val="00C450A9"/>
    <w:rsid w:val="00C46AC8"/>
    <w:rsid w:val="00C47121"/>
    <w:rsid w:val="00C50541"/>
    <w:rsid w:val="00C52DF5"/>
    <w:rsid w:val="00C533F7"/>
    <w:rsid w:val="00C53FDF"/>
    <w:rsid w:val="00C53FE6"/>
    <w:rsid w:val="00C549BD"/>
    <w:rsid w:val="00C55E3A"/>
    <w:rsid w:val="00C56024"/>
    <w:rsid w:val="00C5722F"/>
    <w:rsid w:val="00C60404"/>
    <w:rsid w:val="00C605D1"/>
    <w:rsid w:val="00C6275F"/>
    <w:rsid w:val="00C66DE8"/>
    <w:rsid w:val="00C70F8D"/>
    <w:rsid w:val="00C70FB4"/>
    <w:rsid w:val="00C713D7"/>
    <w:rsid w:val="00C7156E"/>
    <w:rsid w:val="00C71DFF"/>
    <w:rsid w:val="00C72EDD"/>
    <w:rsid w:val="00C7551D"/>
    <w:rsid w:val="00C80016"/>
    <w:rsid w:val="00C80A57"/>
    <w:rsid w:val="00C851AD"/>
    <w:rsid w:val="00C91513"/>
    <w:rsid w:val="00C92FBA"/>
    <w:rsid w:val="00C9491D"/>
    <w:rsid w:val="00C9553B"/>
    <w:rsid w:val="00C97CD0"/>
    <w:rsid w:val="00CA1005"/>
    <w:rsid w:val="00CA27B6"/>
    <w:rsid w:val="00CA463B"/>
    <w:rsid w:val="00CA59DF"/>
    <w:rsid w:val="00CA6854"/>
    <w:rsid w:val="00CA7C26"/>
    <w:rsid w:val="00CB0B04"/>
    <w:rsid w:val="00CB1D8F"/>
    <w:rsid w:val="00CB21D4"/>
    <w:rsid w:val="00CB41C8"/>
    <w:rsid w:val="00CB59A5"/>
    <w:rsid w:val="00CB5BAC"/>
    <w:rsid w:val="00CC3747"/>
    <w:rsid w:val="00CC3F68"/>
    <w:rsid w:val="00CC4CAF"/>
    <w:rsid w:val="00CD098C"/>
    <w:rsid w:val="00CD11B4"/>
    <w:rsid w:val="00CD1D96"/>
    <w:rsid w:val="00CD3504"/>
    <w:rsid w:val="00CD49C6"/>
    <w:rsid w:val="00CD6823"/>
    <w:rsid w:val="00CE1CE6"/>
    <w:rsid w:val="00CE2B87"/>
    <w:rsid w:val="00CE2BDF"/>
    <w:rsid w:val="00CE616E"/>
    <w:rsid w:val="00CF186E"/>
    <w:rsid w:val="00CF2ADD"/>
    <w:rsid w:val="00CF62EE"/>
    <w:rsid w:val="00D04A55"/>
    <w:rsid w:val="00D0790C"/>
    <w:rsid w:val="00D11ADC"/>
    <w:rsid w:val="00D11CB0"/>
    <w:rsid w:val="00D11D0C"/>
    <w:rsid w:val="00D146D9"/>
    <w:rsid w:val="00D21FDB"/>
    <w:rsid w:val="00D23E4B"/>
    <w:rsid w:val="00D27702"/>
    <w:rsid w:val="00D30288"/>
    <w:rsid w:val="00D327BE"/>
    <w:rsid w:val="00D348F0"/>
    <w:rsid w:val="00D35CCC"/>
    <w:rsid w:val="00D372D8"/>
    <w:rsid w:val="00D405C8"/>
    <w:rsid w:val="00D442A6"/>
    <w:rsid w:val="00D44924"/>
    <w:rsid w:val="00D55D91"/>
    <w:rsid w:val="00D56448"/>
    <w:rsid w:val="00D630C0"/>
    <w:rsid w:val="00D65630"/>
    <w:rsid w:val="00D65ACF"/>
    <w:rsid w:val="00D668B5"/>
    <w:rsid w:val="00D72ABF"/>
    <w:rsid w:val="00D73EDD"/>
    <w:rsid w:val="00D74ADA"/>
    <w:rsid w:val="00D74ED9"/>
    <w:rsid w:val="00D7513B"/>
    <w:rsid w:val="00D75806"/>
    <w:rsid w:val="00D7737C"/>
    <w:rsid w:val="00D77FDB"/>
    <w:rsid w:val="00D801B7"/>
    <w:rsid w:val="00D80631"/>
    <w:rsid w:val="00D81D04"/>
    <w:rsid w:val="00D82384"/>
    <w:rsid w:val="00D843F8"/>
    <w:rsid w:val="00D85E3F"/>
    <w:rsid w:val="00D85FCB"/>
    <w:rsid w:val="00D86BD0"/>
    <w:rsid w:val="00D86D5C"/>
    <w:rsid w:val="00D879CA"/>
    <w:rsid w:val="00D91F99"/>
    <w:rsid w:val="00D9665A"/>
    <w:rsid w:val="00DA1AE5"/>
    <w:rsid w:val="00DA2983"/>
    <w:rsid w:val="00DA48EB"/>
    <w:rsid w:val="00DA5B77"/>
    <w:rsid w:val="00DA5C39"/>
    <w:rsid w:val="00DB13D1"/>
    <w:rsid w:val="00DB1F50"/>
    <w:rsid w:val="00DB2C58"/>
    <w:rsid w:val="00DB381C"/>
    <w:rsid w:val="00DB7BEA"/>
    <w:rsid w:val="00DC18FD"/>
    <w:rsid w:val="00DC2428"/>
    <w:rsid w:val="00DC25AA"/>
    <w:rsid w:val="00DC522B"/>
    <w:rsid w:val="00DC71A3"/>
    <w:rsid w:val="00DC726B"/>
    <w:rsid w:val="00DD3997"/>
    <w:rsid w:val="00DD7A9E"/>
    <w:rsid w:val="00DE23EE"/>
    <w:rsid w:val="00DE5076"/>
    <w:rsid w:val="00DE5497"/>
    <w:rsid w:val="00DE68B9"/>
    <w:rsid w:val="00DE7A20"/>
    <w:rsid w:val="00DF173A"/>
    <w:rsid w:val="00DF3222"/>
    <w:rsid w:val="00DF32C1"/>
    <w:rsid w:val="00DF3388"/>
    <w:rsid w:val="00DF3B5F"/>
    <w:rsid w:val="00DF413D"/>
    <w:rsid w:val="00DF49E0"/>
    <w:rsid w:val="00DF4BB0"/>
    <w:rsid w:val="00DF531F"/>
    <w:rsid w:val="00DF66A9"/>
    <w:rsid w:val="00DF67E5"/>
    <w:rsid w:val="00E0468F"/>
    <w:rsid w:val="00E04921"/>
    <w:rsid w:val="00E07C31"/>
    <w:rsid w:val="00E201AC"/>
    <w:rsid w:val="00E20AD9"/>
    <w:rsid w:val="00E2126D"/>
    <w:rsid w:val="00E22524"/>
    <w:rsid w:val="00E24358"/>
    <w:rsid w:val="00E2707C"/>
    <w:rsid w:val="00E37B5C"/>
    <w:rsid w:val="00E43F52"/>
    <w:rsid w:val="00E44319"/>
    <w:rsid w:val="00E44F15"/>
    <w:rsid w:val="00E5015A"/>
    <w:rsid w:val="00E50E28"/>
    <w:rsid w:val="00E53F43"/>
    <w:rsid w:val="00E54E23"/>
    <w:rsid w:val="00E611DC"/>
    <w:rsid w:val="00E65146"/>
    <w:rsid w:val="00E65215"/>
    <w:rsid w:val="00E65CD8"/>
    <w:rsid w:val="00E71469"/>
    <w:rsid w:val="00E71FAB"/>
    <w:rsid w:val="00E77A0E"/>
    <w:rsid w:val="00E807FF"/>
    <w:rsid w:val="00E809DE"/>
    <w:rsid w:val="00E81D52"/>
    <w:rsid w:val="00E879AA"/>
    <w:rsid w:val="00E9142C"/>
    <w:rsid w:val="00E91725"/>
    <w:rsid w:val="00EA0965"/>
    <w:rsid w:val="00EA2944"/>
    <w:rsid w:val="00EA2CE7"/>
    <w:rsid w:val="00EA7BE1"/>
    <w:rsid w:val="00EB0542"/>
    <w:rsid w:val="00EB333A"/>
    <w:rsid w:val="00EB7683"/>
    <w:rsid w:val="00EC0140"/>
    <w:rsid w:val="00EC1611"/>
    <w:rsid w:val="00EC1CBE"/>
    <w:rsid w:val="00ED1C7D"/>
    <w:rsid w:val="00ED6E64"/>
    <w:rsid w:val="00EE0059"/>
    <w:rsid w:val="00EE3342"/>
    <w:rsid w:val="00EF3185"/>
    <w:rsid w:val="00EF43E7"/>
    <w:rsid w:val="00EF51D7"/>
    <w:rsid w:val="00EF5921"/>
    <w:rsid w:val="00EF7B18"/>
    <w:rsid w:val="00F017C1"/>
    <w:rsid w:val="00F0196F"/>
    <w:rsid w:val="00F1004F"/>
    <w:rsid w:val="00F109DF"/>
    <w:rsid w:val="00F14AC1"/>
    <w:rsid w:val="00F166B1"/>
    <w:rsid w:val="00F2136B"/>
    <w:rsid w:val="00F271AB"/>
    <w:rsid w:val="00F41465"/>
    <w:rsid w:val="00F43BE7"/>
    <w:rsid w:val="00F43DC7"/>
    <w:rsid w:val="00F4590C"/>
    <w:rsid w:val="00F45931"/>
    <w:rsid w:val="00F45F7B"/>
    <w:rsid w:val="00F47066"/>
    <w:rsid w:val="00F47EA1"/>
    <w:rsid w:val="00F5274C"/>
    <w:rsid w:val="00F5526F"/>
    <w:rsid w:val="00F55E19"/>
    <w:rsid w:val="00F6420C"/>
    <w:rsid w:val="00F642F7"/>
    <w:rsid w:val="00F64888"/>
    <w:rsid w:val="00F65B9C"/>
    <w:rsid w:val="00F67605"/>
    <w:rsid w:val="00F7001C"/>
    <w:rsid w:val="00F70BFD"/>
    <w:rsid w:val="00F7760E"/>
    <w:rsid w:val="00F8123B"/>
    <w:rsid w:val="00F83A1B"/>
    <w:rsid w:val="00F91DB1"/>
    <w:rsid w:val="00F9238F"/>
    <w:rsid w:val="00F96517"/>
    <w:rsid w:val="00FA4660"/>
    <w:rsid w:val="00FA4F5F"/>
    <w:rsid w:val="00FA51D6"/>
    <w:rsid w:val="00FA67D5"/>
    <w:rsid w:val="00FA7AAA"/>
    <w:rsid w:val="00FB0CB9"/>
    <w:rsid w:val="00FB228D"/>
    <w:rsid w:val="00FB266D"/>
    <w:rsid w:val="00FB57F9"/>
    <w:rsid w:val="00FC0855"/>
    <w:rsid w:val="00FC1BBC"/>
    <w:rsid w:val="00FC7BC6"/>
    <w:rsid w:val="00FD3F4C"/>
    <w:rsid w:val="00FD5324"/>
    <w:rsid w:val="00FD5FAF"/>
    <w:rsid w:val="00FD6F10"/>
    <w:rsid w:val="00FF1154"/>
    <w:rsid w:val="00FF2686"/>
    <w:rsid w:val="00FF28D5"/>
    <w:rsid w:val="00FF373B"/>
    <w:rsid w:val="00FF3BD3"/>
    <w:rsid w:val="00FF42EC"/>
    <w:rsid w:val="00FF4ECD"/>
    <w:rsid w:val="305A6B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F439A"/>
  <w15:docId w15:val="{A76F5ABA-7A63-4DE7-A2B9-2420EC107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qFormat/>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b/>
      <w:sz w:val="36"/>
    </w:rPr>
  </w:style>
  <w:style w:type="character" w:customStyle="1" w:styleId="Heading2Char">
    <w:name w:val="Heading 2 Char"/>
    <w:aliases w:val="h2 Char,h21 Char,h22 Char"/>
    <w:basedOn w:val="DefaultParagraphFont"/>
    <w:link w:val="Heading2"/>
    <w:rsid w:val="00CD1D96"/>
    <w:rPr>
      <w:rFonts w:ascii="Arial" w:eastAsia="Times New Roman" w:hAnsi="Arial"/>
      <w:b/>
      <w:i/>
      <w:sz w:val="22"/>
    </w:rPr>
  </w:style>
  <w:style w:type="character" w:customStyle="1" w:styleId="Heading3Char">
    <w:name w:val="Heading 3 Char"/>
    <w:aliases w:val="h3 Char,h31 Char,h32 Char"/>
    <w:basedOn w:val="DefaultParagraphFont"/>
    <w:link w:val="Heading3"/>
    <w:rsid w:val="00CD1D96"/>
    <w:rPr>
      <w:rFonts w:ascii="Arial Black" w:eastAsia="Times New Roman" w:hAnsi="Arial Black"/>
    </w:rPr>
  </w:style>
  <w:style w:type="character" w:customStyle="1" w:styleId="Heading4Char">
    <w:name w:val="Heading 4 Char"/>
    <w:basedOn w:val="DefaultParagraphFont"/>
    <w:link w:val="Heading4"/>
    <w:rsid w:val="00CD1D96"/>
    <w:rPr>
      <w:rFonts w:ascii="Arial" w:eastAsia="Times New Roman" w:hAnsi="Arial"/>
      <w:b/>
      <w:i/>
    </w:rPr>
  </w:style>
  <w:style w:type="character" w:customStyle="1" w:styleId="Heading5Char">
    <w:name w:val="Heading 5 Char"/>
    <w:basedOn w:val="DefaultParagraphFont"/>
    <w:link w:val="Heading5"/>
    <w:rsid w:val="00CD1D96"/>
    <w:rPr>
      <w:rFonts w:ascii="Arial" w:eastAsia="Times New Roman" w:hAnsi="Arial"/>
      <w:b/>
    </w:rPr>
  </w:style>
  <w:style w:type="character" w:customStyle="1" w:styleId="Heading6Char">
    <w:name w:val="Heading 6 Char"/>
    <w:basedOn w:val="DefaultParagraphFont"/>
    <w:link w:val="Heading6"/>
    <w:rsid w:val="00CD1D96"/>
    <w:rPr>
      <w:rFonts w:ascii="Arial" w:eastAsia="Times New Roman" w:hAnsi="Arial"/>
      <w:i/>
    </w:rPr>
  </w:style>
  <w:style w:type="character" w:customStyle="1" w:styleId="Heading7Char">
    <w:name w:val="Heading 7 Char"/>
    <w:basedOn w:val="DefaultParagraphFont"/>
    <w:link w:val="Heading7"/>
    <w:rsid w:val="00CD1D96"/>
    <w:rPr>
      <w:rFonts w:ascii="Arial" w:eastAsia="Times New Roman" w:hAnsi="Arial"/>
      <w:i/>
    </w:rPr>
  </w:style>
  <w:style w:type="character" w:customStyle="1" w:styleId="Heading8Char">
    <w:name w:val="Heading 8 Char"/>
    <w:basedOn w:val="DefaultParagraphFont"/>
    <w:link w:val="Heading8"/>
    <w:rsid w:val="00CD1D96"/>
    <w:rPr>
      <w:rFonts w:ascii="Arial" w:eastAsia="Times New Roman" w:hAnsi="Arial"/>
      <w:i/>
    </w:rPr>
  </w:style>
  <w:style w:type="character" w:customStyle="1" w:styleId="Heading9Char">
    <w:name w:val="Heading 9 Char"/>
    <w:basedOn w:val="DefaultParagraphFont"/>
    <w:link w:val="Heading9"/>
    <w:rsid w:val="00CD1D96"/>
    <w:rPr>
      <w:rFonts w:ascii="Arial" w:eastAsia="Times New Roman" w:hAnsi="Arial"/>
      <w:b/>
      <w:i/>
      <w:sz w:val="18"/>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3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aliases w:val="EMI Footnote Text"/>
    <w:basedOn w:val="Normal"/>
    <w:link w:val="FootnoteTextChar"/>
    <w:uiPriority w:val="99"/>
    <w:qFormat/>
    <w:rsid w:val="00F7001C"/>
    <w:pPr>
      <w:spacing w:after="0" w:line="240" w:lineRule="auto"/>
    </w:pPr>
    <w:rPr>
      <w:rFonts w:ascii="Times New Roman" w:eastAsia="Times New Roman" w:hAnsi="Times New Roman"/>
      <w:sz w:val="20"/>
      <w:szCs w:val="20"/>
    </w:rPr>
  </w:style>
  <w:style w:type="character" w:customStyle="1" w:styleId="FootnoteTextChar">
    <w:name w:val="Footnote Text Char"/>
    <w:aliases w:val="EMI Footnote Text Char"/>
    <w:basedOn w:val="DefaultParagraphFont"/>
    <w:link w:val="FootnoteText"/>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9B534F"/>
    <w:rPr>
      <w:sz w:val="22"/>
      <w:szCs w:val="22"/>
    </w:rPr>
  </w:style>
  <w:style w:type="paragraph" w:customStyle="1" w:styleId="p2">
    <w:name w:val="p2"/>
    <w:basedOn w:val="Normal"/>
    <w:rsid w:val="006D2E42"/>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6D2E42"/>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6D2E42"/>
    <w:rPr>
      <w:rFonts w:asciiTheme="minorHAnsi" w:eastAsia="Times New Roman" w:hAnsiTheme="minorHAnsi"/>
      <w:i/>
      <w:sz w:val="22"/>
      <w:szCs w:val="22"/>
    </w:rPr>
  </w:style>
  <w:style w:type="paragraph" w:customStyle="1" w:styleId="Style10">
    <w:name w:val="Style10"/>
    <w:basedOn w:val="Normal"/>
    <w:link w:val="Style10Char"/>
    <w:qFormat/>
    <w:rsid w:val="006D2E42"/>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6D2E42"/>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6D2E42"/>
    <w:rPr>
      <w:rFonts w:asciiTheme="minorHAnsi" w:eastAsia="Times New Roman" w:hAnsiTheme="minorHAnsi"/>
      <w:bCs/>
    </w:rPr>
  </w:style>
  <w:style w:type="paragraph" w:customStyle="1" w:styleId="Style12">
    <w:name w:val="Style12"/>
    <w:basedOn w:val="Normal"/>
    <w:link w:val="Style12Char"/>
    <w:qFormat/>
    <w:rsid w:val="006D2E42"/>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6D2E42"/>
    <w:rPr>
      <w:rFonts w:asciiTheme="minorHAnsi" w:eastAsia="Times New Roman" w:hAnsiTheme="minorHAnsi"/>
      <w:bCs/>
    </w:rPr>
  </w:style>
  <w:style w:type="character" w:customStyle="1" w:styleId="Style12Char">
    <w:name w:val="Style12 Char"/>
    <w:basedOn w:val="DefaultParagraphFont"/>
    <w:link w:val="Style12"/>
    <w:rsid w:val="006D2E42"/>
    <w:rPr>
      <w:rFonts w:asciiTheme="minorHAnsi" w:eastAsia="Times New Roman" w:hAnsiTheme="minorHAnsi"/>
      <w:sz w:val="12"/>
      <w:szCs w:val="12"/>
    </w:rPr>
  </w:style>
  <w:style w:type="paragraph" w:customStyle="1" w:styleId="Style14">
    <w:name w:val="Style14"/>
    <w:basedOn w:val="Normal"/>
    <w:link w:val="Style14Char"/>
    <w:qFormat/>
    <w:rsid w:val="006D2E42"/>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6D2E42"/>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6D2E42"/>
    <w:rPr>
      <w:rFonts w:asciiTheme="minorHAnsi" w:eastAsia="Times New Roman" w:hAnsiTheme="minorHAnsi"/>
      <w:bCs/>
    </w:rPr>
  </w:style>
  <w:style w:type="character" w:customStyle="1" w:styleId="Style15Char">
    <w:name w:val="Style15 Char"/>
    <w:basedOn w:val="DefaultParagraphFont"/>
    <w:link w:val="Style15"/>
    <w:rsid w:val="006D2E42"/>
    <w:rPr>
      <w:rFonts w:asciiTheme="minorHAnsi" w:eastAsia="Times New Roman" w:hAnsiTheme="minorHAnsi"/>
      <w:bCs/>
    </w:rPr>
  </w:style>
  <w:style w:type="table" w:customStyle="1" w:styleId="TableGrid1">
    <w:name w:val="Table Grid1"/>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9B681B"/>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rsid w:val="007B6A87"/>
    <w:rPr>
      <w:vertAlign w:val="superscript"/>
    </w:rPr>
  </w:style>
  <w:style w:type="table" w:customStyle="1" w:styleId="TableGrid11">
    <w:name w:val="Table Grid11"/>
    <w:basedOn w:val="TableNormal"/>
    <w:next w:val="TableGrid"/>
    <w:uiPriority w:val="59"/>
    <w:rsid w:val="00B843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B843FA"/>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641F8E"/>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6441C9"/>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A809F0"/>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A1435D"/>
    <w:rPr>
      <w:color w:val="2B579A"/>
      <w:shd w:val="clear" w:color="auto" w:fill="E1DFDD"/>
    </w:rPr>
  </w:style>
  <w:style w:type="table" w:customStyle="1" w:styleId="TableGrid4">
    <w:name w:val="Table Grid4"/>
    <w:basedOn w:val="TableNormal"/>
    <w:next w:val="TableGrid"/>
    <w:uiPriority w:val="39"/>
    <w:rsid w:val="00CB41C8"/>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2709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64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SharedWithUsers xmlns="5067c814-4b34-462c-a21d-c185ff6548d2">
      <UserInfo>
        <DisplayName/>
        <AccountId xsi:nil="true"/>
        <AccountType/>
      </UserInfo>
    </SharedWithUsers>
    <MediaLengthInSeconds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FFCF911-0D15-48DB-9C0A-9ACCC0C95F9A}">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2.xml><?xml version="1.0" encoding="utf-8"?>
<ds:datastoreItem xmlns:ds="http://schemas.openxmlformats.org/officeDocument/2006/customXml" ds:itemID="{90B91455-E3BF-4377-9EEB-8D839BC1AD44}">
  <ds:schemaRefs>
    <ds:schemaRef ds:uri="http://schemas.microsoft.com/sharepoint/v3/contenttype/forms"/>
  </ds:schemaRefs>
</ds:datastoreItem>
</file>

<file path=customXml/itemProps3.xml><?xml version="1.0" encoding="utf-8"?>
<ds:datastoreItem xmlns:ds="http://schemas.openxmlformats.org/officeDocument/2006/customXml" ds:itemID="{E7DB84E5-35CA-4421-A1B6-82A9B16CC5DC}">
  <ds:schemaRefs>
    <ds:schemaRef ds:uri="http://schemas.openxmlformats.org/officeDocument/2006/bibliography"/>
  </ds:schemaRefs>
</ds:datastoreItem>
</file>

<file path=customXml/itemProps4.xml><?xml version="1.0" encoding="utf-8"?>
<ds:datastoreItem xmlns:ds="http://schemas.openxmlformats.org/officeDocument/2006/customXml" ds:itemID="{E97E0D4C-E829-4D5D-9224-B974E15B12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9CAE07C-FBE9-4E81-AAB1-F20D9EA2B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483</TotalTime>
  <Pages>22</Pages>
  <Words>8593</Words>
  <Characters>48983</Characters>
  <Application>Microsoft Office Word</Application>
  <DocSecurity>0</DocSecurity>
  <Lines>408</Lines>
  <Paragraphs>114</Paragraphs>
  <ScaleCrop>false</ScaleCrop>
  <Company>California Energy Commission</Company>
  <LinksUpToDate>false</LinksUpToDate>
  <CharactersWithSpaces>57462</CharactersWithSpaces>
  <SharedDoc>false</SharedDoc>
  <HLinks>
    <vt:vector size="30" baseType="variant">
      <vt:variant>
        <vt:i4>3211277</vt:i4>
      </vt:variant>
      <vt:variant>
        <vt:i4>12</vt:i4>
      </vt:variant>
      <vt:variant>
        <vt:i4>0</vt:i4>
      </vt:variant>
      <vt:variant>
        <vt:i4>5</vt:i4>
      </vt:variant>
      <vt:variant>
        <vt:lpwstr>mailto:Danny.Tam@energy.ca.gov</vt:lpwstr>
      </vt:variant>
      <vt:variant>
        <vt:lpwstr/>
      </vt:variant>
      <vt:variant>
        <vt:i4>3211277</vt:i4>
      </vt:variant>
      <vt:variant>
        <vt:i4>9</vt:i4>
      </vt:variant>
      <vt:variant>
        <vt:i4>0</vt:i4>
      </vt:variant>
      <vt:variant>
        <vt:i4>5</vt:i4>
      </vt:variant>
      <vt:variant>
        <vt:lpwstr>mailto:Danny.Tam@energy.ca.gov</vt:lpwstr>
      </vt:variant>
      <vt:variant>
        <vt:lpwstr/>
      </vt:variant>
      <vt:variant>
        <vt:i4>3211277</vt:i4>
      </vt:variant>
      <vt:variant>
        <vt:i4>6</vt:i4>
      </vt:variant>
      <vt:variant>
        <vt:i4>0</vt:i4>
      </vt:variant>
      <vt:variant>
        <vt:i4>5</vt:i4>
      </vt:variant>
      <vt:variant>
        <vt:lpwstr>mailto:Danny.Tam@energy.ca.gov</vt:lpwstr>
      </vt:variant>
      <vt:variant>
        <vt:lpwstr/>
      </vt:variant>
      <vt:variant>
        <vt:i4>3211277</vt:i4>
      </vt:variant>
      <vt:variant>
        <vt:i4>3</vt:i4>
      </vt:variant>
      <vt:variant>
        <vt:i4>0</vt:i4>
      </vt:variant>
      <vt:variant>
        <vt:i4>5</vt:i4>
      </vt:variant>
      <vt:variant>
        <vt:lpwstr>mailto:Danny.Tam@energy.ca.gov</vt:lpwstr>
      </vt:variant>
      <vt:variant>
        <vt:lpwstr/>
      </vt:variant>
      <vt:variant>
        <vt:i4>3211277</vt:i4>
      </vt:variant>
      <vt:variant>
        <vt:i4>0</vt:i4>
      </vt:variant>
      <vt:variant>
        <vt:i4>0</vt:i4>
      </vt:variant>
      <vt:variant>
        <vt:i4>5</vt:i4>
      </vt:variant>
      <vt:variant>
        <vt:lpwstr>mailto:Danny.Tam@energy.ca.gov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schan</dc:creator>
  <cp:keywords/>
  <cp:lastModifiedBy>Alhabibi, Haider@Energy</cp:lastModifiedBy>
  <cp:revision>361</cp:revision>
  <cp:lastPrinted>2018-10-23T21:25:00Z</cp:lastPrinted>
  <dcterms:created xsi:type="dcterms:W3CDTF">2019-11-25T18:25:00Z</dcterms:created>
  <dcterms:modified xsi:type="dcterms:W3CDTF">2022-11-04T23:22:00Z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621400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