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8A407" w14:textId="11AED1FF" w:rsidR="0070032C" w:rsidRPr="00A04313" w:rsidRDefault="0070032C" w:rsidP="0070032C">
      <w:pPr>
        <w:rPr>
          <w:rFonts w:asciiTheme="minorHAnsi" w:eastAsia="Calibri" w:hAnsiTheme="minorHAnsi" w:cstheme="minorHAnsi"/>
          <w:b/>
          <w:bCs/>
          <w:color w:val="201F1E"/>
          <w:sz w:val="24"/>
          <w:szCs w:val="24"/>
        </w:rPr>
      </w:pPr>
      <w:r w:rsidRPr="00A04313">
        <w:rPr>
          <w:rFonts w:asciiTheme="minorHAnsi" w:hAnsiTheme="minorHAnsi" w:cstheme="minorHAnsi"/>
          <w:b/>
          <w:bCs/>
          <w:sz w:val="24"/>
          <w:szCs w:val="24"/>
        </w:rPr>
        <w:t xml:space="preserve">CERTIFICATE OF </w:t>
      </w:r>
      <w:r w:rsidRPr="00A04313">
        <w:rPr>
          <w:rFonts w:asciiTheme="minorHAnsi" w:eastAsia="Calibri" w:hAnsiTheme="minorHAnsi" w:cstheme="minorHAnsi"/>
          <w:b/>
          <w:bCs/>
          <w:color w:val="201F1E"/>
          <w:sz w:val="24"/>
          <w:szCs w:val="24"/>
        </w:rPr>
        <w:t>VERIFICATION</w:t>
      </w:r>
    </w:p>
    <w:p w14:paraId="6EE99F65" w14:textId="77777777" w:rsidR="0070032C" w:rsidRPr="00A04313" w:rsidRDefault="0070032C" w:rsidP="0070032C">
      <w:pPr>
        <w:rPr>
          <w:rFonts w:asciiTheme="minorHAnsi" w:hAnsiTheme="minorHAnsi" w:cstheme="minorHAnsi"/>
          <w:sz w:val="24"/>
          <w:szCs w:val="24"/>
        </w:rPr>
      </w:pPr>
      <w:r w:rsidRPr="00A04313">
        <w:rPr>
          <w:rFonts w:asciiTheme="minorHAnsi" w:hAnsiTheme="minorHAnsi" w:cstheme="minorHAnsi"/>
          <w:b/>
          <w:sz w:val="24"/>
          <w:szCs w:val="24"/>
        </w:rPr>
        <w:t>Note:</w:t>
      </w:r>
      <w:r w:rsidRPr="00A04313">
        <w:rPr>
          <w:rFonts w:asciiTheme="minorHAnsi" w:hAnsiTheme="minorHAnsi" w:cstheme="minorHAnsi"/>
          <w:bCs/>
          <w:sz w:val="24"/>
          <w:szCs w:val="24"/>
        </w:rPr>
        <w:t xml:space="preserve"> This table completed by HERS Registry.</w:t>
      </w:r>
    </w:p>
    <w:tbl>
      <w:tblPr>
        <w:tblStyle w:val="TableGrid"/>
        <w:tblW w:w="4994" w:type="pct"/>
        <w:tblInd w:w="18" w:type="dxa"/>
        <w:tblLook w:val="0020" w:firstRow="1" w:lastRow="0" w:firstColumn="0" w:lastColumn="0" w:noHBand="0" w:noVBand="0"/>
      </w:tblPr>
      <w:tblGrid>
        <w:gridCol w:w="5388"/>
        <w:gridCol w:w="5389"/>
      </w:tblGrid>
      <w:tr w:rsidR="0070032C" w:rsidRPr="00A04313" w14:paraId="3C61F3AE" w14:textId="77777777" w:rsidTr="006B3305">
        <w:trPr>
          <w:trHeight w:val="288"/>
        </w:trPr>
        <w:tc>
          <w:tcPr>
            <w:tcW w:w="5388" w:type="dxa"/>
          </w:tcPr>
          <w:p w14:paraId="1394D364" w14:textId="77777777" w:rsidR="0070032C" w:rsidRPr="00A04313" w:rsidRDefault="0070032C" w:rsidP="006B3305">
            <w:pPr>
              <w:rPr>
                <w:rFonts w:asciiTheme="minorHAnsi" w:hAnsiTheme="minorHAnsi" w:cstheme="minorHAnsi"/>
                <w:sz w:val="24"/>
                <w:szCs w:val="24"/>
              </w:rPr>
            </w:pPr>
            <w:r w:rsidRPr="00A04313">
              <w:rPr>
                <w:rFonts w:asciiTheme="minorHAnsi" w:hAnsiTheme="minorHAnsi" w:cstheme="minorHAnsi"/>
                <w:sz w:val="24"/>
                <w:szCs w:val="24"/>
              </w:rPr>
              <w:t>Project Name:</w:t>
            </w:r>
          </w:p>
        </w:tc>
        <w:tc>
          <w:tcPr>
            <w:tcW w:w="5389" w:type="dxa"/>
          </w:tcPr>
          <w:p w14:paraId="4F7E53CE" w14:textId="77777777" w:rsidR="0070032C" w:rsidRPr="00A04313" w:rsidRDefault="0070032C" w:rsidP="006B3305">
            <w:pPr>
              <w:rPr>
                <w:rFonts w:asciiTheme="minorHAnsi" w:hAnsiTheme="minorHAnsi" w:cstheme="minorHAnsi"/>
                <w:sz w:val="24"/>
                <w:szCs w:val="24"/>
              </w:rPr>
            </w:pPr>
            <w:r w:rsidRPr="00A04313">
              <w:rPr>
                <w:rFonts w:asciiTheme="minorHAnsi" w:hAnsiTheme="minorHAnsi" w:cstheme="minorHAnsi"/>
                <w:sz w:val="24"/>
                <w:szCs w:val="24"/>
              </w:rPr>
              <w:t>Enforcement Agency:</w:t>
            </w:r>
          </w:p>
        </w:tc>
      </w:tr>
      <w:tr w:rsidR="0070032C" w:rsidRPr="00A04313" w14:paraId="6304681E" w14:textId="77777777" w:rsidTr="006B3305">
        <w:trPr>
          <w:trHeight w:val="288"/>
        </w:trPr>
        <w:tc>
          <w:tcPr>
            <w:tcW w:w="5388" w:type="dxa"/>
          </w:tcPr>
          <w:p w14:paraId="14CE3EFE" w14:textId="77777777" w:rsidR="0070032C" w:rsidRPr="00A04313" w:rsidRDefault="0070032C" w:rsidP="006B3305">
            <w:pPr>
              <w:rPr>
                <w:rFonts w:asciiTheme="minorHAnsi" w:hAnsiTheme="minorHAnsi" w:cstheme="minorHAnsi"/>
                <w:sz w:val="24"/>
                <w:szCs w:val="24"/>
                <w:vertAlign w:val="superscript"/>
              </w:rPr>
            </w:pPr>
            <w:r w:rsidRPr="00A04313">
              <w:rPr>
                <w:rFonts w:asciiTheme="minorHAnsi" w:hAnsiTheme="minorHAnsi" w:cstheme="minorHAnsi"/>
                <w:sz w:val="24"/>
                <w:szCs w:val="24"/>
              </w:rPr>
              <w:t>Project Address:</w:t>
            </w:r>
          </w:p>
        </w:tc>
        <w:tc>
          <w:tcPr>
            <w:tcW w:w="5389" w:type="dxa"/>
          </w:tcPr>
          <w:p w14:paraId="47535583" w14:textId="77777777" w:rsidR="0070032C" w:rsidRPr="00A04313" w:rsidRDefault="0070032C" w:rsidP="006B3305">
            <w:pPr>
              <w:rPr>
                <w:rFonts w:asciiTheme="minorHAnsi" w:hAnsiTheme="minorHAnsi" w:cstheme="minorHAnsi"/>
                <w:sz w:val="24"/>
                <w:szCs w:val="24"/>
                <w:vertAlign w:val="superscript"/>
              </w:rPr>
            </w:pPr>
            <w:r w:rsidRPr="00A04313">
              <w:rPr>
                <w:rFonts w:asciiTheme="minorHAnsi" w:hAnsiTheme="minorHAnsi" w:cstheme="minorHAnsi"/>
                <w:sz w:val="24"/>
                <w:szCs w:val="24"/>
              </w:rPr>
              <w:t>Permit Number:</w:t>
            </w:r>
          </w:p>
        </w:tc>
      </w:tr>
      <w:tr w:rsidR="0070032C" w:rsidRPr="00A04313" w14:paraId="06A3D962" w14:textId="77777777" w:rsidTr="006B3305">
        <w:trPr>
          <w:trHeight w:val="288"/>
        </w:trPr>
        <w:tc>
          <w:tcPr>
            <w:tcW w:w="5388" w:type="dxa"/>
          </w:tcPr>
          <w:p w14:paraId="3B1B2575" w14:textId="77777777" w:rsidR="0070032C" w:rsidRPr="00A04313" w:rsidRDefault="0070032C" w:rsidP="006B3305">
            <w:pPr>
              <w:rPr>
                <w:rFonts w:asciiTheme="minorHAnsi" w:hAnsiTheme="minorHAnsi" w:cstheme="minorHAnsi"/>
                <w:sz w:val="24"/>
                <w:szCs w:val="24"/>
              </w:rPr>
            </w:pPr>
            <w:r w:rsidRPr="00A04313">
              <w:rPr>
                <w:rFonts w:asciiTheme="minorHAnsi" w:hAnsiTheme="minorHAnsi" w:cstheme="minorHAnsi"/>
                <w:sz w:val="24"/>
                <w:szCs w:val="24"/>
              </w:rPr>
              <w:t>City and Zip Code:</w:t>
            </w:r>
          </w:p>
        </w:tc>
        <w:tc>
          <w:tcPr>
            <w:tcW w:w="5389" w:type="dxa"/>
          </w:tcPr>
          <w:p w14:paraId="1B78DC30" w14:textId="77777777" w:rsidR="0070032C" w:rsidRPr="00A04313" w:rsidRDefault="0070032C" w:rsidP="006B3305">
            <w:pPr>
              <w:rPr>
                <w:rFonts w:asciiTheme="minorHAnsi" w:hAnsiTheme="minorHAnsi" w:cstheme="minorBidi"/>
                <w:sz w:val="24"/>
                <w:szCs w:val="24"/>
              </w:rPr>
            </w:pPr>
            <w:r w:rsidRPr="00A04313">
              <w:rPr>
                <w:rFonts w:ascii="Calibri" w:eastAsia="Calibri" w:hAnsi="Calibri" w:cs="Calibri"/>
                <w:color w:val="000000" w:themeColor="text1"/>
                <w:sz w:val="24"/>
                <w:szCs w:val="24"/>
              </w:rPr>
              <w:t>Permit Application Date</w:t>
            </w:r>
            <w:r w:rsidRPr="00A04313">
              <w:rPr>
                <w:rFonts w:asciiTheme="minorHAnsi" w:hAnsiTheme="minorHAnsi" w:cstheme="minorBidi"/>
                <w:sz w:val="24"/>
                <w:szCs w:val="24"/>
              </w:rPr>
              <w:t>:</w:t>
            </w:r>
          </w:p>
        </w:tc>
      </w:tr>
    </w:tbl>
    <w:p w14:paraId="43E6EE2F" w14:textId="56D74411" w:rsidR="000B73D2" w:rsidRPr="00A04313" w:rsidRDefault="000B73D2"/>
    <w:tbl>
      <w:tblPr>
        <w:tblStyle w:val="TableGrid"/>
        <w:tblW w:w="0" w:type="auto"/>
        <w:tblLook w:val="04A0" w:firstRow="1" w:lastRow="0" w:firstColumn="1" w:lastColumn="0" w:noHBand="0" w:noVBand="1"/>
      </w:tblPr>
      <w:tblGrid>
        <w:gridCol w:w="10790"/>
      </w:tblGrid>
      <w:tr w:rsidR="0096325C" w:rsidRPr="00A04313" w14:paraId="2EB1AD10" w14:textId="77777777" w:rsidTr="000B73D2">
        <w:tc>
          <w:tcPr>
            <w:tcW w:w="10790" w:type="dxa"/>
          </w:tcPr>
          <w:p w14:paraId="30224B5B" w14:textId="1019ABF7" w:rsidR="0096325C" w:rsidRPr="00A04313"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A04313">
              <w:rPr>
                <w:rFonts w:asciiTheme="minorHAnsi" w:hAnsiTheme="minorHAnsi" w:cs="font78"/>
                <w:sz w:val="18"/>
                <w:szCs w:val="18"/>
              </w:rPr>
              <w:t>Title 24, Part 6, Section 1</w:t>
            </w:r>
            <w:r w:rsidR="00F4128F" w:rsidRPr="00A04313">
              <w:rPr>
                <w:rFonts w:asciiTheme="minorHAnsi" w:hAnsiTheme="minorHAnsi" w:cs="font78"/>
                <w:sz w:val="18"/>
                <w:szCs w:val="18"/>
              </w:rPr>
              <w:t>60.2(b)2</w:t>
            </w:r>
            <w:r w:rsidRPr="00A04313">
              <w:rPr>
                <w:rFonts w:asciiTheme="minorHAnsi" w:hAnsiTheme="minorHAnsi" w:cs="font78"/>
                <w:sz w:val="18"/>
                <w:szCs w:val="18"/>
              </w:rPr>
              <w:t xml:space="preserve"> </w:t>
            </w:r>
            <w:r w:rsidRPr="00A04313">
              <w:rPr>
                <w:rFonts w:asciiTheme="minorHAnsi" w:hAnsiTheme="minorHAnsi" w:cs="font78"/>
                <w:b/>
                <w:bCs/>
                <w:sz w:val="18"/>
                <w:szCs w:val="18"/>
              </w:rPr>
              <w:t xml:space="preserve">Ventilation </w:t>
            </w:r>
            <w:r w:rsidR="00A054B3" w:rsidRPr="00A04313">
              <w:rPr>
                <w:rFonts w:asciiTheme="minorHAnsi" w:hAnsiTheme="minorHAnsi" w:cs="font78"/>
                <w:b/>
                <w:bCs/>
                <w:sz w:val="18"/>
                <w:szCs w:val="18"/>
              </w:rPr>
              <w:t>an</w:t>
            </w:r>
            <w:r w:rsidR="00722721" w:rsidRPr="00A04313">
              <w:rPr>
                <w:rFonts w:asciiTheme="minorHAnsi" w:hAnsiTheme="minorHAnsi" w:cs="font78"/>
                <w:b/>
                <w:bCs/>
                <w:sz w:val="18"/>
                <w:szCs w:val="18"/>
              </w:rPr>
              <w:t>d</w:t>
            </w:r>
            <w:r w:rsidRPr="00A04313">
              <w:rPr>
                <w:rFonts w:asciiTheme="minorHAnsi" w:hAnsiTheme="minorHAnsi" w:cs="font78"/>
                <w:b/>
                <w:bCs/>
                <w:sz w:val="18"/>
                <w:szCs w:val="18"/>
              </w:rPr>
              <w:t xml:space="preserve"> Indoor Air Quality</w:t>
            </w:r>
            <w:r w:rsidR="00426193" w:rsidRPr="00A04313">
              <w:rPr>
                <w:rFonts w:asciiTheme="minorHAnsi" w:hAnsiTheme="minorHAnsi" w:cs="font78"/>
                <w:b/>
                <w:bCs/>
                <w:sz w:val="18"/>
                <w:szCs w:val="18"/>
              </w:rPr>
              <w:t xml:space="preserve"> for Attached Dwelling Units</w:t>
            </w:r>
            <w:r w:rsidRPr="00A04313">
              <w:rPr>
                <w:rFonts w:asciiTheme="minorHAnsi" w:hAnsiTheme="minorHAnsi" w:cs="font78"/>
                <w:b/>
                <w:bCs/>
                <w:sz w:val="18"/>
                <w:szCs w:val="18"/>
              </w:rPr>
              <w:t xml:space="preserve">. </w:t>
            </w:r>
            <w:r w:rsidRPr="00A04313">
              <w:rPr>
                <w:rFonts w:asciiTheme="minorHAnsi" w:hAnsiTheme="minorHAnsi" w:cs="font78"/>
                <w:sz w:val="18"/>
                <w:szCs w:val="18"/>
              </w:rPr>
              <w:t>All dwelling units shall meet the requirements of ANSI/ASHRAE Standard</w:t>
            </w:r>
            <w:r w:rsidR="001D3DAC" w:rsidRPr="00A04313">
              <w:rPr>
                <w:rFonts w:asciiTheme="minorHAnsi" w:hAnsiTheme="minorHAnsi" w:cs="font78"/>
                <w:sz w:val="18"/>
                <w:szCs w:val="18"/>
              </w:rPr>
              <w:t xml:space="preserve"> </w:t>
            </w:r>
            <w:r w:rsidRPr="00A04313">
              <w:rPr>
                <w:rFonts w:asciiTheme="minorHAnsi" w:hAnsiTheme="minorHAnsi" w:cs="font78"/>
                <w:sz w:val="18"/>
                <w:szCs w:val="18"/>
              </w:rPr>
              <w:t>62.2. Ventilation and Acceptable Indoor Air Quality in Residential Buildings</w:t>
            </w:r>
            <w:r w:rsidR="00C42A31" w:rsidRPr="00A04313">
              <w:rPr>
                <w:rFonts w:asciiTheme="minorHAnsi" w:hAnsiTheme="minorHAnsi" w:cs="font78"/>
                <w:sz w:val="18"/>
                <w:szCs w:val="18"/>
              </w:rPr>
              <w:t>, subject to the amendments specified in Section 1</w:t>
            </w:r>
            <w:r w:rsidR="00481293" w:rsidRPr="00A04313">
              <w:rPr>
                <w:rFonts w:asciiTheme="minorHAnsi" w:hAnsiTheme="minorHAnsi" w:cs="font78"/>
                <w:sz w:val="18"/>
                <w:szCs w:val="18"/>
              </w:rPr>
              <w:t>60.2(b)2A</w:t>
            </w:r>
            <w:r w:rsidRPr="00A04313">
              <w:rPr>
                <w:rFonts w:asciiTheme="minorHAnsi" w:hAnsiTheme="minorHAnsi" w:cs="font78"/>
                <w:sz w:val="18"/>
                <w:szCs w:val="18"/>
              </w:rPr>
              <w:t xml:space="preserve">. </w:t>
            </w:r>
            <w:r w:rsidRPr="00A04313">
              <w:rPr>
                <w:rStyle w:val="Emphasis"/>
                <w:rFonts w:asciiTheme="minorHAnsi" w:hAnsiTheme="minorHAnsi"/>
                <w:b/>
                <w:sz w:val="18"/>
                <w:szCs w:val="18"/>
              </w:rPr>
              <w:t>Equation and table numbering on this form corresponds to the numbering for that information in the published ANSI/ASHRAE Standard 62.2-</w:t>
            </w:r>
            <w:r w:rsidR="00D82715" w:rsidRPr="00A04313">
              <w:rPr>
                <w:rStyle w:val="Emphasis"/>
                <w:rFonts w:asciiTheme="minorHAnsi" w:hAnsiTheme="minorHAnsi"/>
                <w:b/>
                <w:sz w:val="18"/>
                <w:szCs w:val="18"/>
              </w:rPr>
              <w:t>2019</w:t>
            </w:r>
            <w:r w:rsidRPr="00A04313">
              <w:rPr>
                <w:rStyle w:val="Emphasis"/>
                <w:rFonts w:asciiTheme="minorHAnsi" w:hAnsiTheme="minorHAnsi"/>
                <w:b/>
                <w:sz w:val="18"/>
                <w:szCs w:val="18"/>
              </w:rPr>
              <w:t>.</w:t>
            </w:r>
          </w:p>
        </w:tc>
      </w:tr>
    </w:tbl>
    <w:p w14:paraId="714911D5" w14:textId="77777777" w:rsidR="0096325C" w:rsidRPr="00A04313"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A04313" w14:paraId="5BB56945" w14:textId="77777777" w:rsidTr="007E127B">
        <w:tc>
          <w:tcPr>
            <w:tcW w:w="10790" w:type="dxa"/>
            <w:gridSpan w:val="3"/>
          </w:tcPr>
          <w:p w14:paraId="7DFFDC5A" w14:textId="77777777" w:rsidR="00310D9A" w:rsidRPr="00A04313" w:rsidRDefault="00310D9A" w:rsidP="007E12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A04313">
              <w:rPr>
                <w:rFonts w:asciiTheme="minorHAnsi" w:hAnsiTheme="minorHAnsi"/>
                <w:b/>
                <w:szCs w:val="18"/>
              </w:rPr>
              <w:t>A. Local Mechanical Exhaust - General Information</w:t>
            </w:r>
          </w:p>
        </w:tc>
      </w:tr>
      <w:tr w:rsidR="00310D9A" w:rsidRPr="00A04313" w14:paraId="3D87B151" w14:textId="77777777" w:rsidTr="007E127B">
        <w:trPr>
          <w:trHeight w:val="158"/>
        </w:trPr>
        <w:tc>
          <w:tcPr>
            <w:tcW w:w="626" w:type="dxa"/>
            <w:vAlign w:val="center"/>
          </w:tcPr>
          <w:p w14:paraId="59947094" w14:textId="77777777" w:rsidR="00310D9A" w:rsidRPr="00A04313" w:rsidRDefault="00310D9A" w:rsidP="007E127B">
            <w:pPr>
              <w:jc w:val="center"/>
              <w:rPr>
                <w:rFonts w:asciiTheme="minorHAnsi" w:hAnsiTheme="minorHAnsi" w:cstheme="minorHAnsi"/>
                <w:sz w:val="18"/>
                <w:szCs w:val="18"/>
              </w:rPr>
            </w:pPr>
            <w:r w:rsidRPr="00A04313">
              <w:rPr>
                <w:rFonts w:asciiTheme="minorHAnsi" w:hAnsiTheme="minorHAnsi" w:cstheme="minorHAnsi"/>
                <w:sz w:val="18"/>
                <w:szCs w:val="18"/>
              </w:rPr>
              <w:t>01</w:t>
            </w:r>
          </w:p>
        </w:tc>
        <w:tc>
          <w:tcPr>
            <w:tcW w:w="4602" w:type="dxa"/>
            <w:vAlign w:val="center"/>
          </w:tcPr>
          <w:p w14:paraId="2EAFC8EA" w14:textId="77777777" w:rsidR="00310D9A" w:rsidRPr="00A04313" w:rsidRDefault="00310D9A" w:rsidP="007E127B">
            <w:pPr>
              <w:rPr>
                <w:rFonts w:asciiTheme="minorHAnsi" w:hAnsiTheme="minorHAnsi" w:cstheme="minorHAnsi"/>
                <w:sz w:val="18"/>
                <w:szCs w:val="18"/>
              </w:rPr>
            </w:pPr>
            <w:r w:rsidRPr="00A04313">
              <w:rPr>
                <w:rFonts w:asciiTheme="minorHAnsi" w:hAnsiTheme="minorHAnsi" w:cstheme="minorHAnsi"/>
                <w:sz w:val="18"/>
                <w:szCs w:val="18"/>
              </w:rPr>
              <w:t>Dwelling Unit Name</w:t>
            </w:r>
          </w:p>
        </w:tc>
        <w:tc>
          <w:tcPr>
            <w:tcW w:w="5562" w:type="dxa"/>
          </w:tcPr>
          <w:p w14:paraId="28BB891C" w14:textId="466E71F6" w:rsidR="00310D9A" w:rsidRPr="00A04313" w:rsidRDefault="00310D9A" w:rsidP="007E127B">
            <w:pPr>
              <w:rPr>
                <w:rFonts w:asciiTheme="minorHAnsi" w:hAnsiTheme="minorHAnsi" w:cstheme="minorHAnsi"/>
                <w:sz w:val="18"/>
                <w:szCs w:val="18"/>
              </w:rPr>
            </w:pPr>
          </w:p>
        </w:tc>
      </w:tr>
      <w:tr w:rsidR="00310D9A" w:rsidRPr="00A04313" w14:paraId="776A4A0F" w14:textId="77777777" w:rsidTr="007E127B">
        <w:trPr>
          <w:trHeight w:val="158"/>
        </w:trPr>
        <w:tc>
          <w:tcPr>
            <w:tcW w:w="626" w:type="dxa"/>
            <w:vAlign w:val="center"/>
          </w:tcPr>
          <w:p w14:paraId="19AA4878" w14:textId="77777777" w:rsidR="00310D9A" w:rsidRPr="00A04313" w:rsidRDefault="00310D9A" w:rsidP="007E127B">
            <w:pPr>
              <w:jc w:val="center"/>
              <w:rPr>
                <w:rFonts w:asciiTheme="minorHAnsi" w:hAnsiTheme="minorHAnsi" w:cstheme="minorHAnsi"/>
                <w:sz w:val="18"/>
                <w:szCs w:val="18"/>
              </w:rPr>
            </w:pPr>
            <w:r w:rsidRPr="00A04313">
              <w:rPr>
                <w:rFonts w:asciiTheme="minorHAnsi" w:hAnsiTheme="minorHAnsi" w:cstheme="minorHAnsi"/>
                <w:sz w:val="18"/>
                <w:szCs w:val="18"/>
              </w:rPr>
              <w:t>02</w:t>
            </w:r>
          </w:p>
        </w:tc>
        <w:tc>
          <w:tcPr>
            <w:tcW w:w="4602" w:type="dxa"/>
            <w:vAlign w:val="center"/>
          </w:tcPr>
          <w:p w14:paraId="34AAE77B" w14:textId="77777777" w:rsidR="00310D9A" w:rsidRPr="00A04313" w:rsidRDefault="00310D9A" w:rsidP="007E127B">
            <w:pPr>
              <w:rPr>
                <w:rFonts w:asciiTheme="minorHAnsi" w:hAnsiTheme="minorHAnsi" w:cstheme="minorHAnsi"/>
                <w:sz w:val="18"/>
                <w:szCs w:val="18"/>
              </w:rPr>
            </w:pPr>
            <w:r w:rsidRPr="00A04313">
              <w:rPr>
                <w:rFonts w:asciiTheme="minorHAnsi" w:hAnsiTheme="minorHAnsi" w:cstheme="minorHAnsi"/>
                <w:sz w:val="18"/>
                <w:szCs w:val="18"/>
              </w:rPr>
              <w:t>Building Type</w:t>
            </w:r>
          </w:p>
        </w:tc>
        <w:tc>
          <w:tcPr>
            <w:tcW w:w="5562" w:type="dxa"/>
          </w:tcPr>
          <w:p w14:paraId="1B7F22E4" w14:textId="199E4249" w:rsidR="00310D9A" w:rsidRPr="00A04313" w:rsidRDefault="00310D9A" w:rsidP="007E127B">
            <w:pPr>
              <w:rPr>
                <w:rFonts w:asciiTheme="minorHAnsi" w:hAnsiTheme="minorHAnsi" w:cstheme="minorHAnsi"/>
                <w:sz w:val="18"/>
                <w:szCs w:val="18"/>
              </w:rPr>
            </w:pPr>
          </w:p>
        </w:tc>
      </w:tr>
      <w:tr w:rsidR="00310D9A" w:rsidRPr="00A04313" w14:paraId="6CA174B8" w14:textId="77777777" w:rsidTr="007E127B">
        <w:trPr>
          <w:trHeight w:val="158"/>
        </w:trPr>
        <w:tc>
          <w:tcPr>
            <w:tcW w:w="626" w:type="dxa"/>
            <w:vAlign w:val="center"/>
          </w:tcPr>
          <w:p w14:paraId="43A81B5C" w14:textId="77777777" w:rsidR="00310D9A" w:rsidRPr="00A04313" w:rsidRDefault="00310D9A" w:rsidP="007E127B">
            <w:pPr>
              <w:jc w:val="center"/>
              <w:rPr>
                <w:rFonts w:asciiTheme="minorHAnsi" w:hAnsiTheme="minorHAnsi" w:cstheme="minorHAnsi"/>
                <w:sz w:val="18"/>
                <w:szCs w:val="18"/>
              </w:rPr>
            </w:pPr>
            <w:r w:rsidRPr="00A04313">
              <w:rPr>
                <w:rFonts w:asciiTheme="minorHAnsi" w:hAnsiTheme="minorHAnsi" w:cstheme="minorHAnsi"/>
                <w:sz w:val="18"/>
                <w:szCs w:val="18"/>
              </w:rPr>
              <w:t>03</w:t>
            </w:r>
          </w:p>
        </w:tc>
        <w:tc>
          <w:tcPr>
            <w:tcW w:w="4602" w:type="dxa"/>
            <w:vAlign w:val="center"/>
          </w:tcPr>
          <w:p w14:paraId="232E6048" w14:textId="77777777" w:rsidR="00310D9A" w:rsidRPr="00A04313" w:rsidRDefault="00310D9A" w:rsidP="007E127B">
            <w:pPr>
              <w:rPr>
                <w:rFonts w:asciiTheme="minorHAnsi" w:hAnsiTheme="minorHAnsi" w:cstheme="minorHAnsi"/>
                <w:sz w:val="18"/>
                <w:szCs w:val="18"/>
              </w:rPr>
            </w:pPr>
            <w:r w:rsidRPr="00A04313">
              <w:rPr>
                <w:rFonts w:asciiTheme="minorHAnsi" w:hAnsiTheme="minorHAnsi" w:cstheme="minorHAnsi"/>
                <w:sz w:val="18"/>
                <w:szCs w:val="18"/>
              </w:rPr>
              <w:t>Total Kitchen Floor Area</w:t>
            </w:r>
          </w:p>
        </w:tc>
        <w:tc>
          <w:tcPr>
            <w:tcW w:w="5562" w:type="dxa"/>
          </w:tcPr>
          <w:p w14:paraId="4530650D" w14:textId="38C50DE8" w:rsidR="00310D9A" w:rsidRPr="00A04313" w:rsidRDefault="00310D9A" w:rsidP="007E127B">
            <w:pPr>
              <w:rPr>
                <w:rFonts w:asciiTheme="minorHAnsi" w:hAnsiTheme="minorHAnsi" w:cstheme="minorHAnsi"/>
                <w:sz w:val="18"/>
                <w:szCs w:val="18"/>
              </w:rPr>
            </w:pPr>
          </w:p>
        </w:tc>
      </w:tr>
      <w:tr w:rsidR="00310D9A" w:rsidRPr="00A04313" w14:paraId="358D7BB8" w14:textId="77777777" w:rsidTr="007E127B">
        <w:trPr>
          <w:trHeight w:val="158"/>
        </w:trPr>
        <w:tc>
          <w:tcPr>
            <w:tcW w:w="626" w:type="dxa"/>
            <w:vAlign w:val="center"/>
          </w:tcPr>
          <w:p w14:paraId="09079E40" w14:textId="77777777" w:rsidR="00310D9A" w:rsidRPr="00A04313" w:rsidRDefault="00310D9A" w:rsidP="007E127B">
            <w:pPr>
              <w:jc w:val="center"/>
              <w:rPr>
                <w:rFonts w:asciiTheme="minorHAnsi" w:hAnsiTheme="minorHAnsi" w:cstheme="minorHAnsi"/>
                <w:sz w:val="18"/>
                <w:szCs w:val="18"/>
              </w:rPr>
            </w:pPr>
            <w:r w:rsidRPr="00A04313">
              <w:rPr>
                <w:rFonts w:asciiTheme="minorHAnsi" w:hAnsiTheme="minorHAnsi" w:cstheme="minorHAnsi"/>
                <w:sz w:val="18"/>
                <w:szCs w:val="18"/>
              </w:rPr>
              <w:t>04</w:t>
            </w:r>
          </w:p>
        </w:tc>
        <w:tc>
          <w:tcPr>
            <w:tcW w:w="4602" w:type="dxa"/>
            <w:vAlign w:val="center"/>
          </w:tcPr>
          <w:p w14:paraId="044EA3D8" w14:textId="77777777" w:rsidR="00310D9A" w:rsidRPr="00A04313" w:rsidRDefault="00310D9A" w:rsidP="007E127B">
            <w:pPr>
              <w:rPr>
                <w:rFonts w:asciiTheme="minorHAnsi" w:hAnsiTheme="minorHAnsi" w:cstheme="minorHAnsi"/>
                <w:sz w:val="18"/>
                <w:szCs w:val="18"/>
              </w:rPr>
            </w:pPr>
            <w:r w:rsidRPr="00A04313">
              <w:rPr>
                <w:rFonts w:asciiTheme="minorHAnsi" w:hAnsiTheme="minorHAnsi" w:cstheme="minorHAnsi"/>
                <w:sz w:val="18"/>
                <w:szCs w:val="18"/>
              </w:rPr>
              <w:t>Kitchen Average Ceiling Height</w:t>
            </w:r>
          </w:p>
        </w:tc>
        <w:tc>
          <w:tcPr>
            <w:tcW w:w="5562" w:type="dxa"/>
          </w:tcPr>
          <w:p w14:paraId="57F0377C" w14:textId="174795A0" w:rsidR="00310D9A" w:rsidRPr="00A04313" w:rsidRDefault="00310D9A" w:rsidP="007E127B">
            <w:pPr>
              <w:rPr>
                <w:rFonts w:asciiTheme="minorHAnsi" w:hAnsiTheme="minorHAnsi" w:cstheme="minorHAnsi"/>
                <w:sz w:val="18"/>
                <w:szCs w:val="18"/>
              </w:rPr>
            </w:pPr>
          </w:p>
        </w:tc>
      </w:tr>
      <w:tr w:rsidR="00310D9A" w:rsidRPr="00A04313" w14:paraId="5DCA4FD7" w14:textId="77777777" w:rsidTr="007E127B">
        <w:trPr>
          <w:trHeight w:val="158"/>
        </w:trPr>
        <w:tc>
          <w:tcPr>
            <w:tcW w:w="626" w:type="dxa"/>
            <w:vAlign w:val="center"/>
          </w:tcPr>
          <w:p w14:paraId="0FD01C5C" w14:textId="77777777" w:rsidR="00310D9A" w:rsidRPr="00A04313" w:rsidRDefault="00310D9A" w:rsidP="007E127B">
            <w:pPr>
              <w:jc w:val="center"/>
              <w:rPr>
                <w:rFonts w:asciiTheme="minorHAnsi" w:hAnsiTheme="minorHAnsi" w:cstheme="minorHAnsi"/>
                <w:sz w:val="18"/>
                <w:szCs w:val="18"/>
              </w:rPr>
            </w:pPr>
            <w:r w:rsidRPr="00A04313">
              <w:rPr>
                <w:rFonts w:asciiTheme="minorHAnsi" w:hAnsiTheme="minorHAnsi" w:cstheme="minorHAnsi"/>
                <w:sz w:val="18"/>
                <w:szCs w:val="18"/>
              </w:rPr>
              <w:t>05</w:t>
            </w:r>
          </w:p>
        </w:tc>
        <w:tc>
          <w:tcPr>
            <w:tcW w:w="4602" w:type="dxa"/>
            <w:vAlign w:val="center"/>
          </w:tcPr>
          <w:p w14:paraId="3DDCB915" w14:textId="77777777" w:rsidR="00310D9A" w:rsidRPr="00A04313" w:rsidRDefault="00310D9A" w:rsidP="007E127B">
            <w:pPr>
              <w:rPr>
                <w:rFonts w:asciiTheme="minorHAnsi" w:hAnsiTheme="minorHAnsi" w:cstheme="minorHAnsi"/>
                <w:sz w:val="18"/>
                <w:szCs w:val="18"/>
              </w:rPr>
            </w:pPr>
            <w:r w:rsidRPr="00A04313">
              <w:rPr>
                <w:rFonts w:asciiTheme="minorHAnsi" w:hAnsiTheme="minorHAnsi" w:cstheme="minorHAnsi"/>
                <w:sz w:val="18"/>
                <w:szCs w:val="18"/>
              </w:rPr>
              <w:t>Kitchen Total Conditioned Volume</w:t>
            </w:r>
          </w:p>
        </w:tc>
        <w:tc>
          <w:tcPr>
            <w:tcW w:w="5562" w:type="dxa"/>
          </w:tcPr>
          <w:p w14:paraId="57B5354B" w14:textId="3D66D549" w:rsidR="00310D9A" w:rsidRPr="00A04313" w:rsidRDefault="00310D9A" w:rsidP="007E127B">
            <w:pPr>
              <w:rPr>
                <w:rFonts w:asciiTheme="minorHAnsi" w:hAnsiTheme="minorHAnsi" w:cstheme="minorHAnsi"/>
                <w:sz w:val="18"/>
                <w:szCs w:val="18"/>
              </w:rPr>
            </w:pPr>
          </w:p>
        </w:tc>
      </w:tr>
      <w:tr w:rsidR="00310D9A" w:rsidRPr="00A04313" w14:paraId="609A8811" w14:textId="77777777" w:rsidTr="007E127B">
        <w:trPr>
          <w:trHeight w:val="158"/>
        </w:trPr>
        <w:tc>
          <w:tcPr>
            <w:tcW w:w="626" w:type="dxa"/>
            <w:vAlign w:val="center"/>
          </w:tcPr>
          <w:p w14:paraId="3565E3E4" w14:textId="77777777" w:rsidR="00310D9A" w:rsidRPr="00A04313" w:rsidRDefault="00310D9A" w:rsidP="007E127B">
            <w:pPr>
              <w:jc w:val="center"/>
              <w:rPr>
                <w:rFonts w:asciiTheme="minorHAnsi" w:hAnsiTheme="minorHAnsi" w:cstheme="minorHAnsi"/>
                <w:sz w:val="18"/>
                <w:szCs w:val="18"/>
              </w:rPr>
            </w:pPr>
            <w:r w:rsidRPr="00A04313">
              <w:rPr>
                <w:rFonts w:asciiTheme="minorHAnsi" w:hAnsiTheme="minorHAnsi" w:cstheme="minorHAnsi"/>
                <w:sz w:val="18"/>
                <w:szCs w:val="18"/>
              </w:rPr>
              <w:t>06</w:t>
            </w:r>
          </w:p>
        </w:tc>
        <w:tc>
          <w:tcPr>
            <w:tcW w:w="4602" w:type="dxa"/>
            <w:vAlign w:val="center"/>
          </w:tcPr>
          <w:p w14:paraId="20E4742D" w14:textId="77777777" w:rsidR="00310D9A" w:rsidRPr="00A04313" w:rsidRDefault="00310D9A" w:rsidP="007E127B">
            <w:pPr>
              <w:rPr>
                <w:rFonts w:asciiTheme="minorHAnsi" w:hAnsiTheme="minorHAnsi" w:cstheme="minorHAnsi"/>
                <w:sz w:val="18"/>
                <w:szCs w:val="18"/>
              </w:rPr>
            </w:pPr>
            <w:r w:rsidRPr="00A04313">
              <w:rPr>
                <w:rFonts w:asciiTheme="minorHAnsi" w:hAnsiTheme="minorHAnsi" w:cstheme="minorHAnsi"/>
                <w:sz w:val="18"/>
                <w:szCs w:val="18"/>
              </w:rPr>
              <w:t>Kitchen Type</w:t>
            </w:r>
          </w:p>
        </w:tc>
        <w:tc>
          <w:tcPr>
            <w:tcW w:w="5562" w:type="dxa"/>
          </w:tcPr>
          <w:p w14:paraId="7749ADB9" w14:textId="73BBDFFD" w:rsidR="00310D9A" w:rsidRPr="00A04313" w:rsidRDefault="00310D9A" w:rsidP="007E127B">
            <w:pPr>
              <w:rPr>
                <w:rFonts w:asciiTheme="minorHAnsi" w:hAnsiTheme="minorHAnsi" w:cstheme="minorHAnsi"/>
                <w:sz w:val="18"/>
                <w:szCs w:val="18"/>
              </w:rPr>
            </w:pPr>
          </w:p>
        </w:tc>
      </w:tr>
      <w:tr w:rsidR="00005E16" w:rsidRPr="00A04313" w14:paraId="6883A836" w14:textId="77777777" w:rsidTr="007E127B">
        <w:trPr>
          <w:trHeight w:val="158"/>
        </w:trPr>
        <w:tc>
          <w:tcPr>
            <w:tcW w:w="626" w:type="dxa"/>
            <w:vAlign w:val="center"/>
          </w:tcPr>
          <w:p w14:paraId="4AC0F868" w14:textId="0233B59D" w:rsidR="00005E16" w:rsidRPr="00A04313" w:rsidRDefault="00005E16" w:rsidP="007E127B">
            <w:pPr>
              <w:jc w:val="center"/>
              <w:rPr>
                <w:rFonts w:asciiTheme="minorHAnsi" w:hAnsiTheme="minorHAnsi" w:cstheme="minorHAnsi"/>
                <w:sz w:val="18"/>
                <w:szCs w:val="18"/>
              </w:rPr>
            </w:pPr>
            <w:r w:rsidRPr="00A04313">
              <w:rPr>
                <w:rFonts w:asciiTheme="minorHAnsi" w:hAnsiTheme="minorHAnsi" w:cstheme="minorHAnsi"/>
                <w:sz w:val="18"/>
                <w:szCs w:val="18"/>
              </w:rPr>
              <w:t>07</w:t>
            </w:r>
          </w:p>
        </w:tc>
        <w:tc>
          <w:tcPr>
            <w:tcW w:w="4602" w:type="dxa"/>
            <w:vAlign w:val="center"/>
          </w:tcPr>
          <w:p w14:paraId="68068A04" w14:textId="33F5715A" w:rsidR="00005E16" w:rsidRPr="00A04313" w:rsidRDefault="00005E16" w:rsidP="007E127B">
            <w:pPr>
              <w:rPr>
                <w:rFonts w:asciiTheme="minorHAnsi" w:hAnsiTheme="minorHAnsi" w:cstheme="minorHAnsi"/>
                <w:sz w:val="18"/>
                <w:szCs w:val="18"/>
              </w:rPr>
            </w:pPr>
            <w:r w:rsidRPr="00A04313">
              <w:rPr>
                <w:rFonts w:asciiTheme="minorHAnsi" w:hAnsiTheme="minorHAnsi" w:cstheme="minorHAnsi"/>
                <w:sz w:val="18"/>
                <w:szCs w:val="18"/>
              </w:rPr>
              <w:t>Dwelling Unit Total F</w:t>
            </w:r>
            <w:r w:rsidR="00787DE8" w:rsidRPr="00A04313">
              <w:rPr>
                <w:rFonts w:asciiTheme="minorHAnsi" w:hAnsiTheme="minorHAnsi" w:cstheme="minorHAnsi"/>
                <w:sz w:val="18"/>
                <w:szCs w:val="18"/>
              </w:rPr>
              <w:t>loor Area</w:t>
            </w:r>
          </w:p>
        </w:tc>
        <w:tc>
          <w:tcPr>
            <w:tcW w:w="5562" w:type="dxa"/>
          </w:tcPr>
          <w:p w14:paraId="5DE9AC4B" w14:textId="77777777" w:rsidR="00005E16" w:rsidRPr="00A04313" w:rsidRDefault="00005E16" w:rsidP="007E127B">
            <w:pPr>
              <w:rPr>
                <w:rFonts w:asciiTheme="minorHAnsi" w:hAnsiTheme="minorHAnsi" w:cstheme="minorHAnsi"/>
                <w:sz w:val="18"/>
                <w:szCs w:val="18"/>
              </w:rPr>
            </w:pPr>
          </w:p>
        </w:tc>
      </w:tr>
      <w:tr w:rsidR="00005E16" w:rsidRPr="00A04313" w14:paraId="1F1E8B4F" w14:textId="77777777" w:rsidTr="007E127B">
        <w:trPr>
          <w:trHeight w:val="158"/>
        </w:trPr>
        <w:tc>
          <w:tcPr>
            <w:tcW w:w="626" w:type="dxa"/>
            <w:vAlign w:val="center"/>
          </w:tcPr>
          <w:p w14:paraId="46FF6012" w14:textId="2EFE4073" w:rsidR="00005E16" w:rsidRPr="00A04313" w:rsidRDefault="00005E16" w:rsidP="007E127B">
            <w:pPr>
              <w:jc w:val="center"/>
              <w:rPr>
                <w:rFonts w:asciiTheme="minorHAnsi" w:hAnsiTheme="minorHAnsi" w:cstheme="minorHAnsi"/>
                <w:sz w:val="18"/>
                <w:szCs w:val="18"/>
              </w:rPr>
            </w:pPr>
            <w:r w:rsidRPr="00A04313">
              <w:rPr>
                <w:rFonts w:asciiTheme="minorHAnsi" w:hAnsiTheme="minorHAnsi" w:cstheme="minorHAnsi"/>
                <w:sz w:val="18"/>
                <w:szCs w:val="18"/>
              </w:rPr>
              <w:t>08</w:t>
            </w:r>
          </w:p>
        </w:tc>
        <w:tc>
          <w:tcPr>
            <w:tcW w:w="4602" w:type="dxa"/>
            <w:vAlign w:val="center"/>
          </w:tcPr>
          <w:p w14:paraId="4E1577D7" w14:textId="5DD53F30" w:rsidR="00005E16" w:rsidRPr="00A04313" w:rsidRDefault="00787DE8" w:rsidP="007E127B">
            <w:pPr>
              <w:rPr>
                <w:rFonts w:asciiTheme="minorHAnsi" w:hAnsiTheme="minorHAnsi" w:cstheme="minorHAnsi"/>
                <w:sz w:val="18"/>
                <w:szCs w:val="18"/>
              </w:rPr>
            </w:pPr>
            <w:r w:rsidRPr="00A04313">
              <w:rPr>
                <w:rFonts w:asciiTheme="minorHAnsi" w:hAnsiTheme="minorHAnsi" w:cstheme="minorHAnsi"/>
                <w:sz w:val="18"/>
                <w:szCs w:val="18"/>
              </w:rPr>
              <w:t>Kitchen Range (Cooking Stove) Fuel Type</w:t>
            </w:r>
          </w:p>
        </w:tc>
        <w:tc>
          <w:tcPr>
            <w:tcW w:w="5562" w:type="dxa"/>
          </w:tcPr>
          <w:p w14:paraId="28A36320" w14:textId="77777777" w:rsidR="00005E16" w:rsidRPr="00A04313" w:rsidRDefault="00005E16" w:rsidP="007E127B">
            <w:pPr>
              <w:rPr>
                <w:rFonts w:asciiTheme="minorHAnsi" w:hAnsiTheme="minorHAnsi" w:cstheme="minorHAnsi"/>
                <w:sz w:val="18"/>
                <w:szCs w:val="18"/>
              </w:rPr>
            </w:pPr>
          </w:p>
        </w:tc>
      </w:tr>
    </w:tbl>
    <w:p w14:paraId="4D19F52D" w14:textId="77777777" w:rsidR="00FD11ED" w:rsidRPr="00A04313" w:rsidRDefault="00FD11ED"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76"/>
        <w:gridCol w:w="776"/>
        <w:gridCol w:w="776"/>
        <w:gridCol w:w="777"/>
        <w:gridCol w:w="776"/>
        <w:gridCol w:w="776"/>
        <w:gridCol w:w="776"/>
        <w:gridCol w:w="776"/>
        <w:gridCol w:w="762"/>
        <w:gridCol w:w="776"/>
        <w:gridCol w:w="742"/>
        <w:gridCol w:w="776"/>
        <w:gridCol w:w="776"/>
        <w:gridCol w:w="749"/>
      </w:tblGrid>
      <w:tr w:rsidR="00714032" w:rsidRPr="00A04313" w14:paraId="5D73D616" w14:textId="57EC30DF" w:rsidTr="00EB40A9">
        <w:trPr>
          <w:cantSplit/>
          <w:trHeight w:val="305"/>
        </w:trPr>
        <w:tc>
          <w:tcPr>
            <w:tcW w:w="776" w:type="dxa"/>
          </w:tcPr>
          <w:p w14:paraId="25FDA760" w14:textId="77777777" w:rsidR="00714032" w:rsidRPr="00A04313" w:rsidRDefault="00714032" w:rsidP="00857191">
            <w:pPr>
              <w:rPr>
                <w:rFonts w:asciiTheme="minorHAnsi" w:hAnsiTheme="minorHAnsi"/>
                <w:b/>
                <w:szCs w:val="18"/>
              </w:rPr>
            </w:pPr>
          </w:p>
        </w:tc>
        <w:tc>
          <w:tcPr>
            <w:tcW w:w="10014" w:type="dxa"/>
            <w:gridSpan w:val="13"/>
          </w:tcPr>
          <w:p w14:paraId="1B1BCBD2" w14:textId="526FCC4E" w:rsidR="00714032" w:rsidRPr="00A04313" w:rsidRDefault="00714032" w:rsidP="00857191">
            <w:pPr>
              <w:rPr>
                <w:rFonts w:asciiTheme="minorHAnsi" w:hAnsiTheme="minorHAnsi"/>
                <w:b/>
                <w:szCs w:val="18"/>
              </w:rPr>
            </w:pPr>
            <w:r w:rsidRPr="00A04313">
              <w:rPr>
                <w:rFonts w:asciiTheme="minorHAnsi" w:hAnsiTheme="minorHAnsi"/>
                <w:b/>
                <w:szCs w:val="18"/>
              </w:rPr>
              <w:t>B. Kitchen Exhaust Systems</w:t>
            </w:r>
          </w:p>
        </w:tc>
      </w:tr>
      <w:tr w:rsidR="00714032" w:rsidRPr="00A04313" w14:paraId="1F3D393B" w14:textId="466AE50F" w:rsidTr="00EB40A9">
        <w:trPr>
          <w:cantSplit/>
          <w:trHeight w:val="305"/>
        </w:trPr>
        <w:tc>
          <w:tcPr>
            <w:tcW w:w="776" w:type="dxa"/>
            <w:vAlign w:val="center"/>
          </w:tcPr>
          <w:p w14:paraId="3FE8FDD5"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01</w:t>
            </w:r>
          </w:p>
        </w:tc>
        <w:tc>
          <w:tcPr>
            <w:tcW w:w="776" w:type="dxa"/>
            <w:vAlign w:val="center"/>
          </w:tcPr>
          <w:p w14:paraId="685EA72C"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02</w:t>
            </w:r>
          </w:p>
        </w:tc>
        <w:tc>
          <w:tcPr>
            <w:tcW w:w="776" w:type="dxa"/>
            <w:vAlign w:val="center"/>
          </w:tcPr>
          <w:p w14:paraId="1240382D"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03</w:t>
            </w:r>
          </w:p>
        </w:tc>
        <w:tc>
          <w:tcPr>
            <w:tcW w:w="777" w:type="dxa"/>
            <w:vAlign w:val="center"/>
          </w:tcPr>
          <w:p w14:paraId="44B7CD1F"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04</w:t>
            </w:r>
          </w:p>
        </w:tc>
        <w:tc>
          <w:tcPr>
            <w:tcW w:w="776" w:type="dxa"/>
            <w:vAlign w:val="center"/>
          </w:tcPr>
          <w:p w14:paraId="5A44EFA2"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05</w:t>
            </w:r>
          </w:p>
        </w:tc>
        <w:tc>
          <w:tcPr>
            <w:tcW w:w="776" w:type="dxa"/>
            <w:vAlign w:val="center"/>
          </w:tcPr>
          <w:p w14:paraId="21A9FDBC"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06</w:t>
            </w:r>
          </w:p>
        </w:tc>
        <w:tc>
          <w:tcPr>
            <w:tcW w:w="776" w:type="dxa"/>
            <w:vAlign w:val="center"/>
          </w:tcPr>
          <w:p w14:paraId="1177CDA5"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07</w:t>
            </w:r>
          </w:p>
        </w:tc>
        <w:tc>
          <w:tcPr>
            <w:tcW w:w="776" w:type="dxa"/>
            <w:vAlign w:val="center"/>
          </w:tcPr>
          <w:p w14:paraId="3C18FD32"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08</w:t>
            </w:r>
          </w:p>
        </w:tc>
        <w:tc>
          <w:tcPr>
            <w:tcW w:w="762" w:type="dxa"/>
            <w:vAlign w:val="center"/>
          </w:tcPr>
          <w:p w14:paraId="545B6CD3" w14:textId="203AA5F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09a</w:t>
            </w:r>
          </w:p>
        </w:tc>
        <w:tc>
          <w:tcPr>
            <w:tcW w:w="776" w:type="dxa"/>
            <w:vAlign w:val="center"/>
          </w:tcPr>
          <w:p w14:paraId="25B6413B" w14:textId="662C80F0"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09</w:t>
            </w:r>
          </w:p>
        </w:tc>
        <w:tc>
          <w:tcPr>
            <w:tcW w:w="742" w:type="dxa"/>
            <w:textDirection w:val="btLr"/>
          </w:tcPr>
          <w:p w14:paraId="30728A57" w14:textId="10861FB9"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10a</w:t>
            </w:r>
          </w:p>
        </w:tc>
        <w:tc>
          <w:tcPr>
            <w:tcW w:w="776" w:type="dxa"/>
            <w:vAlign w:val="center"/>
          </w:tcPr>
          <w:p w14:paraId="5BF134A5" w14:textId="05D0A5BA"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10</w:t>
            </w:r>
          </w:p>
        </w:tc>
        <w:tc>
          <w:tcPr>
            <w:tcW w:w="776" w:type="dxa"/>
            <w:vAlign w:val="center"/>
          </w:tcPr>
          <w:p w14:paraId="4F7D9155" w14:textId="77777777"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11</w:t>
            </w:r>
          </w:p>
        </w:tc>
        <w:tc>
          <w:tcPr>
            <w:tcW w:w="749" w:type="dxa"/>
            <w:vAlign w:val="center"/>
          </w:tcPr>
          <w:p w14:paraId="0DE25D2C" w14:textId="577286E0" w:rsidR="00714032" w:rsidRPr="00A04313" w:rsidRDefault="00714032" w:rsidP="00714032">
            <w:pPr>
              <w:jc w:val="center"/>
              <w:rPr>
                <w:rFonts w:asciiTheme="minorHAnsi" w:hAnsiTheme="minorHAnsi"/>
                <w:sz w:val="18"/>
                <w:szCs w:val="18"/>
              </w:rPr>
            </w:pPr>
            <w:r w:rsidRPr="00A04313">
              <w:rPr>
                <w:rFonts w:asciiTheme="minorHAnsi" w:hAnsiTheme="minorHAnsi"/>
                <w:sz w:val="18"/>
                <w:szCs w:val="18"/>
              </w:rPr>
              <w:t>12</w:t>
            </w:r>
          </w:p>
        </w:tc>
      </w:tr>
      <w:tr w:rsidR="00714032" w:rsidRPr="00A04313" w14:paraId="7532B630" w14:textId="57BF7224" w:rsidTr="00EB40A9">
        <w:trPr>
          <w:cantSplit/>
          <w:trHeight w:val="1655"/>
        </w:trPr>
        <w:tc>
          <w:tcPr>
            <w:tcW w:w="776" w:type="dxa"/>
            <w:textDirection w:val="btLr"/>
            <w:vAlign w:val="center"/>
          </w:tcPr>
          <w:p w14:paraId="0AC94DA0" w14:textId="77777777"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System Name</w:t>
            </w:r>
          </w:p>
        </w:tc>
        <w:tc>
          <w:tcPr>
            <w:tcW w:w="776" w:type="dxa"/>
            <w:textDirection w:val="btLr"/>
            <w:vAlign w:val="center"/>
          </w:tcPr>
          <w:p w14:paraId="67B3A7A6" w14:textId="77777777"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Manufacturer Name</w:t>
            </w:r>
          </w:p>
        </w:tc>
        <w:tc>
          <w:tcPr>
            <w:tcW w:w="776" w:type="dxa"/>
            <w:textDirection w:val="btLr"/>
            <w:vAlign w:val="center"/>
          </w:tcPr>
          <w:p w14:paraId="723371CE" w14:textId="77777777"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System Type</w:t>
            </w:r>
          </w:p>
        </w:tc>
        <w:tc>
          <w:tcPr>
            <w:tcW w:w="777" w:type="dxa"/>
            <w:textDirection w:val="btLr"/>
            <w:vAlign w:val="center"/>
          </w:tcPr>
          <w:p w14:paraId="3AA1D842" w14:textId="06F46BE5"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HVI or AHAM Directory Listed Model Number</w:t>
            </w:r>
          </w:p>
        </w:tc>
        <w:tc>
          <w:tcPr>
            <w:tcW w:w="776" w:type="dxa"/>
            <w:textDirection w:val="btLr"/>
            <w:vAlign w:val="center"/>
          </w:tcPr>
          <w:p w14:paraId="6DF22F85" w14:textId="45B6F1F3"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HVI or AHAM Directory Listed Rated Airflow</w:t>
            </w:r>
          </w:p>
        </w:tc>
        <w:tc>
          <w:tcPr>
            <w:tcW w:w="776" w:type="dxa"/>
            <w:textDirection w:val="btLr"/>
            <w:vAlign w:val="center"/>
          </w:tcPr>
          <w:p w14:paraId="7F15EF75" w14:textId="261269BF"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HVI or AHAM Directory Listed Sound Rating</w:t>
            </w:r>
          </w:p>
        </w:tc>
        <w:tc>
          <w:tcPr>
            <w:tcW w:w="776" w:type="dxa"/>
            <w:textDirection w:val="btLr"/>
            <w:vAlign w:val="center"/>
          </w:tcPr>
          <w:p w14:paraId="07905C4F" w14:textId="77777777"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Minimum Airflow (defaults to rated airflow)</w:t>
            </w:r>
          </w:p>
        </w:tc>
        <w:tc>
          <w:tcPr>
            <w:tcW w:w="776" w:type="dxa"/>
            <w:textDirection w:val="btLr"/>
            <w:vAlign w:val="center"/>
          </w:tcPr>
          <w:p w14:paraId="4831FF77" w14:textId="77777777"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Operation Schedule</w:t>
            </w:r>
          </w:p>
        </w:tc>
        <w:tc>
          <w:tcPr>
            <w:tcW w:w="762" w:type="dxa"/>
            <w:textDirection w:val="btLr"/>
          </w:tcPr>
          <w:p w14:paraId="23F36450" w14:textId="7CB6C57A"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Method of Compliance</w:t>
            </w:r>
          </w:p>
        </w:tc>
        <w:tc>
          <w:tcPr>
            <w:tcW w:w="776" w:type="dxa"/>
            <w:textDirection w:val="btLr"/>
            <w:vAlign w:val="center"/>
          </w:tcPr>
          <w:p w14:paraId="41225DFC" w14:textId="23C82CAD"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 xml:space="preserve">Required Minimum Ventilation Rate </w:t>
            </w:r>
          </w:p>
        </w:tc>
        <w:tc>
          <w:tcPr>
            <w:tcW w:w="742" w:type="dxa"/>
            <w:textDirection w:val="btLr"/>
          </w:tcPr>
          <w:p w14:paraId="15399B7E" w14:textId="047BC890"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Exception to Maximum Sound Rating</w:t>
            </w:r>
          </w:p>
        </w:tc>
        <w:tc>
          <w:tcPr>
            <w:tcW w:w="776" w:type="dxa"/>
            <w:textDirection w:val="btLr"/>
            <w:vAlign w:val="center"/>
          </w:tcPr>
          <w:p w14:paraId="5E7C59A6" w14:textId="3A8180DE"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Maximum Sound Rating</w:t>
            </w:r>
          </w:p>
        </w:tc>
        <w:tc>
          <w:tcPr>
            <w:tcW w:w="776" w:type="dxa"/>
            <w:textDirection w:val="btLr"/>
            <w:vAlign w:val="center"/>
          </w:tcPr>
          <w:p w14:paraId="63880B9F" w14:textId="013A4091"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Compliance Statement for Airflow</w:t>
            </w:r>
          </w:p>
        </w:tc>
        <w:tc>
          <w:tcPr>
            <w:tcW w:w="749" w:type="dxa"/>
            <w:textDirection w:val="btLr"/>
          </w:tcPr>
          <w:p w14:paraId="668ABC19" w14:textId="59A7D577" w:rsidR="00714032" w:rsidRPr="00A04313" w:rsidRDefault="00714032" w:rsidP="00714032">
            <w:pPr>
              <w:ind w:left="113" w:right="113"/>
              <w:jc w:val="center"/>
              <w:rPr>
                <w:rFonts w:asciiTheme="minorHAnsi" w:hAnsiTheme="minorHAnsi"/>
                <w:sz w:val="18"/>
                <w:szCs w:val="18"/>
              </w:rPr>
            </w:pPr>
            <w:r w:rsidRPr="00A04313">
              <w:rPr>
                <w:rFonts w:asciiTheme="minorHAnsi" w:hAnsiTheme="minorHAnsi"/>
                <w:sz w:val="18"/>
                <w:szCs w:val="18"/>
              </w:rPr>
              <w:t>Compliance Statement for Sound</w:t>
            </w:r>
          </w:p>
        </w:tc>
      </w:tr>
      <w:tr w:rsidR="00714032" w:rsidRPr="00A04313" w14:paraId="3F70F35D" w14:textId="34DB542D" w:rsidTr="00EB40A9">
        <w:tc>
          <w:tcPr>
            <w:tcW w:w="776" w:type="dxa"/>
          </w:tcPr>
          <w:p w14:paraId="35845110" w14:textId="29178E36" w:rsidR="00714032" w:rsidRPr="00A04313" w:rsidRDefault="00714032" w:rsidP="00714032">
            <w:pPr>
              <w:rPr>
                <w:rFonts w:asciiTheme="minorHAnsi" w:hAnsiTheme="minorHAnsi"/>
                <w:sz w:val="18"/>
                <w:szCs w:val="18"/>
              </w:rPr>
            </w:pPr>
          </w:p>
        </w:tc>
        <w:tc>
          <w:tcPr>
            <w:tcW w:w="776" w:type="dxa"/>
          </w:tcPr>
          <w:p w14:paraId="3026B5F2" w14:textId="1C093A8A" w:rsidR="00714032" w:rsidRPr="00A04313" w:rsidRDefault="00714032" w:rsidP="00714032">
            <w:pPr>
              <w:rPr>
                <w:rFonts w:asciiTheme="minorHAnsi" w:hAnsiTheme="minorHAnsi"/>
                <w:sz w:val="18"/>
                <w:szCs w:val="18"/>
              </w:rPr>
            </w:pPr>
          </w:p>
        </w:tc>
        <w:tc>
          <w:tcPr>
            <w:tcW w:w="776" w:type="dxa"/>
          </w:tcPr>
          <w:p w14:paraId="581EC44D" w14:textId="3F78E580" w:rsidR="00714032" w:rsidRPr="00A04313" w:rsidRDefault="00714032" w:rsidP="00714032">
            <w:pPr>
              <w:rPr>
                <w:rFonts w:asciiTheme="minorHAnsi" w:hAnsiTheme="minorHAnsi"/>
                <w:sz w:val="18"/>
                <w:szCs w:val="18"/>
              </w:rPr>
            </w:pPr>
          </w:p>
        </w:tc>
        <w:tc>
          <w:tcPr>
            <w:tcW w:w="777" w:type="dxa"/>
          </w:tcPr>
          <w:p w14:paraId="2F5DB170" w14:textId="1B20E19B" w:rsidR="00714032" w:rsidRPr="00A04313" w:rsidRDefault="00714032" w:rsidP="00714032">
            <w:pPr>
              <w:rPr>
                <w:rFonts w:asciiTheme="minorHAnsi" w:hAnsiTheme="minorHAnsi"/>
                <w:sz w:val="18"/>
                <w:szCs w:val="18"/>
              </w:rPr>
            </w:pPr>
          </w:p>
        </w:tc>
        <w:tc>
          <w:tcPr>
            <w:tcW w:w="776" w:type="dxa"/>
          </w:tcPr>
          <w:p w14:paraId="386CEC01" w14:textId="64D35997" w:rsidR="00714032" w:rsidRPr="00A04313" w:rsidRDefault="00714032" w:rsidP="00714032">
            <w:pPr>
              <w:rPr>
                <w:rFonts w:asciiTheme="minorHAnsi" w:hAnsiTheme="minorHAnsi"/>
                <w:sz w:val="18"/>
                <w:szCs w:val="18"/>
              </w:rPr>
            </w:pPr>
          </w:p>
        </w:tc>
        <w:tc>
          <w:tcPr>
            <w:tcW w:w="776" w:type="dxa"/>
          </w:tcPr>
          <w:p w14:paraId="45A6C5CB" w14:textId="670603C3" w:rsidR="00714032" w:rsidRPr="00A04313" w:rsidRDefault="00714032" w:rsidP="00714032">
            <w:pPr>
              <w:rPr>
                <w:rFonts w:asciiTheme="minorHAnsi" w:hAnsiTheme="minorHAnsi"/>
                <w:sz w:val="18"/>
                <w:szCs w:val="18"/>
              </w:rPr>
            </w:pPr>
          </w:p>
        </w:tc>
        <w:tc>
          <w:tcPr>
            <w:tcW w:w="776" w:type="dxa"/>
          </w:tcPr>
          <w:p w14:paraId="30B1A7B5" w14:textId="455C8B46" w:rsidR="00714032" w:rsidRPr="00A04313" w:rsidRDefault="00714032" w:rsidP="00714032">
            <w:pPr>
              <w:rPr>
                <w:rFonts w:asciiTheme="minorHAnsi" w:hAnsiTheme="minorHAnsi"/>
                <w:sz w:val="18"/>
                <w:szCs w:val="18"/>
              </w:rPr>
            </w:pPr>
          </w:p>
        </w:tc>
        <w:tc>
          <w:tcPr>
            <w:tcW w:w="776" w:type="dxa"/>
          </w:tcPr>
          <w:p w14:paraId="2A7BA292" w14:textId="3DC9C40E" w:rsidR="00714032" w:rsidRPr="00A04313" w:rsidRDefault="00714032" w:rsidP="00714032">
            <w:pPr>
              <w:rPr>
                <w:rFonts w:asciiTheme="minorHAnsi" w:hAnsiTheme="minorHAnsi"/>
                <w:sz w:val="18"/>
                <w:szCs w:val="18"/>
              </w:rPr>
            </w:pPr>
          </w:p>
        </w:tc>
        <w:tc>
          <w:tcPr>
            <w:tcW w:w="762" w:type="dxa"/>
          </w:tcPr>
          <w:p w14:paraId="5AE6A8D2" w14:textId="77777777" w:rsidR="00714032" w:rsidRPr="00A04313" w:rsidRDefault="00714032" w:rsidP="00714032">
            <w:pPr>
              <w:rPr>
                <w:rFonts w:asciiTheme="minorHAnsi" w:hAnsiTheme="minorHAnsi"/>
                <w:sz w:val="18"/>
                <w:szCs w:val="18"/>
              </w:rPr>
            </w:pPr>
          </w:p>
        </w:tc>
        <w:tc>
          <w:tcPr>
            <w:tcW w:w="776" w:type="dxa"/>
          </w:tcPr>
          <w:p w14:paraId="75FFB584" w14:textId="5DA69673" w:rsidR="00714032" w:rsidRPr="00A04313" w:rsidRDefault="00714032" w:rsidP="00714032">
            <w:pPr>
              <w:rPr>
                <w:rFonts w:asciiTheme="minorHAnsi" w:hAnsiTheme="minorHAnsi"/>
                <w:sz w:val="18"/>
                <w:szCs w:val="18"/>
              </w:rPr>
            </w:pPr>
          </w:p>
        </w:tc>
        <w:tc>
          <w:tcPr>
            <w:tcW w:w="742" w:type="dxa"/>
          </w:tcPr>
          <w:p w14:paraId="602156FD" w14:textId="77777777" w:rsidR="00714032" w:rsidRPr="00A04313" w:rsidRDefault="00714032" w:rsidP="00714032">
            <w:pPr>
              <w:rPr>
                <w:rFonts w:asciiTheme="minorHAnsi" w:hAnsiTheme="minorHAnsi"/>
                <w:sz w:val="18"/>
                <w:szCs w:val="18"/>
              </w:rPr>
            </w:pPr>
          </w:p>
        </w:tc>
        <w:tc>
          <w:tcPr>
            <w:tcW w:w="776" w:type="dxa"/>
          </w:tcPr>
          <w:p w14:paraId="1B9DB4E2" w14:textId="3D3973EE" w:rsidR="00714032" w:rsidRPr="00A04313" w:rsidRDefault="00714032" w:rsidP="00714032">
            <w:pPr>
              <w:rPr>
                <w:rFonts w:asciiTheme="minorHAnsi" w:hAnsiTheme="minorHAnsi"/>
                <w:sz w:val="18"/>
                <w:szCs w:val="18"/>
              </w:rPr>
            </w:pPr>
          </w:p>
        </w:tc>
        <w:tc>
          <w:tcPr>
            <w:tcW w:w="776" w:type="dxa"/>
          </w:tcPr>
          <w:p w14:paraId="3D9CB24C" w14:textId="24444ECE" w:rsidR="00714032" w:rsidRPr="00A04313" w:rsidRDefault="00714032" w:rsidP="00714032">
            <w:pPr>
              <w:rPr>
                <w:rFonts w:asciiTheme="minorHAnsi" w:hAnsiTheme="minorHAnsi"/>
                <w:sz w:val="18"/>
                <w:szCs w:val="18"/>
              </w:rPr>
            </w:pPr>
          </w:p>
        </w:tc>
        <w:tc>
          <w:tcPr>
            <w:tcW w:w="749" w:type="dxa"/>
          </w:tcPr>
          <w:p w14:paraId="5D3901E3" w14:textId="77777777" w:rsidR="00714032" w:rsidRPr="00A04313" w:rsidRDefault="00714032" w:rsidP="00714032">
            <w:pPr>
              <w:rPr>
                <w:rFonts w:asciiTheme="minorHAnsi" w:hAnsiTheme="minorHAnsi"/>
                <w:sz w:val="18"/>
                <w:szCs w:val="18"/>
              </w:rPr>
            </w:pPr>
          </w:p>
        </w:tc>
      </w:tr>
      <w:tr w:rsidR="00714032" w:rsidRPr="00A04313" w14:paraId="35AEB313" w14:textId="3C3E5184" w:rsidTr="00EB40A9">
        <w:tc>
          <w:tcPr>
            <w:tcW w:w="776" w:type="dxa"/>
          </w:tcPr>
          <w:p w14:paraId="6B3503E2" w14:textId="77777777" w:rsidR="00714032" w:rsidRPr="00A04313" w:rsidRDefault="00714032" w:rsidP="00714032">
            <w:pPr>
              <w:rPr>
                <w:rFonts w:asciiTheme="minorHAnsi" w:hAnsiTheme="minorHAnsi"/>
                <w:sz w:val="18"/>
                <w:szCs w:val="18"/>
              </w:rPr>
            </w:pPr>
          </w:p>
        </w:tc>
        <w:tc>
          <w:tcPr>
            <w:tcW w:w="776" w:type="dxa"/>
          </w:tcPr>
          <w:p w14:paraId="6BE2F1C8" w14:textId="77777777" w:rsidR="00714032" w:rsidRPr="00A04313" w:rsidRDefault="00714032" w:rsidP="00714032">
            <w:pPr>
              <w:rPr>
                <w:rFonts w:asciiTheme="minorHAnsi" w:hAnsiTheme="minorHAnsi"/>
                <w:sz w:val="18"/>
                <w:szCs w:val="18"/>
              </w:rPr>
            </w:pPr>
          </w:p>
        </w:tc>
        <w:tc>
          <w:tcPr>
            <w:tcW w:w="776" w:type="dxa"/>
          </w:tcPr>
          <w:p w14:paraId="7C626915" w14:textId="77777777" w:rsidR="00714032" w:rsidRPr="00A04313" w:rsidRDefault="00714032" w:rsidP="00714032">
            <w:pPr>
              <w:rPr>
                <w:rFonts w:asciiTheme="minorHAnsi" w:hAnsiTheme="minorHAnsi"/>
                <w:sz w:val="18"/>
                <w:szCs w:val="18"/>
              </w:rPr>
            </w:pPr>
          </w:p>
        </w:tc>
        <w:tc>
          <w:tcPr>
            <w:tcW w:w="777" w:type="dxa"/>
          </w:tcPr>
          <w:p w14:paraId="66664C54" w14:textId="77777777" w:rsidR="00714032" w:rsidRPr="00A04313" w:rsidRDefault="00714032" w:rsidP="00714032">
            <w:pPr>
              <w:rPr>
                <w:rFonts w:asciiTheme="minorHAnsi" w:hAnsiTheme="minorHAnsi"/>
                <w:sz w:val="18"/>
                <w:szCs w:val="18"/>
              </w:rPr>
            </w:pPr>
          </w:p>
        </w:tc>
        <w:tc>
          <w:tcPr>
            <w:tcW w:w="776" w:type="dxa"/>
          </w:tcPr>
          <w:p w14:paraId="7D8B1C89" w14:textId="77777777" w:rsidR="00714032" w:rsidRPr="00A04313" w:rsidRDefault="00714032" w:rsidP="00714032">
            <w:pPr>
              <w:rPr>
                <w:rFonts w:asciiTheme="minorHAnsi" w:hAnsiTheme="minorHAnsi"/>
                <w:sz w:val="18"/>
                <w:szCs w:val="18"/>
              </w:rPr>
            </w:pPr>
          </w:p>
        </w:tc>
        <w:tc>
          <w:tcPr>
            <w:tcW w:w="776" w:type="dxa"/>
          </w:tcPr>
          <w:p w14:paraId="5CD2B4CB" w14:textId="77777777" w:rsidR="00714032" w:rsidRPr="00A04313" w:rsidRDefault="00714032" w:rsidP="00714032">
            <w:pPr>
              <w:rPr>
                <w:rFonts w:asciiTheme="minorHAnsi" w:hAnsiTheme="minorHAnsi"/>
                <w:sz w:val="18"/>
                <w:szCs w:val="18"/>
              </w:rPr>
            </w:pPr>
          </w:p>
        </w:tc>
        <w:tc>
          <w:tcPr>
            <w:tcW w:w="776" w:type="dxa"/>
          </w:tcPr>
          <w:p w14:paraId="1A6EC7DC" w14:textId="77777777" w:rsidR="00714032" w:rsidRPr="00A04313" w:rsidRDefault="00714032" w:rsidP="00714032">
            <w:pPr>
              <w:rPr>
                <w:rFonts w:asciiTheme="minorHAnsi" w:hAnsiTheme="minorHAnsi"/>
                <w:sz w:val="18"/>
                <w:szCs w:val="18"/>
              </w:rPr>
            </w:pPr>
          </w:p>
        </w:tc>
        <w:tc>
          <w:tcPr>
            <w:tcW w:w="776" w:type="dxa"/>
          </w:tcPr>
          <w:p w14:paraId="26F5FCEB" w14:textId="77777777" w:rsidR="00714032" w:rsidRPr="00A04313" w:rsidRDefault="00714032" w:rsidP="00714032">
            <w:pPr>
              <w:rPr>
                <w:rFonts w:asciiTheme="minorHAnsi" w:hAnsiTheme="minorHAnsi"/>
                <w:sz w:val="18"/>
                <w:szCs w:val="18"/>
              </w:rPr>
            </w:pPr>
          </w:p>
        </w:tc>
        <w:tc>
          <w:tcPr>
            <w:tcW w:w="762" w:type="dxa"/>
          </w:tcPr>
          <w:p w14:paraId="02857A1F" w14:textId="77777777" w:rsidR="00714032" w:rsidRPr="00A04313" w:rsidRDefault="00714032" w:rsidP="00714032">
            <w:pPr>
              <w:rPr>
                <w:rFonts w:asciiTheme="minorHAnsi" w:hAnsiTheme="minorHAnsi"/>
                <w:sz w:val="18"/>
                <w:szCs w:val="18"/>
              </w:rPr>
            </w:pPr>
          </w:p>
        </w:tc>
        <w:tc>
          <w:tcPr>
            <w:tcW w:w="776" w:type="dxa"/>
          </w:tcPr>
          <w:p w14:paraId="45F48D7A" w14:textId="78983711" w:rsidR="00714032" w:rsidRPr="00A04313" w:rsidRDefault="00714032" w:rsidP="00714032">
            <w:pPr>
              <w:rPr>
                <w:rFonts w:asciiTheme="minorHAnsi" w:hAnsiTheme="minorHAnsi"/>
                <w:sz w:val="18"/>
                <w:szCs w:val="18"/>
              </w:rPr>
            </w:pPr>
          </w:p>
        </w:tc>
        <w:tc>
          <w:tcPr>
            <w:tcW w:w="742" w:type="dxa"/>
          </w:tcPr>
          <w:p w14:paraId="52F4E0FF" w14:textId="77777777" w:rsidR="00714032" w:rsidRPr="00A04313" w:rsidRDefault="00714032" w:rsidP="00714032">
            <w:pPr>
              <w:rPr>
                <w:rFonts w:asciiTheme="minorHAnsi" w:hAnsiTheme="minorHAnsi"/>
                <w:sz w:val="18"/>
                <w:szCs w:val="18"/>
              </w:rPr>
            </w:pPr>
          </w:p>
        </w:tc>
        <w:tc>
          <w:tcPr>
            <w:tcW w:w="776" w:type="dxa"/>
          </w:tcPr>
          <w:p w14:paraId="51E44D72" w14:textId="689FBBCF" w:rsidR="00714032" w:rsidRPr="00A04313" w:rsidRDefault="00714032" w:rsidP="00714032">
            <w:pPr>
              <w:rPr>
                <w:rFonts w:asciiTheme="minorHAnsi" w:hAnsiTheme="minorHAnsi"/>
                <w:sz w:val="18"/>
                <w:szCs w:val="18"/>
              </w:rPr>
            </w:pPr>
          </w:p>
        </w:tc>
        <w:tc>
          <w:tcPr>
            <w:tcW w:w="776" w:type="dxa"/>
          </w:tcPr>
          <w:p w14:paraId="3E7BFD3C" w14:textId="77777777" w:rsidR="00714032" w:rsidRPr="00A04313" w:rsidRDefault="00714032" w:rsidP="00714032">
            <w:pPr>
              <w:rPr>
                <w:rFonts w:asciiTheme="minorHAnsi" w:hAnsiTheme="minorHAnsi"/>
                <w:sz w:val="18"/>
                <w:szCs w:val="18"/>
              </w:rPr>
            </w:pPr>
          </w:p>
        </w:tc>
        <w:tc>
          <w:tcPr>
            <w:tcW w:w="749" w:type="dxa"/>
          </w:tcPr>
          <w:p w14:paraId="3DCA172F" w14:textId="77777777" w:rsidR="00714032" w:rsidRPr="00A04313" w:rsidRDefault="00714032" w:rsidP="00714032">
            <w:pPr>
              <w:rPr>
                <w:rFonts w:asciiTheme="minorHAnsi" w:hAnsiTheme="minorHAnsi"/>
                <w:sz w:val="18"/>
                <w:szCs w:val="18"/>
              </w:rPr>
            </w:pPr>
          </w:p>
        </w:tc>
      </w:tr>
    </w:tbl>
    <w:p w14:paraId="257FD02F" w14:textId="77777777" w:rsidR="00861E71" w:rsidRPr="00A04313" w:rsidRDefault="00861E71"/>
    <w:tbl>
      <w:tblPr>
        <w:tblStyle w:val="TableGrid"/>
        <w:tblW w:w="0" w:type="auto"/>
        <w:tblLook w:val="04A0" w:firstRow="1" w:lastRow="0" w:firstColumn="1" w:lastColumn="0" w:noHBand="0" w:noVBand="1"/>
      </w:tblPr>
      <w:tblGrid>
        <w:gridCol w:w="715"/>
        <w:gridCol w:w="4500"/>
        <w:gridCol w:w="5575"/>
      </w:tblGrid>
      <w:tr w:rsidR="00DC59D7" w:rsidRPr="00A04313" w14:paraId="60524E0E" w14:textId="77777777" w:rsidTr="00307737">
        <w:tc>
          <w:tcPr>
            <w:tcW w:w="10790" w:type="dxa"/>
            <w:gridSpan w:val="3"/>
          </w:tcPr>
          <w:p w14:paraId="480E1BEE" w14:textId="1BD3CE37" w:rsidR="00DC59D7" w:rsidRPr="00A04313" w:rsidRDefault="00FD11ED">
            <w:pPr>
              <w:rPr>
                <w:rFonts w:asciiTheme="minorHAnsi" w:hAnsiTheme="minorHAnsi"/>
                <w:sz w:val="18"/>
                <w:szCs w:val="18"/>
              </w:rPr>
            </w:pPr>
            <w:r w:rsidRPr="00A04313">
              <w:rPr>
                <w:rFonts w:asciiTheme="minorHAnsi" w:hAnsiTheme="minorHAnsi"/>
                <w:b/>
                <w:szCs w:val="18"/>
              </w:rPr>
              <w:t>C</w:t>
            </w:r>
            <w:r w:rsidR="00DC59D7" w:rsidRPr="00A04313">
              <w:rPr>
                <w:rFonts w:asciiTheme="minorHAnsi" w:hAnsiTheme="minorHAnsi"/>
                <w:b/>
                <w:szCs w:val="18"/>
              </w:rPr>
              <w:t>. Continuous Kitchen Exhaust</w:t>
            </w:r>
          </w:p>
        </w:tc>
      </w:tr>
      <w:tr w:rsidR="00DC59D7" w:rsidRPr="00A04313" w14:paraId="72E02FF3" w14:textId="77777777" w:rsidTr="00307737">
        <w:tc>
          <w:tcPr>
            <w:tcW w:w="715" w:type="dxa"/>
            <w:vAlign w:val="center"/>
          </w:tcPr>
          <w:p w14:paraId="50894BB2" w14:textId="77777777" w:rsidR="00DC59D7" w:rsidRPr="00A04313" w:rsidRDefault="00DC59D7" w:rsidP="00307737">
            <w:pPr>
              <w:jc w:val="center"/>
              <w:rPr>
                <w:rFonts w:asciiTheme="minorHAnsi" w:hAnsiTheme="minorHAnsi"/>
                <w:sz w:val="18"/>
                <w:szCs w:val="18"/>
              </w:rPr>
            </w:pPr>
            <w:r w:rsidRPr="00A04313">
              <w:rPr>
                <w:rFonts w:asciiTheme="minorHAnsi" w:hAnsiTheme="minorHAnsi"/>
                <w:sz w:val="18"/>
                <w:szCs w:val="18"/>
              </w:rPr>
              <w:t>01</w:t>
            </w:r>
          </w:p>
        </w:tc>
        <w:tc>
          <w:tcPr>
            <w:tcW w:w="4500" w:type="dxa"/>
            <w:vAlign w:val="center"/>
          </w:tcPr>
          <w:p w14:paraId="3E29D8FC" w14:textId="77777777" w:rsidR="00DC59D7" w:rsidRPr="00A04313" w:rsidRDefault="00DC59D7" w:rsidP="00307737">
            <w:pPr>
              <w:rPr>
                <w:rFonts w:asciiTheme="minorHAnsi" w:hAnsiTheme="minorHAnsi"/>
                <w:sz w:val="18"/>
                <w:szCs w:val="18"/>
              </w:rPr>
            </w:pPr>
            <w:r w:rsidRPr="00A04313">
              <w:rPr>
                <w:rFonts w:asciiTheme="minorHAnsi" w:hAnsiTheme="minorHAnsi"/>
                <w:sz w:val="18"/>
                <w:szCs w:val="18"/>
              </w:rPr>
              <w:t>Total Continuous Ventilation Airflow</w:t>
            </w:r>
          </w:p>
        </w:tc>
        <w:tc>
          <w:tcPr>
            <w:tcW w:w="5575" w:type="dxa"/>
          </w:tcPr>
          <w:p w14:paraId="5E1F53D6" w14:textId="28865D6A" w:rsidR="00DC59D7" w:rsidRPr="00A04313" w:rsidRDefault="00DC59D7" w:rsidP="00307737">
            <w:pPr>
              <w:rPr>
                <w:rFonts w:asciiTheme="minorHAnsi" w:hAnsiTheme="minorHAnsi"/>
                <w:sz w:val="18"/>
                <w:szCs w:val="18"/>
              </w:rPr>
            </w:pPr>
          </w:p>
        </w:tc>
      </w:tr>
      <w:tr w:rsidR="00DC59D7" w:rsidRPr="00A04313" w14:paraId="5B41B3F3" w14:textId="77777777" w:rsidTr="00307737">
        <w:tc>
          <w:tcPr>
            <w:tcW w:w="715" w:type="dxa"/>
            <w:vAlign w:val="center"/>
          </w:tcPr>
          <w:p w14:paraId="1D9C7D1C" w14:textId="77777777" w:rsidR="00DC59D7" w:rsidRPr="00A04313" w:rsidRDefault="00DC59D7" w:rsidP="00307737">
            <w:pPr>
              <w:jc w:val="center"/>
              <w:rPr>
                <w:rFonts w:asciiTheme="minorHAnsi" w:hAnsiTheme="minorHAnsi"/>
                <w:sz w:val="18"/>
                <w:szCs w:val="18"/>
              </w:rPr>
            </w:pPr>
            <w:r w:rsidRPr="00A04313">
              <w:rPr>
                <w:rFonts w:asciiTheme="minorHAnsi" w:hAnsiTheme="minorHAnsi"/>
                <w:sz w:val="18"/>
                <w:szCs w:val="18"/>
              </w:rPr>
              <w:t>02</w:t>
            </w:r>
          </w:p>
        </w:tc>
        <w:tc>
          <w:tcPr>
            <w:tcW w:w="4500" w:type="dxa"/>
            <w:vAlign w:val="center"/>
          </w:tcPr>
          <w:p w14:paraId="17784A28" w14:textId="77777777" w:rsidR="00DC59D7" w:rsidRPr="00A04313" w:rsidRDefault="00DC59D7" w:rsidP="00307737">
            <w:pPr>
              <w:rPr>
                <w:rFonts w:asciiTheme="minorHAnsi" w:hAnsiTheme="minorHAnsi"/>
                <w:sz w:val="18"/>
                <w:szCs w:val="18"/>
              </w:rPr>
            </w:pPr>
            <w:r w:rsidRPr="00A04313">
              <w:rPr>
                <w:rFonts w:asciiTheme="minorHAnsi" w:hAnsiTheme="minorHAnsi"/>
                <w:sz w:val="18"/>
                <w:szCs w:val="18"/>
              </w:rPr>
              <w:t>Required Minimum Continuous Ventilation Airflow</w:t>
            </w:r>
          </w:p>
        </w:tc>
        <w:tc>
          <w:tcPr>
            <w:tcW w:w="5575" w:type="dxa"/>
          </w:tcPr>
          <w:p w14:paraId="1DE7A8C1" w14:textId="43B2F322" w:rsidR="00DC59D7" w:rsidRPr="00A04313" w:rsidRDefault="00DC59D7" w:rsidP="00307737">
            <w:pPr>
              <w:rPr>
                <w:rFonts w:asciiTheme="minorHAnsi" w:hAnsiTheme="minorHAnsi"/>
                <w:sz w:val="18"/>
                <w:szCs w:val="18"/>
              </w:rPr>
            </w:pPr>
          </w:p>
        </w:tc>
      </w:tr>
      <w:tr w:rsidR="00DC59D7" w:rsidRPr="00A04313" w14:paraId="57E10AB9" w14:textId="77777777" w:rsidTr="00307737">
        <w:tc>
          <w:tcPr>
            <w:tcW w:w="715" w:type="dxa"/>
            <w:vAlign w:val="center"/>
          </w:tcPr>
          <w:p w14:paraId="02A16831" w14:textId="77777777" w:rsidR="00DC59D7" w:rsidRPr="00A04313" w:rsidRDefault="00DC59D7" w:rsidP="00307737">
            <w:pPr>
              <w:jc w:val="center"/>
              <w:rPr>
                <w:rFonts w:asciiTheme="minorHAnsi" w:hAnsiTheme="minorHAnsi"/>
                <w:sz w:val="18"/>
                <w:szCs w:val="18"/>
              </w:rPr>
            </w:pPr>
            <w:r w:rsidRPr="00A04313">
              <w:rPr>
                <w:rFonts w:asciiTheme="minorHAnsi" w:hAnsiTheme="minorHAnsi"/>
                <w:sz w:val="18"/>
                <w:szCs w:val="18"/>
              </w:rPr>
              <w:t>03</w:t>
            </w:r>
          </w:p>
        </w:tc>
        <w:tc>
          <w:tcPr>
            <w:tcW w:w="4500" w:type="dxa"/>
            <w:vAlign w:val="center"/>
          </w:tcPr>
          <w:p w14:paraId="0526DD65" w14:textId="77777777" w:rsidR="00DC59D7" w:rsidRPr="00A04313" w:rsidRDefault="00DC59D7" w:rsidP="00307737">
            <w:pPr>
              <w:rPr>
                <w:rFonts w:asciiTheme="minorHAnsi" w:hAnsiTheme="minorHAnsi"/>
                <w:sz w:val="18"/>
                <w:szCs w:val="18"/>
              </w:rPr>
            </w:pPr>
            <w:r w:rsidRPr="00A04313">
              <w:rPr>
                <w:rFonts w:asciiTheme="minorHAnsi" w:hAnsiTheme="minorHAnsi"/>
                <w:sz w:val="18"/>
                <w:szCs w:val="18"/>
              </w:rPr>
              <w:t>Compliance Statement</w:t>
            </w:r>
          </w:p>
        </w:tc>
        <w:tc>
          <w:tcPr>
            <w:tcW w:w="5575" w:type="dxa"/>
          </w:tcPr>
          <w:p w14:paraId="7D343BA4" w14:textId="773AE259" w:rsidR="00DC59D7" w:rsidRPr="00A04313" w:rsidRDefault="00DC59D7" w:rsidP="00307737">
            <w:pPr>
              <w:rPr>
                <w:rFonts w:asciiTheme="minorHAnsi" w:hAnsiTheme="minorHAnsi"/>
                <w:sz w:val="18"/>
                <w:szCs w:val="18"/>
              </w:rPr>
            </w:pPr>
          </w:p>
        </w:tc>
      </w:tr>
    </w:tbl>
    <w:p w14:paraId="2C640FC2" w14:textId="77777777" w:rsidR="00E452C9" w:rsidRPr="00A04313" w:rsidRDefault="00E452C9"/>
    <w:tbl>
      <w:tblPr>
        <w:tblStyle w:val="TableGrid1"/>
        <w:tblW w:w="0" w:type="auto"/>
        <w:tblLook w:val="04A0" w:firstRow="1" w:lastRow="0" w:firstColumn="1" w:lastColumn="0" w:noHBand="0" w:noVBand="1"/>
      </w:tblPr>
      <w:tblGrid>
        <w:gridCol w:w="542"/>
        <w:gridCol w:w="4673"/>
        <w:gridCol w:w="5575"/>
      </w:tblGrid>
      <w:tr w:rsidR="00E452C9" w:rsidRPr="00A04313" w14:paraId="37FA03F8" w14:textId="77777777" w:rsidTr="00726475">
        <w:tc>
          <w:tcPr>
            <w:tcW w:w="10790" w:type="dxa"/>
            <w:gridSpan w:val="3"/>
          </w:tcPr>
          <w:p w14:paraId="7C0A7366" w14:textId="2C4E65C0" w:rsidR="00E452C9" w:rsidRPr="00A04313" w:rsidRDefault="0014644D" w:rsidP="00726475">
            <w:pPr>
              <w:rPr>
                <w:rFonts w:asciiTheme="minorHAnsi" w:hAnsiTheme="minorHAnsi"/>
                <w:b/>
                <w:szCs w:val="18"/>
              </w:rPr>
            </w:pPr>
            <w:r w:rsidRPr="00A04313">
              <w:rPr>
                <w:rFonts w:asciiTheme="minorHAnsi" w:hAnsiTheme="minorHAnsi"/>
                <w:b/>
                <w:szCs w:val="18"/>
              </w:rPr>
              <w:t>C2</w:t>
            </w:r>
            <w:r w:rsidR="00E452C9" w:rsidRPr="00A04313">
              <w:rPr>
                <w:rFonts w:asciiTheme="minorHAnsi" w:hAnsiTheme="minorHAnsi"/>
                <w:b/>
                <w:szCs w:val="18"/>
              </w:rPr>
              <w:t xml:space="preserve">. Kitchen Range Hood Capture Efficiency Option </w:t>
            </w:r>
          </w:p>
        </w:tc>
      </w:tr>
      <w:tr w:rsidR="00E452C9" w:rsidRPr="00A04313" w14:paraId="0D887A46" w14:textId="77777777" w:rsidTr="00726475">
        <w:tc>
          <w:tcPr>
            <w:tcW w:w="542" w:type="dxa"/>
            <w:vAlign w:val="center"/>
          </w:tcPr>
          <w:p w14:paraId="0D771AF0" w14:textId="77777777" w:rsidR="00E452C9" w:rsidRPr="00A04313" w:rsidRDefault="00E452C9" w:rsidP="00726475">
            <w:pPr>
              <w:jc w:val="center"/>
              <w:rPr>
                <w:rFonts w:asciiTheme="minorHAnsi" w:hAnsiTheme="minorHAnsi"/>
                <w:sz w:val="18"/>
                <w:szCs w:val="18"/>
              </w:rPr>
            </w:pPr>
            <w:r w:rsidRPr="00A04313">
              <w:rPr>
                <w:rFonts w:asciiTheme="minorHAnsi" w:hAnsiTheme="minorHAnsi"/>
                <w:sz w:val="18"/>
                <w:szCs w:val="18"/>
              </w:rPr>
              <w:t>01</w:t>
            </w:r>
          </w:p>
        </w:tc>
        <w:tc>
          <w:tcPr>
            <w:tcW w:w="4673" w:type="dxa"/>
            <w:vAlign w:val="center"/>
          </w:tcPr>
          <w:p w14:paraId="2D51147F" w14:textId="77777777" w:rsidR="00E452C9" w:rsidRPr="00A04313" w:rsidRDefault="00E452C9" w:rsidP="00726475">
            <w:pPr>
              <w:rPr>
                <w:rFonts w:asciiTheme="minorHAnsi" w:hAnsiTheme="minorHAnsi"/>
                <w:sz w:val="18"/>
                <w:szCs w:val="18"/>
              </w:rPr>
            </w:pPr>
            <w:r w:rsidRPr="00A04313">
              <w:rPr>
                <w:rFonts w:asciiTheme="minorHAnsi" w:hAnsiTheme="minorHAnsi"/>
                <w:sz w:val="18"/>
                <w:szCs w:val="18"/>
              </w:rPr>
              <w:t>Manufacturer Name</w:t>
            </w:r>
          </w:p>
        </w:tc>
        <w:tc>
          <w:tcPr>
            <w:tcW w:w="5575" w:type="dxa"/>
          </w:tcPr>
          <w:p w14:paraId="1A8C2587" w14:textId="77777777" w:rsidR="00E452C9" w:rsidRPr="00A04313" w:rsidRDefault="00E452C9" w:rsidP="00726475">
            <w:pPr>
              <w:rPr>
                <w:rFonts w:asciiTheme="minorHAnsi" w:hAnsiTheme="minorHAnsi"/>
                <w:sz w:val="18"/>
                <w:szCs w:val="18"/>
              </w:rPr>
            </w:pPr>
          </w:p>
        </w:tc>
      </w:tr>
      <w:tr w:rsidR="00E452C9" w:rsidRPr="00A04313" w14:paraId="74852402" w14:textId="77777777" w:rsidTr="00726475">
        <w:tc>
          <w:tcPr>
            <w:tcW w:w="542" w:type="dxa"/>
            <w:vAlign w:val="center"/>
          </w:tcPr>
          <w:p w14:paraId="47C774D2" w14:textId="77777777" w:rsidR="00E452C9" w:rsidRPr="00A04313" w:rsidRDefault="00E452C9" w:rsidP="00726475">
            <w:pPr>
              <w:jc w:val="center"/>
              <w:rPr>
                <w:rFonts w:asciiTheme="minorHAnsi" w:hAnsiTheme="minorHAnsi"/>
                <w:sz w:val="18"/>
                <w:szCs w:val="18"/>
              </w:rPr>
            </w:pPr>
            <w:r w:rsidRPr="00A04313">
              <w:rPr>
                <w:rFonts w:asciiTheme="minorHAnsi" w:hAnsiTheme="minorHAnsi"/>
                <w:sz w:val="18"/>
                <w:szCs w:val="18"/>
              </w:rPr>
              <w:t>02</w:t>
            </w:r>
          </w:p>
        </w:tc>
        <w:tc>
          <w:tcPr>
            <w:tcW w:w="4673" w:type="dxa"/>
            <w:vAlign w:val="center"/>
          </w:tcPr>
          <w:p w14:paraId="49D96844" w14:textId="77777777" w:rsidR="00E452C9" w:rsidRPr="00A04313" w:rsidRDefault="00E452C9" w:rsidP="00726475">
            <w:pPr>
              <w:rPr>
                <w:rFonts w:asciiTheme="minorHAnsi" w:hAnsiTheme="minorHAnsi"/>
                <w:sz w:val="18"/>
                <w:szCs w:val="18"/>
              </w:rPr>
            </w:pPr>
            <w:r w:rsidRPr="00A04313">
              <w:rPr>
                <w:rFonts w:asciiTheme="minorHAnsi" w:hAnsiTheme="minorHAnsi"/>
                <w:sz w:val="18"/>
                <w:szCs w:val="18"/>
              </w:rPr>
              <w:t>CEC-Approved Directory Listed Model Number</w:t>
            </w:r>
          </w:p>
        </w:tc>
        <w:tc>
          <w:tcPr>
            <w:tcW w:w="5575" w:type="dxa"/>
          </w:tcPr>
          <w:p w14:paraId="3481D996" w14:textId="77777777" w:rsidR="00E452C9" w:rsidRPr="00A04313" w:rsidRDefault="00E452C9" w:rsidP="00726475">
            <w:pPr>
              <w:rPr>
                <w:rFonts w:asciiTheme="minorHAnsi" w:hAnsiTheme="minorHAnsi"/>
                <w:sz w:val="18"/>
                <w:szCs w:val="18"/>
              </w:rPr>
            </w:pPr>
          </w:p>
        </w:tc>
      </w:tr>
      <w:tr w:rsidR="00E452C9" w:rsidRPr="00A04313" w14:paraId="3976EEC9" w14:textId="77777777" w:rsidTr="00726475">
        <w:tc>
          <w:tcPr>
            <w:tcW w:w="542" w:type="dxa"/>
            <w:vAlign w:val="center"/>
          </w:tcPr>
          <w:p w14:paraId="32C35CBC" w14:textId="77777777" w:rsidR="00E452C9" w:rsidRPr="00A04313" w:rsidRDefault="00E452C9" w:rsidP="00726475">
            <w:pPr>
              <w:jc w:val="center"/>
              <w:rPr>
                <w:rFonts w:asciiTheme="minorHAnsi" w:hAnsiTheme="minorHAnsi"/>
                <w:sz w:val="18"/>
                <w:szCs w:val="18"/>
              </w:rPr>
            </w:pPr>
            <w:r w:rsidRPr="00A04313">
              <w:rPr>
                <w:rFonts w:asciiTheme="minorHAnsi" w:hAnsiTheme="minorHAnsi"/>
                <w:sz w:val="18"/>
                <w:szCs w:val="18"/>
              </w:rPr>
              <w:t>03</w:t>
            </w:r>
          </w:p>
        </w:tc>
        <w:tc>
          <w:tcPr>
            <w:tcW w:w="4673" w:type="dxa"/>
            <w:vAlign w:val="center"/>
          </w:tcPr>
          <w:p w14:paraId="0BC96374" w14:textId="77777777" w:rsidR="00E452C9" w:rsidRPr="00A04313" w:rsidRDefault="00E452C9" w:rsidP="00726475">
            <w:pPr>
              <w:rPr>
                <w:rFonts w:asciiTheme="minorHAnsi" w:hAnsiTheme="minorHAnsi"/>
                <w:sz w:val="18"/>
                <w:szCs w:val="18"/>
              </w:rPr>
            </w:pPr>
            <w:r w:rsidRPr="00A04313">
              <w:rPr>
                <w:rFonts w:asciiTheme="minorHAnsi" w:hAnsiTheme="minorHAnsi"/>
                <w:sz w:val="18"/>
                <w:szCs w:val="18"/>
              </w:rPr>
              <w:t>CEC-Approved Directory Listed Rated Capture Efficiency</w:t>
            </w:r>
          </w:p>
        </w:tc>
        <w:tc>
          <w:tcPr>
            <w:tcW w:w="5575" w:type="dxa"/>
          </w:tcPr>
          <w:p w14:paraId="47F913BC" w14:textId="77777777" w:rsidR="00E452C9" w:rsidRPr="00A04313" w:rsidRDefault="00E452C9" w:rsidP="00726475">
            <w:pPr>
              <w:rPr>
                <w:rFonts w:asciiTheme="minorHAnsi" w:hAnsiTheme="minorHAnsi"/>
                <w:sz w:val="18"/>
                <w:szCs w:val="18"/>
              </w:rPr>
            </w:pPr>
          </w:p>
        </w:tc>
      </w:tr>
      <w:tr w:rsidR="00E452C9" w:rsidRPr="00A04313" w14:paraId="73877F63" w14:textId="77777777" w:rsidTr="00726475">
        <w:tc>
          <w:tcPr>
            <w:tcW w:w="542" w:type="dxa"/>
            <w:vAlign w:val="center"/>
          </w:tcPr>
          <w:p w14:paraId="22B3668B" w14:textId="77777777" w:rsidR="00E452C9" w:rsidRPr="00A04313" w:rsidRDefault="00E452C9" w:rsidP="00726475">
            <w:pPr>
              <w:jc w:val="center"/>
              <w:rPr>
                <w:rFonts w:asciiTheme="minorHAnsi" w:hAnsiTheme="minorHAnsi"/>
                <w:sz w:val="18"/>
                <w:szCs w:val="18"/>
              </w:rPr>
            </w:pPr>
            <w:r w:rsidRPr="00A04313">
              <w:rPr>
                <w:rFonts w:asciiTheme="minorHAnsi" w:hAnsiTheme="minorHAnsi"/>
                <w:sz w:val="18"/>
                <w:szCs w:val="18"/>
              </w:rPr>
              <w:t>04</w:t>
            </w:r>
          </w:p>
        </w:tc>
        <w:tc>
          <w:tcPr>
            <w:tcW w:w="4673" w:type="dxa"/>
            <w:vAlign w:val="center"/>
          </w:tcPr>
          <w:p w14:paraId="5771ADF3" w14:textId="5166ACF5" w:rsidR="00E452C9" w:rsidRPr="00A04313" w:rsidRDefault="00E452C9" w:rsidP="00726475">
            <w:pPr>
              <w:rPr>
                <w:rFonts w:asciiTheme="minorHAnsi" w:hAnsiTheme="minorHAnsi"/>
                <w:sz w:val="18"/>
                <w:szCs w:val="18"/>
              </w:rPr>
            </w:pPr>
            <w:r w:rsidRPr="00A04313">
              <w:rPr>
                <w:rFonts w:asciiTheme="minorHAnsi" w:hAnsiTheme="minorHAnsi"/>
                <w:sz w:val="18"/>
                <w:szCs w:val="18"/>
              </w:rPr>
              <w:t>Required Minimum Capture Efficiency (</w:t>
            </w:r>
            <w:r w:rsidRPr="00A04313">
              <w:rPr>
                <w:rFonts w:asciiTheme="minorHAnsi" w:hAnsiTheme="minorHAnsi"/>
                <w:i/>
                <w:iCs/>
                <w:sz w:val="18"/>
                <w:szCs w:val="18"/>
              </w:rPr>
              <w:t>Table 1</w:t>
            </w:r>
            <w:r w:rsidR="0093138C" w:rsidRPr="00A04313">
              <w:rPr>
                <w:rFonts w:asciiTheme="minorHAnsi" w:hAnsiTheme="minorHAnsi"/>
                <w:i/>
                <w:iCs/>
                <w:sz w:val="18"/>
                <w:szCs w:val="18"/>
              </w:rPr>
              <w:t>60.2</w:t>
            </w:r>
            <w:r w:rsidRPr="00A04313">
              <w:rPr>
                <w:rFonts w:asciiTheme="minorHAnsi" w:hAnsiTheme="minorHAnsi"/>
                <w:i/>
                <w:iCs/>
                <w:sz w:val="18"/>
                <w:szCs w:val="18"/>
              </w:rPr>
              <w:t>-G</w:t>
            </w:r>
            <w:r w:rsidRPr="00A04313">
              <w:rPr>
                <w:rFonts w:asciiTheme="minorHAnsi" w:hAnsiTheme="minorHAnsi"/>
                <w:sz w:val="18"/>
                <w:szCs w:val="18"/>
              </w:rPr>
              <w:t>)</w:t>
            </w:r>
          </w:p>
        </w:tc>
        <w:tc>
          <w:tcPr>
            <w:tcW w:w="5575" w:type="dxa"/>
          </w:tcPr>
          <w:p w14:paraId="3F2B19BF" w14:textId="77777777" w:rsidR="00E452C9" w:rsidRPr="00A04313" w:rsidRDefault="00E452C9" w:rsidP="00726475">
            <w:pPr>
              <w:rPr>
                <w:rFonts w:asciiTheme="minorHAnsi" w:hAnsiTheme="minorHAnsi"/>
                <w:sz w:val="18"/>
                <w:szCs w:val="18"/>
              </w:rPr>
            </w:pPr>
          </w:p>
        </w:tc>
      </w:tr>
      <w:tr w:rsidR="00E452C9" w:rsidRPr="00A04313" w14:paraId="30122EFD" w14:textId="77777777" w:rsidTr="00726475">
        <w:tc>
          <w:tcPr>
            <w:tcW w:w="542" w:type="dxa"/>
            <w:vAlign w:val="center"/>
          </w:tcPr>
          <w:p w14:paraId="302EF25A" w14:textId="77777777" w:rsidR="00E452C9" w:rsidRPr="00A04313" w:rsidRDefault="00E452C9" w:rsidP="00726475">
            <w:pPr>
              <w:jc w:val="center"/>
              <w:rPr>
                <w:rFonts w:asciiTheme="minorHAnsi" w:hAnsiTheme="minorHAnsi"/>
                <w:sz w:val="18"/>
                <w:szCs w:val="18"/>
              </w:rPr>
            </w:pPr>
            <w:r w:rsidRPr="00A04313">
              <w:rPr>
                <w:rFonts w:asciiTheme="minorHAnsi" w:hAnsiTheme="minorHAnsi"/>
                <w:sz w:val="18"/>
                <w:szCs w:val="18"/>
              </w:rPr>
              <w:t>05</w:t>
            </w:r>
          </w:p>
        </w:tc>
        <w:tc>
          <w:tcPr>
            <w:tcW w:w="4673" w:type="dxa"/>
            <w:vAlign w:val="center"/>
          </w:tcPr>
          <w:p w14:paraId="14142411" w14:textId="77777777" w:rsidR="00E452C9" w:rsidRPr="00A04313" w:rsidRDefault="00E452C9" w:rsidP="00726475">
            <w:pPr>
              <w:rPr>
                <w:rFonts w:asciiTheme="minorHAnsi" w:hAnsiTheme="minorHAnsi"/>
                <w:sz w:val="18"/>
                <w:szCs w:val="18"/>
              </w:rPr>
            </w:pPr>
            <w:r w:rsidRPr="00A04313">
              <w:rPr>
                <w:rFonts w:asciiTheme="minorHAnsi" w:hAnsiTheme="minorHAnsi"/>
                <w:sz w:val="18"/>
                <w:szCs w:val="18"/>
              </w:rPr>
              <w:t>Compliance Statement</w:t>
            </w:r>
          </w:p>
        </w:tc>
        <w:tc>
          <w:tcPr>
            <w:tcW w:w="5575" w:type="dxa"/>
          </w:tcPr>
          <w:p w14:paraId="63B84A95" w14:textId="77777777" w:rsidR="00E452C9" w:rsidRPr="00A04313" w:rsidRDefault="00E452C9" w:rsidP="00726475">
            <w:pPr>
              <w:rPr>
                <w:rFonts w:asciiTheme="minorHAnsi" w:hAnsiTheme="minorHAnsi"/>
                <w:sz w:val="18"/>
                <w:szCs w:val="18"/>
              </w:rPr>
            </w:pPr>
          </w:p>
        </w:tc>
      </w:tr>
    </w:tbl>
    <w:p w14:paraId="36B29052" w14:textId="77777777" w:rsidR="00310D9A" w:rsidRPr="00A04313" w:rsidRDefault="00310D9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9A590F" w:rsidRPr="00A04313" w14:paraId="63A99C22"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814C11F" w14:textId="19BE5CE0" w:rsidR="009A590F" w:rsidRPr="00A04313" w:rsidRDefault="00FD11ED" w:rsidP="00857191">
            <w:pPr>
              <w:keepNext/>
              <w:rPr>
                <w:rFonts w:asciiTheme="minorHAnsi" w:hAnsiTheme="minorHAnsi"/>
                <w:b/>
                <w:szCs w:val="18"/>
              </w:rPr>
            </w:pPr>
            <w:r w:rsidRPr="00A04313">
              <w:rPr>
                <w:rFonts w:asciiTheme="minorHAnsi" w:hAnsiTheme="minorHAnsi"/>
                <w:b/>
                <w:szCs w:val="18"/>
              </w:rPr>
              <w:t>D</w:t>
            </w:r>
            <w:r w:rsidR="009A590F" w:rsidRPr="00A04313">
              <w:rPr>
                <w:rFonts w:asciiTheme="minorHAnsi" w:hAnsiTheme="minorHAnsi"/>
                <w:b/>
                <w:szCs w:val="18"/>
              </w:rPr>
              <w:t>. Determination of HERS Verification Compliance</w:t>
            </w:r>
          </w:p>
          <w:p w14:paraId="0F41A026" w14:textId="77777777" w:rsidR="009A590F" w:rsidRPr="00A04313" w:rsidRDefault="009A590F" w:rsidP="00857191">
            <w:pPr>
              <w:keepNext/>
              <w:rPr>
                <w:rFonts w:asciiTheme="minorHAnsi" w:hAnsiTheme="minorHAnsi"/>
                <w:sz w:val="18"/>
                <w:szCs w:val="18"/>
              </w:rPr>
            </w:pPr>
            <w:r w:rsidRPr="00A04313">
              <w:rPr>
                <w:rFonts w:asciiTheme="minorHAnsi" w:hAnsiTheme="minorHAnsi"/>
                <w:sz w:val="18"/>
                <w:szCs w:val="18"/>
              </w:rPr>
              <w:t xml:space="preserve">All applicable sections of this document shall indicate compliance with the specified verification protocol requirements </w:t>
            </w:r>
            <w:proofErr w:type="gramStart"/>
            <w:r w:rsidRPr="00A04313">
              <w:rPr>
                <w:rFonts w:asciiTheme="minorHAnsi" w:hAnsiTheme="minorHAnsi"/>
                <w:sz w:val="18"/>
                <w:szCs w:val="18"/>
              </w:rPr>
              <w:t>in order for</w:t>
            </w:r>
            <w:proofErr w:type="gramEnd"/>
            <w:r w:rsidRPr="00A04313">
              <w:rPr>
                <w:rFonts w:asciiTheme="minorHAnsi" w:hAnsiTheme="minorHAnsi"/>
                <w:sz w:val="18"/>
                <w:szCs w:val="18"/>
              </w:rPr>
              <w:t xml:space="preserve"> this Certificate of Verification as a whole to be determined to be in compliance.</w:t>
            </w:r>
          </w:p>
        </w:tc>
      </w:tr>
      <w:tr w:rsidR="009A590F" w:rsidRPr="00A04313" w14:paraId="60E0A400"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7CD7A561" w14:textId="77777777" w:rsidR="009A590F" w:rsidRPr="00A04313" w:rsidRDefault="009A590F" w:rsidP="00857191">
            <w:pPr>
              <w:keepNext/>
              <w:jc w:val="center"/>
              <w:rPr>
                <w:rFonts w:asciiTheme="minorHAnsi" w:hAnsiTheme="minorHAnsi"/>
                <w:sz w:val="18"/>
                <w:szCs w:val="18"/>
              </w:rPr>
            </w:pPr>
            <w:r w:rsidRPr="00A04313">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77F0830E" w14:textId="132D9B32" w:rsidR="009A590F" w:rsidRPr="00A04313" w:rsidRDefault="009A590F">
            <w:pPr>
              <w:keepNext/>
              <w:rPr>
                <w:rFonts w:asciiTheme="minorHAnsi" w:hAnsiTheme="minorHAnsi"/>
                <w:sz w:val="18"/>
                <w:szCs w:val="18"/>
              </w:rPr>
            </w:pPr>
          </w:p>
        </w:tc>
      </w:tr>
    </w:tbl>
    <w:p w14:paraId="5DD3C5D7" w14:textId="77777777" w:rsidR="00310D9A" w:rsidRPr="00A04313" w:rsidRDefault="00310D9A">
      <w:pPr>
        <w:rPr>
          <w:rFonts w:asciiTheme="minorHAnsi" w:hAnsiTheme="minorHAnsi"/>
          <w:sz w:val="18"/>
          <w:szCs w:val="18"/>
        </w:rPr>
      </w:pPr>
      <w:r w:rsidRPr="00A04313">
        <w:rPr>
          <w:rFonts w:asciiTheme="minorHAnsi" w:hAnsiTheme="minorHAnsi"/>
          <w:sz w:val="18"/>
          <w:szCs w:val="18"/>
        </w:rPr>
        <w:br w:type="page"/>
      </w:r>
    </w:p>
    <w:tbl>
      <w:tblPr>
        <w:tblW w:w="496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86"/>
        <w:gridCol w:w="5220"/>
      </w:tblGrid>
      <w:tr w:rsidR="00BD090E" w:rsidRPr="002410F5" w14:paraId="54DE7060" w14:textId="77777777" w:rsidTr="00B25762">
        <w:trPr>
          <w:trHeight w:val="233"/>
        </w:trPr>
        <w:tc>
          <w:tcPr>
            <w:tcW w:w="10706" w:type="dxa"/>
            <w:gridSpan w:val="2"/>
            <w:vAlign w:val="center"/>
          </w:tcPr>
          <w:p w14:paraId="3B981806" w14:textId="77777777" w:rsidR="00BD090E" w:rsidRPr="002410F5" w:rsidRDefault="00BD090E"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10F5">
              <w:rPr>
                <w:rFonts w:asciiTheme="minorHAnsi" w:hAnsiTheme="minorHAnsi" w:cs="Arial"/>
                <w:b/>
                <w:caps/>
              </w:rPr>
              <w:lastRenderedPageBreak/>
              <w:t>Documentation Author's Declaration Statement</w:t>
            </w:r>
          </w:p>
        </w:tc>
      </w:tr>
      <w:tr w:rsidR="00BD090E" w:rsidRPr="002410F5" w14:paraId="6BC948F3" w14:textId="77777777" w:rsidTr="00B25762">
        <w:trPr>
          <w:trHeight w:val="206"/>
        </w:trPr>
        <w:tc>
          <w:tcPr>
            <w:tcW w:w="10706" w:type="dxa"/>
            <w:gridSpan w:val="2"/>
            <w:vAlign w:val="center"/>
          </w:tcPr>
          <w:p w14:paraId="7489F6AD" w14:textId="77777777" w:rsidR="00BD090E" w:rsidRPr="002410F5" w:rsidRDefault="00BD090E" w:rsidP="00BD090E">
            <w:pPr>
              <w:numPr>
                <w:ilvl w:val="0"/>
                <w:numId w:val="7"/>
              </w:numPr>
              <w:ind w:left="271" w:hanging="270"/>
              <w:rPr>
                <w:rFonts w:asciiTheme="minorHAnsi" w:hAnsiTheme="minorHAnsi"/>
              </w:rPr>
            </w:pPr>
            <w:r w:rsidRPr="002410F5">
              <w:rPr>
                <w:rFonts w:asciiTheme="minorHAnsi" w:hAnsiTheme="minorHAnsi"/>
              </w:rPr>
              <w:t>I certify that this Certificate of Verification documentation is accurate and complete.</w:t>
            </w:r>
          </w:p>
        </w:tc>
      </w:tr>
      <w:tr w:rsidR="00BD090E" w:rsidRPr="002410F5" w14:paraId="3D655EF0" w14:textId="77777777" w:rsidTr="00B25762">
        <w:trPr>
          <w:trHeight w:val="360"/>
        </w:trPr>
        <w:tc>
          <w:tcPr>
            <w:tcW w:w="5486" w:type="dxa"/>
          </w:tcPr>
          <w:p w14:paraId="24008718" w14:textId="77777777" w:rsidR="00BD090E" w:rsidRPr="002410F5" w:rsidRDefault="00BD090E" w:rsidP="00F41B35">
            <w:pPr>
              <w:rPr>
                <w:rFonts w:asciiTheme="minorHAnsi" w:hAnsiTheme="minorHAnsi"/>
              </w:rPr>
            </w:pPr>
            <w:r w:rsidRPr="002410F5">
              <w:rPr>
                <w:rFonts w:asciiTheme="minorHAnsi" w:hAnsiTheme="minorHAnsi"/>
              </w:rPr>
              <w:t>Name:</w:t>
            </w:r>
          </w:p>
        </w:tc>
        <w:tc>
          <w:tcPr>
            <w:tcW w:w="5220" w:type="dxa"/>
          </w:tcPr>
          <w:p w14:paraId="434B5E17" w14:textId="77777777" w:rsidR="00BD090E" w:rsidRPr="002410F5" w:rsidRDefault="00BD090E" w:rsidP="00F41B35">
            <w:pPr>
              <w:rPr>
                <w:rFonts w:asciiTheme="minorHAnsi" w:hAnsiTheme="minorHAnsi"/>
              </w:rPr>
            </w:pPr>
            <w:r w:rsidRPr="002410F5">
              <w:rPr>
                <w:rFonts w:asciiTheme="minorHAnsi" w:hAnsiTheme="minorHAnsi"/>
              </w:rPr>
              <w:t>Signature:</w:t>
            </w:r>
          </w:p>
        </w:tc>
      </w:tr>
      <w:tr w:rsidR="00BD090E" w:rsidRPr="002410F5" w14:paraId="71F90277" w14:textId="77777777" w:rsidTr="00B25762">
        <w:trPr>
          <w:trHeight w:val="360"/>
        </w:trPr>
        <w:tc>
          <w:tcPr>
            <w:tcW w:w="5486" w:type="dxa"/>
          </w:tcPr>
          <w:p w14:paraId="74F7FB12" w14:textId="77777777" w:rsidR="00BD090E" w:rsidRPr="002410F5" w:rsidRDefault="00BD090E" w:rsidP="00F41B35">
            <w:pPr>
              <w:rPr>
                <w:rFonts w:asciiTheme="minorHAnsi" w:hAnsiTheme="minorHAnsi"/>
              </w:rPr>
            </w:pPr>
            <w:r w:rsidRPr="002410F5">
              <w:rPr>
                <w:rFonts w:asciiTheme="minorHAnsi" w:hAnsiTheme="minorHAnsi"/>
              </w:rPr>
              <w:t>Company:</w:t>
            </w:r>
          </w:p>
        </w:tc>
        <w:tc>
          <w:tcPr>
            <w:tcW w:w="5220" w:type="dxa"/>
          </w:tcPr>
          <w:p w14:paraId="6867D23B" w14:textId="77777777" w:rsidR="00BD090E" w:rsidRPr="002410F5" w:rsidRDefault="00BD090E" w:rsidP="00F41B35">
            <w:pPr>
              <w:rPr>
                <w:rFonts w:asciiTheme="minorHAnsi" w:hAnsiTheme="minorHAnsi"/>
              </w:rPr>
            </w:pPr>
            <w:r w:rsidRPr="002410F5">
              <w:rPr>
                <w:rFonts w:asciiTheme="minorHAnsi" w:hAnsiTheme="minorHAnsi"/>
              </w:rPr>
              <w:t>Date:</w:t>
            </w:r>
          </w:p>
        </w:tc>
      </w:tr>
      <w:tr w:rsidR="00BD090E" w:rsidRPr="002410F5" w14:paraId="33AEA740" w14:textId="77777777" w:rsidTr="00B25762">
        <w:trPr>
          <w:trHeight w:val="360"/>
        </w:trPr>
        <w:tc>
          <w:tcPr>
            <w:tcW w:w="5486" w:type="dxa"/>
          </w:tcPr>
          <w:p w14:paraId="78E071AF" w14:textId="77777777" w:rsidR="00BD090E" w:rsidRPr="002410F5" w:rsidRDefault="00BD090E" w:rsidP="00F41B35">
            <w:pPr>
              <w:rPr>
                <w:rFonts w:asciiTheme="minorHAnsi" w:hAnsiTheme="minorHAnsi"/>
              </w:rPr>
            </w:pPr>
            <w:r w:rsidRPr="002410F5">
              <w:rPr>
                <w:rFonts w:asciiTheme="minorHAnsi" w:hAnsiTheme="minorHAnsi"/>
              </w:rPr>
              <w:t>Address:</w:t>
            </w:r>
          </w:p>
        </w:tc>
        <w:tc>
          <w:tcPr>
            <w:tcW w:w="5220" w:type="dxa"/>
          </w:tcPr>
          <w:p w14:paraId="55763A7D" w14:textId="77777777" w:rsidR="00BD090E" w:rsidRPr="002410F5" w:rsidRDefault="00BD090E" w:rsidP="00F41B35">
            <w:pPr>
              <w:rPr>
                <w:rFonts w:asciiTheme="minorHAnsi" w:hAnsiTheme="minorHAnsi"/>
              </w:rPr>
            </w:pPr>
            <w:r w:rsidRPr="002410F5">
              <w:rPr>
                <w:rFonts w:asciiTheme="minorHAnsi" w:hAnsiTheme="minorHAnsi"/>
              </w:rPr>
              <w:t>CEA / HERS Certification Identification (if applicable):</w:t>
            </w:r>
          </w:p>
        </w:tc>
      </w:tr>
      <w:tr w:rsidR="00BD090E" w:rsidRPr="002410F5" w14:paraId="25007FDA" w14:textId="77777777" w:rsidTr="00B25762">
        <w:trPr>
          <w:trHeight w:val="360"/>
        </w:trPr>
        <w:tc>
          <w:tcPr>
            <w:tcW w:w="5486" w:type="dxa"/>
          </w:tcPr>
          <w:p w14:paraId="4E5313EC" w14:textId="77777777" w:rsidR="00BD090E" w:rsidRPr="002410F5" w:rsidRDefault="00BD090E" w:rsidP="00F41B35">
            <w:pPr>
              <w:rPr>
                <w:rFonts w:asciiTheme="minorHAnsi" w:hAnsiTheme="minorHAnsi"/>
              </w:rPr>
            </w:pPr>
            <w:r w:rsidRPr="002410F5">
              <w:rPr>
                <w:rFonts w:asciiTheme="minorHAnsi" w:hAnsiTheme="minorHAnsi"/>
              </w:rPr>
              <w:t>City/State/Zip:</w:t>
            </w:r>
          </w:p>
        </w:tc>
        <w:tc>
          <w:tcPr>
            <w:tcW w:w="5220" w:type="dxa"/>
          </w:tcPr>
          <w:p w14:paraId="64301E1F" w14:textId="77777777" w:rsidR="00BD090E" w:rsidRPr="002410F5" w:rsidRDefault="00BD090E" w:rsidP="00F41B35">
            <w:pPr>
              <w:rPr>
                <w:rFonts w:asciiTheme="minorHAnsi" w:hAnsiTheme="minorHAnsi"/>
              </w:rPr>
            </w:pPr>
            <w:r w:rsidRPr="002410F5">
              <w:rPr>
                <w:rFonts w:asciiTheme="minorHAnsi" w:hAnsiTheme="minorHAnsi"/>
              </w:rPr>
              <w:t>Phone:</w:t>
            </w:r>
          </w:p>
        </w:tc>
      </w:tr>
      <w:tr w:rsidR="00BD090E" w:rsidRPr="002410F5" w14:paraId="665FCB41" w14:textId="77777777" w:rsidTr="00B25762">
        <w:tblPrEx>
          <w:tblCellMar>
            <w:left w:w="115" w:type="dxa"/>
            <w:right w:w="115" w:type="dxa"/>
          </w:tblCellMar>
        </w:tblPrEx>
        <w:trPr>
          <w:trHeight w:val="296"/>
        </w:trPr>
        <w:tc>
          <w:tcPr>
            <w:tcW w:w="10706" w:type="dxa"/>
            <w:gridSpan w:val="2"/>
            <w:vAlign w:val="center"/>
          </w:tcPr>
          <w:p w14:paraId="1F3599F3" w14:textId="77777777" w:rsidR="00BD090E" w:rsidRPr="002410F5" w:rsidRDefault="00BD090E"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cs="Arial"/>
                <w:b/>
                <w:caps/>
              </w:rPr>
              <w:t xml:space="preserve">Responsible Person's Declaration statement </w:t>
            </w:r>
          </w:p>
        </w:tc>
      </w:tr>
      <w:tr w:rsidR="00BD090E" w:rsidRPr="002410F5" w14:paraId="2015F996" w14:textId="77777777" w:rsidTr="00B25762">
        <w:tblPrEx>
          <w:tblCellMar>
            <w:left w:w="115" w:type="dxa"/>
            <w:right w:w="115" w:type="dxa"/>
          </w:tblCellMar>
        </w:tblPrEx>
        <w:trPr>
          <w:trHeight w:val="504"/>
        </w:trPr>
        <w:tc>
          <w:tcPr>
            <w:tcW w:w="10706" w:type="dxa"/>
            <w:gridSpan w:val="2"/>
          </w:tcPr>
          <w:p w14:paraId="04055D80" w14:textId="77777777" w:rsidR="00BD090E" w:rsidRPr="002410F5" w:rsidRDefault="00BD090E" w:rsidP="00871379">
            <w:pPr>
              <w:rPr>
                <w:rFonts w:asciiTheme="minorHAnsi" w:hAnsiTheme="minorHAnsi"/>
                <w:bCs/>
              </w:rPr>
            </w:pPr>
            <w:r w:rsidRPr="002410F5">
              <w:rPr>
                <w:rFonts w:asciiTheme="minorHAnsi" w:hAnsiTheme="minorHAnsi"/>
                <w:bCs/>
              </w:rPr>
              <w:t>I certify the following under penalty of perjury, under the laws of the State of California:</w:t>
            </w:r>
          </w:p>
          <w:p w14:paraId="5CE0A5A8" w14:textId="77777777" w:rsidR="00BD090E" w:rsidRPr="002410F5" w:rsidRDefault="00BD090E" w:rsidP="00871379">
            <w:pPr>
              <w:keepNext/>
              <w:numPr>
                <w:ilvl w:val="0"/>
                <w:numId w:val="33"/>
              </w:numPr>
              <w:tabs>
                <w:tab w:val="left" w:pos="-2600"/>
              </w:tabs>
              <w:ind w:left="877"/>
              <w:outlineLvl w:val="2"/>
              <w:rPr>
                <w:rFonts w:asciiTheme="minorHAnsi" w:hAnsiTheme="minorHAnsi"/>
              </w:rPr>
            </w:pPr>
            <w:r w:rsidRPr="002410F5">
              <w:rPr>
                <w:rFonts w:asciiTheme="minorHAnsi" w:hAnsiTheme="minorHAnsi"/>
              </w:rPr>
              <w:t xml:space="preserve">The information provided on this Certificate of Verification is true and correct. </w:t>
            </w:r>
          </w:p>
          <w:p w14:paraId="313FF3AD" w14:textId="77777777" w:rsidR="00BD090E" w:rsidRPr="002410F5" w:rsidRDefault="00BD090E" w:rsidP="00871379">
            <w:pPr>
              <w:keepNext/>
              <w:numPr>
                <w:ilvl w:val="0"/>
                <w:numId w:val="33"/>
              </w:numPr>
              <w:tabs>
                <w:tab w:val="left" w:pos="-2600"/>
              </w:tabs>
              <w:ind w:left="877"/>
              <w:outlineLvl w:val="2"/>
              <w:rPr>
                <w:rFonts w:asciiTheme="minorHAnsi" w:hAnsiTheme="minorHAnsi"/>
              </w:rPr>
            </w:pPr>
            <w:r w:rsidRPr="002410F5">
              <w:rPr>
                <w:rFonts w:asciiTheme="minorHAnsi" w:hAnsiTheme="minorHAnsi"/>
              </w:rPr>
              <w:t>I am the certified HERS Rater who performed the verification identified and reported on this Certificate of Verification (responsible rater).</w:t>
            </w:r>
          </w:p>
          <w:p w14:paraId="7D73FEEC" w14:textId="77777777" w:rsidR="00BD090E" w:rsidRPr="002410F5" w:rsidRDefault="00BD090E" w:rsidP="00871379">
            <w:pPr>
              <w:keepNext/>
              <w:numPr>
                <w:ilvl w:val="0"/>
                <w:numId w:val="33"/>
              </w:numPr>
              <w:tabs>
                <w:tab w:val="left" w:pos="-2600"/>
              </w:tabs>
              <w:ind w:left="877"/>
              <w:outlineLvl w:val="2"/>
              <w:rPr>
                <w:rFonts w:asciiTheme="minorHAnsi" w:hAnsiTheme="minorHAnsi"/>
              </w:rPr>
            </w:pPr>
            <w:r w:rsidRPr="002410F5">
              <w:rPr>
                <w:rFonts w:asciiTheme="minorHAnsi" w:hAnsiTheme="minorHAnsi"/>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6607A416" w14:textId="77777777" w:rsidR="00BD090E" w:rsidRPr="002410F5" w:rsidRDefault="00BD090E" w:rsidP="00871379">
            <w:pPr>
              <w:keepNext/>
              <w:numPr>
                <w:ilvl w:val="0"/>
                <w:numId w:val="33"/>
              </w:numPr>
              <w:tabs>
                <w:tab w:val="left" w:pos="-2600"/>
              </w:tabs>
              <w:ind w:left="877"/>
              <w:outlineLvl w:val="2"/>
              <w:rPr>
                <w:rFonts w:asciiTheme="minorHAnsi" w:hAnsiTheme="minorHAnsi"/>
              </w:rPr>
            </w:pPr>
            <w:r w:rsidRPr="002410F5">
              <w:rPr>
                <w:rFonts w:asciiTheme="minorHAnsi" w:hAnsiTheme="minorHAnsi"/>
              </w:rPr>
              <w:t xml:space="preserve">The information reported on applicable sections of the Certificate(s) of Installation (NRCI), </w:t>
            </w:r>
            <w:proofErr w:type="gramStart"/>
            <w:r w:rsidRPr="002410F5">
              <w:rPr>
                <w:rFonts w:asciiTheme="minorHAnsi" w:hAnsiTheme="minorHAnsi"/>
              </w:rPr>
              <w:t>signed</w:t>
            </w:r>
            <w:proofErr w:type="gramEnd"/>
            <w:r w:rsidRPr="002410F5">
              <w:rPr>
                <w:rFonts w:asciiTheme="minorHAnsi" w:hAnsiTheme="minorHAnsi"/>
              </w:rPr>
              <w:t xml:space="preserve"> and submitted by the person(s) responsible for the construction or installation conforms to the requirements specified on the Certificate(s) of Compliance (NRCC) approved by the enforcement agency. </w:t>
            </w:r>
          </w:p>
          <w:p w14:paraId="4E2EBFAD" w14:textId="77777777" w:rsidR="00BD090E" w:rsidRPr="002410F5" w:rsidRDefault="00BD090E" w:rsidP="00871379">
            <w:pPr>
              <w:keepNext/>
              <w:numPr>
                <w:ilvl w:val="0"/>
                <w:numId w:val="33"/>
              </w:numPr>
              <w:tabs>
                <w:tab w:val="left" w:pos="-2600"/>
              </w:tabs>
              <w:ind w:left="877"/>
              <w:outlineLvl w:val="2"/>
              <w:rPr>
                <w:rFonts w:asciiTheme="minorHAnsi" w:hAnsiTheme="minorHAnsi"/>
              </w:rPr>
            </w:pPr>
            <w:r w:rsidRPr="002410F5">
              <w:rPr>
                <w:rFonts w:asciiTheme="minorHAnsi" w:hAnsiTheme="minorHAnsi"/>
              </w:rPr>
              <w:t xml:space="preserve">I understand that a registered copy of this Certificate of Verification shall be </w:t>
            </w:r>
            <w:proofErr w:type="gramStart"/>
            <w:r w:rsidRPr="002410F5">
              <w:rPr>
                <w:rFonts w:asciiTheme="minorHAnsi" w:hAnsiTheme="minorHAnsi"/>
              </w:rPr>
              <w:t>posted, or</w:t>
            </w:r>
            <w:proofErr w:type="gramEnd"/>
            <w:r w:rsidRPr="002410F5">
              <w:rPr>
                <w:rFonts w:asciiTheme="minorHAnsi" w:hAnsiTheme="minorHAnsi"/>
              </w:rPr>
              <w:t xml:space="preserve"> made available with the building permit(s) issued for the building, and made available to the enforcement agency for all applicable inspections, and I will take the necessary steps to accomplish this requirement. </w:t>
            </w:r>
          </w:p>
          <w:p w14:paraId="727C27F6" w14:textId="77777777" w:rsidR="00BD090E" w:rsidRPr="002410F5" w:rsidRDefault="00BD090E" w:rsidP="00871379">
            <w:pPr>
              <w:keepNext/>
              <w:numPr>
                <w:ilvl w:val="0"/>
                <w:numId w:val="33"/>
              </w:numPr>
              <w:tabs>
                <w:tab w:val="left" w:pos="-2600"/>
              </w:tabs>
              <w:ind w:left="877"/>
              <w:outlineLvl w:val="2"/>
              <w:rPr>
                <w:rFonts w:asciiTheme="minorHAnsi" w:hAnsiTheme="minorHAnsi"/>
              </w:rPr>
            </w:pPr>
            <w:r w:rsidRPr="002410F5">
              <w:rPr>
                <w:rFonts w:asciiTheme="minorHAnsi" w:hAnsiTheme="minorHAnsi"/>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BD090E" w:rsidRPr="002410F5" w14:paraId="6363373E" w14:textId="77777777" w:rsidTr="00B25762">
        <w:tblPrEx>
          <w:tblCellMar>
            <w:left w:w="115" w:type="dxa"/>
            <w:right w:w="115" w:type="dxa"/>
          </w:tblCellMar>
        </w:tblPrEx>
        <w:trPr>
          <w:trHeight w:hRule="exact" w:val="288"/>
        </w:trPr>
        <w:tc>
          <w:tcPr>
            <w:tcW w:w="10706" w:type="dxa"/>
            <w:gridSpan w:val="2"/>
            <w:vAlign w:val="center"/>
          </w:tcPr>
          <w:p w14:paraId="0614B4A8" w14:textId="77777777" w:rsidR="00BD090E" w:rsidRPr="002410F5" w:rsidRDefault="00BD090E"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2410F5">
              <w:rPr>
                <w:rFonts w:asciiTheme="minorHAnsi" w:hAnsiTheme="minorHAnsi" w:cs="Arial"/>
                <w:b/>
                <w:caps/>
              </w:rPr>
              <w:t>BUILDER OR INSTALLER INFORMATION AS SHOWN ON THE CERTIFICATE of Installation</w:t>
            </w:r>
          </w:p>
        </w:tc>
      </w:tr>
      <w:tr w:rsidR="00BD090E" w:rsidRPr="002410F5" w14:paraId="10A81A4D" w14:textId="77777777" w:rsidTr="00B25762">
        <w:tblPrEx>
          <w:tblCellMar>
            <w:left w:w="115" w:type="dxa"/>
            <w:right w:w="115" w:type="dxa"/>
          </w:tblCellMar>
        </w:tblPrEx>
        <w:trPr>
          <w:trHeight w:hRule="exact" w:val="360"/>
        </w:trPr>
        <w:tc>
          <w:tcPr>
            <w:tcW w:w="10706" w:type="dxa"/>
            <w:gridSpan w:val="2"/>
            <w:vAlign w:val="center"/>
          </w:tcPr>
          <w:p w14:paraId="704B37C9" w14:textId="77777777" w:rsidR="00BD090E" w:rsidRPr="002410F5" w:rsidRDefault="00BD090E"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Company Name (Installing Subcontractor or General Contractor or Builder/Owner):</w:t>
            </w:r>
          </w:p>
        </w:tc>
      </w:tr>
      <w:tr w:rsidR="00BD090E" w:rsidRPr="002410F5" w14:paraId="4A3996EA" w14:textId="77777777" w:rsidTr="00B25762">
        <w:tblPrEx>
          <w:tblCellMar>
            <w:left w:w="115" w:type="dxa"/>
            <w:right w:w="115" w:type="dxa"/>
          </w:tblCellMar>
        </w:tblPrEx>
        <w:trPr>
          <w:trHeight w:hRule="exact" w:val="360"/>
        </w:trPr>
        <w:tc>
          <w:tcPr>
            <w:tcW w:w="5486" w:type="dxa"/>
          </w:tcPr>
          <w:p w14:paraId="1C05AE41" w14:textId="77777777" w:rsidR="00BD090E" w:rsidRPr="002410F5" w:rsidRDefault="00BD090E" w:rsidP="00F41B35">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Responsible Builder/Installer Name:</w:t>
            </w:r>
          </w:p>
        </w:tc>
        <w:tc>
          <w:tcPr>
            <w:tcW w:w="5220" w:type="dxa"/>
          </w:tcPr>
          <w:p w14:paraId="20FAA285" w14:textId="77777777" w:rsidR="00BD090E" w:rsidRPr="002410F5" w:rsidRDefault="00BD090E" w:rsidP="00F41B3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CSLB License:</w:t>
            </w:r>
          </w:p>
        </w:tc>
      </w:tr>
      <w:tr w:rsidR="00BD090E" w:rsidRPr="002410F5" w14:paraId="50625AAE" w14:textId="77777777" w:rsidTr="00B25762">
        <w:tblPrEx>
          <w:tblCellMar>
            <w:left w:w="108" w:type="dxa"/>
            <w:right w:w="108" w:type="dxa"/>
          </w:tblCellMar>
        </w:tblPrEx>
        <w:trPr>
          <w:trHeight w:hRule="exact" w:val="288"/>
        </w:trPr>
        <w:tc>
          <w:tcPr>
            <w:tcW w:w="10706" w:type="dxa"/>
            <w:gridSpan w:val="2"/>
            <w:vAlign w:val="center"/>
          </w:tcPr>
          <w:p w14:paraId="1E5F7D9B" w14:textId="77777777" w:rsidR="00BD090E" w:rsidRPr="002410F5" w:rsidRDefault="00BD090E" w:rsidP="00F41B3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PROVIDER DATA REGISTRY INFORMATION</w:t>
            </w:r>
          </w:p>
        </w:tc>
      </w:tr>
      <w:tr w:rsidR="00BD090E" w:rsidRPr="002410F5" w14:paraId="5B114012" w14:textId="77777777" w:rsidTr="00B25762">
        <w:tblPrEx>
          <w:tblCellMar>
            <w:left w:w="108" w:type="dxa"/>
            <w:right w:w="108" w:type="dxa"/>
          </w:tblCellMar>
        </w:tblPrEx>
        <w:trPr>
          <w:trHeight w:hRule="exact" w:val="360"/>
        </w:trPr>
        <w:tc>
          <w:tcPr>
            <w:tcW w:w="5486" w:type="dxa"/>
          </w:tcPr>
          <w:p w14:paraId="683DA7F7" w14:textId="77777777" w:rsidR="00BD090E" w:rsidRPr="002410F5" w:rsidRDefault="00BD090E"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Sample Group Number (if applicable):</w:t>
            </w:r>
          </w:p>
        </w:tc>
        <w:tc>
          <w:tcPr>
            <w:tcW w:w="5220" w:type="dxa"/>
          </w:tcPr>
          <w:p w14:paraId="20619802" w14:textId="77777777" w:rsidR="00BD090E" w:rsidRPr="002410F5" w:rsidRDefault="00BD090E"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Dwelling Test Status in Sample Group (if applicable)</w:t>
            </w:r>
          </w:p>
        </w:tc>
      </w:tr>
      <w:tr w:rsidR="00BD090E" w:rsidRPr="002410F5" w14:paraId="3A858039" w14:textId="77777777" w:rsidTr="00B25762">
        <w:tblPrEx>
          <w:tblCellMar>
            <w:left w:w="108" w:type="dxa"/>
            <w:right w:w="108" w:type="dxa"/>
          </w:tblCellMar>
        </w:tblPrEx>
        <w:trPr>
          <w:trHeight w:hRule="exact" w:val="288"/>
        </w:trPr>
        <w:tc>
          <w:tcPr>
            <w:tcW w:w="10706" w:type="dxa"/>
            <w:gridSpan w:val="2"/>
            <w:vAlign w:val="center"/>
          </w:tcPr>
          <w:p w14:paraId="3FD3C6FC" w14:textId="77777777" w:rsidR="00BD090E" w:rsidRPr="002410F5" w:rsidRDefault="00BD090E" w:rsidP="00F41B3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RATER INFORMATION</w:t>
            </w:r>
          </w:p>
        </w:tc>
      </w:tr>
      <w:tr w:rsidR="00BD090E" w:rsidRPr="002410F5" w14:paraId="1F7872E6" w14:textId="77777777" w:rsidTr="00B25762">
        <w:tblPrEx>
          <w:tblCellMar>
            <w:left w:w="108" w:type="dxa"/>
            <w:right w:w="108" w:type="dxa"/>
          </w:tblCellMar>
        </w:tblPrEx>
        <w:trPr>
          <w:trHeight w:hRule="exact" w:val="360"/>
        </w:trPr>
        <w:tc>
          <w:tcPr>
            <w:tcW w:w="10706" w:type="dxa"/>
            <w:gridSpan w:val="2"/>
          </w:tcPr>
          <w:p w14:paraId="2E94D9E8" w14:textId="77777777" w:rsidR="00BD090E" w:rsidRPr="002410F5" w:rsidRDefault="00BD090E" w:rsidP="00F41B3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HERS Rater Company Name:</w:t>
            </w:r>
          </w:p>
        </w:tc>
      </w:tr>
      <w:tr w:rsidR="00BD090E" w:rsidRPr="002410F5" w14:paraId="5A1FC2BF" w14:textId="77777777" w:rsidTr="00B25762">
        <w:tblPrEx>
          <w:tblCellMar>
            <w:left w:w="108" w:type="dxa"/>
            <w:right w:w="108" w:type="dxa"/>
          </w:tblCellMar>
        </w:tblPrEx>
        <w:trPr>
          <w:trHeight w:hRule="exact" w:val="360"/>
        </w:trPr>
        <w:tc>
          <w:tcPr>
            <w:tcW w:w="5486" w:type="dxa"/>
            <w:tcBorders>
              <w:top w:val="single" w:sz="4" w:space="0" w:color="auto"/>
              <w:left w:val="single" w:sz="4" w:space="0" w:color="auto"/>
              <w:bottom w:val="single" w:sz="4" w:space="0" w:color="auto"/>
              <w:right w:val="single" w:sz="4" w:space="0" w:color="auto"/>
            </w:tcBorders>
          </w:tcPr>
          <w:p w14:paraId="6ADC9E52" w14:textId="77777777" w:rsidR="00BD090E" w:rsidRPr="002410F5" w:rsidRDefault="00BD090E"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Name:</w:t>
            </w:r>
          </w:p>
        </w:tc>
        <w:tc>
          <w:tcPr>
            <w:tcW w:w="5220" w:type="dxa"/>
            <w:tcBorders>
              <w:top w:val="single" w:sz="4" w:space="0" w:color="auto"/>
              <w:left w:val="single" w:sz="4" w:space="0" w:color="auto"/>
              <w:bottom w:val="single" w:sz="4" w:space="0" w:color="auto"/>
              <w:right w:val="single" w:sz="4" w:space="0" w:color="auto"/>
            </w:tcBorders>
          </w:tcPr>
          <w:p w14:paraId="2CB2958B" w14:textId="77777777" w:rsidR="00BD090E" w:rsidRPr="002410F5" w:rsidRDefault="00BD090E"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Signature:</w:t>
            </w:r>
          </w:p>
        </w:tc>
      </w:tr>
      <w:tr w:rsidR="00BD090E" w:rsidRPr="002410F5" w14:paraId="3494D637" w14:textId="77777777" w:rsidTr="00B25762">
        <w:tblPrEx>
          <w:tblCellMar>
            <w:left w:w="108" w:type="dxa"/>
            <w:right w:w="108" w:type="dxa"/>
          </w:tblCellMar>
        </w:tblPrEx>
        <w:trPr>
          <w:trHeight w:hRule="exact" w:val="360"/>
        </w:trPr>
        <w:tc>
          <w:tcPr>
            <w:tcW w:w="5486" w:type="dxa"/>
            <w:tcBorders>
              <w:top w:val="single" w:sz="4" w:space="0" w:color="auto"/>
              <w:left w:val="single" w:sz="4" w:space="0" w:color="auto"/>
              <w:bottom w:val="single" w:sz="4" w:space="0" w:color="auto"/>
              <w:right w:val="single" w:sz="4" w:space="0" w:color="auto"/>
            </w:tcBorders>
          </w:tcPr>
          <w:p w14:paraId="0F7EFDA5" w14:textId="77777777" w:rsidR="00BD090E" w:rsidRPr="002410F5" w:rsidRDefault="00BD090E"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Certification Number w/ this HERS Provider</w:t>
            </w:r>
          </w:p>
        </w:tc>
        <w:tc>
          <w:tcPr>
            <w:tcW w:w="5220" w:type="dxa"/>
            <w:tcBorders>
              <w:top w:val="single" w:sz="4" w:space="0" w:color="auto"/>
              <w:left w:val="single" w:sz="4" w:space="0" w:color="auto"/>
              <w:bottom w:val="single" w:sz="4" w:space="0" w:color="auto"/>
              <w:right w:val="single" w:sz="4" w:space="0" w:color="auto"/>
            </w:tcBorders>
          </w:tcPr>
          <w:p w14:paraId="15D557C5" w14:textId="77777777" w:rsidR="00BD090E" w:rsidRPr="002410F5" w:rsidRDefault="00BD090E"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Date Signed:</w:t>
            </w:r>
          </w:p>
        </w:tc>
      </w:tr>
    </w:tbl>
    <w:p w14:paraId="60994A69" w14:textId="776E5CF1" w:rsidR="00192313" w:rsidRPr="00A04313" w:rsidRDefault="00192313" w:rsidP="00192313">
      <w:pPr>
        <w:rPr>
          <w:rFonts w:asciiTheme="minorHAnsi" w:hAnsiTheme="minorHAnsi"/>
          <w:sz w:val="18"/>
          <w:szCs w:val="18"/>
        </w:rPr>
      </w:pPr>
    </w:p>
    <w:p w14:paraId="74AB4502" w14:textId="5FF07D50" w:rsidR="00192313" w:rsidRPr="00A04313" w:rsidRDefault="00192313" w:rsidP="00192313">
      <w:pPr>
        <w:rPr>
          <w:rFonts w:asciiTheme="minorHAnsi" w:hAnsiTheme="minorHAnsi"/>
          <w:sz w:val="18"/>
          <w:szCs w:val="18"/>
        </w:rPr>
      </w:pPr>
    </w:p>
    <w:p w14:paraId="7423E38F" w14:textId="28045854" w:rsidR="0079128F" w:rsidRPr="00A04313" w:rsidRDefault="0079128F">
      <w:pPr>
        <w:rPr>
          <w:rFonts w:asciiTheme="minorHAnsi" w:hAnsiTheme="minorHAnsi"/>
          <w:sz w:val="16"/>
          <w:szCs w:val="16"/>
        </w:rPr>
      </w:pPr>
    </w:p>
    <w:p w14:paraId="7FD0869C" w14:textId="77777777" w:rsidR="00C64DBF" w:rsidRPr="00A04313" w:rsidRDefault="00C64DBF" w:rsidP="00C64DBF">
      <w:pPr>
        <w:ind w:hanging="677"/>
        <w:rPr>
          <w:rFonts w:asciiTheme="minorHAnsi" w:hAnsiTheme="minorHAnsi"/>
        </w:rPr>
      </w:pPr>
    </w:p>
    <w:p w14:paraId="7DC90E59" w14:textId="77777777" w:rsidR="00B71555" w:rsidRPr="00A04313" w:rsidRDefault="00B71555" w:rsidP="00B71555">
      <w:pPr>
        <w:contextualSpacing/>
        <w:rPr>
          <w:rFonts w:asciiTheme="minorHAnsi" w:hAnsiTheme="minorHAnsi"/>
          <w:sz w:val="18"/>
          <w:szCs w:val="18"/>
        </w:rPr>
      </w:pPr>
    </w:p>
    <w:p w14:paraId="253859F4" w14:textId="77777777" w:rsidR="00D65FA1" w:rsidRPr="00A04313" w:rsidRDefault="00D65FA1" w:rsidP="00B71555">
      <w:pPr>
        <w:rPr>
          <w:rFonts w:asciiTheme="minorHAnsi" w:hAnsiTheme="minorHAnsi"/>
          <w:sz w:val="18"/>
          <w:szCs w:val="18"/>
        </w:rPr>
        <w:sectPr w:rsidR="00D65FA1" w:rsidRPr="00A04313"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DDFB596" w14:textId="7DB526BF" w:rsidR="00636F83" w:rsidRPr="00A04313" w:rsidRDefault="000A6716" w:rsidP="000A6716">
      <w:pPr>
        <w:jc w:val="center"/>
        <w:rPr>
          <w:rFonts w:asciiTheme="minorHAnsi" w:hAnsiTheme="minorHAnsi"/>
          <w:b/>
          <w:sz w:val="28"/>
          <w:szCs w:val="18"/>
        </w:rPr>
      </w:pPr>
      <w:r w:rsidRPr="00A04313">
        <w:rPr>
          <w:rFonts w:asciiTheme="minorHAnsi" w:hAnsiTheme="minorHAnsi"/>
          <w:b/>
          <w:szCs w:val="18"/>
        </w:rPr>
        <w:lastRenderedPageBreak/>
        <w:t>CF</w:t>
      </w:r>
      <w:r w:rsidR="00FD11ED" w:rsidRPr="00A04313">
        <w:rPr>
          <w:rFonts w:asciiTheme="minorHAnsi" w:hAnsiTheme="minorHAnsi"/>
          <w:b/>
          <w:szCs w:val="18"/>
        </w:rPr>
        <w:t>3</w:t>
      </w:r>
      <w:r w:rsidRPr="00A04313">
        <w:rPr>
          <w:rFonts w:asciiTheme="minorHAnsi" w:hAnsiTheme="minorHAnsi"/>
          <w:b/>
          <w:szCs w:val="18"/>
        </w:rPr>
        <w:t>R-MCH-</w:t>
      </w:r>
      <w:r w:rsidR="00FD4671" w:rsidRPr="00A04313">
        <w:rPr>
          <w:rFonts w:asciiTheme="minorHAnsi" w:hAnsiTheme="minorHAnsi"/>
          <w:b/>
          <w:szCs w:val="18"/>
        </w:rPr>
        <w:t>32</w:t>
      </w:r>
      <w:r w:rsidRPr="00A04313">
        <w:rPr>
          <w:rFonts w:asciiTheme="minorHAnsi" w:hAnsiTheme="minorHAnsi"/>
          <w:b/>
          <w:szCs w:val="18"/>
        </w:rPr>
        <w:t>-H User Instructions</w:t>
      </w:r>
    </w:p>
    <w:p w14:paraId="0A46346E" w14:textId="77777777" w:rsidR="00636F83" w:rsidRPr="00A04313" w:rsidRDefault="00636F83" w:rsidP="00636F83">
      <w:pPr>
        <w:rPr>
          <w:rFonts w:asciiTheme="minorHAnsi" w:eastAsia="Cambria" w:hAnsiTheme="minorHAnsi"/>
          <w:b/>
          <w:sz w:val="18"/>
          <w:szCs w:val="18"/>
        </w:rPr>
      </w:pPr>
    </w:p>
    <w:p w14:paraId="46048A7A" w14:textId="0F0B2075" w:rsidR="00C64AD0" w:rsidRPr="00A04313" w:rsidRDefault="00636F83" w:rsidP="00636F83">
      <w:pPr>
        <w:rPr>
          <w:rFonts w:asciiTheme="minorHAnsi" w:hAnsiTheme="minorHAnsi"/>
          <w:sz w:val="18"/>
          <w:szCs w:val="18"/>
        </w:rPr>
      </w:pPr>
      <w:r w:rsidRPr="00A04313">
        <w:rPr>
          <w:rFonts w:asciiTheme="minorHAnsi" w:eastAsia="Cambria" w:hAnsiTheme="minorHAnsi"/>
          <w:b/>
          <w:sz w:val="18"/>
          <w:szCs w:val="18"/>
        </w:rPr>
        <w:t xml:space="preserve">Section A. </w:t>
      </w:r>
      <w:r w:rsidR="001C2576" w:rsidRPr="00A04313">
        <w:rPr>
          <w:rFonts w:asciiTheme="minorHAnsi" w:eastAsia="Cambria" w:hAnsiTheme="minorHAnsi"/>
          <w:b/>
          <w:sz w:val="18"/>
          <w:szCs w:val="18"/>
        </w:rPr>
        <w:t xml:space="preserve">Local Mechanical Exhaust - </w:t>
      </w:r>
      <w:r w:rsidRPr="00A04313">
        <w:rPr>
          <w:rFonts w:asciiTheme="minorHAnsi" w:eastAsia="Cambria" w:hAnsiTheme="minorHAnsi"/>
          <w:b/>
          <w:sz w:val="18"/>
          <w:szCs w:val="18"/>
        </w:rPr>
        <w:t>General Information</w:t>
      </w:r>
    </w:p>
    <w:p w14:paraId="69FD58F0" w14:textId="396ADED4" w:rsidR="00C64AD0" w:rsidRPr="00A04313" w:rsidRDefault="00C64AD0" w:rsidP="00F26A73">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Dwelling Unit Name: This field is filled out automatically and referenced from the MCH-01</w:t>
      </w:r>
    </w:p>
    <w:p w14:paraId="53F346E0" w14:textId="3E8418BD" w:rsidR="00C64AD0" w:rsidRPr="00A04313" w:rsidRDefault="00C64AD0" w:rsidP="00F26A73">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Building Type: This field is filled out automatically and referenced from the CF1R.</w:t>
      </w:r>
    </w:p>
    <w:p w14:paraId="710D412A" w14:textId="76A6D4C9" w:rsidR="00C64AD0" w:rsidRPr="00A04313" w:rsidRDefault="00C64AD0" w:rsidP="005E2135">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Total Kitchen Floor</w:t>
      </w:r>
      <w:r w:rsidR="001C2576" w:rsidRPr="00A04313">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Pr="00A04313" w:rsidRDefault="001C2576" w:rsidP="00F26A73">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Pr="00A04313" w:rsidRDefault="001C2576" w:rsidP="00F26A73">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Kitchen Total Conditioned Volume: This field is filled out automatically and calculated based on the kitchen area and ceiling height.</w:t>
      </w:r>
    </w:p>
    <w:p w14:paraId="54072D09" w14:textId="5C4F6DFF" w:rsidR="001C2576" w:rsidRPr="00A04313" w:rsidRDefault="001C2576" w:rsidP="00F26A73">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Kitchen Type: Enter the type of kitchen (enclosed or non-enclosed).</w:t>
      </w:r>
    </w:p>
    <w:p w14:paraId="6E3BBCCE" w14:textId="20607987" w:rsidR="00071062" w:rsidRPr="00A04313" w:rsidRDefault="00071062" w:rsidP="00F26A73">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 xml:space="preserve">Dwelling Unit Total Floor Area: This field is </w:t>
      </w:r>
      <w:r w:rsidR="00AB3C6D" w:rsidRPr="00A04313">
        <w:rPr>
          <w:rFonts w:asciiTheme="minorHAnsi" w:eastAsia="Cambria" w:hAnsiTheme="minorHAnsi"/>
          <w:sz w:val="18"/>
          <w:szCs w:val="18"/>
        </w:rPr>
        <w:t xml:space="preserve">filled out </w:t>
      </w:r>
      <w:r w:rsidRPr="00A04313">
        <w:rPr>
          <w:rFonts w:asciiTheme="minorHAnsi" w:eastAsia="Cambria" w:hAnsiTheme="minorHAnsi"/>
          <w:sz w:val="18"/>
          <w:szCs w:val="18"/>
        </w:rPr>
        <w:t xml:space="preserve">automatically </w:t>
      </w:r>
      <w:r w:rsidR="00AB3C6D" w:rsidRPr="00A04313">
        <w:rPr>
          <w:rFonts w:asciiTheme="minorHAnsi" w:eastAsia="Cambria" w:hAnsiTheme="minorHAnsi"/>
          <w:sz w:val="18"/>
          <w:szCs w:val="18"/>
        </w:rPr>
        <w:t>and referenced from the MCH-01.</w:t>
      </w:r>
    </w:p>
    <w:p w14:paraId="3022FE58" w14:textId="002D38F0" w:rsidR="00AB3C6D" w:rsidRPr="00A04313" w:rsidRDefault="00AB3C6D" w:rsidP="00F26A73">
      <w:pPr>
        <w:pStyle w:val="ListParagraph"/>
        <w:numPr>
          <w:ilvl w:val="0"/>
          <w:numId w:val="21"/>
        </w:numPr>
        <w:rPr>
          <w:rFonts w:asciiTheme="minorHAnsi" w:eastAsia="Cambria" w:hAnsiTheme="minorHAnsi"/>
          <w:sz w:val="18"/>
          <w:szCs w:val="18"/>
        </w:rPr>
      </w:pPr>
      <w:r w:rsidRPr="00A04313">
        <w:rPr>
          <w:rFonts w:asciiTheme="minorHAnsi" w:eastAsia="Cambria" w:hAnsiTheme="minorHAnsi"/>
          <w:sz w:val="18"/>
          <w:szCs w:val="18"/>
        </w:rPr>
        <w:t>Kitchen Range Fuel Type: Select the fuel type of the kitchen range</w:t>
      </w:r>
      <w:r w:rsidR="00D7662B" w:rsidRPr="00A04313">
        <w:rPr>
          <w:rFonts w:asciiTheme="minorHAnsi" w:eastAsia="Cambria" w:hAnsiTheme="minorHAnsi"/>
          <w:sz w:val="18"/>
          <w:szCs w:val="18"/>
        </w:rPr>
        <w:t>: natural gas or electric.</w:t>
      </w:r>
    </w:p>
    <w:p w14:paraId="4A1B0C54" w14:textId="1CD8078C" w:rsidR="001C2576" w:rsidRPr="00A04313" w:rsidRDefault="001C2576" w:rsidP="00604BA7">
      <w:pPr>
        <w:rPr>
          <w:rFonts w:asciiTheme="minorHAnsi" w:eastAsia="Cambria" w:hAnsiTheme="minorHAnsi"/>
          <w:sz w:val="18"/>
          <w:szCs w:val="18"/>
        </w:rPr>
      </w:pPr>
    </w:p>
    <w:p w14:paraId="5193E146" w14:textId="71B7A514" w:rsidR="00417094" w:rsidRPr="00A04313" w:rsidRDefault="00417094" w:rsidP="00417094">
      <w:pPr>
        <w:rPr>
          <w:rFonts w:asciiTheme="minorHAnsi" w:hAnsiTheme="minorHAnsi"/>
          <w:b/>
          <w:sz w:val="18"/>
          <w:szCs w:val="18"/>
        </w:rPr>
      </w:pPr>
      <w:r w:rsidRPr="00A04313">
        <w:rPr>
          <w:rFonts w:asciiTheme="minorHAnsi" w:eastAsia="Cambria" w:hAnsiTheme="minorHAnsi"/>
          <w:b/>
          <w:sz w:val="18"/>
          <w:szCs w:val="18"/>
        </w:rPr>
        <w:t xml:space="preserve">Section </w:t>
      </w:r>
      <w:r w:rsidR="009417DB" w:rsidRPr="00A04313">
        <w:rPr>
          <w:rFonts w:asciiTheme="minorHAnsi" w:eastAsia="Cambria" w:hAnsiTheme="minorHAnsi"/>
          <w:b/>
          <w:sz w:val="18"/>
          <w:szCs w:val="18"/>
        </w:rPr>
        <w:t>B</w:t>
      </w:r>
      <w:r w:rsidRPr="00A04313">
        <w:rPr>
          <w:rFonts w:asciiTheme="minorHAnsi" w:eastAsia="Cambria" w:hAnsiTheme="minorHAnsi"/>
          <w:b/>
          <w:sz w:val="18"/>
          <w:szCs w:val="18"/>
        </w:rPr>
        <w:t>. Kitchen Exhaust System</w:t>
      </w:r>
    </w:p>
    <w:p w14:paraId="17AEE0CE" w14:textId="75A9973B" w:rsidR="005E2135" w:rsidRPr="00A04313" w:rsidRDefault="005E2135"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System Name: Enter a unique name for the kitchen exhaust system</w:t>
      </w:r>
    </w:p>
    <w:p w14:paraId="1C343C9D" w14:textId="7A5B328A"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Manufacturer Name: Enter manufacturer name for the kitchen exhaust system.</w:t>
      </w:r>
    </w:p>
    <w:p w14:paraId="07622041" w14:textId="1653BB09"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System Type:</w:t>
      </w:r>
      <w:r w:rsidR="00767718" w:rsidRPr="00A04313">
        <w:rPr>
          <w:rFonts w:asciiTheme="minorHAnsi" w:eastAsia="Cambria" w:hAnsiTheme="minorHAnsi"/>
          <w:sz w:val="18"/>
          <w:szCs w:val="18"/>
        </w:rPr>
        <w:t xml:space="preserve"> Select the type of kitchen exhaust system. Options are vented range hood, downdraft, and other.</w:t>
      </w:r>
    </w:p>
    <w:p w14:paraId="08A7F10F" w14:textId="0D8A14CB"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 xml:space="preserve">HVI </w:t>
      </w:r>
      <w:r w:rsidR="00982808" w:rsidRPr="00A04313">
        <w:rPr>
          <w:rFonts w:asciiTheme="minorHAnsi" w:eastAsia="Cambria" w:hAnsiTheme="minorHAnsi"/>
          <w:sz w:val="18"/>
          <w:szCs w:val="18"/>
        </w:rPr>
        <w:t xml:space="preserve">or AHAM </w:t>
      </w:r>
      <w:r w:rsidRPr="00A04313">
        <w:rPr>
          <w:rFonts w:asciiTheme="minorHAnsi" w:eastAsia="Cambria" w:hAnsiTheme="minorHAnsi"/>
          <w:sz w:val="18"/>
          <w:szCs w:val="18"/>
        </w:rPr>
        <w:t>Directory Listed Model Number:</w:t>
      </w:r>
      <w:r w:rsidR="00767718" w:rsidRPr="00A04313">
        <w:rPr>
          <w:rFonts w:asciiTheme="minorHAnsi" w:eastAsia="Cambria" w:hAnsiTheme="minorHAnsi"/>
          <w:sz w:val="18"/>
          <w:szCs w:val="18"/>
        </w:rPr>
        <w:t xml:space="preserve"> Enter the kitchen exhaust system model number matching the installed equipment and HVI </w:t>
      </w:r>
      <w:r w:rsidR="00982808" w:rsidRPr="00A04313">
        <w:rPr>
          <w:rFonts w:asciiTheme="minorHAnsi" w:eastAsia="Cambria" w:hAnsiTheme="minorHAnsi"/>
          <w:sz w:val="18"/>
          <w:szCs w:val="18"/>
        </w:rPr>
        <w:t xml:space="preserve">or AHAM </w:t>
      </w:r>
      <w:r w:rsidR="00767718" w:rsidRPr="00A04313">
        <w:rPr>
          <w:rFonts w:asciiTheme="minorHAnsi" w:eastAsia="Cambria" w:hAnsiTheme="minorHAnsi"/>
          <w:sz w:val="18"/>
          <w:szCs w:val="18"/>
        </w:rPr>
        <w:t>directory.</w:t>
      </w:r>
    </w:p>
    <w:p w14:paraId="739CA583" w14:textId="025FB3FF"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 xml:space="preserve">HVI </w:t>
      </w:r>
      <w:r w:rsidR="00982808" w:rsidRPr="00A04313">
        <w:rPr>
          <w:rFonts w:asciiTheme="minorHAnsi" w:eastAsia="Cambria" w:hAnsiTheme="minorHAnsi"/>
          <w:sz w:val="18"/>
          <w:szCs w:val="18"/>
        </w:rPr>
        <w:t xml:space="preserve">or AHAM </w:t>
      </w:r>
      <w:r w:rsidRPr="00A04313">
        <w:rPr>
          <w:rFonts w:asciiTheme="minorHAnsi" w:eastAsia="Cambria" w:hAnsiTheme="minorHAnsi"/>
          <w:sz w:val="18"/>
          <w:szCs w:val="18"/>
        </w:rPr>
        <w:t>Directory Listed Rated Airflow:</w:t>
      </w:r>
      <w:r w:rsidR="00767718" w:rsidRPr="00A04313">
        <w:rPr>
          <w:rFonts w:asciiTheme="minorHAnsi" w:eastAsia="Cambria" w:hAnsiTheme="minorHAnsi"/>
          <w:sz w:val="18"/>
          <w:szCs w:val="18"/>
        </w:rPr>
        <w:t xml:space="preserve"> Enter the rated airflow listed in the HVI </w:t>
      </w:r>
      <w:r w:rsidR="00982808" w:rsidRPr="00A04313">
        <w:rPr>
          <w:rFonts w:asciiTheme="minorHAnsi" w:eastAsia="Cambria" w:hAnsiTheme="minorHAnsi"/>
          <w:sz w:val="18"/>
          <w:szCs w:val="18"/>
        </w:rPr>
        <w:t xml:space="preserve">or AHAM </w:t>
      </w:r>
      <w:r w:rsidR="00767718" w:rsidRPr="00A04313">
        <w:rPr>
          <w:rFonts w:asciiTheme="minorHAnsi" w:eastAsia="Cambria" w:hAnsiTheme="minorHAnsi"/>
          <w:sz w:val="18"/>
          <w:szCs w:val="18"/>
        </w:rPr>
        <w:t>directory for the above model number.</w:t>
      </w:r>
    </w:p>
    <w:p w14:paraId="5D366340" w14:textId="7C5BF285"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HVI</w:t>
      </w:r>
      <w:r w:rsidR="00982808" w:rsidRPr="00A04313">
        <w:rPr>
          <w:rFonts w:asciiTheme="minorHAnsi" w:eastAsia="Cambria" w:hAnsiTheme="minorHAnsi"/>
          <w:sz w:val="18"/>
          <w:szCs w:val="18"/>
        </w:rPr>
        <w:t xml:space="preserve"> or AHAM</w:t>
      </w:r>
      <w:r w:rsidRPr="00A04313">
        <w:rPr>
          <w:rFonts w:asciiTheme="minorHAnsi" w:eastAsia="Cambria" w:hAnsiTheme="minorHAnsi"/>
          <w:sz w:val="18"/>
          <w:szCs w:val="18"/>
        </w:rPr>
        <w:t xml:space="preserve"> Directory Listed Sound Rating:</w:t>
      </w:r>
      <w:r w:rsidR="00767718" w:rsidRPr="00A04313">
        <w:rPr>
          <w:rFonts w:asciiTheme="minorHAnsi" w:eastAsia="Cambria" w:hAnsiTheme="minorHAnsi"/>
          <w:sz w:val="18"/>
          <w:szCs w:val="18"/>
        </w:rPr>
        <w:t xml:space="preserve"> Enter the sound rating listed in the HVI</w:t>
      </w:r>
      <w:r w:rsidR="00982808" w:rsidRPr="00A04313">
        <w:rPr>
          <w:rFonts w:asciiTheme="minorHAnsi" w:eastAsia="Cambria" w:hAnsiTheme="minorHAnsi"/>
          <w:sz w:val="18"/>
          <w:szCs w:val="18"/>
        </w:rPr>
        <w:t xml:space="preserve"> or AHAM</w:t>
      </w:r>
      <w:r w:rsidR="00767718" w:rsidRPr="00A04313">
        <w:rPr>
          <w:rFonts w:asciiTheme="minorHAnsi" w:eastAsia="Cambria" w:hAnsiTheme="minorHAnsi"/>
          <w:sz w:val="18"/>
          <w:szCs w:val="18"/>
        </w:rPr>
        <w:t xml:space="preserve"> directory for the above model number.</w:t>
      </w:r>
    </w:p>
    <w:p w14:paraId="69497FA4" w14:textId="480F25D2"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Minimum Airflow (</w:t>
      </w:r>
      <w:r w:rsidR="005E2135" w:rsidRPr="00A04313">
        <w:rPr>
          <w:rFonts w:asciiTheme="minorHAnsi" w:eastAsia="Cambria" w:hAnsiTheme="minorHAnsi"/>
          <w:sz w:val="18"/>
          <w:szCs w:val="18"/>
        </w:rPr>
        <w:t>defaults to</w:t>
      </w:r>
      <w:r w:rsidRPr="00A04313">
        <w:rPr>
          <w:rFonts w:asciiTheme="minorHAnsi" w:eastAsia="Cambria" w:hAnsiTheme="minorHAnsi"/>
          <w:sz w:val="18"/>
          <w:szCs w:val="18"/>
        </w:rPr>
        <w:t xml:space="preserve"> rated airflow):</w:t>
      </w:r>
      <w:r w:rsidR="00767718" w:rsidRPr="00A04313">
        <w:rPr>
          <w:rFonts w:asciiTheme="minorHAnsi" w:eastAsia="Cambria" w:hAnsiTheme="minorHAnsi"/>
          <w:sz w:val="18"/>
          <w:szCs w:val="18"/>
        </w:rPr>
        <w:t xml:space="preserve"> Defaults to rated airflow from HVI directory, but editable if exhaust system minimum airflow rate is</w:t>
      </w:r>
      <w:r w:rsidR="005E2135" w:rsidRPr="00A04313">
        <w:rPr>
          <w:rFonts w:asciiTheme="minorHAnsi" w:eastAsia="Cambria" w:hAnsiTheme="minorHAnsi"/>
          <w:sz w:val="18"/>
          <w:szCs w:val="18"/>
        </w:rPr>
        <w:t xml:space="preserve"> less</w:t>
      </w:r>
      <w:r w:rsidR="00767718" w:rsidRPr="00A04313">
        <w:rPr>
          <w:rFonts w:asciiTheme="minorHAnsi" w:eastAsia="Cambria" w:hAnsiTheme="minorHAnsi"/>
          <w:sz w:val="18"/>
          <w:szCs w:val="18"/>
        </w:rPr>
        <w:t xml:space="preserve"> than HVI listed value.</w:t>
      </w:r>
    </w:p>
    <w:p w14:paraId="2EF5E674" w14:textId="11BE6072"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Operation Schedule:</w:t>
      </w:r>
      <w:r w:rsidR="00767718" w:rsidRPr="00A04313">
        <w:rPr>
          <w:rFonts w:asciiTheme="minorHAnsi" w:eastAsia="Cambria" w:hAnsiTheme="minorHAnsi"/>
          <w:sz w:val="18"/>
          <w:szCs w:val="18"/>
        </w:rPr>
        <w:t xml:space="preserve"> Select the kitchen exhaust system operation schedule. Options are demand control and continuous.</w:t>
      </w:r>
    </w:p>
    <w:p w14:paraId="4F86B5B4" w14:textId="6376BF77" w:rsidR="00D7662B" w:rsidRPr="00A04313" w:rsidRDefault="00E40485" w:rsidP="00EB40A9">
      <w:pPr>
        <w:ind w:left="360"/>
        <w:rPr>
          <w:rFonts w:asciiTheme="minorHAnsi" w:eastAsia="Cambria" w:hAnsiTheme="minorHAnsi"/>
          <w:sz w:val="18"/>
          <w:szCs w:val="18"/>
        </w:rPr>
      </w:pPr>
      <w:r w:rsidRPr="00A04313">
        <w:rPr>
          <w:rFonts w:asciiTheme="minorHAnsi" w:eastAsia="Cambria" w:hAnsiTheme="minorHAnsi"/>
          <w:sz w:val="18"/>
          <w:szCs w:val="18"/>
        </w:rPr>
        <w:t>9a.</w:t>
      </w:r>
      <w:r w:rsidRPr="00A04313">
        <w:rPr>
          <w:rFonts w:asciiTheme="minorHAnsi" w:eastAsia="Cambria" w:hAnsiTheme="minorHAnsi"/>
          <w:sz w:val="18"/>
          <w:szCs w:val="18"/>
        </w:rPr>
        <w:tab/>
        <w:t>Method of Compliance: Select the method of compliance. Options are airflow and capture efficiency.</w:t>
      </w:r>
    </w:p>
    <w:p w14:paraId="3C8A331B" w14:textId="195CF740"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Required Minimum Ventilation Rate</w:t>
      </w:r>
      <w:r w:rsidR="00D26D15" w:rsidRPr="00A04313">
        <w:rPr>
          <w:rFonts w:asciiTheme="minorHAnsi" w:eastAsia="Cambria" w:hAnsiTheme="minorHAnsi"/>
          <w:sz w:val="18"/>
          <w:szCs w:val="18"/>
        </w:rPr>
        <w:t xml:space="preserve"> (if demand controlled)</w:t>
      </w:r>
      <w:r w:rsidRPr="00A04313">
        <w:rPr>
          <w:rFonts w:asciiTheme="minorHAnsi" w:eastAsia="Cambria" w:hAnsiTheme="minorHAnsi"/>
          <w:sz w:val="18"/>
          <w:szCs w:val="18"/>
        </w:rPr>
        <w:t>:</w:t>
      </w:r>
      <w:r w:rsidR="00767718" w:rsidRPr="00A04313">
        <w:rPr>
          <w:rFonts w:asciiTheme="minorHAnsi" w:eastAsia="Cambria" w:hAnsiTheme="minorHAnsi"/>
          <w:sz w:val="18"/>
          <w:szCs w:val="18"/>
        </w:rPr>
        <w:t xml:space="preserve"> This field is filled out automatically and is calculated based on the system operation schedule and type, and kitchen type</w:t>
      </w:r>
      <w:r w:rsidR="00D26D15" w:rsidRPr="00A04313">
        <w:rPr>
          <w:rFonts w:asciiTheme="minorHAnsi" w:eastAsia="Cambria" w:hAnsiTheme="minorHAnsi"/>
          <w:sz w:val="18"/>
          <w:szCs w:val="18"/>
        </w:rPr>
        <w:t xml:space="preserve"> and volume</w:t>
      </w:r>
      <w:r w:rsidR="00A36719" w:rsidRPr="00A04313">
        <w:rPr>
          <w:rFonts w:asciiTheme="minorHAnsi" w:eastAsia="Cambria" w:hAnsiTheme="minorHAnsi"/>
          <w:sz w:val="18"/>
          <w:szCs w:val="18"/>
        </w:rPr>
        <w:t>, and Table 1</w:t>
      </w:r>
      <w:r w:rsidR="000547C6" w:rsidRPr="00A04313">
        <w:rPr>
          <w:rFonts w:asciiTheme="minorHAnsi" w:eastAsia="Cambria" w:hAnsiTheme="minorHAnsi"/>
          <w:sz w:val="18"/>
          <w:szCs w:val="18"/>
        </w:rPr>
        <w:t>60.2</w:t>
      </w:r>
      <w:r w:rsidR="00A36719" w:rsidRPr="00A04313">
        <w:rPr>
          <w:rFonts w:asciiTheme="minorHAnsi" w:eastAsia="Cambria" w:hAnsiTheme="minorHAnsi"/>
          <w:sz w:val="18"/>
          <w:szCs w:val="18"/>
        </w:rPr>
        <w:t>-E and Table 1</w:t>
      </w:r>
      <w:r w:rsidR="000547C6" w:rsidRPr="00A04313">
        <w:rPr>
          <w:rFonts w:asciiTheme="minorHAnsi" w:eastAsia="Cambria" w:hAnsiTheme="minorHAnsi"/>
          <w:sz w:val="18"/>
          <w:szCs w:val="18"/>
        </w:rPr>
        <w:t>60.2</w:t>
      </w:r>
      <w:r w:rsidR="00A36719" w:rsidRPr="00A04313">
        <w:rPr>
          <w:rFonts w:asciiTheme="minorHAnsi" w:eastAsia="Cambria" w:hAnsiTheme="minorHAnsi"/>
          <w:sz w:val="18"/>
          <w:szCs w:val="18"/>
        </w:rPr>
        <w:t>-G</w:t>
      </w:r>
      <w:r w:rsidR="00D26D15" w:rsidRPr="00A04313">
        <w:rPr>
          <w:rFonts w:asciiTheme="minorHAnsi" w:eastAsia="Cambria" w:hAnsiTheme="minorHAnsi"/>
          <w:sz w:val="18"/>
          <w:szCs w:val="18"/>
        </w:rPr>
        <w:t>. This field is only used for demand control exhaust systems. Continuous exhaust required minimum ventilation rate is determined in Section D.</w:t>
      </w:r>
    </w:p>
    <w:p w14:paraId="0C2039A0" w14:textId="77777777" w:rsidR="004D4D10" w:rsidRPr="00A04313" w:rsidRDefault="004D4D10" w:rsidP="004D4D10">
      <w:pPr>
        <w:ind w:left="360"/>
        <w:rPr>
          <w:rFonts w:ascii="Calibri" w:eastAsia="Calibri" w:hAnsi="Calibri" w:cs="Calibri"/>
          <w:sz w:val="18"/>
          <w:szCs w:val="18"/>
        </w:rPr>
      </w:pPr>
      <w:r w:rsidRPr="00A04313">
        <w:rPr>
          <w:rFonts w:ascii="Calibri" w:eastAsia="Calibri" w:hAnsi="Calibri" w:cs="Calibri"/>
          <w:sz w:val="18"/>
          <w:szCs w:val="18"/>
        </w:rPr>
        <w:t>10a.</w:t>
      </w:r>
      <w:r w:rsidRPr="00A04313">
        <w:tab/>
      </w:r>
      <w:r w:rsidRPr="00A04313">
        <w:rPr>
          <w:rFonts w:ascii="Calibri" w:eastAsia="Calibri" w:hAnsi="Calibri" w:cs="Calibri"/>
          <w:sz w:val="18"/>
          <w:szCs w:val="18"/>
        </w:rPr>
        <w:t xml:space="preserve">Exception to Maximum Sound Rating: User select: No Exception or Remote mounted fan with min. 4-ft of duct between fan and intake </w:t>
      </w:r>
      <w:r w:rsidRPr="00A04313">
        <w:tab/>
      </w:r>
      <w:r w:rsidRPr="00A04313">
        <w:rPr>
          <w:rFonts w:ascii="Calibri" w:eastAsia="Calibri" w:hAnsi="Calibri" w:cs="Calibri"/>
          <w:sz w:val="18"/>
          <w:szCs w:val="18"/>
        </w:rPr>
        <w:t>grille.</w:t>
      </w:r>
    </w:p>
    <w:p w14:paraId="51865AF9" w14:textId="4069CD6C" w:rsidR="00417094"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Maximum Sound Rating:</w:t>
      </w:r>
      <w:r w:rsidR="00767718" w:rsidRPr="00A04313">
        <w:rPr>
          <w:rFonts w:asciiTheme="minorHAnsi" w:eastAsia="Cambria" w:hAnsiTheme="minorHAnsi"/>
          <w:sz w:val="18"/>
          <w:szCs w:val="18"/>
        </w:rPr>
        <w:t xml:space="preserve"> This field is filled out automatically and is calculated based the system operation schedule</w:t>
      </w:r>
      <w:r w:rsidR="00D326F9" w:rsidRPr="00A04313">
        <w:rPr>
          <w:rFonts w:asciiTheme="minorHAnsi" w:eastAsia="Cambria" w:hAnsiTheme="minorHAnsi"/>
          <w:sz w:val="18"/>
          <w:szCs w:val="18"/>
        </w:rPr>
        <w:t xml:space="preserve"> and minimum airflow</w:t>
      </w:r>
      <w:r w:rsidR="00767718" w:rsidRPr="00A04313">
        <w:rPr>
          <w:rFonts w:asciiTheme="minorHAnsi" w:eastAsia="Cambria" w:hAnsiTheme="minorHAnsi"/>
          <w:sz w:val="18"/>
          <w:szCs w:val="18"/>
        </w:rPr>
        <w:t>.</w:t>
      </w:r>
    </w:p>
    <w:p w14:paraId="09B5B1E2" w14:textId="5B5B6594" w:rsidR="00D326F9" w:rsidRPr="00A04313" w:rsidRDefault="00417094"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Compliance Statement</w:t>
      </w:r>
      <w:r w:rsidR="007F4B20" w:rsidRPr="00A04313">
        <w:rPr>
          <w:rFonts w:asciiTheme="minorHAnsi" w:eastAsia="Cambria" w:hAnsiTheme="minorHAnsi"/>
          <w:sz w:val="18"/>
          <w:szCs w:val="18"/>
        </w:rPr>
        <w:t xml:space="preserve"> for Airflow</w:t>
      </w:r>
      <w:r w:rsidRPr="00A04313">
        <w:rPr>
          <w:rFonts w:asciiTheme="minorHAnsi" w:eastAsia="Cambria" w:hAnsiTheme="minorHAnsi"/>
          <w:sz w:val="18"/>
          <w:szCs w:val="18"/>
        </w:rPr>
        <w:t>:</w:t>
      </w:r>
      <w:r w:rsidR="00767718" w:rsidRPr="00A04313">
        <w:rPr>
          <w:rFonts w:asciiTheme="minorHAnsi" w:eastAsia="Cambria" w:hAnsiTheme="minorHAnsi"/>
          <w:sz w:val="18"/>
          <w:szCs w:val="18"/>
        </w:rPr>
        <w:t xml:space="preserve"> This field is filled out automatically based on the installed system listed airflow rate </w:t>
      </w:r>
      <w:r w:rsidR="00B16902" w:rsidRPr="00A04313">
        <w:rPr>
          <w:rFonts w:asciiTheme="minorHAnsi" w:eastAsia="Cambria" w:hAnsiTheme="minorHAnsi"/>
          <w:sz w:val="18"/>
          <w:szCs w:val="18"/>
        </w:rPr>
        <w:t xml:space="preserve">and </w:t>
      </w:r>
      <w:r w:rsidR="00767718" w:rsidRPr="00A04313">
        <w:rPr>
          <w:rFonts w:asciiTheme="minorHAnsi" w:eastAsia="Cambria" w:hAnsiTheme="minorHAnsi"/>
          <w:sz w:val="18"/>
          <w:szCs w:val="18"/>
        </w:rPr>
        <w:t>minimum required ventilation rate</w:t>
      </w:r>
      <w:r w:rsidR="00D326F9" w:rsidRPr="00A04313">
        <w:rPr>
          <w:rFonts w:asciiTheme="minorHAnsi" w:eastAsia="Cambria" w:hAnsiTheme="minorHAnsi"/>
          <w:sz w:val="18"/>
          <w:szCs w:val="18"/>
        </w:rPr>
        <w:t xml:space="preserve">. </w:t>
      </w:r>
      <w:r w:rsidR="00B16902" w:rsidRPr="00A04313">
        <w:rPr>
          <w:rFonts w:asciiTheme="minorHAnsi" w:eastAsia="Cambria" w:hAnsiTheme="minorHAnsi"/>
          <w:sz w:val="18"/>
          <w:szCs w:val="18"/>
        </w:rPr>
        <w:t>T</w:t>
      </w:r>
      <w:r w:rsidR="00D326F9" w:rsidRPr="00A04313">
        <w:rPr>
          <w:rFonts w:asciiTheme="minorHAnsi" w:eastAsia="Cambria" w:hAnsiTheme="minorHAnsi"/>
          <w:sz w:val="18"/>
          <w:szCs w:val="18"/>
        </w:rPr>
        <w:t xml:space="preserve">his field only determines compliance </w:t>
      </w:r>
      <w:r w:rsidR="00B16902" w:rsidRPr="00A04313">
        <w:rPr>
          <w:rFonts w:asciiTheme="minorHAnsi" w:eastAsia="Cambria" w:hAnsiTheme="minorHAnsi"/>
          <w:sz w:val="18"/>
          <w:szCs w:val="18"/>
        </w:rPr>
        <w:t>using airflow ratings for demand-controlled kitchen exhaust systems</w:t>
      </w:r>
      <w:r w:rsidR="00D326F9" w:rsidRPr="00A04313">
        <w:rPr>
          <w:rFonts w:asciiTheme="minorHAnsi" w:eastAsia="Cambria" w:hAnsiTheme="minorHAnsi"/>
          <w:sz w:val="18"/>
          <w:szCs w:val="18"/>
        </w:rPr>
        <w:t>. Continuous system ventilation rate compliance is determined in Section D.</w:t>
      </w:r>
      <w:r w:rsidR="008331A6" w:rsidRPr="00A04313">
        <w:rPr>
          <w:rFonts w:asciiTheme="minorHAnsi" w:eastAsia="Cambria" w:hAnsiTheme="minorHAnsi"/>
          <w:sz w:val="18"/>
          <w:szCs w:val="18"/>
        </w:rPr>
        <w:t xml:space="preserve"> Vented range hoods utilizing the capture efficiency rating for compliance is determined in Section E.</w:t>
      </w:r>
    </w:p>
    <w:p w14:paraId="7AD4FB98" w14:textId="0B5C9BE6" w:rsidR="008331A6" w:rsidRPr="00A04313" w:rsidRDefault="008331A6" w:rsidP="00F26A73">
      <w:pPr>
        <w:pStyle w:val="ListParagraph"/>
        <w:numPr>
          <w:ilvl w:val="0"/>
          <w:numId w:val="22"/>
        </w:numPr>
        <w:rPr>
          <w:rFonts w:asciiTheme="minorHAnsi" w:eastAsia="Cambria" w:hAnsiTheme="minorHAnsi"/>
          <w:sz w:val="18"/>
          <w:szCs w:val="18"/>
        </w:rPr>
      </w:pPr>
      <w:r w:rsidRPr="00A04313">
        <w:rPr>
          <w:rFonts w:asciiTheme="minorHAnsi" w:eastAsia="Cambria" w:hAnsiTheme="minorHAnsi"/>
          <w:sz w:val="18"/>
          <w:szCs w:val="18"/>
        </w:rPr>
        <w:t xml:space="preserve">Compliance Statement </w:t>
      </w:r>
      <w:r w:rsidR="00C15EEF" w:rsidRPr="00A04313">
        <w:rPr>
          <w:rFonts w:asciiTheme="minorHAnsi" w:eastAsia="Cambria" w:hAnsiTheme="minorHAnsi"/>
          <w:sz w:val="18"/>
          <w:szCs w:val="18"/>
        </w:rPr>
        <w:t>for Sound. This field is filled out automatically based on the installed system listed sound rating and maximum sound rating allowed.</w:t>
      </w:r>
    </w:p>
    <w:p w14:paraId="42B696E7" w14:textId="77777777" w:rsidR="00D326F9" w:rsidRPr="00A04313" w:rsidRDefault="00D326F9" w:rsidP="003707C5">
      <w:pPr>
        <w:rPr>
          <w:rFonts w:asciiTheme="minorHAnsi" w:eastAsia="Cambria" w:hAnsiTheme="minorHAnsi"/>
          <w:sz w:val="18"/>
          <w:szCs w:val="18"/>
        </w:rPr>
      </w:pPr>
    </w:p>
    <w:p w14:paraId="6AF35430" w14:textId="0E1EAB53" w:rsidR="00D326F9" w:rsidRPr="00A04313" w:rsidRDefault="00D326F9" w:rsidP="00D326F9">
      <w:pPr>
        <w:rPr>
          <w:rFonts w:asciiTheme="minorHAnsi" w:hAnsiTheme="minorHAnsi"/>
          <w:b/>
          <w:sz w:val="18"/>
          <w:szCs w:val="18"/>
        </w:rPr>
      </w:pPr>
      <w:r w:rsidRPr="00A04313">
        <w:rPr>
          <w:rFonts w:asciiTheme="minorHAnsi" w:eastAsia="Cambria" w:hAnsiTheme="minorHAnsi"/>
          <w:b/>
          <w:sz w:val="18"/>
          <w:szCs w:val="18"/>
        </w:rPr>
        <w:t xml:space="preserve">Section </w:t>
      </w:r>
      <w:r w:rsidR="009417DB" w:rsidRPr="00A04313">
        <w:rPr>
          <w:rFonts w:asciiTheme="minorHAnsi" w:eastAsia="Cambria" w:hAnsiTheme="minorHAnsi"/>
          <w:b/>
          <w:sz w:val="18"/>
          <w:szCs w:val="18"/>
        </w:rPr>
        <w:t>C</w:t>
      </w:r>
      <w:r w:rsidRPr="00A04313">
        <w:rPr>
          <w:rFonts w:asciiTheme="minorHAnsi" w:eastAsia="Cambria" w:hAnsiTheme="minorHAnsi"/>
          <w:b/>
          <w:sz w:val="18"/>
          <w:szCs w:val="18"/>
        </w:rPr>
        <w:t>. Continuous Kitchen Exhaust</w:t>
      </w:r>
    </w:p>
    <w:p w14:paraId="2F83712F" w14:textId="43C1E750" w:rsidR="00D326F9" w:rsidRPr="00A04313" w:rsidRDefault="00D326F9" w:rsidP="003707C5">
      <w:pPr>
        <w:pStyle w:val="ListParagraph"/>
        <w:numPr>
          <w:ilvl w:val="0"/>
          <w:numId w:val="27"/>
        </w:numPr>
        <w:rPr>
          <w:rFonts w:asciiTheme="minorHAnsi" w:eastAsia="Cambria" w:hAnsiTheme="minorHAnsi"/>
          <w:sz w:val="18"/>
          <w:szCs w:val="18"/>
        </w:rPr>
      </w:pPr>
      <w:r w:rsidRPr="00A04313">
        <w:rPr>
          <w:rFonts w:asciiTheme="minorHAnsi" w:eastAsia="Cambria" w:hAnsiTheme="minorHAnsi"/>
          <w:sz w:val="18"/>
          <w:szCs w:val="18"/>
        </w:rPr>
        <w:t>Total Continuous Ventilation Airflow: This field is filled out automatically and is equal to the sum of the HVI listed airflow for all continuously operated kitchen exhaust systems.</w:t>
      </w:r>
    </w:p>
    <w:p w14:paraId="17F5066E" w14:textId="537A1CA3" w:rsidR="00D326F9" w:rsidRPr="00A04313" w:rsidRDefault="00D326F9" w:rsidP="003707C5">
      <w:pPr>
        <w:pStyle w:val="ListParagraph"/>
        <w:numPr>
          <w:ilvl w:val="0"/>
          <w:numId w:val="27"/>
        </w:numPr>
        <w:rPr>
          <w:rFonts w:asciiTheme="minorHAnsi" w:eastAsia="Cambria" w:hAnsiTheme="minorHAnsi"/>
          <w:sz w:val="18"/>
          <w:szCs w:val="18"/>
        </w:rPr>
      </w:pPr>
      <w:r w:rsidRPr="00A04313">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351EDA17" w:rsidR="00417094" w:rsidRPr="00A04313" w:rsidRDefault="00D326F9" w:rsidP="003707C5">
      <w:pPr>
        <w:pStyle w:val="ListParagraph"/>
        <w:numPr>
          <w:ilvl w:val="0"/>
          <w:numId w:val="27"/>
        </w:numPr>
        <w:rPr>
          <w:rFonts w:asciiTheme="minorHAnsi" w:eastAsia="Cambria" w:hAnsiTheme="minorHAnsi"/>
          <w:sz w:val="18"/>
          <w:szCs w:val="18"/>
        </w:rPr>
      </w:pPr>
      <w:r w:rsidRPr="00A04313">
        <w:rPr>
          <w:rFonts w:asciiTheme="minorHAnsi" w:eastAsia="Cambria" w:hAnsiTheme="minorHAnsi"/>
          <w:sz w:val="18"/>
          <w:szCs w:val="18"/>
        </w:rPr>
        <w:t>Compliance Statement: This field is filled</w:t>
      </w:r>
      <w:r w:rsidR="00327A9C" w:rsidRPr="00A04313">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BD2BB2E" w14:textId="77777777" w:rsidR="0014644D" w:rsidRPr="00A04313" w:rsidRDefault="0014644D" w:rsidP="0014644D">
      <w:pPr>
        <w:rPr>
          <w:rFonts w:asciiTheme="minorHAnsi" w:eastAsia="Cambria" w:hAnsiTheme="minorHAnsi"/>
          <w:b/>
          <w:sz w:val="18"/>
          <w:szCs w:val="18"/>
        </w:rPr>
      </w:pPr>
    </w:p>
    <w:p w14:paraId="7CBC05A3" w14:textId="5C54D66D" w:rsidR="0014644D" w:rsidRPr="00A04313" w:rsidRDefault="0014644D" w:rsidP="0014644D">
      <w:pPr>
        <w:rPr>
          <w:rFonts w:asciiTheme="minorHAnsi" w:eastAsia="Cambria" w:hAnsiTheme="minorHAnsi"/>
          <w:b/>
          <w:sz w:val="18"/>
          <w:szCs w:val="18"/>
        </w:rPr>
      </w:pPr>
      <w:r w:rsidRPr="00A04313">
        <w:rPr>
          <w:rFonts w:asciiTheme="minorHAnsi" w:eastAsia="Cambria" w:hAnsiTheme="minorHAnsi"/>
          <w:b/>
          <w:sz w:val="18"/>
          <w:szCs w:val="18"/>
        </w:rPr>
        <w:t xml:space="preserve">Section </w:t>
      </w:r>
      <w:r w:rsidR="00624DA1" w:rsidRPr="00A04313">
        <w:rPr>
          <w:rFonts w:asciiTheme="minorHAnsi" w:eastAsia="Cambria" w:hAnsiTheme="minorHAnsi"/>
          <w:b/>
          <w:sz w:val="18"/>
          <w:szCs w:val="18"/>
        </w:rPr>
        <w:t>C2</w:t>
      </w:r>
      <w:r w:rsidRPr="00A04313">
        <w:rPr>
          <w:rFonts w:asciiTheme="minorHAnsi" w:eastAsia="Cambria" w:hAnsiTheme="minorHAnsi"/>
          <w:b/>
          <w:sz w:val="18"/>
          <w:szCs w:val="18"/>
        </w:rPr>
        <w:t>. Kitchen Range Hood Capture Efficiency Option</w:t>
      </w:r>
    </w:p>
    <w:p w14:paraId="54314B87" w14:textId="77777777" w:rsidR="0014644D" w:rsidRPr="00A04313" w:rsidRDefault="0014644D" w:rsidP="0014644D">
      <w:pPr>
        <w:ind w:left="720"/>
        <w:rPr>
          <w:rFonts w:asciiTheme="minorHAnsi" w:eastAsia="Cambria" w:hAnsiTheme="minorHAnsi"/>
          <w:b/>
          <w:sz w:val="18"/>
          <w:szCs w:val="18"/>
        </w:rPr>
      </w:pPr>
      <w:r w:rsidRPr="00A04313">
        <w:rPr>
          <w:rFonts w:asciiTheme="minorHAnsi" w:eastAsia="Cambria" w:hAnsiTheme="minorHAnsi"/>
          <w:b/>
          <w:sz w:val="18"/>
          <w:szCs w:val="18"/>
        </w:rPr>
        <w:t>Note: This table is used only when complying with local exhaust requirements by utilizing the capture efficiency rating instead of the airflow rating.</w:t>
      </w:r>
    </w:p>
    <w:p w14:paraId="022B6A11" w14:textId="77777777" w:rsidR="0014644D" w:rsidRPr="00A04313" w:rsidRDefault="0014644D" w:rsidP="0014644D">
      <w:pPr>
        <w:pStyle w:val="ListParagraph"/>
        <w:numPr>
          <w:ilvl w:val="0"/>
          <w:numId w:val="32"/>
        </w:numPr>
        <w:rPr>
          <w:rFonts w:asciiTheme="minorHAnsi" w:eastAsia="Cambria" w:hAnsiTheme="minorHAnsi"/>
          <w:sz w:val="18"/>
          <w:szCs w:val="18"/>
        </w:rPr>
      </w:pPr>
      <w:r w:rsidRPr="00A04313">
        <w:rPr>
          <w:rFonts w:asciiTheme="minorHAnsi" w:eastAsia="Cambria" w:hAnsiTheme="minorHAnsi"/>
          <w:sz w:val="18"/>
          <w:szCs w:val="18"/>
        </w:rPr>
        <w:t>Manufacturer Name: Enter manufacturer name for the kitchen range hood.</w:t>
      </w:r>
    </w:p>
    <w:p w14:paraId="5690B07E" w14:textId="77777777" w:rsidR="0014644D" w:rsidRPr="00A04313" w:rsidRDefault="0014644D" w:rsidP="0014644D">
      <w:pPr>
        <w:pStyle w:val="ListParagraph"/>
        <w:numPr>
          <w:ilvl w:val="0"/>
          <w:numId w:val="32"/>
        </w:numPr>
        <w:rPr>
          <w:rFonts w:asciiTheme="minorHAnsi" w:eastAsia="Cambria" w:hAnsiTheme="minorHAnsi"/>
          <w:sz w:val="18"/>
          <w:szCs w:val="18"/>
        </w:rPr>
      </w:pPr>
      <w:r w:rsidRPr="00A04313">
        <w:rPr>
          <w:rFonts w:asciiTheme="minorHAnsi" w:eastAsia="Cambria" w:hAnsiTheme="minorHAnsi"/>
          <w:sz w:val="18"/>
          <w:szCs w:val="18"/>
        </w:rPr>
        <w:t>CEC-Approved Directory Listed Model Number: Enter the kitchen range hood model number matching the installed equipment and a CEC-approved directory listing.</w:t>
      </w:r>
    </w:p>
    <w:p w14:paraId="07CFB2F6" w14:textId="77777777" w:rsidR="0014644D" w:rsidRPr="00A04313" w:rsidRDefault="0014644D" w:rsidP="0014644D">
      <w:pPr>
        <w:pStyle w:val="ListParagraph"/>
        <w:numPr>
          <w:ilvl w:val="0"/>
          <w:numId w:val="32"/>
        </w:numPr>
        <w:rPr>
          <w:rFonts w:asciiTheme="minorHAnsi" w:eastAsia="Cambria" w:hAnsiTheme="minorHAnsi"/>
          <w:sz w:val="18"/>
          <w:szCs w:val="18"/>
        </w:rPr>
      </w:pPr>
      <w:r w:rsidRPr="00A04313">
        <w:rPr>
          <w:rFonts w:asciiTheme="minorHAnsi" w:eastAsia="Cambria" w:hAnsiTheme="minorHAnsi"/>
          <w:sz w:val="18"/>
          <w:szCs w:val="18"/>
        </w:rPr>
        <w:t>CEC-Approved Directory Listed Rated Capture Efficiency: Enter the rated capture efficiency in the CEC-approved directory for the above model number.</w:t>
      </w:r>
    </w:p>
    <w:p w14:paraId="46114209" w14:textId="3DB2F082" w:rsidR="0014644D" w:rsidRPr="00A04313" w:rsidRDefault="0014644D" w:rsidP="0014644D">
      <w:pPr>
        <w:pStyle w:val="ListParagraph"/>
        <w:numPr>
          <w:ilvl w:val="0"/>
          <w:numId w:val="32"/>
        </w:numPr>
        <w:rPr>
          <w:rFonts w:asciiTheme="minorHAnsi" w:eastAsia="Cambria" w:hAnsiTheme="minorHAnsi"/>
          <w:sz w:val="18"/>
          <w:szCs w:val="18"/>
        </w:rPr>
      </w:pPr>
      <w:r w:rsidRPr="00A04313">
        <w:rPr>
          <w:rFonts w:asciiTheme="minorHAnsi" w:eastAsia="Cambria" w:hAnsiTheme="minorHAnsi"/>
          <w:sz w:val="18"/>
          <w:szCs w:val="18"/>
        </w:rPr>
        <w:t>Required Minimum Capture Efficiency: This field is filled out automatically and is determined by the dwelling unit square footage, kitchen range fuel type, and Table 1</w:t>
      </w:r>
      <w:r w:rsidR="000A601C" w:rsidRPr="00A04313">
        <w:rPr>
          <w:rFonts w:asciiTheme="minorHAnsi" w:eastAsia="Cambria" w:hAnsiTheme="minorHAnsi"/>
          <w:sz w:val="18"/>
          <w:szCs w:val="18"/>
        </w:rPr>
        <w:t>60.2</w:t>
      </w:r>
      <w:r w:rsidRPr="00A04313">
        <w:rPr>
          <w:rFonts w:asciiTheme="minorHAnsi" w:eastAsia="Cambria" w:hAnsiTheme="minorHAnsi"/>
          <w:sz w:val="18"/>
          <w:szCs w:val="18"/>
        </w:rPr>
        <w:t>-G.</w:t>
      </w:r>
    </w:p>
    <w:p w14:paraId="1F1F35BA" w14:textId="77777777" w:rsidR="0014644D" w:rsidRPr="00A04313" w:rsidRDefault="0014644D" w:rsidP="0014644D">
      <w:pPr>
        <w:pStyle w:val="ListParagraph"/>
        <w:numPr>
          <w:ilvl w:val="0"/>
          <w:numId w:val="32"/>
        </w:numPr>
        <w:rPr>
          <w:rFonts w:asciiTheme="minorHAnsi" w:eastAsia="Cambria" w:hAnsiTheme="minorHAnsi"/>
          <w:sz w:val="18"/>
          <w:szCs w:val="18"/>
        </w:rPr>
      </w:pPr>
      <w:r w:rsidRPr="00A04313">
        <w:rPr>
          <w:rFonts w:asciiTheme="minorHAnsi" w:eastAsia="Cambria" w:hAnsiTheme="minorHAnsi"/>
          <w:sz w:val="18"/>
          <w:szCs w:val="18"/>
        </w:rPr>
        <w:t>Compliance Statement. This field is filled out automatically based on the installed system listed capture efficiency rating and required minimum capture efficiency.</w:t>
      </w:r>
    </w:p>
    <w:p w14:paraId="397A27A4" w14:textId="77777777" w:rsidR="00BF3503" w:rsidRPr="00A04313" w:rsidRDefault="00BF3503">
      <w:pPr>
        <w:rPr>
          <w:rFonts w:asciiTheme="minorHAnsi" w:eastAsia="Cambria" w:hAnsiTheme="minorHAnsi"/>
          <w:sz w:val="18"/>
          <w:szCs w:val="18"/>
        </w:rPr>
      </w:pPr>
    </w:p>
    <w:p w14:paraId="0FFD1922" w14:textId="79CFBFBC" w:rsidR="00BF3503" w:rsidRPr="00A04313" w:rsidRDefault="00BF3503">
      <w:pPr>
        <w:rPr>
          <w:rFonts w:asciiTheme="minorHAnsi" w:eastAsia="Cambria" w:hAnsiTheme="minorHAnsi"/>
          <w:b/>
          <w:sz w:val="18"/>
          <w:szCs w:val="18"/>
        </w:rPr>
      </w:pPr>
      <w:r w:rsidRPr="00A04313">
        <w:rPr>
          <w:rFonts w:asciiTheme="minorHAnsi" w:eastAsia="Cambria" w:hAnsiTheme="minorHAnsi"/>
          <w:b/>
          <w:sz w:val="18"/>
          <w:szCs w:val="18"/>
        </w:rPr>
        <w:t xml:space="preserve">Section </w:t>
      </w:r>
      <w:r w:rsidR="009417DB" w:rsidRPr="00A04313">
        <w:rPr>
          <w:rFonts w:asciiTheme="minorHAnsi" w:eastAsia="Cambria" w:hAnsiTheme="minorHAnsi"/>
          <w:b/>
          <w:sz w:val="18"/>
          <w:szCs w:val="18"/>
        </w:rPr>
        <w:t>D</w:t>
      </w:r>
      <w:r w:rsidRPr="00A04313">
        <w:rPr>
          <w:rFonts w:asciiTheme="minorHAnsi" w:eastAsia="Cambria" w:hAnsiTheme="minorHAnsi"/>
          <w:b/>
          <w:sz w:val="18"/>
          <w:szCs w:val="18"/>
        </w:rPr>
        <w:t xml:space="preserve">. </w:t>
      </w:r>
      <w:r w:rsidR="009417DB" w:rsidRPr="00A04313">
        <w:rPr>
          <w:rFonts w:asciiTheme="minorHAnsi" w:eastAsia="Cambria" w:hAnsiTheme="minorHAnsi"/>
          <w:b/>
          <w:sz w:val="18"/>
          <w:szCs w:val="18"/>
        </w:rPr>
        <w:t>Determination of HERS Verification Compliance</w:t>
      </w:r>
    </w:p>
    <w:p w14:paraId="4FA59164" w14:textId="199200B3" w:rsidR="00BF3503" w:rsidRPr="00A04313" w:rsidRDefault="00BF3503" w:rsidP="00BF3503">
      <w:pPr>
        <w:numPr>
          <w:ilvl w:val="0"/>
          <w:numId w:val="23"/>
        </w:numPr>
        <w:rPr>
          <w:rFonts w:asciiTheme="minorHAnsi" w:hAnsiTheme="minorHAnsi"/>
        </w:rPr>
      </w:pPr>
      <w:r w:rsidRPr="00A04313">
        <w:rPr>
          <w:rFonts w:asciiTheme="minorHAnsi" w:hAnsiTheme="minorHAnsi"/>
        </w:rPr>
        <w:t xml:space="preserve">This field </w:t>
      </w:r>
      <w:r w:rsidR="009417DB" w:rsidRPr="00A04313">
        <w:rPr>
          <w:rFonts w:asciiTheme="minorHAnsi" w:hAnsiTheme="minorHAnsi"/>
        </w:rPr>
        <w:t>is filled out automatically based on all verification protocol requirements in this document showing compliance.</w:t>
      </w:r>
    </w:p>
    <w:p w14:paraId="5F193DDA" w14:textId="77777777" w:rsidR="00636F83" w:rsidRPr="00A04313" w:rsidRDefault="00636F83" w:rsidP="00636F83">
      <w:pPr>
        <w:rPr>
          <w:rFonts w:asciiTheme="minorHAnsi" w:eastAsia="Cambria" w:hAnsiTheme="minorHAnsi"/>
          <w:b/>
          <w:sz w:val="18"/>
          <w:szCs w:val="18"/>
        </w:rPr>
      </w:pPr>
    </w:p>
    <w:p w14:paraId="4A3B9003" w14:textId="77777777" w:rsidR="00023A98" w:rsidRPr="00A04313" w:rsidRDefault="00023A98" w:rsidP="00D65FA1">
      <w:pPr>
        <w:numPr>
          <w:ilvl w:val="0"/>
          <w:numId w:val="9"/>
        </w:numPr>
        <w:contextualSpacing/>
        <w:rPr>
          <w:rFonts w:asciiTheme="minorHAnsi" w:eastAsia="Cambria" w:hAnsiTheme="minorHAnsi"/>
          <w:sz w:val="18"/>
          <w:szCs w:val="18"/>
        </w:rPr>
        <w:sectPr w:rsidR="00023A98" w:rsidRPr="00A04313"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rsidRPr="00A04313" w14:paraId="1AF0E1AB" w14:textId="77777777" w:rsidTr="0096325C">
        <w:tc>
          <w:tcPr>
            <w:tcW w:w="11016" w:type="dxa"/>
          </w:tcPr>
          <w:p w14:paraId="6A10A0AC" w14:textId="2E2D0A91" w:rsidR="0096325C" w:rsidRPr="00A04313" w:rsidRDefault="0050386A" w:rsidP="00052480">
            <w:pPr>
              <w:rPr>
                <w:rFonts w:asciiTheme="minorHAnsi" w:hAnsiTheme="minorHAnsi"/>
                <w:sz w:val="18"/>
                <w:szCs w:val="18"/>
              </w:rPr>
            </w:pPr>
            <w:r w:rsidRPr="00A04313">
              <w:rPr>
                <w:rFonts w:asciiTheme="minorHAnsi" w:hAnsiTheme="minorHAnsi"/>
                <w:sz w:val="18"/>
                <w:szCs w:val="18"/>
              </w:rPr>
              <w:lastRenderedPageBreak/>
              <w:t>&lt;&lt;Static Text - see the top&gt;&gt;</w:t>
            </w:r>
          </w:p>
        </w:tc>
      </w:tr>
    </w:tbl>
    <w:p w14:paraId="260E2847" w14:textId="77777777" w:rsidR="0096325C" w:rsidRPr="00A04313"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A04313" w14:paraId="17323F75" w14:textId="77777777" w:rsidTr="00F26A73">
        <w:tc>
          <w:tcPr>
            <w:tcW w:w="10790" w:type="dxa"/>
            <w:gridSpan w:val="3"/>
          </w:tcPr>
          <w:p w14:paraId="082BE664" w14:textId="73EB3BC2" w:rsidR="00192313" w:rsidRPr="00A04313"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A04313">
              <w:rPr>
                <w:rFonts w:asciiTheme="minorHAnsi" w:hAnsiTheme="minorHAnsi"/>
                <w:b/>
                <w:szCs w:val="18"/>
              </w:rPr>
              <w:t xml:space="preserve">A. </w:t>
            </w:r>
            <w:r w:rsidR="00B4489D" w:rsidRPr="00A04313">
              <w:rPr>
                <w:rFonts w:asciiTheme="minorHAnsi" w:hAnsiTheme="minorHAnsi"/>
                <w:b/>
                <w:szCs w:val="18"/>
              </w:rPr>
              <w:t>Local Mechanical Exhaust</w:t>
            </w:r>
            <w:r w:rsidR="00E842BD" w:rsidRPr="00A04313">
              <w:rPr>
                <w:rFonts w:asciiTheme="minorHAnsi" w:hAnsiTheme="minorHAnsi"/>
                <w:b/>
                <w:szCs w:val="18"/>
              </w:rPr>
              <w:t xml:space="preserve"> </w:t>
            </w:r>
            <w:r w:rsidRPr="00A04313">
              <w:rPr>
                <w:rFonts w:asciiTheme="minorHAnsi" w:hAnsiTheme="minorHAnsi"/>
                <w:b/>
                <w:szCs w:val="18"/>
              </w:rPr>
              <w:t>- General Information</w:t>
            </w:r>
          </w:p>
        </w:tc>
      </w:tr>
      <w:tr w:rsidR="005D17AE" w:rsidRPr="00A04313" w14:paraId="49CC07DE" w14:textId="77777777" w:rsidTr="00E922E3">
        <w:trPr>
          <w:trHeight w:val="158"/>
        </w:trPr>
        <w:tc>
          <w:tcPr>
            <w:tcW w:w="626" w:type="dxa"/>
            <w:vAlign w:val="center"/>
          </w:tcPr>
          <w:p w14:paraId="7DB916A9" w14:textId="77777777" w:rsidR="005D17AE" w:rsidRPr="00A04313" w:rsidRDefault="005D17AE" w:rsidP="005D17AE">
            <w:pPr>
              <w:jc w:val="center"/>
              <w:rPr>
                <w:rFonts w:asciiTheme="minorHAnsi" w:hAnsiTheme="minorHAnsi" w:cstheme="minorHAnsi"/>
                <w:sz w:val="18"/>
                <w:szCs w:val="18"/>
              </w:rPr>
            </w:pPr>
            <w:r w:rsidRPr="00A04313">
              <w:rPr>
                <w:rFonts w:asciiTheme="minorHAnsi" w:hAnsiTheme="minorHAnsi" w:cstheme="minorHAnsi"/>
                <w:sz w:val="18"/>
                <w:szCs w:val="18"/>
              </w:rPr>
              <w:t>01</w:t>
            </w:r>
          </w:p>
        </w:tc>
        <w:tc>
          <w:tcPr>
            <w:tcW w:w="4499" w:type="dxa"/>
            <w:vAlign w:val="center"/>
          </w:tcPr>
          <w:p w14:paraId="40A74336" w14:textId="77777777" w:rsidR="005D17AE" w:rsidRPr="00A04313" w:rsidRDefault="005D17AE" w:rsidP="005D17AE">
            <w:pPr>
              <w:rPr>
                <w:rFonts w:asciiTheme="minorHAnsi" w:hAnsiTheme="minorHAnsi" w:cstheme="minorHAnsi"/>
                <w:sz w:val="18"/>
                <w:szCs w:val="18"/>
              </w:rPr>
            </w:pPr>
            <w:r w:rsidRPr="00A04313">
              <w:rPr>
                <w:rFonts w:asciiTheme="minorHAnsi" w:hAnsiTheme="minorHAnsi" w:cstheme="minorHAnsi"/>
                <w:sz w:val="18"/>
                <w:szCs w:val="18"/>
              </w:rPr>
              <w:t>Dwelling Unit Name</w:t>
            </w:r>
          </w:p>
        </w:tc>
        <w:tc>
          <w:tcPr>
            <w:tcW w:w="5665" w:type="dxa"/>
          </w:tcPr>
          <w:p w14:paraId="6BCA4528" w14:textId="22606608" w:rsidR="005D17AE" w:rsidRPr="00A04313" w:rsidRDefault="005D17AE" w:rsidP="00604BA7">
            <w:pPr>
              <w:rPr>
                <w:rFonts w:asciiTheme="minorHAnsi" w:hAnsiTheme="minorHAnsi" w:cstheme="minorHAnsi"/>
                <w:sz w:val="18"/>
                <w:szCs w:val="18"/>
              </w:rPr>
            </w:pPr>
            <w:r w:rsidRPr="00A04313">
              <w:rPr>
                <w:rFonts w:asciiTheme="minorHAnsi" w:hAnsiTheme="minorHAnsi"/>
                <w:sz w:val="18"/>
                <w:szCs w:val="18"/>
              </w:rPr>
              <w:t xml:space="preserve">&lt;&lt;Calculated field, referenced data from </w:t>
            </w:r>
            <w:r w:rsidRPr="00A04313">
              <w:rPr>
                <w:rFonts w:asciiTheme="minorHAnsi" w:hAnsiTheme="minorHAnsi" w:cstheme="minorHAnsi"/>
                <w:sz w:val="18"/>
                <w:szCs w:val="18"/>
              </w:rPr>
              <w:t>MCH-01, “Dwelling Unit Name” (A</w:t>
            </w:r>
            <w:proofErr w:type="gramStart"/>
            <w:r w:rsidRPr="00A04313">
              <w:rPr>
                <w:rFonts w:asciiTheme="minorHAnsi" w:hAnsiTheme="minorHAnsi" w:cstheme="minorHAnsi"/>
                <w:sz w:val="18"/>
                <w:szCs w:val="18"/>
              </w:rPr>
              <w:t>01)</w:t>
            </w:r>
            <w:r w:rsidRPr="00A04313" w:rsidDel="00B47A76">
              <w:rPr>
                <w:rFonts w:asciiTheme="minorHAnsi" w:hAnsiTheme="minorHAnsi"/>
                <w:sz w:val="18"/>
                <w:szCs w:val="18"/>
              </w:rPr>
              <w:t>CF</w:t>
            </w:r>
            <w:proofErr w:type="gramEnd"/>
            <w:r w:rsidRPr="00A04313" w:rsidDel="00B47A76">
              <w:rPr>
                <w:rFonts w:asciiTheme="minorHAnsi" w:hAnsiTheme="minorHAnsi"/>
                <w:sz w:val="18"/>
                <w:szCs w:val="18"/>
              </w:rPr>
              <w:t>1R</w:t>
            </w:r>
            <w:r w:rsidRPr="00A04313">
              <w:rPr>
                <w:rFonts w:asciiTheme="minorHAnsi" w:hAnsiTheme="minorHAnsi"/>
                <w:sz w:val="18"/>
                <w:szCs w:val="18"/>
              </w:rPr>
              <w:t>.&gt;&gt;</w:t>
            </w:r>
          </w:p>
        </w:tc>
      </w:tr>
      <w:tr w:rsidR="00192313" w:rsidRPr="00A04313" w14:paraId="3E6215D8" w14:textId="77777777" w:rsidTr="00E922E3">
        <w:trPr>
          <w:trHeight w:val="158"/>
        </w:trPr>
        <w:tc>
          <w:tcPr>
            <w:tcW w:w="626" w:type="dxa"/>
            <w:vAlign w:val="center"/>
          </w:tcPr>
          <w:p w14:paraId="33569EB3" w14:textId="77777777" w:rsidR="00192313" w:rsidRPr="00A04313" w:rsidRDefault="00192313" w:rsidP="00192313">
            <w:pPr>
              <w:jc w:val="center"/>
              <w:rPr>
                <w:rFonts w:asciiTheme="minorHAnsi" w:hAnsiTheme="minorHAnsi" w:cstheme="minorHAnsi"/>
                <w:sz w:val="18"/>
                <w:szCs w:val="18"/>
              </w:rPr>
            </w:pPr>
            <w:r w:rsidRPr="00A04313">
              <w:rPr>
                <w:rFonts w:asciiTheme="minorHAnsi" w:hAnsiTheme="minorHAnsi" w:cstheme="minorHAnsi"/>
                <w:sz w:val="18"/>
                <w:szCs w:val="18"/>
              </w:rPr>
              <w:t>02</w:t>
            </w:r>
          </w:p>
        </w:tc>
        <w:tc>
          <w:tcPr>
            <w:tcW w:w="4499" w:type="dxa"/>
            <w:vAlign w:val="center"/>
          </w:tcPr>
          <w:p w14:paraId="1D1304B5" w14:textId="77777777" w:rsidR="00192313" w:rsidRPr="00A04313" w:rsidRDefault="00192313" w:rsidP="00192313">
            <w:pPr>
              <w:rPr>
                <w:rFonts w:asciiTheme="minorHAnsi" w:hAnsiTheme="minorHAnsi" w:cstheme="minorHAnsi"/>
                <w:sz w:val="18"/>
                <w:szCs w:val="18"/>
              </w:rPr>
            </w:pPr>
            <w:r w:rsidRPr="00A04313">
              <w:rPr>
                <w:rFonts w:asciiTheme="minorHAnsi" w:hAnsiTheme="minorHAnsi" w:cstheme="minorHAnsi"/>
                <w:sz w:val="18"/>
                <w:szCs w:val="18"/>
              </w:rPr>
              <w:t>Building Type</w:t>
            </w:r>
          </w:p>
        </w:tc>
        <w:tc>
          <w:tcPr>
            <w:tcW w:w="5665" w:type="dxa"/>
          </w:tcPr>
          <w:p w14:paraId="7DA858C2" w14:textId="5ACD60FF" w:rsidR="00192313" w:rsidRPr="00A04313" w:rsidRDefault="00C56E30" w:rsidP="00604BA7">
            <w:pPr>
              <w:rPr>
                <w:rFonts w:asciiTheme="minorHAnsi" w:hAnsiTheme="minorHAnsi" w:cstheme="minorHAnsi"/>
                <w:sz w:val="18"/>
                <w:szCs w:val="18"/>
              </w:rPr>
            </w:pPr>
            <w:r w:rsidRPr="00A04313">
              <w:rPr>
                <w:rFonts w:asciiTheme="minorHAnsi" w:hAnsiTheme="minorHAnsi" w:cstheme="minorHAnsi"/>
                <w:sz w:val="18"/>
                <w:szCs w:val="18"/>
              </w:rPr>
              <w:t>&lt;&lt;</w:t>
            </w:r>
            <w:r w:rsidR="009062EA" w:rsidRPr="00A04313">
              <w:rPr>
                <w:rFonts w:asciiTheme="minorHAnsi" w:hAnsiTheme="minorHAnsi" w:cstheme="minorHAnsi"/>
                <w:sz w:val="18"/>
                <w:szCs w:val="18"/>
              </w:rPr>
              <w:t xml:space="preserve"> calculated field, referenced data from CF1R, allowed values = multifamily,</w:t>
            </w:r>
            <w:r w:rsidR="00F52A83" w:rsidRPr="00A04313">
              <w:rPr>
                <w:rFonts w:asciiTheme="minorHAnsi" w:hAnsiTheme="minorHAnsi" w:cstheme="minorHAnsi"/>
                <w:sz w:val="18"/>
                <w:szCs w:val="18"/>
              </w:rPr>
              <w:t xml:space="preserve"> </w:t>
            </w:r>
            <w:r w:rsidR="009062EA" w:rsidRPr="00A04313">
              <w:rPr>
                <w:rFonts w:asciiTheme="minorHAnsi" w:hAnsiTheme="minorHAnsi" w:cstheme="minorHAnsi"/>
                <w:sz w:val="18"/>
                <w:szCs w:val="18"/>
              </w:rPr>
              <w:t>single family detached</w:t>
            </w:r>
            <w:r w:rsidR="00E842BD" w:rsidRPr="00A04313">
              <w:rPr>
                <w:rFonts w:asciiTheme="minorHAnsi" w:hAnsiTheme="minorHAnsi" w:cstheme="minorHAnsi"/>
                <w:sz w:val="18"/>
                <w:szCs w:val="18"/>
              </w:rPr>
              <w:t xml:space="preserve">, or </w:t>
            </w:r>
            <w:r w:rsidR="009062EA" w:rsidRPr="00A04313">
              <w:rPr>
                <w:rFonts w:asciiTheme="minorHAnsi" w:hAnsiTheme="minorHAnsi" w:cstheme="minorHAnsi"/>
                <w:sz w:val="18"/>
                <w:szCs w:val="18"/>
              </w:rPr>
              <w:t>single family attached&gt;&gt;</w:t>
            </w:r>
          </w:p>
        </w:tc>
      </w:tr>
      <w:tr w:rsidR="00192313" w:rsidRPr="00A04313" w14:paraId="686EC465" w14:textId="77777777" w:rsidTr="00E922E3">
        <w:trPr>
          <w:trHeight w:val="158"/>
        </w:trPr>
        <w:tc>
          <w:tcPr>
            <w:tcW w:w="626" w:type="dxa"/>
            <w:vAlign w:val="center"/>
          </w:tcPr>
          <w:p w14:paraId="59460BBB" w14:textId="140F095B" w:rsidR="00192313" w:rsidRPr="00A04313" w:rsidRDefault="00192313" w:rsidP="00192313">
            <w:pPr>
              <w:jc w:val="center"/>
              <w:rPr>
                <w:rFonts w:asciiTheme="minorHAnsi" w:hAnsiTheme="minorHAnsi" w:cstheme="minorHAnsi"/>
                <w:sz w:val="18"/>
                <w:szCs w:val="18"/>
              </w:rPr>
            </w:pPr>
            <w:r w:rsidRPr="00A04313">
              <w:rPr>
                <w:rFonts w:asciiTheme="minorHAnsi" w:hAnsiTheme="minorHAnsi" w:cstheme="minorHAnsi"/>
                <w:sz w:val="18"/>
                <w:szCs w:val="18"/>
              </w:rPr>
              <w:t>0</w:t>
            </w:r>
            <w:r w:rsidR="00700F25" w:rsidRPr="00A04313">
              <w:rPr>
                <w:rFonts w:asciiTheme="minorHAnsi" w:hAnsiTheme="minorHAnsi" w:cstheme="minorHAnsi"/>
                <w:sz w:val="18"/>
                <w:szCs w:val="18"/>
              </w:rPr>
              <w:t>3</w:t>
            </w:r>
          </w:p>
        </w:tc>
        <w:tc>
          <w:tcPr>
            <w:tcW w:w="4499" w:type="dxa"/>
            <w:vAlign w:val="center"/>
          </w:tcPr>
          <w:p w14:paraId="0D2FA41F" w14:textId="1F3AF608" w:rsidR="00192313" w:rsidRPr="00A04313" w:rsidRDefault="00FB5CF1">
            <w:pPr>
              <w:rPr>
                <w:rFonts w:asciiTheme="minorHAnsi" w:hAnsiTheme="minorHAnsi" w:cstheme="minorHAnsi"/>
                <w:sz w:val="18"/>
                <w:szCs w:val="18"/>
              </w:rPr>
            </w:pPr>
            <w:r w:rsidRPr="00A04313">
              <w:rPr>
                <w:rFonts w:asciiTheme="minorHAnsi" w:hAnsiTheme="minorHAnsi" w:cstheme="minorHAnsi"/>
                <w:sz w:val="18"/>
                <w:szCs w:val="18"/>
              </w:rPr>
              <w:t xml:space="preserve">Total </w:t>
            </w:r>
            <w:r w:rsidR="00BE371B" w:rsidRPr="00A04313">
              <w:rPr>
                <w:rFonts w:asciiTheme="minorHAnsi" w:hAnsiTheme="minorHAnsi" w:cstheme="minorHAnsi"/>
                <w:sz w:val="18"/>
                <w:szCs w:val="18"/>
              </w:rPr>
              <w:t>Kitchen</w:t>
            </w:r>
            <w:r w:rsidR="00192313" w:rsidRPr="00A04313">
              <w:rPr>
                <w:rFonts w:asciiTheme="minorHAnsi" w:hAnsiTheme="minorHAnsi" w:cstheme="minorHAnsi"/>
                <w:sz w:val="18"/>
                <w:szCs w:val="18"/>
              </w:rPr>
              <w:t xml:space="preserve"> </w:t>
            </w:r>
            <w:r w:rsidRPr="00A04313">
              <w:rPr>
                <w:rFonts w:asciiTheme="minorHAnsi" w:hAnsiTheme="minorHAnsi" w:cstheme="minorHAnsi"/>
                <w:sz w:val="18"/>
                <w:szCs w:val="18"/>
              </w:rPr>
              <w:t>F</w:t>
            </w:r>
            <w:r w:rsidR="00192313" w:rsidRPr="00A04313">
              <w:rPr>
                <w:rFonts w:asciiTheme="minorHAnsi" w:hAnsiTheme="minorHAnsi" w:cstheme="minorHAnsi"/>
                <w:sz w:val="18"/>
                <w:szCs w:val="18"/>
              </w:rPr>
              <w:t xml:space="preserve">loor </w:t>
            </w:r>
            <w:r w:rsidRPr="00A04313">
              <w:rPr>
                <w:rFonts w:asciiTheme="minorHAnsi" w:hAnsiTheme="minorHAnsi" w:cstheme="minorHAnsi"/>
                <w:sz w:val="18"/>
                <w:szCs w:val="18"/>
              </w:rPr>
              <w:t>A</w:t>
            </w:r>
            <w:r w:rsidR="00192313" w:rsidRPr="00A04313">
              <w:rPr>
                <w:rFonts w:asciiTheme="minorHAnsi" w:hAnsiTheme="minorHAnsi" w:cstheme="minorHAnsi"/>
                <w:sz w:val="18"/>
                <w:szCs w:val="18"/>
              </w:rPr>
              <w:t>rea</w:t>
            </w:r>
          </w:p>
        </w:tc>
        <w:tc>
          <w:tcPr>
            <w:tcW w:w="5665" w:type="dxa"/>
          </w:tcPr>
          <w:p w14:paraId="77B7FCEB" w14:textId="58B7CDC3" w:rsidR="00192313" w:rsidRPr="00A04313" w:rsidRDefault="00103283" w:rsidP="00D54FC9">
            <w:pPr>
              <w:rPr>
                <w:rFonts w:asciiTheme="minorHAnsi" w:hAnsiTheme="minorHAnsi" w:cstheme="minorHAnsi"/>
                <w:sz w:val="18"/>
                <w:szCs w:val="18"/>
              </w:rPr>
            </w:pPr>
            <w:r w:rsidRPr="00A04313">
              <w:rPr>
                <w:rFonts w:asciiTheme="minorHAnsi" w:hAnsiTheme="minorHAnsi" w:cstheme="minorHAnsi"/>
                <w:sz w:val="18"/>
                <w:szCs w:val="18"/>
              </w:rPr>
              <w:t>&lt;&lt;</w:t>
            </w:r>
            <w:r w:rsidR="000A5B2C" w:rsidRPr="00A04313">
              <w:rPr>
                <w:rFonts w:asciiTheme="minorHAnsi" w:hAnsiTheme="minorHAnsi" w:cstheme="minorHAnsi"/>
                <w:sz w:val="18"/>
                <w:szCs w:val="18"/>
              </w:rPr>
              <w:t>User Entered Value</w:t>
            </w:r>
            <w:r w:rsidR="001C2576" w:rsidRPr="00A04313">
              <w:rPr>
                <w:rFonts w:asciiTheme="minorHAnsi" w:hAnsiTheme="minorHAnsi" w:cstheme="minorHAnsi"/>
                <w:sz w:val="18"/>
                <w:szCs w:val="18"/>
              </w:rPr>
              <w:t xml:space="preserve"> </w:t>
            </w:r>
            <w:r w:rsidR="000A5B2C" w:rsidRPr="00A04313">
              <w:rPr>
                <w:rFonts w:asciiTheme="minorHAnsi" w:hAnsiTheme="minorHAnsi" w:cstheme="minorHAnsi"/>
                <w:sz w:val="18"/>
                <w:szCs w:val="18"/>
              </w:rPr>
              <w:t>(XX.XX)</w:t>
            </w:r>
            <w:r w:rsidR="00E922E3" w:rsidRPr="00A04313">
              <w:rPr>
                <w:rFonts w:asciiTheme="minorHAnsi" w:hAnsiTheme="minorHAnsi" w:cstheme="minorHAnsi"/>
                <w:sz w:val="18"/>
                <w:szCs w:val="18"/>
              </w:rPr>
              <w:t>,</w:t>
            </w:r>
            <w:r w:rsidR="00E922E3" w:rsidRPr="00A04313" w:rsidDel="00440008">
              <w:rPr>
                <w:rFonts w:asciiTheme="minorHAnsi" w:hAnsiTheme="minorHAnsi" w:cstheme="minorHAnsi"/>
                <w:sz w:val="18"/>
                <w:szCs w:val="18"/>
              </w:rPr>
              <w:t xml:space="preserve"> </w:t>
            </w:r>
            <w:r w:rsidR="00E922E3" w:rsidRPr="00A04313">
              <w:rPr>
                <w:rFonts w:ascii="Calibri-Light" w:hAnsi="Calibri-Light" w:cs="Calibri-Light"/>
                <w:sz w:val="18"/>
                <w:szCs w:val="18"/>
              </w:rPr>
              <w:t xml:space="preserve">if A06 = Non-Enclosed and [C03 = </w:t>
            </w:r>
            <w:proofErr w:type="spellStart"/>
            <w:r w:rsidR="00E922E3" w:rsidRPr="00A04313">
              <w:rPr>
                <w:rFonts w:ascii="Calibri-Light" w:hAnsi="Calibri-Light" w:cs="Calibri-Light"/>
                <w:sz w:val="18"/>
                <w:szCs w:val="18"/>
              </w:rPr>
              <w:t>VentedRangeHood</w:t>
            </w:r>
            <w:proofErr w:type="spellEnd"/>
            <w:r w:rsidR="00E922E3" w:rsidRPr="00A04313">
              <w:rPr>
                <w:rFonts w:ascii="Calibri-Light" w:hAnsi="Calibri-Light" w:cs="Calibri-Light"/>
                <w:sz w:val="18"/>
                <w:szCs w:val="18"/>
              </w:rPr>
              <w:t xml:space="preserve"> &amp; C08 = Demand Control for ALL systems], then allow N/A</w:t>
            </w:r>
            <w:r w:rsidRPr="00A04313">
              <w:rPr>
                <w:rFonts w:asciiTheme="minorHAnsi" w:hAnsiTheme="minorHAnsi" w:cstheme="minorHAnsi"/>
                <w:sz w:val="18"/>
                <w:szCs w:val="18"/>
              </w:rPr>
              <w:t>&gt;&gt;</w:t>
            </w:r>
          </w:p>
        </w:tc>
      </w:tr>
      <w:tr w:rsidR="00D434B0" w:rsidRPr="00A04313" w14:paraId="3EA20B02" w14:textId="77777777" w:rsidTr="00E922E3">
        <w:trPr>
          <w:trHeight w:val="158"/>
        </w:trPr>
        <w:tc>
          <w:tcPr>
            <w:tcW w:w="626" w:type="dxa"/>
            <w:vAlign w:val="center"/>
          </w:tcPr>
          <w:p w14:paraId="7E3407E7" w14:textId="475D2045" w:rsidR="00D434B0" w:rsidRPr="00A04313" w:rsidRDefault="00D434B0" w:rsidP="00D25693">
            <w:pPr>
              <w:jc w:val="center"/>
              <w:rPr>
                <w:rFonts w:asciiTheme="minorHAnsi" w:hAnsiTheme="minorHAnsi" w:cstheme="minorHAnsi"/>
                <w:sz w:val="18"/>
                <w:szCs w:val="18"/>
              </w:rPr>
            </w:pPr>
            <w:r w:rsidRPr="00A04313">
              <w:rPr>
                <w:rFonts w:asciiTheme="minorHAnsi" w:hAnsiTheme="minorHAnsi" w:cstheme="minorHAnsi"/>
                <w:sz w:val="18"/>
                <w:szCs w:val="18"/>
              </w:rPr>
              <w:t>0</w:t>
            </w:r>
            <w:r w:rsidR="00700F25" w:rsidRPr="00A04313">
              <w:rPr>
                <w:rFonts w:asciiTheme="minorHAnsi" w:hAnsiTheme="minorHAnsi" w:cstheme="minorHAnsi"/>
                <w:sz w:val="18"/>
                <w:szCs w:val="18"/>
              </w:rPr>
              <w:t>4</w:t>
            </w:r>
          </w:p>
        </w:tc>
        <w:tc>
          <w:tcPr>
            <w:tcW w:w="4499" w:type="dxa"/>
            <w:vAlign w:val="center"/>
          </w:tcPr>
          <w:p w14:paraId="2D2019D6" w14:textId="7841290A" w:rsidR="00D434B0" w:rsidRPr="00A04313" w:rsidRDefault="004E5DBA">
            <w:pPr>
              <w:rPr>
                <w:rFonts w:asciiTheme="minorHAnsi" w:hAnsiTheme="minorHAnsi" w:cstheme="minorHAnsi"/>
                <w:sz w:val="18"/>
                <w:szCs w:val="18"/>
              </w:rPr>
            </w:pPr>
            <w:r w:rsidRPr="00A04313">
              <w:rPr>
                <w:rFonts w:asciiTheme="minorHAnsi" w:hAnsiTheme="minorHAnsi" w:cstheme="minorHAnsi"/>
                <w:sz w:val="18"/>
                <w:szCs w:val="18"/>
              </w:rPr>
              <w:t xml:space="preserve">Kitchen </w:t>
            </w:r>
            <w:r w:rsidR="00D434B0" w:rsidRPr="00A04313">
              <w:rPr>
                <w:rFonts w:asciiTheme="minorHAnsi" w:hAnsiTheme="minorHAnsi" w:cstheme="minorHAnsi"/>
                <w:sz w:val="18"/>
                <w:szCs w:val="18"/>
              </w:rPr>
              <w:t>Average Ceiling Height</w:t>
            </w:r>
          </w:p>
        </w:tc>
        <w:tc>
          <w:tcPr>
            <w:tcW w:w="5665" w:type="dxa"/>
          </w:tcPr>
          <w:p w14:paraId="7DF1C1BA" w14:textId="42E5E51D" w:rsidR="00D434B0" w:rsidRPr="00A04313" w:rsidRDefault="00D434B0" w:rsidP="00D54FC9">
            <w:pPr>
              <w:rPr>
                <w:rFonts w:asciiTheme="minorHAnsi" w:hAnsiTheme="minorHAnsi" w:cstheme="minorHAnsi"/>
                <w:sz w:val="18"/>
                <w:szCs w:val="18"/>
              </w:rPr>
            </w:pPr>
            <w:r w:rsidRPr="00A04313">
              <w:rPr>
                <w:rFonts w:asciiTheme="minorHAnsi" w:hAnsiTheme="minorHAnsi" w:cstheme="minorHAnsi"/>
                <w:sz w:val="18"/>
                <w:szCs w:val="18"/>
              </w:rPr>
              <w:t>&lt;&lt;</w:t>
            </w:r>
            <w:r w:rsidR="005D17AE" w:rsidRPr="00A04313">
              <w:rPr>
                <w:rFonts w:asciiTheme="minorHAnsi" w:hAnsiTheme="minorHAnsi" w:cstheme="minorHAnsi"/>
                <w:sz w:val="18"/>
                <w:szCs w:val="18"/>
              </w:rPr>
              <w:t xml:space="preserve">User Entered Value </w:t>
            </w:r>
            <w:r w:rsidR="00D25693" w:rsidRPr="00A04313">
              <w:rPr>
                <w:rFonts w:asciiTheme="minorHAnsi" w:hAnsiTheme="minorHAnsi" w:cstheme="minorHAnsi"/>
                <w:sz w:val="18"/>
                <w:szCs w:val="18"/>
              </w:rPr>
              <w:t>(</w:t>
            </w:r>
            <w:r w:rsidR="006F1E84" w:rsidRPr="00A04313">
              <w:rPr>
                <w:rFonts w:asciiTheme="minorHAnsi" w:hAnsiTheme="minorHAnsi" w:cstheme="minorHAnsi"/>
                <w:sz w:val="18"/>
                <w:szCs w:val="18"/>
              </w:rPr>
              <w:t>X</w:t>
            </w:r>
            <w:r w:rsidR="00D25693" w:rsidRPr="00A04313">
              <w:rPr>
                <w:rFonts w:asciiTheme="minorHAnsi" w:hAnsiTheme="minorHAnsi" w:cstheme="minorHAnsi"/>
                <w:sz w:val="18"/>
                <w:szCs w:val="18"/>
              </w:rPr>
              <w:t>X.XX)</w:t>
            </w:r>
            <w:r w:rsidR="00E922E3" w:rsidRPr="00A04313">
              <w:rPr>
                <w:rFonts w:asciiTheme="minorHAnsi" w:hAnsiTheme="minorHAnsi" w:cstheme="minorHAnsi"/>
                <w:sz w:val="18"/>
                <w:szCs w:val="18"/>
              </w:rPr>
              <w:t>,</w:t>
            </w:r>
            <w:r w:rsidR="00E922E3" w:rsidRPr="00A04313" w:rsidDel="00440008">
              <w:rPr>
                <w:rFonts w:asciiTheme="minorHAnsi" w:hAnsiTheme="minorHAnsi" w:cstheme="minorHAnsi"/>
                <w:sz w:val="18"/>
                <w:szCs w:val="18"/>
              </w:rPr>
              <w:t xml:space="preserve"> </w:t>
            </w:r>
            <w:r w:rsidR="00E922E3" w:rsidRPr="00A04313">
              <w:rPr>
                <w:rFonts w:ascii="Calibri-Light" w:hAnsi="Calibri-Light" w:cs="Calibri-Light"/>
                <w:sz w:val="18"/>
                <w:szCs w:val="18"/>
              </w:rPr>
              <w:t xml:space="preserve">if A06 = Non-Enclosed and [C03 = </w:t>
            </w:r>
            <w:proofErr w:type="spellStart"/>
            <w:r w:rsidR="00E922E3" w:rsidRPr="00A04313">
              <w:rPr>
                <w:rFonts w:ascii="Calibri-Light" w:hAnsi="Calibri-Light" w:cs="Calibri-Light"/>
                <w:sz w:val="18"/>
                <w:szCs w:val="18"/>
              </w:rPr>
              <w:t>VentedRangeHood</w:t>
            </w:r>
            <w:proofErr w:type="spellEnd"/>
            <w:r w:rsidR="00E922E3" w:rsidRPr="00A04313">
              <w:rPr>
                <w:rFonts w:ascii="Calibri-Light" w:hAnsi="Calibri-Light" w:cs="Calibri-Light"/>
                <w:sz w:val="18"/>
                <w:szCs w:val="18"/>
              </w:rPr>
              <w:t xml:space="preserve"> &amp; C08 = Demand Control for ALL systems], then allow N/A</w:t>
            </w:r>
            <w:r w:rsidR="005D17AE" w:rsidRPr="00A04313">
              <w:rPr>
                <w:rFonts w:asciiTheme="minorHAnsi" w:hAnsiTheme="minorHAnsi" w:cstheme="minorHAnsi"/>
                <w:sz w:val="18"/>
                <w:szCs w:val="18"/>
              </w:rPr>
              <w:t>&gt;&gt;</w:t>
            </w:r>
          </w:p>
        </w:tc>
      </w:tr>
      <w:tr w:rsidR="00D434B0" w:rsidRPr="00A04313" w14:paraId="260EDFE7" w14:textId="77777777" w:rsidTr="00E922E3">
        <w:trPr>
          <w:trHeight w:val="158"/>
        </w:trPr>
        <w:tc>
          <w:tcPr>
            <w:tcW w:w="626" w:type="dxa"/>
            <w:vAlign w:val="center"/>
          </w:tcPr>
          <w:p w14:paraId="698D311A" w14:textId="35F85460" w:rsidR="00D434B0" w:rsidRPr="00A04313" w:rsidRDefault="00D434B0" w:rsidP="00604BA7">
            <w:pPr>
              <w:jc w:val="center"/>
              <w:rPr>
                <w:rFonts w:asciiTheme="minorHAnsi" w:hAnsiTheme="minorHAnsi" w:cstheme="minorHAnsi"/>
                <w:sz w:val="18"/>
                <w:szCs w:val="18"/>
              </w:rPr>
            </w:pPr>
            <w:r w:rsidRPr="00A04313">
              <w:rPr>
                <w:rFonts w:asciiTheme="minorHAnsi" w:hAnsiTheme="minorHAnsi" w:cstheme="minorHAnsi"/>
                <w:sz w:val="18"/>
                <w:szCs w:val="18"/>
              </w:rPr>
              <w:t>0</w:t>
            </w:r>
            <w:r w:rsidR="00700F25" w:rsidRPr="00A04313">
              <w:rPr>
                <w:rFonts w:asciiTheme="minorHAnsi" w:hAnsiTheme="minorHAnsi" w:cstheme="minorHAnsi"/>
                <w:sz w:val="18"/>
                <w:szCs w:val="18"/>
              </w:rPr>
              <w:t>5</w:t>
            </w:r>
          </w:p>
        </w:tc>
        <w:tc>
          <w:tcPr>
            <w:tcW w:w="4499" w:type="dxa"/>
            <w:vAlign w:val="center"/>
          </w:tcPr>
          <w:p w14:paraId="68A1A96E" w14:textId="60F8BDE4" w:rsidR="00D434B0" w:rsidRPr="00A04313" w:rsidRDefault="004E5DBA">
            <w:pPr>
              <w:rPr>
                <w:rFonts w:asciiTheme="minorHAnsi" w:hAnsiTheme="minorHAnsi" w:cstheme="minorHAnsi"/>
                <w:sz w:val="18"/>
                <w:szCs w:val="18"/>
              </w:rPr>
            </w:pPr>
            <w:r w:rsidRPr="00A04313">
              <w:rPr>
                <w:rFonts w:asciiTheme="minorHAnsi" w:hAnsiTheme="minorHAnsi" w:cstheme="minorHAnsi"/>
                <w:sz w:val="18"/>
                <w:szCs w:val="18"/>
              </w:rPr>
              <w:t>Kitchen Total Conditioned</w:t>
            </w:r>
            <w:r w:rsidR="00D434B0" w:rsidRPr="00A04313">
              <w:rPr>
                <w:rFonts w:asciiTheme="minorHAnsi" w:hAnsiTheme="minorHAnsi" w:cstheme="minorHAnsi"/>
                <w:sz w:val="18"/>
                <w:szCs w:val="18"/>
              </w:rPr>
              <w:t xml:space="preserve"> Volume</w:t>
            </w:r>
          </w:p>
        </w:tc>
        <w:tc>
          <w:tcPr>
            <w:tcW w:w="5665" w:type="dxa"/>
          </w:tcPr>
          <w:p w14:paraId="69B37EA8" w14:textId="79E9A31A" w:rsidR="00D434B0" w:rsidRPr="00A04313" w:rsidRDefault="00D434B0">
            <w:pPr>
              <w:rPr>
                <w:rFonts w:asciiTheme="minorHAnsi" w:hAnsiTheme="minorHAnsi" w:cstheme="minorHAnsi"/>
                <w:sz w:val="18"/>
                <w:szCs w:val="18"/>
              </w:rPr>
            </w:pPr>
            <w:r w:rsidRPr="00A04313">
              <w:rPr>
                <w:rFonts w:asciiTheme="minorHAnsi" w:hAnsiTheme="minorHAnsi" w:cstheme="minorHAnsi"/>
                <w:sz w:val="18"/>
                <w:szCs w:val="18"/>
              </w:rPr>
              <w:t>&lt;&lt;calculated value, “</w:t>
            </w:r>
            <w:r w:rsidR="003D40CF" w:rsidRPr="00A04313">
              <w:rPr>
                <w:rFonts w:asciiTheme="minorHAnsi" w:hAnsiTheme="minorHAnsi" w:cstheme="minorHAnsi"/>
                <w:sz w:val="18"/>
                <w:szCs w:val="18"/>
              </w:rPr>
              <w:t>Kitchen</w:t>
            </w:r>
            <w:r w:rsidRPr="00A04313">
              <w:rPr>
                <w:rFonts w:asciiTheme="minorHAnsi" w:hAnsiTheme="minorHAnsi" w:cstheme="minorHAnsi"/>
                <w:sz w:val="18"/>
                <w:szCs w:val="18"/>
              </w:rPr>
              <w:t xml:space="preserve"> Floor Area (A0</w:t>
            </w:r>
            <w:r w:rsidR="00C51E0F" w:rsidRPr="00A04313">
              <w:rPr>
                <w:rFonts w:asciiTheme="minorHAnsi" w:hAnsiTheme="minorHAnsi" w:cstheme="minorHAnsi"/>
                <w:sz w:val="18"/>
                <w:szCs w:val="18"/>
              </w:rPr>
              <w:t>3</w:t>
            </w:r>
            <w:r w:rsidRPr="00A04313">
              <w:rPr>
                <w:rFonts w:asciiTheme="minorHAnsi" w:hAnsiTheme="minorHAnsi" w:cstheme="minorHAnsi"/>
                <w:sz w:val="18"/>
                <w:szCs w:val="18"/>
              </w:rPr>
              <w:t>)” * “</w:t>
            </w:r>
            <w:r w:rsidR="003D40CF" w:rsidRPr="00A04313">
              <w:rPr>
                <w:rFonts w:asciiTheme="minorHAnsi" w:hAnsiTheme="minorHAnsi" w:cstheme="minorHAnsi"/>
                <w:sz w:val="18"/>
                <w:szCs w:val="18"/>
              </w:rPr>
              <w:t xml:space="preserve">Kitchen </w:t>
            </w:r>
            <w:r w:rsidRPr="00A04313">
              <w:rPr>
                <w:rFonts w:asciiTheme="minorHAnsi" w:hAnsiTheme="minorHAnsi" w:cstheme="minorHAnsi"/>
                <w:sz w:val="18"/>
                <w:szCs w:val="18"/>
              </w:rPr>
              <w:t xml:space="preserve">Average Ceiling Height” </w:t>
            </w:r>
            <w:r w:rsidR="00D25693" w:rsidRPr="00A04313">
              <w:rPr>
                <w:rFonts w:asciiTheme="minorHAnsi" w:hAnsiTheme="minorHAnsi" w:cstheme="minorHAnsi"/>
                <w:sz w:val="18"/>
                <w:szCs w:val="18"/>
              </w:rPr>
              <w:t>(A0</w:t>
            </w:r>
            <w:r w:rsidR="00C51E0F" w:rsidRPr="00A04313">
              <w:rPr>
                <w:rFonts w:asciiTheme="minorHAnsi" w:hAnsiTheme="minorHAnsi" w:cstheme="minorHAnsi"/>
                <w:sz w:val="18"/>
                <w:szCs w:val="18"/>
              </w:rPr>
              <w:t>4</w:t>
            </w:r>
            <w:r w:rsidR="00D25693" w:rsidRPr="00A04313">
              <w:rPr>
                <w:rFonts w:asciiTheme="minorHAnsi" w:hAnsiTheme="minorHAnsi" w:cstheme="minorHAnsi"/>
                <w:sz w:val="18"/>
                <w:szCs w:val="18"/>
              </w:rPr>
              <w:t>)</w:t>
            </w:r>
            <w:r w:rsidR="00111C8E" w:rsidRPr="00A04313">
              <w:rPr>
                <w:rFonts w:asciiTheme="minorHAnsi" w:hAnsiTheme="minorHAnsi" w:cstheme="minorHAnsi"/>
                <w:sz w:val="18"/>
                <w:szCs w:val="18"/>
              </w:rPr>
              <w:t xml:space="preserve"> (XX.XX)</w:t>
            </w:r>
            <w:r w:rsidR="00E922E3" w:rsidRPr="00A04313">
              <w:rPr>
                <w:rFonts w:asciiTheme="minorHAnsi" w:hAnsiTheme="minorHAnsi" w:cstheme="minorHAnsi"/>
                <w:sz w:val="18"/>
                <w:szCs w:val="18"/>
              </w:rPr>
              <w:t xml:space="preserve">; else </w:t>
            </w:r>
            <w:r w:rsidR="00E922E3" w:rsidRPr="00A04313">
              <w:rPr>
                <w:rFonts w:ascii="Calibri-Light" w:hAnsi="Calibri-Light" w:cs="Calibri-Light"/>
                <w:sz w:val="18"/>
                <w:szCs w:val="18"/>
              </w:rPr>
              <w:t>if A03 or A04 = N/A, then value = N/A</w:t>
            </w:r>
            <w:r w:rsidR="00E842BD" w:rsidRPr="00A04313">
              <w:rPr>
                <w:rFonts w:asciiTheme="minorHAnsi" w:hAnsiTheme="minorHAnsi" w:cstheme="minorHAnsi"/>
                <w:sz w:val="18"/>
                <w:szCs w:val="18"/>
              </w:rPr>
              <w:t>&gt;&gt;</w:t>
            </w:r>
          </w:p>
        </w:tc>
      </w:tr>
      <w:tr w:rsidR="00237379" w:rsidRPr="00A04313" w14:paraId="2C2BE142" w14:textId="77777777" w:rsidTr="00E922E3">
        <w:trPr>
          <w:trHeight w:val="158"/>
        </w:trPr>
        <w:tc>
          <w:tcPr>
            <w:tcW w:w="626" w:type="dxa"/>
            <w:vAlign w:val="center"/>
          </w:tcPr>
          <w:p w14:paraId="23B077D6" w14:textId="22AC0D1D" w:rsidR="00237379" w:rsidRPr="00A04313" w:rsidRDefault="00700F25" w:rsidP="003D0A5A">
            <w:pPr>
              <w:jc w:val="center"/>
              <w:rPr>
                <w:rFonts w:asciiTheme="minorHAnsi" w:hAnsiTheme="minorHAnsi" w:cstheme="minorHAnsi"/>
                <w:sz w:val="18"/>
                <w:szCs w:val="18"/>
              </w:rPr>
            </w:pPr>
            <w:r w:rsidRPr="00A04313">
              <w:rPr>
                <w:rFonts w:asciiTheme="minorHAnsi" w:hAnsiTheme="minorHAnsi" w:cstheme="minorHAnsi"/>
                <w:sz w:val="18"/>
                <w:szCs w:val="18"/>
              </w:rPr>
              <w:t>06</w:t>
            </w:r>
          </w:p>
        </w:tc>
        <w:tc>
          <w:tcPr>
            <w:tcW w:w="4499" w:type="dxa"/>
            <w:vAlign w:val="center"/>
          </w:tcPr>
          <w:p w14:paraId="43F21B31" w14:textId="3D7FCCCE" w:rsidR="00237379" w:rsidRPr="00A04313" w:rsidRDefault="004C0E44" w:rsidP="00A635C0">
            <w:pPr>
              <w:rPr>
                <w:rFonts w:asciiTheme="minorHAnsi" w:hAnsiTheme="minorHAnsi" w:cstheme="minorHAnsi"/>
                <w:sz w:val="18"/>
                <w:szCs w:val="18"/>
              </w:rPr>
            </w:pPr>
            <w:r w:rsidRPr="00A04313">
              <w:rPr>
                <w:rFonts w:asciiTheme="minorHAnsi" w:hAnsiTheme="minorHAnsi" w:cstheme="minorHAnsi"/>
                <w:sz w:val="18"/>
                <w:szCs w:val="18"/>
              </w:rPr>
              <w:t>Kitchen Type</w:t>
            </w:r>
          </w:p>
        </w:tc>
        <w:tc>
          <w:tcPr>
            <w:tcW w:w="5665" w:type="dxa"/>
          </w:tcPr>
          <w:p w14:paraId="2B8BC5B1" w14:textId="72CED130" w:rsidR="004C0E44" w:rsidRPr="00A04313" w:rsidRDefault="00B4489D">
            <w:pPr>
              <w:rPr>
                <w:rFonts w:asciiTheme="minorHAnsi" w:hAnsiTheme="minorHAnsi" w:cstheme="minorHAnsi"/>
                <w:sz w:val="18"/>
                <w:szCs w:val="18"/>
              </w:rPr>
            </w:pPr>
            <w:r w:rsidRPr="00A04313">
              <w:rPr>
                <w:rFonts w:asciiTheme="minorHAnsi" w:hAnsiTheme="minorHAnsi" w:cstheme="minorHAnsi"/>
                <w:sz w:val="18"/>
                <w:szCs w:val="18"/>
              </w:rPr>
              <w:t>User Entry, selections (</w:t>
            </w:r>
            <w:r w:rsidR="004C0E44" w:rsidRPr="00A04313">
              <w:rPr>
                <w:rFonts w:asciiTheme="minorHAnsi" w:hAnsiTheme="minorHAnsi" w:cstheme="minorHAnsi"/>
                <w:sz w:val="18"/>
                <w:szCs w:val="18"/>
              </w:rPr>
              <w:t>E</w:t>
            </w:r>
            <w:r w:rsidR="00DB0685" w:rsidRPr="00A04313">
              <w:rPr>
                <w:rFonts w:asciiTheme="minorHAnsi" w:hAnsiTheme="minorHAnsi" w:cstheme="minorHAnsi"/>
                <w:sz w:val="18"/>
                <w:szCs w:val="18"/>
              </w:rPr>
              <w:t>nclosed</w:t>
            </w:r>
            <w:r w:rsidRPr="00A04313">
              <w:rPr>
                <w:rFonts w:asciiTheme="minorHAnsi" w:hAnsiTheme="minorHAnsi" w:cstheme="minorHAnsi"/>
                <w:sz w:val="18"/>
                <w:szCs w:val="18"/>
              </w:rPr>
              <w:t xml:space="preserve"> or </w:t>
            </w:r>
            <w:r w:rsidR="00DB0685" w:rsidRPr="00A04313">
              <w:rPr>
                <w:rFonts w:asciiTheme="minorHAnsi" w:hAnsiTheme="minorHAnsi" w:cstheme="minorHAnsi"/>
                <w:sz w:val="18"/>
                <w:szCs w:val="18"/>
              </w:rPr>
              <w:t>Non-Enclosed</w:t>
            </w:r>
            <w:r w:rsidR="00E842BD" w:rsidRPr="00A04313">
              <w:rPr>
                <w:rFonts w:asciiTheme="minorHAnsi" w:hAnsiTheme="minorHAnsi" w:cstheme="minorHAnsi"/>
                <w:sz w:val="18"/>
                <w:szCs w:val="18"/>
              </w:rPr>
              <w:t>)</w:t>
            </w:r>
          </w:p>
        </w:tc>
      </w:tr>
      <w:tr w:rsidR="0014644D" w:rsidRPr="00A04313" w14:paraId="5E3C4A2A" w14:textId="77777777" w:rsidTr="00E922E3">
        <w:trPr>
          <w:trHeight w:val="158"/>
        </w:trPr>
        <w:tc>
          <w:tcPr>
            <w:tcW w:w="626" w:type="dxa"/>
            <w:vAlign w:val="center"/>
          </w:tcPr>
          <w:p w14:paraId="23072816" w14:textId="2B0B0425" w:rsidR="0014644D" w:rsidRPr="00A04313" w:rsidRDefault="0014644D" w:rsidP="003D0A5A">
            <w:pPr>
              <w:jc w:val="center"/>
              <w:rPr>
                <w:rFonts w:asciiTheme="minorHAnsi" w:hAnsiTheme="minorHAnsi" w:cstheme="minorHAnsi"/>
                <w:sz w:val="18"/>
                <w:szCs w:val="18"/>
              </w:rPr>
            </w:pPr>
            <w:r w:rsidRPr="00A04313">
              <w:rPr>
                <w:rFonts w:asciiTheme="minorHAnsi" w:hAnsiTheme="minorHAnsi" w:cstheme="minorHAnsi"/>
                <w:sz w:val="18"/>
                <w:szCs w:val="18"/>
              </w:rPr>
              <w:t>07</w:t>
            </w:r>
          </w:p>
        </w:tc>
        <w:tc>
          <w:tcPr>
            <w:tcW w:w="4499" w:type="dxa"/>
            <w:vAlign w:val="center"/>
          </w:tcPr>
          <w:p w14:paraId="64999D58" w14:textId="73E70D30" w:rsidR="0014644D" w:rsidRPr="00A04313" w:rsidRDefault="0014644D" w:rsidP="00A635C0">
            <w:pPr>
              <w:rPr>
                <w:rFonts w:asciiTheme="minorHAnsi" w:hAnsiTheme="minorHAnsi" w:cstheme="minorHAnsi"/>
                <w:sz w:val="18"/>
                <w:szCs w:val="18"/>
              </w:rPr>
            </w:pPr>
            <w:r w:rsidRPr="00A04313">
              <w:rPr>
                <w:rFonts w:asciiTheme="minorHAnsi" w:hAnsiTheme="minorHAnsi" w:cstheme="minorHAnsi"/>
                <w:sz w:val="18"/>
                <w:szCs w:val="18"/>
              </w:rPr>
              <w:t>Dwelling Unit Total Floor Area</w:t>
            </w:r>
          </w:p>
        </w:tc>
        <w:tc>
          <w:tcPr>
            <w:tcW w:w="5665" w:type="dxa"/>
          </w:tcPr>
          <w:p w14:paraId="74363280" w14:textId="3FBDEEC9" w:rsidR="0014644D" w:rsidRPr="00A04313" w:rsidRDefault="002F40A2">
            <w:pPr>
              <w:rPr>
                <w:rFonts w:asciiTheme="minorHAnsi" w:hAnsiTheme="minorHAnsi" w:cstheme="minorHAnsi"/>
                <w:sz w:val="18"/>
                <w:szCs w:val="18"/>
              </w:rPr>
            </w:pPr>
            <w:r w:rsidRPr="00A04313">
              <w:rPr>
                <w:rFonts w:asciiTheme="minorHAnsi" w:hAnsiTheme="minorHAnsi" w:cstheme="minorHAnsi"/>
                <w:sz w:val="18"/>
                <w:szCs w:val="18"/>
              </w:rPr>
              <w:t>&lt;&lt;Calculated field, referenced data from MCH-01</w:t>
            </w:r>
            <w:r w:rsidR="00DB0C92" w:rsidRPr="00A04313">
              <w:rPr>
                <w:rFonts w:asciiTheme="minorHAnsi" w:hAnsiTheme="minorHAnsi" w:cstheme="minorHAnsi"/>
                <w:sz w:val="18"/>
                <w:szCs w:val="18"/>
              </w:rPr>
              <w:t>, “Dwelling Unit Total Conditioned Floor Area” (field A03)&gt;&gt;</w:t>
            </w:r>
          </w:p>
        </w:tc>
      </w:tr>
      <w:tr w:rsidR="0014644D" w:rsidRPr="00A04313" w14:paraId="00DD019F" w14:textId="77777777" w:rsidTr="00E922E3">
        <w:trPr>
          <w:trHeight w:val="158"/>
        </w:trPr>
        <w:tc>
          <w:tcPr>
            <w:tcW w:w="626" w:type="dxa"/>
            <w:vAlign w:val="center"/>
          </w:tcPr>
          <w:p w14:paraId="1250BEB2" w14:textId="7DC6E3DF" w:rsidR="0014644D" w:rsidRPr="00A04313" w:rsidRDefault="0014644D" w:rsidP="003D0A5A">
            <w:pPr>
              <w:jc w:val="center"/>
              <w:rPr>
                <w:rFonts w:asciiTheme="minorHAnsi" w:hAnsiTheme="minorHAnsi" w:cstheme="minorHAnsi"/>
                <w:sz w:val="18"/>
                <w:szCs w:val="18"/>
              </w:rPr>
            </w:pPr>
            <w:r w:rsidRPr="00A04313">
              <w:rPr>
                <w:rFonts w:asciiTheme="minorHAnsi" w:hAnsiTheme="minorHAnsi" w:cstheme="minorHAnsi"/>
                <w:sz w:val="18"/>
                <w:szCs w:val="18"/>
              </w:rPr>
              <w:t>08</w:t>
            </w:r>
          </w:p>
        </w:tc>
        <w:tc>
          <w:tcPr>
            <w:tcW w:w="4499" w:type="dxa"/>
            <w:vAlign w:val="center"/>
          </w:tcPr>
          <w:p w14:paraId="3EB07A5F" w14:textId="1E98E9AD" w:rsidR="0014644D" w:rsidRPr="00A04313" w:rsidRDefault="0014644D" w:rsidP="00A635C0">
            <w:pPr>
              <w:rPr>
                <w:rFonts w:asciiTheme="minorHAnsi" w:hAnsiTheme="minorHAnsi" w:cstheme="minorHAnsi"/>
                <w:sz w:val="18"/>
                <w:szCs w:val="18"/>
              </w:rPr>
            </w:pPr>
            <w:r w:rsidRPr="00A04313">
              <w:rPr>
                <w:rFonts w:asciiTheme="minorHAnsi" w:hAnsiTheme="minorHAnsi" w:cstheme="minorHAnsi"/>
                <w:sz w:val="18"/>
                <w:szCs w:val="18"/>
              </w:rPr>
              <w:t>Kitchen Range (Cooking Stove) Fuel Type</w:t>
            </w:r>
          </w:p>
        </w:tc>
        <w:tc>
          <w:tcPr>
            <w:tcW w:w="5665" w:type="dxa"/>
          </w:tcPr>
          <w:p w14:paraId="135361D6" w14:textId="126B4DA6" w:rsidR="0014644D" w:rsidRPr="00A04313" w:rsidRDefault="00DB0C92">
            <w:pPr>
              <w:rPr>
                <w:rFonts w:asciiTheme="minorHAnsi" w:hAnsiTheme="minorHAnsi" w:cstheme="minorHAnsi"/>
                <w:sz w:val="18"/>
                <w:szCs w:val="18"/>
              </w:rPr>
            </w:pPr>
            <w:r w:rsidRPr="00A04313">
              <w:rPr>
                <w:rFonts w:asciiTheme="minorHAnsi" w:hAnsiTheme="minorHAnsi" w:cstheme="minorHAnsi"/>
                <w:sz w:val="18"/>
                <w:szCs w:val="18"/>
              </w:rPr>
              <w:t xml:space="preserve">&lt;&lt;User </w:t>
            </w:r>
            <w:r w:rsidR="00454065" w:rsidRPr="00A04313">
              <w:rPr>
                <w:rFonts w:asciiTheme="minorHAnsi" w:hAnsiTheme="minorHAnsi" w:cstheme="minorHAnsi"/>
                <w:sz w:val="18"/>
                <w:szCs w:val="18"/>
              </w:rPr>
              <w:t>Entered Value; Selections = (Electric, Natural Gas)&gt;&gt;</w:t>
            </w:r>
          </w:p>
        </w:tc>
      </w:tr>
    </w:tbl>
    <w:p w14:paraId="218E762D" w14:textId="264DB69A" w:rsidR="005A2B97" w:rsidRPr="00A04313" w:rsidRDefault="005A2B97" w:rsidP="00D65FA1">
      <w:pPr>
        <w:rPr>
          <w:rFonts w:asciiTheme="minorHAnsi" w:hAnsiTheme="minorHAnsi"/>
          <w:szCs w:val="18"/>
        </w:rPr>
      </w:pPr>
    </w:p>
    <w:p w14:paraId="5E9E3EE1" w14:textId="77777777" w:rsidR="007F4B56" w:rsidRPr="00A04313" w:rsidRDefault="007F4B56" w:rsidP="00D65FA1">
      <w:pPr>
        <w:rPr>
          <w:rFonts w:asciiTheme="minorHAnsi" w:hAnsiTheme="minorHAnsi"/>
          <w:szCs w:val="18"/>
        </w:rPr>
      </w:pPr>
    </w:p>
    <w:tbl>
      <w:tblPr>
        <w:tblStyle w:val="TableGrid"/>
        <w:tblW w:w="10795" w:type="dxa"/>
        <w:tblLayout w:type="fixed"/>
        <w:tblLook w:val="04A0" w:firstRow="1" w:lastRow="0" w:firstColumn="1" w:lastColumn="0" w:noHBand="0" w:noVBand="1"/>
      </w:tblPr>
      <w:tblGrid>
        <w:gridCol w:w="771"/>
        <w:gridCol w:w="771"/>
        <w:gridCol w:w="771"/>
        <w:gridCol w:w="771"/>
        <w:gridCol w:w="771"/>
        <w:gridCol w:w="771"/>
        <w:gridCol w:w="771"/>
        <w:gridCol w:w="771"/>
        <w:gridCol w:w="771"/>
        <w:gridCol w:w="771"/>
        <w:gridCol w:w="771"/>
        <w:gridCol w:w="771"/>
        <w:gridCol w:w="771"/>
        <w:gridCol w:w="772"/>
      </w:tblGrid>
      <w:tr w:rsidR="0050386A" w:rsidRPr="00A04313" w14:paraId="081BFF94" w14:textId="2E6F253B" w:rsidTr="00EB40A9">
        <w:trPr>
          <w:cantSplit/>
          <w:trHeight w:val="300"/>
        </w:trPr>
        <w:tc>
          <w:tcPr>
            <w:tcW w:w="10795" w:type="dxa"/>
            <w:gridSpan w:val="14"/>
          </w:tcPr>
          <w:p w14:paraId="78F40BB7" w14:textId="7832A20A" w:rsidR="0050386A" w:rsidRPr="00A04313" w:rsidRDefault="0050386A" w:rsidP="003707C5">
            <w:pPr>
              <w:rPr>
                <w:rFonts w:asciiTheme="minorHAnsi" w:hAnsiTheme="minorHAnsi"/>
                <w:b/>
                <w:szCs w:val="18"/>
              </w:rPr>
            </w:pPr>
            <w:r w:rsidRPr="00A04313">
              <w:rPr>
                <w:rFonts w:asciiTheme="minorHAnsi" w:hAnsiTheme="minorHAnsi"/>
                <w:b/>
                <w:szCs w:val="18"/>
              </w:rPr>
              <w:t>B. Kitchen Exhaust Systems</w:t>
            </w:r>
          </w:p>
        </w:tc>
      </w:tr>
      <w:tr w:rsidR="00173958" w:rsidRPr="00A04313" w14:paraId="350490DE" w14:textId="14B329CF" w:rsidTr="00EB40A9">
        <w:trPr>
          <w:cantSplit/>
          <w:trHeight w:val="300"/>
        </w:trPr>
        <w:tc>
          <w:tcPr>
            <w:tcW w:w="771" w:type="dxa"/>
            <w:vAlign w:val="center"/>
          </w:tcPr>
          <w:p w14:paraId="62BE2F05" w14:textId="1108E72E"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01</w:t>
            </w:r>
          </w:p>
        </w:tc>
        <w:tc>
          <w:tcPr>
            <w:tcW w:w="771" w:type="dxa"/>
            <w:vAlign w:val="center"/>
          </w:tcPr>
          <w:p w14:paraId="351EB26D" w14:textId="74492FE3"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02</w:t>
            </w:r>
          </w:p>
        </w:tc>
        <w:tc>
          <w:tcPr>
            <w:tcW w:w="771" w:type="dxa"/>
            <w:vAlign w:val="center"/>
          </w:tcPr>
          <w:p w14:paraId="75AFD0BE" w14:textId="6D9514B1"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03</w:t>
            </w:r>
          </w:p>
        </w:tc>
        <w:tc>
          <w:tcPr>
            <w:tcW w:w="771" w:type="dxa"/>
            <w:vAlign w:val="center"/>
          </w:tcPr>
          <w:p w14:paraId="74E7FE5C" w14:textId="5FCDB534"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04</w:t>
            </w:r>
          </w:p>
        </w:tc>
        <w:tc>
          <w:tcPr>
            <w:tcW w:w="771" w:type="dxa"/>
            <w:vAlign w:val="center"/>
          </w:tcPr>
          <w:p w14:paraId="0315FAA6" w14:textId="25DE7BE6"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05</w:t>
            </w:r>
          </w:p>
        </w:tc>
        <w:tc>
          <w:tcPr>
            <w:tcW w:w="771" w:type="dxa"/>
            <w:vAlign w:val="center"/>
          </w:tcPr>
          <w:p w14:paraId="7D3D6314" w14:textId="41A4D2D7"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06</w:t>
            </w:r>
          </w:p>
        </w:tc>
        <w:tc>
          <w:tcPr>
            <w:tcW w:w="771" w:type="dxa"/>
            <w:vAlign w:val="center"/>
          </w:tcPr>
          <w:p w14:paraId="370EFFFD" w14:textId="62965D71"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07</w:t>
            </w:r>
          </w:p>
        </w:tc>
        <w:tc>
          <w:tcPr>
            <w:tcW w:w="771" w:type="dxa"/>
            <w:vAlign w:val="center"/>
          </w:tcPr>
          <w:p w14:paraId="557F51EB" w14:textId="5A7ED6DF"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08</w:t>
            </w:r>
          </w:p>
        </w:tc>
        <w:tc>
          <w:tcPr>
            <w:tcW w:w="771" w:type="dxa"/>
            <w:vAlign w:val="center"/>
          </w:tcPr>
          <w:p w14:paraId="4A7C5B42" w14:textId="4CC948B8"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09a</w:t>
            </w:r>
          </w:p>
        </w:tc>
        <w:tc>
          <w:tcPr>
            <w:tcW w:w="771" w:type="dxa"/>
            <w:vAlign w:val="center"/>
          </w:tcPr>
          <w:p w14:paraId="10768961" w14:textId="5BA455CC"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09</w:t>
            </w:r>
          </w:p>
        </w:tc>
        <w:tc>
          <w:tcPr>
            <w:tcW w:w="771" w:type="dxa"/>
            <w:textDirection w:val="btLr"/>
          </w:tcPr>
          <w:p w14:paraId="36378C0F" w14:textId="365A179C"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10a</w:t>
            </w:r>
          </w:p>
        </w:tc>
        <w:tc>
          <w:tcPr>
            <w:tcW w:w="771" w:type="dxa"/>
            <w:vAlign w:val="center"/>
          </w:tcPr>
          <w:p w14:paraId="2E80FC05" w14:textId="664D1550"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10</w:t>
            </w:r>
          </w:p>
        </w:tc>
        <w:tc>
          <w:tcPr>
            <w:tcW w:w="771" w:type="dxa"/>
            <w:vAlign w:val="center"/>
          </w:tcPr>
          <w:p w14:paraId="255124FC" w14:textId="0CFB646E"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11</w:t>
            </w:r>
          </w:p>
        </w:tc>
        <w:tc>
          <w:tcPr>
            <w:tcW w:w="772" w:type="dxa"/>
            <w:vAlign w:val="center"/>
          </w:tcPr>
          <w:p w14:paraId="3857A3AC" w14:textId="713EE21C" w:rsidR="00173958" w:rsidRPr="00A04313" w:rsidRDefault="00173958" w:rsidP="00173958">
            <w:pPr>
              <w:jc w:val="center"/>
              <w:rPr>
                <w:rFonts w:asciiTheme="minorHAnsi" w:hAnsiTheme="minorHAnsi"/>
                <w:sz w:val="18"/>
                <w:szCs w:val="18"/>
              </w:rPr>
            </w:pPr>
            <w:r w:rsidRPr="00A04313">
              <w:rPr>
                <w:rFonts w:asciiTheme="minorHAnsi" w:hAnsiTheme="minorHAnsi"/>
                <w:sz w:val="18"/>
                <w:szCs w:val="18"/>
              </w:rPr>
              <w:t>12</w:t>
            </w:r>
          </w:p>
        </w:tc>
      </w:tr>
      <w:tr w:rsidR="00173958" w:rsidRPr="00A04313" w14:paraId="330A22C5" w14:textId="7C828832" w:rsidTr="00EB40A9">
        <w:trPr>
          <w:cantSplit/>
          <w:trHeight w:val="1631"/>
        </w:trPr>
        <w:tc>
          <w:tcPr>
            <w:tcW w:w="771" w:type="dxa"/>
            <w:textDirection w:val="btLr"/>
            <w:vAlign w:val="center"/>
          </w:tcPr>
          <w:p w14:paraId="28ECE449" w14:textId="59341174"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System Name</w:t>
            </w:r>
          </w:p>
        </w:tc>
        <w:tc>
          <w:tcPr>
            <w:tcW w:w="771" w:type="dxa"/>
            <w:textDirection w:val="btLr"/>
            <w:vAlign w:val="center"/>
          </w:tcPr>
          <w:p w14:paraId="22FE8C3A" w14:textId="1340EC5A"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Manufacturer Name</w:t>
            </w:r>
          </w:p>
        </w:tc>
        <w:tc>
          <w:tcPr>
            <w:tcW w:w="771" w:type="dxa"/>
            <w:textDirection w:val="btLr"/>
            <w:vAlign w:val="center"/>
          </w:tcPr>
          <w:p w14:paraId="1A566065" w14:textId="6D468A3A"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System Type</w:t>
            </w:r>
          </w:p>
        </w:tc>
        <w:tc>
          <w:tcPr>
            <w:tcW w:w="771" w:type="dxa"/>
            <w:textDirection w:val="btLr"/>
            <w:vAlign w:val="center"/>
          </w:tcPr>
          <w:p w14:paraId="7EBCB590" w14:textId="73DF9096"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HVI or AHAM Directory Listed Model Number</w:t>
            </w:r>
          </w:p>
        </w:tc>
        <w:tc>
          <w:tcPr>
            <w:tcW w:w="771" w:type="dxa"/>
            <w:textDirection w:val="btLr"/>
            <w:vAlign w:val="center"/>
          </w:tcPr>
          <w:p w14:paraId="288E6254" w14:textId="187AAB15"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HVI or AHAM Directory Listed Rated Airflow</w:t>
            </w:r>
          </w:p>
        </w:tc>
        <w:tc>
          <w:tcPr>
            <w:tcW w:w="771" w:type="dxa"/>
            <w:textDirection w:val="btLr"/>
            <w:vAlign w:val="center"/>
          </w:tcPr>
          <w:p w14:paraId="795F04A8" w14:textId="6AE5760B"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HVI or AHAM Directory Listed Sound Rating</w:t>
            </w:r>
          </w:p>
        </w:tc>
        <w:tc>
          <w:tcPr>
            <w:tcW w:w="771" w:type="dxa"/>
            <w:textDirection w:val="btLr"/>
            <w:vAlign w:val="center"/>
          </w:tcPr>
          <w:p w14:paraId="4D42A08F" w14:textId="5191F30F"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Minimum Airflow (defaults to rated airflow)</w:t>
            </w:r>
          </w:p>
        </w:tc>
        <w:tc>
          <w:tcPr>
            <w:tcW w:w="771" w:type="dxa"/>
            <w:textDirection w:val="btLr"/>
            <w:vAlign w:val="center"/>
          </w:tcPr>
          <w:p w14:paraId="10166DC9" w14:textId="2ED3D012"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Operation Schedule</w:t>
            </w:r>
          </w:p>
        </w:tc>
        <w:tc>
          <w:tcPr>
            <w:tcW w:w="771" w:type="dxa"/>
            <w:textDirection w:val="btLr"/>
          </w:tcPr>
          <w:p w14:paraId="44A59590" w14:textId="2FCDF0A6"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Method of Compliance</w:t>
            </w:r>
          </w:p>
        </w:tc>
        <w:tc>
          <w:tcPr>
            <w:tcW w:w="771" w:type="dxa"/>
            <w:textDirection w:val="btLr"/>
            <w:vAlign w:val="center"/>
          </w:tcPr>
          <w:p w14:paraId="477E77B5" w14:textId="10FB1613"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 xml:space="preserve">Required Minimum Ventilation Rate </w:t>
            </w:r>
          </w:p>
        </w:tc>
        <w:tc>
          <w:tcPr>
            <w:tcW w:w="771" w:type="dxa"/>
            <w:textDirection w:val="btLr"/>
          </w:tcPr>
          <w:p w14:paraId="443D718C" w14:textId="39487C09"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Exception to Maximum Sound Rating</w:t>
            </w:r>
          </w:p>
        </w:tc>
        <w:tc>
          <w:tcPr>
            <w:tcW w:w="771" w:type="dxa"/>
            <w:textDirection w:val="btLr"/>
            <w:vAlign w:val="center"/>
          </w:tcPr>
          <w:p w14:paraId="6B854EFC" w14:textId="598451A8"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Maximum Sound Rating</w:t>
            </w:r>
          </w:p>
        </w:tc>
        <w:tc>
          <w:tcPr>
            <w:tcW w:w="771" w:type="dxa"/>
            <w:textDirection w:val="btLr"/>
            <w:vAlign w:val="center"/>
          </w:tcPr>
          <w:p w14:paraId="59C343BA" w14:textId="37A0B587"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Compliance Statement for Airflow</w:t>
            </w:r>
          </w:p>
        </w:tc>
        <w:tc>
          <w:tcPr>
            <w:tcW w:w="772" w:type="dxa"/>
            <w:textDirection w:val="btLr"/>
          </w:tcPr>
          <w:p w14:paraId="36AFF175" w14:textId="50B3A904" w:rsidR="00173958" w:rsidRPr="00A04313" w:rsidRDefault="00173958" w:rsidP="00173958">
            <w:pPr>
              <w:ind w:left="113" w:right="113"/>
              <w:jc w:val="center"/>
              <w:rPr>
                <w:rFonts w:asciiTheme="minorHAnsi" w:hAnsiTheme="minorHAnsi"/>
                <w:sz w:val="18"/>
                <w:szCs w:val="18"/>
              </w:rPr>
            </w:pPr>
            <w:r w:rsidRPr="00A04313">
              <w:rPr>
                <w:rFonts w:asciiTheme="minorHAnsi" w:hAnsiTheme="minorHAnsi"/>
                <w:sz w:val="18"/>
                <w:szCs w:val="18"/>
              </w:rPr>
              <w:t>Compliance Statement for Sound</w:t>
            </w:r>
          </w:p>
        </w:tc>
      </w:tr>
      <w:tr w:rsidR="00173958" w:rsidRPr="00A04313" w14:paraId="1F56676E" w14:textId="7174F355" w:rsidTr="00EB40A9">
        <w:trPr>
          <w:trHeight w:val="5838"/>
        </w:trPr>
        <w:tc>
          <w:tcPr>
            <w:tcW w:w="771" w:type="dxa"/>
          </w:tcPr>
          <w:p w14:paraId="26E49E22" w14:textId="048BA7C6" w:rsidR="00173958" w:rsidRPr="00A04313" w:rsidRDefault="00173958" w:rsidP="00173958">
            <w:pPr>
              <w:rPr>
                <w:rFonts w:asciiTheme="minorHAnsi" w:hAnsiTheme="minorHAnsi"/>
                <w:sz w:val="18"/>
                <w:szCs w:val="18"/>
              </w:rPr>
            </w:pPr>
            <w:r w:rsidRPr="00A04313">
              <w:rPr>
                <w:rFonts w:asciiTheme="minorHAnsi" w:hAnsiTheme="minorHAnsi"/>
                <w:sz w:val="18"/>
                <w:szCs w:val="18"/>
              </w:rPr>
              <w:t>&lt;&lt;User Entered Value up to 50 characters&gt;&gt;</w:t>
            </w:r>
          </w:p>
        </w:tc>
        <w:tc>
          <w:tcPr>
            <w:tcW w:w="771" w:type="dxa"/>
          </w:tcPr>
          <w:p w14:paraId="2B934B87" w14:textId="35A2BD37" w:rsidR="00173958" w:rsidRPr="00A04313" w:rsidRDefault="00173958" w:rsidP="00173958">
            <w:pPr>
              <w:rPr>
                <w:rFonts w:asciiTheme="minorHAnsi" w:hAnsiTheme="minorHAnsi"/>
                <w:sz w:val="18"/>
                <w:szCs w:val="18"/>
              </w:rPr>
            </w:pPr>
            <w:r w:rsidRPr="00A04313">
              <w:rPr>
                <w:rFonts w:asciiTheme="minorHAnsi" w:hAnsiTheme="minorHAnsi"/>
                <w:sz w:val="18"/>
                <w:szCs w:val="18"/>
              </w:rPr>
              <w:t>&lt;&lt;User Entered Value up to 50 characters&gt;&gt;</w:t>
            </w:r>
          </w:p>
        </w:tc>
        <w:tc>
          <w:tcPr>
            <w:tcW w:w="771" w:type="dxa"/>
          </w:tcPr>
          <w:p w14:paraId="4CC55754" w14:textId="53C9337A" w:rsidR="00173958" w:rsidRPr="00A04313" w:rsidRDefault="00173958" w:rsidP="00173958">
            <w:pPr>
              <w:rPr>
                <w:rFonts w:asciiTheme="minorHAnsi" w:hAnsiTheme="minorHAnsi"/>
                <w:sz w:val="18"/>
                <w:szCs w:val="18"/>
              </w:rPr>
            </w:pPr>
            <w:r w:rsidRPr="00A04313">
              <w:rPr>
                <w:rFonts w:asciiTheme="minorHAnsi" w:hAnsiTheme="minorHAnsi"/>
                <w:sz w:val="18"/>
                <w:szCs w:val="18"/>
              </w:rPr>
              <w:t>&lt;&lt;User Entered Value; Selections = (Vented Range Hood, Downdraft, Other)&gt;&gt;</w:t>
            </w:r>
          </w:p>
        </w:tc>
        <w:tc>
          <w:tcPr>
            <w:tcW w:w="771" w:type="dxa"/>
          </w:tcPr>
          <w:p w14:paraId="49B410D3" w14:textId="71AB1F99" w:rsidR="00173958" w:rsidRPr="00A04313" w:rsidRDefault="00173958" w:rsidP="00173958">
            <w:pPr>
              <w:rPr>
                <w:rFonts w:asciiTheme="minorHAnsi" w:hAnsiTheme="minorHAnsi"/>
                <w:sz w:val="18"/>
                <w:szCs w:val="18"/>
              </w:rPr>
            </w:pPr>
            <w:r w:rsidRPr="00A04313">
              <w:rPr>
                <w:rFonts w:asciiTheme="minorHAnsi" w:hAnsiTheme="minorHAnsi"/>
                <w:sz w:val="18"/>
                <w:szCs w:val="18"/>
              </w:rPr>
              <w:t>&lt;&lt;User Entered Value up to 50 characters&gt;&gt;</w:t>
            </w:r>
          </w:p>
        </w:tc>
        <w:tc>
          <w:tcPr>
            <w:tcW w:w="771" w:type="dxa"/>
          </w:tcPr>
          <w:p w14:paraId="1BF64A4B" w14:textId="672655DF" w:rsidR="00173958" w:rsidRPr="00A04313" w:rsidRDefault="00173958" w:rsidP="00173958">
            <w:pPr>
              <w:rPr>
                <w:rFonts w:asciiTheme="minorHAnsi" w:hAnsiTheme="minorHAnsi"/>
                <w:sz w:val="18"/>
                <w:szCs w:val="18"/>
              </w:rPr>
            </w:pPr>
            <w:r w:rsidRPr="00A04313">
              <w:rPr>
                <w:rFonts w:asciiTheme="minorHAnsi" w:hAnsiTheme="minorHAnsi"/>
                <w:sz w:val="18"/>
                <w:szCs w:val="18"/>
              </w:rPr>
              <w:t>&lt;&lt;User Entered Value; (XXXX.XX)&gt;&gt;</w:t>
            </w:r>
          </w:p>
        </w:tc>
        <w:tc>
          <w:tcPr>
            <w:tcW w:w="771" w:type="dxa"/>
          </w:tcPr>
          <w:p w14:paraId="528CD857" w14:textId="201A4B3E" w:rsidR="00173958" w:rsidRPr="00A04313" w:rsidRDefault="00173958" w:rsidP="00173958">
            <w:pPr>
              <w:rPr>
                <w:rFonts w:asciiTheme="minorHAnsi" w:hAnsiTheme="minorHAnsi"/>
                <w:sz w:val="18"/>
                <w:szCs w:val="18"/>
              </w:rPr>
            </w:pPr>
            <w:r w:rsidRPr="00A04313">
              <w:rPr>
                <w:rFonts w:asciiTheme="minorHAnsi" w:hAnsiTheme="minorHAnsi"/>
                <w:sz w:val="18"/>
                <w:szCs w:val="18"/>
              </w:rPr>
              <w:t>&lt;&lt;User Entered Value; (XX.XX)&gt;&gt;</w:t>
            </w:r>
          </w:p>
        </w:tc>
        <w:tc>
          <w:tcPr>
            <w:tcW w:w="771" w:type="dxa"/>
          </w:tcPr>
          <w:p w14:paraId="4D3FEA2D" w14:textId="11074A2D"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&lt;&lt;Defaults to B05 </w:t>
            </w:r>
          </w:p>
          <w:p w14:paraId="00546B2F" w14:textId="4C51C0D2" w:rsidR="00173958" w:rsidRPr="00A04313" w:rsidRDefault="00173958" w:rsidP="00173958">
            <w:pPr>
              <w:rPr>
                <w:rFonts w:asciiTheme="minorHAnsi" w:hAnsiTheme="minorHAnsi"/>
                <w:sz w:val="18"/>
                <w:szCs w:val="18"/>
              </w:rPr>
            </w:pPr>
            <w:r w:rsidRPr="00A04313">
              <w:rPr>
                <w:rFonts w:asciiTheme="minorHAnsi" w:hAnsiTheme="minorHAnsi"/>
                <w:sz w:val="18"/>
                <w:szCs w:val="18"/>
              </w:rPr>
              <w:t>otherwise, User Entered Value; (XXXX.XX); Not to exceed B05 (rated airflow)&gt;&gt;</w:t>
            </w:r>
          </w:p>
        </w:tc>
        <w:tc>
          <w:tcPr>
            <w:tcW w:w="771" w:type="dxa"/>
          </w:tcPr>
          <w:p w14:paraId="41A09AED" w14:textId="5130C24F" w:rsidR="00173958" w:rsidRPr="00A04313" w:rsidRDefault="00173958" w:rsidP="00173958">
            <w:pPr>
              <w:rPr>
                <w:rFonts w:asciiTheme="minorHAnsi" w:hAnsiTheme="minorHAnsi"/>
                <w:sz w:val="18"/>
                <w:szCs w:val="18"/>
              </w:rPr>
            </w:pPr>
            <w:r w:rsidRPr="00A04313">
              <w:rPr>
                <w:rFonts w:asciiTheme="minorHAnsi" w:hAnsiTheme="minorHAnsi"/>
                <w:sz w:val="18"/>
                <w:szCs w:val="18"/>
              </w:rPr>
              <w:t>&lt;&lt;User Entry; Selections = (Demand Control, Continuous)&gt;&gt;</w:t>
            </w:r>
          </w:p>
        </w:tc>
        <w:tc>
          <w:tcPr>
            <w:tcW w:w="771" w:type="dxa"/>
          </w:tcPr>
          <w:p w14:paraId="496B289D" w14:textId="56019B83"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&lt;&lt;If B08=Continuous, then report N/</w:t>
            </w:r>
            <w:proofErr w:type="gramStart"/>
            <w:r w:rsidRPr="00A04313">
              <w:rPr>
                <w:rFonts w:asciiTheme="minorHAnsi" w:hAnsiTheme="minorHAnsi"/>
                <w:sz w:val="18"/>
                <w:szCs w:val="18"/>
              </w:rPr>
              <w:t>A;</w:t>
            </w:r>
            <w:proofErr w:type="gramEnd"/>
          </w:p>
          <w:p w14:paraId="4DC6C2A1" w14:textId="77777777" w:rsidR="00173958" w:rsidRPr="00A04313" w:rsidRDefault="00173958" w:rsidP="00173958">
            <w:pPr>
              <w:keepNext/>
              <w:rPr>
                <w:rFonts w:asciiTheme="minorHAnsi" w:hAnsiTheme="minorHAnsi"/>
                <w:sz w:val="18"/>
                <w:szCs w:val="18"/>
              </w:rPr>
            </w:pPr>
          </w:p>
          <w:p w14:paraId="751BC1F5"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 </w:t>
            </w:r>
            <w:proofErr w:type="gramStart"/>
            <w:r w:rsidRPr="00A04313">
              <w:rPr>
                <w:rFonts w:asciiTheme="minorHAnsi" w:hAnsiTheme="minorHAnsi"/>
                <w:sz w:val="18"/>
                <w:szCs w:val="18"/>
              </w:rPr>
              <w:t>user</w:t>
            </w:r>
            <w:proofErr w:type="gramEnd"/>
            <w:r w:rsidRPr="00A04313">
              <w:rPr>
                <w:rFonts w:asciiTheme="minorHAnsi" w:hAnsiTheme="minorHAnsi"/>
                <w:sz w:val="18"/>
                <w:szCs w:val="18"/>
              </w:rPr>
              <w:t xml:space="preserve"> select from list: *Airflow; or</w:t>
            </w:r>
          </w:p>
          <w:p w14:paraId="01EEA4A3" w14:textId="340CA28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*Capture Efficiency&gt;&gt;</w:t>
            </w:r>
          </w:p>
        </w:tc>
        <w:tc>
          <w:tcPr>
            <w:tcW w:w="771" w:type="dxa"/>
          </w:tcPr>
          <w:p w14:paraId="49D10A14" w14:textId="78BE9424"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&lt;&lt;if B09a = Capture Efficiency, then result = “NA – See Table </w:t>
            </w:r>
            <w:del w:id="0" w:author="Alhabibi, Haider@Energy" w:date="2022-09-22T13:13:00Z">
              <w:r w:rsidRPr="00A04313" w:rsidDel="00E7129A">
                <w:rPr>
                  <w:rFonts w:asciiTheme="minorHAnsi" w:hAnsiTheme="minorHAnsi"/>
                  <w:sz w:val="18"/>
                  <w:szCs w:val="18"/>
                </w:rPr>
                <w:delText>E</w:delText>
              </w:r>
            </w:del>
            <w:ins w:id="1" w:author="Alhabibi, Haider@Energy" w:date="2022-09-22T13:14:00Z">
              <w:r w:rsidR="00C43D36">
                <w:rPr>
                  <w:rFonts w:asciiTheme="minorHAnsi" w:hAnsiTheme="minorHAnsi"/>
                  <w:sz w:val="18"/>
                  <w:szCs w:val="18"/>
                </w:rPr>
                <w:t>C2</w:t>
              </w:r>
            </w:ins>
            <w:r w:rsidRPr="00A04313">
              <w:rPr>
                <w:rFonts w:asciiTheme="minorHAnsi" w:hAnsiTheme="minorHAnsi"/>
                <w:sz w:val="18"/>
                <w:szCs w:val="18"/>
              </w:rPr>
              <w:t xml:space="preserve">.”; </w:t>
            </w:r>
          </w:p>
          <w:p w14:paraId="737C7256" w14:textId="34510AD9"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Elseif B09a = Airflow, then calculate the following as default:</w:t>
            </w:r>
          </w:p>
          <w:p w14:paraId="083B3B9E" w14:textId="06CF94BD"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If the following three conditions are met: </w:t>
            </w:r>
            <w:r w:rsidRPr="00A04313">
              <w:rPr>
                <w:rFonts w:asciiTheme="minorHAnsi" w:hAnsiTheme="minorHAnsi"/>
                <w:sz w:val="18"/>
                <w:szCs w:val="18"/>
              </w:rPr>
              <w:lastRenderedPageBreak/>
              <w:t>(1) B08=Demand Control, (2) B03=Vent Range Hood, and (3) A08=Electric, AND</w:t>
            </w:r>
          </w:p>
          <w:p w14:paraId="636ABEF0"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If A07 &gt; 1500, then result = </w:t>
            </w:r>
            <w:proofErr w:type="gramStart"/>
            <w:r w:rsidRPr="00A04313">
              <w:rPr>
                <w:rFonts w:asciiTheme="minorHAnsi" w:hAnsiTheme="minorHAnsi"/>
                <w:sz w:val="18"/>
                <w:szCs w:val="18"/>
              </w:rPr>
              <w:t>110;</w:t>
            </w:r>
            <w:proofErr w:type="gramEnd"/>
          </w:p>
          <w:p w14:paraId="112BF347"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Elseif A07 = 1,000-1,500, then result = </w:t>
            </w:r>
            <w:proofErr w:type="gramStart"/>
            <w:r w:rsidRPr="00A04313">
              <w:rPr>
                <w:rFonts w:asciiTheme="minorHAnsi" w:hAnsiTheme="minorHAnsi"/>
                <w:sz w:val="18"/>
                <w:szCs w:val="18"/>
              </w:rPr>
              <w:t>110;</w:t>
            </w:r>
            <w:proofErr w:type="gramEnd"/>
          </w:p>
          <w:p w14:paraId="5E20A875"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Elseif A07 = 750-1,000, then result = 130; ElseifA07 = &lt; 750, then result = 160; End </w:t>
            </w:r>
            <w:proofErr w:type="gramStart"/>
            <w:r w:rsidRPr="00A04313">
              <w:rPr>
                <w:rFonts w:asciiTheme="minorHAnsi" w:hAnsiTheme="minorHAnsi"/>
                <w:sz w:val="18"/>
                <w:szCs w:val="18"/>
              </w:rPr>
              <w:t>if;</w:t>
            </w:r>
            <w:proofErr w:type="gramEnd"/>
          </w:p>
          <w:p w14:paraId="25EB7D27" w14:textId="77777777" w:rsidR="00173958" w:rsidRPr="00A04313" w:rsidRDefault="00173958" w:rsidP="00173958">
            <w:pPr>
              <w:keepNext/>
              <w:rPr>
                <w:rFonts w:asciiTheme="minorHAnsi" w:hAnsiTheme="minorHAnsi"/>
                <w:sz w:val="18"/>
                <w:szCs w:val="18"/>
              </w:rPr>
            </w:pPr>
          </w:p>
          <w:p w14:paraId="562D032E" w14:textId="08A9E61C"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Elseif the following three conditions are met: (1) B08=Demand Control, (2) B03=Vent Range Hood, and (3) A08 = Natural </w:t>
            </w:r>
            <w:r w:rsidRPr="00A04313">
              <w:rPr>
                <w:rFonts w:asciiTheme="minorHAnsi" w:hAnsiTheme="minorHAnsi"/>
                <w:sz w:val="18"/>
                <w:szCs w:val="18"/>
              </w:rPr>
              <w:lastRenderedPageBreak/>
              <w:t>Gas, AND</w:t>
            </w:r>
          </w:p>
          <w:p w14:paraId="17DFD687"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If A07 &gt; 1,500, then result = </w:t>
            </w:r>
            <w:proofErr w:type="gramStart"/>
            <w:r w:rsidRPr="00A04313">
              <w:rPr>
                <w:rFonts w:asciiTheme="minorHAnsi" w:hAnsiTheme="minorHAnsi"/>
                <w:sz w:val="18"/>
                <w:szCs w:val="18"/>
              </w:rPr>
              <w:t>180;</w:t>
            </w:r>
            <w:proofErr w:type="gramEnd"/>
          </w:p>
          <w:p w14:paraId="0135B238"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Elseif A07=1,000-1,500, then result = </w:t>
            </w:r>
            <w:proofErr w:type="gramStart"/>
            <w:r w:rsidRPr="00A04313">
              <w:rPr>
                <w:rFonts w:asciiTheme="minorHAnsi" w:hAnsiTheme="minorHAnsi"/>
                <w:sz w:val="18"/>
                <w:szCs w:val="18"/>
              </w:rPr>
              <w:t>250;</w:t>
            </w:r>
            <w:proofErr w:type="gramEnd"/>
          </w:p>
          <w:p w14:paraId="0402B22A"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Elseif A07 = 750-1,000, then result = 280; End </w:t>
            </w:r>
            <w:proofErr w:type="gramStart"/>
            <w:r w:rsidRPr="00A04313">
              <w:rPr>
                <w:rFonts w:asciiTheme="minorHAnsi" w:hAnsiTheme="minorHAnsi"/>
                <w:sz w:val="18"/>
                <w:szCs w:val="18"/>
              </w:rPr>
              <w:t>if;</w:t>
            </w:r>
            <w:proofErr w:type="gramEnd"/>
          </w:p>
          <w:p w14:paraId="7679A1FD" w14:textId="77777777" w:rsidR="00173958" w:rsidRPr="00A04313" w:rsidRDefault="00173958" w:rsidP="00173958">
            <w:pPr>
              <w:keepNext/>
              <w:rPr>
                <w:rFonts w:asciiTheme="minorHAnsi" w:hAnsiTheme="minorHAnsi"/>
                <w:sz w:val="18"/>
                <w:szCs w:val="18"/>
              </w:rPr>
            </w:pPr>
          </w:p>
          <w:p w14:paraId="33485D1B" w14:textId="476E7886"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Elseif the following three conditions are met: (1) B08=Demand Control, (2) A06 = Enclosed, and B03 = Other or Downdraft, then result is the lesser of 300 cfm or (5*(A05/60)</w:t>
            </w:r>
            <w:proofErr w:type="gramStart"/>
            <w:r w:rsidRPr="00A04313">
              <w:rPr>
                <w:rFonts w:asciiTheme="minorHAnsi" w:hAnsiTheme="minorHAnsi"/>
                <w:sz w:val="18"/>
                <w:szCs w:val="18"/>
              </w:rPr>
              <w:t>);</w:t>
            </w:r>
            <w:proofErr w:type="gramEnd"/>
          </w:p>
          <w:p w14:paraId="7A28A880" w14:textId="77777777" w:rsidR="00173958" w:rsidRPr="00A04313" w:rsidRDefault="00173958" w:rsidP="00173958">
            <w:pPr>
              <w:keepNext/>
              <w:rPr>
                <w:rFonts w:asciiTheme="minorHAnsi" w:hAnsiTheme="minorHAnsi"/>
                <w:sz w:val="18"/>
                <w:szCs w:val="18"/>
              </w:rPr>
            </w:pPr>
          </w:p>
          <w:p w14:paraId="04D53296" w14:textId="23D021D8"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Elseif the following three conditions are </w:t>
            </w:r>
            <w:r w:rsidRPr="00A04313">
              <w:rPr>
                <w:rFonts w:asciiTheme="minorHAnsi" w:hAnsiTheme="minorHAnsi"/>
                <w:sz w:val="18"/>
                <w:szCs w:val="18"/>
              </w:rPr>
              <w:lastRenderedPageBreak/>
              <w:t xml:space="preserve">met: (1) B08=Demand Control, (2) A06 = </w:t>
            </w:r>
            <w:proofErr w:type="spellStart"/>
            <w:r w:rsidRPr="00A04313">
              <w:rPr>
                <w:rFonts w:asciiTheme="minorHAnsi" w:hAnsiTheme="minorHAnsi"/>
                <w:sz w:val="18"/>
                <w:szCs w:val="18"/>
              </w:rPr>
              <w:t>Nonenclosed</w:t>
            </w:r>
            <w:proofErr w:type="spellEnd"/>
            <w:r w:rsidRPr="00A04313">
              <w:rPr>
                <w:rFonts w:asciiTheme="minorHAnsi" w:hAnsiTheme="minorHAnsi"/>
                <w:sz w:val="18"/>
                <w:szCs w:val="18"/>
              </w:rPr>
              <w:t xml:space="preserve">, and (3) B03 = Other or Downdraft, then result = </w:t>
            </w:r>
            <w:proofErr w:type="gramStart"/>
            <w:r w:rsidRPr="00A04313">
              <w:rPr>
                <w:rFonts w:asciiTheme="minorHAnsi" w:hAnsiTheme="minorHAnsi"/>
                <w:sz w:val="18"/>
                <w:szCs w:val="18"/>
              </w:rPr>
              <w:t>300;</w:t>
            </w:r>
            <w:proofErr w:type="gramEnd"/>
          </w:p>
          <w:p w14:paraId="0202502E" w14:textId="77777777" w:rsidR="00173958" w:rsidRPr="00A04313" w:rsidRDefault="00173958" w:rsidP="00173958">
            <w:pPr>
              <w:keepNext/>
              <w:rPr>
                <w:rFonts w:asciiTheme="minorHAnsi" w:hAnsiTheme="minorHAnsi"/>
                <w:sz w:val="18"/>
                <w:szCs w:val="18"/>
              </w:rPr>
            </w:pPr>
          </w:p>
          <w:p w14:paraId="2DCAA438" w14:textId="0F054C15"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 xml:space="preserve">Else result = “N/A – See Table </w:t>
            </w:r>
            <w:del w:id="2" w:author="Alhabibi, Haider@Energy" w:date="2022-09-22T13:15:00Z">
              <w:r w:rsidRPr="00A04313" w:rsidDel="008D4349">
                <w:rPr>
                  <w:rFonts w:asciiTheme="minorHAnsi" w:hAnsiTheme="minorHAnsi"/>
                  <w:sz w:val="18"/>
                  <w:szCs w:val="18"/>
                </w:rPr>
                <w:delText>D</w:delText>
              </w:r>
            </w:del>
            <w:ins w:id="3" w:author="Alhabibi, Haider@Energy" w:date="2022-09-22T13:15:00Z">
              <w:r w:rsidR="008D4349">
                <w:rPr>
                  <w:rFonts w:asciiTheme="minorHAnsi" w:hAnsiTheme="minorHAnsi"/>
                  <w:sz w:val="18"/>
                  <w:szCs w:val="18"/>
                </w:rPr>
                <w:t>C</w:t>
              </w:r>
            </w:ins>
            <w:r w:rsidRPr="00A04313">
              <w:rPr>
                <w:rFonts w:asciiTheme="minorHAnsi" w:hAnsiTheme="minorHAnsi"/>
                <w:sz w:val="18"/>
                <w:szCs w:val="18"/>
              </w:rPr>
              <w:t>.”</w:t>
            </w:r>
          </w:p>
          <w:p w14:paraId="4964606C" w14:textId="77777777" w:rsidR="00173958" w:rsidRPr="00A04313" w:rsidRDefault="00173958" w:rsidP="00173958">
            <w:pPr>
              <w:rPr>
                <w:rFonts w:asciiTheme="minorHAnsi" w:hAnsiTheme="minorHAnsi"/>
                <w:sz w:val="18"/>
                <w:szCs w:val="18"/>
              </w:rPr>
            </w:pPr>
          </w:p>
        </w:tc>
        <w:tc>
          <w:tcPr>
            <w:tcW w:w="771" w:type="dxa"/>
          </w:tcPr>
          <w:p w14:paraId="2CCB403C" w14:textId="77777777"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lastRenderedPageBreak/>
              <w:t>&lt;&lt;default value = No Exception, but allow user to override and select:</w:t>
            </w:r>
          </w:p>
          <w:p w14:paraId="16048C52" w14:textId="0C6C04E8"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*Remote mounted fan with min. 4-ft of duct between fan and intake grille&gt;&gt;</w:t>
            </w:r>
          </w:p>
        </w:tc>
        <w:tc>
          <w:tcPr>
            <w:tcW w:w="771" w:type="dxa"/>
          </w:tcPr>
          <w:p w14:paraId="51E85779" w14:textId="52FF0FD2" w:rsidR="00173958" w:rsidRPr="00A04313" w:rsidRDefault="00173958" w:rsidP="00173958">
            <w:pPr>
              <w:keepNext/>
              <w:rPr>
                <w:rFonts w:asciiTheme="minorHAnsi" w:hAnsiTheme="minorHAnsi"/>
                <w:sz w:val="18"/>
                <w:szCs w:val="18"/>
              </w:rPr>
            </w:pPr>
            <w:r w:rsidRPr="00A04313">
              <w:rPr>
                <w:rFonts w:asciiTheme="minorHAnsi" w:hAnsiTheme="minorHAnsi"/>
                <w:sz w:val="18"/>
                <w:szCs w:val="18"/>
              </w:rPr>
              <w:t>&lt;&lt;</w:t>
            </w:r>
            <w:r w:rsidR="0092378C" w:rsidRPr="00A04313">
              <w:rPr>
                <w:rFonts w:asciiTheme="minorHAnsi" w:hAnsiTheme="minorHAnsi"/>
                <w:sz w:val="18"/>
                <w:szCs w:val="18"/>
              </w:rPr>
              <w:t xml:space="preserve">If C10a ≠ No Exception, then value = N/A; </w:t>
            </w:r>
            <w:proofErr w:type="spellStart"/>
            <w:r w:rsidR="0092378C" w:rsidRPr="00A04313">
              <w:rPr>
                <w:rFonts w:asciiTheme="minorHAnsi" w:hAnsiTheme="minorHAnsi"/>
                <w:sz w:val="18"/>
                <w:szCs w:val="18"/>
              </w:rPr>
              <w:t>Else</w:t>
            </w:r>
            <w:r w:rsidRPr="00A04313">
              <w:rPr>
                <w:rFonts w:asciiTheme="minorHAnsi" w:hAnsiTheme="minorHAnsi"/>
                <w:sz w:val="18"/>
                <w:szCs w:val="18"/>
              </w:rPr>
              <w:t>If</w:t>
            </w:r>
            <w:proofErr w:type="spellEnd"/>
            <w:r w:rsidRPr="00A04313">
              <w:rPr>
                <w:rFonts w:asciiTheme="minorHAnsi" w:hAnsiTheme="minorHAnsi"/>
                <w:sz w:val="18"/>
                <w:szCs w:val="18"/>
              </w:rPr>
              <w:t xml:space="preserve"> Continuous, then value = “1 sone</w:t>
            </w:r>
            <w:proofErr w:type="gramStart"/>
            <w:r w:rsidRPr="00A04313">
              <w:rPr>
                <w:rFonts w:asciiTheme="minorHAnsi" w:hAnsiTheme="minorHAnsi"/>
                <w:sz w:val="18"/>
                <w:szCs w:val="18"/>
              </w:rPr>
              <w:t>”;</w:t>
            </w:r>
            <w:proofErr w:type="gramEnd"/>
          </w:p>
          <w:p w14:paraId="5970979E" w14:textId="282CAC8A" w:rsidR="00173958" w:rsidRPr="00A04313" w:rsidRDefault="00173958" w:rsidP="00173958">
            <w:pPr>
              <w:keepNext/>
              <w:rPr>
                <w:rFonts w:asciiTheme="minorHAnsi" w:hAnsiTheme="minorHAnsi"/>
                <w:sz w:val="18"/>
                <w:szCs w:val="18"/>
              </w:rPr>
            </w:pPr>
            <w:proofErr w:type="spellStart"/>
            <w:r w:rsidRPr="00A04313">
              <w:rPr>
                <w:rFonts w:asciiTheme="minorHAnsi" w:hAnsiTheme="minorHAnsi"/>
                <w:sz w:val="18"/>
                <w:szCs w:val="18"/>
              </w:rPr>
              <w:t>ElseIf</w:t>
            </w:r>
            <w:proofErr w:type="spellEnd"/>
            <w:r w:rsidRPr="00A04313">
              <w:rPr>
                <w:rFonts w:asciiTheme="minorHAnsi" w:hAnsiTheme="minorHAnsi"/>
                <w:sz w:val="18"/>
                <w:szCs w:val="18"/>
              </w:rPr>
              <w:t xml:space="preserve"> Demand Control and B07 </w:t>
            </w:r>
            <w:r w:rsidRPr="00A04313">
              <w:rPr>
                <w:rFonts w:asciiTheme="minorHAnsi" w:hAnsiTheme="minorHAnsi" w:cstheme="minorHAnsi"/>
                <w:sz w:val="18"/>
                <w:szCs w:val="18"/>
              </w:rPr>
              <w:t>≤</w:t>
            </w:r>
            <w:r w:rsidRPr="00A04313">
              <w:rPr>
                <w:rFonts w:asciiTheme="minorHAnsi" w:hAnsiTheme="minorHAnsi"/>
                <w:sz w:val="18"/>
                <w:szCs w:val="18"/>
              </w:rPr>
              <w:t xml:space="preserve"> 400 cfm, then value = “3 sone</w:t>
            </w:r>
            <w:proofErr w:type="gramStart"/>
            <w:r w:rsidRPr="00A04313">
              <w:rPr>
                <w:rFonts w:asciiTheme="minorHAnsi" w:hAnsiTheme="minorHAnsi"/>
                <w:sz w:val="18"/>
                <w:szCs w:val="18"/>
              </w:rPr>
              <w:t>”;</w:t>
            </w:r>
            <w:proofErr w:type="gramEnd"/>
          </w:p>
          <w:p w14:paraId="08D345B8" w14:textId="4F75805C" w:rsidR="00173958" w:rsidRPr="00A04313" w:rsidRDefault="00173958" w:rsidP="00173958">
            <w:pPr>
              <w:rPr>
                <w:rFonts w:asciiTheme="minorHAnsi" w:hAnsiTheme="minorHAnsi"/>
                <w:sz w:val="18"/>
                <w:szCs w:val="18"/>
              </w:rPr>
            </w:pPr>
            <w:r w:rsidRPr="00A04313">
              <w:rPr>
                <w:rFonts w:asciiTheme="minorHAnsi" w:hAnsiTheme="minorHAnsi"/>
                <w:sz w:val="18"/>
                <w:szCs w:val="18"/>
              </w:rPr>
              <w:t xml:space="preserve">Else value = </w:t>
            </w:r>
            <w:r w:rsidRPr="00A04313">
              <w:rPr>
                <w:rFonts w:asciiTheme="minorHAnsi" w:hAnsiTheme="minorHAnsi"/>
                <w:sz w:val="18"/>
                <w:szCs w:val="18"/>
              </w:rPr>
              <w:lastRenderedPageBreak/>
              <w:t>“N/A”&gt;&gt;</w:t>
            </w:r>
          </w:p>
        </w:tc>
        <w:tc>
          <w:tcPr>
            <w:tcW w:w="771" w:type="dxa"/>
          </w:tcPr>
          <w:p w14:paraId="6F0BECF4" w14:textId="66779832" w:rsidR="00173958" w:rsidRPr="00A04313" w:rsidRDefault="00173958" w:rsidP="00173958">
            <w:pPr>
              <w:rPr>
                <w:rFonts w:asciiTheme="minorHAnsi" w:hAnsiTheme="minorHAnsi"/>
                <w:sz w:val="18"/>
                <w:szCs w:val="18"/>
              </w:rPr>
            </w:pPr>
            <w:r w:rsidRPr="00A04313">
              <w:rPr>
                <w:rFonts w:asciiTheme="minorHAnsi" w:hAnsiTheme="minorHAnsi"/>
                <w:sz w:val="18"/>
                <w:szCs w:val="18"/>
              </w:rPr>
              <w:lastRenderedPageBreak/>
              <w:t>&lt;&lt;If B09a = Capture Efficiency, then result = N/</w:t>
            </w:r>
            <w:proofErr w:type="gramStart"/>
            <w:r w:rsidRPr="00A04313">
              <w:rPr>
                <w:rFonts w:asciiTheme="minorHAnsi" w:hAnsiTheme="minorHAnsi"/>
                <w:sz w:val="18"/>
                <w:szCs w:val="18"/>
              </w:rPr>
              <w:t>A;</w:t>
            </w:r>
            <w:proofErr w:type="gramEnd"/>
          </w:p>
          <w:p w14:paraId="4A570C2D" w14:textId="77777777" w:rsidR="00173958" w:rsidRPr="00A04313" w:rsidRDefault="00173958" w:rsidP="00173958">
            <w:pPr>
              <w:rPr>
                <w:rFonts w:asciiTheme="minorHAnsi" w:hAnsiTheme="minorHAnsi"/>
                <w:sz w:val="18"/>
                <w:szCs w:val="18"/>
              </w:rPr>
            </w:pPr>
          </w:p>
          <w:p w14:paraId="13781DF2" w14:textId="716EC88E" w:rsidR="00173958" w:rsidRPr="00A04313" w:rsidRDefault="00173958" w:rsidP="00173958">
            <w:pPr>
              <w:rPr>
                <w:rFonts w:asciiTheme="minorHAnsi" w:hAnsiTheme="minorHAnsi"/>
                <w:sz w:val="18"/>
                <w:szCs w:val="18"/>
              </w:rPr>
            </w:pPr>
            <w:proofErr w:type="spellStart"/>
            <w:r w:rsidRPr="00A04313">
              <w:rPr>
                <w:rFonts w:asciiTheme="minorHAnsi" w:hAnsiTheme="minorHAnsi"/>
                <w:sz w:val="18"/>
                <w:szCs w:val="18"/>
              </w:rPr>
              <w:t>ElseIf</w:t>
            </w:r>
            <w:proofErr w:type="spellEnd"/>
            <w:r w:rsidRPr="00A04313">
              <w:rPr>
                <w:rFonts w:asciiTheme="minorHAnsi" w:hAnsiTheme="minorHAnsi"/>
                <w:sz w:val="18"/>
                <w:szCs w:val="18"/>
              </w:rPr>
              <w:t xml:space="preserve"> B08 = ‘Demand Control’,</w:t>
            </w:r>
          </w:p>
          <w:p w14:paraId="79C9F32C" w14:textId="77777777" w:rsidR="00173958" w:rsidRPr="00A04313" w:rsidRDefault="00173958" w:rsidP="00173958">
            <w:pPr>
              <w:rPr>
                <w:rFonts w:asciiTheme="minorHAnsi" w:hAnsiTheme="minorHAnsi"/>
                <w:sz w:val="18"/>
                <w:szCs w:val="18"/>
              </w:rPr>
            </w:pPr>
          </w:p>
          <w:p w14:paraId="3636C1EB" w14:textId="2779C833" w:rsidR="00173958" w:rsidRPr="00A04313" w:rsidRDefault="00173958" w:rsidP="00173958">
            <w:pPr>
              <w:rPr>
                <w:rFonts w:asciiTheme="minorHAnsi" w:hAnsiTheme="minorHAnsi"/>
                <w:sz w:val="18"/>
                <w:szCs w:val="18"/>
              </w:rPr>
            </w:pPr>
            <w:r w:rsidRPr="00A04313">
              <w:rPr>
                <w:rFonts w:asciiTheme="minorHAnsi" w:hAnsiTheme="minorHAnsi"/>
                <w:sz w:val="18"/>
                <w:szCs w:val="18"/>
              </w:rPr>
              <w:t xml:space="preserve">and B05 (HVI Directory Listed Rated Airflow) </w:t>
            </w:r>
            <w:r w:rsidRPr="00A04313">
              <w:rPr>
                <w:rFonts w:asciiTheme="minorHAnsi" w:hAnsiTheme="minorHAnsi" w:cstheme="minorHAnsi"/>
                <w:sz w:val="18"/>
                <w:szCs w:val="18"/>
              </w:rPr>
              <w:t>≥</w:t>
            </w:r>
            <w:r w:rsidRPr="00A04313">
              <w:rPr>
                <w:rFonts w:asciiTheme="minorHAnsi" w:hAnsiTheme="minorHAnsi"/>
                <w:sz w:val="18"/>
                <w:szCs w:val="18"/>
              </w:rPr>
              <w:t xml:space="preserve"> B09 (Required Minim</w:t>
            </w:r>
            <w:r w:rsidRPr="00A04313">
              <w:rPr>
                <w:rFonts w:asciiTheme="minorHAnsi" w:hAnsiTheme="minorHAnsi"/>
                <w:sz w:val="18"/>
                <w:szCs w:val="18"/>
              </w:rPr>
              <w:lastRenderedPageBreak/>
              <w:t xml:space="preserve">um Ventilation Rate), </w:t>
            </w:r>
          </w:p>
          <w:p w14:paraId="415D23E3" w14:textId="4D54BEE8" w:rsidR="00173958" w:rsidRPr="00A04313" w:rsidRDefault="00173958" w:rsidP="00173958">
            <w:pPr>
              <w:rPr>
                <w:rFonts w:asciiTheme="minorHAnsi" w:hAnsiTheme="minorHAnsi"/>
                <w:sz w:val="18"/>
                <w:szCs w:val="18"/>
              </w:rPr>
            </w:pPr>
            <w:r w:rsidRPr="00A04313">
              <w:rPr>
                <w:rFonts w:asciiTheme="minorHAnsi" w:hAnsiTheme="minorHAnsi"/>
                <w:sz w:val="18"/>
                <w:szCs w:val="18"/>
              </w:rPr>
              <w:t>then display text: "Complies</w:t>
            </w:r>
            <w:proofErr w:type="gramStart"/>
            <w:r w:rsidRPr="00A04313">
              <w:rPr>
                <w:rFonts w:asciiTheme="minorHAnsi" w:hAnsiTheme="minorHAnsi"/>
                <w:sz w:val="18"/>
                <w:szCs w:val="18"/>
              </w:rPr>
              <w:t>”;</w:t>
            </w:r>
            <w:proofErr w:type="gramEnd"/>
            <w:r w:rsidRPr="00A04313">
              <w:rPr>
                <w:rFonts w:asciiTheme="minorHAnsi" w:hAnsiTheme="minorHAnsi"/>
                <w:sz w:val="18"/>
                <w:szCs w:val="18"/>
              </w:rPr>
              <w:t xml:space="preserve"> </w:t>
            </w:r>
          </w:p>
          <w:p w14:paraId="1CAB2F07" w14:textId="77777777" w:rsidR="00173958" w:rsidRPr="00A04313" w:rsidRDefault="00173958" w:rsidP="00173958">
            <w:pPr>
              <w:rPr>
                <w:rFonts w:asciiTheme="minorHAnsi" w:hAnsiTheme="minorHAnsi"/>
                <w:sz w:val="18"/>
                <w:szCs w:val="18"/>
              </w:rPr>
            </w:pPr>
          </w:p>
          <w:p w14:paraId="17EB75EB" w14:textId="6E39DF0D" w:rsidR="00173958" w:rsidRPr="00A04313" w:rsidRDefault="00173958" w:rsidP="00173958">
            <w:pPr>
              <w:rPr>
                <w:rFonts w:asciiTheme="minorHAnsi" w:hAnsiTheme="minorHAnsi"/>
                <w:sz w:val="18"/>
                <w:szCs w:val="18"/>
              </w:rPr>
            </w:pPr>
            <w:proofErr w:type="spellStart"/>
            <w:r w:rsidRPr="00A04313">
              <w:rPr>
                <w:rFonts w:asciiTheme="minorHAnsi" w:hAnsiTheme="minorHAnsi"/>
                <w:sz w:val="18"/>
                <w:szCs w:val="18"/>
              </w:rPr>
              <w:t>ElseIf</w:t>
            </w:r>
            <w:proofErr w:type="spellEnd"/>
            <w:r w:rsidRPr="00A04313">
              <w:rPr>
                <w:rFonts w:asciiTheme="minorHAnsi" w:hAnsiTheme="minorHAnsi"/>
                <w:sz w:val="18"/>
                <w:szCs w:val="18"/>
              </w:rPr>
              <w:t xml:space="preserve"> B08 = Continuous,</w:t>
            </w:r>
          </w:p>
          <w:p w14:paraId="5CB286DA" w14:textId="3D2EE943" w:rsidR="00173958" w:rsidRPr="00A04313" w:rsidRDefault="00173958" w:rsidP="00173958">
            <w:pPr>
              <w:rPr>
                <w:rFonts w:asciiTheme="minorHAnsi" w:hAnsiTheme="minorHAnsi"/>
                <w:sz w:val="18"/>
                <w:szCs w:val="18"/>
              </w:rPr>
            </w:pPr>
            <w:r w:rsidRPr="00A04313">
              <w:rPr>
                <w:rFonts w:asciiTheme="minorHAnsi" w:hAnsiTheme="minorHAnsi"/>
                <w:sz w:val="18"/>
                <w:szCs w:val="18"/>
              </w:rPr>
              <w:t>then display text: "N/A</w:t>
            </w:r>
            <w:proofErr w:type="gramStart"/>
            <w:r w:rsidRPr="00A04313">
              <w:rPr>
                <w:rFonts w:asciiTheme="minorHAnsi" w:hAnsiTheme="minorHAnsi"/>
                <w:sz w:val="18"/>
                <w:szCs w:val="18"/>
              </w:rPr>
              <w:t>”;</w:t>
            </w:r>
            <w:proofErr w:type="gramEnd"/>
            <w:r w:rsidRPr="00A04313">
              <w:rPr>
                <w:rFonts w:asciiTheme="minorHAnsi" w:hAnsiTheme="minorHAnsi"/>
                <w:sz w:val="18"/>
                <w:szCs w:val="18"/>
              </w:rPr>
              <w:t xml:space="preserve"> </w:t>
            </w:r>
          </w:p>
          <w:p w14:paraId="1D488E1F" w14:textId="77777777" w:rsidR="00173958" w:rsidRPr="00A04313" w:rsidRDefault="00173958" w:rsidP="00173958">
            <w:pPr>
              <w:rPr>
                <w:rFonts w:asciiTheme="minorHAnsi" w:hAnsiTheme="minorHAnsi"/>
                <w:sz w:val="18"/>
                <w:szCs w:val="18"/>
              </w:rPr>
            </w:pPr>
          </w:p>
          <w:p w14:paraId="0E98EABF" w14:textId="77777777" w:rsidR="00173958" w:rsidRPr="00A04313" w:rsidRDefault="00173958" w:rsidP="00173958">
            <w:pPr>
              <w:rPr>
                <w:rFonts w:asciiTheme="minorHAnsi" w:hAnsiTheme="minorHAnsi"/>
                <w:sz w:val="18"/>
                <w:szCs w:val="18"/>
              </w:rPr>
            </w:pPr>
            <w:r w:rsidRPr="00A04313">
              <w:rPr>
                <w:rFonts w:asciiTheme="minorHAnsi" w:hAnsiTheme="minorHAnsi"/>
                <w:sz w:val="18"/>
                <w:szCs w:val="18"/>
              </w:rPr>
              <w:t>else display text: "Does Not Comply"</w:t>
            </w:r>
          </w:p>
          <w:p w14:paraId="2AD3EDCC" w14:textId="49B4AB1F" w:rsidR="00173958" w:rsidRPr="00A04313" w:rsidRDefault="00173958" w:rsidP="00173958">
            <w:pPr>
              <w:rPr>
                <w:rFonts w:asciiTheme="minorHAnsi" w:hAnsiTheme="minorHAnsi"/>
                <w:sz w:val="18"/>
                <w:szCs w:val="18"/>
              </w:rPr>
            </w:pPr>
            <w:r w:rsidRPr="00A04313">
              <w:rPr>
                <w:rFonts w:asciiTheme="minorHAnsi" w:hAnsiTheme="minorHAnsi"/>
                <w:sz w:val="18"/>
                <w:szCs w:val="18"/>
              </w:rPr>
              <w:t>&gt;&gt;</w:t>
            </w:r>
          </w:p>
        </w:tc>
        <w:tc>
          <w:tcPr>
            <w:tcW w:w="772" w:type="dxa"/>
          </w:tcPr>
          <w:p w14:paraId="301BE299" w14:textId="47204075" w:rsidR="00173958" w:rsidRPr="00A04313" w:rsidRDefault="00173958" w:rsidP="00173958">
            <w:pPr>
              <w:rPr>
                <w:rFonts w:asciiTheme="minorHAnsi" w:hAnsiTheme="minorHAnsi"/>
                <w:sz w:val="18"/>
                <w:szCs w:val="18"/>
              </w:rPr>
            </w:pPr>
            <w:r w:rsidRPr="00A04313">
              <w:rPr>
                <w:rFonts w:asciiTheme="minorHAnsi" w:hAnsiTheme="minorHAnsi"/>
                <w:sz w:val="18"/>
                <w:szCs w:val="18"/>
              </w:rPr>
              <w:lastRenderedPageBreak/>
              <w:t xml:space="preserve">&lt;&lt;If B06 </w:t>
            </w:r>
            <w:r w:rsidRPr="00A04313">
              <w:rPr>
                <w:rFonts w:asciiTheme="minorHAnsi" w:hAnsiTheme="minorHAnsi" w:cstheme="minorHAnsi"/>
                <w:sz w:val="18"/>
                <w:szCs w:val="18"/>
              </w:rPr>
              <w:t>≤ B10 or B10 = N/A,</w:t>
            </w:r>
          </w:p>
          <w:p w14:paraId="38D0D8A8" w14:textId="77777777" w:rsidR="00173958" w:rsidRPr="00A04313" w:rsidRDefault="00173958" w:rsidP="00173958">
            <w:pPr>
              <w:rPr>
                <w:rFonts w:asciiTheme="minorHAnsi" w:hAnsiTheme="minorHAnsi"/>
                <w:sz w:val="18"/>
                <w:szCs w:val="18"/>
              </w:rPr>
            </w:pPr>
          </w:p>
          <w:p w14:paraId="3F146D0A" w14:textId="77777777" w:rsidR="00173958" w:rsidRPr="00A04313" w:rsidRDefault="00173958" w:rsidP="00173958">
            <w:pPr>
              <w:rPr>
                <w:rFonts w:asciiTheme="minorHAnsi" w:hAnsiTheme="minorHAnsi"/>
                <w:sz w:val="18"/>
                <w:szCs w:val="18"/>
              </w:rPr>
            </w:pPr>
            <w:r w:rsidRPr="00A04313">
              <w:rPr>
                <w:rFonts w:asciiTheme="minorHAnsi" w:hAnsiTheme="minorHAnsi"/>
                <w:sz w:val="18"/>
                <w:szCs w:val="18"/>
              </w:rPr>
              <w:t>then display text: "Complies</w:t>
            </w:r>
            <w:proofErr w:type="gramStart"/>
            <w:r w:rsidRPr="00A04313">
              <w:rPr>
                <w:rFonts w:asciiTheme="minorHAnsi" w:hAnsiTheme="minorHAnsi"/>
                <w:sz w:val="18"/>
                <w:szCs w:val="18"/>
              </w:rPr>
              <w:t>”;</w:t>
            </w:r>
            <w:proofErr w:type="gramEnd"/>
            <w:r w:rsidRPr="00A04313">
              <w:rPr>
                <w:rFonts w:asciiTheme="minorHAnsi" w:hAnsiTheme="minorHAnsi"/>
                <w:sz w:val="18"/>
                <w:szCs w:val="18"/>
              </w:rPr>
              <w:t xml:space="preserve"> </w:t>
            </w:r>
          </w:p>
          <w:p w14:paraId="0DA7E177" w14:textId="77777777" w:rsidR="00173958" w:rsidRPr="00A04313" w:rsidRDefault="00173958" w:rsidP="00173958">
            <w:pPr>
              <w:rPr>
                <w:rFonts w:asciiTheme="minorHAnsi" w:hAnsiTheme="minorHAnsi"/>
                <w:sz w:val="18"/>
                <w:szCs w:val="18"/>
              </w:rPr>
            </w:pPr>
          </w:p>
          <w:p w14:paraId="7C815AFC" w14:textId="77777777" w:rsidR="00173958" w:rsidRPr="00A04313" w:rsidRDefault="00173958" w:rsidP="00173958">
            <w:pPr>
              <w:rPr>
                <w:rFonts w:asciiTheme="minorHAnsi" w:hAnsiTheme="minorHAnsi"/>
                <w:sz w:val="18"/>
                <w:szCs w:val="18"/>
              </w:rPr>
            </w:pPr>
            <w:r w:rsidRPr="00A04313">
              <w:rPr>
                <w:rFonts w:asciiTheme="minorHAnsi" w:hAnsiTheme="minorHAnsi"/>
                <w:sz w:val="18"/>
                <w:szCs w:val="18"/>
              </w:rPr>
              <w:t>else display text: "Does Not Comply"</w:t>
            </w:r>
          </w:p>
          <w:p w14:paraId="2EA80641" w14:textId="098C5DB3" w:rsidR="00173958" w:rsidRPr="00A04313" w:rsidRDefault="00173958" w:rsidP="00173958">
            <w:pPr>
              <w:rPr>
                <w:rFonts w:asciiTheme="minorHAnsi" w:hAnsiTheme="minorHAnsi"/>
                <w:sz w:val="18"/>
                <w:szCs w:val="18"/>
              </w:rPr>
            </w:pPr>
            <w:r w:rsidRPr="00A04313">
              <w:rPr>
                <w:rFonts w:asciiTheme="minorHAnsi" w:hAnsiTheme="minorHAnsi"/>
                <w:sz w:val="18"/>
                <w:szCs w:val="18"/>
              </w:rPr>
              <w:t>&gt;&gt;</w:t>
            </w:r>
          </w:p>
        </w:tc>
      </w:tr>
      <w:tr w:rsidR="00173958" w:rsidRPr="00A04313" w14:paraId="3820D068" w14:textId="3B99CE0A" w:rsidTr="00EB40A9">
        <w:trPr>
          <w:trHeight w:val="211"/>
        </w:trPr>
        <w:tc>
          <w:tcPr>
            <w:tcW w:w="771" w:type="dxa"/>
          </w:tcPr>
          <w:p w14:paraId="50CAA2E7" w14:textId="77777777" w:rsidR="00173958" w:rsidRPr="00A04313" w:rsidRDefault="00173958" w:rsidP="00173958">
            <w:pPr>
              <w:rPr>
                <w:rFonts w:asciiTheme="minorHAnsi" w:hAnsiTheme="minorHAnsi"/>
                <w:sz w:val="18"/>
                <w:szCs w:val="18"/>
              </w:rPr>
            </w:pPr>
          </w:p>
        </w:tc>
        <w:tc>
          <w:tcPr>
            <w:tcW w:w="771" w:type="dxa"/>
          </w:tcPr>
          <w:p w14:paraId="08D85DC0" w14:textId="77777777" w:rsidR="00173958" w:rsidRPr="00A04313" w:rsidRDefault="00173958" w:rsidP="00173958">
            <w:pPr>
              <w:rPr>
                <w:rFonts w:asciiTheme="minorHAnsi" w:hAnsiTheme="minorHAnsi"/>
                <w:sz w:val="18"/>
                <w:szCs w:val="18"/>
              </w:rPr>
            </w:pPr>
          </w:p>
        </w:tc>
        <w:tc>
          <w:tcPr>
            <w:tcW w:w="771" w:type="dxa"/>
          </w:tcPr>
          <w:p w14:paraId="6F913C74" w14:textId="77777777" w:rsidR="00173958" w:rsidRPr="00A04313" w:rsidRDefault="00173958" w:rsidP="00173958">
            <w:pPr>
              <w:rPr>
                <w:rFonts w:asciiTheme="minorHAnsi" w:hAnsiTheme="minorHAnsi"/>
                <w:sz w:val="18"/>
                <w:szCs w:val="18"/>
              </w:rPr>
            </w:pPr>
          </w:p>
        </w:tc>
        <w:tc>
          <w:tcPr>
            <w:tcW w:w="771" w:type="dxa"/>
          </w:tcPr>
          <w:p w14:paraId="31C926B4" w14:textId="77777777" w:rsidR="00173958" w:rsidRPr="00A04313" w:rsidRDefault="00173958" w:rsidP="00173958">
            <w:pPr>
              <w:rPr>
                <w:rFonts w:asciiTheme="minorHAnsi" w:hAnsiTheme="minorHAnsi"/>
                <w:sz w:val="18"/>
                <w:szCs w:val="18"/>
              </w:rPr>
            </w:pPr>
          </w:p>
        </w:tc>
        <w:tc>
          <w:tcPr>
            <w:tcW w:w="771" w:type="dxa"/>
          </w:tcPr>
          <w:p w14:paraId="0CDE84E9" w14:textId="77777777" w:rsidR="00173958" w:rsidRPr="00A04313" w:rsidRDefault="00173958" w:rsidP="00173958">
            <w:pPr>
              <w:rPr>
                <w:rFonts w:asciiTheme="minorHAnsi" w:hAnsiTheme="minorHAnsi"/>
                <w:sz w:val="18"/>
                <w:szCs w:val="18"/>
              </w:rPr>
            </w:pPr>
          </w:p>
        </w:tc>
        <w:tc>
          <w:tcPr>
            <w:tcW w:w="771" w:type="dxa"/>
          </w:tcPr>
          <w:p w14:paraId="4F9D96FD" w14:textId="77777777" w:rsidR="00173958" w:rsidRPr="00A04313" w:rsidRDefault="00173958" w:rsidP="00173958">
            <w:pPr>
              <w:rPr>
                <w:rFonts w:asciiTheme="minorHAnsi" w:hAnsiTheme="minorHAnsi"/>
                <w:sz w:val="18"/>
                <w:szCs w:val="18"/>
              </w:rPr>
            </w:pPr>
          </w:p>
        </w:tc>
        <w:tc>
          <w:tcPr>
            <w:tcW w:w="771" w:type="dxa"/>
          </w:tcPr>
          <w:p w14:paraId="6BB65886" w14:textId="77777777" w:rsidR="00173958" w:rsidRPr="00A04313" w:rsidRDefault="00173958" w:rsidP="00173958">
            <w:pPr>
              <w:rPr>
                <w:rFonts w:asciiTheme="minorHAnsi" w:hAnsiTheme="minorHAnsi"/>
                <w:sz w:val="18"/>
                <w:szCs w:val="18"/>
              </w:rPr>
            </w:pPr>
          </w:p>
        </w:tc>
        <w:tc>
          <w:tcPr>
            <w:tcW w:w="771" w:type="dxa"/>
          </w:tcPr>
          <w:p w14:paraId="4D6F0D1B" w14:textId="77777777" w:rsidR="00173958" w:rsidRPr="00A04313" w:rsidRDefault="00173958" w:rsidP="00173958">
            <w:pPr>
              <w:rPr>
                <w:rFonts w:asciiTheme="minorHAnsi" w:hAnsiTheme="minorHAnsi"/>
                <w:sz w:val="18"/>
                <w:szCs w:val="18"/>
              </w:rPr>
            </w:pPr>
          </w:p>
        </w:tc>
        <w:tc>
          <w:tcPr>
            <w:tcW w:w="771" w:type="dxa"/>
          </w:tcPr>
          <w:p w14:paraId="5825FCE7" w14:textId="77777777" w:rsidR="00173958" w:rsidRPr="00A04313" w:rsidRDefault="00173958" w:rsidP="00173958">
            <w:pPr>
              <w:rPr>
                <w:rFonts w:asciiTheme="minorHAnsi" w:hAnsiTheme="minorHAnsi"/>
                <w:sz w:val="18"/>
                <w:szCs w:val="18"/>
              </w:rPr>
            </w:pPr>
          </w:p>
        </w:tc>
        <w:tc>
          <w:tcPr>
            <w:tcW w:w="771" w:type="dxa"/>
          </w:tcPr>
          <w:p w14:paraId="3856AB89" w14:textId="549E4E12" w:rsidR="00173958" w:rsidRPr="00A04313" w:rsidRDefault="00173958" w:rsidP="00173958">
            <w:pPr>
              <w:rPr>
                <w:rFonts w:asciiTheme="minorHAnsi" w:hAnsiTheme="minorHAnsi"/>
                <w:sz w:val="18"/>
                <w:szCs w:val="18"/>
              </w:rPr>
            </w:pPr>
          </w:p>
        </w:tc>
        <w:tc>
          <w:tcPr>
            <w:tcW w:w="771" w:type="dxa"/>
          </w:tcPr>
          <w:p w14:paraId="08BBF7F1" w14:textId="77777777" w:rsidR="00173958" w:rsidRPr="00A04313" w:rsidRDefault="00173958" w:rsidP="00173958">
            <w:pPr>
              <w:rPr>
                <w:rFonts w:asciiTheme="minorHAnsi" w:hAnsiTheme="minorHAnsi"/>
                <w:sz w:val="18"/>
                <w:szCs w:val="18"/>
              </w:rPr>
            </w:pPr>
          </w:p>
        </w:tc>
        <w:tc>
          <w:tcPr>
            <w:tcW w:w="771" w:type="dxa"/>
          </w:tcPr>
          <w:p w14:paraId="5383D265" w14:textId="79568F14" w:rsidR="00173958" w:rsidRPr="00A04313" w:rsidRDefault="00173958" w:rsidP="00173958">
            <w:pPr>
              <w:rPr>
                <w:rFonts w:asciiTheme="minorHAnsi" w:hAnsiTheme="minorHAnsi"/>
                <w:sz w:val="18"/>
                <w:szCs w:val="18"/>
              </w:rPr>
            </w:pPr>
          </w:p>
        </w:tc>
        <w:tc>
          <w:tcPr>
            <w:tcW w:w="771" w:type="dxa"/>
          </w:tcPr>
          <w:p w14:paraId="6FFF81BB" w14:textId="2C264723" w:rsidR="00173958" w:rsidRPr="00A04313" w:rsidRDefault="00173958" w:rsidP="00173958">
            <w:pPr>
              <w:rPr>
                <w:rFonts w:asciiTheme="minorHAnsi" w:hAnsiTheme="minorHAnsi"/>
                <w:sz w:val="18"/>
                <w:szCs w:val="18"/>
              </w:rPr>
            </w:pPr>
          </w:p>
        </w:tc>
        <w:tc>
          <w:tcPr>
            <w:tcW w:w="772" w:type="dxa"/>
          </w:tcPr>
          <w:p w14:paraId="16823C5D" w14:textId="77777777" w:rsidR="00173958" w:rsidRPr="00A04313" w:rsidRDefault="00173958" w:rsidP="00173958">
            <w:pPr>
              <w:rPr>
                <w:rFonts w:asciiTheme="minorHAnsi" w:hAnsiTheme="minorHAnsi"/>
                <w:sz w:val="18"/>
                <w:szCs w:val="18"/>
              </w:rPr>
            </w:pPr>
          </w:p>
        </w:tc>
      </w:tr>
    </w:tbl>
    <w:p w14:paraId="53EBD2D6" w14:textId="77777777" w:rsidR="008607B1" w:rsidRPr="00A04313" w:rsidRDefault="008607B1" w:rsidP="004B6E84">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A4543E" w:rsidRPr="00A04313" w14:paraId="0601D390" w14:textId="77777777" w:rsidTr="004809E4">
        <w:tc>
          <w:tcPr>
            <w:tcW w:w="10790" w:type="dxa"/>
            <w:gridSpan w:val="3"/>
          </w:tcPr>
          <w:p w14:paraId="6B1B00FD" w14:textId="156823ED" w:rsidR="00A4543E" w:rsidRPr="00A04313" w:rsidRDefault="001E3CED">
            <w:pPr>
              <w:rPr>
                <w:rFonts w:asciiTheme="minorHAnsi" w:hAnsiTheme="minorHAnsi"/>
                <w:sz w:val="18"/>
                <w:szCs w:val="18"/>
              </w:rPr>
            </w:pPr>
            <w:r w:rsidRPr="00A04313">
              <w:rPr>
                <w:rFonts w:asciiTheme="minorHAnsi" w:hAnsiTheme="minorHAnsi"/>
                <w:b/>
                <w:szCs w:val="18"/>
              </w:rPr>
              <w:t>C</w:t>
            </w:r>
            <w:r w:rsidR="00A4543E" w:rsidRPr="00A04313">
              <w:rPr>
                <w:rFonts w:asciiTheme="minorHAnsi" w:hAnsiTheme="minorHAnsi"/>
                <w:b/>
                <w:szCs w:val="18"/>
              </w:rPr>
              <w:t>. Continuous Kitchen Exhaust</w:t>
            </w:r>
          </w:p>
        </w:tc>
      </w:tr>
      <w:tr w:rsidR="008607B1" w:rsidRPr="00A04313" w14:paraId="1C87F08A" w14:textId="77777777" w:rsidTr="003707C5">
        <w:tc>
          <w:tcPr>
            <w:tcW w:w="715" w:type="dxa"/>
            <w:vAlign w:val="center"/>
          </w:tcPr>
          <w:p w14:paraId="7C3799FC" w14:textId="7B74A894" w:rsidR="00A4543E" w:rsidRPr="00A04313" w:rsidRDefault="00A4543E" w:rsidP="003707C5">
            <w:pPr>
              <w:jc w:val="center"/>
              <w:rPr>
                <w:rFonts w:asciiTheme="minorHAnsi" w:hAnsiTheme="minorHAnsi"/>
                <w:sz w:val="18"/>
                <w:szCs w:val="18"/>
              </w:rPr>
            </w:pPr>
            <w:r w:rsidRPr="00A04313">
              <w:rPr>
                <w:rFonts w:asciiTheme="minorHAnsi" w:hAnsiTheme="minorHAnsi"/>
                <w:sz w:val="18"/>
                <w:szCs w:val="18"/>
              </w:rPr>
              <w:t>01</w:t>
            </w:r>
          </w:p>
        </w:tc>
        <w:tc>
          <w:tcPr>
            <w:tcW w:w="4500" w:type="dxa"/>
            <w:vAlign w:val="center"/>
          </w:tcPr>
          <w:p w14:paraId="7C1B529A" w14:textId="4CC177D7" w:rsidR="008607B1" w:rsidRPr="00A04313" w:rsidRDefault="008607B1" w:rsidP="00264BE7">
            <w:pPr>
              <w:rPr>
                <w:rFonts w:asciiTheme="minorHAnsi" w:hAnsiTheme="minorHAnsi"/>
                <w:sz w:val="18"/>
                <w:szCs w:val="18"/>
              </w:rPr>
            </w:pPr>
            <w:r w:rsidRPr="00A04313">
              <w:rPr>
                <w:rFonts w:asciiTheme="minorHAnsi" w:hAnsiTheme="minorHAnsi"/>
                <w:sz w:val="18"/>
                <w:szCs w:val="18"/>
              </w:rPr>
              <w:t>Total Continuous Ventilation Airflow</w:t>
            </w:r>
          </w:p>
        </w:tc>
        <w:tc>
          <w:tcPr>
            <w:tcW w:w="5575" w:type="dxa"/>
          </w:tcPr>
          <w:p w14:paraId="066AF4C0" w14:textId="7453CD93" w:rsidR="00105871" w:rsidRPr="00A04313" w:rsidRDefault="00A4543E">
            <w:pPr>
              <w:rPr>
                <w:rFonts w:asciiTheme="minorHAnsi" w:hAnsiTheme="minorHAnsi"/>
                <w:sz w:val="18"/>
                <w:szCs w:val="18"/>
              </w:rPr>
            </w:pPr>
            <w:r w:rsidRPr="00A04313">
              <w:rPr>
                <w:rFonts w:asciiTheme="minorHAnsi" w:hAnsiTheme="minorHAnsi"/>
                <w:sz w:val="18"/>
                <w:szCs w:val="18"/>
              </w:rPr>
              <w:t xml:space="preserve">&lt;&lt;Result = </w:t>
            </w:r>
            <w:proofErr w:type="gramStart"/>
            <w:r w:rsidRPr="00A04313">
              <w:rPr>
                <w:rFonts w:asciiTheme="minorHAnsi" w:hAnsiTheme="minorHAnsi"/>
                <w:sz w:val="18"/>
                <w:szCs w:val="18"/>
              </w:rPr>
              <w:t>Sum(</w:t>
            </w:r>
            <w:proofErr w:type="gramEnd"/>
            <w:r w:rsidR="00B33AFC" w:rsidRPr="00A04313">
              <w:rPr>
                <w:rFonts w:asciiTheme="minorHAnsi" w:hAnsiTheme="minorHAnsi"/>
                <w:sz w:val="18"/>
                <w:szCs w:val="18"/>
              </w:rPr>
              <w:t>B</w:t>
            </w:r>
            <w:r w:rsidRPr="00A04313">
              <w:rPr>
                <w:rFonts w:asciiTheme="minorHAnsi" w:hAnsiTheme="minorHAnsi"/>
                <w:sz w:val="18"/>
                <w:szCs w:val="18"/>
              </w:rPr>
              <w:t xml:space="preserve">05 for all </w:t>
            </w:r>
            <w:r w:rsidR="00B33AFC" w:rsidRPr="00A04313">
              <w:rPr>
                <w:rFonts w:asciiTheme="minorHAnsi" w:hAnsiTheme="minorHAnsi"/>
                <w:sz w:val="18"/>
                <w:szCs w:val="18"/>
              </w:rPr>
              <w:t>B</w:t>
            </w:r>
            <w:r w:rsidRPr="00A04313">
              <w:rPr>
                <w:rFonts w:asciiTheme="minorHAnsi" w:hAnsiTheme="minorHAnsi"/>
                <w:sz w:val="18"/>
                <w:szCs w:val="18"/>
              </w:rPr>
              <w:t>08 = Continuous</w:t>
            </w:r>
            <w:r w:rsidR="00A209C7" w:rsidRPr="00A04313">
              <w:rPr>
                <w:rFonts w:asciiTheme="minorHAnsi" w:hAnsiTheme="minorHAnsi"/>
                <w:sz w:val="18"/>
                <w:szCs w:val="18"/>
              </w:rPr>
              <w:t xml:space="preserve">) {sum </w:t>
            </w:r>
            <w:r w:rsidRPr="00A04313">
              <w:rPr>
                <w:rFonts w:asciiTheme="minorHAnsi" w:hAnsiTheme="minorHAnsi"/>
                <w:sz w:val="18"/>
                <w:szCs w:val="18"/>
              </w:rPr>
              <w:t>‘listed rated airflow’ for all continuously operated fans}</w:t>
            </w:r>
            <w:r w:rsidR="00105871" w:rsidRPr="00A04313">
              <w:rPr>
                <w:rFonts w:asciiTheme="minorHAnsi" w:hAnsiTheme="minorHAnsi"/>
                <w:sz w:val="18"/>
                <w:szCs w:val="18"/>
              </w:rPr>
              <w:t xml:space="preserve">; </w:t>
            </w:r>
          </w:p>
          <w:p w14:paraId="7A184678" w14:textId="77777777" w:rsidR="00105871" w:rsidRPr="00A04313" w:rsidRDefault="00105871">
            <w:pPr>
              <w:rPr>
                <w:rFonts w:asciiTheme="minorHAnsi" w:hAnsiTheme="minorHAnsi"/>
                <w:sz w:val="18"/>
                <w:szCs w:val="18"/>
              </w:rPr>
            </w:pPr>
          </w:p>
          <w:p w14:paraId="3F3CDA1A" w14:textId="67A9204E" w:rsidR="008607B1" w:rsidRPr="00A04313" w:rsidRDefault="00105871">
            <w:pPr>
              <w:rPr>
                <w:rFonts w:asciiTheme="minorHAnsi" w:hAnsiTheme="minorHAnsi"/>
                <w:sz w:val="18"/>
                <w:szCs w:val="18"/>
              </w:rPr>
            </w:pPr>
            <w:r w:rsidRPr="00A04313">
              <w:rPr>
                <w:rFonts w:asciiTheme="minorHAnsi" w:hAnsiTheme="minorHAnsi"/>
                <w:sz w:val="18"/>
                <w:szCs w:val="18"/>
              </w:rPr>
              <w:t>Else result = “N/A”</w:t>
            </w:r>
            <w:r w:rsidR="00A4543E" w:rsidRPr="00A04313">
              <w:rPr>
                <w:rFonts w:asciiTheme="minorHAnsi" w:hAnsiTheme="minorHAnsi"/>
                <w:sz w:val="18"/>
                <w:szCs w:val="18"/>
              </w:rPr>
              <w:t>&gt;&gt;</w:t>
            </w:r>
            <w:r w:rsidR="00A209C7" w:rsidRPr="00A04313">
              <w:rPr>
                <w:rFonts w:asciiTheme="minorHAnsi" w:hAnsiTheme="minorHAnsi"/>
                <w:sz w:val="18"/>
                <w:szCs w:val="18"/>
              </w:rPr>
              <w:t xml:space="preserve"> {want this entry to be N/A if there are no continuously operated fans}</w:t>
            </w:r>
          </w:p>
        </w:tc>
      </w:tr>
      <w:tr w:rsidR="008607B1" w:rsidRPr="00A04313" w14:paraId="6D7BD3F9" w14:textId="77777777" w:rsidTr="003707C5">
        <w:tc>
          <w:tcPr>
            <w:tcW w:w="715" w:type="dxa"/>
            <w:vAlign w:val="center"/>
          </w:tcPr>
          <w:p w14:paraId="028762D5" w14:textId="7D1FD31C" w:rsidR="008607B1" w:rsidRPr="00A04313" w:rsidRDefault="00A4543E" w:rsidP="003707C5">
            <w:pPr>
              <w:jc w:val="center"/>
              <w:rPr>
                <w:rFonts w:asciiTheme="minorHAnsi" w:hAnsiTheme="minorHAnsi"/>
                <w:sz w:val="18"/>
                <w:szCs w:val="18"/>
              </w:rPr>
            </w:pPr>
            <w:r w:rsidRPr="00A04313">
              <w:rPr>
                <w:rFonts w:asciiTheme="minorHAnsi" w:hAnsiTheme="minorHAnsi"/>
                <w:sz w:val="18"/>
                <w:szCs w:val="18"/>
              </w:rPr>
              <w:t>02</w:t>
            </w:r>
          </w:p>
        </w:tc>
        <w:tc>
          <w:tcPr>
            <w:tcW w:w="4500" w:type="dxa"/>
            <w:vAlign w:val="center"/>
          </w:tcPr>
          <w:p w14:paraId="1EE727A0" w14:textId="66843790" w:rsidR="008607B1" w:rsidRPr="00A04313" w:rsidRDefault="008607B1" w:rsidP="00264BE7">
            <w:pPr>
              <w:rPr>
                <w:rFonts w:asciiTheme="minorHAnsi" w:hAnsiTheme="minorHAnsi"/>
                <w:sz w:val="18"/>
                <w:szCs w:val="18"/>
              </w:rPr>
            </w:pPr>
            <w:r w:rsidRPr="00A04313">
              <w:rPr>
                <w:rFonts w:asciiTheme="minorHAnsi" w:hAnsiTheme="minorHAnsi"/>
                <w:sz w:val="18"/>
                <w:szCs w:val="18"/>
              </w:rPr>
              <w:t>Required Minimum Continuous Ventilation Airflow</w:t>
            </w:r>
          </w:p>
        </w:tc>
        <w:tc>
          <w:tcPr>
            <w:tcW w:w="5575" w:type="dxa"/>
          </w:tcPr>
          <w:p w14:paraId="3618E565" w14:textId="4E0286F9" w:rsidR="00105871" w:rsidRPr="00A04313" w:rsidRDefault="00B06019">
            <w:pPr>
              <w:rPr>
                <w:rFonts w:asciiTheme="minorHAnsi" w:hAnsiTheme="minorHAnsi" w:cstheme="minorHAnsi"/>
                <w:sz w:val="18"/>
                <w:szCs w:val="18"/>
              </w:rPr>
            </w:pPr>
            <w:r w:rsidRPr="00A04313">
              <w:rPr>
                <w:rFonts w:asciiTheme="minorHAnsi" w:hAnsiTheme="minorHAnsi"/>
                <w:sz w:val="18"/>
                <w:szCs w:val="18"/>
              </w:rPr>
              <w:t>&lt;&lt;</w:t>
            </w:r>
            <w:r w:rsidR="00105871" w:rsidRPr="00A04313">
              <w:rPr>
                <w:rFonts w:asciiTheme="minorHAnsi" w:hAnsiTheme="minorHAnsi"/>
                <w:sz w:val="18"/>
                <w:szCs w:val="18"/>
              </w:rPr>
              <w:t xml:space="preserve">If </w:t>
            </w:r>
            <w:r w:rsidR="00B33AFC" w:rsidRPr="00A04313">
              <w:rPr>
                <w:rFonts w:asciiTheme="minorHAnsi" w:hAnsiTheme="minorHAnsi"/>
                <w:sz w:val="18"/>
                <w:szCs w:val="18"/>
              </w:rPr>
              <w:t>C</w:t>
            </w:r>
            <w:r w:rsidR="00105871" w:rsidRPr="00A04313">
              <w:rPr>
                <w:rFonts w:asciiTheme="minorHAnsi" w:hAnsiTheme="minorHAnsi"/>
                <w:sz w:val="18"/>
                <w:szCs w:val="18"/>
              </w:rPr>
              <w:t xml:space="preserve">01 </w:t>
            </w:r>
            <w:r w:rsidR="00105871" w:rsidRPr="00A04313">
              <w:rPr>
                <w:rFonts w:asciiTheme="minorHAnsi" w:hAnsiTheme="minorHAnsi" w:cstheme="minorHAnsi"/>
                <w:sz w:val="18"/>
                <w:szCs w:val="18"/>
              </w:rPr>
              <w:t xml:space="preserve">= N/A, then result = “N/A”, </w:t>
            </w:r>
          </w:p>
          <w:p w14:paraId="0D114892" w14:textId="77777777" w:rsidR="00105871" w:rsidRPr="00A04313" w:rsidRDefault="00105871">
            <w:pPr>
              <w:rPr>
                <w:rFonts w:asciiTheme="minorHAnsi" w:hAnsiTheme="minorHAnsi" w:cstheme="minorHAnsi"/>
                <w:sz w:val="18"/>
                <w:szCs w:val="18"/>
              </w:rPr>
            </w:pPr>
          </w:p>
          <w:p w14:paraId="24E7D8FB" w14:textId="5CB390DA" w:rsidR="008607B1" w:rsidRPr="00A04313" w:rsidRDefault="00105871">
            <w:pPr>
              <w:rPr>
                <w:rFonts w:asciiTheme="minorHAnsi" w:hAnsiTheme="minorHAnsi"/>
                <w:sz w:val="18"/>
                <w:szCs w:val="18"/>
              </w:rPr>
            </w:pPr>
            <w:r w:rsidRPr="00A04313">
              <w:rPr>
                <w:rFonts w:asciiTheme="minorHAnsi" w:hAnsiTheme="minorHAnsi" w:cstheme="minorHAnsi"/>
                <w:sz w:val="18"/>
                <w:szCs w:val="18"/>
              </w:rPr>
              <w:t>Else r</w:t>
            </w:r>
            <w:r w:rsidR="00B06019" w:rsidRPr="00A04313">
              <w:rPr>
                <w:rFonts w:asciiTheme="minorHAnsi" w:hAnsiTheme="minorHAnsi"/>
                <w:sz w:val="18"/>
                <w:szCs w:val="18"/>
              </w:rPr>
              <w:t>esult = 5*A05</w:t>
            </w:r>
            <w:r w:rsidR="00423CBE" w:rsidRPr="00A04313">
              <w:rPr>
                <w:rFonts w:asciiTheme="minorHAnsi" w:hAnsiTheme="minorHAnsi"/>
                <w:sz w:val="18"/>
                <w:szCs w:val="18"/>
              </w:rPr>
              <w:t>/60</w:t>
            </w:r>
            <w:r w:rsidR="00B06019" w:rsidRPr="00A04313">
              <w:rPr>
                <w:rFonts w:asciiTheme="minorHAnsi" w:hAnsiTheme="minorHAnsi"/>
                <w:sz w:val="18"/>
                <w:szCs w:val="18"/>
              </w:rPr>
              <w:t>&gt;&gt;</w:t>
            </w:r>
          </w:p>
        </w:tc>
      </w:tr>
      <w:tr w:rsidR="008607B1" w:rsidRPr="00A04313" w14:paraId="0250FD82" w14:textId="77777777" w:rsidTr="003707C5">
        <w:tc>
          <w:tcPr>
            <w:tcW w:w="715" w:type="dxa"/>
            <w:vAlign w:val="center"/>
          </w:tcPr>
          <w:p w14:paraId="2F50856E" w14:textId="75639935" w:rsidR="008607B1" w:rsidRPr="00A04313" w:rsidRDefault="00A4543E" w:rsidP="003707C5">
            <w:pPr>
              <w:jc w:val="center"/>
              <w:rPr>
                <w:rFonts w:asciiTheme="minorHAnsi" w:hAnsiTheme="minorHAnsi"/>
                <w:sz w:val="18"/>
                <w:szCs w:val="18"/>
              </w:rPr>
            </w:pPr>
            <w:r w:rsidRPr="00A04313">
              <w:rPr>
                <w:rFonts w:asciiTheme="minorHAnsi" w:hAnsiTheme="minorHAnsi"/>
                <w:sz w:val="18"/>
                <w:szCs w:val="18"/>
              </w:rPr>
              <w:t>03</w:t>
            </w:r>
          </w:p>
        </w:tc>
        <w:tc>
          <w:tcPr>
            <w:tcW w:w="4500" w:type="dxa"/>
            <w:vAlign w:val="center"/>
          </w:tcPr>
          <w:p w14:paraId="3F1B8AED" w14:textId="65BD8EE2" w:rsidR="008607B1" w:rsidRPr="00A04313" w:rsidRDefault="008607B1" w:rsidP="00264BE7">
            <w:pPr>
              <w:rPr>
                <w:rFonts w:asciiTheme="minorHAnsi" w:hAnsiTheme="minorHAnsi"/>
                <w:sz w:val="18"/>
                <w:szCs w:val="18"/>
              </w:rPr>
            </w:pPr>
            <w:r w:rsidRPr="00A04313">
              <w:rPr>
                <w:rFonts w:asciiTheme="minorHAnsi" w:hAnsiTheme="minorHAnsi"/>
                <w:sz w:val="18"/>
                <w:szCs w:val="18"/>
              </w:rPr>
              <w:t>Compliance Statement</w:t>
            </w:r>
          </w:p>
        </w:tc>
        <w:tc>
          <w:tcPr>
            <w:tcW w:w="5575" w:type="dxa"/>
          </w:tcPr>
          <w:p w14:paraId="494E94DF" w14:textId="5200E0FD" w:rsidR="00105871" w:rsidRPr="00A04313" w:rsidRDefault="00105871">
            <w:pPr>
              <w:rPr>
                <w:rFonts w:asciiTheme="minorHAnsi" w:hAnsiTheme="minorHAnsi"/>
                <w:sz w:val="18"/>
                <w:szCs w:val="18"/>
              </w:rPr>
            </w:pPr>
            <w:r w:rsidRPr="00A04313">
              <w:rPr>
                <w:rFonts w:asciiTheme="minorHAnsi" w:hAnsiTheme="minorHAnsi"/>
                <w:sz w:val="18"/>
                <w:szCs w:val="18"/>
              </w:rPr>
              <w:t xml:space="preserve">&lt;&lt;If </w:t>
            </w:r>
            <w:r w:rsidR="00B33AFC" w:rsidRPr="00A04313">
              <w:rPr>
                <w:rFonts w:asciiTheme="minorHAnsi" w:hAnsiTheme="minorHAnsi"/>
                <w:sz w:val="18"/>
                <w:szCs w:val="18"/>
              </w:rPr>
              <w:t>C</w:t>
            </w:r>
            <w:r w:rsidRPr="00A04313">
              <w:rPr>
                <w:rFonts w:asciiTheme="minorHAnsi" w:hAnsiTheme="minorHAnsi"/>
                <w:sz w:val="18"/>
                <w:szCs w:val="18"/>
              </w:rPr>
              <w:t>01 = N/A, then result = “N/A</w:t>
            </w:r>
            <w:proofErr w:type="gramStart"/>
            <w:r w:rsidRPr="00A04313">
              <w:rPr>
                <w:rFonts w:asciiTheme="minorHAnsi" w:hAnsiTheme="minorHAnsi"/>
                <w:sz w:val="18"/>
                <w:szCs w:val="18"/>
              </w:rPr>
              <w:t>”;</w:t>
            </w:r>
            <w:proofErr w:type="gramEnd"/>
            <w:r w:rsidRPr="00A04313">
              <w:rPr>
                <w:rFonts w:asciiTheme="minorHAnsi" w:hAnsiTheme="minorHAnsi"/>
                <w:sz w:val="18"/>
                <w:szCs w:val="18"/>
              </w:rPr>
              <w:t xml:space="preserve"> </w:t>
            </w:r>
          </w:p>
          <w:p w14:paraId="3112CAE7" w14:textId="77777777" w:rsidR="00105871" w:rsidRPr="00A04313" w:rsidRDefault="00105871">
            <w:pPr>
              <w:rPr>
                <w:rFonts w:asciiTheme="minorHAnsi" w:hAnsiTheme="minorHAnsi"/>
                <w:sz w:val="18"/>
                <w:szCs w:val="18"/>
              </w:rPr>
            </w:pPr>
          </w:p>
          <w:p w14:paraId="1EAD8842" w14:textId="2CCA77DD" w:rsidR="008607B1" w:rsidRPr="00A04313" w:rsidRDefault="00105871">
            <w:pPr>
              <w:rPr>
                <w:rFonts w:asciiTheme="minorHAnsi" w:hAnsiTheme="minorHAnsi"/>
                <w:sz w:val="18"/>
                <w:szCs w:val="18"/>
              </w:rPr>
            </w:pPr>
            <w:r w:rsidRPr="00A04313">
              <w:rPr>
                <w:rFonts w:asciiTheme="minorHAnsi" w:hAnsiTheme="minorHAnsi"/>
                <w:sz w:val="18"/>
                <w:szCs w:val="18"/>
              </w:rPr>
              <w:t xml:space="preserve">Else if </w:t>
            </w:r>
            <w:r w:rsidR="00B33AFC" w:rsidRPr="00A04313">
              <w:rPr>
                <w:rFonts w:asciiTheme="minorHAnsi" w:hAnsiTheme="minorHAnsi"/>
                <w:sz w:val="18"/>
                <w:szCs w:val="18"/>
              </w:rPr>
              <w:t>C</w:t>
            </w:r>
            <w:r w:rsidRPr="00A04313">
              <w:rPr>
                <w:rFonts w:asciiTheme="minorHAnsi" w:hAnsiTheme="minorHAnsi"/>
                <w:sz w:val="18"/>
                <w:szCs w:val="18"/>
              </w:rPr>
              <w:t xml:space="preserve">01 </w:t>
            </w:r>
            <w:r w:rsidRPr="00A04313">
              <w:rPr>
                <w:rFonts w:asciiTheme="minorHAnsi" w:hAnsiTheme="minorHAnsi" w:cstheme="minorHAnsi"/>
                <w:sz w:val="18"/>
                <w:szCs w:val="18"/>
              </w:rPr>
              <w:t>≥</w:t>
            </w:r>
            <w:r w:rsidRPr="00A04313">
              <w:rPr>
                <w:rFonts w:asciiTheme="minorHAnsi" w:hAnsiTheme="minorHAnsi"/>
                <w:sz w:val="18"/>
                <w:szCs w:val="18"/>
              </w:rPr>
              <w:t xml:space="preserve"> </w:t>
            </w:r>
            <w:r w:rsidR="00B33AFC" w:rsidRPr="00A04313">
              <w:rPr>
                <w:rFonts w:asciiTheme="minorHAnsi" w:hAnsiTheme="minorHAnsi"/>
                <w:sz w:val="18"/>
                <w:szCs w:val="18"/>
              </w:rPr>
              <w:t>C</w:t>
            </w:r>
            <w:r w:rsidRPr="00A04313">
              <w:rPr>
                <w:rFonts w:asciiTheme="minorHAnsi" w:hAnsiTheme="minorHAnsi"/>
                <w:sz w:val="18"/>
                <w:szCs w:val="18"/>
              </w:rPr>
              <w:t>02 then result = “Complies”, else result = “Does Not Comply”</w:t>
            </w:r>
          </w:p>
        </w:tc>
      </w:tr>
    </w:tbl>
    <w:p w14:paraId="44A9AA31" w14:textId="77777777" w:rsidR="00EB04B2" w:rsidRPr="00A04313" w:rsidRDefault="00EB04B2"/>
    <w:tbl>
      <w:tblPr>
        <w:tblStyle w:val="TableGrid2"/>
        <w:tblW w:w="0" w:type="auto"/>
        <w:tblLook w:val="04A0" w:firstRow="1" w:lastRow="0" w:firstColumn="1" w:lastColumn="0" w:noHBand="0" w:noVBand="1"/>
      </w:tblPr>
      <w:tblGrid>
        <w:gridCol w:w="542"/>
        <w:gridCol w:w="4673"/>
        <w:gridCol w:w="2790"/>
        <w:gridCol w:w="2785"/>
      </w:tblGrid>
      <w:tr w:rsidR="00EB04B2" w:rsidRPr="00A04313" w14:paraId="2D0B2F50" w14:textId="77777777" w:rsidTr="00726475">
        <w:tc>
          <w:tcPr>
            <w:tcW w:w="10790" w:type="dxa"/>
            <w:gridSpan w:val="4"/>
          </w:tcPr>
          <w:p w14:paraId="44B9067D" w14:textId="38A12AA9" w:rsidR="00EB04B2" w:rsidRPr="00A04313" w:rsidRDefault="00EE50D6" w:rsidP="00726475">
            <w:pPr>
              <w:rPr>
                <w:rFonts w:asciiTheme="minorHAnsi" w:hAnsiTheme="minorHAnsi"/>
                <w:b/>
                <w:szCs w:val="18"/>
              </w:rPr>
            </w:pPr>
            <w:r w:rsidRPr="00A04313">
              <w:rPr>
                <w:rFonts w:asciiTheme="minorHAnsi" w:hAnsiTheme="minorHAnsi"/>
                <w:b/>
                <w:szCs w:val="18"/>
              </w:rPr>
              <w:t>C2</w:t>
            </w:r>
            <w:r w:rsidR="00EB04B2" w:rsidRPr="00A04313">
              <w:rPr>
                <w:rFonts w:asciiTheme="minorHAnsi" w:hAnsiTheme="minorHAnsi"/>
                <w:b/>
                <w:szCs w:val="18"/>
              </w:rPr>
              <w:t xml:space="preserve">. Kitchen Range Hood Capture Efficiency Option </w:t>
            </w:r>
          </w:p>
          <w:p w14:paraId="093ABA56" w14:textId="7E3209DF" w:rsidR="00EB04B2" w:rsidRPr="00A04313" w:rsidRDefault="00EB04B2" w:rsidP="00726475">
            <w:pPr>
              <w:rPr>
                <w:rFonts w:asciiTheme="minorHAnsi" w:hAnsiTheme="minorHAnsi"/>
                <w:bCs/>
                <w:szCs w:val="18"/>
              </w:rPr>
            </w:pPr>
            <w:r w:rsidRPr="00A04313">
              <w:rPr>
                <w:rFonts w:asciiTheme="minorHAnsi" w:hAnsiTheme="minorHAnsi"/>
                <w:bCs/>
                <w:szCs w:val="18"/>
              </w:rPr>
              <w:t>&lt;&lt; if B09a = Capture Efficiency</w:t>
            </w:r>
            <w:r w:rsidRPr="00A04313">
              <w:rPr>
                <w:rFonts w:asciiTheme="minorHAnsi" w:eastAsia="Cambria" w:hAnsiTheme="minorHAnsi"/>
              </w:rPr>
              <w:t>, then display table; else display section header and standard “this section does not apply” message&gt;&gt;</w:t>
            </w:r>
          </w:p>
        </w:tc>
      </w:tr>
      <w:tr w:rsidR="00EB04B2" w:rsidRPr="00A04313" w14:paraId="0ACEC71E" w14:textId="77777777" w:rsidTr="00726475">
        <w:tc>
          <w:tcPr>
            <w:tcW w:w="542" w:type="dxa"/>
            <w:vAlign w:val="center"/>
          </w:tcPr>
          <w:p w14:paraId="2122E123" w14:textId="77777777" w:rsidR="00EB04B2" w:rsidRPr="00A04313" w:rsidRDefault="00EB04B2" w:rsidP="00726475">
            <w:pPr>
              <w:jc w:val="center"/>
              <w:rPr>
                <w:rFonts w:asciiTheme="minorHAnsi" w:hAnsiTheme="minorHAnsi"/>
                <w:sz w:val="18"/>
                <w:szCs w:val="18"/>
              </w:rPr>
            </w:pPr>
            <w:r w:rsidRPr="00A04313">
              <w:rPr>
                <w:rFonts w:asciiTheme="minorHAnsi" w:hAnsiTheme="minorHAnsi"/>
                <w:sz w:val="18"/>
                <w:szCs w:val="18"/>
              </w:rPr>
              <w:t>01</w:t>
            </w:r>
          </w:p>
        </w:tc>
        <w:tc>
          <w:tcPr>
            <w:tcW w:w="4673" w:type="dxa"/>
            <w:vAlign w:val="center"/>
          </w:tcPr>
          <w:p w14:paraId="5223C3B8"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Manufacturer Name</w:t>
            </w:r>
          </w:p>
        </w:tc>
        <w:tc>
          <w:tcPr>
            <w:tcW w:w="2790" w:type="dxa"/>
          </w:tcPr>
          <w:p w14:paraId="4118590A"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&lt;&lt;User Entered Value up to 50 characters&gt;&gt;</w:t>
            </w:r>
          </w:p>
        </w:tc>
        <w:tc>
          <w:tcPr>
            <w:tcW w:w="2785" w:type="dxa"/>
          </w:tcPr>
          <w:p w14:paraId="5E1C9D63"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w:t>
            </w:r>
          </w:p>
        </w:tc>
      </w:tr>
      <w:tr w:rsidR="00EB04B2" w:rsidRPr="00A04313" w14:paraId="1CC43F00" w14:textId="77777777" w:rsidTr="00726475">
        <w:tc>
          <w:tcPr>
            <w:tcW w:w="542" w:type="dxa"/>
            <w:vAlign w:val="center"/>
          </w:tcPr>
          <w:p w14:paraId="39B98FCF" w14:textId="77777777" w:rsidR="00EB04B2" w:rsidRPr="00A04313" w:rsidRDefault="00EB04B2" w:rsidP="00726475">
            <w:pPr>
              <w:jc w:val="center"/>
              <w:rPr>
                <w:rFonts w:asciiTheme="minorHAnsi" w:hAnsiTheme="minorHAnsi"/>
                <w:sz w:val="18"/>
                <w:szCs w:val="18"/>
              </w:rPr>
            </w:pPr>
            <w:r w:rsidRPr="00A04313">
              <w:rPr>
                <w:rFonts w:asciiTheme="minorHAnsi" w:hAnsiTheme="minorHAnsi"/>
                <w:sz w:val="18"/>
                <w:szCs w:val="18"/>
              </w:rPr>
              <w:t>02</w:t>
            </w:r>
          </w:p>
        </w:tc>
        <w:tc>
          <w:tcPr>
            <w:tcW w:w="4673" w:type="dxa"/>
            <w:vAlign w:val="center"/>
          </w:tcPr>
          <w:p w14:paraId="1ECEBDBC"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CEC-Approved Directory Listed Model Number</w:t>
            </w:r>
          </w:p>
        </w:tc>
        <w:tc>
          <w:tcPr>
            <w:tcW w:w="2790" w:type="dxa"/>
          </w:tcPr>
          <w:p w14:paraId="7C519E59"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&lt;&lt;User Entered Value up to 50 characters&gt;&gt;</w:t>
            </w:r>
          </w:p>
        </w:tc>
        <w:tc>
          <w:tcPr>
            <w:tcW w:w="2785" w:type="dxa"/>
          </w:tcPr>
          <w:p w14:paraId="6234C05B" w14:textId="77777777" w:rsidR="00EB04B2" w:rsidRPr="00A04313" w:rsidRDefault="00EB04B2" w:rsidP="00726475">
            <w:pPr>
              <w:rPr>
                <w:rFonts w:asciiTheme="minorHAnsi" w:hAnsiTheme="minorHAnsi"/>
                <w:sz w:val="18"/>
                <w:szCs w:val="18"/>
              </w:rPr>
            </w:pPr>
          </w:p>
        </w:tc>
      </w:tr>
      <w:tr w:rsidR="00EB04B2" w:rsidRPr="00A04313" w14:paraId="51448F50" w14:textId="77777777" w:rsidTr="00726475">
        <w:tc>
          <w:tcPr>
            <w:tcW w:w="542" w:type="dxa"/>
            <w:vAlign w:val="center"/>
          </w:tcPr>
          <w:p w14:paraId="2FB1919B" w14:textId="77777777" w:rsidR="00EB04B2" w:rsidRPr="00A04313" w:rsidRDefault="00EB04B2" w:rsidP="00726475">
            <w:pPr>
              <w:jc w:val="center"/>
              <w:rPr>
                <w:rFonts w:asciiTheme="minorHAnsi" w:hAnsiTheme="minorHAnsi"/>
                <w:sz w:val="18"/>
                <w:szCs w:val="18"/>
              </w:rPr>
            </w:pPr>
            <w:r w:rsidRPr="00A04313">
              <w:rPr>
                <w:rFonts w:asciiTheme="minorHAnsi" w:hAnsiTheme="minorHAnsi"/>
                <w:sz w:val="18"/>
                <w:szCs w:val="18"/>
              </w:rPr>
              <w:t>03</w:t>
            </w:r>
          </w:p>
        </w:tc>
        <w:tc>
          <w:tcPr>
            <w:tcW w:w="4673" w:type="dxa"/>
            <w:vAlign w:val="center"/>
          </w:tcPr>
          <w:p w14:paraId="4A2BC066"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CEC-Approved Directory Listed Rated Capture Efficiency (%)</w:t>
            </w:r>
          </w:p>
        </w:tc>
        <w:tc>
          <w:tcPr>
            <w:tcW w:w="2790" w:type="dxa"/>
          </w:tcPr>
          <w:p w14:paraId="0B80E1C6"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&lt;&lt;User Entered Value; (XX.XX)&gt;&gt;</w:t>
            </w:r>
          </w:p>
        </w:tc>
        <w:tc>
          <w:tcPr>
            <w:tcW w:w="2785" w:type="dxa"/>
          </w:tcPr>
          <w:p w14:paraId="6A621ECD" w14:textId="77777777" w:rsidR="00EB04B2" w:rsidRPr="00A04313" w:rsidRDefault="00EB04B2" w:rsidP="00726475">
            <w:pPr>
              <w:rPr>
                <w:rFonts w:asciiTheme="minorHAnsi" w:hAnsiTheme="minorHAnsi"/>
                <w:sz w:val="18"/>
                <w:szCs w:val="18"/>
              </w:rPr>
            </w:pPr>
          </w:p>
        </w:tc>
      </w:tr>
      <w:tr w:rsidR="00EB04B2" w:rsidRPr="00A04313" w14:paraId="18B6377B" w14:textId="77777777" w:rsidTr="00726475">
        <w:tc>
          <w:tcPr>
            <w:tcW w:w="542" w:type="dxa"/>
            <w:vAlign w:val="center"/>
          </w:tcPr>
          <w:p w14:paraId="4E3ADF08" w14:textId="77777777" w:rsidR="00EB04B2" w:rsidRPr="00A04313" w:rsidRDefault="00EB04B2" w:rsidP="00726475">
            <w:pPr>
              <w:jc w:val="center"/>
              <w:rPr>
                <w:rFonts w:asciiTheme="minorHAnsi" w:hAnsiTheme="minorHAnsi"/>
                <w:sz w:val="18"/>
                <w:szCs w:val="18"/>
              </w:rPr>
            </w:pPr>
            <w:r w:rsidRPr="00A04313">
              <w:rPr>
                <w:rFonts w:asciiTheme="minorHAnsi" w:hAnsiTheme="minorHAnsi"/>
                <w:sz w:val="18"/>
                <w:szCs w:val="18"/>
              </w:rPr>
              <w:t>04</w:t>
            </w:r>
          </w:p>
        </w:tc>
        <w:tc>
          <w:tcPr>
            <w:tcW w:w="4673" w:type="dxa"/>
            <w:vAlign w:val="center"/>
          </w:tcPr>
          <w:p w14:paraId="438B101F"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Required Minimum Capture Efficiency (%)</w:t>
            </w:r>
          </w:p>
        </w:tc>
        <w:tc>
          <w:tcPr>
            <w:tcW w:w="2790" w:type="dxa"/>
          </w:tcPr>
          <w:p w14:paraId="48F64369" w14:textId="77777777" w:rsidR="00EB04B2" w:rsidRPr="00A04313" w:rsidRDefault="00EB04B2" w:rsidP="00726475">
            <w:pPr>
              <w:keepNext/>
              <w:rPr>
                <w:rFonts w:asciiTheme="minorHAnsi" w:hAnsiTheme="minorHAnsi"/>
                <w:sz w:val="18"/>
                <w:szCs w:val="18"/>
              </w:rPr>
            </w:pPr>
            <w:r w:rsidRPr="00A04313">
              <w:rPr>
                <w:rFonts w:asciiTheme="minorHAnsi" w:hAnsiTheme="minorHAnsi"/>
                <w:sz w:val="18"/>
                <w:szCs w:val="18"/>
              </w:rPr>
              <w:t xml:space="preserve">&lt;&lt;Result = “50” for A08 = Electric and A07 &gt; 1500; “50” for A08 = Electric and A07 is 1000 – 1500; “55” for A08 = Electric and A07 is 750 – 1000; “65” for A08 = Electric and A07 &lt; 750; “70” for A08 = Natural Gas and A07 &gt; 1500; “80” for A08 = Natural Gas and A07 is 1000 – 1500; “85” for A08 = Natural Gas and A07 is 750 – 1000; </w:t>
            </w:r>
            <w:r w:rsidRPr="00A04313">
              <w:rPr>
                <w:rFonts w:asciiTheme="minorHAnsi" w:hAnsiTheme="minorHAnsi"/>
                <w:sz w:val="18"/>
                <w:szCs w:val="18"/>
              </w:rPr>
              <w:lastRenderedPageBreak/>
              <w:t>“85” for A08 = Natural Gas and A07 &lt; 750&gt;&gt;</w:t>
            </w:r>
          </w:p>
          <w:p w14:paraId="2A84FE4B" w14:textId="77777777" w:rsidR="00EB04B2" w:rsidRPr="00A04313" w:rsidRDefault="00EB04B2" w:rsidP="00726475">
            <w:pPr>
              <w:rPr>
                <w:rFonts w:asciiTheme="minorHAnsi" w:hAnsiTheme="minorHAnsi"/>
                <w:sz w:val="18"/>
                <w:szCs w:val="18"/>
              </w:rPr>
            </w:pPr>
          </w:p>
        </w:tc>
        <w:tc>
          <w:tcPr>
            <w:tcW w:w="2785" w:type="dxa"/>
          </w:tcPr>
          <w:p w14:paraId="4B1C5358" w14:textId="77777777" w:rsidR="00EB04B2" w:rsidRPr="00A04313" w:rsidRDefault="00EB04B2" w:rsidP="00726475">
            <w:pPr>
              <w:keepNext/>
              <w:rPr>
                <w:rFonts w:asciiTheme="minorHAnsi" w:hAnsiTheme="minorHAnsi"/>
                <w:sz w:val="18"/>
                <w:szCs w:val="18"/>
              </w:rPr>
            </w:pPr>
          </w:p>
        </w:tc>
      </w:tr>
      <w:tr w:rsidR="00EB04B2" w:rsidRPr="00A04313" w14:paraId="3316C25B" w14:textId="77777777" w:rsidTr="00726475">
        <w:tc>
          <w:tcPr>
            <w:tcW w:w="542" w:type="dxa"/>
            <w:vAlign w:val="center"/>
          </w:tcPr>
          <w:p w14:paraId="217B1B5D" w14:textId="77777777" w:rsidR="00EB04B2" w:rsidRPr="00A04313" w:rsidRDefault="00EB04B2" w:rsidP="00726475">
            <w:pPr>
              <w:jc w:val="center"/>
              <w:rPr>
                <w:rFonts w:asciiTheme="minorHAnsi" w:hAnsiTheme="minorHAnsi"/>
                <w:sz w:val="18"/>
                <w:szCs w:val="18"/>
              </w:rPr>
            </w:pPr>
            <w:r w:rsidRPr="00A04313">
              <w:rPr>
                <w:rFonts w:asciiTheme="minorHAnsi" w:hAnsiTheme="minorHAnsi"/>
                <w:sz w:val="18"/>
                <w:szCs w:val="18"/>
              </w:rPr>
              <w:t>05</w:t>
            </w:r>
          </w:p>
        </w:tc>
        <w:tc>
          <w:tcPr>
            <w:tcW w:w="4673" w:type="dxa"/>
            <w:vAlign w:val="center"/>
          </w:tcPr>
          <w:p w14:paraId="0AD582AC"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Compliance Statement</w:t>
            </w:r>
          </w:p>
        </w:tc>
        <w:tc>
          <w:tcPr>
            <w:tcW w:w="2790" w:type="dxa"/>
          </w:tcPr>
          <w:p w14:paraId="3C02C9B1" w14:textId="3E00D00F" w:rsidR="00EB04B2" w:rsidRPr="00A04313" w:rsidRDefault="00EB04B2" w:rsidP="00726475">
            <w:pPr>
              <w:rPr>
                <w:rFonts w:asciiTheme="minorHAnsi" w:hAnsiTheme="minorHAnsi"/>
                <w:sz w:val="18"/>
                <w:szCs w:val="18"/>
              </w:rPr>
            </w:pPr>
            <w:r w:rsidRPr="00A04313">
              <w:rPr>
                <w:rFonts w:asciiTheme="minorHAnsi" w:hAnsiTheme="minorHAnsi"/>
                <w:sz w:val="18"/>
                <w:szCs w:val="18"/>
              </w:rPr>
              <w:t xml:space="preserve">&lt;&lt;If C2-03 </w:t>
            </w:r>
            <w:r w:rsidRPr="00A04313">
              <w:rPr>
                <w:rFonts w:asciiTheme="minorHAnsi" w:hAnsiTheme="minorHAnsi" w:cstheme="minorHAnsi"/>
                <w:sz w:val="18"/>
                <w:szCs w:val="18"/>
              </w:rPr>
              <w:t>≥ C2-04,</w:t>
            </w:r>
          </w:p>
          <w:p w14:paraId="52005089"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then display text: "Complies</w:t>
            </w:r>
            <w:proofErr w:type="gramStart"/>
            <w:r w:rsidRPr="00A04313">
              <w:rPr>
                <w:rFonts w:asciiTheme="minorHAnsi" w:hAnsiTheme="minorHAnsi"/>
                <w:sz w:val="18"/>
                <w:szCs w:val="18"/>
              </w:rPr>
              <w:t>”;</w:t>
            </w:r>
            <w:proofErr w:type="gramEnd"/>
            <w:r w:rsidRPr="00A04313">
              <w:rPr>
                <w:rFonts w:asciiTheme="minorHAnsi" w:hAnsiTheme="minorHAnsi"/>
                <w:sz w:val="18"/>
                <w:szCs w:val="18"/>
              </w:rPr>
              <w:t xml:space="preserve"> </w:t>
            </w:r>
          </w:p>
          <w:p w14:paraId="711E6B50"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else display text: "Does Not Comply"</w:t>
            </w:r>
          </w:p>
          <w:p w14:paraId="3707CA35" w14:textId="77777777" w:rsidR="00EB04B2" w:rsidRPr="00A04313" w:rsidRDefault="00EB04B2" w:rsidP="00726475">
            <w:pPr>
              <w:rPr>
                <w:rFonts w:asciiTheme="minorHAnsi" w:hAnsiTheme="minorHAnsi"/>
                <w:sz w:val="18"/>
                <w:szCs w:val="18"/>
              </w:rPr>
            </w:pPr>
            <w:r w:rsidRPr="00A04313">
              <w:rPr>
                <w:rFonts w:asciiTheme="minorHAnsi" w:hAnsiTheme="minorHAnsi"/>
                <w:sz w:val="18"/>
                <w:szCs w:val="18"/>
              </w:rPr>
              <w:t>&gt;&gt;</w:t>
            </w:r>
          </w:p>
        </w:tc>
        <w:tc>
          <w:tcPr>
            <w:tcW w:w="2785" w:type="dxa"/>
          </w:tcPr>
          <w:p w14:paraId="40E52DB1" w14:textId="77777777" w:rsidR="00EB04B2" w:rsidRPr="00A04313" w:rsidRDefault="00EB04B2" w:rsidP="00726475">
            <w:pPr>
              <w:rPr>
                <w:rFonts w:asciiTheme="minorHAnsi" w:hAnsiTheme="minorHAnsi"/>
                <w:sz w:val="18"/>
                <w:szCs w:val="18"/>
              </w:rPr>
            </w:pPr>
          </w:p>
        </w:tc>
      </w:tr>
    </w:tbl>
    <w:p w14:paraId="3D8AF59D" w14:textId="38445973" w:rsidR="00652777" w:rsidRPr="00A04313" w:rsidRDefault="00652777"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B33AFC" w:rsidRPr="00A04313" w14:paraId="745A85AF"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608AC" w14:textId="43DB613B" w:rsidR="00B33AFC" w:rsidRPr="00A04313" w:rsidRDefault="001E3CED" w:rsidP="00857191">
            <w:pPr>
              <w:keepNext/>
              <w:rPr>
                <w:rFonts w:asciiTheme="minorHAnsi" w:hAnsiTheme="minorHAnsi"/>
                <w:b/>
                <w:szCs w:val="18"/>
              </w:rPr>
            </w:pPr>
            <w:r w:rsidRPr="00A04313">
              <w:rPr>
                <w:rFonts w:asciiTheme="minorHAnsi" w:hAnsiTheme="minorHAnsi"/>
                <w:b/>
                <w:szCs w:val="18"/>
              </w:rPr>
              <w:t>D</w:t>
            </w:r>
            <w:r w:rsidR="00B33AFC" w:rsidRPr="00A04313">
              <w:rPr>
                <w:rFonts w:asciiTheme="minorHAnsi" w:hAnsiTheme="minorHAnsi"/>
                <w:b/>
                <w:szCs w:val="18"/>
              </w:rPr>
              <w:t>. Determination of HERS Verification Compliance</w:t>
            </w:r>
          </w:p>
          <w:p w14:paraId="56F79D4D" w14:textId="35BC12BE" w:rsidR="00B33AFC" w:rsidRPr="00A04313" w:rsidRDefault="00875FAF" w:rsidP="00857191">
            <w:pPr>
              <w:keepNext/>
              <w:rPr>
                <w:rFonts w:asciiTheme="minorHAnsi" w:hAnsiTheme="minorHAnsi"/>
                <w:sz w:val="18"/>
                <w:szCs w:val="18"/>
              </w:rPr>
            </w:pPr>
            <w:r w:rsidRPr="00A04313">
              <w:rPr>
                <w:rFonts w:asciiTheme="minorHAnsi" w:hAnsiTheme="minorHAnsi"/>
                <w:sz w:val="18"/>
                <w:szCs w:val="18"/>
              </w:rPr>
              <w:t>&lt;&lt;Static Text - see the top&gt;&gt;</w:t>
            </w:r>
          </w:p>
        </w:tc>
      </w:tr>
      <w:tr w:rsidR="00B33AFC" w:rsidRPr="00A04313" w14:paraId="77619EB8"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4FC78E4C" w14:textId="77777777" w:rsidR="00B33AFC" w:rsidRPr="00A04313" w:rsidRDefault="00B33AFC" w:rsidP="00857191">
            <w:pPr>
              <w:keepNext/>
              <w:jc w:val="center"/>
              <w:rPr>
                <w:rFonts w:asciiTheme="minorHAnsi" w:hAnsiTheme="minorHAnsi"/>
                <w:sz w:val="18"/>
                <w:szCs w:val="18"/>
              </w:rPr>
            </w:pPr>
            <w:r w:rsidRPr="00A04313">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35AAE00A" w14:textId="3D74481A" w:rsidR="00B33AFC" w:rsidRPr="00A04313" w:rsidRDefault="00B33AFC">
            <w:pPr>
              <w:keepNext/>
              <w:rPr>
                <w:rFonts w:asciiTheme="minorHAnsi" w:hAnsiTheme="minorHAnsi"/>
                <w:sz w:val="18"/>
                <w:szCs w:val="18"/>
              </w:rPr>
            </w:pPr>
            <w:r w:rsidRPr="00A04313">
              <w:rPr>
                <w:rFonts w:asciiTheme="minorHAnsi" w:hAnsiTheme="minorHAnsi"/>
                <w:sz w:val="18"/>
                <w:szCs w:val="18"/>
              </w:rPr>
              <w:t xml:space="preserve">&lt;&lt;if </w:t>
            </w:r>
            <w:r w:rsidR="008A0098" w:rsidRPr="00A04313">
              <w:rPr>
                <w:rFonts w:asciiTheme="minorHAnsi" w:hAnsiTheme="minorHAnsi"/>
                <w:sz w:val="18"/>
                <w:szCs w:val="18"/>
              </w:rPr>
              <w:t>(1)</w:t>
            </w:r>
            <w:r w:rsidR="001E3CED" w:rsidRPr="00A04313">
              <w:rPr>
                <w:rFonts w:asciiTheme="minorHAnsi" w:hAnsiTheme="minorHAnsi"/>
                <w:sz w:val="18"/>
                <w:szCs w:val="18"/>
              </w:rPr>
              <w:t>B</w:t>
            </w:r>
            <w:r w:rsidRPr="00A04313">
              <w:rPr>
                <w:rFonts w:asciiTheme="minorHAnsi" w:hAnsiTheme="minorHAnsi"/>
                <w:sz w:val="18"/>
                <w:szCs w:val="18"/>
              </w:rPr>
              <w:t>1</w:t>
            </w:r>
            <w:r w:rsidR="00FD202F" w:rsidRPr="00A04313">
              <w:rPr>
                <w:rFonts w:asciiTheme="minorHAnsi" w:hAnsiTheme="minorHAnsi"/>
                <w:sz w:val="18"/>
                <w:szCs w:val="18"/>
              </w:rPr>
              <w:t>2</w:t>
            </w:r>
            <w:r w:rsidRPr="00A04313">
              <w:rPr>
                <w:rFonts w:asciiTheme="minorHAnsi" w:hAnsiTheme="minorHAnsi"/>
                <w:sz w:val="18"/>
                <w:szCs w:val="18"/>
              </w:rPr>
              <w:t xml:space="preserve"> = complies for all rows (exhaust systems), and </w:t>
            </w:r>
            <w:r w:rsidR="008A0098" w:rsidRPr="00A04313">
              <w:rPr>
                <w:rFonts w:asciiTheme="minorHAnsi" w:hAnsiTheme="minorHAnsi"/>
                <w:sz w:val="18"/>
                <w:szCs w:val="18"/>
              </w:rPr>
              <w:t xml:space="preserve">(2) </w:t>
            </w:r>
            <w:r w:rsidR="005E0822" w:rsidRPr="00A04313">
              <w:rPr>
                <w:rFonts w:asciiTheme="minorHAnsi" w:hAnsiTheme="minorHAnsi"/>
                <w:sz w:val="18"/>
                <w:szCs w:val="18"/>
              </w:rPr>
              <w:t xml:space="preserve">if </w:t>
            </w:r>
            <w:r w:rsidR="00E00776" w:rsidRPr="00A04313">
              <w:rPr>
                <w:rFonts w:asciiTheme="minorHAnsi" w:hAnsiTheme="minorHAnsi"/>
                <w:sz w:val="18"/>
                <w:szCs w:val="18"/>
              </w:rPr>
              <w:t>B11</w:t>
            </w:r>
            <w:r w:rsidR="00352200" w:rsidRPr="00A04313">
              <w:rPr>
                <w:rFonts w:asciiTheme="minorHAnsi" w:hAnsiTheme="minorHAnsi"/>
                <w:sz w:val="18"/>
                <w:szCs w:val="18"/>
              </w:rPr>
              <w:t>, C03</w:t>
            </w:r>
            <w:r w:rsidR="00AF130F" w:rsidRPr="00A04313">
              <w:rPr>
                <w:rFonts w:asciiTheme="minorHAnsi" w:hAnsiTheme="minorHAnsi"/>
                <w:sz w:val="18"/>
                <w:szCs w:val="18"/>
              </w:rPr>
              <w:t xml:space="preserve"> or C2-05 = complies, </w:t>
            </w:r>
            <w:r w:rsidRPr="00A04313">
              <w:rPr>
                <w:rFonts w:asciiTheme="minorHAnsi" w:hAnsiTheme="minorHAnsi"/>
                <w:sz w:val="18"/>
                <w:szCs w:val="18"/>
              </w:rPr>
              <w:t>then Result = “Complies: All specified verification protocol requirements on this document are met”; else Result = “Does not comply: One or more specified verification protocol requirements on this document are not met”&gt;&gt;</w:t>
            </w:r>
          </w:p>
        </w:tc>
      </w:tr>
    </w:tbl>
    <w:p w14:paraId="31285A0F" w14:textId="03C9B1EF" w:rsidR="00B33AFC" w:rsidRPr="00A04313" w:rsidRDefault="00B33AFC" w:rsidP="004B6E84">
      <w:pPr>
        <w:rPr>
          <w:rFonts w:asciiTheme="minorHAnsi" w:hAnsiTheme="minorHAnsi"/>
          <w:sz w:val="18"/>
          <w:szCs w:val="18"/>
        </w:rPr>
      </w:pPr>
    </w:p>
    <w:p w14:paraId="6BBBCF6D" w14:textId="77777777" w:rsidR="00B33AFC" w:rsidRPr="00A04313" w:rsidRDefault="00B33AFC" w:rsidP="004B6E84">
      <w:pPr>
        <w:rPr>
          <w:rFonts w:asciiTheme="minorHAnsi" w:hAnsiTheme="minorHAnsi"/>
          <w:sz w:val="18"/>
          <w:szCs w:val="18"/>
        </w:rPr>
      </w:pPr>
    </w:p>
    <w:p w14:paraId="6C529BB3" w14:textId="6F0DE882" w:rsidR="00AC0F91" w:rsidRPr="00A04313" w:rsidRDefault="00AC0F91">
      <w:pPr>
        <w:rPr>
          <w:rFonts w:asciiTheme="minorHAnsi" w:hAnsiTheme="minorHAnsi"/>
          <w:sz w:val="18"/>
          <w:szCs w:val="18"/>
        </w:rPr>
      </w:pPr>
    </w:p>
    <w:p w14:paraId="168B8316" w14:textId="7A571C3D" w:rsidR="000F7AAF" w:rsidRPr="00A04313" w:rsidRDefault="000F7AAF" w:rsidP="00D65FA1">
      <w:pPr>
        <w:rPr>
          <w:rFonts w:asciiTheme="minorHAnsi" w:hAnsiTheme="minorHAnsi"/>
          <w:szCs w:val="18"/>
        </w:rPr>
      </w:pPr>
    </w:p>
    <w:p w14:paraId="2560524C" w14:textId="77777777" w:rsidR="00192313" w:rsidRPr="00A04313" w:rsidRDefault="00192313" w:rsidP="00D65FA1">
      <w:pPr>
        <w:rPr>
          <w:rFonts w:asciiTheme="minorHAnsi" w:hAnsiTheme="minorHAnsi"/>
          <w:sz w:val="18"/>
          <w:szCs w:val="18"/>
        </w:rPr>
      </w:pPr>
    </w:p>
    <w:p w14:paraId="7B41F1CA" w14:textId="77777777" w:rsidR="00192313" w:rsidRPr="00A04313" w:rsidRDefault="00192313" w:rsidP="00D65FA1">
      <w:pPr>
        <w:rPr>
          <w:rFonts w:asciiTheme="minorHAnsi" w:hAnsiTheme="minorHAnsi"/>
          <w:sz w:val="18"/>
          <w:szCs w:val="18"/>
        </w:rPr>
      </w:pPr>
    </w:p>
    <w:p w14:paraId="2BE5DDD3" w14:textId="77777777" w:rsidR="000F7AAF" w:rsidRPr="00A04313" w:rsidRDefault="000F7AAF" w:rsidP="00D65FA1">
      <w:pPr>
        <w:rPr>
          <w:rFonts w:asciiTheme="minorHAnsi" w:hAnsiTheme="minorHAnsi"/>
          <w:sz w:val="18"/>
          <w:szCs w:val="18"/>
        </w:rPr>
      </w:pPr>
    </w:p>
    <w:p w14:paraId="552B7B55" w14:textId="2A664B45" w:rsidR="00202E7F" w:rsidRDefault="000F4C0C" w:rsidP="000F4C0C">
      <w:pPr>
        <w:tabs>
          <w:tab w:val="left" w:pos="1821"/>
        </w:tabs>
        <w:rPr>
          <w:rFonts w:asciiTheme="minorHAnsi" w:hAnsiTheme="minorHAnsi"/>
          <w:sz w:val="18"/>
          <w:szCs w:val="18"/>
        </w:rPr>
      </w:pPr>
      <w:r>
        <w:rPr>
          <w:rFonts w:asciiTheme="minorHAnsi" w:hAnsiTheme="minorHAnsi"/>
          <w:sz w:val="18"/>
          <w:szCs w:val="18"/>
        </w:rPr>
        <w:tab/>
      </w:r>
    </w:p>
    <w:sectPr w:rsidR="00202E7F"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27037" w14:textId="77777777" w:rsidR="00F46492" w:rsidRDefault="00F46492">
      <w:r>
        <w:separator/>
      </w:r>
    </w:p>
  </w:endnote>
  <w:endnote w:type="continuationSeparator" w:id="0">
    <w:p w14:paraId="0CF9CAE0" w14:textId="77777777" w:rsidR="00F46492" w:rsidRDefault="00F46492">
      <w:r>
        <w:continuationSeparator/>
      </w:r>
    </w:p>
  </w:endnote>
  <w:endnote w:type="continuationNotice" w:id="1">
    <w:p w14:paraId="2CD6A285" w14:textId="77777777" w:rsidR="00F46492" w:rsidRDefault="00F464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024A2C" w:rsidRPr="009213E6" w:rsidRDefault="00024A2C" w:rsidP="009213E6">
    <w:pPr>
      <w:pStyle w:val="Footer"/>
      <w:rPr>
        <w:b/>
      </w:rPr>
    </w:pPr>
    <w:r w:rsidRPr="009213E6">
      <w:t xml:space="preserve">Registration Number:                                            Registration Date/Time:                                                    HERS Provider:                                   </w:t>
    </w:r>
  </w:p>
  <w:p w14:paraId="4E999095" w14:textId="6A282F7C" w:rsidR="00024A2C" w:rsidRPr="009213E6" w:rsidRDefault="00024A2C" w:rsidP="009213E6">
    <w:pPr>
      <w:pStyle w:val="Footer"/>
    </w:pPr>
    <w:r w:rsidRPr="009213E6">
      <w:t>CA Building Energy Efficiency Standards - 20</w:t>
    </w:r>
    <w:r w:rsidR="00777430">
      <w:t>22</w:t>
    </w:r>
    <w:r w:rsidRPr="009213E6">
      <w:t xml:space="preserve"> </w:t>
    </w:r>
    <w:r w:rsidR="00871F65">
      <w:t>Nonr</w:t>
    </w:r>
    <w:r w:rsidR="00871F65" w:rsidRPr="00844CD2">
      <w:t>esidential</w:t>
    </w:r>
    <w:r w:rsidRPr="009213E6">
      <w:t xml:space="preserve"> Compliance</w:t>
    </w:r>
    <w:r w:rsidRPr="009213E6">
      <w:tab/>
    </w:r>
    <w:r w:rsidR="000303F6">
      <w:t>March 20</w:t>
    </w:r>
    <w:r w:rsidR="0077743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477" w14:textId="6FAA396A" w:rsidR="00024A2C" w:rsidRPr="009213E6" w:rsidRDefault="00024A2C" w:rsidP="009213E6">
    <w:pPr>
      <w:pStyle w:val="Footer"/>
    </w:pPr>
    <w:r w:rsidRPr="009213E6">
      <w:t>CA Building Energy Efficiency Standards - 20</w:t>
    </w:r>
    <w:r w:rsidR="00777430">
      <w:t>22</w:t>
    </w:r>
    <w:r w:rsidRPr="009213E6">
      <w:t xml:space="preserve"> </w:t>
    </w:r>
    <w:r w:rsidR="00871F65">
      <w:t>Nonr</w:t>
    </w:r>
    <w:r w:rsidR="00871F65" w:rsidRPr="00844CD2">
      <w:t>esidential</w:t>
    </w:r>
    <w:r w:rsidRPr="009213E6">
      <w:t xml:space="preserve"> Compliance</w:t>
    </w:r>
    <w:r w:rsidRPr="009213E6">
      <w:tab/>
    </w:r>
    <w:r w:rsidR="000303F6">
      <w:t>March 20</w:t>
    </w:r>
    <w:r w:rsidR="00777430">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2AB20183" w:rsidR="00024A2C" w:rsidRPr="00A165EE" w:rsidRDefault="00024A2C" w:rsidP="009213E6">
    <w:pPr>
      <w:pStyle w:val="Footer"/>
      <w:rPr>
        <w:b/>
      </w:rPr>
    </w:pPr>
    <w:r w:rsidRPr="00A165EE">
      <w:t>CA Building Energy Efficiency Standards - 20</w:t>
    </w:r>
    <w:r w:rsidR="00777430">
      <w:t>22</w:t>
    </w:r>
    <w:r w:rsidRPr="00A165EE">
      <w:t xml:space="preserve"> </w:t>
    </w:r>
    <w:r w:rsidR="00871F65">
      <w:t>Nonr</w:t>
    </w:r>
    <w:r w:rsidR="00871F65" w:rsidRPr="00844CD2">
      <w:t xml:space="preserve">esidential </w:t>
    </w:r>
    <w:r w:rsidRPr="00A165EE">
      <w:t>Compliance</w:t>
    </w:r>
    <w:r w:rsidRPr="00A165EE">
      <w:tab/>
    </w:r>
    <w:r w:rsidR="000303F6">
      <w:t>March 20</w:t>
    </w:r>
    <w:r w:rsidR="00777430">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C664C" w14:textId="77777777" w:rsidR="00F46492" w:rsidRDefault="00F46492">
      <w:r>
        <w:separator/>
      </w:r>
    </w:p>
  </w:footnote>
  <w:footnote w:type="continuationSeparator" w:id="0">
    <w:p w14:paraId="113FE0D1" w14:textId="77777777" w:rsidR="00F46492" w:rsidRDefault="00F46492">
      <w:r>
        <w:continuationSeparator/>
      </w:r>
    </w:p>
  </w:footnote>
  <w:footnote w:type="continuationNotice" w:id="1">
    <w:p w14:paraId="5592DB45" w14:textId="77777777" w:rsidR="00F46492" w:rsidRDefault="00F464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7777777" w:rsidR="00024A2C" w:rsidRDefault="00871379">
    <w:pPr>
      <w:pStyle w:val="Header"/>
    </w:pPr>
    <w:r>
      <w:rPr>
        <w:noProof/>
      </w:rPr>
      <w:pict w14:anchorId="58F57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D598A" w14:textId="77777777" w:rsidR="000B73D2" w:rsidRPr="00DC11AC" w:rsidRDefault="000B73D2" w:rsidP="000B73D2">
    <w:pPr>
      <w:pStyle w:val="Header"/>
      <w:ind w:left="360"/>
      <w:jc w:val="center"/>
      <w:rPr>
        <w:rFonts w:asciiTheme="minorHAnsi" w:hAnsiTheme="minorHAnsi" w:cstheme="minorHAnsi"/>
        <w:sz w:val="28"/>
        <w:szCs w:val="28"/>
      </w:rPr>
    </w:pPr>
    <w:r w:rsidRPr="00DC11AC">
      <w:rPr>
        <w:rFonts w:asciiTheme="minorHAnsi" w:hAnsiTheme="minorHAnsi" w:cstheme="minorHAnsi"/>
        <w:noProof/>
        <w:sz w:val="28"/>
        <w:szCs w:val="28"/>
      </w:rPr>
      <w:drawing>
        <wp:anchor distT="0" distB="0" distL="114300" distR="114300" simplePos="0" relativeHeight="251660296" behindDoc="0" locked="0" layoutInCell="1" allowOverlap="1" wp14:anchorId="7673C570" wp14:editId="526A5BC3">
          <wp:simplePos x="0" y="0"/>
          <wp:positionH relativeFrom="margin">
            <wp:align>left</wp:align>
          </wp:positionH>
          <wp:positionV relativeFrom="paragraph">
            <wp:posOffset>28868</wp:posOffset>
          </wp:positionV>
          <wp:extent cx="2532380" cy="566420"/>
          <wp:effectExtent l="0" t="0" r="0" b="0"/>
          <wp:wrapNone/>
          <wp:docPr id="13" name="Picture 1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sz w:val="28"/>
        <w:szCs w:val="28"/>
      </w:rPr>
      <w:t>LOCAL MECHANICAL EXHAUST</w:t>
    </w:r>
  </w:p>
  <w:p w14:paraId="4F20DFAB" w14:textId="77777777" w:rsidR="000B73D2" w:rsidRPr="00DC11AC" w:rsidRDefault="000B73D2" w:rsidP="000B73D2">
    <w:pPr>
      <w:pStyle w:val="Header"/>
      <w:ind w:left="360"/>
      <w:rPr>
        <w:rFonts w:asciiTheme="minorHAnsi" w:hAnsiTheme="minorHAnsi" w:cstheme="minorHAnsi"/>
        <w:sz w:val="28"/>
        <w:szCs w:val="28"/>
      </w:rPr>
    </w:pPr>
    <w:r w:rsidRPr="00DC11AC">
      <w:rPr>
        <w:rFonts w:asciiTheme="minorHAnsi" w:hAnsiTheme="minorHAnsi" w:cstheme="minorHAnsi"/>
        <w:sz w:val="28"/>
        <w:szCs w:val="28"/>
      </w:rPr>
      <w:ptab w:relativeTo="margin" w:alignment="center" w:leader="none"/>
    </w:r>
    <w:r w:rsidRPr="00DC11AC">
      <w:rPr>
        <w:rFonts w:asciiTheme="minorHAnsi" w:hAnsiTheme="minorHAnsi" w:cstheme="minorHAnsi"/>
        <w:sz w:val="28"/>
        <w:szCs w:val="28"/>
      </w:rPr>
      <w:ptab w:relativeTo="margin" w:alignment="right" w:leader="none"/>
    </w:r>
    <w:r w:rsidRPr="00DC11AC">
      <w:rPr>
        <w:rFonts w:asciiTheme="minorHAnsi" w:hAnsiTheme="minorHAnsi" w:cstheme="minorHAnsi"/>
        <w:sz w:val="28"/>
        <w:szCs w:val="28"/>
      </w:rPr>
      <w:t>CEC-NRCV-MCH-</w:t>
    </w:r>
    <w:r>
      <w:rPr>
        <w:rFonts w:asciiTheme="minorHAnsi" w:hAnsiTheme="minorHAnsi" w:cstheme="minorHAnsi"/>
        <w:sz w:val="28"/>
        <w:szCs w:val="28"/>
      </w:rPr>
      <w:t>32</w:t>
    </w:r>
  </w:p>
  <w:p w14:paraId="3B318979" w14:textId="77777777" w:rsidR="000B73D2" w:rsidRPr="00236E9E" w:rsidRDefault="000B73D2" w:rsidP="000B73D2">
    <w:pPr>
      <w:ind w:left="360"/>
      <w:rPr>
        <w:rFonts w:asciiTheme="minorHAnsi" w:hAnsiTheme="minorHAnsi" w:cstheme="minorHAnsi"/>
        <w:b/>
        <w:bCs/>
        <w:i/>
        <w:iCs/>
        <w:sz w:val="28"/>
        <w:szCs w:val="28"/>
      </w:rPr>
    </w:pPr>
    <w:r w:rsidRPr="00DC11AC">
      <w:rPr>
        <w:rFonts w:asciiTheme="minorHAnsi" w:hAnsiTheme="minorHAnsi" w:cstheme="minorHAnsi"/>
        <w:sz w:val="28"/>
        <w:szCs w:val="28"/>
      </w:rPr>
      <w:ptab w:relativeTo="margin" w:alignment="center" w:leader="none"/>
    </w:r>
    <w:r w:rsidRPr="00DC11AC">
      <w:rPr>
        <w:rFonts w:asciiTheme="minorHAnsi" w:hAnsiTheme="minorHAnsi" w:cstheme="minorHAnsi"/>
        <w:b/>
        <w:bCs/>
        <w:i/>
        <w:iCs/>
        <w:sz w:val="28"/>
        <w:szCs w:val="28"/>
      </w:rPr>
      <w:t>SAMPLE FORM – NOT VALID FOR SUBMISSION TO BUILDING DEPARTMENTS</w:t>
    </w:r>
  </w:p>
  <w:p w14:paraId="629563D7" w14:textId="77777777" w:rsidR="00024A2C" w:rsidRPr="00EB40A9" w:rsidRDefault="00024A2C" w:rsidP="00EB40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77777777" w:rsidR="00024A2C" w:rsidRDefault="00871379">
    <w:pPr>
      <w:pStyle w:val="Header"/>
    </w:pPr>
    <w:r>
      <w:rPr>
        <w:noProof/>
      </w:rPr>
      <w:pict w14:anchorId="0E16F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9B07" w14:textId="77777777" w:rsidR="00024A2C" w:rsidRDefault="00871379">
    <w:pPr>
      <w:pStyle w:val="Header"/>
    </w:pPr>
    <w:r>
      <w:rPr>
        <w:noProof/>
      </w:rPr>
      <w:pict w14:anchorId="233315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p w14:paraId="6FB30636" w14:textId="77777777" w:rsidR="00024A2C" w:rsidRDefault="00024A2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52DFA6CD" w14:textId="77777777" w:rsidTr="00023A98">
      <w:trPr>
        <w:cantSplit/>
        <w:trHeight w:val="288"/>
      </w:trPr>
      <w:tc>
        <w:tcPr>
          <w:tcW w:w="3881" w:type="pct"/>
          <w:gridSpan w:val="2"/>
          <w:tcBorders>
            <w:bottom w:val="single" w:sz="4" w:space="0" w:color="auto"/>
            <w:right w:val="nil"/>
          </w:tcBorders>
          <w:vAlign w:val="center"/>
        </w:tcPr>
        <w:p w14:paraId="0A28E9C8" w14:textId="54FCD7EE" w:rsidR="00024A2C" w:rsidRPr="00927918" w:rsidRDefault="00024A2C">
          <w:pPr>
            <w:pStyle w:val="Style17"/>
            <w:rPr>
              <w:b/>
              <w:sz w:val="20"/>
            </w:rPr>
          </w:pPr>
          <w:r w:rsidRPr="00927918">
            <w:rPr>
              <w:sz w:val="20"/>
            </w:rPr>
            <w:t>CERTIFICATE OF</w:t>
          </w:r>
          <w:r>
            <w:rPr>
              <w:sz w:val="20"/>
            </w:rPr>
            <w:t xml:space="preserve"> 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E9D47FD" w14:textId="50A23609" w:rsidR="00024A2C" w:rsidRPr="00927918" w:rsidRDefault="00020395">
          <w:pPr>
            <w:pStyle w:val="Style18"/>
            <w:rPr>
              <w:b/>
              <w:sz w:val="20"/>
            </w:rPr>
          </w:pPr>
          <w:r>
            <w:rPr>
              <w:sz w:val="20"/>
            </w:rPr>
            <w:t>NRCV</w:t>
          </w:r>
          <w:r w:rsidR="00024A2C" w:rsidRPr="00927918">
            <w:rPr>
              <w:sz w:val="20"/>
            </w:rPr>
            <w:t>-MCH-</w:t>
          </w:r>
          <w:r w:rsidR="00024A2C">
            <w:rPr>
              <w:sz w:val="20"/>
            </w:rPr>
            <w:t>32-H</w:t>
          </w:r>
        </w:p>
      </w:tc>
    </w:tr>
    <w:tr w:rsidR="00024A2C" w:rsidRPr="00F85124" w14:paraId="67019670" w14:textId="77777777" w:rsidTr="00023A98">
      <w:trPr>
        <w:cantSplit/>
        <w:trHeight w:val="288"/>
      </w:trPr>
      <w:tc>
        <w:tcPr>
          <w:tcW w:w="2285" w:type="pct"/>
          <w:tcBorders>
            <w:right w:val="nil"/>
          </w:tcBorders>
        </w:tcPr>
        <w:p w14:paraId="690EE3E8" w14:textId="520A309F" w:rsidR="00024A2C" w:rsidRPr="00F85124" w:rsidRDefault="00024A2C">
          <w:pPr>
            <w:pStyle w:val="Style19"/>
            <w:rPr>
              <w:sz w:val="12"/>
              <w:szCs w:val="12"/>
            </w:rPr>
          </w:pPr>
          <w:r>
            <w:t>Local Mechanical Exhaust – MCH-32</w:t>
          </w:r>
        </w:p>
      </w:tc>
      <w:tc>
        <w:tcPr>
          <w:tcW w:w="2715" w:type="pct"/>
          <w:gridSpan w:val="2"/>
          <w:tcBorders>
            <w:left w:val="nil"/>
          </w:tcBorders>
        </w:tcPr>
        <w:p w14:paraId="7B4A2886" w14:textId="5F1FDE00"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71379">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42F526F8" w14:textId="77777777" w:rsidR="00024A2C" w:rsidRDefault="00871379" w:rsidP="00D65FA1">
    <w:pPr>
      <w:pStyle w:val="Header"/>
    </w:pPr>
    <w:r>
      <w:rPr>
        <w:noProof/>
      </w:rPr>
      <w:pict w14:anchorId="79D6F1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87A6" w14:textId="77777777" w:rsidR="00024A2C" w:rsidRDefault="00871379">
    <w:pPr>
      <w:pStyle w:val="Header"/>
    </w:pPr>
    <w:r>
      <w:rPr>
        <w:noProof/>
      </w:rPr>
      <w:pict w14:anchorId="460120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77777777" w:rsidR="00024A2C" w:rsidRDefault="00871379">
    <w:pPr>
      <w:pStyle w:val="Header"/>
    </w:pPr>
    <w:r>
      <w:rPr>
        <w:noProof/>
      </w:rPr>
      <w:pict w14:anchorId="3459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024A2C" w:rsidRPr="00D65FA1" w:rsidRDefault="00024A2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4A1FFFB7" w:rsidR="00024A2C" w:rsidRPr="00D65FA1" w:rsidRDefault="00020395">
          <w:pPr>
            <w:pStyle w:val="Style18"/>
            <w:rPr>
              <w:b/>
              <w:sz w:val="20"/>
            </w:rPr>
          </w:pPr>
          <w:r>
            <w:rPr>
              <w:sz w:val="20"/>
            </w:rPr>
            <w:t>NRCV</w:t>
          </w:r>
          <w:r w:rsidR="00024A2C" w:rsidRPr="00D65FA1">
            <w:rPr>
              <w:sz w:val="20"/>
            </w:rPr>
            <w:t>-MCH-</w:t>
          </w:r>
          <w:r w:rsidR="00024A2C">
            <w:rPr>
              <w:sz w:val="20"/>
            </w:rPr>
            <w:t>32-H</w:t>
          </w:r>
        </w:p>
      </w:tc>
    </w:tr>
    <w:tr w:rsidR="00024A2C" w:rsidRPr="00F85124" w14:paraId="3C98AFA6" w14:textId="77777777" w:rsidTr="00023A98">
      <w:trPr>
        <w:cantSplit/>
        <w:trHeight w:val="288"/>
      </w:trPr>
      <w:tc>
        <w:tcPr>
          <w:tcW w:w="2285" w:type="pct"/>
          <w:tcBorders>
            <w:right w:val="nil"/>
          </w:tcBorders>
        </w:tcPr>
        <w:p w14:paraId="2696ED26" w14:textId="7DE33BEA" w:rsidR="00024A2C" w:rsidRPr="00F85124" w:rsidRDefault="00024A2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4E9AA633"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71379">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bl>
  <w:p w14:paraId="489758FB" w14:textId="77777777" w:rsidR="00024A2C" w:rsidRDefault="00871379" w:rsidP="007F6151">
    <w:pPr>
      <w:pStyle w:val="Header"/>
    </w:pPr>
    <w:r>
      <w:rPr>
        <w:noProof/>
      </w:rPr>
      <w:pict w14:anchorId="5BB2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77777777" w:rsidR="00024A2C" w:rsidRDefault="00871379">
    <w:pPr>
      <w:pStyle w:val="Header"/>
    </w:pPr>
    <w:r>
      <w:rPr>
        <w:noProof/>
      </w:rPr>
      <w:pict w14:anchorId="6F862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B3646"/>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C1A5C"/>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E3FC3"/>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8"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9"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22F0A94A"/>
    <w:lvl w:ilvl="0" w:tplc="123AB77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4"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F872178"/>
    <w:multiLevelType w:val="hybridMultilevel"/>
    <w:tmpl w:val="7A12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349690">
    <w:abstractNumId w:val="12"/>
  </w:num>
  <w:num w:numId="2" w16cid:durableId="901141025">
    <w:abstractNumId w:val="5"/>
  </w:num>
  <w:num w:numId="3" w16cid:durableId="587352392">
    <w:abstractNumId w:val="21"/>
  </w:num>
  <w:num w:numId="4" w16cid:durableId="460391079">
    <w:abstractNumId w:val="1"/>
  </w:num>
  <w:num w:numId="5" w16cid:durableId="1331175562">
    <w:abstractNumId w:val="0"/>
  </w:num>
  <w:num w:numId="6" w16cid:durableId="2072847650">
    <w:abstractNumId w:val="11"/>
  </w:num>
  <w:num w:numId="7" w16cid:durableId="69237492">
    <w:abstractNumId w:val="22"/>
  </w:num>
  <w:num w:numId="8" w16cid:durableId="1950428005">
    <w:abstractNumId w:val="25"/>
  </w:num>
  <w:num w:numId="9" w16cid:durableId="521433734">
    <w:abstractNumId w:val="10"/>
  </w:num>
  <w:num w:numId="10" w16cid:durableId="866404947">
    <w:abstractNumId w:val="17"/>
  </w:num>
  <w:num w:numId="11" w16cid:durableId="1304625953">
    <w:abstractNumId w:val="27"/>
  </w:num>
  <w:num w:numId="12" w16cid:durableId="956375124">
    <w:abstractNumId w:val="18"/>
  </w:num>
  <w:num w:numId="13" w16cid:durableId="1061174242">
    <w:abstractNumId w:val="13"/>
  </w:num>
  <w:num w:numId="14" w16cid:durableId="225724874">
    <w:abstractNumId w:val="20"/>
  </w:num>
  <w:num w:numId="15" w16cid:durableId="200940309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0385159">
    <w:abstractNumId w:val="11"/>
  </w:num>
  <w:num w:numId="17" w16cid:durableId="1736471141">
    <w:abstractNumId w:val="11"/>
  </w:num>
  <w:num w:numId="18" w16cid:durableId="918174515">
    <w:abstractNumId w:val="6"/>
  </w:num>
  <w:num w:numId="19" w16cid:durableId="47655110">
    <w:abstractNumId w:val="8"/>
  </w:num>
  <w:num w:numId="20" w16cid:durableId="1493452475">
    <w:abstractNumId w:val="28"/>
  </w:num>
  <w:num w:numId="21" w16cid:durableId="1166168614">
    <w:abstractNumId w:val="7"/>
  </w:num>
  <w:num w:numId="22" w16cid:durableId="1923175707">
    <w:abstractNumId w:val="9"/>
  </w:num>
  <w:num w:numId="23" w16cid:durableId="296835850">
    <w:abstractNumId w:val="30"/>
  </w:num>
  <w:num w:numId="24" w16cid:durableId="1160392836">
    <w:abstractNumId w:val="26"/>
  </w:num>
  <w:num w:numId="25" w16cid:durableId="94332804">
    <w:abstractNumId w:val="19"/>
  </w:num>
  <w:num w:numId="26" w16cid:durableId="1415588517">
    <w:abstractNumId w:val="14"/>
  </w:num>
  <w:num w:numId="27" w16cid:durableId="1525358631">
    <w:abstractNumId w:val="2"/>
  </w:num>
  <w:num w:numId="28" w16cid:durableId="1683824360">
    <w:abstractNumId w:val="29"/>
  </w:num>
  <w:num w:numId="29" w16cid:durableId="1973560837">
    <w:abstractNumId w:val="15"/>
  </w:num>
  <w:num w:numId="30" w16cid:durableId="646469405">
    <w:abstractNumId w:val="3"/>
  </w:num>
  <w:num w:numId="31" w16cid:durableId="938638968">
    <w:abstractNumId w:val="4"/>
  </w:num>
  <w:num w:numId="32" w16cid:durableId="986664243">
    <w:abstractNumId w:val="24"/>
  </w:num>
  <w:num w:numId="33" w16cid:durableId="1170482395">
    <w:abstractNumId w:val="16"/>
  </w:num>
  <w:num w:numId="34" w16cid:durableId="1917859343">
    <w:abstractNumId w:val="22"/>
    <w:lvlOverride w:ilvl="0">
      <w:startOverride w:val="1"/>
    </w:lvlOverride>
    <w:lvlOverride w:ilvl="1"/>
    <w:lvlOverride w:ilvl="2"/>
    <w:lvlOverride w:ilvl="3"/>
    <w:lvlOverride w:ilvl="4"/>
    <w:lvlOverride w:ilvl="5"/>
    <w:lvlOverride w:ilvl="6"/>
    <w:lvlOverride w:ilvl="7"/>
    <w:lvlOverride w:ilvl="8"/>
  </w:num>
  <w:num w:numId="35" w16cid:durableId="1185823129">
    <w:abstractNumId w:val="2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7F3"/>
    <w:rsid w:val="00002EE0"/>
    <w:rsid w:val="00005E16"/>
    <w:rsid w:val="0001052E"/>
    <w:rsid w:val="00010C95"/>
    <w:rsid w:val="00011AEC"/>
    <w:rsid w:val="000165F9"/>
    <w:rsid w:val="00020395"/>
    <w:rsid w:val="00023A98"/>
    <w:rsid w:val="00024A2C"/>
    <w:rsid w:val="00026B59"/>
    <w:rsid w:val="000303F6"/>
    <w:rsid w:val="00031FF2"/>
    <w:rsid w:val="00035135"/>
    <w:rsid w:val="00037F93"/>
    <w:rsid w:val="000447F3"/>
    <w:rsid w:val="000452DE"/>
    <w:rsid w:val="00045AF9"/>
    <w:rsid w:val="00052480"/>
    <w:rsid w:val="000547C6"/>
    <w:rsid w:val="0006136B"/>
    <w:rsid w:val="0006325B"/>
    <w:rsid w:val="00067802"/>
    <w:rsid w:val="00070E18"/>
    <w:rsid w:val="00071062"/>
    <w:rsid w:val="00074257"/>
    <w:rsid w:val="000753FB"/>
    <w:rsid w:val="00086EF9"/>
    <w:rsid w:val="0009315E"/>
    <w:rsid w:val="00093A7F"/>
    <w:rsid w:val="00094357"/>
    <w:rsid w:val="00097FDE"/>
    <w:rsid w:val="000A01E6"/>
    <w:rsid w:val="000A5B2C"/>
    <w:rsid w:val="000A601C"/>
    <w:rsid w:val="000A6716"/>
    <w:rsid w:val="000A7A62"/>
    <w:rsid w:val="000B1B45"/>
    <w:rsid w:val="000B73D2"/>
    <w:rsid w:val="000C0B3F"/>
    <w:rsid w:val="000C4D97"/>
    <w:rsid w:val="000C6B12"/>
    <w:rsid w:val="000D01A4"/>
    <w:rsid w:val="000D065E"/>
    <w:rsid w:val="000D0C09"/>
    <w:rsid w:val="000D4776"/>
    <w:rsid w:val="000E0347"/>
    <w:rsid w:val="000E2FAB"/>
    <w:rsid w:val="000E7B7C"/>
    <w:rsid w:val="000F2727"/>
    <w:rsid w:val="000F3711"/>
    <w:rsid w:val="000F4C0C"/>
    <w:rsid w:val="000F685B"/>
    <w:rsid w:val="000F713F"/>
    <w:rsid w:val="000F7AAF"/>
    <w:rsid w:val="00102D8C"/>
    <w:rsid w:val="00103283"/>
    <w:rsid w:val="001051B9"/>
    <w:rsid w:val="00105871"/>
    <w:rsid w:val="001108FE"/>
    <w:rsid w:val="00111C8E"/>
    <w:rsid w:val="0011235E"/>
    <w:rsid w:val="00121986"/>
    <w:rsid w:val="00121AEA"/>
    <w:rsid w:val="001263BF"/>
    <w:rsid w:val="00127A5E"/>
    <w:rsid w:val="0013183D"/>
    <w:rsid w:val="00131E30"/>
    <w:rsid w:val="0013395F"/>
    <w:rsid w:val="00135299"/>
    <w:rsid w:val="00141821"/>
    <w:rsid w:val="001456B0"/>
    <w:rsid w:val="0014582E"/>
    <w:rsid w:val="0014644D"/>
    <w:rsid w:val="00156325"/>
    <w:rsid w:val="00163FB5"/>
    <w:rsid w:val="00163FD2"/>
    <w:rsid w:val="00164B1B"/>
    <w:rsid w:val="00170A93"/>
    <w:rsid w:val="00173958"/>
    <w:rsid w:val="00174B78"/>
    <w:rsid w:val="001837A7"/>
    <w:rsid w:val="001844F5"/>
    <w:rsid w:val="00186CD3"/>
    <w:rsid w:val="00192313"/>
    <w:rsid w:val="0019479D"/>
    <w:rsid w:val="001947AA"/>
    <w:rsid w:val="001A11AA"/>
    <w:rsid w:val="001A15FE"/>
    <w:rsid w:val="001A6444"/>
    <w:rsid w:val="001B335E"/>
    <w:rsid w:val="001B37A2"/>
    <w:rsid w:val="001B6972"/>
    <w:rsid w:val="001B7A40"/>
    <w:rsid w:val="001C0809"/>
    <w:rsid w:val="001C2576"/>
    <w:rsid w:val="001C4226"/>
    <w:rsid w:val="001C624C"/>
    <w:rsid w:val="001D01EC"/>
    <w:rsid w:val="001D07F3"/>
    <w:rsid w:val="001D2D78"/>
    <w:rsid w:val="001D331F"/>
    <w:rsid w:val="001D3DAC"/>
    <w:rsid w:val="001E3C1B"/>
    <w:rsid w:val="001E3CED"/>
    <w:rsid w:val="001F4A5C"/>
    <w:rsid w:val="002011BC"/>
    <w:rsid w:val="00202A63"/>
    <w:rsid w:val="00202E7F"/>
    <w:rsid w:val="00204C45"/>
    <w:rsid w:val="00207977"/>
    <w:rsid w:val="00213337"/>
    <w:rsid w:val="0021359B"/>
    <w:rsid w:val="00213B87"/>
    <w:rsid w:val="00214F16"/>
    <w:rsid w:val="002233E9"/>
    <w:rsid w:val="00223BFD"/>
    <w:rsid w:val="00232C1C"/>
    <w:rsid w:val="00237379"/>
    <w:rsid w:val="00246307"/>
    <w:rsid w:val="002477FB"/>
    <w:rsid w:val="00260F33"/>
    <w:rsid w:val="00264BE7"/>
    <w:rsid w:val="0026531F"/>
    <w:rsid w:val="002679C3"/>
    <w:rsid w:val="0027059B"/>
    <w:rsid w:val="00272246"/>
    <w:rsid w:val="00276E1F"/>
    <w:rsid w:val="00282AB6"/>
    <w:rsid w:val="00284FB5"/>
    <w:rsid w:val="0029047D"/>
    <w:rsid w:val="00290950"/>
    <w:rsid w:val="0029154A"/>
    <w:rsid w:val="00294334"/>
    <w:rsid w:val="002A3EBD"/>
    <w:rsid w:val="002A4574"/>
    <w:rsid w:val="002B29C8"/>
    <w:rsid w:val="002C03F1"/>
    <w:rsid w:val="002C4695"/>
    <w:rsid w:val="002C490A"/>
    <w:rsid w:val="002D0D46"/>
    <w:rsid w:val="002D1237"/>
    <w:rsid w:val="002D69FC"/>
    <w:rsid w:val="002E47B0"/>
    <w:rsid w:val="002E76C4"/>
    <w:rsid w:val="002F25BB"/>
    <w:rsid w:val="002F40A2"/>
    <w:rsid w:val="002F5EFB"/>
    <w:rsid w:val="002F679F"/>
    <w:rsid w:val="0030200E"/>
    <w:rsid w:val="00306CAA"/>
    <w:rsid w:val="00307737"/>
    <w:rsid w:val="00310D9A"/>
    <w:rsid w:val="0032216A"/>
    <w:rsid w:val="00324825"/>
    <w:rsid w:val="003255BF"/>
    <w:rsid w:val="00327A9C"/>
    <w:rsid w:val="00332461"/>
    <w:rsid w:val="003363E8"/>
    <w:rsid w:val="003419C3"/>
    <w:rsid w:val="00341C52"/>
    <w:rsid w:val="00341EBD"/>
    <w:rsid w:val="003426B7"/>
    <w:rsid w:val="00350756"/>
    <w:rsid w:val="00352200"/>
    <w:rsid w:val="00352336"/>
    <w:rsid w:val="00353923"/>
    <w:rsid w:val="00353AD6"/>
    <w:rsid w:val="00354C00"/>
    <w:rsid w:val="00355739"/>
    <w:rsid w:val="00355C2A"/>
    <w:rsid w:val="003563E7"/>
    <w:rsid w:val="00360CDE"/>
    <w:rsid w:val="00362ECD"/>
    <w:rsid w:val="0036377D"/>
    <w:rsid w:val="00366612"/>
    <w:rsid w:val="003707C5"/>
    <w:rsid w:val="00370F90"/>
    <w:rsid w:val="0037448D"/>
    <w:rsid w:val="00377144"/>
    <w:rsid w:val="00380853"/>
    <w:rsid w:val="0038173A"/>
    <w:rsid w:val="003837C9"/>
    <w:rsid w:val="00390CE1"/>
    <w:rsid w:val="003A3A65"/>
    <w:rsid w:val="003A3D8D"/>
    <w:rsid w:val="003A6A70"/>
    <w:rsid w:val="003B01D2"/>
    <w:rsid w:val="003B6CB0"/>
    <w:rsid w:val="003C565D"/>
    <w:rsid w:val="003D0A5A"/>
    <w:rsid w:val="003D30A5"/>
    <w:rsid w:val="003D40CF"/>
    <w:rsid w:val="003D5DA1"/>
    <w:rsid w:val="003D6150"/>
    <w:rsid w:val="003E3948"/>
    <w:rsid w:val="003E7373"/>
    <w:rsid w:val="003E7FF4"/>
    <w:rsid w:val="003F2391"/>
    <w:rsid w:val="003F49B9"/>
    <w:rsid w:val="00403A9A"/>
    <w:rsid w:val="004152D0"/>
    <w:rsid w:val="00417094"/>
    <w:rsid w:val="00422DF2"/>
    <w:rsid w:val="00423CBE"/>
    <w:rsid w:val="00423E8B"/>
    <w:rsid w:val="00426193"/>
    <w:rsid w:val="00431F8D"/>
    <w:rsid w:val="004351D2"/>
    <w:rsid w:val="00444E93"/>
    <w:rsid w:val="00445E71"/>
    <w:rsid w:val="0045236C"/>
    <w:rsid w:val="00454065"/>
    <w:rsid w:val="004575B2"/>
    <w:rsid w:val="00465DA8"/>
    <w:rsid w:val="00467A82"/>
    <w:rsid w:val="00471B21"/>
    <w:rsid w:val="004726CC"/>
    <w:rsid w:val="004772E1"/>
    <w:rsid w:val="0047774E"/>
    <w:rsid w:val="004809E4"/>
    <w:rsid w:val="00481293"/>
    <w:rsid w:val="004812B3"/>
    <w:rsid w:val="00484240"/>
    <w:rsid w:val="00490895"/>
    <w:rsid w:val="004913AF"/>
    <w:rsid w:val="004947F6"/>
    <w:rsid w:val="0049664A"/>
    <w:rsid w:val="004A27C6"/>
    <w:rsid w:val="004A61C5"/>
    <w:rsid w:val="004B12CA"/>
    <w:rsid w:val="004B2A26"/>
    <w:rsid w:val="004B358A"/>
    <w:rsid w:val="004B6E84"/>
    <w:rsid w:val="004C0E44"/>
    <w:rsid w:val="004C3F98"/>
    <w:rsid w:val="004C4A09"/>
    <w:rsid w:val="004C4DA0"/>
    <w:rsid w:val="004C5AC8"/>
    <w:rsid w:val="004C65CB"/>
    <w:rsid w:val="004C748A"/>
    <w:rsid w:val="004D1B4B"/>
    <w:rsid w:val="004D4D10"/>
    <w:rsid w:val="004E4F83"/>
    <w:rsid w:val="004E5751"/>
    <w:rsid w:val="004E5DBA"/>
    <w:rsid w:val="004F0D78"/>
    <w:rsid w:val="004F2569"/>
    <w:rsid w:val="004F7B19"/>
    <w:rsid w:val="00502543"/>
    <w:rsid w:val="00502D64"/>
    <w:rsid w:val="0050386A"/>
    <w:rsid w:val="00505A99"/>
    <w:rsid w:val="005066B1"/>
    <w:rsid w:val="00510FF3"/>
    <w:rsid w:val="00511464"/>
    <w:rsid w:val="00517C75"/>
    <w:rsid w:val="00521E1D"/>
    <w:rsid w:val="00534921"/>
    <w:rsid w:val="00537C0F"/>
    <w:rsid w:val="005405B0"/>
    <w:rsid w:val="005410ED"/>
    <w:rsid w:val="0054256A"/>
    <w:rsid w:val="00542FD3"/>
    <w:rsid w:val="00551740"/>
    <w:rsid w:val="005518CD"/>
    <w:rsid w:val="005521FB"/>
    <w:rsid w:val="00555A82"/>
    <w:rsid w:val="005708C9"/>
    <w:rsid w:val="00573D96"/>
    <w:rsid w:val="00584D67"/>
    <w:rsid w:val="005A21B1"/>
    <w:rsid w:val="005A2B97"/>
    <w:rsid w:val="005A66DA"/>
    <w:rsid w:val="005C06AC"/>
    <w:rsid w:val="005D17AE"/>
    <w:rsid w:val="005D3827"/>
    <w:rsid w:val="005D3BD0"/>
    <w:rsid w:val="005D410F"/>
    <w:rsid w:val="005D51CC"/>
    <w:rsid w:val="005D57A5"/>
    <w:rsid w:val="005D66CB"/>
    <w:rsid w:val="005E0822"/>
    <w:rsid w:val="005E1615"/>
    <w:rsid w:val="005E1FE6"/>
    <w:rsid w:val="005E2135"/>
    <w:rsid w:val="005E243F"/>
    <w:rsid w:val="005E2F74"/>
    <w:rsid w:val="005F61B2"/>
    <w:rsid w:val="0060116F"/>
    <w:rsid w:val="00604BA7"/>
    <w:rsid w:val="00605833"/>
    <w:rsid w:val="00613729"/>
    <w:rsid w:val="00615927"/>
    <w:rsid w:val="00623F41"/>
    <w:rsid w:val="00624DA1"/>
    <w:rsid w:val="006312CE"/>
    <w:rsid w:val="006368EF"/>
    <w:rsid w:val="00636F83"/>
    <w:rsid w:val="0064067F"/>
    <w:rsid w:val="00640CBD"/>
    <w:rsid w:val="00650F07"/>
    <w:rsid w:val="00652777"/>
    <w:rsid w:val="006610B8"/>
    <w:rsid w:val="0066221E"/>
    <w:rsid w:val="00665B38"/>
    <w:rsid w:val="00665F31"/>
    <w:rsid w:val="00680EBD"/>
    <w:rsid w:val="00681623"/>
    <w:rsid w:val="0069162E"/>
    <w:rsid w:val="00697E52"/>
    <w:rsid w:val="006A206B"/>
    <w:rsid w:val="006A4533"/>
    <w:rsid w:val="006A5191"/>
    <w:rsid w:val="006C39EB"/>
    <w:rsid w:val="006D0675"/>
    <w:rsid w:val="006D09A3"/>
    <w:rsid w:val="006D0A26"/>
    <w:rsid w:val="006D5DF8"/>
    <w:rsid w:val="006D6FE1"/>
    <w:rsid w:val="006E0082"/>
    <w:rsid w:val="006E3552"/>
    <w:rsid w:val="006E4BEC"/>
    <w:rsid w:val="006F1E84"/>
    <w:rsid w:val="006F20AA"/>
    <w:rsid w:val="006F5261"/>
    <w:rsid w:val="0070032C"/>
    <w:rsid w:val="00700F25"/>
    <w:rsid w:val="007043ED"/>
    <w:rsid w:val="00707DEC"/>
    <w:rsid w:val="00714032"/>
    <w:rsid w:val="0071493E"/>
    <w:rsid w:val="0072157A"/>
    <w:rsid w:val="00722721"/>
    <w:rsid w:val="00726475"/>
    <w:rsid w:val="007277D4"/>
    <w:rsid w:val="00731786"/>
    <w:rsid w:val="007318C7"/>
    <w:rsid w:val="00744E9A"/>
    <w:rsid w:val="00757E79"/>
    <w:rsid w:val="00761B95"/>
    <w:rsid w:val="00762E40"/>
    <w:rsid w:val="00767718"/>
    <w:rsid w:val="00771100"/>
    <w:rsid w:val="00777430"/>
    <w:rsid w:val="00777B2F"/>
    <w:rsid w:val="00786052"/>
    <w:rsid w:val="0078705F"/>
    <w:rsid w:val="00787DE8"/>
    <w:rsid w:val="0079128F"/>
    <w:rsid w:val="00791629"/>
    <w:rsid w:val="00795E0C"/>
    <w:rsid w:val="00797D33"/>
    <w:rsid w:val="007A093B"/>
    <w:rsid w:val="007A4BBF"/>
    <w:rsid w:val="007A5D38"/>
    <w:rsid w:val="007C522D"/>
    <w:rsid w:val="007D3387"/>
    <w:rsid w:val="007D4CA3"/>
    <w:rsid w:val="007E127B"/>
    <w:rsid w:val="007E1719"/>
    <w:rsid w:val="007E5494"/>
    <w:rsid w:val="007E64C1"/>
    <w:rsid w:val="007F4B20"/>
    <w:rsid w:val="007F4B56"/>
    <w:rsid w:val="007F6151"/>
    <w:rsid w:val="00800C91"/>
    <w:rsid w:val="00802060"/>
    <w:rsid w:val="00802F5A"/>
    <w:rsid w:val="00806304"/>
    <w:rsid w:val="0082165D"/>
    <w:rsid w:val="008236A7"/>
    <w:rsid w:val="00827F4B"/>
    <w:rsid w:val="00830150"/>
    <w:rsid w:val="008331A6"/>
    <w:rsid w:val="00834B21"/>
    <w:rsid w:val="008378BF"/>
    <w:rsid w:val="00846618"/>
    <w:rsid w:val="008472E3"/>
    <w:rsid w:val="0085658C"/>
    <w:rsid w:val="00857191"/>
    <w:rsid w:val="008607B1"/>
    <w:rsid w:val="00861E71"/>
    <w:rsid w:val="0086218C"/>
    <w:rsid w:val="00871379"/>
    <w:rsid w:val="00871F65"/>
    <w:rsid w:val="00873389"/>
    <w:rsid w:val="00875FAF"/>
    <w:rsid w:val="008771CF"/>
    <w:rsid w:val="00877D26"/>
    <w:rsid w:val="00883B90"/>
    <w:rsid w:val="00894CE4"/>
    <w:rsid w:val="008951AB"/>
    <w:rsid w:val="008978A7"/>
    <w:rsid w:val="008A0098"/>
    <w:rsid w:val="008A0EE5"/>
    <w:rsid w:val="008A46CE"/>
    <w:rsid w:val="008A77FE"/>
    <w:rsid w:val="008A7E28"/>
    <w:rsid w:val="008B40F7"/>
    <w:rsid w:val="008B7043"/>
    <w:rsid w:val="008B7B78"/>
    <w:rsid w:val="008C5AD3"/>
    <w:rsid w:val="008C702A"/>
    <w:rsid w:val="008D037B"/>
    <w:rsid w:val="008D2AD1"/>
    <w:rsid w:val="008D4349"/>
    <w:rsid w:val="008D7DBB"/>
    <w:rsid w:val="008E21F5"/>
    <w:rsid w:val="008E6549"/>
    <w:rsid w:val="008E74BE"/>
    <w:rsid w:val="008F5AD6"/>
    <w:rsid w:val="008F77B0"/>
    <w:rsid w:val="00901778"/>
    <w:rsid w:val="009062EA"/>
    <w:rsid w:val="009062F2"/>
    <w:rsid w:val="009075B5"/>
    <w:rsid w:val="0091285E"/>
    <w:rsid w:val="00912F68"/>
    <w:rsid w:val="009213E6"/>
    <w:rsid w:val="0092378C"/>
    <w:rsid w:val="00925EA3"/>
    <w:rsid w:val="0093138C"/>
    <w:rsid w:val="00932E1C"/>
    <w:rsid w:val="009335C5"/>
    <w:rsid w:val="009369F2"/>
    <w:rsid w:val="009417DB"/>
    <w:rsid w:val="00945212"/>
    <w:rsid w:val="00945EED"/>
    <w:rsid w:val="00951BB7"/>
    <w:rsid w:val="009528FF"/>
    <w:rsid w:val="00954811"/>
    <w:rsid w:val="00954E27"/>
    <w:rsid w:val="0095737E"/>
    <w:rsid w:val="0096325C"/>
    <w:rsid w:val="00964DAF"/>
    <w:rsid w:val="00972E73"/>
    <w:rsid w:val="00976D94"/>
    <w:rsid w:val="00982808"/>
    <w:rsid w:val="00992AE0"/>
    <w:rsid w:val="009A4F12"/>
    <w:rsid w:val="009A4F6D"/>
    <w:rsid w:val="009A590F"/>
    <w:rsid w:val="009A708E"/>
    <w:rsid w:val="009B1087"/>
    <w:rsid w:val="009B1356"/>
    <w:rsid w:val="009C1248"/>
    <w:rsid w:val="009C3B3B"/>
    <w:rsid w:val="009C4F94"/>
    <w:rsid w:val="009C64FE"/>
    <w:rsid w:val="009C7275"/>
    <w:rsid w:val="009D4C4A"/>
    <w:rsid w:val="009D6D23"/>
    <w:rsid w:val="009E0E4F"/>
    <w:rsid w:val="009E7A2F"/>
    <w:rsid w:val="009F1934"/>
    <w:rsid w:val="009F41D2"/>
    <w:rsid w:val="009F4FC9"/>
    <w:rsid w:val="00A02693"/>
    <w:rsid w:val="00A03A9B"/>
    <w:rsid w:val="00A04313"/>
    <w:rsid w:val="00A054B3"/>
    <w:rsid w:val="00A062A4"/>
    <w:rsid w:val="00A064F6"/>
    <w:rsid w:val="00A106C7"/>
    <w:rsid w:val="00A10E82"/>
    <w:rsid w:val="00A209C7"/>
    <w:rsid w:val="00A26E22"/>
    <w:rsid w:val="00A31477"/>
    <w:rsid w:val="00A32F6D"/>
    <w:rsid w:val="00A35980"/>
    <w:rsid w:val="00A36719"/>
    <w:rsid w:val="00A377D9"/>
    <w:rsid w:val="00A4543E"/>
    <w:rsid w:val="00A4665D"/>
    <w:rsid w:val="00A5332E"/>
    <w:rsid w:val="00A56F73"/>
    <w:rsid w:val="00A6101B"/>
    <w:rsid w:val="00A635C0"/>
    <w:rsid w:val="00A648E4"/>
    <w:rsid w:val="00A729CA"/>
    <w:rsid w:val="00A75619"/>
    <w:rsid w:val="00A80C64"/>
    <w:rsid w:val="00AA157A"/>
    <w:rsid w:val="00AA23CF"/>
    <w:rsid w:val="00AA5382"/>
    <w:rsid w:val="00AA5BE8"/>
    <w:rsid w:val="00AA6710"/>
    <w:rsid w:val="00AA686E"/>
    <w:rsid w:val="00AA7267"/>
    <w:rsid w:val="00AB3C6D"/>
    <w:rsid w:val="00AB4A68"/>
    <w:rsid w:val="00AB4B57"/>
    <w:rsid w:val="00AB55F0"/>
    <w:rsid w:val="00AC0F91"/>
    <w:rsid w:val="00AC2089"/>
    <w:rsid w:val="00AC36B4"/>
    <w:rsid w:val="00AC7866"/>
    <w:rsid w:val="00AC79A0"/>
    <w:rsid w:val="00AD0B90"/>
    <w:rsid w:val="00AD1127"/>
    <w:rsid w:val="00AD1A32"/>
    <w:rsid w:val="00AD1CB3"/>
    <w:rsid w:val="00AD7B71"/>
    <w:rsid w:val="00AE29FB"/>
    <w:rsid w:val="00AE5DAC"/>
    <w:rsid w:val="00AE6DE8"/>
    <w:rsid w:val="00AF130F"/>
    <w:rsid w:val="00AF4C50"/>
    <w:rsid w:val="00B06019"/>
    <w:rsid w:val="00B07E1A"/>
    <w:rsid w:val="00B16902"/>
    <w:rsid w:val="00B25762"/>
    <w:rsid w:val="00B3284C"/>
    <w:rsid w:val="00B33AFC"/>
    <w:rsid w:val="00B34A97"/>
    <w:rsid w:val="00B37E3B"/>
    <w:rsid w:val="00B41FFD"/>
    <w:rsid w:val="00B4489D"/>
    <w:rsid w:val="00B461A4"/>
    <w:rsid w:val="00B573A6"/>
    <w:rsid w:val="00B61285"/>
    <w:rsid w:val="00B7067C"/>
    <w:rsid w:val="00B71555"/>
    <w:rsid w:val="00B84849"/>
    <w:rsid w:val="00B866CA"/>
    <w:rsid w:val="00B86B49"/>
    <w:rsid w:val="00B9070D"/>
    <w:rsid w:val="00B91C90"/>
    <w:rsid w:val="00B92635"/>
    <w:rsid w:val="00B955E7"/>
    <w:rsid w:val="00B96332"/>
    <w:rsid w:val="00B97159"/>
    <w:rsid w:val="00B97D60"/>
    <w:rsid w:val="00BA3C37"/>
    <w:rsid w:val="00BA4F7A"/>
    <w:rsid w:val="00BA4F86"/>
    <w:rsid w:val="00BB4971"/>
    <w:rsid w:val="00BB7005"/>
    <w:rsid w:val="00BC2AE6"/>
    <w:rsid w:val="00BC5080"/>
    <w:rsid w:val="00BC564F"/>
    <w:rsid w:val="00BD090E"/>
    <w:rsid w:val="00BD285F"/>
    <w:rsid w:val="00BE371B"/>
    <w:rsid w:val="00BE4740"/>
    <w:rsid w:val="00BF340F"/>
    <w:rsid w:val="00BF3503"/>
    <w:rsid w:val="00BF54E0"/>
    <w:rsid w:val="00C01E1A"/>
    <w:rsid w:val="00C03396"/>
    <w:rsid w:val="00C053EF"/>
    <w:rsid w:val="00C105A9"/>
    <w:rsid w:val="00C106E8"/>
    <w:rsid w:val="00C135F2"/>
    <w:rsid w:val="00C15EEF"/>
    <w:rsid w:val="00C16F33"/>
    <w:rsid w:val="00C16F9A"/>
    <w:rsid w:val="00C1794E"/>
    <w:rsid w:val="00C21469"/>
    <w:rsid w:val="00C23D5F"/>
    <w:rsid w:val="00C27BAB"/>
    <w:rsid w:val="00C3222B"/>
    <w:rsid w:val="00C42A31"/>
    <w:rsid w:val="00C43D36"/>
    <w:rsid w:val="00C44A28"/>
    <w:rsid w:val="00C44D97"/>
    <w:rsid w:val="00C474C1"/>
    <w:rsid w:val="00C5055B"/>
    <w:rsid w:val="00C51E0F"/>
    <w:rsid w:val="00C53F9A"/>
    <w:rsid w:val="00C56E30"/>
    <w:rsid w:val="00C62D48"/>
    <w:rsid w:val="00C64AD0"/>
    <w:rsid w:val="00C64DBF"/>
    <w:rsid w:val="00C76888"/>
    <w:rsid w:val="00C91598"/>
    <w:rsid w:val="00C9288D"/>
    <w:rsid w:val="00CA4FE4"/>
    <w:rsid w:val="00CA740A"/>
    <w:rsid w:val="00CB00C9"/>
    <w:rsid w:val="00CB14DD"/>
    <w:rsid w:val="00CB22EC"/>
    <w:rsid w:val="00CB49F9"/>
    <w:rsid w:val="00CB62E7"/>
    <w:rsid w:val="00CC5F3A"/>
    <w:rsid w:val="00CC61C3"/>
    <w:rsid w:val="00CD6B8A"/>
    <w:rsid w:val="00CE23DA"/>
    <w:rsid w:val="00CE3D5B"/>
    <w:rsid w:val="00CF0F79"/>
    <w:rsid w:val="00CF4E00"/>
    <w:rsid w:val="00CF68AF"/>
    <w:rsid w:val="00D0257D"/>
    <w:rsid w:val="00D0506C"/>
    <w:rsid w:val="00D055B5"/>
    <w:rsid w:val="00D0728E"/>
    <w:rsid w:val="00D1405D"/>
    <w:rsid w:val="00D2532B"/>
    <w:rsid w:val="00D25693"/>
    <w:rsid w:val="00D26D15"/>
    <w:rsid w:val="00D26DCF"/>
    <w:rsid w:val="00D326F9"/>
    <w:rsid w:val="00D329E4"/>
    <w:rsid w:val="00D431C2"/>
    <w:rsid w:val="00D434B0"/>
    <w:rsid w:val="00D45E88"/>
    <w:rsid w:val="00D52AC5"/>
    <w:rsid w:val="00D52C1D"/>
    <w:rsid w:val="00D546E0"/>
    <w:rsid w:val="00D54DA1"/>
    <w:rsid w:val="00D54FC9"/>
    <w:rsid w:val="00D611EF"/>
    <w:rsid w:val="00D6244D"/>
    <w:rsid w:val="00D642FF"/>
    <w:rsid w:val="00D65FA1"/>
    <w:rsid w:val="00D67022"/>
    <w:rsid w:val="00D67E5B"/>
    <w:rsid w:val="00D70078"/>
    <w:rsid w:val="00D71F67"/>
    <w:rsid w:val="00D7662B"/>
    <w:rsid w:val="00D82715"/>
    <w:rsid w:val="00D84059"/>
    <w:rsid w:val="00D85A3A"/>
    <w:rsid w:val="00D85C84"/>
    <w:rsid w:val="00D951D1"/>
    <w:rsid w:val="00DA445F"/>
    <w:rsid w:val="00DA6C5C"/>
    <w:rsid w:val="00DB0685"/>
    <w:rsid w:val="00DB0C92"/>
    <w:rsid w:val="00DB3BB0"/>
    <w:rsid w:val="00DC59D7"/>
    <w:rsid w:val="00DC7024"/>
    <w:rsid w:val="00DC7F00"/>
    <w:rsid w:val="00DD2592"/>
    <w:rsid w:val="00DD4B3B"/>
    <w:rsid w:val="00DD5C3E"/>
    <w:rsid w:val="00DE24F3"/>
    <w:rsid w:val="00DE3DC8"/>
    <w:rsid w:val="00DE4187"/>
    <w:rsid w:val="00DE4D94"/>
    <w:rsid w:val="00DE72C8"/>
    <w:rsid w:val="00DE79CE"/>
    <w:rsid w:val="00DF4E35"/>
    <w:rsid w:val="00E00776"/>
    <w:rsid w:val="00E01E27"/>
    <w:rsid w:val="00E0224C"/>
    <w:rsid w:val="00E04D85"/>
    <w:rsid w:val="00E06ED1"/>
    <w:rsid w:val="00E07402"/>
    <w:rsid w:val="00E168DF"/>
    <w:rsid w:val="00E22DBA"/>
    <w:rsid w:val="00E2442F"/>
    <w:rsid w:val="00E326DF"/>
    <w:rsid w:val="00E3328B"/>
    <w:rsid w:val="00E35A2C"/>
    <w:rsid w:val="00E37C19"/>
    <w:rsid w:val="00E40485"/>
    <w:rsid w:val="00E452C9"/>
    <w:rsid w:val="00E5118D"/>
    <w:rsid w:val="00E53748"/>
    <w:rsid w:val="00E54A96"/>
    <w:rsid w:val="00E62F4A"/>
    <w:rsid w:val="00E658A8"/>
    <w:rsid w:val="00E7129A"/>
    <w:rsid w:val="00E74FA7"/>
    <w:rsid w:val="00E84254"/>
    <w:rsid w:val="00E842BD"/>
    <w:rsid w:val="00E84F79"/>
    <w:rsid w:val="00E91D61"/>
    <w:rsid w:val="00E922E3"/>
    <w:rsid w:val="00E94DBE"/>
    <w:rsid w:val="00E968B2"/>
    <w:rsid w:val="00E9761F"/>
    <w:rsid w:val="00EB04B2"/>
    <w:rsid w:val="00EB1DEC"/>
    <w:rsid w:val="00EB3159"/>
    <w:rsid w:val="00EB3465"/>
    <w:rsid w:val="00EB40A9"/>
    <w:rsid w:val="00EB40E3"/>
    <w:rsid w:val="00EB6EDA"/>
    <w:rsid w:val="00EC0A97"/>
    <w:rsid w:val="00EC36AD"/>
    <w:rsid w:val="00ED2264"/>
    <w:rsid w:val="00ED7383"/>
    <w:rsid w:val="00EE1876"/>
    <w:rsid w:val="00EE50D6"/>
    <w:rsid w:val="00EE6757"/>
    <w:rsid w:val="00EF05FF"/>
    <w:rsid w:val="00EF627B"/>
    <w:rsid w:val="00EF64A5"/>
    <w:rsid w:val="00F0569C"/>
    <w:rsid w:val="00F111F9"/>
    <w:rsid w:val="00F1220E"/>
    <w:rsid w:val="00F234BC"/>
    <w:rsid w:val="00F26A73"/>
    <w:rsid w:val="00F33AAA"/>
    <w:rsid w:val="00F4057B"/>
    <w:rsid w:val="00F4128F"/>
    <w:rsid w:val="00F46492"/>
    <w:rsid w:val="00F464CD"/>
    <w:rsid w:val="00F52A83"/>
    <w:rsid w:val="00F545F3"/>
    <w:rsid w:val="00F557F6"/>
    <w:rsid w:val="00F56C2C"/>
    <w:rsid w:val="00F635DD"/>
    <w:rsid w:val="00F66DC5"/>
    <w:rsid w:val="00F735AD"/>
    <w:rsid w:val="00F75516"/>
    <w:rsid w:val="00F86E28"/>
    <w:rsid w:val="00F961DE"/>
    <w:rsid w:val="00FA76EA"/>
    <w:rsid w:val="00FB5CF1"/>
    <w:rsid w:val="00FB7C8C"/>
    <w:rsid w:val="00FC25CF"/>
    <w:rsid w:val="00FC3D48"/>
    <w:rsid w:val="00FC5CD6"/>
    <w:rsid w:val="00FD0B67"/>
    <w:rsid w:val="00FD11ED"/>
    <w:rsid w:val="00FD202F"/>
    <w:rsid w:val="00FD3D8F"/>
    <w:rsid w:val="00FD4671"/>
    <w:rsid w:val="00FD4D9A"/>
    <w:rsid w:val="00FD6CA3"/>
    <w:rsid w:val="00FE557D"/>
    <w:rsid w:val="00FF3140"/>
    <w:rsid w:val="00FF52AE"/>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78B7F"/>
  <w15:docId w15:val="{0B9C81B3-9EB2-412A-A9DA-65FA41F7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table" w:customStyle="1" w:styleId="TableGrid1">
    <w:name w:val="Table Grid1"/>
    <w:basedOn w:val="TableNormal"/>
    <w:next w:val="TableGrid"/>
    <w:rsid w:val="00E452C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EB04B2"/>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4B2A26"/>
    <w:rPr>
      <w:color w:val="605E5C"/>
      <w:shd w:val="clear" w:color="auto" w:fill="E1DFDD"/>
    </w:rPr>
  </w:style>
  <w:style w:type="character" w:styleId="Mention">
    <w:name w:val="Mention"/>
    <w:basedOn w:val="DefaultParagraphFont"/>
    <w:uiPriority w:val="99"/>
    <w:unhideWhenUsed/>
    <w:rsid w:val="004B2A2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502967-2C0A-4396-B668-5C1D32EFEDFE}">
  <ds:schemaRefs>
    <ds:schemaRef ds:uri="http://purl.org/dc/terms/"/>
    <ds:schemaRef ds:uri="http://schemas.microsoft.com/office/2006/metadata/properties"/>
    <ds:schemaRef ds:uri="http://purl.org/dc/dcmitype/"/>
    <ds:schemaRef ds:uri="http://schemas.microsoft.com/office/2006/documentManagement/types"/>
    <ds:schemaRef ds:uri="http://purl.org/dc/elements/1.1/"/>
    <ds:schemaRef ds:uri="5067c814-4b34-462c-a21d-c185ff6548d2"/>
    <ds:schemaRef ds:uri="http://schemas.openxmlformats.org/package/2006/metadata/core-properties"/>
    <ds:schemaRef ds:uri="785685f2-c2e1-4352-89aa-3faca8eaba52"/>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283A0D43-2304-430F-ADB8-B0E8F4F81E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9FB41-2BAD-4CC3-A1A1-DD3C4911AFEC}">
  <ds:schemaRefs>
    <ds:schemaRef ds:uri="http://schemas.openxmlformats.org/officeDocument/2006/bibliography"/>
  </ds:schemaRefs>
</ds:datastoreItem>
</file>

<file path=customXml/itemProps4.xml><?xml version="1.0" encoding="utf-8"?>
<ds:datastoreItem xmlns:ds="http://schemas.openxmlformats.org/officeDocument/2006/customXml" ds:itemID="{852AFF26-A2AA-4225-9B40-957AB77EE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8</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15290</CharactersWithSpaces>
  <SharedDoc>false</SharedDoc>
  <HLinks>
    <vt:vector size="6" baseType="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120</cp:revision>
  <cp:lastPrinted>2019-04-10T19:50:00Z</cp:lastPrinted>
  <dcterms:created xsi:type="dcterms:W3CDTF">2020-03-05T19:39:00Z</dcterms:created>
  <dcterms:modified xsi:type="dcterms:W3CDTF">2022-11-04T23:20:00Z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