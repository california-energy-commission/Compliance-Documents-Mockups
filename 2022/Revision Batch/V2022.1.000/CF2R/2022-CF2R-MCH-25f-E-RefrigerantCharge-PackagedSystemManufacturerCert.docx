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E48A4" w14:textId="2942D753" w:rsidR="00283F87" w:rsidRPr="00A350AF" w:rsidRDefault="00283F87" w:rsidP="00283F87">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6A8574BF" w14:textId="77777777" w:rsidR="00283F87" w:rsidRPr="00CC26DE" w:rsidRDefault="00283F87" w:rsidP="00283F87">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283F87" w:rsidRPr="00CC26DE" w14:paraId="54BD2648" w14:textId="77777777" w:rsidTr="00E82BCD">
        <w:trPr>
          <w:trHeight w:val="288"/>
        </w:trPr>
        <w:tc>
          <w:tcPr>
            <w:tcW w:w="7177" w:type="dxa"/>
          </w:tcPr>
          <w:p w14:paraId="1CDCB3EE" w14:textId="77777777" w:rsidR="00283F87" w:rsidRPr="00CC26DE" w:rsidRDefault="00283F87"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59EF848E" w14:textId="77777777" w:rsidR="00283F87" w:rsidRPr="00CC26DE" w:rsidRDefault="00283F87"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283F87" w:rsidRPr="00CC26DE" w14:paraId="61854C80" w14:textId="77777777" w:rsidTr="00E82BCD">
        <w:trPr>
          <w:trHeight w:val="288"/>
        </w:trPr>
        <w:tc>
          <w:tcPr>
            <w:tcW w:w="7177" w:type="dxa"/>
          </w:tcPr>
          <w:p w14:paraId="77728B2B" w14:textId="77777777" w:rsidR="00283F87" w:rsidRPr="00CC26DE" w:rsidRDefault="00283F87"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0051E9DC" w14:textId="77777777" w:rsidR="00283F87" w:rsidRPr="00CC26DE" w:rsidRDefault="00283F87"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283F87" w:rsidRPr="00CC26DE" w14:paraId="47511A38" w14:textId="77777777" w:rsidTr="00E82BCD">
        <w:trPr>
          <w:trHeight w:val="288"/>
        </w:trPr>
        <w:tc>
          <w:tcPr>
            <w:tcW w:w="7177" w:type="dxa"/>
          </w:tcPr>
          <w:p w14:paraId="51D4B174" w14:textId="77777777" w:rsidR="00283F87" w:rsidRPr="00CC26DE" w:rsidRDefault="00283F87"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67A88708" w14:textId="77777777" w:rsidR="00283F87" w:rsidRPr="00CC26DE" w:rsidRDefault="00283F87"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7F1EE47D" w14:textId="0D67A7CB" w:rsidR="00283F87" w:rsidRDefault="00283F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6B1C28" w:rsidRPr="001D49B7" w14:paraId="517E59AE" w14:textId="77777777" w:rsidTr="000206B5">
        <w:trPr>
          <w:cantSplit/>
          <w:trHeight w:val="449"/>
        </w:trPr>
        <w:tc>
          <w:tcPr>
            <w:tcW w:w="5000" w:type="pct"/>
            <w:gridSpan w:val="3"/>
          </w:tcPr>
          <w:p w14:paraId="517E59AC" w14:textId="30065CB2" w:rsidR="006B1C28" w:rsidRPr="001D49B7" w:rsidRDefault="006B1C28" w:rsidP="00731BAB">
            <w:pPr>
              <w:rPr>
                <w:rFonts w:ascii="Calibri" w:hAnsi="Calibri"/>
                <w:b/>
              </w:rPr>
            </w:pPr>
            <w:r>
              <w:rPr>
                <w:rFonts w:ascii="Calibri" w:hAnsi="Calibri"/>
                <w:b/>
              </w:rPr>
              <w:t>A. System Information</w:t>
            </w:r>
          </w:p>
          <w:p w14:paraId="517E59AD" w14:textId="77777777" w:rsidR="006B1C28" w:rsidRPr="0032702E" w:rsidRDefault="006B1C28" w:rsidP="00731BAB">
            <w:pPr>
              <w:rPr>
                <w:rFonts w:ascii="Calibri" w:hAnsi="Calibri"/>
              </w:rPr>
            </w:pPr>
            <w:r w:rsidRPr="0032702E">
              <w:rPr>
                <w:rFonts w:ascii="Calibri" w:hAnsi="Calibri"/>
                <w:sz w:val="18"/>
              </w:rPr>
              <w:t>Each system requiring refrigerant charge verification will be documented on a separate certificate.</w:t>
            </w:r>
          </w:p>
        </w:tc>
      </w:tr>
      <w:tr w:rsidR="006B1C28" w:rsidRPr="001D49B7" w14:paraId="517E59B2" w14:textId="77777777" w:rsidTr="00C016B2">
        <w:trPr>
          <w:cantSplit/>
          <w:trHeight w:val="360"/>
        </w:trPr>
        <w:tc>
          <w:tcPr>
            <w:tcW w:w="288" w:type="pct"/>
            <w:vAlign w:val="center"/>
          </w:tcPr>
          <w:p w14:paraId="517E59A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9B0" w14:textId="59C9A80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Identification or Name</w:t>
            </w:r>
          </w:p>
        </w:tc>
        <w:tc>
          <w:tcPr>
            <w:tcW w:w="2500" w:type="pct"/>
          </w:tcPr>
          <w:p w14:paraId="517E59B1"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B6" w14:textId="77777777" w:rsidTr="00C016B2">
        <w:trPr>
          <w:cantSplit/>
          <w:trHeight w:val="360"/>
        </w:trPr>
        <w:tc>
          <w:tcPr>
            <w:tcW w:w="288" w:type="pct"/>
            <w:vAlign w:val="center"/>
          </w:tcPr>
          <w:p w14:paraId="517E59B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9B4" w14:textId="341D0A31" w:rsidR="006B1C28" w:rsidRPr="001D49B7" w:rsidRDefault="00C02166" w:rsidP="00731BAB">
            <w:pPr>
              <w:pStyle w:val="Header"/>
              <w:tabs>
                <w:tab w:val="clear" w:pos="4320"/>
                <w:tab w:val="clear" w:pos="8640"/>
              </w:tabs>
              <w:rPr>
                <w:rFonts w:ascii="Calibri" w:hAnsi="Calibri"/>
              </w:rPr>
            </w:pPr>
            <w:r>
              <w:rPr>
                <w:rFonts w:ascii="Calibri" w:hAnsi="Calibri"/>
              </w:rPr>
              <w:t xml:space="preserve">Space Conditioning </w:t>
            </w:r>
            <w:r w:rsidR="006B1C28">
              <w:rPr>
                <w:rFonts w:ascii="Calibri" w:hAnsi="Calibri"/>
              </w:rPr>
              <w:t>System Location or Area Served</w:t>
            </w:r>
          </w:p>
        </w:tc>
        <w:tc>
          <w:tcPr>
            <w:tcW w:w="2500" w:type="pct"/>
          </w:tcPr>
          <w:p w14:paraId="517E59B5" w14:textId="77777777" w:rsidR="006B1C28" w:rsidRPr="001D49B7" w:rsidRDefault="006B1C28" w:rsidP="00C016B2">
            <w:pPr>
              <w:rPr>
                <w:rFonts w:ascii="Calibri" w:hAnsi="Calibri"/>
              </w:rPr>
            </w:pPr>
          </w:p>
        </w:tc>
      </w:tr>
      <w:tr w:rsidR="006B1C28" w:rsidRPr="001D49B7" w14:paraId="517E59BA" w14:textId="77777777" w:rsidTr="00C016B2">
        <w:trPr>
          <w:cantSplit/>
          <w:trHeight w:val="360"/>
        </w:trPr>
        <w:tc>
          <w:tcPr>
            <w:tcW w:w="288" w:type="pct"/>
            <w:vAlign w:val="center"/>
          </w:tcPr>
          <w:p w14:paraId="517E59B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9B8" w14:textId="10006738"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ake or </w:t>
            </w:r>
            <w:r w:rsidR="00731BAB">
              <w:rPr>
                <w:rFonts w:ascii="Calibri" w:hAnsi="Calibri"/>
              </w:rPr>
              <w:t>B</w:t>
            </w:r>
            <w:r>
              <w:rPr>
                <w:rFonts w:ascii="Calibri" w:hAnsi="Calibri"/>
              </w:rPr>
              <w:t>rand</w:t>
            </w:r>
          </w:p>
        </w:tc>
        <w:tc>
          <w:tcPr>
            <w:tcW w:w="2500" w:type="pct"/>
          </w:tcPr>
          <w:p w14:paraId="517E59B9" w14:textId="77777777" w:rsidR="006B1C28" w:rsidRPr="001D49B7" w:rsidRDefault="006B1C28" w:rsidP="00C016B2">
            <w:pPr>
              <w:rPr>
                <w:rFonts w:ascii="Calibri" w:hAnsi="Calibri"/>
              </w:rPr>
            </w:pPr>
          </w:p>
        </w:tc>
      </w:tr>
      <w:tr w:rsidR="006B1C28" w:rsidRPr="001D49B7" w14:paraId="517E59BE" w14:textId="77777777" w:rsidTr="00C016B2">
        <w:trPr>
          <w:cantSplit/>
          <w:trHeight w:val="360"/>
        </w:trPr>
        <w:tc>
          <w:tcPr>
            <w:tcW w:w="288" w:type="pct"/>
            <w:vAlign w:val="center"/>
          </w:tcPr>
          <w:p w14:paraId="517E59B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9BC" w14:textId="7A848F41"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M</w:t>
            </w:r>
            <w:r>
              <w:rPr>
                <w:rFonts w:ascii="Calibri" w:hAnsi="Calibri"/>
              </w:rPr>
              <w:t xml:space="preserve">odel </w:t>
            </w:r>
            <w:r w:rsidR="00731BAB">
              <w:rPr>
                <w:rFonts w:ascii="Calibri" w:hAnsi="Calibri"/>
              </w:rPr>
              <w:t>N</w:t>
            </w:r>
            <w:r>
              <w:rPr>
                <w:rFonts w:ascii="Calibri" w:hAnsi="Calibri"/>
              </w:rPr>
              <w:t>umber</w:t>
            </w:r>
          </w:p>
        </w:tc>
        <w:tc>
          <w:tcPr>
            <w:tcW w:w="2500" w:type="pct"/>
          </w:tcPr>
          <w:p w14:paraId="517E59BD" w14:textId="77777777" w:rsidR="006B1C28" w:rsidRPr="001D49B7" w:rsidRDefault="006B1C28" w:rsidP="00C016B2">
            <w:pPr>
              <w:rPr>
                <w:rFonts w:ascii="Calibri" w:hAnsi="Calibri"/>
              </w:rPr>
            </w:pPr>
          </w:p>
        </w:tc>
      </w:tr>
      <w:tr w:rsidR="006B1C28" w:rsidRPr="001D49B7" w14:paraId="517E59C2" w14:textId="77777777" w:rsidTr="00C016B2">
        <w:trPr>
          <w:cantSplit/>
          <w:trHeight w:val="360"/>
        </w:trPr>
        <w:tc>
          <w:tcPr>
            <w:tcW w:w="288" w:type="pct"/>
            <w:vAlign w:val="center"/>
          </w:tcPr>
          <w:p w14:paraId="517E59BF"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9C0" w14:textId="4A78AE7E" w:rsidR="006B1C28" w:rsidRPr="001D49B7" w:rsidRDefault="006B1C28" w:rsidP="00731BA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9C1" w14:textId="77777777" w:rsidR="006B1C28" w:rsidRPr="001D49B7" w:rsidRDefault="006B1C28" w:rsidP="00C016B2">
            <w:pPr>
              <w:rPr>
                <w:rFonts w:ascii="Calibri" w:hAnsi="Calibri"/>
              </w:rPr>
            </w:pPr>
          </w:p>
        </w:tc>
      </w:tr>
      <w:tr w:rsidR="006B1C28" w:rsidRPr="001D49B7" w14:paraId="517E59C6" w14:textId="77777777" w:rsidTr="00C016B2">
        <w:trPr>
          <w:cantSplit/>
          <w:trHeight w:val="360"/>
        </w:trPr>
        <w:tc>
          <w:tcPr>
            <w:tcW w:w="288" w:type="pct"/>
            <w:vAlign w:val="center"/>
          </w:tcPr>
          <w:p w14:paraId="517E59C3"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9C4" w14:textId="12CAF79C" w:rsidR="006B1C28" w:rsidRPr="001D49B7" w:rsidRDefault="006B1C28" w:rsidP="00731BAB">
            <w:pPr>
              <w:pStyle w:val="Header"/>
              <w:tabs>
                <w:tab w:val="clear" w:pos="4320"/>
                <w:tab w:val="clear" w:pos="8640"/>
              </w:tabs>
              <w:rPr>
                <w:rFonts w:ascii="Calibri" w:hAnsi="Calibri"/>
              </w:rPr>
            </w:pPr>
            <w:r>
              <w:rPr>
                <w:rFonts w:ascii="Calibri" w:hAnsi="Calibri"/>
              </w:rPr>
              <w:t xml:space="preserve">Condenser (or package unit) </w:t>
            </w:r>
            <w:r w:rsidR="00731BAB">
              <w:rPr>
                <w:rFonts w:ascii="Calibri" w:hAnsi="Calibri"/>
              </w:rPr>
              <w:t>S</w:t>
            </w:r>
            <w:r>
              <w:rPr>
                <w:rFonts w:ascii="Calibri" w:hAnsi="Calibri"/>
              </w:rPr>
              <w:t xml:space="preserve">erial </w:t>
            </w:r>
            <w:r w:rsidR="00731BAB">
              <w:rPr>
                <w:rFonts w:ascii="Calibri" w:hAnsi="Calibri"/>
              </w:rPr>
              <w:t>N</w:t>
            </w:r>
            <w:r>
              <w:rPr>
                <w:rFonts w:ascii="Calibri" w:hAnsi="Calibri"/>
              </w:rPr>
              <w:t>umber</w:t>
            </w:r>
          </w:p>
        </w:tc>
        <w:tc>
          <w:tcPr>
            <w:tcW w:w="2500" w:type="pct"/>
          </w:tcPr>
          <w:p w14:paraId="517E59C5" w14:textId="77777777" w:rsidR="006B1C28" w:rsidRPr="001D49B7" w:rsidRDefault="006B1C28" w:rsidP="00C016B2">
            <w:pPr>
              <w:rPr>
                <w:rFonts w:ascii="Calibri" w:hAnsi="Calibri"/>
              </w:rPr>
            </w:pPr>
          </w:p>
        </w:tc>
      </w:tr>
      <w:tr w:rsidR="006B1C28" w:rsidRPr="001D49B7" w14:paraId="517E59CA" w14:textId="77777777" w:rsidTr="00C016B2">
        <w:trPr>
          <w:cantSplit/>
          <w:trHeight w:val="360"/>
        </w:trPr>
        <w:tc>
          <w:tcPr>
            <w:tcW w:w="288" w:type="pct"/>
            <w:vAlign w:val="center"/>
          </w:tcPr>
          <w:p w14:paraId="517E59C7"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9C8" w14:textId="0F89DB5D" w:rsidR="006B1C28" w:rsidRPr="001D49B7" w:rsidRDefault="006B1C28"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9C9" w14:textId="77777777" w:rsidR="006B1C28" w:rsidRPr="001D49B7" w:rsidRDefault="006B1C28" w:rsidP="00C016B2">
            <w:pPr>
              <w:pStyle w:val="Header"/>
              <w:tabs>
                <w:tab w:val="clear" w:pos="4320"/>
                <w:tab w:val="clear" w:pos="8640"/>
              </w:tabs>
              <w:rPr>
                <w:rFonts w:ascii="Calibri" w:hAnsi="Calibri"/>
              </w:rPr>
            </w:pPr>
          </w:p>
        </w:tc>
      </w:tr>
      <w:tr w:rsidR="006B1C28" w:rsidRPr="001D49B7" w14:paraId="517E59CE" w14:textId="77777777" w:rsidTr="00C016B2">
        <w:trPr>
          <w:cantSplit/>
          <w:trHeight w:val="360"/>
        </w:trPr>
        <w:tc>
          <w:tcPr>
            <w:tcW w:w="288" w:type="pct"/>
            <w:vAlign w:val="center"/>
          </w:tcPr>
          <w:p w14:paraId="517E59CB" w14:textId="77777777" w:rsidR="006B1C28" w:rsidRPr="001D49B7" w:rsidRDefault="006B1C28"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9CC" w14:textId="36B14166" w:rsidR="006B1C28" w:rsidRPr="001D49B7" w:rsidRDefault="006B1C28"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9CD" w14:textId="77777777" w:rsidR="006B1C28" w:rsidRPr="001D49B7" w:rsidRDefault="006B1C28" w:rsidP="00C016B2">
            <w:pPr>
              <w:rPr>
                <w:rFonts w:ascii="Calibri" w:hAnsi="Calibri"/>
              </w:rPr>
            </w:pPr>
          </w:p>
        </w:tc>
      </w:tr>
      <w:tr w:rsidR="0018604B" w:rsidRPr="001D49B7" w14:paraId="01BF5CAB" w14:textId="77777777" w:rsidTr="00C016B2">
        <w:trPr>
          <w:cantSplit/>
          <w:trHeight w:val="360"/>
        </w:trPr>
        <w:tc>
          <w:tcPr>
            <w:tcW w:w="288" w:type="pct"/>
            <w:vAlign w:val="center"/>
          </w:tcPr>
          <w:p w14:paraId="08C8BA36" w14:textId="2552B9AE"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79C6D94" w14:textId="4926ABE3"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672496F0" w14:textId="77777777" w:rsidR="0018604B" w:rsidRPr="001D49B7" w:rsidRDefault="0018604B" w:rsidP="00C016B2">
            <w:pPr>
              <w:rPr>
                <w:rFonts w:ascii="Calibri" w:hAnsi="Calibri"/>
              </w:rPr>
            </w:pPr>
          </w:p>
        </w:tc>
      </w:tr>
      <w:tr w:rsidR="006B1C28" w:rsidRPr="001D49B7" w14:paraId="517E59D2" w14:textId="77777777" w:rsidTr="00C016B2">
        <w:trPr>
          <w:cantSplit/>
          <w:trHeight w:val="360"/>
        </w:trPr>
        <w:tc>
          <w:tcPr>
            <w:tcW w:w="288" w:type="pct"/>
            <w:vAlign w:val="center"/>
          </w:tcPr>
          <w:p w14:paraId="517E59CF" w14:textId="04166FA0" w:rsidR="006B1C28"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9D0" w14:textId="6B9D0864" w:rsidR="006B1C28" w:rsidRPr="001D49B7" w:rsidRDefault="006B1C28" w:rsidP="00C016B2">
            <w:pPr>
              <w:pStyle w:val="Header"/>
              <w:tabs>
                <w:tab w:val="clear" w:pos="4320"/>
                <w:tab w:val="clear" w:pos="8640"/>
              </w:tabs>
              <w:rPr>
                <w:rFonts w:ascii="Calibri" w:hAnsi="Calibri"/>
              </w:rPr>
            </w:pPr>
            <w:r>
              <w:rPr>
                <w:rFonts w:ascii="Calibri" w:hAnsi="Calibri"/>
              </w:rPr>
              <w:t>System Installation Type</w:t>
            </w:r>
          </w:p>
        </w:tc>
        <w:tc>
          <w:tcPr>
            <w:tcW w:w="2500" w:type="pct"/>
            <w:vAlign w:val="center"/>
          </w:tcPr>
          <w:p w14:paraId="517E59D1" w14:textId="77777777" w:rsidR="006B1C28" w:rsidRPr="001D49B7" w:rsidRDefault="006B1C28" w:rsidP="00C016B2">
            <w:pPr>
              <w:rPr>
                <w:rFonts w:ascii="Calibri" w:hAnsi="Calibri"/>
              </w:rPr>
            </w:pPr>
          </w:p>
        </w:tc>
      </w:tr>
      <w:tr w:rsidR="006B1C28" w:rsidRPr="001D49B7" w14:paraId="517E59D6" w14:textId="77777777" w:rsidTr="00C016B2">
        <w:trPr>
          <w:cantSplit/>
          <w:trHeight w:val="360"/>
        </w:trPr>
        <w:tc>
          <w:tcPr>
            <w:tcW w:w="288" w:type="pct"/>
            <w:vAlign w:val="center"/>
          </w:tcPr>
          <w:p w14:paraId="517E59D3" w14:textId="6BC4FB5A" w:rsidR="006B1C28"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4739E195" w14:textId="298EA07E" w:rsidR="00731BAB" w:rsidRDefault="00E235EF" w:rsidP="00C016B2">
            <w:pPr>
              <w:pStyle w:val="Header"/>
              <w:tabs>
                <w:tab w:val="clear" w:pos="4320"/>
                <w:tab w:val="clear" w:pos="8640"/>
              </w:tabs>
              <w:rPr>
                <w:rFonts w:ascii="Calibri" w:hAnsi="Calibri"/>
              </w:rPr>
            </w:pPr>
            <w:r>
              <w:rPr>
                <w:rFonts w:ascii="Calibri" w:hAnsi="Calibri"/>
              </w:rPr>
              <w:t>Fault Indicator Display</w:t>
            </w:r>
            <w:r w:rsidR="006B1C28">
              <w:rPr>
                <w:rFonts w:ascii="Calibri" w:hAnsi="Calibri"/>
              </w:rPr>
              <w:t xml:space="preserve"> (</w:t>
            </w:r>
            <w:r>
              <w:rPr>
                <w:rFonts w:ascii="Calibri" w:hAnsi="Calibri"/>
              </w:rPr>
              <w:t>FID</w:t>
            </w:r>
            <w:r w:rsidR="006B1C28">
              <w:rPr>
                <w:rFonts w:ascii="Calibri" w:hAnsi="Calibri"/>
              </w:rPr>
              <w:t>) Status</w:t>
            </w:r>
          </w:p>
          <w:p w14:paraId="517E59D4" w14:textId="5FAFBE77" w:rsidR="006B1C28" w:rsidRPr="001D49B7" w:rsidRDefault="006B1C28"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9D5" w14:textId="77777777" w:rsidR="006B1C28" w:rsidRPr="001D49B7" w:rsidRDefault="006B1C28" w:rsidP="00C016B2">
            <w:pPr>
              <w:rPr>
                <w:rFonts w:ascii="Calibri" w:hAnsi="Calibri"/>
              </w:rPr>
            </w:pPr>
          </w:p>
        </w:tc>
      </w:tr>
      <w:tr w:rsidR="006B1C28" w:rsidRPr="001D49B7" w14:paraId="517E59DA" w14:textId="77777777" w:rsidTr="00C016B2">
        <w:trPr>
          <w:cantSplit/>
          <w:trHeight w:val="360"/>
        </w:trPr>
        <w:tc>
          <w:tcPr>
            <w:tcW w:w="288" w:type="pct"/>
            <w:vAlign w:val="center"/>
          </w:tcPr>
          <w:p w14:paraId="517E59D7" w14:textId="742ABA03" w:rsidR="006B1C28"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9D8" w14:textId="2B4F0A95" w:rsidR="006B1C28" w:rsidRPr="001D49B7" w:rsidRDefault="006B1C28"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517E59D9" w14:textId="77777777" w:rsidR="006B1C28" w:rsidRPr="001D49B7" w:rsidRDefault="006B1C28" w:rsidP="00C016B2">
            <w:pPr>
              <w:rPr>
                <w:rFonts w:ascii="Calibri" w:hAnsi="Calibri"/>
              </w:rPr>
            </w:pPr>
          </w:p>
        </w:tc>
      </w:tr>
      <w:tr w:rsidR="006B1C28" w:rsidRPr="001D49B7" w14:paraId="517E59DE" w14:textId="77777777" w:rsidTr="00C016B2">
        <w:trPr>
          <w:cantSplit/>
          <w:trHeight w:val="360"/>
        </w:trPr>
        <w:tc>
          <w:tcPr>
            <w:tcW w:w="288" w:type="pct"/>
            <w:vAlign w:val="center"/>
          </w:tcPr>
          <w:p w14:paraId="517E59DB" w14:textId="262EFCAD" w:rsidR="006B1C28" w:rsidRPr="001D49B7" w:rsidRDefault="0018604B" w:rsidP="00C016B2">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517E59DC" w14:textId="77777777" w:rsidR="006B1C28" w:rsidRPr="001D49B7" w:rsidRDefault="006B1C28" w:rsidP="00731BA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1D49B7" w:rsidRDefault="006B1C28" w:rsidP="00C016B2">
            <w:pPr>
              <w:rPr>
                <w:rFonts w:ascii="Calibri" w:hAnsi="Calibri"/>
              </w:rPr>
            </w:pPr>
          </w:p>
        </w:tc>
      </w:tr>
      <w:tr w:rsidR="006B1C28" w:rsidRPr="001D49B7" w14:paraId="517E59E2" w14:textId="77777777" w:rsidTr="00C016B2">
        <w:trPr>
          <w:cantSplit/>
          <w:trHeight w:val="360"/>
        </w:trPr>
        <w:tc>
          <w:tcPr>
            <w:tcW w:w="288" w:type="pct"/>
            <w:vAlign w:val="center"/>
          </w:tcPr>
          <w:p w14:paraId="517E59DF" w14:textId="73A04ECA" w:rsidR="006B1C28"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9E0" w14:textId="7F013CEE" w:rsidR="006B1C28" w:rsidRPr="001D49B7" w:rsidRDefault="006B1C28" w:rsidP="00731BAB">
            <w:pPr>
              <w:pStyle w:val="Header"/>
              <w:tabs>
                <w:tab w:val="clear" w:pos="4320"/>
                <w:tab w:val="clear" w:pos="8640"/>
              </w:tabs>
              <w:rPr>
                <w:rFonts w:ascii="Calibri" w:hAnsi="Calibri"/>
              </w:rPr>
            </w:pPr>
            <w:r>
              <w:rPr>
                <w:rFonts w:ascii="Calibri" w:hAnsi="Calibri"/>
              </w:rPr>
              <w:t xml:space="preserve">Date of Refrigerant Charge Verification for this </w:t>
            </w:r>
            <w:r w:rsidR="00731BAB">
              <w:rPr>
                <w:rFonts w:ascii="Calibri" w:hAnsi="Calibri"/>
              </w:rPr>
              <w:t>S</w:t>
            </w:r>
            <w:r>
              <w:rPr>
                <w:rFonts w:ascii="Calibri" w:hAnsi="Calibri"/>
              </w:rPr>
              <w:t>ystem</w:t>
            </w:r>
          </w:p>
        </w:tc>
        <w:tc>
          <w:tcPr>
            <w:tcW w:w="2500" w:type="pct"/>
            <w:vAlign w:val="center"/>
          </w:tcPr>
          <w:p w14:paraId="517E59E1" w14:textId="77777777" w:rsidR="006B1C28" w:rsidRPr="001D49B7" w:rsidRDefault="006B1C28" w:rsidP="00731BAB">
            <w:pPr>
              <w:rPr>
                <w:rFonts w:ascii="Calibri" w:hAnsi="Calibri"/>
              </w:rPr>
            </w:pPr>
          </w:p>
        </w:tc>
      </w:tr>
      <w:tr w:rsidR="006B1C28" w:rsidRPr="001D49B7" w14:paraId="517E59E6" w14:textId="77777777" w:rsidTr="00C016B2">
        <w:trPr>
          <w:cantSplit/>
          <w:trHeight w:val="360"/>
        </w:trPr>
        <w:tc>
          <w:tcPr>
            <w:tcW w:w="288" w:type="pct"/>
            <w:vAlign w:val="center"/>
          </w:tcPr>
          <w:p w14:paraId="517E59E3" w14:textId="67FB8255" w:rsidR="006B1C28"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9E4" w14:textId="6D8B7C22" w:rsidR="006B1C28" w:rsidRPr="001D49B7" w:rsidRDefault="006B1C28" w:rsidP="00731BAB">
            <w:pPr>
              <w:pStyle w:val="Header"/>
              <w:tabs>
                <w:tab w:val="clear" w:pos="4320"/>
                <w:tab w:val="clear" w:pos="8640"/>
              </w:tabs>
              <w:rPr>
                <w:rFonts w:ascii="Calibri" w:hAnsi="Calibri"/>
              </w:rPr>
            </w:pPr>
            <w:r>
              <w:rPr>
                <w:rFonts w:ascii="Calibri" w:hAnsi="Calibri"/>
              </w:rPr>
              <w:t xml:space="preserve">Refrigerant </w:t>
            </w:r>
            <w:r w:rsidR="00731BAB">
              <w:rPr>
                <w:rFonts w:ascii="Calibri" w:hAnsi="Calibri"/>
              </w:rPr>
              <w:t>C</w:t>
            </w:r>
            <w:r>
              <w:rPr>
                <w:rFonts w:ascii="Calibri" w:hAnsi="Calibri"/>
              </w:rPr>
              <w:t xml:space="preserve">harge </w:t>
            </w:r>
            <w:r w:rsidR="00731BAB">
              <w:rPr>
                <w:rFonts w:ascii="Calibri" w:hAnsi="Calibri"/>
              </w:rPr>
              <w:t>V</w:t>
            </w:r>
            <w:r>
              <w:rPr>
                <w:rFonts w:ascii="Calibri" w:hAnsi="Calibri"/>
              </w:rPr>
              <w:t xml:space="preserve">erification </w:t>
            </w:r>
            <w:r w:rsidR="00731BAB">
              <w:rPr>
                <w:rFonts w:ascii="Calibri" w:hAnsi="Calibri"/>
              </w:rPr>
              <w:t>M</w:t>
            </w:r>
            <w:r>
              <w:rPr>
                <w:rFonts w:ascii="Calibri" w:hAnsi="Calibri"/>
              </w:rPr>
              <w:t xml:space="preserve">ethod </w:t>
            </w:r>
            <w:r w:rsidR="00731BAB">
              <w:rPr>
                <w:rFonts w:ascii="Calibri" w:hAnsi="Calibri"/>
              </w:rPr>
              <w:t>U</w:t>
            </w:r>
            <w:r>
              <w:rPr>
                <w:rFonts w:ascii="Calibri" w:hAnsi="Calibri"/>
              </w:rPr>
              <w:t>sed</w:t>
            </w:r>
          </w:p>
        </w:tc>
        <w:tc>
          <w:tcPr>
            <w:tcW w:w="2500" w:type="pct"/>
            <w:vAlign w:val="center"/>
          </w:tcPr>
          <w:p w14:paraId="517E59E5" w14:textId="77777777" w:rsidR="006B1C28" w:rsidRPr="001D49B7" w:rsidRDefault="006B1C28" w:rsidP="00C016B2">
            <w:pPr>
              <w:pStyle w:val="ListParagraph"/>
              <w:rPr>
                <w:rFonts w:ascii="Calibri" w:hAnsi="Calibri"/>
              </w:rPr>
            </w:pPr>
          </w:p>
        </w:tc>
      </w:tr>
      <w:tr w:rsidR="006B1C28" w:rsidRPr="001D49B7" w14:paraId="517E59EA" w14:textId="77777777" w:rsidTr="00C016B2">
        <w:trPr>
          <w:cantSplit/>
          <w:trHeight w:val="953"/>
        </w:trPr>
        <w:tc>
          <w:tcPr>
            <w:tcW w:w="288" w:type="pct"/>
            <w:vAlign w:val="center"/>
          </w:tcPr>
          <w:p w14:paraId="517E59E7" w14:textId="36C3E6BF" w:rsidR="006B1C28"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9E8" w14:textId="14780E7F" w:rsidR="006B1C28" w:rsidRPr="001D49B7" w:rsidRDefault="006B1C28" w:rsidP="00731BAB">
            <w:pPr>
              <w:pStyle w:val="Header"/>
              <w:tabs>
                <w:tab w:val="clear" w:pos="4320"/>
                <w:tab w:val="clear" w:pos="8640"/>
              </w:tabs>
              <w:rPr>
                <w:rFonts w:ascii="Calibri" w:hAnsi="Calibri"/>
              </w:rPr>
            </w:pPr>
            <w:r>
              <w:rPr>
                <w:rFonts w:ascii="Calibri" w:hAnsi="Calibri"/>
              </w:rPr>
              <w:t xml:space="preserve">Person who </w:t>
            </w:r>
            <w:r w:rsidR="00731BAB">
              <w:rPr>
                <w:rFonts w:ascii="Calibri" w:hAnsi="Calibri"/>
              </w:rPr>
              <w:t>P</w:t>
            </w:r>
            <w:r>
              <w:rPr>
                <w:rFonts w:ascii="Calibri" w:hAnsi="Calibri"/>
              </w:rPr>
              <w:t xml:space="preserve">erformed the Refrigerant Charge Verification </w:t>
            </w:r>
            <w:r w:rsidR="00731BAB">
              <w:rPr>
                <w:rFonts w:ascii="Calibri" w:hAnsi="Calibri"/>
              </w:rPr>
              <w:t>R</w:t>
            </w:r>
            <w:r>
              <w:rPr>
                <w:rFonts w:ascii="Calibri" w:hAnsi="Calibri"/>
              </w:rPr>
              <w:t>eported on this Certificate of Installation</w:t>
            </w:r>
          </w:p>
        </w:tc>
        <w:tc>
          <w:tcPr>
            <w:tcW w:w="2500" w:type="pct"/>
            <w:vAlign w:val="center"/>
          </w:tcPr>
          <w:p w14:paraId="517E59E9" w14:textId="77777777" w:rsidR="006B1C28" w:rsidRPr="001D49B7" w:rsidRDefault="006B1C28" w:rsidP="00731BAB">
            <w:pPr>
              <w:rPr>
                <w:rFonts w:ascii="Calibri" w:hAnsi="Calibri"/>
              </w:rPr>
            </w:pPr>
          </w:p>
        </w:tc>
      </w:tr>
      <w:tr w:rsidR="006B1C28" w:rsidRPr="001D49B7" w14:paraId="517E59EE" w14:textId="77777777" w:rsidTr="00C016B2">
        <w:trPr>
          <w:cantSplit/>
          <w:trHeight w:val="953"/>
        </w:trPr>
        <w:tc>
          <w:tcPr>
            <w:tcW w:w="288" w:type="pct"/>
            <w:vAlign w:val="center"/>
          </w:tcPr>
          <w:p w14:paraId="517E59EB" w14:textId="5CD0E132" w:rsidR="006B1C28"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9EC" w14:textId="1B2616EB" w:rsidR="006B1C28" w:rsidRPr="001D49B7" w:rsidRDefault="006B1C28" w:rsidP="00731BA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9ED" w14:textId="77777777" w:rsidR="006B1C28" w:rsidRPr="001D49B7" w:rsidRDefault="006B1C28" w:rsidP="00731BAB">
            <w:pPr>
              <w:rPr>
                <w:rFonts w:ascii="Calibri" w:hAnsi="Calibri"/>
              </w:rPr>
            </w:pPr>
          </w:p>
        </w:tc>
      </w:tr>
    </w:tbl>
    <w:p w14:paraId="517E59EF" w14:textId="77777777" w:rsidR="006B1C28" w:rsidRDefault="006B1C28" w:rsidP="006B1C28">
      <w:pPr>
        <w:tabs>
          <w:tab w:val="left" w:pos="8540"/>
        </w:tabs>
        <w:spacing w:after="120"/>
        <w:rPr>
          <w:rFonts w:ascii="Calibri" w:hAnsi="Calibri"/>
          <w:b/>
          <w:sz w:val="18"/>
          <w:szCs w:val="18"/>
        </w:rPr>
      </w:pPr>
    </w:p>
    <w:p w14:paraId="517E59F0" w14:textId="77777777" w:rsidR="006B1C28" w:rsidRDefault="006B1C28">
      <w:r>
        <w:rPr>
          <w:b/>
        </w:rPr>
        <w:br w:type="page"/>
      </w: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B1C28" w:rsidRPr="001D49B7" w14:paraId="517E59F2" w14:textId="77777777" w:rsidTr="000206B5">
        <w:trPr>
          <w:cantSplit/>
          <w:trHeight w:val="233"/>
        </w:trPr>
        <w:tc>
          <w:tcPr>
            <w:tcW w:w="5000" w:type="pct"/>
            <w:vAlign w:val="center"/>
          </w:tcPr>
          <w:p w14:paraId="517E59F1" w14:textId="186C25D8" w:rsidR="006B1C28" w:rsidRPr="00C016B2" w:rsidRDefault="006B1C28" w:rsidP="003C5668">
            <w:pPr>
              <w:pStyle w:val="IndexHeading"/>
              <w:rPr>
                <w:rFonts w:ascii="Calibri" w:hAnsi="Calibri"/>
                <w:sz w:val="18"/>
                <w:szCs w:val="18"/>
              </w:rPr>
            </w:pPr>
            <w:r>
              <w:rPr>
                <w:rFonts w:ascii="Times New Roman" w:hAnsi="Times New Roman"/>
                <w:b w:val="0"/>
              </w:rPr>
              <w:lastRenderedPageBreak/>
              <w:br w:type="page"/>
            </w:r>
            <w:r>
              <w:rPr>
                <w:rFonts w:ascii="Calibri" w:hAnsi="Calibri"/>
                <w:b w:val="0"/>
                <w:sz w:val="18"/>
                <w:szCs w:val="18"/>
              </w:rPr>
              <w:br w:type="page"/>
            </w:r>
            <w:r w:rsidRPr="00C016B2">
              <w:rPr>
                <w:rFonts w:ascii="Calibri" w:hAnsi="Calibri"/>
                <w:szCs w:val="18"/>
              </w:rPr>
              <w:t xml:space="preserve">MCH-25f </w:t>
            </w:r>
            <w:r w:rsidR="003C5668">
              <w:rPr>
                <w:rFonts w:ascii="Calibri" w:hAnsi="Calibri"/>
                <w:szCs w:val="18"/>
              </w:rPr>
              <w:t>- Refrigerant Charge Verification -</w:t>
            </w:r>
            <w:r w:rsidRPr="00C016B2">
              <w:rPr>
                <w:rFonts w:ascii="Calibri" w:hAnsi="Calibri"/>
                <w:szCs w:val="18"/>
              </w:rPr>
              <w:t xml:space="preserve"> 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9F3" w14:textId="77777777" w:rsidR="006B1C28" w:rsidRPr="001D49B7" w:rsidRDefault="006B1C28" w:rsidP="006B1C28"/>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6B1C28" w:rsidRPr="001D49B7" w14:paraId="517E59F6" w14:textId="77777777" w:rsidTr="000206B5">
        <w:trPr>
          <w:cantSplit/>
          <w:trHeight w:val="233"/>
        </w:trPr>
        <w:tc>
          <w:tcPr>
            <w:tcW w:w="5000" w:type="pct"/>
            <w:gridSpan w:val="3"/>
            <w:vAlign w:val="center"/>
          </w:tcPr>
          <w:p w14:paraId="517E59F4" w14:textId="62CB3AF9" w:rsidR="006B1C28" w:rsidRPr="00C016B2" w:rsidRDefault="006B1C28" w:rsidP="000206B5">
            <w:pPr>
              <w:pStyle w:val="IndexHeading"/>
              <w:rPr>
                <w:rFonts w:ascii="Calibri" w:hAnsi="Calibri"/>
                <w:szCs w:val="18"/>
              </w:rPr>
            </w:pPr>
            <w:r w:rsidRPr="00C016B2">
              <w:rPr>
                <w:rFonts w:ascii="Calibri" w:hAnsi="Calibri"/>
                <w:szCs w:val="18"/>
              </w:rPr>
              <w:t>B. Measurement Access Hole (MAH) Verification</w:t>
            </w:r>
          </w:p>
          <w:p w14:paraId="517E59F5" w14:textId="1446B526" w:rsidR="006B1C28" w:rsidRPr="0032702E" w:rsidRDefault="006B1C28" w:rsidP="000206B5">
            <w:pPr>
              <w:pStyle w:val="IndexHeading"/>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6B1C28" w:rsidRPr="001D49B7" w14:paraId="517E59FA" w14:textId="77777777" w:rsidTr="00C016B2">
        <w:tblPrEx>
          <w:tblCellMar>
            <w:top w:w="0" w:type="dxa"/>
            <w:left w:w="108" w:type="dxa"/>
            <w:bottom w:w="0" w:type="dxa"/>
            <w:right w:w="108" w:type="dxa"/>
          </w:tblCellMar>
        </w:tblPrEx>
        <w:trPr>
          <w:trHeight w:val="233"/>
        </w:trPr>
        <w:tc>
          <w:tcPr>
            <w:tcW w:w="206" w:type="pct"/>
            <w:vAlign w:val="center"/>
          </w:tcPr>
          <w:p w14:paraId="517E59F7" w14:textId="77777777" w:rsidR="006B1C28" w:rsidRPr="001D49B7" w:rsidRDefault="006B1C28" w:rsidP="00731BAB">
            <w:pPr>
              <w:pStyle w:val="IndexHeading"/>
              <w:keepNext/>
              <w:ind w:left="-115"/>
              <w:jc w:val="center"/>
              <w:rPr>
                <w:rFonts w:ascii="Calibri" w:hAnsi="Calibri"/>
                <w:b w:val="0"/>
                <w:bCs/>
              </w:rPr>
            </w:pPr>
            <w:r>
              <w:rPr>
                <w:rFonts w:ascii="Calibri" w:hAnsi="Calibri"/>
                <w:b w:val="0"/>
                <w:bCs/>
              </w:rPr>
              <w:t>01</w:t>
            </w:r>
          </w:p>
        </w:tc>
        <w:tc>
          <w:tcPr>
            <w:tcW w:w="2306" w:type="pct"/>
          </w:tcPr>
          <w:p w14:paraId="517E59F8" w14:textId="1F4A04DF" w:rsidR="006B1C28" w:rsidRPr="001D49B7" w:rsidRDefault="006B1C28" w:rsidP="00C016B2">
            <w:pPr>
              <w:keepNext/>
              <w:rPr>
                <w:rFonts w:ascii="Calibri" w:hAnsi="Calibri"/>
              </w:rPr>
            </w:pPr>
            <w:r>
              <w:rPr>
                <w:rFonts w:ascii="Calibri" w:hAnsi="Calibri"/>
              </w:rPr>
              <w:t xml:space="preserve">Method </w:t>
            </w:r>
            <w:r w:rsidR="00731BAB">
              <w:rPr>
                <w:rFonts w:ascii="Calibri" w:hAnsi="Calibri"/>
              </w:rPr>
              <w:t>U</w:t>
            </w:r>
            <w:r>
              <w:rPr>
                <w:rFonts w:ascii="Calibri" w:hAnsi="Calibri"/>
              </w:rPr>
              <w:t xml:space="preserve">sed to </w:t>
            </w:r>
            <w:r w:rsidR="00731BAB">
              <w:rPr>
                <w:rFonts w:ascii="Calibri" w:hAnsi="Calibri"/>
              </w:rPr>
              <w:t>D</w:t>
            </w:r>
            <w:r>
              <w:rPr>
                <w:rFonts w:ascii="Calibri" w:hAnsi="Calibri"/>
              </w:rPr>
              <w:t xml:space="preserve">emonstrate </w:t>
            </w:r>
            <w:r w:rsidR="00731BAB">
              <w:rPr>
                <w:rFonts w:ascii="Calibri" w:hAnsi="Calibri"/>
              </w:rPr>
              <w:t>C</w:t>
            </w:r>
            <w:r>
              <w:rPr>
                <w:rFonts w:ascii="Calibri" w:hAnsi="Calibri"/>
              </w:rPr>
              <w:t xml:space="preserve">ompliance with the Measurement Access Hole (MAH) </w:t>
            </w:r>
            <w:r w:rsidR="00731BAB">
              <w:rPr>
                <w:rFonts w:ascii="Calibri" w:hAnsi="Calibri"/>
              </w:rPr>
              <w:t>R</w:t>
            </w:r>
            <w:r>
              <w:rPr>
                <w:rFonts w:ascii="Calibri" w:hAnsi="Calibri"/>
              </w:rPr>
              <w:t>equirement</w:t>
            </w:r>
          </w:p>
        </w:tc>
        <w:tc>
          <w:tcPr>
            <w:tcW w:w="2489" w:type="pct"/>
          </w:tcPr>
          <w:p w14:paraId="517E59F9" w14:textId="77777777" w:rsidR="006B1C28" w:rsidRPr="001D49B7" w:rsidRDefault="006B1C28" w:rsidP="00C016B2">
            <w:pPr>
              <w:pStyle w:val="ListParagraph"/>
              <w:keepNext/>
              <w:rPr>
                <w:rFonts w:ascii="Calibri" w:hAnsi="Calibri"/>
              </w:rPr>
            </w:pPr>
          </w:p>
        </w:tc>
      </w:tr>
    </w:tbl>
    <w:p w14:paraId="517E59FB" w14:textId="77777777" w:rsidR="006B1C28" w:rsidRPr="001D49B7" w:rsidRDefault="006B1C28" w:rsidP="006B1C28"/>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6"/>
        <w:gridCol w:w="4312"/>
        <w:gridCol w:w="4315"/>
      </w:tblGrid>
      <w:tr w:rsidR="00C02166" w:rsidRPr="006A3EEB" w14:paraId="777F44BB" w14:textId="77777777" w:rsidTr="00C02166">
        <w:trPr>
          <w:cantSplit/>
        </w:trPr>
        <w:tc>
          <w:tcPr>
            <w:tcW w:w="10998" w:type="dxa"/>
            <w:gridSpan w:val="3"/>
          </w:tcPr>
          <w:p w14:paraId="2C243736" w14:textId="23455EAC" w:rsidR="00C02166" w:rsidRPr="00BC1E29" w:rsidRDefault="00C02166" w:rsidP="008D0CFF">
            <w:pPr>
              <w:keepNext/>
              <w:rPr>
                <w:rFonts w:ascii="Calibri" w:hAnsi="Calibri"/>
                <w:b/>
              </w:rPr>
            </w:pPr>
            <w:r>
              <w:rPr>
                <w:rFonts w:ascii="Calibri" w:hAnsi="Calibri"/>
                <w:b/>
              </w:rPr>
              <w:t>C</w:t>
            </w:r>
            <w:r w:rsidRPr="00BC1E29">
              <w:rPr>
                <w:rFonts w:ascii="Calibri" w:hAnsi="Calibri"/>
                <w:b/>
              </w:rPr>
              <w:t>. Minimum System Airflow Rate Verification</w:t>
            </w:r>
          </w:p>
          <w:p w14:paraId="0466D17C" w14:textId="77777777" w:rsidR="00C02166" w:rsidRPr="00654A92" w:rsidRDefault="00C02166" w:rsidP="008D0CF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C02166" w:rsidRPr="006A3EEB" w14:paraId="11491CE5" w14:textId="77777777" w:rsidTr="00EA7CA8">
        <w:trPr>
          <w:cantSplit/>
          <w:trHeight w:val="305"/>
        </w:trPr>
        <w:tc>
          <w:tcPr>
            <w:tcW w:w="2178" w:type="dxa"/>
            <w:vAlign w:val="center"/>
          </w:tcPr>
          <w:p w14:paraId="687CAD19" w14:textId="77777777" w:rsidR="00C02166" w:rsidRPr="006A3EEB" w:rsidRDefault="00C02166" w:rsidP="008D0CFF">
            <w:pPr>
              <w:keepNext/>
              <w:jc w:val="center"/>
              <w:rPr>
                <w:rFonts w:ascii="Calibri" w:hAnsi="Calibri"/>
                <w:sz w:val="18"/>
                <w:szCs w:val="18"/>
              </w:rPr>
            </w:pPr>
            <w:r>
              <w:rPr>
                <w:rFonts w:ascii="Calibri" w:hAnsi="Calibri"/>
                <w:sz w:val="18"/>
                <w:szCs w:val="18"/>
              </w:rPr>
              <w:t>01</w:t>
            </w:r>
          </w:p>
        </w:tc>
        <w:tc>
          <w:tcPr>
            <w:tcW w:w="4410" w:type="dxa"/>
          </w:tcPr>
          <w:p w14:paraId="120978F8" w14:textId="77777777" w:rsidR="00C02166" w:rsidRDefault="00C02166" w:rsidP="008D0CFF">
            <w:pPr>
              <w:keepNext/>
              <w:jc w:val="center"/>
              <w:rPr>
                <w:rFonts w:ascii="Calibri" w:hAnsi="Calibri"/>
                <w:sz w:val="18"/>
                <w:szCs w:val="18"/>
              </w:rPr>
            </w:pPr>
            <w:r>
              <w:rPr>
                <w:rFonts w:ascii="Calibri" w:hAnsi="Calibri"/>
                <w:sz w:val="18"/>
                <w:szCs w:val="18"/>
              </w:rPr>
              <w:t>02</w:t>
            </w:r>
          </w:p>
        </w:tc>
        <w:tc>
          <w:tcPr>
            <w:tcW w:w="4410" w:type="dxa"/>
            <w:vAlign w:val="center"/>
          </w:tcPr>
          <w:p w14:paraId="10727041" w14:textId="77777777" w:rsidR="00C02166" w:rsidRPr="006A3EEB" w:rsidRDefault="00C02166" w:rsidP="008D0CFF">
            <w:pPr>
              <w:keepNext/>
              <w:jc w:val="center"/>
              <w:rPr>
                <w:rFonts w:ascii="Calibri" w:hAnsi="Calibri"/>
                <w:sz w:val="18"/>
                <w:szCs w:val="18"/>
              </w:rPr>
            </w:pPr>
            <w:r>
              <w:rPr>
                <w:rFonts w:ascii="Calibri" w:hAnsi="Calibri"/>
                <w:sz w:val="18"/>
                <w:szCs w:val="18"/>
              </w:rPr>
              <w:t>03</w:t>
            </w:r>
          </w:p>
        </w:tc>
      </w:tr>
      <w:tr w:rsidR="00C02166" w:rsidRPr="006A3EEB" w14:paraId="0C8976D1" w14:textId="77777777" w:rsidTr="00EA7CA8">
        <w:trPr>
          <w:cantSplit/>
          <w:trHeight w:val="882"/>
        </w:trPr>
        <w:tc>
          <w:tcPr>
            <w:tcW w:w="2178" w:type="dxa"/>
            <w:tcBorders>
              <w:top w:val="nil"/>
            </w:tcBorders>
            <w:vAlign w:val="bottom"/>
          </w:tcPr>
          <w:p w14:paraId="3CE64845" w14:textId="77777777" w:rsidR="00C02166" w:rsidRPr="006A3EEB" w:rsidRDefault="00C02166"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4410" w:type="dxa"/>
            <w:tcBorders>
              <w:top w:val="nil"/>
            </w:tcBorders>
            <w:vAlign w:val="bottom"/>
          </w:tcPr>
          <w:p w14:paraId="696F590E" w14:textId="77777777" w:rsidR="00C02166" w:rsidRPr="00810703" w:rsidRDefault="00C02166" w:rsidP="008D0CFF">
            <w:pPr>
              <w:keepNext/>
              <w:jc w:val="center"/>
              <w:rPr>
                <w:rFonts w:ascii="Calibri" w:hAnsi="Calibri"/>
                <w:sz w:val="18"/>
                <w:szCs w:val="18"/>
              </w:rPr>
            </w:pPr>
            <w:r w:rsidRPr="00810703">
              <w:rPr>
                <w:rFonts w:ascii="Calibri" w:hAnsi="Calibri"/>
                <w:sz w:val="18"/>
                <w:szCs w:val="18"/>
              </w:rPr>
              <w:t>Minimum Required System Airflow Rate (cfm)</w:t>
            </w:r>
          </w:p>
        </w:tc>
        <w:tc>
          <w:tcPr>
            <w:tcW w:w="4410" w:type="dxa"/>
            <w:tcBorders>
              <w:top w:val="nil"/>
            </w:tcBorders>
            <w:vAlign w:val="bottom"/>
          </w:tcPr>
          <w:p w14:paraId="6FB84DB1" w14:textId="77777777" w:rsidR="00C02166" w:rsidRPr="006A3EEB" w:rsidRDefault="00C02166"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C02166" w:rsidRPr="006A3EEB" w14:paraId="79ED0769" w14:textId="77777777" w:rsidTr="00EA7CA8">
        <w:trPr>
          <w:cantSplit/>
          <w:trHeight w:val="305"/>
        </w:trPr>
        <w:tc>
          <w:tcPr>
            <w:tcW w:w="2178" w:type="dxa"/>
          </w:tcPr>
          <w:p w14:paraId="109FD89D" w14:textId="77777777" w:rsidR="00C02166" w:rsidRPr="00654A92" w:rsidRDefault="00C02166" w:rsidP="008D0CFF">
            <w:pPr>
              <w:keepNext/>
              <w:rPr>
                <w:rFonts w:ascii="Calibri" w:hAnsi="Calibri"/>
                <w:sz w:val="14"/>
                <w:szCs w:val="14"/>
              </w:rPr>
            </w:pPr>
          </w:p>
        </w:tc>
        <w:tc>
          <w:tcPr>
            <w:tcW w:w="4410" w:type="dxa"/>
          </w:tcPr>
          <w:p w14:paraId="5F45CAB6" w14:textId="77777777" w:rsidR="00C02166" w:rsidRPr="00654A92" w:rsidRDefault="00C02166" w:rsidP="008D0CFF">
            <w:pPr>
              <w:keepNext/>
              <w:rPr>
                <w:rFonts w:ascii="Calibri" w:hAnsi="Calibri"/>
                <w:sz w:val="14"/>
                <w:szCs w:val="14"/>
              </w:rPr>
            </w:pPr>
          </w:p>
        </w:tc>
        <w:tc>
          <w:tcPr>
            <w:tcW w:w="4410" w:type="dxa"/>
          </w:tcPr>
          <w:p w14:paraId="137E937E" w14:textId="77777777" w:rsidR="00C02166" w:rsidRPr="006A3EEB" w:rsidRDefault="00C02166" w:rsidP="008D0CFF">
            <w:pPr>
              <w:keepNext/>
              <w:spacing w:afterLines="60" w:after="144"/>
              <w:ind w:left="720"/>
              <w:rPr>
                <w:rFonts w:ascii="Calibri" w:hAnsi="Calibri"/>
                <w:sz w:val="16"/>
                <w:szCs w:val="16"/>
              </w:rPr>
            </w:pPr>
          </w:p>
        </w:tc>
      </w:tr>
      <w:tr w:rsidR="00C02166" w:rsidRPr="006A3EEB" w14:paraId="762FC2D1" w14:textId="77777777" w:rsidTr="00EA7CA8">
        <w:trPr>
          <w:cantSplit/>
          <w:trHeight w:val="314"/>
        </w:trPr>
        <w:tc>
          <w:tcPr>
            <w:tcW w:w="2178" w:type="dxa"/>
          </w:tcPr>
          <w:p w14:paraId="154241A8" w14:textId="77777777" w:rsidR="00C02166" w:rsidRPr="006A3EEB" w:rsidRDefault="00C02166" w:rsidP="008D0CFF">
            <w:pPr>
              <w:keepNext/>
              <w:rPr>
                <w:rFonts w:ascii="Calibri" w:hAnsi="Calibri"/>
                <w:sz w:val="16"/>
                <w:szCs w:val="16"/>
              </w:rPr>
            </w:pPr>
          </w:p>
        </w:tc>
        <w:tc>
          <w:tcPr>
            <w:tcW w:w="4410" w:type="dxa"/>
          </w:tcPr>
          <w:p w14:paraId="29DD7CE9" w14:textId="77777777" w:rsidR="00C02166" w:rsidRPr="006A3EEB" w:rsidRDefault="00C02166" w:rsidP="008D0CFF">
            <w:pPr>
              <w:keepNext/>
              <w:rPr>
                <w:rFonts w:ascii="Calibri" w:hAnsi="Calibri"/>
                <w:sz w:val="16"/>
                <w:szCs w:val="16"/>
              </w:rPr>
            </w:pPr>
          </w:p>
        </w:tc>
        <w:tc>
          <w:tcPr>
            <w:tcW w:w="4410" w:type="dxa"/>
          </w:tcPr>
          <w:p w14:paraId="310DB6EF" w14:textId="77777777" w:rsidR="00C02166" w:rsidRPr="006A3EEB" w:rsidRDefault="00C02166" w:rsidP="008D0CFF">
            <w:pPr>
              <w:keepNext/>
              <w:rPr>
                <w:rFonts w:ascii="Calibri" w:hAnsi="Calibri"/>
                <w:sz w:val="16"/>
                <w:szCs w:val="16"/>
              </w:rPr>
            </w:pPr>
          </w:p>
        </w:tc>
      </w:tr>
      <w:tr w:rsidR="00C02166" w:rsidRPr="00BC1E29" w14:paraId="54BE871B" w14:textId="77777777" w:rsidTr="00EA7CA8">
        <w:tblPrEx>
          <w:tblLook w:val="0000" w:firstRow="0" w:lastRow="0" w:firstColumn="0" w:lastColumn="0" w:noHBand="0" w:noVBand="0"/>
        </w:tblPrEx>
        <w:trPr>
          <w:trHeight w:val="260"/>
        </w:trPr>
        <w:tc>
          <w:tcPr>
            <w:tcW w:w="2178" w:type="dxa"/>
            <w:vAlign w:val="center"/>
          </w:tcPr>
          <w:p w14:paraId="2151BD85" w14:textId="77777777" w:rsidR="00C02166" w:rsidRPr="00BC1E29" w:rsidRDefault="00C02166" w:rsidP="008D0CFF">
            <w:pPr>
              <w:keepNext/>
              <w:jc w:val="center"/>
              <w:rPr>
                <w:rFonts w:ascii="Calibri" w:hAnsi="Calibri"/>
              </w:rPr>
            </w:pPr>
            <w:r>
              <w:rPr>
                <w:rFonts w:ascii="Calibri" w:hAnsi="Calibri"/>
              </w:rPr>
              <w:t>04</w:t>
            </w:r>
          </w:p>
        </w:tc>
        <w:tc>
          <w:tcPr>
            <w:tcW w:w="8820" w:type="dxa"/>
            <w:gridSpan w:val="2"/>
          </w:tcPr>
          <w:p w14:paraId="57E058E1" w14:textId="77777777" w:rsidR="00C02166" w:rsidRPr="00BC1E29" w:rsidRDefault="00C02166" w:rsidP="008D0CFF">
            <w:pPr>
              <w:keepNext/>
              <w:rPr>
                <w:rFonts w:ascii="Calibri" w:hAnsi="Calibri"/>
              </w:rPr>
            </w:pPr>
            <w:r w:rsidRPr="00C9301F">
              <w:rPr>
                <w:rFonts w:ascii="Calibri" w:hAnsi="Calibri"/>
                <w:sz w:val="18"/>
              </w:rPr>
              <w:t xml:space="preserve">Compliance Statement: </w:t>
            </w:r>
          </w:p>
        </w:tc>
      </w:tr>
      <w:tr w:rsidR="00C02166" w:rsidRPr="006A3EEB" w14:paraId="5D592FAF" w14:textId="77777777" w:rsidTr="00C02166">
        <w:trPr>
          <w:cantSplit/>
        </w:trPr>
        <w:tc>
          <w:tcPr>
            <w:tcW w:w="10998" w:type="dxa"/>
            <w:gridSpan w:val="3"/>
          </w:tcPr>
          <w:p w14:paraId="2C51E8B5" w14:textId="77777777" w:rsidR="00C02166" w:rsidRPr="006A3EEB" w:rsidRDefault="00C02166" w:rsidP="008D0CFF">
            <w:pPr>
              <w:rPr>
                <w:rFonts w:ascii="Calibri" w:hAnsi="Calibri"/>
                <w:sz w:val="18"/>
                <w:szCs w:val="18"/>
              </w:rPr>
            </w:pPr>
            <w:r w:rsidRPr="006A3EEB">
              <w:rPr>
                <w:rFonts w:ascii="Calibri" w:hAnsi="Calibri"/>
                <w:sz w:val="18"/>
                <w:szCs w:val="18"/>
              </w:rPr>
              <w:t>Notes:</w:t>
            </w:r>
          </w:p>
        </w:tc>
      </w:tr>
    </w:tbl>
    <w:p w14:paraId="0F462FC1" w14:textId="77777777" w:rsidR="00C02166" w:rsidRPr="001D49B7" w:rsidRDefault="00C02166"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B1C28" w:rsidRPr="001D49B7" w14:paraId="517E5A0B" w14:textId="77777777" w:rsidTr="000206B5">
        <w:trPr>
          <w:trHeight w:val="233"/>
        </w:trPr>
        <w:tc>
          <w:tcPr>
            <w:tcW w:w="5000" w:type="pct"/>
            <w:gridSpan w:val="2"/>
          </w:tcPr>
          <w:p w14:paraId="517E5A09" w14:textId="6B81EDBE" w:rsidR="006B1C28" w:rsidRPr="001D49B7" w:rsidRDefault="006B1C28" w:rsidP="000206B5">
            <w:pPr>
              <w:rPr>
                <w:rFonts w:ascii="Calibri" w:hAnsi="Calibri"/>
                <w:b/>
                <w:sz w:val="18"/>
                <w:szCs w:val="18"/>
              </w:rPr>
            </w:pPr>
            <w:r w:rsidRPr="00C016B2">
              <w:rPr>
                <w:rFonts w:ascii="Calibri" w:hAnsi="Calibri"/>
                <w:b/>
                <w:szCs w:val="18"/>
              </w:rPr>
              <w:t>D. Verification of New Package Unit Factory Charge</w:t>
            </w:r>
          </w:p>
          <w:p w14:paraId="517E5A0A" w14:textId="728A76CD" w:rsidR="006B1C28" w:rsidRPr="0032702E" w:rsidRDefault="006B1C28" w:rsidP="000206B5">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6B1C28" w:rsidRPr="001D49B7" w14:paraId="517E5A12" w14:textId="77777777" w:rsidTr="00C016B2">
        <w:trPr>
          <w:trHeight w:val="432"/>
        </w:trPr>
        <w:tc>
          <w:tcPr>
            <w:tcW w:w="253" w:type="pct"/>
            <w:vAlign w:val="center"/>
          </w:tcPr>
          <w:p w14:paraId="517E5A10" w14:textId="4D69ABE4" w:rsidR="006B1C28" w:rsidRPr="001D49B7" w:rsidRDefault="006B1C28"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A11" w14:textId="77777777" w:rsidR="006B1C28" w:rsidRPr="000C0926" w:rsidRDefault="006B1C28"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1D49B7" w:rsidRDefault="001E2E95" w:rsidP="009F1D68">
      <w:pPr>
        <w:rPr>
          <w:rFonts w:ascii="Calibri" w:hAnsi="Calibri"/>
          <w:sz w:val="18"/>
          <w:szCs w:val="18"/>
        </w:rPr>
      </w:pPr>
    </w:p>
    <w:p w14:paraId="517E5A14" w14:textId="77777777" w:rsidR="001E2E95" w:rsidRPr="001D49B7" w:rsidRDefault="001E2E95" w:rsidP="009F1D68">
      <w:pPr>
        <w:rPr>
          <w:rFonts w:ascii="Calibri" w:hAnsi="Calibri"/>
          <w:sz w:val="18"/>
          <w:szCs w:val="18"/>
        </w:rPr>
      </w:pPr>
    </w:p>
    <w:p w14:paraId="5B0061AF" w14:textId="77777777" w:rsidR="00233489" w:rsidRDefault="00233489">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6225E3" w:rsidRPr="004D76FA" w14:paraId="42EAA40A" w14:textId="77777777" w:rsidTr="00E82BCD">
        <w:trPr>
          <w:trHeight w:val="206"/>
        </w:trPr>
        <w:tc>
          <w:tcPr>
            <w:tcW w:w="10950" w:type="dxa"/>
            <w:gridSpan w:val="4"/>
            <w:vAlign w:val="center"/>
          </w:tcPr>
          <w:p w14:paraId="40E59750" w14:textId="77777777" w:rsidR="006225E3" w:rsidRPr="004D76FA" w:rsidRDefault="006225E3"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6225E3" w:rsidRPr="004D76FA" w14:paraId="32E84079" w14:textId="77777777" w:rsidTr="00E82BCD">
        <w:trPr>
          <w:trHeight w:val="206"/>
        </w:trPr>
        <w:tc>
          <w:tcPr>
            <w:tcW w:w="10950" w:type="dxa"/>
            <w:gridSpan w:val="4"/>
            <w:vAlign w:val="center"/>
          </w:tcPr>
          <w:p w14:paraId="3EA3F484" w14:textId="77777777" w:rsidR="006225E3" w:rsidRPr="004D76FA" w:rsidRDefault="006225E3" w:rsidP="006225E3">
            <w:pPr>
              <w:keepNext/>
              <w:numPr>
                <w:ilvl w:val="0"/>
                <w:numId w:val="19"/>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6225E3" w:rsidRPr="004D76FA" w14:paraId="6B63F22B" w14:textId="77777777" w:rsidTr="00E82BCD">
        <w:trPr>
          <w:trHeight w:val="360"/>
        </w:trPr>
        <w:tc>
          <w:tcPr>
            <w:tcW w:w="5577" w:type="dxa"/>
            <w:gridSpan w:val="2"/>
          </w:tcPr>
          <w:p w14:paraId="12FE379A" w14:textId="77777777" w:rsidR="006225E3" w:rsidRPr="004D76FA" w:rsidRDefault="006225E3"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3DA7DA06" w14:textId="77777777" w:rsidR="006225E3" w:rsidRPr="004D76FA" w:rsidRDefault="006225E3" w:rsidP="00E82BCD">
            <w:pPr>
              <w:keepNext/>
              <w:rPr>
                <w:rFonts w:asciiTheme="minorHAnsi" w:hAnsiTheme="minorHAnsi"/>
              </w:rPr>
            </w:pPr>
            <w:r w:rsidRPr="004D76FA">
              <w:rPr>
                <w:rFonts w:asciiTheme="minorHAnsi" w:hAnsiTheme="minorHAnsi"/>
              </w:rPr>
              <w:t>Documentation Author Signature:</w:t>
            </w:r>
          </w:p>
        </w:tc>
      </w:tr>
      <w:tr w:rsidR="006225E3" w:rsidRPr="004D76FA" w14:paraId="40EC7E2E" w14:textId="77777777" w:rsidTr="00E82BCD">
        <w:trPr>
          <w:trHeight w:val="360"/>
        </w:trPr>
        <w:tc>
          <w:tcPr>
            <w:tcW w:w="5577" w:type="dxa"/>
            <w:gridSpan w:val="2"/>
          </w:tcPr>
          <w:p w14:paraId="744E3B3A" w14:textId="77777777" w:rsidR="006225E3" w:rsidRPr="004D76FA" w:rsidRDefault="006225E3"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78431794" w14:textId="77777777" w:rsidR="006225E3" w:rsidRPr="004D76FA" w:rsidRDefault="006225E3" w:rsidP="00E82BCD">
            <w:pPr>
              <w:keepNext/>
              <w:rPr>
                <w:rFonts w:asciiTheme="minorHAnsi" w:hAnsiTheme="minorHAnsi"/>
              </w:rPr>
            </w:pPr>
            <w:r w:rsidRPr="004D76FA">
              <w:rPr>
                <w:rFonts w:asciiTheme="minorHAnsi" w:hAnsiTheme="minorHAnsi"/>
              </w:rPr>
              <w:t>Date Signed:</w:t>
            </w:r>
          </w:p>
        </w:tc>
      </w:tr>
      <w:tr w:rsidR="006225E3" w:rsidRPr="004D76FA" w14:paraId="7D8EF522" w14:textId="77777777" w:rsidTr="00E82BCD">
        <w:trPr>
          <w:trHeight w:val="360"/>
        </w:trPr>
        <w:tc>
          <w:tcPr>
            <w:tcW w:w="5577" w:type="dxa"/>
            <w:gridSpan w:val="2"/>
          </w:tcPr>
          <w:p w14:paraId="4BB17677" w14:textId="77777777" w:rsidR="006225E3" w:rsidRPr="004D76FA" w:rsidRDefault="006225E3" w:rsidP="00E82BCD">
            <w:pPr>
              <w:keepNext/>
              <w:rPr>
                <w:rFonts w:asciiTheme="minorHAnsi" w:hAnsiTheme="minorHAnsi"/>
              </w:rPr>
            </w:pPr>
            <w:r w:rsidRPr="004D76FA">
              <w:rPr>
                <w:rFonts w:asciiTheme="minorHAnsi" w:hAnsiTheme="minorHAnsi"/>
              </w:rPr>
              <w:t>Address:</w:t>
            </w:r>
          </w:p>
        </w:tc>
        <w:tc>
          <w:tcPr>
            <w:tcW w:w="5373" w:type="dxa"/>
            <w:gridSpan w:val="2"/>
          </w:tcPr>
          <w:p w14:paraId="721A7F34" w14:textId="77777777" w:rsidR="006225E3" w:rsidRPr="004D76FA" w:rsidRDefault="006225E3" w:rsidP="00E82BCD">
            <w:pPr>
              <w:keepNext/>
              <w:rPr>
                <w:rFonts w:asciiTheme="minorHAnsi" w:hAnsiTheme="minorHAnsi"/>
              </w:rPr>
            </w:pPr>
            <w:r w:rsidRPr="004D76FA">
              <w:rPr>
                <w:rFonts w:asciiTheme="minorHAnsi" w:hAnsiTheme="minorHAnsi"/>
              </w:rPr>
              <w:t>CEA/HERS Certification Identification (If applicable):</w:t>
            </w:r>
          </w:p>
        </w:tc>
      </w:tr>
      <w:tr w:rsidR="006225E3" w:rsidRPr="004D76FA" w14:paraId="76115EF6" w14:textId="77777777" w:rsidTr="00E82BCD">
        <w:trPr>
          <w:trHeight w:val="360"/>
        </w:trPr>
        <w:tc>
          <w:tcPr>
            <w:tcW w:w="5577" w:type="dxa"/>
            <w:gridSpan w:val="2"/>
          </w:tcPr>
          <w:p w14:paraId="705F144E" w14:textId="77777777" w:rsidR="006225E3" w:rsidRPr="004D76FA" w:rsidRDefault="006225E3" w:rsidP="00E82BCD">
            <w:pPr>
              <w:keepNext/>
              <w:rPr>
                <w:rFonts w:asciiTheme="minorHAnsi" w:hAnsiTheme="minorHAnsi"/>
              </w:rPr>
            </w:pPr>
            <w:r w:rsidRPr="004D76FA">
              <w:rPr>
                <w:rFonts w:asciiTheme="minorHAnsi" w:hAnsiTheme="minorHAnsi"/>
              </w:rPr>
              <w:t>City/State/Zip:</w:t>
            </w:r>
          </w:p>
        </w:tc>
        <w:tc>
          <w:tcPr>
            <w:tcW w:w="5373" w:type="dxa"/>
            <w:gridSpan w:val="2"/>
          </w:tcPr>
          <w:p w14:paraId="0A9AF764" w14:textId="77777777" w:rsidR="006225E3" w:rsidRPr="004D76FA" w:rsidRDefault="006225E3" w:rsidP="00E82BCD">
            <w:pPr>
              <w:keepNext/>
              <w:rPr>
                <w:rFonts w:asciiTheme="minorHAnsi" w:hAnsiTheme="minorHAnsi"/>
              </w:rPr>
            </w:pPr>
            <w:r w:rsidRPr="004D76FA">
              <w:rPr>
                <w:rFonts w:asciiTheme="minorHAnsi" w:hAnsiTheme="minorHAnsi"/>
              </w:rPr>
              <w:t>Phone:</w:t>
            </w:r>
          </w:p>
        </w:tc>
      </w:tr>
      <w:tr w:rsidR="006225E3" w:rsidRPr="004D76FA" w14:paraId="0B9823E5" w14:textId="77777777" w:rsidTr="00E82BCD">
        <w:tblPrEx>
          <w:tblCellMar>
            <w:left w:w="115" w:type="dxa"/>
            <w:right w:w="115" w:type="dxa"/>
          </w:tblCellMar>
        </w:tblPrEx>
        <w:trPr>
          <w:trHeight w:val="296"/>
        </w:trPr>
        <w:tc>
          <w:tcPr>
            <w:tcW w:w="10950" w:type="dxa"/>
            <w:gridSpan w:val="4"/>
            <w:vAlign w:val="center"/>
          </w:tcPr>
          <w:p w14:paraId="137506F2" w14:textId="77777777" w:rsidR="006225E3" w:rsidRPr="004D76FA" w:rsidRDefault="006225E3"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6225E3" w:rsidRPr="004D76FA" w14:paraId="2BA5399D" w14:textId="77777777" w:rsidTr="00E82BCD">
        <w:tblPrEx>
          <w:tblCellMar>
            <w:left w:w="115" w:type="dxa"/>
            <w:right w:w="115" w:type="dxa"/>
          </w:tblCellMar>
        </w:tblPrEx>
        <w:trPr>
          <w:trHeight w:val="504"/>
        </w:trPr>
        <w:tc>
          <w:tcPr>
            <w:tcW w:w="10950" w:type="dxa"/>
            <w:gridSpan w:val="4"/>
          </w:tcPr>
          <w:p w14:paraId="66A5C196" w14:textId="77777777" w:rsidR="006225E3" w:rsidRPr="004D76FA" w:rsidRDefault="006225E3" w:rsidP="001C776A">
            <w:pPr>
              <w:keepNext/>
              <w:rPr>
                <w:rFonts w:ascii="Calibri" w:hAnsi="Calibri"/>
              </w:rPr>
            </w:pPr>
            <w:r w:rsidRPr="004D76FA">
              <w:rPr>
                <w:rFonts w:ascii="Calibri" w:hAnsi="Calibri"/>
              </w:rPr>
              <w:t>I certify the following under penalty of perjury, under the laws of the State of California:</w:t>
            </w:r>
          </w:p>
          <w:p w14:paraId="00007695" w14:textId="77777777" w:rsidR="006225E3" w:rsidRPr="006047E7" w:rsidRDefault="006225E3" w:rsidP="001C776A">
            <w:pPr>
              <w:numPr>
                <w:ilvl w:val="0"/>
                <w:numId w:val="20"/>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2CD1D280" w14:textId="77777777" w:rsidR="006225E3" w:rsidRPr="006047E7" w:rsidRDefault="006225E3" w:rsidP="001C776A">
            <w:pPr>
              <w:numPr>
                <w:ilvl w:val="0"/>
                <w:numId w:val="20"/>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8853DF7" w14:textId="77777777" w:rsidR="006225E3" w:rsidRPr="006047E7" w:rsidRDefault="006225E3" w:rsidP="001C776A">
            <w:pPr>
              <w:numPr>
                <w:ilvl w:val="0"/>
                <w:numId w:val="20"/>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AA6D63D" w14:textId="77777777" w:rsidR="006225E3" w:rsidRPr="006047E7" w:rsidRDefault="006225E3" w:rsidP="001C776A">
            <w:pPr>
              <w:numPr>
                <w:ilvl w:val="0"/>
                <w:numId w:val="20"/>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D75D420" w14:textId="77777777" w:rsidR="006225E3" w:rsidRPr="006047E7" w:rsidRDefault="006225E3" w:rsidP="001C776A">
            <w:pPr>
              <w:numPr>
                <w:ilvl w:val="0"/>
                <w:numId w:val="20"/>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C57B41A" w14:textId="77777777" w:rsidR="006225E3" w:rsidRPr="004D76FA" w:rsidRDefault="006225E3" w:rsidP="001C776A">
            <w:pPr>
              <w:numPr>
                <w:ilvl w:val="0"/>
                <w:numId w:val="20"/>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225E3" w:rsidRPr="004D76FA" w14:paraId="0BF85087" w14:textId="77777777" w:rsidTr="00E82BCD">
        <w:tblPrEx>
          <w:tblCellMar>
            <w:left w:w="108" w:type="dxa"/>
            <w:right w:w="108" w:type="dxa"/>
          </w:tblCellMar>
        </w:tblPrEx>
        <w:trPr>
          <w:trHeight w:val="360"/>
        </w:trPr>
        <w:tc>
          <w:tcPr>
            <w:tcW w:w="5307" w:type="dxa"/>
          </w:tcPr>
          <w:p w14:paraId="7CA012A6" w14:textId="77777777" w:rsidR="006225E3" w:rsidRPr="004D76FA" w:rsidRDefault="006225E3"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23F8699C" w14:textId="77777777" w:rsidR="006225E3" w:rsidRPr="004D76FA" w:rsidRDefault="006225E3"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6225E3" w:rsidRPr="004D76FA" w14:paraId="65FFC89A"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0361020"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5158799"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6225E3" w:rsidRPr="004D76FA" w14:paraId="7F87AD25"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0BFBBDA"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6964FFE"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6225E3" w:rsidRPr="004D76FA" w14:paraId="3469016F"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30A579C"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ECFB632"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18D4A52"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6225E3" w:rsidRPr="004D76FA" w14:paraId="5FA1946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B68CA67"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E29AB68" w14:textId="77777777" w:rsidR="006225E3" w:rsidRPr="004D76FA" w:rsidRDefault="006225E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517E5A3B" w14:textId="77777777" w:rsidR="001E2E95" w:rsidRPr="001D49B7" w:rsidRDefault="001E2E95" w:rsidP="00310CEA">
      <w:pPr>
        <w:rPr>
          <w:rFonts w:ascii="Calibri" w:hAnsi="Calibri"/>
          <w:sz w:val="16"/>
          <w:szCs w:val="16"/>
        </w:rPr>
      </w:pPr>
    </w:p>
    <w:p w14:paraId="517E5A3C" w14:textId="77777777" w:rsidR="001E2E95" w:rsidRPr="001D49B7" w:rsidRDefault="001E2E95" w:rsidP="00A01C12">
      <w:pPr>
        <w:pStyle w:val="Header"/>
        <w:tabs>
          <w:tab w:val="clear" w:pos="4320"/>
          <w:tab w:val="clear" w:pos="8640"/>
        </w:tabs>
        <w:rPr>
          <w:rFonts w:ascii="Calibri" w:hAnsi="Calibri"/>
          <w:i/>
          <w:sz w:val="18"/>
          <w:szCs w:val="18"/>
        </w:rPr>
      </w:pPr>
    </w:p>
    <w:p w14:paraId="517E5A3D" w14:textId="77777777" w:rsidR="001E2E95" w:rsidRPr="001D49B7" w:rsidRDefault="001E2E95" w:rsidP="00A01C12">
      <w:pPr>
        <w:pStyle w:val="Header"/>
        <w:tabs>
          <w:tab w:val="clear" w:pos="4320"/>
          <w:tab w:val="clear" w:pos="8640"/>
        </w:tabs>
        <w:rPr>
          <w:rFonts w:ascii="Calibri" w:hAnsi="Calibri"/>
          <w:i/>
          <w:sz w:val="18"/>
          <w:szCs w:val="18"/>
        </w:rPr>
      </w:pPr>
    </w:p>
    <w:p w14:paraId="517E5A3E" w14:textId="77777777" w:rsidR="001E2E95" w:rsidRPr="001D49B7" w:rsidRDefault="001E2E95" w:rsidP="00A01C12">
      <w:pPr>
        <w:pStyle w:val="Header"/>
        <w:tabs>
          <w:tab w:val="clear" w:pos="4320"/>
          <w:tab w:val="clear" w:pos="8640"/>
        </w:tabs>
        <w:rPr>
          <w:rFonts w:ascii="Calibri" w:hAnsi="Calibri"/>
          <w:i/>
          <w:sz w:val="18"/>
          <w:szCs w:val="18"/>
        </w:rPr>
        <w:sectPr w:rsidR="001E2E95" w:rsidRPr="001D49B7" w:rsidSect="0032702E">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517E5A3F" w14:textId="49AC4F4E" w:rsidR="001E2E95" w:rsidRPr="00C016B2" w:rsidRDefault="00731BAB" w:rsidP="00C016B2">
      <w:pPr>
        <w:jc w:val="center"/>
        <w:rPr>
          <w:rFonts w:ascii="Calibri" w:hAnsi="Calibri"/>
          <w:b/>
        </w:rPr>
      </w:pPr>
      <w:r>
        <w:rPr>
          <w:rFonts w:ascii="Calibri" w:hAnsi="Calibri"/>
          <w:b/>
        </w:rPr>
        <w:lastRenderedPageBreak/>
        <w:t>CF2R-MCH-25f-E User Instructions</w:t>
      </w:r>
    </w:p>
    <w:p w14:paraId="517E5A40" w14:textId="77777777" w:rsidR="001E2E95" w:rsidRPr="007936C3" w:rsidRDefault="001E2E95" w:rsidP="00FF5B8C">
      <w:pPr>
        <w:rPr>
          <w:rFonts w:ascii="Calibri" w:hAnsi="Calibri"/>
        </w:rPr>
      </w:pPr>
    </w:p>
    <w:p w14:paraId="517E5A41" w14:textId="3029D717" w:rsidR="00122CEE" w:rsidRPr="00C016B2" w:rsidRDefault="00122CEE" w:rsidP="00122CEE">
      <w:pPr>
        <w:rPr>
          <w:rFonts w:asciiTheme="minorHAnsi" w:hAnsiTheme="minorHAnsi"/>
          <w:b/>
        </w:rPr>
      </w:pPr>
      <w:r w:rsidRPr="00C016B2">
        <w:rPr>
          <w:rFonts w:asciiTheme="minorHAnsi" w:hAnsiTheme="minorHAnsi"/>
          <w:b/>
        </w:rPr>
        <w:t>Section A. System Information</w:t>
      </w:r>
    </w:p>
    <w:p w14:paraId="517E5A43"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4"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5"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6"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7"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8"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This information is automatically pulled from the Certificate of Installation (MCH-01)</w:t>
      </w:r>
    </w:p>
    <w:p w14:paraId="517E5A49"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517E5A4A" w14:textId="2F319C83"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84C04F4" w14:textId="3A847D13" w:rsidR="0018604B" w:rsidRDefault="0018604B" w:rsidP="00122CEE">
      <w:pPr>
        <w:pStyle w:val="ListParagraph"/>
        <w:numPr>
          <w:ilvl w:val="0"/>
          <w:numId w:val="9"/>
        </w:numPr>
        <w:rPr>
          <w:rFonts w:asciiTheme="minorHAnsi" w:hAnsiTheme="minorHAnsi"/>
        </w:rPr>
      </w:pPr>
      <w:r>
        <w:rPr>
          <w:rFonts w:asciiTheme="minorHAnsi" w:hAnsiTheme="minorHAnsi"/>
        </w:rPr>
        <w:t>If applicable, a liquid line filter drier shall be installed according to manufacturer’s specifications.</w:t>
      </w:r>
    </w:p>
    <w:p w14:paraId="517E5A4B"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 xml:space="preserve">Select the appropriate choice regarding whether this system has a </w:t>
      </w:r>
      <w:r w:rsidR="00E235EF">
        <w:rPr>
          <w:rFonts w:asciiTheme="minorHAnsi" w:hAnsiTheme="minorHAnsi"/>
        </w:rPr>
        <w:t>Fault Indicator Display</w:t>
      </w:r>
      <w:r w:rsidRPr="00120E9A">
        <w:rPr>
          <w:rFonts w:asciiTheme="minorHAnsi" w:hAnsiTheme="minorHAnsi"/>
        </w:rPr>
        <w:t xml:space="preserve"> (</w:t>
      </w:r>
      <w:r w:rsidR="00E235EF">
        <w:rPr>
          <w:rFonts w:asciiTheme="minorHAnsi" w:hAnsiTheme="minorHAnsi"/>
        </w:rPr>
        <w:t>FID</w:t>
      </w:r>
      <w:r w:rsidRPr="00120E9A">
        <w:rPr>
          <w:rFonts w:asciiTheme="minorHAnsi" w:hAnsiTheme="minorHAnsi"/>
        </w:rPr>
        <w:t xml:space="preserve">). Qualifying </w:t>
      </w:r>
      <w:r w:rsidR="00E235EF">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E235EF">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E235EF">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E235EF">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Pr>
          <w:rFonts w:asciiTheme="minorHAnsi" w:hAnsiTheme="minorHAnsi"/>
        </w:rPr>
        <w:t>FID</w:t>
      </w:r>
      <w:r>
        <w:rPr>
          <w:rFonts w:asciiTheme="minorHAnsi" w:hAnsiTheme="minorHAnsi"/>
        </w:rPr>
        <w:t xml:space="preserve"> is required. Other requirements may also be triggered.</w:t>
      </w:r>
    </w:p>
    <w:p w14:paraId="517E5A4D" w14:textId="63F7B79D"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0A00DD49"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517E5A50" w14:textId="77777777"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Select the refrigerant charge verification method used from the choices provided:</w:t>
      </w:r>
    </w:p>
    <w:p w14:paraId="517E5A51" w14:textId="20A3EE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Superheat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517E5A52" w14:textId="14A80028"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Subcooling (outdoor temperature must be ≥ 55</w:t>
      </w:r>
      <w:r w:rsidR="000F564E">
        <w:rPr>
          <w:rFonts w:asciiTheme="minorHAnsi" w:hAnsiTheme="minorHAnsi"/>
        </w:rPr>
        <w:t>°</w:t>
      </w:r>
      <w:r w:rsidRPr="00120E9A">
        <w:rPr>
          <w:rFonts w:asciiTheme="minorHAnsi" w:hAnsiTheme="minorHAnsi"/>
        </w:rPr>
        <w:t xml:space="preserve">F); </w:t>
      </w:r>
      <w:r w:rsidR="008B4C10">
        <w:rPr>
          <w:rFonts w:asciiTheme="minorHAnsi" w:hAnsiTheme="minorHAnsi"/>
        </w:rPr>
        <w:t>t</w:t>
      </w:r>
      <w:r w:rsidRPr="00120E9A">
        <w:rPr>
          <w:rFonts w:asciiTheme="minorHAnsi" w:hAnsiTheme="minorHAnsi"/>
        </w:rPr>
        <w:t>his verification method can only be used when the outdoor temperature is at or above 55</w:t>
      </w:r>
      <w:r w:rsidR="000F564E">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517E5A53" w14:textId="124C13AA"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Weigh-in; </w:t>
      </w:r>
      <w:r w:rsidR="008B4C10">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17E5A54" w14:textId="255768CE" w:rsidR="00122CEE" w:rsidRPr="00120E9A" w:rsidDel="00351386" w:rsidRDefault="00122CEE" w:rsidP="00122CEE">
      <w:pPr>
        <w:pStyle w:val="ListParagraph"/>
        <w:numPr>
          <w:ilvl w:val="0"/>
          <w:numId w:val="5"/>
        </w:numPr>
        <w:spacing w:after="60"/>
        <w:ind w:left="1080"/>
        <w:rPr>
          <w:del w:id="1" w:author="Alhabibi, Haider@Energy" w:date="2022-06-08T15:06:00Z"/>
          <w:rFonts w:asciiTheme="minorHAnsi" w:hAnsiTheme="minorHAnsi"/>
        </w:rPr>
      </w:pPr>
      <w:del w:id="2" w:author="Alhabibi, Haider@Energy" w:date="2022-06-08T15:06:00Z">
        <w:r w:rsidRPr="00120E9A" w:rsidDel="00351386">
          <w:rPr>
            <w:rFonts w:asciiTheme="minorHAnsi" w:hAnsiTheme="minorHAnsi"/>
          </w:rPr>
          <w:delText>Winter Setup (applicable when outdoor temperature is &lt; 55</w:delText>
        </w:r>
        <w:r w:rsidR="000F564E" w:rsidDel="00351386">
          <w:rPr>
            <w:rFonts w:asciiTheme="minorHAnsi" w:hAnsiTheme="minorHAnsi"/>
          </w:rPr>
          <w:delText>°</w:delText>
        </w:r>
        <w:r w:rsidRPr="00120E9A" w:rsidDel="00351386">
          <w:rPr>
            <w:rFonts w:asciiTheme="minorHAnsi" w:hAnsiTheme="minorHAnsi"/>
          </w:rPr>
          <w:delText xml:space="preserve">F); </w:delText>
        </w:r>
        <w:r w:rsidR="008B4C10" w:rsidDel="00351386">
          <w:rPr>
            <w:rFonts w:asciiTheme="minorHAnsi" w:hAnsiTheme="minorHAnsi"/>
          </w:rPr>
          <w:delText>t</w:delText>
        </w:r>
        <w:r w:rsidRPr="00120E9A" w:rsidDel="00351386">
          <w:rPr>
            <w:rFonts w:asciiTheme="minorHAnsi" w:hAnsiTheme="minorHAnsi"/>
          </w:rPr>
          <w:delText>he Winter Setup verification method is a special version of the Subcooling method. It can be used when the outdoor temperature is between 37</w:delText>
        </w:r>
        <w:r w:rsidR="000F564E" w:rsidDel="00351386">
          <w:rPr>
            <w:rFonts w:asciiTheme="minorHAnsi" w:hAnsiTheme="minorHAnsi"/>
          </w:rPr>
          <w:delText>°F</w:delText>
        </w:r>
        <w:r w:rsidRPr="00120E9A" w:rsidDel="00351386">
          <w:rPr>
            <w:rFonts w:asciiTheme="minorHAnsi" w:hAnsiTheme="minorHAnsi"/>
          </w:rPr>
          <w:delText xml:space="preserve"> and 55</w:delText>
        </w:r>
        <w:r w:rsidR="000F564E" w:rsidDel="00351386">
          <w:rPr>
            <w:rFonts w:asciiTheme="minorHAnsi" w:hAnsiTheme="minorHAnsi"/>
          </w:rPr>
          <w:delText>°</w:delText>
        </w:r>
        <w:r w:rsidRPr="00120E9A" w:rsidDel="00351386">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CF2R-MCH-25e.</w:delText>
        </w:r>
      </w:del>
    </w:p>
    <w:p w14:paraId="517E5A55" w14:textId="72F19F2E" w:rsidR="00122CEE" w:rsidRPr="00120E9A" w:rsidRDefault="00122CEE" w:rsidP="00122CEE">
      <w:pPr>
        <w:pStyle w:val="ListParagraph"/>
        <w:numPr>
          <w:ilvl w:val="0"/>
          <w:numId w:val="5"/>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17E5A56" w14:textId="3A74A810" w:rsidR="00122CEE" w:rsidRPr="00120E9A" w:rsidRDefault="00122CEE" w:rsidP="00122CEE">
      <w:pPr>
        <w:pStyle w:val="ListParagraph"/>
        <w:numPr>
          <w:ilvl w:val="0"/>
          <w:numId w:val="9"/>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17E5A57" w14:textId="3BEE89AE" w:rsidR="00122CEE" w:rsidRDefault="00122CEE" w:rsidP="00122CEE">
      <w:pPr>
        <w:numPr>
          <w:ilvl w:val="0"/>
          <w:numId w:val="9"/>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A24335">
        <w:rPr>
          <w:rFonts w:asciiTheme="minorHAnsi" w:hAnsiTheme="minorHAnsi"/>
        </w:rPr>
        <w:t>A15</w:t>
      </w:r>
      <w:r w:rsidRPr="00120E9A">
        <w:rPr>
          <w:rFonts w:asciiTheme="minorHAnsi" w:hAnsiTheme="minorHAnsi"/>
        </w:rPr>
        <w:t xml:space="preserve"> and </w:t>
      </w:r>
      <w:r w:rsidR="00A24335">
        <w:rPr>
          <w:rFonts w:asciiTheme="minorHAnsi" w:hAnsiTheme="minorHAnsi"/>
        </w:rPr>
        <w:t>A16</w:t>
      </w:r>
      <w:r w:rsidRPr="00120E9A">
        <w:rPr>
          <w:rFonts w:asciiTheme="minorHAnsi" w:hAnsiTheme="minorHAnsi"/>
        </w:rPr>
        <w:t>.  Group Sampling procedures are detailed Residential Appendix RA2.3.</w:t>
      </w:r>
    </w:p>
    <w:p w14:paraId="517E5A59" w14:textId="77777777" w:rsidR="00122CEE" w:rsidRDefault="00122CEE" w:rsidP="00122CEE">
      <w:pPr>
        <w:ind w:left="360"/>
        <w:rPr>
          <w:rFonts w:ascii="Calibri" w:hAnsi="Calibri"/>
        </w:rPr>
      </w:pPr>
    </w:p>
    <w:p w14:paraId="517E5A5A" w14:textId="77777777" w:rsidR="00122CEE" w:rsidRPr="00C016B2" w:rsidRDefault="00122CEE" w:rsidP="00122CEE">
      <w:pPr>
        <w:rPr>
          <w:rFonts w:ascii="Calibri" w:hAnsi="Calibri"/>
          <w:b/>
        </w:rPr>
      </w:pPr>
      <w:r w:rsidRPr="00C016B2">
        <w:rPr>
          <w:rFonts w:ascii="Calibri" w:hAnsi="Calibri"/>
          <w:b/>
        </w:rPr>
        <w:t>Section B. Measurement Access Hole (MAH) Verification</w:t>
      </w:r>
    </w:p>
    <w:p w14:paraId="517E5A5C" w14:textId="49249DD2" w:rsidR="00122CEE" w:rsidRPr="007936C3" w:rsidRDefault="00122CEE" w:rsidP="00122CEE">
      <w:pPr>
        <w:pStyle w:val="ListParagraph"/>
        <w:numPr>
          <w:ilvl w:val="0"/>
          <w:numId w:val="10"/>
        </w:numPr>
        <w:rPr>
          <w:rFonts w:ascii="Calibri" w:hAnsi="Calibri"/>
        </w:rPr>
      </w:pPr>
      <w:r w:rsidRPr="007936C3">
        <w:rPr>
          <w:rFonts w:ascii="Calibri" w:hAnsi="Calibri"/>
        </w:rPr>
        <w:t xml:space="preserve">Indicate the method used to demonstrate compliance with the MAH requirement by selecting the appropriate method from the </w:t>
      </w:r>
      <w:proofErr w:type="gramStart"/>
      <w:r w:rsidRPr="007936C3">
        <w:rPr>
          <w:rFonts w:ascii="Calibri" w:hAnsi="Calibri"/>
        </w:rPr>
        <w:t>drop down</w:t>
      </w:r>
      <w:proofErr w:type="gramEnd"/>
      <w:r w:rsidRPr="007936C3">
        <w:rPr>
          <w:rFonts w:ascii="Calibri" w:hAnsi="Calibri"/>
        </w:rPr>
        <w:t xml:space="preserve"> list. Procedures for installing MAH’s are detailed in RA3.2.2.3. Selecting that the MAH cannot be installed consistent with Figure 3.2-1 may result in additional scrutiny by enforcement personnel.</w:t>
      </w:r>
    </w:p>
    <w:p w14:paraId="517E5A5D" w14:textId="77777777" w:rsidR="00122CEE" w:rsidRPr="007936C3" w:rsidRDefault="00122CEE" w:rsidP="00122CEE">
      <w:pPr>
        <w:pStyle w:val="ListParagraph"/>
        <w:ind w:left="0"/>
        <w:rPr>
          <w:rFonts w:ascii="Calibri" w:hAnsi="Calibri"/>
        </w:rPr>
      </w:pPr>
    </w:p>
    <w:p w14:paraId="517E5A5E" w14:textId="79A8D1A7" w:rsidR="00122CEE" w:rsidRPr="00C016B2" w:rsidRDefault="00122CEE" w:rsidP="00122CEE">
      <w:pPr>
        <w:rPr>
          <w:rFonts w:ascii="Calibri" w:hAnsi="Calibri"/>
          <w:b/>
        </w:rPr>
      </w:pPr>
      <w:r w:rsidRPr="00C016B2">
        <w:rPr>
          <w:rFonts w:ascii="Calibri" w:hAnsi="Calibri"/>
          <w:b/>
        </w:rPr>
        <w:t>Section C. Minimum System Airflow Rate Verification</w:t>
      </w:r>
    </w:p>
    <w:p w14:paraId="517E5A5F" w14:textId="2587439B" w:rsidR="00122CEE" w:rsidRPr="007936C3" w:rsidRDefault="00122CEE" w:rsidP="00122CEE">
      <w:pPr>
        <w:pStyle w:val="ListParagraph"/>
        <w:numPr>
          <w:ilvl w:val="0"/>
          <w:numId w:val="11"/>
        </w:numPr>
        <w:rPr>
          <w:rFonts w:ascii="Calibri" w:hAnsi="Calibri"/>
        </w:rPr>
      </w:pPr>
      <w:r w:rsidRPr="007936C3">
        <w:rPr>
          <w:rFonts w:ascii="Calibri" w:hAnsi="Calibri"/>
        </w:rPr>
        <w:t xml:space="preserve">This information is automatically calculated based on the information given in </w:t>
      </w:r>
      <w:r w:rsidR="00A24335">
        <w:rPr>
          <w:rFonts w:ascii="Calibri" w:hAnsi="Calibri"/>
        </w:rPr>
        <w:t>A10</w:t>
      </w:r>
      <w:r w:rsidRPr="007936C3">
        <w:rPr>
          <w:rFonts w:ascii="Calibri" w:hAnsi="Calibri"/>
        </w:rPr>
        <w:t>. This is the target minimum system airflow required for the system being verified.</w:t>
      </w:r>
    </w:p>
    <w:p w14:paraId="517E5A60" w14:textId="77777777" w:rsidR="00122CEE" w:rsidRPr="00120E9A" w:rsidRDefault="00122CEE" w:rsidP="00122CEE">
      <w:pPr>
        <w:pStyle w:val="ListParagraph"/>
        <w:numPr>
          <w:ilvl w:val="0"/>
          <w:numId w:val="11"/>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517E5A62" w14:textId="77777777" w:rsidR="00122CEE" w:rsidRPr="007936C3" w:rsidRDefault="00122CEE" w:rsidP="00122CEE">
      <w:pPr>
        <w:rPr>
          <w:rFonts w:ascii="Calibri" w:hAnsi="Calibri"/>
        </w:rPr>
      </w:pPr>
    </w:p>
    <w:p w14:paraId="517E5A63" w14:textId="5C7FDB5E" w:rsidR="00122CEE" w:rsidRPr="00C016B2" w:rsidRDefault="00122CEE" w:rsidP="00122CEE">
      <w:pPr>
        <w:rPr>
          <w:rFonts w:ascii="Calibri" w:hAnsi="Calibri"/>
          <w:b/>
        </w:rPr>
      </w:pPr>
      <w:r w:rsidRPr="00C016B2">
        <w:rPr>
          <w:rFonts w:ascii="Calibri" w:hAnsi="Calibri"/>
          <w:b/>
        </w:rPr>
        <w:t>Section D. Verification of New Package Unit Factory Charge</w:t>
      </w:r>
    </w:p>
    <w:p w14:paraId="517E5A66" w14:textId="77777777" w:rsidR="00122CEE" w:rsidRPr="007936C3" w:rsidRDefault="00122CEE" w:rsidP="00122CEE">
      <w:pPr>
        <w:pStyle w:val="ListParagraph"/>
        <w:numPr>
          <w:ilvl w:val="0"/>
          <w:numId w:val="12"/>
        </w:numPr>
        <w:rPr>
          <w:rFonts w:ascii="Calibri" w:hAnsi="Calibri"/>
        </w:rPr>
      </w:pPr>
      <w:r w:rsidRPr="007936C3">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1D49B7" w:rsidRDefault="001E2E95" w:rsidP="00A728D9">
      <w:pPr>
        <w:rPr>
          <w:rFonts w:ascii="Calibri" w:hAnsi="Calibri"/>
          <w:sz w:val="18"/>
          <w:szCs w:val="18"/>
        </w:rPr>
      </w:pPr>
    </w:p>
    <w:p w14:paraId="517E5A8F" w14:textId="77777777" w:rsidR="001E2E95" w:rsidRPr="001D49B7" w:rsidRDefault="001E2E95" w:rsidP="00A728D9">
      <w:pPr>
        <w:rPr>
          <w:rFonts w:ascii="Calibri" w:hAnsi="Calibri"/>
          <w:sz w:val="18"/>
          <w:szCs w:val="18"/>
        </w:rPr>
      </w:pPr>
    </w:p>
    <w:p w14:paraId="517E5A90" w14:textId="77777777" w:rsidR="001E2E95" w:rsidRPr="001D49B7" w:rsidRDefault="001E2E95" w:rsidP="00A728D9">
      <w:pPr>
        <w:rPr>
          <w:rFonts w:ascii="Calibri" w:hAnsi="Calibri"/>
          <w:sz w:val="18"/>
          <w:szCs w:val="18"/>
        </w:rPr>
      </w:pPr>
    </w:p>
    <w:p w14:paraId="517E5A91" w14:textId="77777777" w:rsidR="001E2E95" w:rsidRPr="001D49B7" w:rsidRDefault="001E2E95">
      <w:pPr>
        <w:rPr>
          <w:rFonts w:ascii="Calibri" w:hAnsi="Calibri"/>
          <w:sz w:val="18"/>
          <w:szCs w:val="18"/>
        </w:rPr>
        <w:sectPr w:rsidR="001E2E95" w:rsidRPr="001D49B7" w:rsidSect="0032702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1E2E95" w:rsidRPr="001D49B7" w14:paraId="517E5A95" w14:textId="77777777" w:rsidTr="00803995">
        <w:trPr>
          <w:cantSplit/>
          <w:trHeight w:val="449"/>
        </w:trPr>
        <w:tc>
          <w:tcPr>
            <w:tcW w:w="5000" w:type="pct"/>
            <w:gridSpan w:val="3"/>
          </w:tcPr>
          <w:p w14:paraId="517E5A93" w14:textId="300F8DF9" w:rsidR="001E2E95" w:rsidRPr="001D49B7" w:rsidRDefault="00A6230C" w:rsidP="00C016B2">
            <w:pPr>
              <w:rPr>
                <w:rFonts w:ascii="Calibri" w:hAnsi="Calibri"/>
                <w:b/>
              </w:rPr>
            </w:pPr>
            <w:r>
              <w:rPr>
                <w:rFonts w:ascii="Calibri" w:hAnsi="Calibri"/>
                <w:b/>
              </w:rPr>
              <w:lastRenderedPageBreak/>
              <w:t>A. System Information</w:t>
            </w:r>
          </w:p>
          <w:p w14:paraId="517E5A94" w14:textId="77777777" w:rsidR="001E2E95" w:rsidRPr="0032702E" w:rsidRDefault="00A6230C" w:rsidP="00C016B2">
            <w:pPr>
              <w:rPr>
                <w:rFonts w:ascii="Calibri" w:hAnsi="Calibri"/>
              </w:rPr>
            </w:pPr>
            <w:r w:rsidRPr="0032702E">
              <w:rPr>
                <w:rFonts w:ascii="Calibri" w:hAnsi="Calibri"/>
                <w:sz w:val="18"/>
              </w:rPr>
              <w:t>Each system requiring refrigerant charge verification will be documented on a separate certificate.</w:t>
            </w:r>
          </w:p>
        </w:tc>
      </w:tr>
      <w:tr w:rsidR="001E2E95" w:rsidRPr="001D49B7" w14:paraId="517E5A99" w14:textId="77777777" w:rsidTr="00C016B2">
        <w:trPr>
          <w:cantSplit/>
          <w:trHeight w:val="360"/>
        </w:trPr>
        <w:tc>
          <w:tcPr>
            <w:tcW w:w="288" w:type="pct"/>
            <w:vAlign w:val="center"/>
          </w:tcPr>
          <w:p w14:paraId="517E5A9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01</w:t>
            </w:r>
          </w:p>
        </w:tc>
        <w:tc>
          <w:tcPr>
            <w:tcW w:w="2212" w:type="pct"/>
            <w:vAlign w:val="center"/>
          </w:tcPr>
          <w:p w14:paraId="517E5A97" w14:textId="2A085F90"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Identification or Name</w:t>
            </w:r>
          </w:p>
        </w:tc>
        <w:tc>
          <w:tcPr>
            <w:tcW w:w="2500" w:type="pct"/>
          </w:tcPr>
          <w:p w14:paraId="517E5A98" w14:textId="77777777" w:rsidR="001E2E95" w:rsidRPr="001D49B7" w:rsidRDefault="00A6230C" w:rsidP="00803995">
            <w:pPr>
              <w:pStyle w:val="Header"/>
              <w:tabs>
                <w:tab w:val="clear" w:pos="4320"/>
                <w:tab w:val="clear" w:pos="8640"/>
              </w:tabs>
              <w:spacing w:after="60"/>
              <w:rPr>
                <w:rFonts w:ascii="Calibri" w:hAnsi="Calibri"/>
              </w:rPr>
            </w:pPr>
            <w:r>
              <w:rPr>
                <w:rFonts w:ascii="Calibri" w:hAnsi="Calibri"/>
              </w:rPr>
              <w:t>&lt;&lt;auto filled text: referenced from MCH01&gt;&gt;</w:t>
            </w:r>
          </w:p>
        </w:tc>
      </w:tr>
      <w:tr w:rsidR="001E2E95" w:rsidRPr="001D49B7" w14:paraId="517E5A9D" w14:textId="77777777" w:rsidTr="00C016B2">
        <w:trPr>
          <w:cantSplit/>
          <w:trHeight w:val="360"/>
        </w:trPr>
        <w:tc>
          <w:tcPr>
            <w:tcW w:w="288" w:type="pct"/>
            <w:vAlign w:val="center"/>
          </w:tcPr>
          <w:p w14:paraId="517E5A9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02</w:t>
            </w:r>
          </w:p>
        </w:tc>
        <w:tc>
          <w:tcPr>
            <w:tcW w:w="2212" w:type="pct"/>
            <w:vAlign w:val="center"/>
          </w:tcPr>
          <w:p w14:paraId="517E5A9B" w14:textId="07E9E164" w:rsidR="001E2E95" w:rsidRPr="001D49B7" w:rsidRDefault="00AF2C4A" w:rsidP="005060EB">
            <w:pPr>
              <w:pStyle w:val="Header"/>
              <w:tabs>
                <w:tab w:val="clear" w:pos="4320"/>
                <w:tab w:val="clear" w:pos="8640"/>
              </w:tabs>
              <w:rPr>
                <w:rFonts w:ascii="Calibri" w:hAnsi="Calibri"/>
              </w:rPr>
            </w:pPr>
            <w:r>
              <w:rPr>
                <w:rFonts w:ascii="Calibri" w:hAnsi="Calibri"/>
              </w:rPr>
              <w:t xml:space="preserve">Space Conditioning </w:t>
            </w:r>
            <w:r w:rsidR="00A6230C">
              <w:rPr>
                <w:rFonts w:ascii="Calibri" w:hAnsi="Calibri"/>
              </w:rPr>
              <w:t>System Location or Area Served</w:t>
            </w:r>
          </w:p>
        </w:tc>
        <w:tc>
          <w:tcPr>
            <w:tcW w:w="2500" w:type="pct"/>
          </w:tcPr>
          <w:p w14:paraId="517E5A9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1" w14:textId="77777777" w:rsidTr="00C016B2">
        <w:trPr>
          <w:cantSplit/>
          <w:trHeight w:val="360"/>
        </w:trPr>
        <w:tc>
          <w:tcPr>
            <w:tcW w:w="288" w:type="pct"/>
            <w:vAlign w:val="center"/>
          </w:tcPr>
          <w:p w14:paraId="517E5A9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03</w:t>
            </w:r>
          </w:p>
        </w:tc>
        <w:tc>
          <w:tcPr>
            <w:tcW w:w="2212" w:type="pct"/>
            <w:vAlign w:val="center"/>
          </w:tcPr>
          <w:p w14:paraId="517E5A9F" w14:textId="2BF20ACD"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ake or </w:t>
            </w:r>
            <w:r w:rsidR="005060EB">
              <w:rPr>
                <w:rFonts w:ascii="Calibri" w:hAnsi="Calibri"/>
              </w:rPr>
              <w:t>B</w:t>
            </w:r>
            <w:r>
              <w:rPr>
                <w:rFonts w:ascii="Calibri" w:hAnsi="Calibri"/>
              </w:rPr>
              <w:t>rand</w:t>
            </w:r>
          </w:p>
        </w:tc>
        <w:tc>
          <w:tcPr>
            <w:tcW w:w="2500" w:type="pct"/>
          </w:tcPr>
          <w:p w14:paraId="517E5AA0"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5" w14:textId="77777777" w:rsidTr="00C016B2">
        <w:trPr>
          <w:cantSplit/>
          <w:trHeight w:val="360"/>
        </w:trPr>
        <w:tc>
          <w:tcPr>
            <w:tcW w:w="288" w:type="pct"/>
            <w:vAlign w:val="center"/>
          </w:tcPr>
          <w:p w14:paraId="517E5AA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04</w:t>
            </w:r>
          </w:p>
        </w:tc>
        <w:tc>
          <w:tcPr>
            <w:tcW w:w="2212" w:type="pct"/>
            <w:vAlign w:val="center"/>
          </w:tcPr>
          <w:p w14:paraId="517E5AA3" w14:textId="7F951F7A"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M</w:t>
            </w:r>
            <w:r>
              <w:rPr>
                <w:rFonts w:ascii="Calibri" w:hAnsi="Calibri"/>
              </w:rPr>
              <w:t xml:space="preserve">odel </w:t>
            </w:r>
            <w:r w:rsidR="005060EB">
              <w:rPr>
                <w:rFonts w:ascii="Calibri" w:hAnsi="Calibri"/>
              </w:rPr>
              <w:t>N</w:t>
            </w:r>
            <w:r>
              <w:rPr>
                <w:rFonts w:ascii="Calibri" w:hAnsi="Calibri"/>
              </w:rPr>
              <w:t>umber</w:t>
            </w:r>
          </w:p>
        </w:tc>
        <w:tc>
          <w:tcPr>
            <w:tcW w:w="2500" w:type="pct"/>
          </w:tcPr>
          <w:p w14:paraId="517E5AA4"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9" w14:textId="77777777" w:rsidTr="00C016B2">
        <w:trPr>
          <w:cantSplit/>
          <w:trHeight w:val="360"/>
        </w:trPr>
        <w:tc>
          <w:tcPr>
            <w:tcW w:w="288" w:type="pct"/>
            <w:vAlign w:val="center"/>
          </w:tcPr>
          <w:p w14:paraId="517E5AA6"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05</w:t>
            </w:r>
          </w:p>
        </w:tc>
        <w:tc>
          <w:tcPr>
            <w:tcW w:w="2212" w:type="pct"/>
            <w:vAlign w:val="center"/>
          </w:tcPr>
          <w:p w14:paraId="517E5AA7" w14:textId="16E596B1" w:rsidR="001E2E95" w:rsidRPr="001D49B7" w:rsidRDefault="00A6230C" w:rsidP="005060EB">
            <w:pPr>
              <w:pStyle w:val="Header"/>
              <w:tabs>
                <w:tab w:val="clear" w:pos="4320"/>
                <w:tab w:val="clear" w:pos="8640"/>
              </w:tabs>
              <w:rPr>
                <w:rFonts w:ascii="Calibri" w:hAnsi="Calibri"/>
              </w:rPr>
            </w:pPr>
            <w:r>
              <w:rPr>
                <w:rFonts w:ascii="Calibri" w:hAnsi="Calibri"/>
              </w:rPr>
              <w:t>Nominal Cooling Capacity (tons) of Condenser</w:t>
            </w:r>
          </w:p>
        </w:tc>
        <w:tc>
          <w:tcPr>
            <w:tcW w:w="2500" w:type="pct"/>
          </w:tcPr>
          <w:p w14:paraId="517E5AA8"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AD" w14:textId="77777777" w:rsidTr="00C016B2">
        <w:trPr>
          <w:cantSplit/>
          <w:trHeight w:val="360"/>
        </w:trPr>
        <w:tc>
          <w:tcPr>
            <w:tcW w:w="288" w:type="pct"/>
            <w:vAlign w:val="center"/>
          </w:tcPr>
          <w:p w14:paraId="517E5AAA"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06</w:t>
            </w:r>
          </w:p>
        </w:tc>
        <w:tc>
          <w:tcPr>
            <w:tcW w:w="2212" w:type="pct"/>
            <w:vAlign w:val="center"/>
          </w:tcPr>
          <w:p w14:paraId="517E5AAB" w14:textId="00D2B216" w:rsidR="001E2E95" w:rsidRPr="001D49B7" w:rsidRDefault="00A6230C" w:rsidP="005060EB">
            <w:pPr>
              <w:pStyle w:val="Header"/>
              <w:tabs>
                <w:tab w:val="clear" w:pos="4320"/>
                <w:tab w:val="clear" w:pos="8640"/>
              </w:tabs>
              <w:rPr>
                <w:rFonts w:ascii="Calibri" w:hAnsi="Calibri"/>
              </w:rPr>
            </w:pPr>
            <w:r>
              <w:rPr>
                <w:rFonts w:ascii="Calibri" w:hAnsi="Calibri"/>
              </w:rPr>
              <w:t xml:space="preserve">Condenser (or package unit) </w:t>
            </w:r>
            <w:r w:rsidR="005060EB">
              <w:rPr>
                <w:rFonts w:ascii="Calibri" w:hAnsi="Calibri"/>
              </w:rPr>
              <w:t>S</w:t>
            </w:r>
            <w:r>
              <w:rPr>
                <w:rFonts w:ascii="Calibri" w:hAnsi="Calibri"/>
              </w:rPr>
              <w:t xml:space="preserve">erial </w:t>
            </w:r>
            <w:r w:rsidR="005060EB">
              <w:rPr>
                <w:rFonts w:ascii="Calibri" w:hAnsi="Calibri"/>
              </w:rPr>
              <w:t>N</w:t>
            </w:r>
            <w:r>
              <w:rPr>
                <w:rFonts w:ascii="Calibri" w:hAnsi="Calibri"/>
              </w:rPr>
              <w:t>umber</w:t>
            </w:r>
          </w:p>
        </w:tc>
        <w:tc>
          <w:tcPr>
            <w:tcW w:w="2500" w:type="pct"/>
          </w:tcPr>
          <w:p w14:paraId="517E5AAC" w14:textId="77777777" w:rsidR="001E2E95" w:rsidRPr="001D49B7" w:rsidRDefault="00A6230C" w:rsidP="00803995">
            <w:pPr>
              <w:spacing w:after="60"/>
              <w:rPr>
                <w:rFonts w:ascii="Calibri" w:hAnsi="Calibri"/>
              </w:rPr>
            </w:pPr>
            <w:r>
              <w:rPr>
                <w:rFonts w:ascii="Calibri" w:hAnsi="Calibri"/>
              </w:rPr>
              <w:t>&lt;&lt;auto filled text: referenced from MCH01&gt;&gt;</w:t>
            </w:r>
          </w:p>
        </w:tc>
      </w:tr>
      <w:tr w:rsidR="001E2E95" w:rsidRPr="001D49B7" w14:paraId="517E5AB1" w14:textId="77777777" w:rsidTr="00C016B2">
        <w:trPr>
          <w:cantSplit/>
          <w:trHeight w:val="360"/>
        </w:trPr>
        <w:tc>
          <w:tcPr>
            <w:tcW w:w="288" w:type="pct"/>
            <w:vAlign w:val="center"/>
          </w:tcPr>
          <w:p w14:paraId="517E5AAE"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07</w:t>
            </w:r>
          </w:p>
        </w:tc>
        <w:tc>
          <w:tcPr>
            <w:tcW w:w="2212" w:type="pct"/>
            <w:vAlign w:val="center"/>
          </w:tcPr>
          <w:p w14:paraId="517E5AAF" w14:textId="2E06A8CC" w:rsidR="001E2E95" w:rsidRPr="001D49B7" w:rsidRDefault="00A6230C" w:rsidP="00C016B2">
            <w:pPr>
              <w:pStyle w:val="Header"/>
              <w:tabs>
                <w:tab w:val="clear" w:pos="4320"/>
                <w:tab w:val="clear" w:pos="8640"/>
              </w:tabs>
              <w:rPr>
                <w:rFonts w:ascii="Calibri" w:hAnsi="Calibri"/>
              </w:rPr>
            </w:pPr>
            <w:r>
              <w:rPr>
                <w:rFonts w:ascii="Calibri" w:hAnsi="Calibri"/>
              </w:rPr>
              <w:t>Refrigerant Type</w:t>
            </w:r>
          </w:p>
        </w:tc>
        <w:tc>
          <w:tcPr>
            <w:tcW w:w="2500" w:type="pct"/>
            <w:vAlign w:val="center"/>
          </w:tcPr>
          <w:p w14:paraId="517E5AB0" w14:textId="296B2DAC" w:rsidR="001E2E95" w:rsidRPr="001D49B7" w:rsidRDefault="00A6230C" w:rsidP="003D5AE9">
            <w:pPr>
              <w:pStyle w:val="Header"/>
              <w:tabs>
                <w:tab w:val="clear" w:pos="4320"/>
                <w:tab w:val="clear" w:pos="8640"/>
              </w:tabs>
              <w:spacing w:before="120"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from list: </w:t>
            </w:r>
            <w:r>
              <w:rPr>
                <w:rFonts w:ascii="Calibri" w:hAnsi="Calibri"/>
                <w:u w:val="single"/>
              </w:rPr>
              <w:t>R-22</w:t>
            </w:r>
            <w:r>
              <w:rPr>
                <w:rFonts w:ascii="Calibri" w:hAnsi="Calibri"/>
              </w:rPr>
              <w:t xml:space="preserve">, or </w:t>
            </w:r>
            <w:r>
              <w:rPr>
                <w:rFonts w:ascii="Calibri" w:hAnsi="Calibri"/>
                <w:u w:val="single"/>
              </w:rPr>
              <w:t>R-410A</w:t>
            </w:r>
            <w:r>
              <w:rPr>
                <w:rFonts w:ascii="Calibri" w:hAnsi="Calibri"/>
              </w:rPr>
              <w:t xml:space="preserve">, or </w:t>
            </w:r>
            <w:r>
              <w:rPr>
                <w:rFonts w:ascii="Calibri" w:hAnsi="Calibri"/>
                <w:u w:val="single"/>
              </w:rPr>
              <w:t>other</w:t>
            </w:r>
            <w:r>
              <w:rPr>
                <w:rFonts w:ascii="Calibri" w:hAnsi="Calibri"/>
              </w:rPr>
              <w:t>&gt;&gt;</w:t>
            </w:r>
          </w:p>
        </w:tc>
      </w:tr>
      <w:tr w:rsidR="001E2E95" w:rsidRPr="001D49B7" w14:paraId="517E5AB5" w14:textId="77777777" w:rsidTr="00C016B2">
        <w:trPr>
          <w:cantSplit/>
          <w:trHeight w:val="360"/>
        </w:trPr>
        <w:tc>
          <w:tcPr>
            <w:tcW w:w="288" w:type="pct"/>
            <w:vAlign w:val="center"/>
          </w:tcPr>
          <w:p w14:paraId="517E5AB2" w14:textId="77777777" w:rsidR="001E2E95" w:rsidRPr="001D49B7" w:rsidRDefault="00A6230C" w:rsidP="00C016B2">
            <w:pPr>
              <w:pStyle w:val="Header"/>
              <w:tabs>
                <w:tab w:val="clear" w:pos="4320"/>
                <w:tab w:val="clear" w:pos="8640"/>
              </w:tabs>
              <w:jc w:val="center"/>
              <w:rPr>
                <w:rFonts w:ascii="Calibri" w:hAnsi="Calibri"/>
              </w:rPr>
            </w:pPr>
            <w:r>
              <w:rPr>
                <w:rFonts w:ascii="Calibri" w:hAnsi="Calibri"/>
              </w:rPr>
              <w:t>08</w:t>
            </w:r>
          </w:p>
        </w:tc>
        <w:tc>
          <w:tcPr>
            <w:tcW w:w="2212" w:type="pct"/>
            <w:vAlign w:val="center"/>
          </w:tcPr>
          <w:p w14:paraId="517E5AB3" w14:textId="5086536E" w:rsidR="001E2E95" w:rsidRPr="001D49B7" w:rsidRDefault="00A6230C" w:rsidP="00C016B2">
            <w:pPr>
              <w:pStyle w:val="Header"/>
              <w:tabs>
                <w:tab w:val="clear" w:pos="4320"/>
                <w:tab w:val="clear" w:pos="8640"/>
              </w:tabs>
              <w:rPr>
                <w:rFonts w:ascii="Calibri" w:hAnsi="Calibri"/>
              </w:rPr>
            </w:pPr>
            <w:r>
              <w:rPr>
                <w:rFonts w:ascii="Calibri" w:hAnsi="Calibri"/>
              </w:rPr>
              <w:t>Other Refrigerant Type (if applicable)</w:t>
            </w:r>
          </w:p>
        </w:tc>
        <w:tc>
          <w:tcPr>
            <w:tcW w:w="2500" w:type="pct"/>
            <w:vAlign w:val="center"/>
          </w:tcPr>
          <w:p w14:paraId="517E5AB4" w14:textId="0FC3F14F" w:rsidR="001E2E95" w:rsidRPr="001D49B7" w:rsidRDefault="00A6230C" w:rsidP="003D5AE9">
            <w:pPr>
              <w:spacing w:before="120" w:after="60"/>
              <w:rPr>
                <w:rFonts w:ascii="Calibri" w:hAnsi="Calibri"/>
              </w:rPr>
            </w:pPr>
            <w:r>
              <w:rPr>
                <w:rFonts w:ascii="Calibri" w:hAnsi="Calibri"/>
              </w:rPr>
              <w:t>&lt;&lt;</w:t>
            </w:r>
            <w:r w:rsidR="003D5AE9">
              <w:rPr>
                <w:rFonts w:ascii="Calibri" w:hAnsi="Calibri"/>
              </w:rPr>
              <w:t xml:space="preserve"> if A07 value = R-22 or R-410A then value in this field = N/A; elseif value in A07= other, then </w:t>
            </w:r>
            <w:r>
              <w:rPr>
                <w:rFonts w:ascii="Calibri" w:hAnsi="Calibri"/>
              </w:rPr>
              <w:t>user input: text</w:t>
            </w:r>
            <w:r w:rsidR="003D5AE9">
              <w:rPr>
                <w:rFonts w:ascii="Calibri" w:hAnsi="Calibri"/>
              </w:rPr>
              <w:t xml:space="preserve"> in this field to identify the refrigerant type</w:t>
            </w:r>
            <w:r w:rsidR="003D5AE9" w:rsidDel="003D5AE9">
              <w:rPr>
                <w:rFonts w:ascii="Calibri" w:hAnsi="Calibri"/>
              </w:rPr>
              <w:t xml:space="preserve"> </w:t>
            </w:r>
            <w:r>
              <w:rPr>
                <w:rFonts w:ascii="Calibri" w:hAnsi="Calibri"/>
              </w:rPr>
              <w:t>&gt;&gt;</w:t>
            </w:r>
          </w:p>
        </w:tc>
      </w:tr>
      <w:tr w:rsidR="0018604B" w:rsidRPr="001D49B7" w14:paraId="3F956FC6" w14:textId="77777777" w:rsidTr="00C016B2">
        <w:trPr>
          <w:cantSplit/>
          <w:trHeight w:val="360"/>
        </w:trPr>
        <w:tc>
          <w:tcPr>
            <w:tcW w:w="288" w:type="pct"/>
            <w:vAlign w:val="center"/>
          </w:tcPr>
          <w:p w14:paraId="3959D9E3" w14:textId="578E072A" w:rsidR="0018604B" w:rsidRDefault="0018604B" w:rsidP="00C016B2">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4708B2DB" w14:textId="4C3B8694" w:rsidR="0018604B" w:rsidRDefault="0018604B" w:rsidP="00C016B2">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3C249C9" w14:textId="4339AA04" w:rsidR="0018604B" w:rsidRDefault="0018604B" w:rsidP="004F5DE9">
            <w:pPr>
              <w:spacing w:before="120"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1E2E95" w:rsidRPr="001D49B7" w14:paraId="517E5AB9" w14:textId="77777777" w:rsidTr="00C016B2">
        <w:trPr>
          <w:cantSplit/>
          <w:trHeight w:val="360"/>
        </w:trPr>
        <w:tc>
          <w:tcPr>
            <w:tcW w:w="288" w:type="pct"/>
            <w:vAlign w:val="center"/>
          </w:tcPr>
          <w:p w14:paraId="517E5AB6" w14:textId="7D11C64C" w:rsidR="001E2E95" w:rsidRPr="001D49B7" w:rsidRDefault="0018604B" w:rsidP="00C016B2">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517E5AB7" w14:textId="22A6B54F" w:rsidR="001E2E95" w:rsidRPr="001D49B7" w:rsidRDefault="004F5DE9" w:rsidP="00C016B2">
            <w:pPr>
              <w:pStyle w:val="Header"/>
              <w:tabs>
                <w:tab w:val="clear" w:pos="4320"/>
                <w:tab w:val="clear" w:pos="8640"/>
              </w:tabs>
              <w:rPr>
                <w:rFonts w:ascii="Calibri" w:hAnsi="Calibri"/>
              </w:rPr>
            </w:pPr>
            <w:r>
              <w:rPr>
                <w:rFonts w:ascii="Calibri" w:hAnsi="Calibri"/>
              </w:rPr>
              <w:t xml:space="preserve">System Installation </w:t>
            </w:r>
            <w:r w:rsidR="00A6230C">
              <w:rPr>
                <w:rFonts w:ascii="Calibri" w:hAnsi="Calibri"/>
              </w:rPr>
              <w:t>Type</w:t>
            </w:r>
          </w:p>
        </w:tc>
        <w:tc>
          <w:tcPr>
            <w:tcW w:w="2500" w:type="pct"/>
            <w:vAlign w:val="center"/>
          </w:tcPr>
          <w:p w14:paraId="517E5AB8" w14:textId="77777777" w:rsidR="001E2E95" w:rsidRPr="001D49B7" w:rsidRDefault="00A6230C" w:rsidP="004F5DE9">
            <w:pPr>
              <w:spacing w:before="120" w:after="60"/>
              <w:rPr>
                <w:rFonts w:ascii="Calibri" w:hAnsi="Calibri"/>
              </w:rPr>
            </w:pPr>
            <w:r>
              <w:rPr>
                <w:rFonts w:ascii="Calibri" w:hAnsi="Calibri"/>
              </w:rPr>
              <w:t xml:space="preserve">&lt;&lt;user pick one from list: </w:t>
            </w:r>
            <w:r>
              <w:rPr>
                <w:rFonts w:ascii="Calibri" w:hAnsi="Calibri"/>
                <w:u w:val="single"/>
              </w:rPr>
              <w:t>New</w:t>
            </w:r>
            <w:r>
              <w:rPr>
                <w:rFonts w:ascii="Calibri" w:hAnsi="Calibri"/>
              </w:rPr>
              <w:t xml:space="preserve">; or </w:t>
            </w:r>
            <w:r>
              <w:rPr>
                <w:rFonts w:ascii="Calibri" w:hAnsi="Calibri"/>
                <w:u w:val="single"/>
              </w:rPr>
              <w:t>Replacement</w:t>
            </w:r>
            <w:r>
              <w:rPr>
                <w:rFonts w:ascii="Calibri" w:hAnsi="Calibri"/>
              </w:rPr>
              <w:t xml:space="preserve">; or </w:t>
            </w:r>
            <w:r>
              <w:rPr>
                <w:rFonts w:ascii="Calibri" w:hAnsi="Calibri"/>
                <w:u w:val="single"/>
              </w:rPr>
              <w:t>Alteration</w:t>
            </w:r>
            <w:r>
              <w:rPr>
                <w:rFonts w:ascii="Calibri" w:hAnsi="Calibri"/>
              </w:rPr>
              <w:t xml:space="preserve"> &gt;&gt;</w:t>
            </w:r>
          </w:p>
        </w:tc>
      </w:tr>
      <w:tr w:rsidR="001E2E95" w:rsidRPr="001D49B7" w14:paraId="517E5ABD" w14:textId="77777777" w:rsidTr="00C016B2">
        <w:trPr>
          <w:cantSplit/>
          <w:trHeight w:val="360"/>
        </w:trPr>
        <w:tc>
          <w:tcPr>
            <w:tcW w:w="288" w:type="pct"/>
            <w:vAlign w:val="center"/>
          </w:tcPr>
          <w:p w14:paraId="517E5ABA" w14:textId="2DF151D0" w:rsidR="001E2E95" w:rsidRPr="001D49B7" w:rsidRDefault="0018604B" w:rsidP="00C016B2">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18BD2362" w14:textId="6084BE8D" w:rsidR="005060EB" w:rsidRDefault="00E235EF" w:rsidP="00C016B2">
            <w:pPr>
              <w:pStyle w:val="Header"/>
              <w:tabs>
                <w:tab w:val="clear" w:pos="4320"/>
                <w:tab w:val="clear" w:pos="8640"/>
              </w:tabs>
              <w:rPr>
                <w:rFonts w:ascii="Calibri" w:hAnsi="Calibri"/>
              </w:rPr>
            </w:pPr>
            <w:r>
              <w:rPr>
                <w:rFonts w:ascii="Calibri" w:hAnsi="Calibri"/>
              </w:rPr>
              <w:t>Fault Indicator Display</w:t>
            </w:r>
            <w:r w:rsidR="00A6230C">
              <w:rPr>
                <w:rFonts w:ascii="Calibri" w:hAnsi="Calibri"/>
              </w:rPr>
              <w:t xml:space="preserve"> (</w:t>
            </w:r>
            <w:r>
              <w:rPr>
                <w:rFonts w:ascii="Calibri" w:hAnsi="Calibri"/>
              </w:rPr>
              <w:t>FID</w:t>
            </w:r>
            <w:r w:rsidR="00A6230C">
              <w:rPr>
                <w:rFonts w:ascii="Calibri" w:hAnsi="Calibri"/>
              </w:rPr>
              <w:t>) Status</w:t>
            </w:r>
          </w:p>
          <w:p w14:paraId="517E5ABB" w14:textId="5F8F19B6" w:rsidR="001E2E95" w:rsidRPr="001D49B7" w:rsidRDefault="00A6230C" w:rsidP="00C016B2">
            <w:pPr>
              <w:pStyle w:val="Header"/>
              <w:tabs>
                <w:tab w:val="clear" w:pos="4320"/>
                <w:tab w:val="clear" w:pos="8640"/>
              </w:tabs>
              <w:rPr>
                <w:rFonts w:ascii="Calibri" w:hAnsi="Calibri"/>
              </w:rPr>
            </w:pPr>
            <w:r>
              <w:rPr>
                <w:rFonts w:ascii="Calibri" w:hAnsi="Calibri"/>
              </w:rPr>
              <w:t xml:space="preserve">(Note: Even systems with </w:t>
            </w:r>
            <w:proofErr w:type="gramStart"/>
            <w:r>
              <w:rPr>
                <w:rFonts w:ascii="Calibri" w:hAnsi="Calibri"/>
              </w:rPr>
              <w:t>a</w:t>
            </w:r>
            <w:proofErr w:type="gramEnd"/>
            <w:r>
              <w:rPr>
                <w:rFonts w:ascii="Calibri" w:hAnsi="Calibri"/>
              </w:rPr>
              <w:t xml:space="preserve"> </w:t>
            </w:r>
            <w:r w:rsidR="00E235EF">
              <w:rPr>
                <w:rFonts w:ascii="Calibri" w:hAnsi="Calibri"/>
              </w:rPr>
              <w:t>FID</w:t>
            </w:r>
            <w:r>
              <w:rPr>
                <w:rFonts w:ascii="Calibri" w:hAnsi="Calibri"/>
              </w:rPr>
              <w:t xml:space="preserve"> must have refrigerant charge verified by installer)</w:t>
            </w:r>
          </w:p>
        </w:tc>
        <w:tc>
          <w:tcPr>
            <w:tcW w:w="2500" w:type="pct"/>
            <w:vAlign w:val="center"/>
          </w:tcPr>
          <w:p w14:paraId="517E5ABC" w14:textId="4A0FD39F" w:rsidR="001E2E95" w:rsidRPr="001D49B7" w:rsidRDefault="00A6230C" w:rsidP="00803995">
            <w:pPr>
              <w:spacing w:before="120" w:after="60"/>
              <w:rPr>
                <w:rFonts w:ascii="Calibri" w:hAnsi="Calibri"/>
              </w:rPr>
            </w:pPr>
            <w:r>
              <w:rPr>
                <w:rFonts w:ascii="Calibri" w:hAnsi="Calibri"/>
              </w:rPr>
              <w:t xml:space="preserve">&lt;&lt;user pick one from list: </w:t>
            </w:r>
            <w:r>
              <w:rPr>
                <w:rFonts w:ascii="Calibri" w:hAnsi="Calibri"/>
                <w:u w:val="single"/>
              </w:rPr>
              <w:t xml:space="preserve">This system has a factory installed </w:t>
            </w:r>
            <w:proofErr w:type="gramStart"/>
            <w:r w:rsidR="00E235EF">
              <w:rPr>
                <w:rFonts w:ascii="Calibri" w:hAnsi="Calibri"/>
                <w:u w:val="single"/>
              </w:rPr>
              <w:t>FID</w:t>
            </w:r>
            <w:r>
              <w:rPr>
                <w:rFonts w:ascii="Calibri" w:hAnsi="Calibri"/>
              </w:rPr>
              <w:t>;  or</w:t>
            </w:r>
            <w:proofErr w:type="gramEnd"/>
            <w:r>
              <w:rPr>
                <w:rFonts w:ascii="Calibri" w:hAnsi="Calibri"/>
                <w:u w:val="single"/>
              </w:rPr>
              <w:t xml:space="preserve"> This system has a field installed </w:t>
            </w:r>
            <w:r w:rsidR="00E235EF">
              <w:rPr>
                <w:rFonts w:ascii="Calibri" w:hAnsi="Calibri"/>
                <w:u w:val="single"/>
              </w:rPr>
              <w:t>FID</w:t>
            </w:r>
            <w:r>
              <w:rPr>
                <w:rFonts w:ascii="Calibri" w:hAnsi="Calibri"/>
              </w:rPr>
              <w:t>;  or</w:t>
            </w:r>
            <w:r>
              <w:rPr>
                <w:rFonts w:ascii="Calibri" w:hAnsi="Calibri"/>
                <w:u w:val="single"/>
              </w:rPr>
              <w:t xml:space="preserve"> This system does not have a </w:t>
            </w:r>
            <w:r w:rsidR="00E235EF">
              <w:rPr>
                <w:rFonts w:ascii="Calibri" w:hAnsi="Calibri"/>
                <w:u w:val="single"/>
              </w:rPr>
              <w:t>FID</w:t>
            </w:r>
            <w:r>
              <w:rPr>
                <w:rFonts w:ascii="Calibri" w:hAnsi="Calibri"/>
                <w:u w:val="single"/>
              </w:rPr>
              <w:t xml:space="preserve"> device installed&gt;&gt;</w:t>
            </w:r>
          </w:p>
        </w:tc>
      </w:tr>
      <w:tr w:rsidR="001E2E95" w:rsidRPr="001D49B7" w14:paraId="517E5AC1" w14:textId="77777777" w:rsidTr="00C016B2">
        <w:trPr>
          <w:cantSplit/>
          <w:trHeight w:val="360"/>
        </w:trPr>
        <w:tc>
          <w:tcPr>
            <w:tcW w:w="288" w:type="pct"/>
            <w:vAlign w:val="center"/>
          </w:tcPr>
          <w:p w14:paraId="517E5ABE" w14:textId="5C366529" w:rsidR="001E2E95" w:rsidRPr="001D49B7" w:rsidRDefault="0018604B" w:rsidP="00C016B2">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517E5ABF" w14:textId="4529505C" w:rsidR="001E2E95" w:rsidRPr="001D49B7" w:rsidRDefault="00A6230C" w:rsidP="00C016B2">
            <w:pPr>
              <w:pStyle w:val="Header"/>
              <w:tabs>
                <w:tab w:val="clear" w:pos="4320"/>
                <w:tab w:val="clear" w:pos="8640"/>
              </w:tabs>
              <w:rPr>
                <w:rFonts w:ascii="Calibri" w:hAnsi="Calibri"/>
              </w:rPr>
            </w:pPr>
            <w:r>
              <w:rPr>
                <w:rFonts w:ascii="Calibri" w:hAnsi="Calibri"/>
              </w:rPr>
              <w:t xml:space="preserve">Is the system of a type that the minimum airflow can be verified </w:t>
            </w:r>
            <w:r w:rsidR="00027FA2">
              <w:rPr>
                <w:rFonts w:ascii="Calibri" w:hAnsi="Calibri"/>
              </w:rPr>
              <w:t xml:space="preserve">for all indoor units </w:t>
            </w:r>
            <w:r>
              <w:rPr>
                <w:rFonts w:ascii="Calibri" w:hAnsi="Calibri"/>
              </w:rPr>
              <w:t>using an approved measurement procedure (RA3.3 or RA</w:t>
            </w:r>
            <w:r w:rsidR="009A07D1">
              <w:rPr>
                <w:rFonts w:ascii="Calibri" w:hAnsi="Calibri"/>
              </w:rPr>
              <w:t>3.3.3</w:t>
            </w:r>
            <w:r>
              <w:rPr>
                <w:rFonts w:ascii="Calibri" w:hAnsi="Calibri"/>
              </w:rPr>
              <w:t>)?</w:t>
            </w:r>
          </w:p>
        </w:tc>
        <w:tc>
          <w:tcPr>
            <w:tcW w:w="2500" w:type="pct"/>
            <w:vAlign w:val="center"/>
          </w:tcPr>
          <w:p w14:paraId="39DF3FDE" w14:textId="1B1DE7C1" w:rsidR="003E6C90" w:rsidRDefault="00A6230C" w:rsidP="00803995">
            <w:pPr>
              <w:spacing w:after="60"/>
              <w:rPr>
                <w:rFonts w:ascii="Calibri" w:hAnsi="Calibri"/>
              </w:rPr>
            </w:pPr>
            <w:r>
              <w:rPr>
                <w:rFonts w:ascii="Calibri" w:hAnsi="Calibri"/>
              </w:rPr>
              <w:t>&lt;</w:t>
            </w:r>
            <w:proofErr w:type="gramStart"/>
            <w:r>
              <w:rPr>
                <w:rFonts w:ascii="Calibri" w:hAnsi="Calibri"/>
              </w:rPr>
              <w:t>&lt;</w:t>
            </w:r>
            <w:r w:rsidR="00233489">
              <w:rPr>
                <w:rFonts w:ascii="Calibri" w:hAnsi="Calibri"/>
              </w:rPr>
              <w:t>(</w:t>
            </w:r>
            <w:proofErr w:type="gramEnd"/>
            <w:r w:rsidR="003E6C90" w:rsidRPr="009B391A">
              <w:rPr>
                <w:rFonts w:ascii="Calibri" w:hAnsi="Calibri"/>
              </w:rPr>
              <w:t xml:space="preserve">*for criterion 1 below </w:t>
            </w:r>
            <w:r w:rsidR="00233489">
              <w:rPr>
                <w:rFonts w:ascii="Calibri" w:hAnsi="Calibri"/>
              </w:rPr>
              <w:t xml:space="preserve">reference data on MCH-01: MCH-01 section J field 12; or MCH-01b </w:t>
            </w:r>
            <w:r w:rsidR="003E6C90">
              <w:rPr>
                <w:rFonts w:ascii="Calibri" w:hAnsi="Calibri"/>
              </w:rPr>
              <w:t xml:space="preserve">section F field 11 or </w:t>
            </w:r>
            <w:r w:rsidR="00233489">
              <w:rPr>
                <w:rFonts w:ascii="Calibri" w:hAnsi="Calibri"/>
              </w:rPr>
              <w:t>section G field 09; or MCH-01c section I field 11</w:t>
            </w:r>
            <w:r w:rsidR="007924A7">
              <w:rPr>
                <w:rFonts w:ascii="Calibri" w:hAnsi="Calibri"/>
              </w:rPr>
              <w:t xml:space="preserve">, or MCH-01d </w:t>
            </w:r>
            <w:r w:rsidR="003E6C90">
              <w:rPr>
                <w:rFonts w:ascii="Calibri" w:hAnsi="Calibri"/>
              </w:rPr>
              <w:t xml:space="preserve">section K field 11 or </w:t>
            </w:r>
            <w:r w:rsidR="007924A7">
              <w:rPr>
                <w:rFonts w:ascii="Calibri" w:hAnsi="Calibri"/>
              </w:rPr>
              <w:t>section L field 1</w:t>
            </w:r>
            <w:r w:rsidR="003E6C90">
              <w:rPr>
                <w:rFonts w:ascii="Calibri" w:hAnsi="Calibri"/>
              </w:rPr>
              <w:t>3;</w:t>
            </w:r>
          </w:p>
          <w:p w14:paraId="56EF4983" w14:textId="77777777" w:rsidR="003E6C90" w:rsidRPr="00126BEC"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38B05AE7" w14:textId="34E4024E" w:rsidR="00233489" w:rsidRDefault="003E6C90" w:rsidP="003E6C90">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233489">
              <w:rPr>
                <w:rFonts w:ascii="Calibri" w:hAnsi="Calibri"/>
              </w:rPr>
              <w:t>)</w:t>
            </w:r>
          </w:p>
          <w:p w14:paraId="1233EC33" w14:textId="77777777" w:rsidR="003E6C90" w:rsidRDefault="00233489" w:rsidP="003E6C90">
            <w:pPr>
              <w:spacing w:after="60"/>
              <w:rPr>
                <w:rFonts w:ascii="Calibri" w:hAnsi="Calibri"/>
              </w:rPr>
            </w:pPr>
            <w:r>
              <w:rPr>
                <w:rFonts w:ascii="Calibri" w:hAnsi="Calibri"/>
              </w:rPr>
              <w:t xml:space="preserve">If </w:t>
            </w:r>
            <w:r w:rsidR="003E6C90" w:rsidRPr="00126BEC">
              <w:rPr>
                <w:rFonts w:ascii="Calibri" w:hAnsi="Calibri"/>
              </w:rPr>
              <w:t>one of the following three criteria are true:</w:t>
            </w:r>
          </w:p>
          <w:p w14:paraId="619392E7" w14:textId="619BE997" w:rsidR="003E6C90" w:rsidRDefault="003E6C90" w:rsidP="003E6C90">
            <w:pPr>
              <w:spacing w:after="60"/>
              <w:rPr>
                <w:rFonts w:ascii="Calibri" w:hAnsi="Calibri"/>
              </w:rPr>
            </w:pPr>
            <w:r>
              <w:rPr>
                <w:rFonts w:ascii="Calibri" w:hAnsi="Calibri"/>
              </w:rPr>
              <w:t>criterion 1: [</w:t>
            </w:r>
            <w:r w:rsidR="00233489">
              <w:rPr>
                <w:rFonts w:ascii="Calibri" w:hAnsi="Calibri"/>
              </w:rPr>
              <w:t xml:space="preserve">value </w:t>
            </w:r>
            <w:r w:rsidRPr="00AB4364">
              <w:rPr>
                <w:rFonts w:ascii="Calibri" w:hAnsi="Calibri"/>
              </w:rPr>
              <w:t xml:space="preserve">for the RA3 airflow measurement question field for any of the ducted indoor units for this system </w:t>
            </w:r>
            <w:r w:rsidR="00233489">
              <w:rPr>
                <w:rFonts w:ascii="Calibri" w:hAnsi="Calibri"/>
              </w:rPr>
              <w:t>on MCH-01=</w:t>
            </w:r>
            <w:proofErr w:type="gramStart"/>
            <w:r>
              <w:rPr>
                <w:rFonts w:ascii="Calibri" w:hAnsi="Calibri"/>
              </w:rPr>
              <w:t>No;</w:t>
            </w:r>
            <w:proofErr w:type="gramEnd"/>
          </w:p>
          <w:p w14:paraId="4F9DDEF9" w14:textId="77777777" w:rsidR="003E6C90" w:rsidRPr="00AB4364"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67FD683" w14:textId="77777777" w:rsidR="003E6C90" w:rsidRDefault="003E6C90" w:rsidP="003E6C90">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6FDD4AAC" w14:textId="5272EBDE" w:rsidR="00233489" w:rsidRDefault="00233489" w:rsidP="003E6C90">
            <w:pPr>
              <w:spacing w:after="60"/>
              <w:rPr>
                <w:rFonts w:ascii="Calibri" w:hAnsi="Calibri"/>
                <w:u w:val="single"/>
              </w:rPr>
            </w:pPr>
            <w:r>
              <w:rPr>
                <w:rFonts w:ascii="Calibri" w:hAnsi="Calibri"/>
              </w:rPr>
              <w:t xml:space="preserve"> then value in this field=</w:t>
            </w:r>
            <w:r w:rsidR="003E6C90">
              <w:rPr>
                <w:rFonts w:ascii="Calibri" w:hAnsi="Calibri"/>
                <w:b/>
                <w:u w:val="single"/>
              </w:rPr>
              <w:t>no</w:t>
            </w:r>
            <w:r w:rsidR="00A6230C">
              <w:rPr>
                <w:rFonts w:ascii="Calibri" w:hAnsi="Calibri"/>
                <w:u w:val="single"/>
              </w:rPr>
              <w:t xml:space="preserve">, the system airflow rate measurement procedures in RA3.3 or </w:t>
            </w:r>
            <w:r w:rsidR="00A6230C">
              <w:rPr>
                <w:rFonts w:ascii="Calibri" w:hAnsi="Calibri"/>
              </w:rPr>
              <w:t>RA</w:t>
            </w:r>
            <w:r w:rsidR="009A07D1">
              <w:rPr>
                <w:rFonts w:ascii="Calibri" w:hAnsi="Calibri"/>
              </w:rPr>
              <w:t>3.3.3</w:t>
            </w:r>
            <w:r w:rsidR="00A6230C">
              <w:rPr>
                <w:rFonts w:ascii="Calibri" w:hAnsi="Calibri"/>
              </w:rPr>
              <w:t xml:space="preserve"> </w:t>
            </w:r>
            <w:r w:rsidR="00A6230C">
              <w:rPr>
                <w:rFonts w:ascii="Calibri" w:hAnsi="Calibri"/>
                <w:u w:val="single"/>
              </w:rPr>
              <w:t>can</w:t>
            </w:r>
            <w:r w:rsidR="003E6C90">
              <w:rPr>
                <w:rFonts w:ascii="Calibri" w:hAnsi="Calibri"/>
                <w:u w:val="single"/>
              </w:rPr>
              <w:t>not</w:t>
            </w:r>
            <w:r w:rsidR="00A6230C">
              <w:rPr>
                <w:rFonts w:ascii="Calibri" w:hAnsi="Calibri"/>
                <w:u w:val="single"/>
              </w:rPr>
              <w:t xml:space="preserve"> be used to verify system airflow rate requirements</w:t>
            </w:r>
            <w:r w:rsidR="003E6C90">
              <w:rPr>
                <w:rFonts w:ascii="Calibri" w:hAnsi="Calibri"/>
                <w:u w:val="single"/>
              </w:rPr>
              <w:t xml:space="preserve"> for all the indoor units for this </w:t>
            </w:r>
            <w:proofErr w:type="gramStart"/>
            <w:r w:rsidR="003E6C90">
              <w:rPr>
                <w:rFonts w:ascii="Calibri" w:hAnsi="Calibri"/>
                <w:u w:val="single"/>
              </w:rPr>
              <w:t>system</w:t>
            </w:r>
            <w:r w:rsidR="00A6230C">
              <w:rPr>
                <w:rFonts w:ascii="Calibri" w:hAnsi="Calibri"/>
                <w:u w:val="single"/>
              </w:rPr>
              <w:t>;</w:t>
            </w:r>
            <w:proofErr w:type="gramEnd"/>
          </w:p>
          <w:p w14:paraId="517E5AC0" w14:textId="1FE9D7D0" w:rsidR="001E2E95" w:rsidRPr="001D49B7" w:rsidRDefault="003E6C90" w:rsidP="00700ABE">
            <w:pPr>
              <w:spacing w:after="60"/>
              <w:rPr>
                <w:rFonts w:ascii="Calibri" w:hAnsi="Calibri"/>
              </w:rPr>
            </w:pPr>
            <w:r>
              <w:rPr>
                <w:rFonts w:ascii="Calibri" w:hAnsi="Calibri"/>
                <w:u w:val="single"/>
              </w:rPr>
              <w:t>else value = yes</w:t>
            </w:r>
            <w:r w:rsidR="00A6230C">
              <w:rPr>
                <w:rFonts w:ascii="Calibri" w:hAnsi="Calibri"/>
                <w:u w:val="single"/>
              </w:rPr>
              <w:t>&gt;&gt;</w:t>
            </w:r>
          </w:p>
        </w:tc>
      </w:tr>
      <w:tr w:rsidR="001E2E95" w:rsidRPr="001D49B7" w14:paraId="517E5AC5" w14:textId="77777777" w:rsidTr="00C016B2">
        <w:trPr>
          <w:cantSplit/>
          <w:trHeight w:val="360"/>
        </w:trPr>
        <w:tc>
          <w:tcPr>
            <w:tcW w:w="288" w:type="pct"/>
            <w:vAlign w:val="center"/>
          </w:tcPr>
          <w:p w14:paraId="517E5AC2" w14:textId="609C3213" w:rsidR="001E2E95" w:rsidRPr="001D49B7" w:rsidRDefault="0018604B" w:rsidP="00C016B2">
            <w:pPr>
              <w:pStyle w:val="Header"/>
              <w:tabs>
                <w:tab w:val="clear" w:pos="4320"/>
                <w:tab w:val="clear" w:pos="8640"/>
              </w:tabs>
              <w:jc w:val="center"/>
              <w:rPr>
                <w:rFonts w:ascii="Calibri" w:hAnsi="Calibri"/>
              </w:rPr>
            </w:pPr>
            <w:r>
              <w:rPr>
                <w:rFonts w:ascii="Calibri" w:hAnsi="Calibri"/>
              </w:rPr>
              <w:lastRenderedPageBreak/>
              <w:t>13</w:t>
            </w:r>
          </w:p>
        </w:tc>
        <w:tc>
          <w:tcPr>
            <w:tcW w:w="2212" w:type="pct"/>
            <w:vAlign w:val="center"/>
          </w:tcPr>
          <w:p w14:paraId="517E5AC3" w14:textId="77777777" w:rsidR="001E2E95" w:rsidRPr="001D49B7" w:rsidRDefault="00A6230C" w:rsidP="005060EB">
            <w:pPr>
              <w:pStyle w:val="Header"/>
              <w:tabs>
                <w:tab w:val="clear" w:pos="4320"/>
                <w:tab w:val="clear" w:pos="8640"/>
              </w:tabs>
              <w:rPr>
                <w:rFonts w:ascii="Calibri" w:hAnsi="Calibri"/>
              </w:rPr>
            </w:pPr>
            <w:r>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1D49B7" w:rsidRDefault="00A6230C" w:rsidP="00803995">
            <w:pPr>
              <w:spacing w:after="60"/>
              <w:rPr>
                <w:rFonts w:ascii="Calibri" w:hAnsi="Calibri"/>
              </w:rPr>
            </w:pPr>
            <w:r>
              <w:rPr>
                <w:rFonts w:ascii="Calibri" w:hAnsi="Calibri"/>
              </w:rPr>
              <w:t xml:space="preserve">&lt;&lt;user pick one from list:  </w:t>
            </w:r>
            <w:r>
              <w:rPr>
                <w:rFonts w:ascii="Calibri" w:hAnsi="Calibri"/>
                <w:b/>
                <w:u w:val="single"/>
              </w:rPr>
              <w:t>yes</w:t>
            </w:r>
            <w:r>
              <w:rPr>
                <w:rFonts w:ascii="Calibri" w:hAnsi="Calibri"/>
                <w:u w:val="single"/>
              </w:rPr>
              <w:t>, one of the Refrigerant charge verification procedures from RA3.2.2 or RA1 is applicable to this system and can be used to verify compliance;</w:t>
            </w:r>
            <w:r>
              <w:rPr>
                <w:rFonts w:ascii="Calibri" w:hAnsi="Calibri"/>
              </w:rPr>
              <w:t xml:space="preserve">  or </w:t>
            </w:r>
            <w:r>
              <w:rPr>
                <w:rFonts w:ascii="Calibri" w:hAnsi="Calibri"/>
                <w:b/>
                <w:u w:val="single"/>
              </w:rPr>
              <w:t>no</w:t>
            </w:r>
            <w:r>
              <w:rPr>
                <w:rFonts w:ascii="Calibri" w:hAnsi="Calibri"/>
                <w:u w:val="single"/>
              </w:rPr>
              <w:t>,</w:t>
            </w:r>
            <w:r>
              <w:rPr>
                <w:rFonts w:ascii="Calibri" w:hAnsi="Calibri"/>
              </w:rPr>
              <w:t xml:space="preserve"> </w:t>
            </w:r>
            <w:r>
              <w:rPr>
                <w:rFonts w:ascii="Calibri" w:hAnsi="Calibri"/>
                <w:u w:val="single"/>
              </w:rPr>
              <w:t>none of the refrigerant charge verification procedures in RA3.2.2, or RA1 are applicable to the system therefore compliance shall use HERS Rater observation of the installer's weigh-in charging procedure</w:t>
            </w:r>
            <w:r>
              <w:rPr>
                <w:rFonts w:ascii="Calibri" w:hAnsi="Calibri"/>
              </w:rPr>
              <w:t>&gt;&gt;</w:t>
            </w:r>
          </w:p>
        </w:tc>
      </w:tr>
      <w:tr w:rsidR="001E2E95" w:rsidRPr="001D49B7" w14:paraId="517E5AC9" w14:textId="77777777" w:rsidTr="00C016B2">
        <w:trPr>
          <w:cantSplit/>
          <w:trHeight w:val="360"/>
        </w:trPr>
        <w:tc>
          <w:tcPr>
            <w:tcW w:w="288" w:type="pct"/>
            <w:vAlign w:val="center"/>
          </w:tcPr>
          <w:p w14:paraId="517E5AC6" w14:textId="2CA215A0" w:rsidR="001E2E95" w:rsidRPr="001D49B7" w:rsidRDefault="0018604B" w:rsidP="00C016B2">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517E5AC7" w14:textId="6B57EB02" w:rsidR="001E2E95" w:rsidRPr="001D49B7" w:rsidRDefault="00A6230C" w:rsidP="005060EB">
            <w:pPr>
              <w:pStyle w:val="Header"/>
              <w:tabs>
                <w:tab w:val="clear" w:pos="4320"/>
                <w:tab w:val="clear" w:pos="8640"/>
              </w:tabs>
              <w:rPr>
                <w:rFonts w:ascii="Calibri" w:hAnsi="Calibri"/>
              </w:rPr>
            </w:pPr>
            <w:r>
              <w:rPr>
                <w:rFonts w:ascii="Calibri" w:hAnsi="Calibri"/>
              </w:rPr>
              <w:t xml:space="preserve">Date of Refrigerant Charge Verification for this </w:t>
            </w:r>
            <w:r w:rsidR="005060EB">
              <w:rPr>
                <w:rFonts w:ascii="Calibri" w:hAnsi="Calibri"/>
              </w:rPr>
              <w:t>S</w:t>
            </w:r>
            <w:r>
              <w:rPr>
                <w:rFonts w:ascii="Calibri" w:hAnsi="Calibri"/>
              </w:rPr>
              <w:t>ystem</w:t>
            </w:r>
          </w:p>
        </w:tc>
        <w:tc>
          <w:tcPr>
            <w:tcW w:w="2500" w:type="pct"/>
            <w:vAlign w:val="center"/>
          </w:tcPr>
          <w:p w14:paraId="517E5AC8" w14:textId="77777777" w:rsidR="001E2E95" w:rsidRPr="001D49B7" w:rsidRDefault="00A6230C" w:rsidP="00803995">
            <w:pPr>
              <w:rPr>
                <w:rFonts w:ascii="Calibri" w:hAnsi="Calibri"/>
              </w:rPr>
            </w:pPr>
            <w:r>
              <w:rPr>
                <w:rFonts w:ascii="Calibri" w:hAnsi="Calibri"/>
              </w:rPr>
              <w:t>&lt;&lt;user input: date: use validated date format&gt;&gt;</w:t>
            </w:r>
          </w:p>
        </w:tc>
      </w:tr>
      <w:tr w:rsidR="001E2E95" w:rsidRPr="001D49B7" w14:paraId="517E5AD2" w14:textId="77777777" w:rsidTr="00C016B2">
        <w:trPr>
          <w:cantSplit/>
          <w:trHeight w:val="360"/>
        </w:trPr>
        <w:tc>
          <w:tcPr>
            <w:tcW w:w="288" w:type="pct"/>
            <w:vAlign w:val="center"/>
          </w:tcPr>
          <w:p w14:paraId="517E5ACA" w14:textId="61246F6B" w:rsidR="001E2E95" w:rsidRPr="001D49B7" w:rsidRDefault="0018604B" w:rsidP="00C016B2">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517E5ACB" w14:textId="26DF9EE5" w:rsidR="001E2E95" w:rsidRPr="001D49B7" w:rsidRDefault="00A6230C" w:rsidP="005060EB">
            <w:pPr>
              <w:pStyle w:val="Header"/>
              <w:tabs>
                <w:tab w:val="clear" w:pos="4320"/>
                <w:tab w:val="clear" w:pos="8640"/>
              </w:tabs>
              <w:rPr>
                <w:rFonts w:ascii="Calibri" w:hAnsi="Calibri"/>
              </w:rPr>
            </w:pPr>
            <w:r>
              <w:rPr>
                <w:rFonts w:ascii="Calibri" w:hAnsi="Calibri"/>
              </w:rPr>
              <w:t xml:space="preserve">Refrigerant </w:t>
            </w:r>
            <w:r w:rsidR="005060EB">
              <w:rPr>
                <w:rFonts w:ascii="Calibri" w:hAnsi="Calibri"/>
              </w:rPr>
              <w:t>C</w:t>
            </w:r>
            <w:r>
              <w:rPr>
                <w:rFonts w:ascii="Calibri" w:hAnsi="Calibri"/>
              </w:rPr>
              <w:t xml:space="preserve">harge </w:t>
            </w:r>
            <w:r w:rsidR="005060EB">
              <w:rPr>
                <w:rFonts w:ascii="Calibri" w:hAnsi="Calibri"/>
              </w:rPr>
              <w:t>V</w:t>
            </w:r>
            <w:r>
              <w:rPr>
                <w:rFonts w:ascii="Calibri" w:hAnsi="Calibri"/>
              </w:rPr>
              <w:t xml:space="preserve">erification </w:t>
            </w:r>
            <w:r w:rsidR="005060EB">
              <w:rPr>
                <w:rFonts w:ascii="Calibri" w:hAnsi="Calibri"/>
              </w:rPr>
              <w:t>M</w:t>
            </w:r>
            <w:r>
              <w:rPr>
                <w:rFonts w:ascii="Calibri" w:hAnsi="Calibri"/>
              </w:rPr>
              <w:t xml:space="preserve">ethod </w:t>
            </w:r>
            <w:r w:rsidR="005060EB">
              <w:rPr>
                <w:rFonts w:ascii="Calibri" w:hAnsi="Calibri"/>
              </w:rPr>
              <w:t>U</w:t>
            </w:r>
            <w:r>
              <w:rPr>
                <w:rFonts w:ascii="Calibri" w:hAnsi="Calibri"/>
              </w:rPr>
              <w:t>sed</w:t>
            </w:r>
          </w:p>
        </w:tc>
        <w:tc>
          <w:tcPr>
            <w:tcW w:w="2500" w:type="pct"/>
            <w:vAlign w:val="center"/>
          </w:tcPr>
          <w:p w14:paraId="517E5ACC" w14:textId="77777777" w:rsidR="001E2E95" w:rsidRPr="001D49B7" w:rsidRDefault="00A6230C" w:rsidP="00803995">
            <w:pPr>
              <w:spacing w:after="60"/>
              <w:rPr>
                <w:rFonts w:ascii="Calibri" w:hAnsi="Calibri"/>
              </w:rPr>
            </w:pPr>
            <w:r>
              <w:rPr>
                <w:rFonts w:ascii="Calibri" w:hAnsi="Calibri"/>
              </w:rPr>
              <w:t xml:space="preserve">&lt;&lt;user pick one from list: </w:t>
            </w:r>
          </w:p>
          <w:p w14:paraId="517E5ACD"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Superheat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E"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Subcooling (outdoor temperature must be ≥ 55 </w:t>
            </w:r>
            <w:proofErr w:type="spellStart"/>
            <w:r>
              <w:rPr>
                <w:rFonts w:ascii="Calibri" w:hAnsi="Calibri"/>
                <w:u w:val="single"/>
              </w:rPr>
              <w:t>degF</w:t>
            </w:r>
            <w:proofErr w:type="spellEnd"/>
            <w:r>
              <w:rPr>
                <w:rFonts w:ascii="Calibri" w:hAnsi="Calibri"/>
                <w:u w:val="single"/>
              </w:rPr>
              <w:t>)</w:t>
            </w:r>
            <w:r>
              <w:rPr>
                <w:rFonts w:ascii="Calibri" w:hAnsi="Calibri"/>
              </w:rPr>
              <w:t xml:space="preserve">; or </w:t>
            </w:r>
          </w:p>
          <w:p w14:paraId="517E5ACF" w14:textId="39198F2F" w:rsidR="001E2E95" w:rsidRDefault="00A6230C" w:rsidP="006C11E3">
            <w:pPr>
              <w:pStyle w:val="ListParagraph"/>
              <w:numPr>
                <w:ilvl w:val="0"/>
                <w:numId w:val="5"/>
              </w:numPr>
              <w:spacing w:after="60"/>
              <w:rPr>
                <w:rFonts w:ascii="Calibri" w:hAnsi="Calibri"/>
              </w:rPr>
            </w:pPr>
            <w:r>
              <w:rPr>
                <w:rFonts w:ascii="Calibri" w:hAnsi="Calibri"/>
                <w:u w:val="single"/>
              </w:rPr>
              <w:t>Weigh-in</w:t>
            </w:r>
            <w:r w:rsidR="007924A7">
              <w:rPr>
                <w:rFonts w:ascii="Calibri" w:hAnsi="Calibri"/>
                <w:u w:val="single"/>
              </w:rPr>
              <w:t xml:space="preserve"> with Installer independent</w:t>
            </w:r>
            <w:r>
              <w:rPr>
                <w:rFonts w:ascii="Calibri" w:hAnsi="Calibri"/>
              </w:rPr>
              <w:t xml:space="preserve">; or </w:t>
            </w:r>
          </w:p>
          <w:p w14:paraId="2496DFEF" w14:textId="3491C8DE" w:rsidR="007924A7" w:rsidRPr="001D49B7" w:rsidRDefault="007924A7" w:rsidP="006C11E3">
            <w:pPr>
              <w:pStyle w:val="ListParagraph"/>
              <w:numPr>
                <w:ilvl w:val="0"/>
                <w:numId w:val="5"/>
              </w:numPr>
              <w:spacing w:after="60"/>
              <w:rPr>
                <w:rFonts w:ascii="Calibri" w:hAnsi="Calibri"/>
              </w:rPr>
            </w:pPr>
            <w:r>
              <w:rPr>
                <w:rFonts w:ascii="Calibri" w:hAnsi="Calibri"/>
                <w:u w:val="single"/>
              </w:rPr>
              <w:t>Weigh</w:t>
            </w:r>
            <w:r w:rsidRPr="007924A7">
              <w:rPr>
                <w:rFonts w:ascii="Calibri" w:hAnsi="Calibri"/>
                <w:u w:val="single"/>
              </w:rPr>
              <w:t>-</w:t>
            </w:r>
            <w:r>
              <w:rPr>
                <w:rFonts w:ascii="Calibri" w:hAnsi="Calibri"/>
              </w:rPr>
              <w:t>in with HERS Rater observation; or</w:t>
            </w:r>
          </w:p>
          <w:p w14:paraId="517E5AD1" w14:textId="77777777" w:rsidR="001E2E95" w:rsidRPr="001D49B7" w:rsidRDefault="00A6230C" w:rsidP="006C11E3">
            <w:pPr>
              <w:pStyle w:val="ListParagraph"/>
              <w:numPr>
                <w:ilvl w:val="0"/>
                <w:numId w:val="5"/>
              </w:numPr>
              <w:spacing w:after="60"/>
              <w:rPr>
                <w:rFonts w:ascii="Calibri" w:hAnsi="Calibri"/>
              </w:rPr>
            </w:pPr>
            <w:r>
              <w:rPr>
                <w:rFonts w:ascii="Calibri" w:hAnsi="Calibri"/>
                <w:u w:val="single"/>
              </w:rPr>
              <w:t xml:space="preserve">New Package Unit Factory Charge </w:t>
            </w:r>
            <w:r>
              <w:rPr>
                <w:rFonts w:ascii="Calibri" w:hAnsi="Calibri"/>
              </w:rPr>
              <w:t>&gt;&gt;</w:t>
            </w:r>
          </w:p>
        </w:tc>
      </w:tr>
      <w:tr w:rsidR="001E2E95" w:rsidRPr="001D49B7" w14:paraId="517E5AD6" w14:textId="77777777" w:rsidTr="00C016B2">
        <w:trPr>
          <w:cantSplit/>
          <w:trHeight w:val="953"/>
        </w:trPr>
        <w:tc>
          <w:tcPr>
            <w:tcW w:w="288" w:type="pct"/>
            <w:vAlign w:val="center"/>
          </w:tcPr>
          <w:p w14:paraId="517E5AD3" w14:textId="4DD342F9" w:rsidR="001E2E95" w:rsidRPr="001D49B7" w:rsidRDefault="0018604B" w:rsidP="00C016B2">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517E5AD4" w14:textId="3CBD21E6" w:rsidR="001E2E95" w:rsidRPr="001D49B7" w:rsidRDefault="00A6230C" w:rsidP="005060EB">
            <w:pPr>
              <w:pStyle w:val="Header"/>
              <w:tabs>
                <w:tab w:val="clear" w:pos="4320"/>
                <w:tab w:val="clear" w:pos="8640"/>
              </w:tabs>
              <w:rPr>
                <w:rFonts w:ascii="Calibri" w:hAnsi="Calibri"/>
              </w:rPr>
            </w:pPr>
            <w:r>
              <w:rPr>
                <w:rFonts w:ascii="Calibri" w:hAnsi="Calibri"/>
              </w:rPr>
              <w:t xml:space="preserve">Person who </w:t>
            </w:r>
            <w:r w:rsidR="005060EB">
              <w:rPr>
                <w:rFonts w:ascii="Calibri" w:hAnsi="Calibri"/>
              </w:rPr>
              <w:t>P</w:t>
            </w:r>
            <w:r>
              <w:rPr>
                <w:rFonts w:ascii="Calibri" w:hAnsi="Calibri"/>
              </w:rPr>
              <w:t xml:space="preserve">erformed the Refrigerant Charge Verification </w:t>
            </w:r>
            <w:r w:rsidR="005060EB">
              <w:rPr>
                <w:rFonts w:ascii="Calibri" w:hAnsi="Calibri"/>
              </w:rPr>
              <w:t>R</w:t>
            </w:r>
            <w:r>
              <w:rPr>
                <w:rFonts w:ascii="Calibri" w:hAnsi="Calibri"/>
              </w:rPr>
              <w:t>eported on this Certificate of Installation</w:t>
            </w:r>
          </w:p>
        </w:tc>
        <w:tc>
          <w:tcPr>
            <w:tcW w:w="2500" w:type="pct"/>
            <w:vAlign w:val="center"/>
          </w:tcPr>
          <w:p w14:paraId="42F5FEA6" w14:textId="1F6E1AFD" w:rsidR="007924A7" w:rsidRDefault="00A6230C" w:rsidP="007924A7">
            <w:pPr>
              <w:rPr>
                <w:rFonts w:ascii="Calibri" w:hAnsi="Calibri"/>
              </w:rPr>
            </w:pPr>
            <w:r>
              <w:rPr>
                <w:rFonts w:ascii="Calibri" w:hAnsi="Calibri"/>
              </w:rPr>
              <w:t>&lt;&lt;</w:t>
            </w:r>
            <w:r w:rsidR="007924A7">
              <w:rPr>
                <w:rFonts w:ascii="Calibri" w:hAnsi="Calibri"/>
              </w:rPr>
              <w:t xml:space="preserve">if A15 = Weigh-in with Installer independent, or Weigh-in with HERS Rater observation, then value = HVAC System Installer; else prompt </w:t>
            </w:r>
            <w:r>
              <w:rPr>
                <w:rFonts w:ascii="Calibri" w:hAnsi="Calibri"/>
              </w:rPr>
              <w:t xml:space="preserve">user </w:t>
            </w:r>
            <w:r w:rsidR="007924A7">
              <w:rPr>
                <w:rFonts w:ascii="Calibri" w:hAnsi="Calibri"/>
              </w:rPr>
              <w:t>to</w:t>
            </w:r>
            <w:r>
              <w:rPr>
                <w:rFonts w:ascii="Calibri" w:hAnsi="Calibri"/>
              </w:rPr>
              <w:t xml:space="preserve">: pick from list: </w:t>
            </w:r>
          </w:p>
          <w:p w14:paraId="06E1E9CA" w14:textId="77777777" w:rsidR="007924A7" w:rsidRDefault="00A6230C" w:rsidP="007924A7">
            <w:pPr>
              <w:pStyle w:val="ListParagraph"/>
              <w:numPr>
                <w:ilvl w:val="0"/>
                <w:numId w:val="16"/>
              </w:numPr>
              <w:rPr>
                <w:rFonts w:ascii="Calibri" w:hAnsi="Calibri"/>
              </w:rPr>
            </w:pPr>
            <w:r w:rsidRPr="007924A7">
              <w:rPr>
                <w:rFonts w:ascii="Calibri" w:hAnsi="Calibri"/>
                <w:u w:val="single"/>
              </w:rPr>
              <w:t>HVAC System Installer</w:t>
            </w:r>
            <w:r w:rsidRPr="007924A7">
              <w:rPr>
                <w:rFonts w:ascii="Calibri" w:hAnsi="Calibri"/>
              </w:rPr>
              <w:t xml:space="preserve">; or </w:t>
            </w:r>
          </w:p>
          <w:p w14:paraId="517E5AD5" w14:textId="23D29AF0" w:rsidR="001E2E95" w:rsidRPr="007924A7" w:rsidRDefault="00A6230C" w:rsidP="007924A7">
            <w:pPr>
              <w:pStyle w:val="ListParagraph"/>
              <w:numPr>
                <w:ilvl w:val="0"/>
                <w:numId w:val="16"/>
              </w:numPr>
              <w:rPr>
                <w:rFonts w:ascii="Calibri" w:hAnsi="Calibri"/>
              </w:rPr>
            </w:pPr>
            <w:r w:rsidRPr="007924A7">
              <w:rPr>
                <w:rFonts w:ascii="Calibri" w:hAnsi="Calibri"/>
                <w:u w:val="single"/>
              </w:rPr>
              <w:t>HERS Rater</w:t>
            </w:r>
            <w:r w:rsidRPr="007924A7">
              <w:rPr>
                <w:rFonts w:ascii="Calibri" w:hAnsi="Calibri"/>
              </w:rPr>
              <w:t xml:space="preserve"> &gt;&gt;</w:t>
            </w:r>
          </w:p>
        </w:tc>
      </w:tr>
      <w:tr w:rsidR="001E2E95" w:rsidRPr="001D49B7" w14:paraId="517E5AE6" w14:textId="77777777" w:rsidTr="00C016B2">
        <w:trPr>
          <w:cantSplit/>
          <w:trHeight w:val="953"/>
        </w:trPr>
        <w:tc>
          <w:tcPr>
            <w:tcW w:w="288" w:type="pct"/>
            <w:vAlign w:val="center"/>
          </w:tcPr>
          <w:p w14:paraId="517E5AD7" w14:textId="3ECA4D6C" w:rsidR="001E2E95" w:rsidRPr="001D49B7" w:rsidRDefault="0018604B" w:rsidP="00C016B2">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517E5AD8" w14:textId="6BDF71B5" w:rsidR="001E2E95" w:rsidRPr="001D49B7" w:rsidRDefault="00A6230C" w:rsidP="005060EB">
            <w:pPr>
              <w:pStyle w:val="Header"/>
              <w:tabs>
                <w:tab w:val="clear" w:pos="4320"/>
                <w:tab w:val="clear" w:pos="8640"/>
              </w:tabs>
              <w:rPr>
                <w:rFonts w:ascii="Calibri" w:hAnsi="Calibri"/>
              </w:rPr>
            </w:pPr>
            <w:r>
              <w:rPr>
                <w:rFonts w:ascii="Calibri" w:hAnsi="Calibri"/>
              </w:rPr>
              <w:t>HERS Verification Compliance Requirement Status</w:t>
            </w:r>
          </w:p>
        </w:tc>
        <w:tc>
          <w:tcPr>
            <w:tcW w:w="2500" w:type="pct"/>
            <w:vAlign w:val="center"/>
          </w:tcPr>
          <w:p w14:paraId="517E5AD9" w14:textId="5B544A98" w:rsidR="001E2E95" w:rsidRPr="001D49B7" w:rsidRDefault="00A6230C" w:rsidP="00803995">
            <w:pPr>
              <w:rPr>
                <w:rFonts w:ascii="Calibri" w:hAnsi="Calibri"/>
              </w:rPr>
            </w:pPr>
            <w:r>
              <w:rPr>
                <w:rFonts w:ascii="Calibri" w:hAnsi="Calibri"/>
              </w:rPr>
              <w:t>&lt;&lt;calculated field:  if A1</w:t>
            </w:r>
            <w:r w:rsidR="0055602D">
              <w:rPr>
                <w:rFonts w:ascii="Calibri" w:hAnsi="Calibri"/>
              </w:rPr>
              <w:t>2</w:t>
            </w:r>
            <w:r>
              <w:rPr>
                <w:rFonts w:ascii="Calibri" w:hAnsi="Calibri"/>
              </w:rPr>
              <w:t xml:space="preserve"> or A1</w:t>
            </w:r>
            <w:r w:rsidR="0055602D">
              <w:rPr>
                <w:rFonts w:ascii="Calibri" w:hAnsi="Calibri"/>
              </w:rPr>
              <w:t>3</w:t>
            </w:r>
            <w:r>
              <w:rPr>
                <w:rFonts w:ascii="Calibri" w:hAnsi="Calibri"/>
              </w:rPr>
              <w:t>=no, then display text"</w:t>
            </w:r>
          </w:p>
          <w:p w14:paraId="517E5ADA"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B" w14:textId="77777777" w:rsidR="001E2E95" w:rsidRPr="001D49B7" w:rsidRDefault="001E2E95" w:rsidP="00803995">
            <w:pPr>
              <w:rPr>
                <w:rFonts w:ascii="Calibri" w:hAnsi="Calibri"/>
              </w:rPr>
            </w:pPr>
          </w:p>
          <w:p w14:paraId="517E5ADC" w14:textId="618EB7A3"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observation</w:t>
            </w:r>
            <w:r>
              <w:rPr>
                <w:rFonts w:ascii="Calibri" w:hAnsi="Calibri"/>
              </w:rPr>
              <w:t xml:space="preserve">, then display text: </w:t>
            </w:r>
          </w:p>
          <w:p w14:paraId="517E5ADD" w14:textId="77777777" w:rsidR="001E2E95" w:rsidRPr="001D49B7" w:rsidRDefault="00A6230C" w:rsidP="00803995">
            <w:pPr>
              <w:rPr>
                <w:rFonts w:ascii="Calibri" w:hAnsi="Calibri"/>
              </w:rPr>
            </w:pPr>
            <w:r>
              <w:rPr>
                <w:rFonts w:ascii="Calibri" w:hAnsi="Calibri"/>
              </w:rPr>
              <w:t>"System does not qualify for Group Sampling</w:t>
            </w:r>
            <w:proofErr w:type="gramStart"/>
            <w:r>
              <w:rPr>
                <w:rFonts w:ascii="Calibri" w:hAnsi="Calibri"/>
              </w:rPr>
              <w:t>";</w:t>
            </w:r>
            <w:proofErr w:type="gramEnd"/>
            <w:r>
              <w:rPr>
                <w:rFonts w:ascii="Calibri" w:hAnsi="Calibri"/>
              </w:rPr>
              <w:t xml:space="preserve"> </w:t>
            </w:r>
          </w:p>
          <w:p w14:paraId="517E5ADE" w14:textId="77777777" w:rsidR="001E2E95" w:rsidRPr="001D49B7" w:rsidRDefault="001E2E95" w:rsidP="00803995">
            <w:pPr>
              <w:rPr>
                <w:rFonts w:ascii="Calibri" w:hAnsi="Calibri"/>
              </w:rPr>
            </w:pPr>
          </w:p>
          <w:p w14:paraId="517E5ADF" w14:textId="69FE025B" w:rsidR="001E2E95" w:rsidRPr="001D49B7" w:rsidRDefault="00A6230C" w:rsidP="00803995">
            <w:pPr>
              <w:rPr>
                <w:rFonts w:ascii="Calibri" w:hAnsi="Calibri"/>
              </w:rPr>
            </w:pPr>
            <w:r>
              <w:rPr>
                <w:rFonts w:ascii="Calibri" w:hAnsi="Calibri"/>
              </w:rPr>
              <w:t>elseif A1</w:t>
            </w:r>
            <w:r w:rsidR="0055602D">
              <w:rPr>
                <w:rFonts w:ascii="Calibri" w:hAnsi="Calibri"/>
              </w:rPr>
              <w:t>5</w:t>
            </w:r>
            <w:r>
              <w:rPr>
                <w:rFonts w:ascii="Calibri" w:hAnsi="Calibri"/>
              </w:rPr>
              <w:t xml:space="preserve"> = </w:t>
            </w:r>
            <w:r>
              <w:rPr>
                <w:rFonts w:ascii="Calibri" w:hAnsi="Calibri"/>
                <w:u w:val="single"/>
              </w:rPr>
              <w:t>New Package Unit Factory Charge</w:t>
            </w:r>
            <w:r>
              <w:rPr>
                <w:rFonts w:ascii="Calibri" w:hAnsi="Calibri"/>
              </w:rPr>
              <w:t>, then display text: “HERS verification of refrigerant charge is not required</w:t>
            </w:r>
            <w:proofErr w:type="gramStart"/>
            <w:r>
              <w:rPr>
                <w:rFonts w:ascii="Calibri" w:hAnsi="Calibri"/>
              </w:rPr>
              <w:t>”;</w:t>
            </w:r>
            <w:proofErr w:type="gramEnd"/>
          </w:p>
          <w:p w14:paraId="517E5AE0" w14:textId="77777777" w:rsidR="001E2E95" w:rsidRPr="001D49B7" w:rsidRDefault="001E2E95" w:rsidP="00803995">
            <w:pPr>
              <w:rPr>
                <w:rFonts w:ascii="Calibri" w:hAnsi="Calibri"/>
              </w:rPr>
            </w:pPr>
          </w:p>
          <w:p w14:paraId="517E5AE1" w14:textId="50AD4EB9" w:rsidR="001E2E95" w:rsidRPr="001D49B7" w:rsidRDefault="00A6230C" w:rsidP="00803995">
            <w:pPr>
              <w:rPr>
                <w:rFonts w:ascii="Calibri" w:hAnsi="Calibri"/>
              </w:rPr>
            </w:pPr>
            <w:r>
              <w:rPr>
                <w:rFonts w:ascii="Calibri" w:hAnsi="Calibri"/>
              </w:rPr>
              <w:t>elseif, A1</w:t>
            </w:r>
            <w:r w:rsidR="0055602D">
              <w:rPr>
                <w:rFonts w:ascii="Calibri" w:hAnsi="Calibri"/>
              </w:rPr>
              <w:t>6</w:t>
            </w:r>
            <w:r>
              <w:rPr>
                <w:rFonts w:ascii="Calibri" w:hAnsi="Calibri"/>
              </w:rPr>
              <w:t>=</w:t>
            </w:r>
            <w:r>
              <w:rPr>
                <w:rFonts w:ascii="Calibri" w:hAnsi="Calibri"/>
                <w:u w:val="single"/>
              </w:rPr>
              <w:t>HERS Rater</w:t>
            </w:r>
            <w:r>
              <w:rPr>
                <w:rFonts w:ascii="Calibri" w:hAnsi="Calibri"/>
              </w:rPr>
              <w:t>, then display text:</w:t>
            </w:r>
          </w:p>
          <w:p w14:paraId="517E5AE2" w14:textId="77777777" w:rsidR="001E2E95" w:rsidRPr="001D49B7" w:rsidRDefault="00A6230C" w:rsidP="00803995">
            <w:pPr>
              <w:rPr>
                <w:rFonts w:ascii="Calibri" w:hAnsi="Calibri"/>
              </w:rPr>
            </w:pPr>
            <w:r>
              <w:rPr>
                <w:rFonts w:ascii="Calibri" w:hAnsi="Calibri"/>
              </w:rPr>
              <w:t xml:space="preserve">"System does not qualify for Group </w:t>
            </w:r>
            <w:proofErr w:type="gramStart"/>
            <w:r>
              <w:rPr>
                <w:rFonts w:ascii="Calibri" w:hAnsi="Calibri"/>
              </w:rPr>
              <w:t>Sampling;</w:t>
            </w:r>
            <w:proofErr w:type="gramEnd"/>
            <w:r>
              <w:rPr>
                <w:rFonts w:ascii="Calibri" w:hAnsi="Calibri"/>
              </w:rPr>
              <w:t xml:space="preserve"> </w:t>
            </w:r>
          </w:p>
          <w:p w14:paraId="517E5AE3" w14:textId="77777777" w:rsidR="001E2E95" w:rsidRPr="001D49B7" w:rsidRDefault="001E2E95" w:rsidP="00803995">
            <w:pPr>
              <w:rPr>
                <w:rFonts w:ascii="Calibri" w:hAnsi="Calibri"/>
              </w:rPr>
            </w:pPr>
          </w:p>
          <w:p w14:paraId="517E5AE4" w14:textId="77777777" w:rsidR="001E2E95" w:rsidRPr="001D49B7" w:rsidRDefault="00A6230C" w:rsidP="00803995">
            <w:pPr>
              <w:rPr>
                <w:rFonts w:ascii="Calibri" w:hAnsi="Calibri"/>
              </w:rPr>
            </w:pPr>
            <w:r>
              <w:rPr>
                <w:rFonts w:ascii="Calibri" w:hAnsi="Calibri"/>
              </w:rPr>
              <w:t xml:space="preserve">else display text: </w:t>
            </w:r>
          </w:p>
          <w:p w14:paraId="517E5AE5" w14:textId="77777777" w:rsidR="001E2E95" w:rsidRPr="001D49B7" w:rsidRDefault="00A6230C" w:rsidP="00803995">
            <w:pPr>
              <w:rPr>
                <w:rFonts w:ascii="Calibri" w:hAnsi="Calibri"/>
              </w:rPr>
            </w:pPr>
            <w:proofErr w:type="gramStart"/>
            <w:r>
              <w:rPr>
                <w:rFonts w:ascii="Calibri" w:hAnsi="Calibri"/>
              </w:rPr>
              <w:t>”System</w:t>
            </w:r>
            <w:proofErr w:type="gramEnd"/>
            <w:r>
              <w:rPr>
                <w:rFonts w:ascii="Calibri" w:hAnsi="Calibri"/>
              </w:rPr>
              <w:t xml:space="preserve"> qualifies for Group Sampling.”&gt;&gt;</w:t>
            </w:r>
          </w:p>
        </w:tc>
      </w:tr>
      <w:tr w:rsidR="001E2E95" w:rsidRPr="001D49B7" w14:paraId="517E5AFB" w14:textId="77777777" w:rsidTr="00C016B2">
        <w:trPr>
          <w:cantSplit/>
          <w:trHeight w:val="953"/>
        </w:trPr>
        <w:tc>
          <w:tcPr>
            <w:tcW w:w="288" w:type="pct"/>
            <w:vAlign w:val="center"/>
          </w:tcPr>
          <w:p w14:paraId="517E5AE7" w14:textId="23B1FE1A" w:rsidR="001E2E95" w:rsidRPr="001D49B7"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1D49B7" w:rsidRDefault="00A6230C" w:rsidP="005060EB">
            <w:pPr>
              <w:rPr>
                <w:rFonts w:ascii="Cambria" w:hAnsi="Cambria"/>
              </w:rPr>
            </w:pPr>
            <w:r>
              <w:rPr>
                <w:rFonts w:ascii="Cambria" w:hAnsi="Cambria"/>
              </w:rPr>
              <w:t>determine compliance method for this document;  display applicable tables below;</w:t>
            </w:r>
          </w:p>
          <w:p w14:paraId="517E5AE9" w14:textId="77777777" w:rsidR="001E2E95" w:rsidRPr="001D49B7" w:rsidRDefault="00A6230C" w:rsidP="005060EB">
            <w:pPr>
              <w:pStyle w:val="Header"/>
              <w:tabs>
                <w:tab w:val="clear" w:pos="4320"/>
                <w:tab w:val="clear" w:pos="8640"/>
              </w:tabs>
              <w:rPr>
                <w:rFonts w:ascii="Calibri" w:hAnsi="Calibri"/>
              </w:rPr>
            </w:pPr>
            <w:r>
              <w:rPr>
                <w:rFonts w:ascii="Cambria" w:hAnsi="Cambria"/>
              </w:rPr>
              <w:t>(</w:t>
            </w:r>
            <w:proofErr w:type="gramStart"/>
            <w:r>
              <w:rPr>
                <w:rFonts w:ascii="Cambria" w:hAnsi="Cambria"/>
              </w:rPr>
              <w:t>this</w:t>
            </w:r>
            <w:proofErr w:type="gramEnd"/>
            <w:r>
              <w:rPr>
                <w:rFonts w:ascii="Cambria" w:hAnsi="Cambria"/>
              </w:rPr>
              <w:t xml:space="preserve"> row not visible to user)</w:t>
            </w:r>
          </w:p>
        </w:tc>
        <w:tc>
          <w:tcPr>
            <w:tcW w:w="2500" w:type="pct"/>
            <w:vAlign w:val="center"/>
          </w:tcPr>
          <w:p w14:paraId="517E5AEA" w14:textId="77777777" w:rsidR="001E2E95" w:rsidRPr="001D49B7" w:rsidRDefault="00A6230C" w:rsidP="00803995">
            <w:pPr>
              <w:rPr>
                <w:rFonts w:ascii="Calibri" w:hAnsi="Calibri"/>
              </w:rPr>
            </w:pPr>
            <w:r>
              <w:rPr>
                <w:rFonts w:ascii="Calibri" w:hAnsi="Calibri"/>
              </w:rPr>
              <w:t xml:space="preserve">&lt;&lt;calculated field:  </w:t>
            </w:r>
          </w:p>
          <w:p w14:paraId="517E5AEB" w14:textId="4A6031D0" w:rsidR="001E2E95" w:rsidRPr="001D49B7" w:rsidRDefault="00A6230C" w:rsidP="00803995">
            <w:pPr>
              <w:rPr>
                <w:rFonts w:ascii="Cambria" w:hAnsi="Cambria"/>
              </w:rPr>
            </w:pPr>
            <w:r>
              <w:rPr>
                <w:rFonts w:ascii="Calibri" w:hAnsi="Calibri"/>
              </w:rPr>
              <w:t>if 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proofErr w:type="gramStart"/>
            <w:r>
              <w:rPr>
                <w:rFonts w:ascii="Calibri" w:hAnsi="Calibri"/>
                <w:u w:val="single"/>
              </w:rPr>
              <w:t>Superheat</w:t>
            </w:r>
            <w:r>
              <w:rPr>
                <w:rFonts w:ascii="Cambria" w:hAnsi="Cambria"/>
              </w:rPr>
              <w:t>;  then</w:t>
            </w:r>
            <w:proofErr w:type="gramEnd"/>
            <w:r>
              <w:rPr>
                <w:rFonts w:ascii="Cambria" w:hAnsi="Cambria"/>
              </w:rPr>
              <w:t xml:space="preserve"> display method:</w:t>
            </w:r>
          </w:p>
          <w:p w14:paraId="517E5AEC" w14:textId="77777777" w:rsidR="001E2E95" w:rsidRPr="001D49B7" w:rsidRDefault="00A6230C" w:rsidP="00803995">
            <w:pPr>
              <w:rPr>
                <w:rFonts w:ascii="Cambria" w:hAnsi="Cambria"/>
              </w:rPr>
            </w:pPr>
            <w:r>
              <w:rPr>
                <w:rFonts w:ascii="Cambria" w:hAnsi="Cambria"/>
              </w:rPr>
              <w:t xml:space="preserve">25a Superheat Charge Verification </w:t>
            </w:r>
            <w:proofErr w:type="gramStart"/>
            <w:r>
              <w:rPr>
                <w:rFonts w:ascii="Cambria" w:hAnsi="Cambria"/>
              </w:rPr>
              <w:t>Procedure;</w:t>
            </w:r>
            <w:proofErr w:type="gramEnd"/>
          </w:p>
          <w:p w14:paraId="517E5AED" w14:textId="77777777" w:rsidR="001E2E95" w:rsidRPr="001D49B7" w:rsidRDefault="001E2E95" w:rsidP="00803995">
            <w:pPr>
              <w:rPr>
                <w:rFonts w:ascii="Cambria" w:hAnsi="Cambria"/>
              </w:rPr>
            </w:pPr>
          </w:p>
          <w:p w14:paraId="517E5AEE" w14:textId="728F75D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t>
            </w:r>
            <w:proofErr w:type="gramStart"/>
            <w:r>
              <w:rPr>
                <w:rFonts w:ascii="Calibri" w:hAnsi="Calibri"/>
                <w:u w:val="single"/>
              </w:rPr>
              <w:t>Subcooling;</w:t>
            </w:r>
            <w:r>
              <w:rPr>
                <w:rFonts w:ascii="Cambria" w:hAnsi="Cambria"/>
              </w:rPr>
              <w:t xml:space="preserve">  then</w:t>
            </w:r>
            <w:proofErr w:type="gramEnd"/>
            <w:r>
              <w:rPr>
                <w:rFonts w:ascii="Cambria" w:hAnsi="Cambria"/>
              </w:rPr>
              <w:t xml:space="preserve"> display method:</w:t>
            </w:r>
          </w:p>
          <w:p w14:paraId="517E5AEF" w14:textId="77777777" w:rsidR="001E2E95" w:rsidRPr="001D49B7" w:rsidRDefault="00A6230C" w:rsidP="00803995">
            <w:pPr>
              <w:rPr>
                <w:rFonts w:ascii="Calibri" w:hAnsi="Calibri"/>
              </w:rPr>
            </w:pPr>
            <w:r>
              <w:rPr>
                <w:rFonts w:ascii="Calibri" w:hAnsi="Calibri"/>
              </w:rPr>
              <w:t xml:space="preserve">25b. Subcooling Charge Verification </w:t>
            </w:r>
            <w:proofErr w:type="gramStart"/>
            <w:r>
              <w:rPr>
                <w:rFonts w:ascii="Calibri" w:hAnsi="Calibri"/>
              </w:rPr>
              <w:t>Method;</w:t>
            </w:r>
            <w:proofErr w:type="gramEnd"/>
          </w:p>
          <w:p w14:paraId="517E5AF0" w14:textId="77777777" w:rsidR="001E2E95" w:rsidRPr="001D49B7" w:rsidRDefault="001E2E95" w:rsidP="00803995">
            <w:pPr>
              <w:rPr>
                <w:rFonts w:ascii="Cambria" w:hAnsi="Cambria"/>
              </w:rPr>
            </w:pPr>
          </w:p>
          <w:p w14:paraId="517E5AF1" w14:textId="5EC9FB17"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Weigh-in</w:t>
            </w:r>
            <w:r w:rsidR="007924A7">
              <w:rPr>
                <w:rFonts w:ascii="Calibri" w:hAnsi="Calibri"/>
                <w:u w:val="single"/>
              </w:rPr>
              <w:t xml:space="preserve"> with Installer independent, or Weigh-in with HERS Rater </w:t>
            </w:r>
            <w:proofErr w:type="gramStart"/>
            <w:r w:rsidR="007924A7">
              <w:rPr>
                <w:rFonts w:ascii="Calibri" w:hAnsi="Calibri"/>
                <w:u w:val="single"/>
              </w:rPr>
              <w:t>observation</w:t>
            </w:r>
            <w:r>
              <w:rPr>
                <w:rFonts w:ascii="Calibri" w:hAnsi="Calibri"/>
                <w:u w:val="single"/>
              </w:rPr>
              <w:t>;</w:t>
            </w:r>
            <w:r>
              <w:rPr>
                <w:rFonts w:ascii="Cambria" w:hAnsi="Cambria"/>
              </w:rPr>
              <w:t xml:space="preserve">  then</w:t>
            </w:r>
            <w:proofErr w:type="gramEnd"/>
            <w:r>
              <w:rPr>
                <w:rFonts w:ascii="Cambria" w:hAnsi="Cambria"/>
              </w:rPr>
              <w:t xml:space="preserve"> display method:</w:t>
            </w:r>
          </w:p>
          <w:p w14:paraId="517E5AF2" w14:textId="77777777" w:rsidR="001E2E95" w:rsidRPr="001D49B7" w:rsidRDefault="00A6230C" w:rsidP="00803995">
            <w:pPr>
              <w:rPr>
                <w:rFonts w:ascii="Calibri" w:hAnsi="Calibri"/>
              </w:rPr>
            </w:pPr>
            <w:r>
              <w:rPr>
                <w:rFonts w:ascii="Calibri" w:hAnsi="Calibri"/>
              </w:rPr>
              <w:t xml:space="preserve">25c. </w:t>
            </w:r>
            <w:r>
              <w:rPr>
                <w:rFonts w:ascii="Calibri" w:hAnsi="Calibri"/>
                <w:u w:val="single"/>
              </w:rPr>
              <w:t>Weigh-in</w:t>
            </w:r>
            <w:r>
              <w:rPr>
                <w:rFonts w:ascii="Calibri" w:hAnsi="Calibri"/>
              </w:rPr>
              <w:t xml:space="preserve"> Charging </w:t>
            </w:r>
            <w:proofErr w:type="gramStart"/>
            <w:r>
              <w:rPr>
                <w:rFonts w:ascii="Calibri" w:hAnsi="Calibri"/>
              </w:rPr>
              <w:t>Procedure;</w:t>
            </w:r>
            <w:proofErr w:type="gramEnd"/>
          </w:p>
          <w:p w14:paraId="517E5AF3" w14:textId="77777777" w:rsidR="001E2E95" w:rsidRPr="001D49B7" w:rsidRDefault="001E2E95" w:rsidP="00803995">
            <w:pPr>
              <w:rPr>
                <w:rFonts w:ascii="Cambria" w:hAnsi="Cambria"/>
              </w:rPr>
            </w:pPr>
          </w:p>
          <w:p w14:paraId="517E5AF4" w14:textId="2C4E564A" w:rsidR="001E2E95" w:rsidRPr="001D49B7" w:rsidDel="00351386" w:rsidRDefault="00A6230C" w:rsidP="00803995">
            <w:pPr>
              <w:rPr>
                <w:del w:id="3" w:author="Alhabibi, Haider@Energy" w:date="2022-06-08T15:06:00Z"/>
                <w:rFonts w:ascii="Calibri" w:hAnsi="Calibri"/>
              </w:rPr>
            </w:pPr>
            <w:del w:id="4" w:author="Alhabibi, Haider@Energy" w:date="2022-06-08T15:06:00Z">
              <w:r w:rsidDel="00351386">
                <w:rPr>
                  <w:rFonts w:ascii="Cambria" w:hAnsi="Cambria"/>
                </w:rPr>
                <w:delText xml:space="preserve">elseif </w:delText>
              </w:r>
              <w:r w:rsidDel="00351386">
                <w:rPr>
                  <w:rFonts w:ascii="Calibri" w:hAnsi="Calibri"/>
                </w:rPr>
                <w:delText>A1</w:delText>
              </w:r>
              <w:r w:rsidR="0055602D" w:rsidDel="00351386">
                <w:rPr>
                  <w:rFonts w:ascii="Calibri" w:hAnsi="Calibri"/>
                </w:rPr>
                <w:delText>2</w:delText>
              </w:r>
              <w:r w:rsidDel="00351386">
                <w:rPr>
                  <w:rFonts w:ascii="Calibri" w:hAnsi="Calibri"/>
                </w:rPr>
                <w:delText xml:space="preserve"> and A1</w:delText>
              </w:r>
              <w:r w:rsidR="0055602D" w:rsidDel="00351386">
                <w:rPr>
                  <w:rFonts w:ascii="Calibri" w:hAnsi="Calibri"/>
                </w:rPr>
                <w:delText>3</w:delText>
              </w:r>
              <w:r w:rsidDel="00351386">
                <w:rPr>
                  <w:rFonts w:ascii="Calibri" w:hAnsi="Calibri"/>
                </w:rPr>
                <w:delText>=yes and A1</w:delText>
              </w:r>
              <w:r w:rsidR="0055602D" w:rsidDel="00351386">
                <w:rPr>
                  <w:rFonts w:ascii="Calibri" w:hAnsi="Calibri"/>
                </w:rPr>
                <w:delText>5</w:delText>
              </w:r>
              <w:r w:rsidDel="00351386">
                <w:rPr>
                  <w:rFonts w:ascii="Calibri" w:hAnsi="Calibri"/>
                </w:rPr>
                <w:delText>=</w:delText>
              </w:r>
              <w:r w:rsidDel="00351386">
                <w:rPr>
                  <w:rFonts w:ascii="Calibri" w:hAnsi="Calibri"/>
                  <w:u w:val="single"/>
                </w:rPr>
                <w:delText>Winter Setup;</w:delText>
              </w:r>
              <w:r w:rsidDel="00351386">
                <w:rPr>
                  <w:rFonts w:ascii="Cambria" w:hAnsi="Cambria"/>
                </w:rPr>
                <w:delText xml:space="preserve">  then display method:</w:delText>
              </w:r>
            </w:del>
          </w:p>
          <w:p w14:paraId="517E5AF5" w14:textId="48D38861" w:rsidR="001E2E95" w:rsidRPr="001D49B7" w:rsidDel="00351386" w:rsidRDefault="00A6230C" w:rsidP="00803995">
            <w:pPr>
              <w:rPr>
                <w:del w:id="5" w:author="Alhabibi, Haider@Energy" w:date="2022-06-08T15:06:00Z"/>
                <w:rFonts w:ascii="Calibri" w:hAnsi="Calibri"/>
              </w:rPr>
            </w:pPr>
            <w:del w:id="6" w:author="Alhabibi, Haider@Energy" w:date="2022-06-08T15:06:00Z">
              <w:r w:rsidDel="00351386">
                <w:rPr>
                  <w:rFonts w:ascii="Calibri" w:hAnsi="Calibri"/>
                </w:rPr>
                <w:delText>25e. Winter Setup for Standard Charge Verification;</w:delText>
              </w:r>
            </w:del>
          </w:p>
          <w:p w14:paraId="517E5AF6" w14:textId="77777777" w:rsidR="001E2E95" w:rsidRPr="001D49B7" w:rsidRDefault="001E2E95" w:rsidP="00803995">
            <w:pPr>
              <w:rPr>
                <w:rFonts w:ascii="Cambria" w:hAnsi="Cambria"/>
              </w:rPr>
            </w:pPr>
          </w:p>
          <w:p w14:paraId="517E5AF7" w14:textId="24A69941" w:rsidR="001E2E95" w:rsidRPr="001D49B7" w:rsidRDefault="00A6230C" w:rsidP="00803995">
            <w:pPr>
              <w:rPr>
                <w:rFonts w:ascii="Calibri" w:hAnsi="Calibri"/>
              </w:rPr>
            </w:pPr>
            <w:r>
              <w:rPr>
                <w:rFonts w:ascii="Cambria" w:hAnsi="Cambria"/>
              </w:rPr>
              <w:t xml:space="preserve">elseif </w:t>
            </w:r>
            <w:r>
              <w:rPr>
                <w:rFonts w:ascii="Calibri" w:hAnsi="Calibri"/>
              </w:rPr>
              <w:t>A1</w:t>
            </w:r>
            <w:r w:rsidR="0055602D">
              <w:rPr>
                <w:rFonts w:ascii="Calibri" w:hAnsi="Calibri"/>
              </w:rPr>
              <w:t>2</w:t>
            </w:r>
            <w:r>
              <w:rPr>
                <w:rFonts w:ascii="Calibri" w:hAnsi="Calibri"/>
              </w:rPr>
              <w:t xml:space="preserve"> and A1</w:t>
            </w:r>
            <w:r w:rsidR="0055602D">
              <w:rPr>
                <w:rFonts w:ascii="Calibri" w:hAnsi="Calibri"/>
              </w:rPr>
              <w:t>3</w:t>
            </w:r>
            <w:r>
              <w:rPr>
                <w:rFonts w:ascii="Calibri" w:hAnsi="Calibri"/>
              </w:rPr>
              <w:t>=yes and A1</w:t>
            </w:r>
            <w:r w:rsidR="0055602D">
              <w:rPr>
                <w:rFonts w:ascii="Calibri" w:hAnsi="Calibri"/>
              </w:rPr>
              <w:t>5</w:t>
            </w:r>
            <w:r>
              <w:rPr>
                <w:rFonts w:ascii="Calibri" w:hAnsi="Calibri"/>
              </w:rPr>
              <w:t>=</w:t>
            </w:r>
            <w:r>
              <w:rPr>
                <w:rFonts w:ascii="Calibri" w:hAnsi="Calibri"/>
                <w:u w:val="single"/>
              </w:rPr>
              <w:t xml:space="preserve"> New Package Unit Factory </w:t>
            </w:r>
            <w:proofErr w:type="gramStart"/>
            <w:r>
              <w:rPr>
                <w:rFonts w:ascii="Calibri" w:hAnsi="Calibri"/>
                <w:u w:val="single"/>
              </w:rPr>
              <w:t>Charge;</w:t>
            </w:r>
            <w:r>
              <w:rPr>
                <w:rFonts w:ascii="Cambria" w:hAnsi="Cambria"/>
              </w:rPr>
              <w:t xml:space="preserve">  then</w:t>
            </w:r>
            <w:proofErr w:type="gramEnd"/>
            <w:r>
              <w:rPr>
                <w:rFonts w:ascii="Cambria" w:hAnsi="Cambria"/>
              </w:rPr>
              <w:t xml:space="preserve"> display method:</w:t>
            </w:r>
            <w:r>
              <w:rPr>
                <w:rFonts w:ascii="Calibri" w:hAnsi="Calibri"/>
              </w:rPr>
              <w:t xml:space="preserve"> </w:t>
            </w:r>
          </w:p>
          <w:p w14:paraId="517E5AF8" w14:textId="65E4097C" w:rsidR="001E2E95" w:rsidRPr="001D49B7" w:rsidRDefault="00A6230C" w:rsidP="00803995">
            <w:pPr>
              <w:rPr>
                <w:rFonts w:ascii="Calibri" w:hAnsi="Calibri"/>
              </w:rPr>
            </w:pPr>
            <w:r>
              <w:rPr>
                <w:rFonts w:ascii="Calibri" w:hAnsi="Calibri"/>
              </w:rPr>
              <w:t xml:space="preserve">25f. </w:t>
            </w:r>
            <w:r>
              <w:rPr>
                <w:rFonts w:ascii="Calibri" w:hAnsi="Calibri"/>
                <w:u w:val="single"/>
              </w:rPr>
              <w:t>New Package Unit with Factory Charge</w:t>
            </w:r>
            <w:r>
              <w:rPr>
                <w:rFonts w:ascii="Calibri" w:hAnsi="Calibri"/>
              </w:rPr>
              <w:t>;</w:t>
            </w:r>
            <w:r w:rsidR="007924A7">
              <w:rPr>
                <w:rFonts w:ascii="Calibri" w:hAnsi="Calibri"/>
              </w:rPr>
              <w:t xml:space="preserve"> and do not require a CF3R-MCH-25 for the SC system when a CF2R-MCH-25f is used.</w:t>
            </w:r>
          </w:p>
          <w:p w14:paraId="517E5AF9" w14:textId="77777777" w:rsidR="001E2E95" w:rsidRPr="001D49B7" w:rsidRDefault="001E2E95" w:rsidP="00803995">
            <w:pPr>
              <w:rPr>
                <w:rFonts w:ascii="Calibri" w:hAnsi="Calibri"/>
              </w:rPr>
            </w:pPr>
          </w:p>
          <w:p w14:paraId="517E5AFA" w14:textId="38EAB68A" w:rsidR="001E2E95" w:rsidRPr="001D49B7" w:rsidRDefault="00A6230C" w:rsidP="0055602D">
            <w:pPr>
              <w:rPr>
                <w:rFonts w:ascii="Calibri" w:hAnsi="Calibri"/>
              </w:rPr>
            </w:pPr>
            <w:proofErr w:type="spellStart"/>
            <w:r>
              <w:rPr>
                <w:rFonts w:ascii="Calibri" w:hAnsi="Calibri"/>
              </w:rPr>
              <w:t>elsif</w:t>
            </w:r>
            <w:proofErr w:type="spellEnd"/>
            <w:r>
              <w:rPr>
                <w:rFonts w:ascii="Calibri" w:hAnsi="Calibri"/>
              </w:rPr>
              <w:t xml:space="preserve"> A1</w:t>
            </w:r>
            <w:r w:rsidR="0055602D">
              <w:rPr>
                <w:rFonts w:ascii="Calibri" w:hAnsi="Calibri"/>
              </w:rPr>
              <w:t>2</w:t>
            </w:r>
            <w:r>
              <w:rPr>
                <w:rFonts w:ascii="Calibri" w:hAnsi="Calibri"/>
              </w:rPr>
              <w:t>=no, or A1</w:t>
            </w:r>
            <w:r w:rsidR="0055602D">
              <w:rPr>
                <w:rFonts w:ascii="Calibri" w:hAnsi="Calibri"/>
              </w:rPr>
              <w:t>3</w:t>
            </w:r>
            <w:r>
              <w:rPr>
                <w:rFonts w:ascii="Calibri" w:hAnsi="Calibri"/>
              </w:rPr>
              <w:t xml:space="preserve">=no; then display method: 25c. </w:t>
            </w:r>
            <w:r>
              <w:rPr>
                <w:rFonts w:ascii="Calibri" w:hAnsi="Calibri"/>
                <w:u w:val="single"/>
              </w:rPr>
              <w:t>Weigh-in</w:t>
            </w:r>
            <w:r>
              <w:rPr>
                <w:rFonts w:ascii="Calibri" w:hAnsi="Calibri"/>
              </w:rPr>
              <w:t xml:space="preserve"> Charging Procedure</w:t>
            </w:r>
          </w:p>
        </w:tc>
      </w:tr>
    </w:tbl>
    <w:p w14:paraId="517E5AFC" w14:textId="77777777" w:rsidR="001E2E95" w:rsidRPr="001D49B7"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1E2E95" w:rsidRPr="001D49B7" w14:paraId="517E5B00" w14:textId="77777777" w:rsidTr="00F65C4C">
        <w:trPr>
          <w:cantSplit/>
          <w:trHeight w:val="233"/>
        </w:trPr>
        <w:tc>
          <w:tcPr>
            <w:tcW w:w="5000" w:type="pct"/>
            <w:vAlign w:val="center"/>
          </w:tcPr>
          <w:p w14:paraId="517E5AFF" w14:textId="08BDB2CB" w:rsidR="00480A80" w:rsidRPr="005060EB" w:rsidRDefault="00A6230C" w:rsidP="00480A80">
            <w:pPr>
              <w:pStyle w:val="IndexHeading"/>
            </w:pPr>
            <w:r w:rsidRPr="00C016B2">
              <w:rPr>
                <w:rFonts w:ascii="Calibri" w:hAnsi="Calibri"/>
                <w:szCs w:val="18"/>
              </w:rPr>
              <w:t xml:space="preserve">MCH-25f </w:t>
            </w:r>
            <w:r w:rsidR="00233489">
              <w:rPr>
                <w:rFonts w:ascii="Calibri" w:hAnsi="Calibri"/>
                <w:szCs w:val="18"/>
              </w:rPr>
              <w:t>-</w:t>
            </w:r>
            <w:r w:rsidRPr="00C016B2">
              <w:rPr>
                <w:rFonts w:ascii="Calibri" w:hAnsi="Calibri"/>
                <w:szCs w:val="18"/>
              </w:rPr>
              <w:t xml:space="preserve"> </w:t>
            </w:r>
            <w:r w:rsidR="00233489">
              <w:rPr>
                <w:rFonts w:ascii="Calibri" w:hAnsi="Calibri"/>
                <w:szCs w:val="18"/>
              </w:rPr>
              <w:t xml:space="preserve">Refrigerant Charge Verification - </w:t>
            </w:r>
            <w:r w:rsidRPr="00C016B2">
              <w:rPr>
                <w:rFonts w:ascii="Calibri" w:hAnsi="Calibri"/>
                <w:szCs w:val="18"/>
              </w:rPr>
              <w:t xml:space="preserve">New Package Unit </w:t>
            </w:r>
            <w:proofErr w:type="gramStart"/>
            <w:r w:rsidRPr="00C016B2">
              <w:rPr>
                <w:rFonts w:ascii="Calibri" w:hAnsi="Calibri"/>
                <w:szCs w:val="18"/>
              </w:rPr>
              <w:t>With</w:t>
            </w:r>
            <w:proofErr w:type="gramEnd"/>
            <w:r w:rsidRPr="00C016B2">
              <w:rPr>
                <w:rFonts w:ascii="Calibri" w:hAnsi="Calibri"/>
                <w:szCs w:val="18"/>
              </w:rPr>
              <w:t xml:space="preserve"> Factory Charge</w:t>
            </w:r>
          </w:p>
        </w:tc>
      </w:tr>
    </w:tbl>
    <w:p w14:paraId="517E5B01" w14:textId="77777777" w:rsidR="001E2E95" w:rsidRPr="001D49B7"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1E2E95" w:rsidRPr="001D49B7" w14:paraId="517E5B04" w14:textId="77777777" w:rsidTr="00F65C4C">
        <w:trPr>
          <w:cantSplit/>
          <w:trHeight w:val="233"/>
        </w:trPr>
        <w:tc>
          <w:tcPr>
            <w:tcW w:w="5000" w:type="pct"/>
            <w:gridSpan w:val="3"/>
            <w:vAlign w:val="center"/>
          </w:tcPr>
          <w:p w14:paraId="517E5B02" w14:textId="3831263E" w:rsidR="001E2E95" w:rsidRPr="00C016B2" w:rsidRDefault="00A6230C" w:rsidP="00480A80">
            <w:pPr>
              <w:pStyle w:val="IndexHeading"/>
              <w:keepNext/>
              <w:rPr>
                <w:rFonts w:ascii="Calibri" w:hAnsi="Calibri"/>
                <w:szCs w:val="18"/>
              </w:rPr>
            </w:pPr>
            <w:r w:rsidRPr="00C016B2">
              <w:rPr>
                <w:rFonts w:ascii="Calibri" w:hAnsi="Calibri"/>
                <w:szCs w:val="18"/>
              </w:rPr>
              <w:t>B. Measurement Access Hole (MAH) Verification</w:t>
            </w:r>
          </w:p>
          <w:p w14:paraId="517E5B03" w14:textId="77A02142" w:rsidR="001E2E95" w:rsidRPr="0032702E" w:rsidRDefault="00A6230C" w:rsidP="00480A80">
            <w:pPr>
              <w:pStyle w:val="IndexHeading"/>
              <w:keepNext/>
              <w:rPr>
                <w:rFonts w:ascii="Calibri" w:hAnsi="Calibri"/>
                <w:b w:val="0"/>
                <w:sz w:val="18"/>
                <w:szCs w:val="18"/>
              </w:rPr>
            </w:pPr>
            <w:r w:rsidRPr="0032702E">
              <w:rPr>
                <w:rFonts w:ascii="Calibri" w:hAnsi="Calibri"/>
                <w:b w:val="0"/>
                <w:sz w:val="18"/>
                <w:szCs w:val="18"/>
              </w:rPr>
              <w:t>Procedures for installing MAH are specified in Reference Residential Appendix RA3.2.2.3</w:t>
            </w:r>
            <w:r w:rsidR="0061114D" w:rsidRPr="0032702E">
              <w:rPr>
                <w:rFonts w:ascii="Calibri" w:hAnsi="Calibri"/>
                <w:b w:val="0"/>
                <w:sz w:val="18"/>
                <w:szCs w:val="18"/>
              </w:rPr>
              <w:t>.</w:t>
            </w:r>
          </w:p>
        </w:tc>
      </w:tr>
      <w:tr w:rsidR="001E2E95" w:rsidRPr="001D49B7" w14:paraId="517E5B0B" w14:textId="77777777" w:rsidTr="00EA7CA8">
        <w:tblPrEx>
          <w:tblCellMar>
            <w:top w:w="0" w:type="dxa"/>
            <w:left w:w="108" w:type="dxa"/>
            <w:bottom w:w="0" w:type="dxa"/>
            <w:right w:w="108" w:type="dxa"/>
          </w:tblCellMar>
        </w:tblPrEx>
        <w:trPr>
          <w:trHeight w:val="2528"/>
        </w:trPr>
        <w:tc>
          <w:tcPr>
            <w:tcW w:w="206" w:type="pct"/>
            <w:vAlign w:val="center"/>
          </w:tcPr>
          <w:p w14:paraId="517E5B05" w14:textId="77777777" w:rsidR="001E2E95" w:rsidRPr="001D49B7" w:rsidRDefault="00A6230C" w:rsidP="005060EB">
            <w:pPr>
              <w:pStyle w:val="IndexHeading"/>
              <w:keepNext/>
              <w:ind w:left="-115"/>
              <w:jc w:val="center"/>
              <w:rPr>
                <w:rFonts w:ascii="Calibri" w:hAnsi="Calibri"/>
                <w:b w:val="0"/>
                <w:bCs/>
              </w:rPr>
            </w:pPr>
            <w:r>
              <w:rPr>
                <w:rFonts w:ascii="Calibri" w:hAnsi="Calibri"/>
                <w:b w:val="0"/>
                <w:bCs/>
              </w:rPr>
              <w:t>01</w:t>
            </w:r>
          </w:p>
        </w:tc>
        <w:tc>
          <w:tcPr>
            <w:tcW w:w="2306" w:type="pct"/>
            <w:vAlign w:val="center"/>
          </w:tcPr>
          <w:p w14:paraId="517E5B06" w14:textId="761A27A2" w:rsidR="001E2E95" w:rsidRPr="001D49B7" w:rsidRDefault="00A6230C" w:rsidP="00C016B2">
            <w:pPr>
              <w:keepNext/>
              <w:rPr>
                <w:rFonts w:ascii="Calibri" w:hAnsi="Calibri"/>
              </w:rPr>
            </w:pPr>
            <w:r>
              <w:rPr>
                <w:rFonts w:ascii="Calibri" w:hAnsi="Calibri"/>
              </w:rPr>
              <w:t xml:space="preserve">Method </w:t>
            </w:r>
            <w:r w:rsidR="005060EB">
              <w:rPr>
                <w:rFonts w:ascii="Calibri" w:hAnsi="Calibri"/>
              </w:rPr>
              <w:t>U</w:t>
            </w:r>
            <w:r>
              <w:rPr>
                <w:rFonts w:ascii="Calibri" w:hAnsi="Calibri"/>
              </w:rPr>
              <w:t xml:space="preserve">sed to </w:t>
            </w:r>
            <w:r w:rsidR="005060EB">
              <w:rPr>
                <w:rFonts w:ascii="Calibri" w:hAnsi="Calibri"/>
              </w:rPr>
              <w:t>D</w:t>
            </w:r>
            <w:r>
              <w:rPr>
                <w:rFonts w:ascii="Calibri" w:hAnsi="Calibri"/>
              </w:rPr>
              <w:t xml:space="preserve">emonstrate </w:t>
            </w:r>
            <w:r w:rsidR="005060EB">
              <w:rPr>
                <w:rFonts w:ascii="Calibri" w:hAnsi="Calibri"/>
              </w:rPr>
              <w:t>C</w:t>
            </w:r>
            <w:r>
              <w:rPr>
                <w:rFonts w:ascii="Calibri" w:hAnsi="Calibri"/>
              </w:rPr>
              <w:t xml:space="preserve">ompliance with the Measurement Access Hole (MAH) </w:t>
            </w:r>
            <w:r w:rsidR="005060EB">
              <w:rPr>
                <w:rFonts w:ascii="Calibri" w:hAnsi="Calibri"/>
              </w:rPr>
              <w:t>R</w:t>
            </w:r>
            <w:r>
              <w:rPr>
                <w:rFonts w:ascii="Calibri" w:hAnsi="Calibri"/>
              </w:rPr>
              <w:t>equirement</w:t>
            </w:r>
          </w:p>
        </w:tc>
        <w:tc>
          <w:tcPr>
            <w:tcW w:w="2488" w:type="pct"/>
          </w:tcPr>
          <w:p w14:paraId="517E5B07" w14:textId="77777777" w:rsidR="001E2E95" w:rsidRPr="001D49B7" w:rsidRDefault="00A6230C" w:rsidP="00480A80">
            <w:pPr>
              <w:pStyle w:val="Header"/>
              <w:keepNext/>
              <w:tabs>
                <w:tab w:val="clear" w:pos="4320"/>
                <w:tab w:val="clear" w:pos="8640"/>
              </w:tabs>
              <w:spacing w:before="12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one of the options from list: </w:t>
            </w:r>
          </w:p>
          <w:p w14:paraId="517E5B08"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 xml:space="preserve">"MAH installed and labeled consistent with Figure 3.2-1"; or </w:t>
            </w:r>
          </w:p>
          <w:p w14:paraId="517E5B09" w14:textId="77777777" w:rsidR="001E2E95" w:rsidRPr="001D49B7" w:rsidRDefault="00A6230C" w:rsidP="00480A80">
            <w:pPr>
              <w:pStyle w:val="Header"/>
              <w:keepNext/>
              <w:numPr>
                <w:ilvl w:val="0"/>
                <w:numId w:val="6"/>
              </w:numPr>
              <w:tabs>
                <w:tab w:val="clear" w:pos="4320"/>
                <w:tab w:val="clear" w:pos="8640"/>
              </w:tabs>
              <w:spacing w:before="120"/>
              <w:rPr>
                <w:rFonts w:ascii="Calibri" w:hAnsi="Calibri"/>
              </w:rPr>
            </w:pPr>
            <w:r>
              <w:rPr>
                <w:rFonts w:ascii="Calibri" w:hAnsi="Calibri"/>
              </w:rPr>
              <w:t>"Return side of system is located entirely within conditioned space such that an accurate return air dry-bulb temperature can be taken at the return grille"; or</w:t>
            </w:r>
          </w:p>
          <w:p w14:paraId="517E5B0A" w14:textId="77777777" w:rsidR="001E2E95" w:rsidRPr="001D49B7" w:rsidRDefault="00A6230C" w:rsidP="00480A80">
            <w:pPr>
              <w:pStyle w:val="ListParagraph"/>
              <w:keepNext/>
              <w:numPr>
                <w:ilvl w:val="0"/>
                <w:numId w:val="6"/>
              </w:numPr>
              <w:spacing w:before="120"/>
              <w:rPr>
                <w:rFonts w:ascii="Calibri" w:hAnsi="Calibri"/>
              </w:rPr>
            </w:pPr>
            <w:r>
              <w:rPr>
                <w:rFonts w:ascii="Calibri" w:hAnsi="Calibri"/>
              </w:rPr>
              <w:t>"MAH cannot be installed consistent with Figure 3.2-1.  An alternative location has been provided and clearly labeled"&gt;&gt;</w:t>
            </w:r>
          </w:p>
        </w:tc>
      </w:tr>
    </w:tbl>
    <w:p w14:paraId="517E5B27" w14:textId="7D867759" w:rsidR="001E2E95" w:rsidRDefault="001E2E95" w:rsidP="00821616"/>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1850"/>
        <w:gridCol w:w="2998"/>
        <w:gridCol w:w="5463"/>
      </w:tblGrid>
      <w:tr w:rsidR="00AF2C4A" w:rsidRPr="006A3EEB" w14:paraId="5CB99422" w14:textId="77777777" w:rsidTr="008D0CFF">
        <w:trPr>
          <w:cantSplit/>
        </w:trPr>
        <w:tc>
          <w:tcPr>
            <w:tcW w:w="10998" w:type="dxa"/>
            <w:gridSpan w:val="4"/>
          </w:tcPr>
          <w:p w14:paraId="35DE1227" w14:textId="3B1DECCC" w:rsidR="00AF2C4A" w:rsidRPr="00BC1E29" w:rsidRDefault="00AF2C4A" w:rsidP="008D0CFF">
            <w:pPr>
              <w:keepNext/>
              <w:rPr>
                <w:rFonts w:ascii="Calibri" w:hAnsi="Calibri"/>
                <w:b/>
              </w:rPr>
            </w:pPr>
            <w:r>
              <w:rPr>
                <w:rFonts w:ascii="Calibri" w:hAnsi="Calibri"/>
                <w:b/>
              </w:rPr>
              <w:lastRenderedPageBreak/>
              <w:t>C</w:t>
            </w:r>
            <w:r w:rsidRPr="00BC1E29">
              <w:rPr>
                <w:rFonts w:ascii="Calibri" w:hAnsi="Calibri"/>
                <w:b/>
              </w:rPr>
              <w:t>. Minimum System Airflow Rate Verification</w:t>
            </w:r>
          </w:p>
          <w:p w14:paraId="236B41B4" w14:textId="77777777" w:rsidR="00AF2C4A" w:rsidRDefault="00AF2C4A" w:rsidP="008D0CF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64C46091" w14:textId="77777777" w:rsidR="00AF2C4A" w:rsidRPr="00654A92" w:rsidRDefault="00AF2C4A" w:rsidP="008D0CFF">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AF2C4A" w:rsidRPr="006A3EEB" w14:paraId="1140902F" w14:textId="77777777" w:rsidTr="00EA7CA8">
        <w:trPr>
          <w:cantSplit/>
          <w:trHeight w:val="305"/>
        </w:trPr>
        <w:tc>
          <w:tcPr>
            <w:tcW w:w="2358" w:type="dxa"/>
            <w:gridSpan w:val="2"/>
            <w:vAlign w:val="center"/>
          </w:tcPr>
          <w:p w14:paraId="5674C70C" w14:textId="77777777" w:rsidR="00AF2C4A" w:rsidRPr="006A3EEB" w:rsidRDefault="00AF2C4A" w:rsidP="008D0CFF">
            <w:pPr>
              <w:keepNext/>
              <w:jc w:val="center"/>
              <w:rPr>
                <w:rFonts w:ascii="Calibri" w:hAnsi="Calibri"/>
                <w:sz w:val="18"/>
                <w:szCs w:val="18"/>
              </w:rPr>
            </w:pPr>
            <w:r>
              <w:rPr>
                <w:rFonts w:ascii="Calibri" w:hAnsi="Calibri"/>
                <w:sz w:val="18"/>
                <w:szCs w:val="18"/>
              </w:rPr>
              <w:t>01</w:t>
            </w:r>
          </w:p>
        </w:tc>
        <w:tc>
          <w:tcPr>
            <w:tcW w:w="3060" w:type="dxa"/>
          </w:tcPr>
          <w:p w14:paraId="59050A60" w14:textId="77777777" w:rsidR="00AF2C4A" w:rsidRDefault="00AF2C4A" w:rsidP="008D0CFF">
            <w:pPr>
              <w:keepNext/>
              <w:jc w:val="center"/>
              <w:rPr>
                <w:rFonts w:ascii="Calibri" w:hAnsi="Calibri"/>
                <w:sz w:val="18"/>
                <w:szCs w:val="18"/>
              </w:rPr>
            </w:pPr>
            <w:r>
              <w:rPr>
                <w:rFonts w:ascii="Calibri" w:hAnsi="Calibri"/>
                <w:sz w:val="18"/>
                <w:szCs w:val="18"/>
              </w:rPr>
              <w:t>02</w:t>
            </w:r>
          </w:p>
        </w:tc>
        <w:tc>
          <w:tcPr>
            <w:tcW w:w="5580" w:type="dxa"/>
            <w:vAlign w:val="center"/>
          </w:tcPr>
          <w:p w14:paraId="316BD7BF" w14:textId="77777777" w:rsidR="00AF2C4A" w:rsidRPr="006A3EEB" w:rsidRDefault="00AF2C4A" w:rsidP="008D0CFF">
            <w:pPr>
              <w:keepNext/>
              <w:jc w:val="center"/>
              <w:rPr>
                <w:rFonts w:ascii="Calibri" w:hAnsi="Calibri"/>
                <w:sz w:val="18"/>
                <w:szCs w:val="18"/>
              </w:rPr>
            </w:pPr>
            <w:r>
              <w:rPr>
                <w:rFonts w:ascii="Calibri" w:hAnsi="Calibri"/>
                <w:sz w:val="18"/>
                <w:szCs w:val="18"/>
              </w:rPr>
              <w:t>03</w:t>
            </w:r>
          </w:p>
        </w:tc>
      </w:tr>
      <w:tr w:rsidR="00AF2C4A" w:rsidRPr="006A3EEB" w14:paraId="600619FE" w14:textId="77777777" w:rsidTr="00EA7CA8">
        <w:trPr>
          <w:cantSplit/>
          <w:trHeight w:val="882"/>
        </w:trPr>
        <w:tc>
          <w:tcPr>
            <w:tcW w:w="2358" w:type="dxa"/>
            <w:gridSpan w:val="2"/>
            <w:tcBorders>
              <w:top w:val="nil"/>
            </w:tcBorders>
            <w:vAlign w:val="bottom"/>
          </w:tcPr>
          <w:p w14:paraId="74E80DB9" w14:textId="77777777" w:rsidR="00AF2C4A" w:rsidRPr="006A3EEB" w:rsidRDefault="00AF2C4A" w:rsidP="008D0CFF">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05636A52" w14:textId="77777777" w:rsidR="00AF2C4A" w:rsidRPr="006A3EEB" w:rsidRDefault="00AF2C4A" w:rsidP="008D0CFF">
            <w:pPr>
              <w:keepNext/>
              <w:jc w:val="center"/>
              <w:rPr>
                <w:rFonts w:ascii="Calibri" w:hAnsi="Calibri"/>
                <w:sz w:val="18"/>
                <w:szCs w:val="18"/>
              </w:rPr>
            </w:pPr>
            <w:r w:rsidRPr="005A5F9A">
              <w:rPr>
                <w:rFonts w:ascii="Calibri" w:hAnsi="Calibri"/>
              </w:rPr>
              <w:t>Minimum Required System Airflow Rate (cfm)</w:t>
            </w:r>
          </w:p>
        </w:tc>
        <w:tc>
          <w:tcPr>
            <w:tcW w:w="5580" w:type="dxa"/>
            <w:tcBorders>
              <w:top w:val="nil"/>
            </w:tcBorders>
            <w:vAlign w:val="bottom"/>
          </w:tcPr>
          <w:p w14:paraId="51F285DC" w14:textId="77777777" w:rsidR="00AF2C4A" w:rsidRPr="006A3EEB" w:rsidRDefault="00AF2C4A" w:rsidP="008D0CFF">
            <w:pPr>
              <w:keepNext/>
              <w:jc w:val="center"/>
              <w:rPr>
                <w:rFonts w:ascii="Calibri" w:hAnsi="Calibri"/>
                <w:sz w:val="18"/>
                <w:szCs w:val="18"/>
              </w:rPr>
            </w:pPr>
            <w:r w:rsidRPr="005A5F9A">
              <w:rPr>
                <w:rFonts w:ascii="Calibri" w:hAnsi="Calibri"/>
                <w:sz w:val="18"/>
                <w:szCs w:val="18"/>
              </w:rPr>
              <w:t>System Airflow Rate Verification Status</w:t>
            </w:r>
          </w:p>
        </w:tc>
      </w:tr>
      <w:tr w:rsidR="00AF2C4A" w:rsidRPr="006A3EEB" w14:paraId="6DAE719E" w14:textId="77777777" w:rsidTr="00EA7CA8">
        <w:trPr>
          <w:cantSplit/>
          <w:trHeight w:val="4499"/>
        </w:trPr>
        <w:tc>
          <w:tcPr>
            <w:tcW w:w="2358" w:type="dxa"/>
            <w:gridSpan w:val="2"/>
          </w:tcPr>
          <w:p w14:paraId="652013A4" w14:textId="77777777" w:rsidR="00AF2C4A" w:rsidRPr="00654A92" w:rsidRDefault="00AF2C4A" w:rsidP="008D0CFF">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3ADBE9EB" w14:textId="77777777" w:rsidR="004D7BE7" w:rsidRDefault="00AF2C4A" w:rsidP="00CF6BFD">
            <w:pPr>
              <w:keepNext/>
              <w:rPr>
                <w:ins w:id="7" w:author="Alhabibi, Haider@Energy" w:date="2022-09-15T18:04:00Z"/>
                <w:rFonts w:ascii="Calibri" w:hAnsi="Calibri"/>
                <w:sz w:val="14"/>
                <w:szCs w:val="14"/>
              </w:rPr>
            </w:pPr>
            <w:r w:rsidRPr="00654A92">
              <w:rPr>
                <w:rFonts w:ascii="Calibri" w:hAnsi="Calibri"/>
                <w:sz w:val="14"/>
                <w:szCs w:val="14"/>
              </w:rPr>
              <w:t>&lt;</w:t>
            </w:r>
            <w:r w:rsidR="00CF6BFD" w:rsidRPr="00654A92">
              <w:rPr>
                <w:rFonts w:ascii="Calibri" w:hAnsi="Calibri"/>
                <w:sz w:val="14"/>
                <w:szCs w:val="14"/>
              </w:rPr>
              <w:t>&lt;</w:t>
            </w:r>
            <w:ins w:id="8" w:author="Alhabibi, Haider@Energy" w:date="2022-09-15T18:04:00Z">
              <w:r w:rsidR="004D7BE7" w:rsidRPr="004D7BE7">
                <w:rPr>
                  <w:rFonts w:ascii="Calibri" w:hAnsi="Calibri"/>
                  <w:sz w:val="14"/>
                  <w:szCs w:val="14"/>
                </w:rPr>
                <w:t xml:space="preserve"> if A12 = no, then N/</w:t>
              </w:r>
              <w:proofErr w:type="gramStart"/>
              <w:r w:rsidR="004D7BE7" w:rsidRPr="004D7BE7">
                <w:rPr>
                  <w:rFonts w:ascii="Calibri" w:hAnsi="Calibri"/>
                  <w:sz w:val="14"/>
                  <w:szCs w:val="14"/>
                </w:rPr>
                <w:t>A;</w:t>
              </w:r>
              <w:proofErr w:type="gramEnd"/>
            </w:ins>
          </w:p>
          <w:p w14:paraId="32932EAC" w14:textId="6F0E8284" w:rsidR="00CF6BFD" w:rsidRDefault="00174066" w:rsidP="00CF6BFD">
            <w:pPr>
              <w:keepNext/>
              <w:rPr>
                <w:rFonts w:ascii="Calibri" w:hAnsi="Calibri"/>
                <w:sz w:val="14"/>
                <w:szCs w:val="14"/>
              </w:rPr>
            </w:pPr>
            <w:ins w:id="9" w:author="Alhabibi, Haider@Energy" w:date="2022-09-20T08:31:00Z">
              <w:r>
                <w:rPr>
                  <w:rFonts w:ascii="Calibri" w:hAnsi="Calibri"/>
                  <w:sz w:val="14"/>
                  <w:szCs w:val="14"/>
                </w:rPr>
                <w:t xml:space="preserve">Else </w:t>
              </w:r>
            </w:ins>
            <w:r w:rsidR="00CF6BFD">
              <w:rPr>
                <w:rFonts w:ascii="Calibri" w:hAnsi="Calibri"/>
                <w:sz w:val="14"/>
                <w:szCs w:val="14"/>
              </w:rPr>
              <w:t xml:space="preserve">if the CF2R-MCH-01 indicates a MCH-28 is required for alternate minimum airflow rate compliance, then text value in this field=Verification of Table 150.0-B or C Alternative Return Duct Design Criteria is Required; </w:t>
            </w:r>
          </w:p>
          <w:p w14:paraId="1A9E69C6" w14:textId="16DDD1AA" w:rsidR="00AF2C4A" w:rsidRDefault="00AF2C4A" w:rsidP="008D0CFF">
            <w:pPr>
              <w:keepNext/>
              <w:rPr>
                <w:rFonts w:ascii="Calibri" w:hAnsi="Calibri"/>
                <w:sz w:val="14"/>
                <w:szCs w:val="14"/>
              </w:rPr>
            </w:pPr>
            <w:r w:rsidRPr="00654A92">
              <w:rPr>
                <w:rFonts w:ascii="Calibri" w:hAnsi="Calibri"/>
                <w:sz w:val="14"/>
                <w:szCs w:val="14"/>
              </w:rPr>
              <w:t xml:space="preserve">  </w:t>
            </w:r>
          </w:p>
          <w:p w14:paraId="49D7509E" w14:textId="5192C20E" w:rsidR="000B1261" w:rsidRDefault="00CF6BFD" w:rsidP="000B1261">
            <w:pPr>
              <w:keepNext/>
              <w:rPr>
                <w:rFonts w:ascii="Calibri" w:hAnsi="Calibri"/>
                <w:sz w:val="14"/>
                <w:szCs w:val="14"/>
              </w:rPr>
            </w:pPr>
            <w:r>
              <w:rPr>
                <w:rFonts w:ascii="Calibri" w:hAnsi="Calibri"/>
                <w:sz w:val="14"/>
                <w:szCs w:val="14"/>
              </w:rPr>
              <w:t xml:space="preserve">Else </w:t>
            </w:r>
            <w:r w:rsidR="000B1261">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0B1261">
              <w:rPr>
                <w:rFonts w:ascii="Calibri" w:hAnsi="Calibri"/>
                <w:sz w:val="14"/>
                <w:szCs w:val="14"/>
              </w:rPr>
              <w:t>value from applicable MCH-23 field for the indoor unit in E01 according to the following list:</w:t>
            </w:r>
          </w:p>
          <w:p w14:paraId="643CA420"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05713A9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63E179F6"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C10BAAA" w14:textId="77777777" w:rsidR="000B1261" w:rsidRDefault="000B1261" w:rsidP="000B1261">
            <w:pPr>
              <w:keepNext/>
              <w:rPr>
                <w:rFonts w:ascii="Calibri" w:hAnsi="Calibri"/>
                <w:sz w:val="14"/>
                <w:szCs w:val="14"/>
              </w:rPr>
            </w:pPr>
            <w:r>
              <w:rPr>
                <w:rFonts w:ascii="Calibri" w:hAnsi="Calibri"/>
                <w:sz w:val="14"/>
                <w:szCs w:val="14"/>
              </w:rPr>
              <w:t>(MCH-23d is not applicable)</w:t>
            </w:r>
          </w:p>
          <w:p w14:paraId="08D605F8"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5AFB863" w14:textId="77777777" w:rsidR="000B1261" w:rsidRDefault="000B1261" w:rsidP="000B1261">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13F84B8B" w14:textId="77777777" w:rsidR="000B1261" w:rsidRPr="00654A92" w:rsidRDefault="000B1261" w:rsidP="008D0CFF">
            <w:pPr>
              <w:keepNext/>
              <w:rPr>
                <w:rFonts w:ascii="Calibri" w:hAnsi="Calibri"/>
                <w:sz w:val="14"/>
                <w:szCs w:val="14"/>
              </w:rPr>
            </w:pPr>
          </w:p>
          <w:p w14:paraId="3F67E3BB" w14:textId="6471EA9F" w:rsidR="00AF2C4A" w:rsidRPr="00654A92" w:rsidRDefault="00AF2C4A" w:rsidP="008D0CFF">
            <w:pPr>
              <w:keepNext/>
              <w:rPr>
                <w:rFonts w:ascii="Calibri" w:hAnsi="Calibri"/>
                <w:sz w:val="14"/>
                <w:szCs w:val="14"/>
              </w:rPr>
            </w:pPr>
          </w:p>
        </w:tc>
        <w:tc>
          <w:tcPr>
            <w:tcW w:w="5580" w:type="dxa"/>
          </w:tcPr>
          <w:p w14:paraId="5668CC9E" w14:textId="77777777" w:rsidR="00AF2C4A" w:rsidRDefault="00AF2C4A" w:rsidP="00AF2C4A">
            <w:pPr>
              <w:keepNext/>
              <w:spacing w:afterLines="60" w:after="144"/>
              <w:rPr>
                <w:rFonts w:ascii="Calibri" w:hAnsi="Calibri"/>
                <w:sz w:val="16"/>
                <w:szCs w:val="16"/>
                <w:u w:val="single"/>
              </w:rPr>
            </w:pPr>
            <w:r>
              <w:rPr>
                <w:rFonts w:ascii="Calibri" w:hAnsi="Calibri"/>
              </w:rPr>
              <w:t>&lt;&lt;</w:t>
            </w:r>
            <w:r>
              <w:rPr>
                <w:rFonts w:ascii="Calibri" w:hAnsi="Calibri"/>
                <w:sz w:val="16"/>
                <w:szCs w:val="16"/>
                <w:u w:val="single"/>
              </w:rPr>
              <w:t>calculated field:</w:t>
            </w:r>
          </w:p>
          <w:p w14:paraId="0D7EA7F6" w14:textId="77777777" w:rsidR="00AF2C4A" w:rsidRDefault="00AF2C4A" w:rsidP="00AF2C4A">
            <w:pPr>
              <w:keepNext/>
              <w:spacing w:afterLines="60" w:after="144"/>
              <w:rPr>
                <w:rFonts w:ascii="Calibri" w:hAnsi="Calibri"/>
                <w:sz w:val="16"/>
                <w:szCs w:val="16"/>
              </w:rPr>
            </w:pPr>
            <w:r w:rsidRPr="00D70C2C">
              <w:rPr>
                <w:rFonts w:ascii="Calibri" w:hAnsi="Calibri"/>
                <w:sz w:val="16"/>
                <w:szCs w:val="16"/>
              </w:rPr>
              <w:t xml:space="preserve">if the CF2R-MCH-01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4EFE44AF" w14:textId="77777777"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0B9DCFE2" w14:textId="77777777" w:rsidR="00AF2C4A" w:rsidRDefault="00AF2C4A" w:rsidP="00AF2C4A">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403CD091" w14:textId="77777777" w:rsidR="00AF2C4A" w:rsidRDefault="00AF2C4A" w:rsidP="00AF2C4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781A1EBE" w14:textId="699F54B5" w:rsidR="00AF2C4A" w:rsidRDefault="00AF2C4A" w:rsidP="00AF2C4A">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w:t>
            </w:r>
            <w:r w:rsidR="00ED256C">
              <w:rPr>
                <w:rFonts w:ascii="Calibri" w:hAnsi="Calibri"/>
                <w:sz w:val="16"/>
                <w:szCs w:val="16"/>
              </w:rPr>
              <w:t>,</w:t>
            </w:r>
            <w:r>
              <w:rPr>
                <w:rFonts w:ascii="Calibri" w:hAnsi="Calibri"/>
                <w:sz w:val="16"/>
                <w:szCs w:val="16"/>
              </w:rPr>
              <w:t xml:space="preserve"> CF2R-MCH-23b</w:t>
            </w:r>
            <w:r w:rsidR="00ED256C">
              <w:rPr>
                <w:rFonts w:ascii="Calibri" w:hAnsi="Calibri"/>
                <w:sz w:val="16"/>
                <w:szCs w:val="16"/>
              </w:rPr>
              <w:t>, CF2R-MCH-23e or CF2R-MCH-23f</w:t>
            </w:r>
            <w:r w:rsidRPr="00D70C2C">
              <w:rPr>
                <w:rFonts w:ascii="Calibri" w:hAnsi="Calibri"/>
                <w:sz w:val="16"/>
                <w:szCs w:val="16"/>
              </w:rPr>
              <w:t xml:space="preserve"> that meets the compliance criterion in </w:t>
            </w:r>
            <w:r>
              <w:rPr>
                <w:rFonts w:ascii="Calibri" w:hAnsi="Calibri"/>
                <w:sz w:val="16"/>
                <w:szCs w:val="16"/>
              </w:rPr>
              <w:t>C</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 xml:space="preserve">System complies with minimum airflow rate </w:t>
            </w:r>
            <w:proofErr w:type="gramStart"/>
            <w:r w:rsidRPr="001A64FF">
              <w:rPr>
                <w:rFonts w:ascii="Calibri" w:hAnsi="Calibri"/>
                <w:b/>
                <w:sz w:val="16"/>
                <w:szCs w:val="16"/>
              </w:rPr>
              <w:t>requirements</w:t>
            </w:r>
            <w:r>
              <w:rPr>
                <w:rFonts w:ascii="Calibri" w:hAnsi="Calibri"/>
                <w:sz w:val="16"/>
                <w:szCs w:val="16"/>
              </w:rPr>
              <w:t>;</w:t>
            </w:r>
            <w:proofErr w:type="gramEnd"/>
          </w:p>
          <w:p w14:paraId="1D1A5796" w14:textId="77777777" w:rsidR="00AF2C4A" w:rsidRDefault="00AF2C4A" w:rsidP="00AF2C4A">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169ED303" w14:textId="77777777" w:rsidR="00AF2C4A" w:rsidRDefault="00AF2C4A" w:rsidP="00AF2C4A">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proofErr w:type="gramStart"/>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w:t>
            </w:r>
            <w:proofErr w:type="gramEnd"/>
            <w:r w:rsidRPr="00D70C2C">
              <w:rPr>
                <w:rFonts w:ascii="Calibri" w:hAnsi="Calibri"/>
                <w:sz w:val="16"/>
                <w:szCs w:val="16"/>
              </w:rPr>
              <w:t xml:space="preserve">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307AAF93" w14:textId="6B392D9F" w:rsidR="00AF2C4A" w:rsidRPr="006A3EEB" w:rsidRDefault="00AF2C4A" w:rsidP="00EA7CA8">
            <w:pPr>
              <w:keepNext/>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w:t>
            </w:r>
            <w:proofErr w:type="gramStart"/>
            <w:r>
              <w:rPr>
                <w:rFonts w:ascii="Calibri" w:hAnsi="Calibri"/>
                <w:sz w:val="16"/>
                <w:szCs w:val="16"/>
              </w:rPr>
              <w:t>do</w:t>
            </w:r>
            <w:proofErr w:type="gramEnd"/>
            <w:r>
              <w:rPr>
                <w:rFonts w:ascii="Calibri" w:hAnsi="Calibri"/>
                <w:sz w:val="16"/>
                <w:szCs w:val="16"/>
              </w:rPr>
              <w:t xml:space="preserve"> not allow this MCH-25 to be registered)</w:t>
            </w:r>
            <w:r w:rsidRPr="00D70C2C">
              <w:rPr>
                <w:rFonts w:ascii="Calibri" w:hAnsi="Calibri"/>
                <w:sz w:val="16"/>
                <w:szCs w:val="16"/>
              </w:rPr>
              <w:t>&gt;&gt;</w:t>
            </w:r>
          </w:p>
        </w:tc>
      </w:tr>
      <w:tr w:rsidR="00AF2C4A" w:rsidRPr="006A3EEB" w14:paraId="598F1F4A" w14:textId="77777777" w:rsidTr="00EA7CA8">
        <w:trPr>
          <w:cantSplit/>
          <w:trHeight w:val="197"/>
        </w:trPr>
        <w:tc>
          <w:tcPr>
            <w:tcW w:w="2358" w:type="dxa"/>
            <w:gridSpan w:val="2"/>
          </w:tcPr>
          <w:p w14:paraId="5849A4B8" w14:textId="77777777" w:rsidR="00AF2C4A" w:rsidRPr="006A3EEB" w:rsidRDefault="00AF2C4A" w:rsidP="008D0CFF">
            <w:pPr>
              <w:keepNext/>
              <w:rPr>
                <w:rFonts w:ascii="Calibri" w:hAnsi="Calibri"/>
                <w:sz w:val="16"/>
                <w:szCs w:val="16"/>
              </w:rPr>
            </w:pPr>
          </w:p>
        </w:tc>
        <w:tc>
          <w:tcPr>
            <w:tcW w:w="3060" w:type="dxa"/>
          </w:tcPr>
          <w:p w14:paraId="1C411D75" w14:textId="77777777" w:rsidR="00AF2C4A" w:rsidRPr="006A3EEB" w:rsidRDefault="00AF2C4A" w:rsidP="008D0CFF">
            <w:pPr>
              <w:keepNext/>
              <w:rPr>
                <w:rFonts w:ascii="Calibri" w:hAnsi="Calibri"/>
                <w:sz w:val="16"/>
                <w:szCs w:val="16"/>
              </w:rPr>
            </w:pPr>
          </w:p>
        </w:tc>
        <w:tc>
          <w:tcPr>
            <w:tcW w:w="5580" w:type="dxa"/>
          </w:tcPr>
          <w:p w14:paraId="0913D997" w14:textId="77777777" w:rsidR="00AF2C4A" w:rsidRPr="006A3EEB" w:rsidRDefault="00AF2C4A" w:rsidP="008D0CFF">
            <w:pPr>
              <w:keepNext/>
              <w:rPr>
                <w:rFonts w:ascii="Calibri" w:hAnsi="Calibri"/>
                <w:sz w:val="16"/>
                <w:szCs w:val="16"/>
              </w:rPr>
            </w:pPr>
          </w:p>
        </w:tc>
      </w:tr>
      <w:tr w:rsidR="00AF2C4A" w:rsidRPr="00BC1E29" w14:paraId="41607717" w14:textId="77777777" w:rsidTr="008D0CFF">
        <w:tblPrEx>
          <w:tblLook w:val="0000" w:firstRow="0" w:lastRow="0" w:firstColumn="0" w:lastColumn="0" w:noHBand="0" w:noVBand="0"/>
        </w:tblPrEx>
        <w:trPr>
          <w:trHeight w:val="360"/>
        </w:trPr>
        <w:tc>
          <w:tcPr>
            <w:tcW w:w="467" w:type="dxa"/>
            <w:vAlign w:val="center"/>
          </w:tcPr>
          <w:p w14:paraId="62B044E1" w14:textId="77777777" w:rsidR="00AF2C4A" w:rsidRPr="00BC1E29" w:rsidRDefault="00AF2C4A" w:rsidP="008D0CFF">
            <w:pPr>
              <w:keepNext/>
              <w:jc w:val="center"/>
              <w:rPr>
                <w:rFonts w:ascii="Calibri" w:hAnsi="Calibri"/>
              </w:rPr>
            </w:pPr>
            <w:r>
              <w:rPr>
                <w:rFonts w:ascii="Calibri" w:hAnsi="Calibri"/>
              </w:rPr>
              <w:t>04</w:t>
            </w:r>
          </w:p>
        </w:tc>
        <w:tc>
          <w:tcPr>
            <w:tcW w:w="10531" w:type="dxa"/>
            <w:gridSpan w:val="3"/>
          </w:tcPr>
          <w:p w14:paraId="1F4F5444" w14:textId="42A670F5" w:rsidR="00AF2C4A" w:rsidRPr="00BC1E29" w:rsidRDefault="00AF2C4A" w:rsidP="008D0CFF">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C</w:t>
            </w:r>
            <w:r w:rsidRPr="00C9301F">
              <w:rPr>
                <w:rFonts w:ascii="Calibri" w:hAnsi="Calibri"/>
                <w:sz w:val="18"/>
              </w:rPr>
              <w:t xml:space="preserve">01 </w:t>
            </w:r>
            <w:r>
              <w:rPr>
                <w:rFonts w:ascii="Calibri" w:hAnsi="Calibri"/>
                <w:sz w:val="18"/>
              </w:rPr>
              <w:t>indicate a compliant result in C</w:t>
            </w:r>
            <w:r w:rsidRPr="00C9301F">
              <w:rPr>
                <w:rFonts w:ascii="Calibri" w:hAnsi="Calibri"/>
                <w:sz w:val="18"/>
              </w:rPr>
              <w:t xml:space="preserv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AF2C4A" w:rsidRPr="006A3EEB" w14:paraId="307E9F3C" w14:textId="77777777" w:rsidTr="008D0CFF">
        <w:trPr>
          <w:cantSplit/>
        </w:trPr>
        <w:tc>
          <w:tcPr>
            <w:tcW w:w="10998" w:type="dxa"/>
            <w:gridSpan w:val="4"/>
          </w:tcPr>
          <w:p w14:paraId="2CC584A6" w14:textId="77777777" w:rsidR="00AF2C4A" w:rsidRPr="006A3EEB" w:rsidRDefault="00AF2C4A" w:rsidP="008D0CFF">
            <w:pPr>
              <w:rPr>
                <w:rFonts w:ascii="Calibri" w:hAnsi="Calibri"/>
                <w:sz w:val="18"/>
                <w:szCs w:val="18"/>
              </w:rPr>
            </w:pPr>
            <w:r w:rsidRPr="006A3EEB">
              <w:rPr>
                <w:rFonts w:ascii="Calibri" w:hAnsi="Calibri"/>
                <w:sz w:val="18"/>
                <w:szCs w:val="18"/>
              </w:rPr>
              <w:t>Notes:</w:t>
            </w:r>
          </w:p>
        </w:tc>
      </w:tr>
    </w:tbl>
    <w:p w14:paraId="53ADCA6F" w14:textId="77777777" w:rsidR="00AF2C4A" w:rsidRPr="001D49B7" w:rsidRDefault="00AF2C4A"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1E2E95" w:rsidRPr="001D49B7" w14:paraId="517E5B2A" w14:textId="77777777" w:rsidTr="000F1B3E">
        <w:trPr>
          <w:trHeight w:val="233"/>
        </w:trPr>
        <w:tc>
          <w:tcPr>
            <w:tcW w:w="5000" w:type="pct"/>
            <w:gridSpan w:val="2"/>
          </w:tcPr>
          <w:p w14:paraId="517E5B28" w14:textId="0FD4C5B5" w:rsidR="001E2E95" w:rsidRPr="001D49B7" w:rsidRDefault="00A6230C" w:rsidP="005060EB">
            <w:pPr>
              <w:rPr>
                <w:rFonts w:ascii="Calibri" w:hAnsi="Calibri"/>
                <w:b/>
                <w:sz w:val="18"/>
                <w:szCs w:val="18"/>
              </w:rPr>
            </w:pPr>
            <w:r w:rsidRPr="00C016B2">
              <w:rPr>
                <w:rFonts w:ascii="Calibri" w:hAnsi="Calibri"/>
                <w:b/>
                <w:szCs w:val="18"/>
              </w:rPr>
              <w:t>D. Verification of New Package Unit Factory Charge</w:t>
            </w:r>
          </w:p>
          <w:p w14:paraId="517E5B29" w14:textId="70B174A3" w:rsidR="001E2E95" w:rsidRPr="0032702E" w:rsidRDefault="00A6230C" w:rsidP="005060EB">
            <w:pPr>
              <w:rPr>
                <w:rFonts w:ascii="Calibri" w:hAnsi="Calibri"/>
                <w:sz w:val="18"/>
                <w:szCs w:val="18"/>
              </w:rPr>
            </w:pPr>
            <w:r w:rsidRPr="0032702E">
              <w:rPr>
                <w:rFonts w:ascii="Calibri" w:hAnsi="Calibri"/>
                <w:sz w:val="18"/>
                <w:szCs w:val="18"/>
              </w:rPr>
              <w:t>Note: There is no HERS verification requirement for the MCH-25f. The Enforcement Agency has responsibility for verification of the MCH-25f.</w:t>
            </w:r>
          </w:p>
        </w:tc>
      </w:tr>
      <w:tr w:rsidR="001E2E95" w:rsidRPr="001D49B7" w14:paraId="517E5B31" w14:textId="77777777" w:rsidTr="00C016B2">
        <w:trPr>
          <w:trHeight w:val="432"/>
        </w:trPr>
        <w:tc>
          <w:tcPr>
            <w:tcW w:w="253" w:type="pct"/>
            <w:vAlign w:val="center"/>
          </w:tcPr>
          <w:p w14:paraId="517E5B2F" w14:textId="438717B2" w:rsidR="001E2E95" w:rsidRPr="001D49B7" w:rsidRDefault="00A6230C" w:rsidP="00C016B2">
            <w:pPr>
              <w:pStyle w:val="FootnoteText"/>
              <w:keepNext/>
              <w:jc w:val="center"/>
              <w:rPr>
                <w:rFonts w:ascii="Calibri" w:hAnsi="Calibri"/>
              </w:rPr>
            </w:pPr>
            <w:r w:rsidRPr="00A6230C">
              <w:rPr>
                <w:rFonts w:ascii="Calibri" w:hAnsi="Calibri"/>
              </w:rPr>
              <w:t>0</w:t>
            </w:r>
            <w:r w:rsidR="0000356B">
              <w:rPr>
                <w:rFonts w:ascii="Calibri" w:hAnsi="Calibri"/>
              </w:rPr>
              <w:t>1</w:t>
            </w:r>
          </w:p>
        </w:tc>
        <w:tc>
          <w:tcPr>
            <w:tcW w:w="4747" w:type="pct"/>
          </w:tcPr>
          <w:p w14:paraId="517E5B30" w14:textId="77777777" w:rsidR="001E2E95" w:rsidRPr="000C0926" w:rsidRDefault="00A6230C" w:rsidP="00C016B2">
            <w:pPr>
              <w:keepNext/>
              <w:rPr>
                <w:rFonts w:ascii="Calibri" w:hAnsi="Calibri"/>
              </w:rPr>
            </w:pPr>
            <w:r w:rsidRPr="000C0926">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B32" w14:textId="77777777" w:rsidR="001E2E95" w:rsidRPr="001D49B7" w:rsidRDefault="001E2E95" w:rsidP="006225E3">
      <w:pPr>
        <w:rPr>
          <w:rFonts w:ascii="Calibri" w:hAnsi="Calibri"/>
          <w:b/>
          <w:sz w:val="18"/>
          <w:szCs w:val="18"/>
        </w:rPr>
      </w:pPr>
    </w:p>
    <w:sectPr w:rsidR="001E2E95" w:rsidRPr="001D49B7" w:rsidSect="0032702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6349C" w14:textId="77777777" w:rsidR="001F7B4F" w:rsidRDefault="001F7B4F">
      <w:r>
        <w:separator/>
      </w:r>
    </w:p>
  </w:endnote>
  <w:endnote w:type="continuationSeparator" w:id="0">
    <w:p w14:paraId="0C57E123" w14:textId="77777777" w:rsidR="001F7B4F" w:rsidRDefault="001F7B4F">
      <w:r>
        <w:continuationSeparator/>
      </w:r>
    </w:p>
  </w:endnote>
  <w:endnote w:type="continuationNotice" w:id="1">
    <w:p w14:paraId="0DBE242A" w14:textId="77777777" w:rsidR="001F7B4F" w:rsidRDefault="001F7B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0" w14:textId="77777777" w:rsidR="00256387" w:rsidRPr="007A1F0A" w:rsidRDefault="00256387" w:rsidP="00C016B2">
    <w:pPr>
      <w:pStyle w:val="Footer"/>
    </w:pPr>
    <w:r w:rsidRPr="007A1F0A">
      <w:t xml:space="preserve">Registration Number:                                                           Registration Date/Time:                                           HERS Provider:                       </w:t>
    </w:r>
  </w:p>
  <w:p w14:paraId="517E5B81" w14:textId="3835512D" w:rsidR="00256387" w:rsidRPr="007A1F0A" w:rsidRDefault="00256387" w:rsidP="00C016B2">
    <w:pPr>
      <w:pStyle w:val="Footer"/>
    </w:pPr>
    <w:r w:rsidRPr="007A1F0A">
      <w:t>CA Building Energy Efficiency Standards - 20</w:t>
    </w:r>
    <w:r w:rsidR="006B36F4">
      <w:t>22</w:t>
    </w:r>
    <w:r w:rsidRPr="007A1F0A">
      <w:t xml:space="preserve"> Residential Compliance</w:t>
    </w:r>
    <w:r w:rsidRPr="007A1F0A">
      <w:tab/>
    </w:r>
    <w:r w:rsidR="00CF6BFD">
      <w:t xml:space="preserve">July </w:t>
    </w:r>
    <w:r>
      <w:t>20</w:t>
    </w:r>
    <w:r w:rsidR="002C545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D" w14:textId="15EA3515" w:rsidR="00256387" w:rsidRPr="007A1F0A" w:rsidRDefault="00256387" w:rsidP="00C016B2">
    <w:pPr>
      <w:pStyle w:val="Footer"/>
    </w:pPr>
    <w:r w:rsidRPr="007A1F0A">
      <w:t>CA Building Energy Efficiency Standards - 20</w:t>
    </w:r>
    <w:r w:rsidR="00B01934">
      <w:t>22</w:t>
    </w:r>
    <w:r w:rsidRPr="007A1F0A">
      <w:t xml:space="preserve"> Residential Compliance</w:t>
    </w:r>
    <w:r w:rsidRPr="007A1F0A">
      <w:tab/>
    </w:r>
    <w:r w:rsidR="00CF6BFD">
      <w:t xml:space="preserve">July </w:t>
    </w:r>
    <w:r>
      <w:t>20</w:t>
    </w:r>
    <w:r w:rsidR="004515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8" w14:textId="6284509D" w:rsidR="00256387" w:rsidRPr="00AF3980" w:rsidRDefault="00256387" w:rsidP="00C016B2">
    <w:pPr>
      <w:pStyle w:val="Footer"/>
    </w:pPr>
    <w:r w:rsidRPr="00AF3980">
      <w:t>CA Building Energy Efficiency Standards - 20</w:t>
    </w:r>
    <w:r w:rsidR="00CA289E">
      <w:t>22</w:t>
    </w:r>
    <w:r w:rsidRPr="00AF3980">
      <w:t xml:space="preserve"> Residential Compliance</w:t>
    </w:r>
    <w:r w:rsidRPr="00AF3980">
      <w:tab/>
    </w:r>
    <w:r w:rsidR="00CF6BFD">
      <w:t xml:space="preserve">July </w:t>
    </w:r>
    <w:r>
      <w:t>20</w:t>
    </w:r>
    <w:r w:rsidR="00CA289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FA323" w14:textId="77777777" w:rsidR="001F7B4F" w:rsidRDefault="001F7B4F">
      <w:r>
        <w:separator/>
      </w:r>
    </w:p>
  </w:footnote>
  <w:footnote w:type="continuationSeparator" w:id="0">
    <w:p w14:paraId="37103D42" w14:textId="77777777" w:rsidR="001F7B4F" w:rsidRDefault="001F7B4F">
      <w:r>
        <w:continuationSeparator/>
      </w:r>
    </w:p>
  </w:footnote>
  <w:footnote w:type="continuationNotice" w:id="1">
    <w:p w14:paraId="0B8E10E6" w14:textId="77777777" w:rsidR="001F7B4F" w:rsidRDefault="001F7B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B" w14:textId="77777777" w:rsidR="00256387" w:rsidRDefault="001C776A">
    <w:pPr>
      <w:pStyle w:val="Header"/>
    </w:pPr>
    <w:r>
      <w:rPr>
        <w:noProof/>
      </w:rPr>
      <w:pict w14:anchorId="517E5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7"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9594C" w14:textId="77777777" w:rsidR="008D043A" w:rsidRPr="008D6585" w:rsidRDefault="008D043A" w:rsidP="008D043A">
    <w:pPr>
      <w:suppressAutoHyphens/>
      <w:ind w:left="-90"/>
      <w:jc w:val="center"/>
      <w:rPr>
        <w:rFonts w:asciiTheme="minorHAnsi" w:hAnsiTheme="minorHAnsi" w:cstheme="minorHAnsi"/>
        <w:b/>
        <w:sz w:val="28"/>
        <w:szCs w:val="28"/>
      </w:rPr>
    </w:pPr>
    <w:r w:rsidRPr="00712FDF">
      <w:rPr>
        <w:rFonts w:asciiTheme="minorHAnsi" w:hAnsiTheme="minorHAnsi" w:cstheme="minorHAnsi"/>
        <w:b/>
        <w:sz w:val="28"/>
        <w:szCs w:val="28"/>
      </w:rPr>
      <w:t>REFRIGERANT CHARGE VERIFICATION</w:t>
    </w:r>
    <w:r w:rsidRPr="00712FDF">
      <w:rPr>
        <w:rFonts w:asciiTheme="minorHAnsi" w:hAnsiTheme="minorHAnsi" w:cstheme="minorHAnsi"/>
        <w:noProof/>
        <w:sz w:val="28"/>
        <w:szCs w:val="28"/>
      </w:rPr>
      <w:drawing>
        <wp:anchor distT="0" distB="0" distL="114300" distR="114300" simplePos="0" relativeHeight="251660296" behindDoc="0" locked="0" layoutInCell="1" allowOverlap="1" wp14:anchorId="32C79DA2" wp14:editId="2EF7196F">
          <wp:simplePos x="0" y="0"/>
          <wp:positionH relativeFrom="margin">
            <wp:align>left</wp:align>
          </wp:positionH>
          <wp:positionV relativeFrom="paragraph">
            <wp:posOffset>52448</wp:posOffset>
          </wp:positionV>
          <wp:extent cx="2532380" cy="566420"/>
          <wp:effectExtent l="0" t="0" r="0" b="0"/>
          <wp:wrapNone/>
          <wp:docPr id="368" name="Pictur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78C3901F" w14:textId="6808B2D1" w:rsidR="008D043A" w:rsidRPr="00712FDF" w:rsidRDefault="008D043A" w:rsidP="008D043A">
    <w:pPr>
      <w:pStyle w:val="Header"/>
      <w:ind w:left="360"/>
      <w:rPr>
        <w:rFonts w:asciiTheme="minorHAnsi" w:hAnsiTheme="minorHAnsi" w:cstheme="minorHAnsi"/>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sz w:val="28"/>
        <w:szCs w:val="28"/>
      </w:rPr>
      <w:ptab w:relativeTo="margin" w:alignment="right" w:leader="none"/>
    </w:r>
    <w:r w:rsidRPr="00712FDF">
      <w:rPr>
        <w:rFonts w:asciiTheme="minorHAnsi" w:hAnsiTheme="minorHAnsi" w:cstheme="minorHAnsi"/>
        <w:sz w:val="28"/>
        <w:szCs w:val="28"/>
      </w:rPr>
      <w:t>CEC-CF</w:t>
    </w:r>
    <w:r>
      <w:rPr>
        <w:rFonts w:asciiTheme="minorHAnsi" w:hAnsiTheme="minorHAnsi" w:cstheme="minorHAnsi"/>
        <w:sz w:val="28"/>
        <w:szCs w:val="28"/>
      </w:rPr>
      <w:t>2</w:t>
    </w:r>
    <w:r w:rsidRPr="00712FDF">
      <w:rPr>
        <w:rFonts w:asciiTheme="minorHAnsi" w:hAnsiTheme="minorHAnsi" w:cstheme="minorHAnsi"/>
        <w:sz w:val="28"/>
        <w:szCs w:val="28"/>
      </w:rPr>
      <w:t>R-</w:t>
    </w:r>
    <w:r>
      <w:rPr>
        <w:rFonts w:asciiTheme="minorHAnsi" w:hAnsiTheme="minorHAnsi" w:cstheme="minorHAnsi"/>
        <w:sz w:val="28"/>
        <w:szCs w:val="28"/>
      </w:rPr>
      <w:t>MCH</w:t>
    </w:r>
    <w:r w:rsidRPr="00712FDF">
      <w:rPr>
        <w:rFonts w:asciiTheme="minorHAnsi" w:hAnsiTheme="minorHAnsi" w:cstheme="minorHAnsi"/>
        <w:sz w:val="28"/>
        <w:szCs w:val="28"/>
      </w:rPr>
      <w:t>-</w:t>
    </w:r>
    <w:r>
      <w:rPr>
        <w:rFonts w:asciiTheme="minorHAnsi" w:hAnsiTheme="minorHAnsi" w:cstheme="minorHAnsi"/>
        <w:sz w:val="28"/>
        <w:szCs w:val="28"/>
      </w:rPr>
      <w:t>25</w:t>
    </w:r>
    <w:r w:rsidRPr="00712FDF">
      <w:rPr>
        <w:rFonts w:asciiTheme="minorHAnsi" w:hAnsiTheme="minorHAnsi" w:cstheme="minorHAnsi"/>
        <w:sz w:val="28"/>
        <w:szCs w:val="28"/>
      </w:rPr>
      <w:t>-</w:t>
    </w:r>
    <w:r w:rsidR="003A3A1C">
      <w:rPr>
        <w:rFonts w:asciiTheme="minorHAnsi" w:hAnsiTheme="minorHAnsi" w:cstheme="minorHAnsi"/>
        <w:sz w:val="28"/>
        <w:szCs w:val="28"/>
      </w:rPr>
      <w:t>E</w:t>
    </w:r>
  </w:p>
  <w:p w14:paraId="017CFB76" w14:textId="77777777" w:rsidR="008D043A" w:rsidRPr="00375192" w:rsidRDefault="008D043A" w:rsidP="008D043A">
    <w:pPr>
      <w:ind w:left="360"/>
      <w:rPr>
        <w:rFonts w:asciiTheme="minorHAnsi" w:hAnsiTheme="minorHAnsi" w:cstheme="minorHAnsi"/>
        <w:b/>
        <w:bCs/>
        <w:i/>
        <w:iCs/>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b/>
        <w:bCs/>
        <w:i/>
        <w:iCs/>
        <w:sz w:val="28"/>
        <w:szCs w:val="28"/>
      </w:rPr>
      <w:t>SAMPLE FORM – NOT VALID FOR SUBMISSION TO BUILDING DEPARTMENTS</w:t>
    </w:r>
  </w:p>
  <w:p w14:paraId="517E5B7E" w14:textId="3606EB94" w:rsidR="00256387" w:rsidRPr="00AF2361" w:rsidRDefault="00256387" w:rsidP="00AF2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2" w14:textId="77777777" w:rsidR="00256387" w:rsidRDefault="001C776A">
    <w:pPr>
      <w:pStyle w:val="Header"/>
    </w:pPr>
    <w:r>
      <w:rPr>
        <w:noProof/>
      </w:rPr>
      <w:pict w14:anchorId="517E5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6"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4" w14:textId="77777777" w:rsidR="00256387" w:rsidRDefault="001C776A">
    <w:pPr>
      <w:pStyle w:val="Header"/>
    </w:pPr>
    <w:r>
      <w:rPr>
        <w:noProof/>
      </w:rPr>
      <w:pict w14:anchorId="517E5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0"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87" w14:textId="77777777" w:rsidTr="00421752">
      <w:trPr>
        <w:cantSplit/>
        <w:trHeight w:val="288"/>
      </w:trPr>
      <w:tc>
        <w:tcPr>
          <w:tcW w:w="4016" w:type="pct"/>
          <w:gridSpan w:val="2"/>
          <w:tcBorders>
            <w:right w:val="nil"/>
          </w:tcBorders>
          <w:vAlign w:val="center"/>
        </w:tcPr>
        <w:p w14:paraId="517E5B85" w14:textId="7DFE26F6"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77777777" w:rsidR="00256387" w:rsidRPr="00421752" w:rsidRDefault="00256387"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8A" w14:textId="77777777" w:rsidTr="00BC482D">
      <w:trPr>
        <w:cantSplit/>
        <w:trHeight w:val="288"/>
      </w:trPr>
      <w:tc>
        <w:tcPr>
          <w:tcW w:w="2500" w:type="pct"/>
          <w:tcBorders>
            <w:right w:val="nil"/>
          </w:tcBorders>
        </w:tcPr>
        <w:p w14:paraId="517E5B88"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19890703"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2</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C776A">
            <w:rPr>
              <w:rFonts w:ascii="Calibri" w:hAnsi="Calibri"/>
              <w:bCs/>
              <w:noProof/>
            </w:rPr>
            <w:t>2</w:t>
          </w:r>
          <w:r>
            <w:rPr>
              <w:rFonts w:ascii="Calibri" w:hAnsi="Calibri"/>
              <w:bCs/>
              <w:noProof/>
            </w:rPr>
            <w:fldChar w:fldCharType="end"/>
          </w:r>
          <w:r w:rsidRPr="00BC482D">
            <w:rPr>
              <w:rFonts w:ascii="Calibri" w:hAnsi="Calibri"/>
              <w:bCs/>
            </w:rPr>
            <w:t>)</w:t>
          </w:r>
        </w:p>
      </w:tc>
    </w:tr>
  </w:tbl>
  <w:p w14:paraId="517E5B8C" w14:textId="1A29A581" w:rsidR="00256387" w:rsidRPr="00BC482D" w:rsidRDefault="001C776A">
    <w:pPr>
      <w:pStyle w:val="Header"/>
      <w:rPr>
        <w:rFonts w:ascii="Calibri" w:hAnsi="Calibri"/>
      </w:rPr>
    </w:pPr>
    <w:r>
      <w:rPr>
        <w:rFonts w:ascii="Calibri" w:hAnsi="Calibri"/>
        <w:noProof/>
      </w:rPr>
      <w:pict w14:anchorId="517E5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1"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E" w14:textId="77777777" w:rsidR="00256387" w:rsidRDefault="001C776A">
    <w:pPr>
      <w:pStyle w:val="Header"/>
    </w:pPr>
    <w:r>
      <w:rPr>
        <w:noProof/>
      </w:rPr>
      <w:pict w14:anchorId="517E5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9"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F" w14:textId="77777777" w:rsidR="00256387" w:rsidRDefault="001C776A">
    <w:pPr>
      <w:pStyle w:val="Header"/>
    </w:pPr>
    <w:r>
      <w:rPr>
        <w:noProof/>
      </w:rPr>
      <w:pict w14:anchorId="517E5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3"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92" w14:textId="77777777" w:rsidTr="00421752">
      <w:trPr>
        <w:cantSplit/>
        <w:trHeight w:val="288"/>
      </w:trPr>
      <w:tc>
        <w:tcPr>
          <w:tcW w:w="4016" w:type="pct"/>
          <w:gridSpan w:val="2"/>
          <w:tcBorders>
            <w:right w:val="nil"/>
          </w:tcBorders>
          <w:vAlign w:val="center"/>
        </w:tcPr>
        <w:p w14:paraId="517E5B90" w14:textId="0BF09583"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w:t>
          </w:r>
          <w:r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77777777" w:rsidR="00256387" w:rsidRPr="00421752" w:rsidRDefault="00256387" w:rsidP="00965F51">
          <w:pPr>
            <w:pStyle w:val="Style18"/>
            <w:rPr>
              <w:rFonts w:ascii="Calibri" w:hAnsi="Calibri"/>
              <w:b/>
              <w:sz w:val="20"/>
            </w:rPr>
          </w:pPr>
          <w:r w:rsidRPr="00421752">
            <w:rPr>
              <w:rFonts w:ascii="Calibri" w:hAnsi="Calibri"/>
              <w:sz w:val="20"/>
            </w:rPr>
            <w:t>CF2R-MCH-25</w:t>
          </w:r>
          <w:r>
            <w:rPr>
              <w:rFonts w:ascii="Calibri" w:hAnsi="Calibri"/>
              <w:sz w:val="20"/>
            </w:rPr>
            <w:t>f</w:t>
          </w:r>
          <w:r w:rsidRPr="00421752">
            <w:rPr>
              <w:rFonts w:ascii="Calibri" w:hAnsi="Calibri"/>
              <w:sz w:val="20"/>
            </w:rPr>
            <w:t>-</w:t>
          </w:r>
          <w:r>
            <w:rPr>
              <w:rFonts w:ascii="Calibri" w:hAnsi="Calibri"/>
              <w:sz w:val="20"/>
            </w:rPr>
            <w:t>E</w:t>
          </w:r>
        </w:p>
      </w:tc>
    </w:tr>
    <w:tr w:rsidR="00256387" w:rsidRPr="00BC482D" w14:paraId="517E5B95" w14:textId="77777777" w:rsidTr="00BC482D">
      <w:trPr>
        <w:cantSplit/>
        <w:trHeight w:val="288"/>
      </w:trPr>
      <w:tc>
        <w:tcPr>
          <w:tcW w:w="2500" w:type="pct"/>
          <w:tcBorders>
            <w:right w:val="nil"/>
          </w:tcBorders>
        </w:tcPr>
        <w:p w14:paraId="517E5B93"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74C358E5"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5</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C776A">
            <w:rPr>
              <w:rFonts w:ascii="Calibri" w:hAnsi="Calibri"/>
              <w:bCs/>
              <w:noProof/>
            </w:rPr>
            <w:t>4</w:t>
          </w:r>
          <w:r>
            <w:rPr>
              <w:rFonts w:ascii="Calibri" w:hAnsi="Calibri"/>
              <w:bCs/>
              <w:noProof/>
            </w:rPr>
            <w:fldChar w:fldCharType="end"/>
          </w:r>
          <w:r w:rsidRPr="00BC482D">
            <w:rPr>
              <w:rFonts w:ascii="Calibri" w:hAnsi="Calibri"/>
              <w:bCs/>
            </w:rPr>
            <w:t>)</w:t>
          </w:r>
        </w:p>
      </w:tc>
    </w:tr>
  </w:tbl>
  <w:p w14:paraId="517E5B97" w14:textId="27A46C1A" w:rsidR="00256387" w:rsidRPr="00BC482D" w:rsidRDefault="001C776A">
    <w:pPr>
      <w:pStyle w:val="Header"/>
      <w:rPr>
        <w:rFonts w:ascii="Calibri" w:hAnsi="Calibri"/>
      </w:rPr>
    </w:pPr>
    <w:r>
      <w:rPr>
        <w:rFonts w:ascii="Calibri" w:hAnsi="Calibri"/>
        <w:noProof/>
      </w:rPr>
      <w:pict w14:anchorId="517E5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4"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9" w14:textId="77777777" w:rsidR="00256387" w:rsidRDefault="001C776A">
    <w:pPr>
      <w:pStyle w:val="Header"/>
    </w:pPr>
    <w:r>
      <w:rPr>
        <w:noProof/>
      </w:rPr>
      <w:pict w14:anchorId="517E5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2"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2C7AC0E8"/>
    <w:lvl w:ilvl="0" w:tplc="053C34C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677334">
    <w:abstractNumId w:val="0"/>
  </w:num>
  <w:num w:numId="2" w16cid:durableId="2051804601">
    <w:abstractNumId w:val="1"/>
  </w:num>
  <w:num w:numId="3" w16cid:durableId="325592728">
    <w:abstractNumId w:val="3"/>
  </w:num>
  <w:num w:numId="4" w16cid:durableId="1717853191">
    <w:abstractNumId w:val="15"/>
  </w:num>
  <w:num w:numId="5" w16cid:durableId="1958677537">
    <w:abstractNumId w:val="12"/>
  </w:num>
  <w:num w:numId="6" w16cid:durableId="727725453">
    <w:abstractNumId w:val="18"/>
  </w:num>
  <w:num w:numId="7" w16cid:durableId="1464805613">
    <w:abstractNumId w:val="7"/>
  </w:num>
  <w:num w:numId="8" w16cid:durableId="728453635">
    <w:abstractNumId w:val="6"/>
  </w:num>
  <w:num w:numId="9" w16cid:durableId="842159268">
    <w:abstractNumId w:val="16"/>
  </w:num>
  <w:num w:numId="10" w16cid:durableId="662854751">
    <w:abstractNumId w:val="8"/>
  </w:num>
  <w:num w:numId="11" w16cid:durableId="1576473268">
    <w:abstractNumId w:val="11"/>
  </w:num>
  <w:num w:numId="12" w16cid:durableId="357390706">
    <w:abstractNumId w:val="17"/>
  </w:num>
  <w:num w:numId="13" w16cid:durableId="2025933284">
    <w:abstractNumId w:val="5"/>
  </w:num>
  <w:num w:numId="14" w16cid:durableId="1235625222">
    <w:abstractNumId w:val="4"/>
  </w:num>
  <w:num w:numId="15" w16cid:durableId="339545961">
    <w:abstractNumId w:val="14"/>
  </w:num>
  <w:num w:numId="16" w16cid:durableId="175996312">
    <w:abstractNumId w:val="10"/>
  </w:num>
  <w:num w:numId="17" w16cid:durableId="80032315">
    <w:abstractNumId w:val="6"/>
  </w:num>
  <w:num w:numId="18" w16cid:durableId="515192435">
    <w:abstractNumId w:val="2"/>
  </w:num>
  <w:num w:numId="19" w16cid:durableId="662120606">
    <w:abstractNumId w:val="13"/>
  </w:num>
  <w:num w:numId="20" w16cid:durableId="2121993684">
    <w:abstractNumId w:val="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356B"/>
    <w:rsid w:val="000206B5"/>
    <w:rsid w:val="00027FA2"/>
    <w:rsid w:val="000518A4"/>
    <w:rsid w:val="00062EF2"/>
    <w:rsid w:val="00067753"/>
    <w:rsid w:val="00084685"/>
    <w:rsid w:val="00097C1B"/>
    <w:rsid w:val="000B1261"/>
    <w:rsid w:val="000C0926"/>
    <w:rsid w:val="000E27BA"/>
    <w:rsid w:val="000F1B3E"/>
    <w:rsid w:val="000F4B46"/>
    <w:rsid w:val="000F564E"/>
    <w:rsid w:val="00104273"/>
    <w:rsid w:val="00122CEE"/>
    <w:rsid w:val="00124A62"/>
    <w:rsid w:val="001377CE"/>
    <w:rsid w:val="00174066"/>
    <w:rsid w:val="00184B7B"/>
    <w:rsid w:val="0018604B"/>
    <w:rsid w:val="001919CD"/>
    <w:rsid w:val="00191FB8"/>
    <w:rsid w:val="00193B12"/>
    <w:rsid w:val="001B1579"/>
    <w:rsid w:val="001B4749"/>
    <w:rsid w:val="001B5E51"/>
    <w:rsid w:val="001C776A"/>
    <w:rsid w:val="001D40A4"/>
    <w:rsid w:val="001D49B7"/>
    <w:rsid w:val="001D6CBF"/>
    <w:rsid w:val="001E2E95"/>
    <w:rsid w:val="001F27DA"/>
    <w:rsid w:val="001F3053"/>
    <w:rsid w:val="001F7B4F"/>
    <w:rsid w:val="002056C3"/>
    <w:rsid w:val="002137F8"/>
    <w:rsid w:val="00233489"/>
    <w:rsid w:val="0024734D"/>
    <w:rsid w:val="00256387"/>
    <w:rsid w:val="002648C5"/>
    <w:rsid w:val="002716DD"/>
    <w:rsid w:val="00283F87"/>
    <w:rsid w:val="002A4813"/>
    <w:rsid w:val="002B57AA"/>
    <w:rsid w:val="002C545A"/>
    <w:rsid w:val="002C5889"/>
    <w:rsid w:val="002E4FAF"/>
    <w:rsid w:val="002F74E4"/>
    <w:rsid w:val="00307FA1"/>
    <w:rsid w:val="00310CEA"/>
    <w:rsid w:val="0032702E"/>
    <w:rsid w:val="003456CB"/>
    <w:rsid w:val="00345852"/>
    <w:rsid w:val="00351272"/>
    <w:rsid w:val="00351386"/>
    <w:rsid w:val="003A0FF7"/>
    <w:rsid w:val="003A3A1C"/>
    <w:rsid w:val="003A556F"/>
    <w:rsid w:val="003A68C2"/>
    <w:rsid w:val="003C277F"/>
    <w:rsid w:val="003C28DA"/>
    <w:rsid w:val="003C3734"/>
    <w:rsid w:val="003C5668"/>
    <w:rsid w:val="003D5AE9"/>
    <w:rsid w:val="003E1009"/>
    <w:rsid w:val="003E696D"/>
    <w:rsid w:val="003E6C90"/>
    <w:rsid w:val="004144EF"/>
    <w:rsid w:val="00414ABE"/>
    <w:rsid w:val="00417C99"/>
    <w:rsid w:val="00421752"/>
    <w:rsid w:val="00426302"/>
    <w:rsid w:val="00427FE4"/>
    <w:rsid w:val="00444467"/>
    <w:rsid w:val="004515F8"/>
    <w:rsid w:val="004567B1"/>
    <w:rsid w:val="00473B68"/>
    <w:rsid w:val="00480A80"/>
    <w:rsid w:val="00482796"/>
    <w:rsid w:val="00483314"/>
    <w:rsid w:val="0049023B"/>
    <w:rsid w:val="004A27DE"/>
    <w:rsid w:val="004A283E"/>
    <w:rsid w:val="004A4C23"/>
    <w:rsid w:val="004B2C9A"/>
    <w:rsid w:val="004B572B"/>
    <w:rsid w:val="004C1875"/>
    <w:rsid w:val="004C42AA"/>
    <w:rsid w:val="004D7BE7"/>
    <w:rsid w:val="004F3D4C"/>
    <w:rsid w:val="004F5DE9"/>
    <w:rsid w:val="005060EB"/>
    <w:rsid w:val="005217A4"/>
    <w:rsid w:val="005248DB"/>
    <w:rsid w:val="0055570D"/>
    <w:rsid w:val="0055602D"/>
    <w:rsid w:val="00560AE4"/>
    <w:rsid w:val="00577FA7"/>
    <w:rsid w:val="00596D7E"/>
    <w:rsid w:val="005B4BA0"/>
    <w:rsid w:val="005C3193"/>
    <w:rsid w:val="005C7D08"/>
    <w:rsid w:val="005D47C1"/>
    <w:rsid w:val="00601170"/>
    <w:rsid w:val="0061114D"/>
    <w:rsid w:val="00611402"/>
    <w:rsid w:val="006225E3"/>
    <w:rsid w:val="0063030F"/>
    <w:rsid w:val="006420F8"/>
    <w:rsid w:val="00661FE9"/>
    <w:rsid w:val="00677AAC"/>
    <w:rsid w:val="006800DB"/>
    <w:rsid w:val="006A7450"/>
    <w:rsid w:val="006B1BA5"/>
    <w:rsid w:val="006B1C28"/>
    <w:rsid w:val="006B2026"/>
    <w:rsid w:val="006B36F4"/>
    <w:rsid w:val="006C11E3"/>
    <w:rsid w:val="006C13DC"/>
    <w:rsid w:val="006C1BBE"/>
    <w:rsid w:val="006C3E2C"/>
    <w:rsid w:val="00700ABE"/>
    <w:rsid w:val="0070134B"/>
    <w:rsid w:val="00704AE4"/>
    <w:rsid w:val="00706A96"/>
    <w:rsid w:val="007116B9"/>
    <w:rsid w:val="00731BAB"/>
    <w:rsid w:val="007377E9"/>
    <w:rsid w:val="00745E2D"/>
    <w:rsid w:val="007503B7"/>
    <w:rsid w:val="00751EE3"/>
    <w:rsid w:val="00762FE5"/>
    <w:rsid w:val="0076557F"/>
    <w:rsid w:val="007661DA"/>
    <w:rsid w:val="00777B2F"/>
    <w:rsid w:val="007924A7"/>
    <w:rsid w:val="007936C3"/>
    <w:rsid w:val="00796B85"/>
    <w:rsid w:val="007A1F0A"/>
    <w:rsid w:val="007B59F5"/>
    <w:rsid w:val="007B6410"/>
    <w:rsid w:val="007D6BD3"/>
    <w:rsid w:val="007F36D1"/>
    <w:rsid w:val="007F5E7D"/>
    <w:rsid w:val="00803995"/>
    <w:rsid w:val="00807CA2"/>
    <w:rsid w:val="00810E72"/>
    <w:rsid w:val="00812DA4"/>
    <w:rsid w:val="00815F5F"/>
    <w:rsid w:val="00821616"/>
    <w:rsid w:val="0082587D"/>
    <w:rsid w:val="008365F3"/>
    <w:rsid w:val="00837FDC"/>
    <w:rsid w:val="00875738"/>
    <w:rsid w:val="0088183F"/>
    <w:rsid w:val="00891703"/>
    <w:rsid w:val="00896ADC"/>
    <w:rsid w:val="008B4C10"/>
    <w:rsid w:val="008C7372"/>
    <w:rsid w:val="008C74F2"/>
    <w:rsid w:val="008D010B"/>
    <w:rsid w:val="008D043A"/>
    <w:rsid w:val="008D0CFF"/>
    <w:rsid w:val="008E515C"/>
    <w:rsid w:val="008F04BF"/>
    <w:rsid w:val="008F3C96"/>
    <w:rsid w:val="00935069"/>
    <w:rsid w:val="0094659A"/>
    <w:rsid w:val="00956D4E"/>
    <w:rsid w:val="00965F51"/>
    <w:rsid w:val="00975991"/>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361"/>
    <w:rsid w:val="00AF2C4A"/>
    <w:rsid w:val="00AF2F4E"/>
    <w:rsid w:val="00AF3980"/>
    <w:rsid w:val="00B01934"/>
    <w:rsid w:val="00B15612"/>
    <w:rsid w:val="00B26953"/>
    <w:rsid w:val="00B306F6"/>
    <w:rsid w:val="00B43545"/>
    <w:rsid w:val="00B47B80"/>
    <w:rsid w:val="00B66964"/>
    <w:rsid w:val="00B818A5"/>
    <w:rsid w:val="00B96756"/>
    <w:rsid w:val="00BA7A5A"/>
    <w:rsid w:val="00BB487F"/>
    <w:rsid w:val="00BB4BEC"/>
    <w:rsid w:val="00BC482D"/>
    <w:rsid w:val="00BE11B0"/>
    <w:rsid w:val="00BE314F"/>
    <w:rsid w:val="00BF0AAE"/>
    <w:rsid w:val="00BF0E49"/>
    <w:rsid w:val="00C00E53"/>
    <w:rsid w:val="00C016B2"/>
    <w:rsid w:val="00C02166"/>
    <w:rsid w:val="00C13A22"/>
    <w:rsid w:val="00C27709"/>
    <w:rsid w:val="00C45324"/>
    <w:rsid w:val="00C621A0"/>
    <w:rsid w:val="00C65938"/>
    <w:rsid w:val="00C76C40"/>
    <w:rsid w:val="00C93985"/>
    <w:rsid w:val="00CA289E"/>
    <w:rsid w:val="00CB3381"/>
    <w:rsid w:val="00CC1E11"/>
    <w:rsid w:val="00CC5ABE"/>
    <w:rsid w:val="00CD6746"/>
    <w:rsid w:val="00CE0378"/>
    <w:rsid w:val="00CF3C01"/>
    <w:rsid w:val="00CF6BFD"/>
    <w:rsid w:val="00D26602"/>
    <w:rsid w:val="00D32F39"/>
    <w:rsid w:val="00D410BE"/>
    <w:rsid w:val="00D75B25"/>
    <w:rsid w:val="00D93FDF"/>
    <w:rsid w:val="00DB3D21"/>
    <w:rsid w:val="00DC11C0"/>
    <w:rsid w:val="00DC3BD6"/>
    <w:rsid w:val="00DD1222"/>
    <w:rsid w:val="00DD2E7C"/>
    <w:rsid w:val="00DD4F0A"/>
    <w:rsid w:val="00DE0C35"/>
    <w:rsid w:val="00E00874"/>
    <w:rsid w:val="00E05304"/>
    <w:rsid w:val="00E124AE"/>
    <w:rsid w:val="00E1559D"/>
    <w:rsid w:val="00E235EF"/>
    <w:rsid w:val="00E23A4F"/>
    <w:rsid w:val="00E23AFA"/>
    <w:rsid w:val="00E46810"/>
    <w:rsid w:val="00E61F6D"/>
    <w:rsid w:val="00E843E6"/>
    <w:rsid w:val="00EA7CA8"/>
    <w:rsid w:val="00EB6133"/>
    <w:rsid w:val="00EB78C0"/>
    <w:rsid w:val="00ED10DE"/>
    <w:rsid w:val="00ED256C"/>
    <w:rsid w:val="00ED33D0"/>
    <w:rsid w:val="00ED35EA"/>
    <w:rsid w:val="00EF6C66"/>
    <w:rsid w:val="00EF7B32"/>
    <w:rsid w:val="00F10646"/>
    <w:rsid w:val="00F1064B"/>
    <w:rsid w:val="00F2096E"/>
    <w:rsid w:val="00F36F8A"/>
    <w:rsid w:val="00F51F01"/>
    <w:rsid w:val="00F54ACB"/>
    <w:rsid w:val="00F54D5C"/>
    <w:rsid w:val="00F65C4C"/>
    <w:rsid w:val="00F719F9"/>
    <w:rsid w:val="00F738A9"/>
    <w:rsid w:val="00F8506C"/>
    <w:rsid w:val="00FA0C1E"/>
    <w:rsid w:val="00FB2F89"/>
    <w:rsid w:val="00FB3143"/>
    <w:rsid w:val="00FC431E"/>
    <w:rsid w:val="00FD5856"/>
    <w:rsid w:val="00FE5B64"/>
    <w:rsid w:val="00FF0509"/>
    <w:rsid w:val="00FF5B80"/>
    <w:rsid w:val="00FF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7E59AB"/>
  <w15:docId w15:val="{E3783888-F4BD-4835-91BA-657FAFB9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DB136F-B8BC-4624-B570-F9C940845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C0311C-0ED4-4A49-A17F-7D1B76DC2352}">
  <ds:schemaRefs>
    <ds:schemaRef ds:uri="http://schemas.openxmlformats.org/officeDocument/2006/bibliography"/>
  </ds:schemaRefs>
</ds:datastoreItem>
</file>

<file path=customXml/itemProps3.xml><?xml version="1.0" encoding="utf-8"?>
<ds:datastoreItem xmlns:ds="http://schemas.openxmlformats.org/officeDocument/2006/customXml" ds:itemID="{024B0931-D914-4E9F-8C78-3786AA7D2701}">
  <ds:schemaRefs>
    <ds:schemaRef ds:uri="785685f2-c2e1-4352-89aa-3faca8eaba52"/>
    <ds:schemaRef ds:uri="5067c814-4b34-462c-a21d-c185ff6548d2"/>
    <ds:schemaRef ds:uri="http://schemas.microsoft.com/office/2006/documentManagement/types"/>
    <ds:schemaRef ds:uri="http://purl.org/dc/terms/"/>
    <ds:schemaRef ds:uri="http://schemas.openxmlformats.org/package/2006/metadata/core-properties"/>
    <ds:schemaRef ds:uri="http://www.w3.org/XML/1998/namespace"/>
    <ds:schemaRef ds:uri="http://purl.org/dc/dcmitype/"/>
    <ds:schemaRef ds:uri="http://schemas.microsoft.com/office/infopath/2007/PartnerControl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44BA5387-6818-4412-B7F2-708A6986B6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3141</Words>
  <Characters>18381</Characters>
  <Application>Microsoft Office Word</Application>
  <DocSecurity>0</DocSecurity>
  <Lines>153</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Alhabibi, Haider@Energy</cp:lastModifiedBy>
  <cp:revision>24</cp:revision>
  <dcterms:created xsi:type="dcterms:W3CDTF">2020-03-06T16:53:00Z</dcterms:created>
  <dcterms:modified xsi:type="dcterms:W3CDTF">2022-11-04T18:37:00Z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