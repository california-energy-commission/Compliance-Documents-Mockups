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53CF3" w14:textId="500F88D7" w:rsidR="009E4CD4" w:rsidRPr="00A350AF" w:rsidRDefault="009E4CD4" w:rsidP="00D46C52">
      <w:pPr>
        <w:ind w:left="-90"/>
        <w:rPr>
          <w:rFonts w:ascii="Calibri" w:eastAsia="Calibri" w:hAnsi="Calibri" w:cs="Calibri"/>
          <w:b/>
          <w:bCs/>
        </w:rPr>
      </w:pPr>
      <w:r w:rsidRPr="6EB1B781">
        <w:rPr>
          <w:rFonts w:asciiTheme="minorHAnsi" w:hAnsiTheme="minorHAnsi" w:cstheme="minorBidi"/>
          <w:b/>
          <w:bCs/>
          <w:sz w:val="24"/>
          <w:szCs w:val="24"/>
        </w:rPr>
        <w:t xml:space="preserve">CERTIFICATE OF </w:t>
      </w:r>
      <w:r w:rsidRPr="6EB1B781">
        <w:rPr>
          <w:rFonts w:ascii="Calibri" w:eastAsia="Calibri" w:hAnsi="Calibri" w:cs="Calibri"/>
          <w:b/>
          <w:bCs/>
          <w:sz w:val="24"/>
          <w:szCs w:val="24"/>
        </w:rPr>
        <w:t>INSTALLATION</w:t>
      </w:r>
    </w:p>
    <w:p w14:paraId="0D2035E2" w14:textId="77777777" w:rsidR="009E4CD4" w:rsidRPr="00CC26DE" w:rsidRDefault="009E4CD4" w:rsidP="00D46C52">
      <w:pPr>
        <w:ind w:left="-90"/>
        <w:rPr>
          <w:rFonts w:asciiTheme="minorHAnsi" w:hAnsiTheme="minorHAnsi" w:cstheme="minorHAnsi"/>
          <w:sz w:val="24"/>
          <w:szCs w:val="24"/>
        </w:rPr>
      </w:pPr>
      <w:r w:rsidRPr="00CC26DE">
        <w:rPr>
          <w:rFonts w:asciiTheme="minorHAnsi" w:hAnsiTheme="minorHAnsi" w:cstheme="minorHAnsi"/>
          <w:b/>
          <w:sz w:val="24"/>
          <w:szCs w:val="24"/>
        </w:rPr>
        <w:t>Note:</w:t>
      </w:r>
      <w:r w:rsidRPr="00CC26DE">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435"/>
        <w:gridCol w:w="5572"/>
      </w:tblGrid>
      <w:tr w:rsidR="009E4CD4" w:rsidRPr="00CC26DE" w14:paraId="41A34C45" w14:textId="77777777" w:rsidTr="00E82BCD">
        <w:trPr>
          <w:trHeight w:val="288"/>
        </w:trPr>
        <w:tc>
          <w:tcPr>
            <w:tcW w:w="7177" w:type="dxa"/>
          </w:tcPr>
          <w:p w14:paraId="27BFDF77" w14:textId="77777777" w:rsidR="009E4CD4" w:rsidRPr="00CC26DE" w:rsidRDefault="009E4CD4" w:rsidP="00E82BCD">
            <w:pPr>
              <w:rPr>
                <w:rFonts w:asciiTheme="minorHAnsi" w:hAnsiTheme="minorHAnsi" w:cstheme="minorHAnsi"/>
                <w:sz w:val="24"/>
                <w:szCs w:val="24"/>
              </w:rPr>
            </w:pPr>
            <w:r w:rsidRPr="00CC26DE">
              <w:rPr>
                <w:rFonts w:asciiTheme="minorHAnsi" w:hAnsiTheme="minorHAnsi" w:cstheme="minorHAnsi"/>
                <w:sz w:val="24"/>
                <w:szCs w:val="24"/>
              </w:rPr>
              <w:t>Project Name:</w:t>
            </w:r>
          </w:p>
        </w:tc>
        <w:tc>
          <w:tcPr>
            <w:tcW w:w="7201" w:type="dxa"/>
          </w:tcPr>
          <w:p w14:paraId="06ECB332" w14:textId="77777777" w:rsidR="009E4CD4" w:rsidRPr="00CC26DE" w:rsidRDefault="009E4CD4" w:rsidP="00E82BCD">
            <w:pPr>
              <w:rPr>
                <w:rFonts w:asciiTheme="minorHAnsi" w:hAnsiTheme="minorHAnsi" w:cstheme="minorHAnsi"/>
                <w:sz w:val="24"/>
                <w:szCs w:val="24"/>
              </w:rPr>
            </w:pPr>
            <w:r w:rsidRPr="00CC26DE">
              <w:rPr>
                <w:rFonts w:asciiTheme="minorHAnsi" w:hAnsiTheme="minorHAnsi" w:cstheme="minorHAnsi"/>
                <w:sz w:val="24"/>
                <w:szCs w:val="24"/>
              </w:rPr>
              <w:t>Enforcement Agency:</w:t>
            </w:r>
          </w:p>
        </w:tc>
      </w:tr>
      <w:tr w:rsidR="009E4CD4" w:rsidRPr="00CC26DE" w14:paraId="61E38BED" w14:textId="77777777" w:rsidTr="00E82BCD">
        <w:trPr>
          <w:trHeight w:val="288"/>
        </w:trPr>
        <w:tc>
          <w:tcPr>
            <w:tcW w:w="7177" w:type="dxa"/>
          </w:tcPr>
          <w:p w14:paraId="30B1DB5E" w14:textId="77777777" w:rsidR="009E4CD4" w:rsidRPr="00CC26DE" w:rsidRDefault="009E4CD4"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Dwelling Address:</w:t>
            </w:r>
          </w:p>
        </w:tc>
        <w:tc>
          <w:tcPr>
            <w:tcW w:w="7201" w:type="dxa"/>
          </w:tcPr>
          <w:p w14:paraId="323978FF" w14:textId="77777777" w:rsidR="009E4CD4" w:rsidRPr="00CC26DE" w:rsidRDefault="009E4CD4"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Permit Number:</w:t>
            </w:r>
          </w:p>
        </w:tc>
      </w:tr>
      <w:tr w:rsidR="009E4CD4" w:rsidRPr="00CC26DE" w14:paraId="473978BB" w14:textId="77777777" w:rsidTr="00E82BCD">
        <w:trPr>
          <w:trHeight w:val="288"/>
        </w:trPr>
        <w:tc>
          <w:tcPr>
            <w:tcW w:w="7177" w:type="dxa"/>
          </w:tcPr>
          <w:p w14:paraId="717BF343" w14:textId="77777777" w:rsidR="009E4CD4" w:rsidRPr="00CC26DE" w:rsidRDefault="009E4CD4" w:rsidP="00E82BCD">
            <w:pPr>
              <w:rPr>
                <w:rFonts w:asciiTheme="minorHAnsi" w:hAnsiTheme="minorHAnsi" w:cstheme="minorHAnsi"/>
                <w:sz w:val="24"/>
                <w:szCs w:val="24"/>
              </w:rPr>
            </w:pPr>
            <w:r w:rsidRPr="00CC26DE">
              <w:rPr>
                <w:rFonts w:asciiTheme="minorHAnsi" w:hAnsiTheme="minorHAnsi" w:cstheme="minorHAnsi"/>
                <w:sz w:val="24"/>
                <w:szCs w:val="24"/>
              </w:rPr>
              <w:t>City and Zip Code:</w:t>
            </w:r>
          </w:p>
        </w:tc>
        <w:tc>
          <w:tcPr>
            <w:tcW w:w="7201" w:type="dxa"/>
          </w:tcPr>
          <w:p w14:paraId="3B304E52" w14:textId="77777777" w:rsidR="009E4CD4" w:rsidRPr="00CC26DE" w:rsidRDefault="009E4CD4" w:rsidP="00E82BCD">
            <w:pPr>
              <w:rPr>
                <w:rFonts w:asciiTheme="minorHAnsi" w:hAnsiTheme="minorHAnsi" w:cstheme="minorHAnsi"/>
                <w:sz w:val="24"/>
                <w:szCs w:val="24"/>
              </w:rPr>
            </w:pPr>
            <w:r w:rsidRPr="003A080C">
              <w:rPr>
                <w:rFonts w:asciiTheme="minorHAnsi" w:hAnsiTheme="minorHAnsi" w:cstheme="minorHAnsi"/>
                <w:sz w:val="24"/>
                <w:szCs w:val="24"/>
              </w:rPr>
              <w:t>Permit Application Date</w:t>
            </w:r>
            <w:r w:rsidRPr="00CC26DE">
              <w:rPr>
                <w:rFonts w:asciiTheme="minorHAnsi" w:hAnsiTheme="minorHAnsi" w:cstheme="minorHAnsi"/>
                <w:sz w:val="24"/>
                <w:szCs w:val="24"/>
              </w:rPr>
              <w:t>:</w:t>
            </w:r>
          </w:p>
        </w:tc>
      </w:tr>
    </w:tbl>
    <w:p w14:paraId="5A51C995" w14:textId="02D968B7" w:rsidR="002F1667" w:rsidRDefault="002F1667"/>
    <w:tbl>
      <w:tblPr>
        <w:tblStyle w:val="TableGrid"/>
        <w:tblW w:w="0" w:type="auto"/>
        <w:tblLook w:val="04A0" w:firstRow="1" w:lastRow="0" w:firstColumn="1" w:lastColumn="0" w:noHBand="0" w:noVBand="1"/>
      </w:tblPr>
      <w:tblGrid>
        <w:gridCol w:w="11016"/>
      </w:tblGrid>
      <w:tr w:rsidR="007056D7" w14:paraId="2D5A9BB9" w14:textId="77777777" w:rsidTr="003952E1">
        <w:tc>
          <w:tcPr>
            <w:tcW w:w="11016" w:type="dxa"/>
          </w:tcPr>
          <w:p w14:paraId="2D5A9BB8" w14:textId="3275552F" w:rsidR="007056D7" w:rsidRDefault="007056D7" w:rsidP="003952E1">
            <w:pPr>
              <w:rPr>
                <w:rFonts w:asciiTheme="minorHAnsi" w:hAnsiTheme="minorHAnsi"/>
                <w:sz w:val="18"/>
                <w:szCs w:val="18"/>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Standard62.2</w:t>
            </w:r>
            <w:r>
              <w:rPr>
                <w:rFonts w:asciiTheme="minorHAnsi" w:hAnsiTheme="minorHAnsi" w:cs="font78"/>
                <w:sz w:val="18"/>
                <w:szCs w:val="18"/>
              </w:rPr>
              <w:t>-201</w:t>
            </w:r>
            <w:r w:rsidR="00027F97">
              <w:rPr>
                <w:rFonts w:asciiTheme="minorHAnsi" w:hAnsiTheme="minorHAnsi" w:cs="font78"/>
                <w:sz w:val="18"/>
                <w:szCs w:val="18"/>
              </w:rPr>
              <w:t>9</w:t>
            </w:r>
            <w:r w:rsidRPr="00CB00C9">
              <w:rPr>
                <w:rFonts w:asciiTheme="minorHAnsi" w:hAnsiTheme="minorHAnsi" w:cs="font78"/>
                <w:sz w:val="18"/>
                <w:szCs w:val="18"/>
              </w:rPr>
              <w:t xml:space="preserve"> Ventilation and Acceptable Indoor Air Quality in Low-Rise Residential Buildings</w:t>
            </w:r>
            <w:r>
              <w:rPr>
                <w:rFonts w:asciiTheme="minorHAnsi" w:hAnsiTheme="minorHAnsi" w:cs="font78"/>
                <w:sz w:val="18"/>
                <w:szCs w:val="18"/>
              </w:rPr>
              <w:t xml:space="preserve"> subject to the amendments specified by Title 24, Part 6, Section 150.0(o)1 </w:t>
            </w:r>
          </w:p>
        </w:tc>
      </w:tr>
    </w:tbl>
    <w:p w14:paraId="2D5A9BBA" w14:textId="77777777" w:rsidR="007056D7" w:rsidRDefault="007056D7" w:rsidP="007056D7">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0"/>
        <w:gridCol w:w="4691"/>
        <w:gridCol w:w="5685"/>
      </w:tblGrid>
      <w:tr w:rsidR="007056D7" w:rsidRPr="00D2491C" w14:paraId="2D5A9BBC" w14:textId="77777777" w:rsidTr="008D1096">
        <w:tc>
          <w:tcPr>
            <w:tcW w:w="11016" w:type="dxa"/>
            <w:gridSpan w:val="3"/>
          </w:tcPr>
          <w:p w14:paraId="2D5A9BBB" w14:textId="11F70CDD" w:rsidR="007056D7" w:rsidRPr="00F5715E" w:rsidRDefault="007056D7" w:rsidP="003952E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r w:rsidR="00B70D16">
              <w:rPr>
                <w:rFonts w:asciiTheme="minorHAnsi" w:hAnsiTheme="minorHAnsi"/>
                <w:b/>
                <w:szCs w:val="18"/>
              </w:rPr>
              <w:t>W</w:t>
            </w:r>
            <w:r w:rsidR="00B70D16" w:rsidRPr="009A57C6">
              <w:rPr>
                <w:rFonts w:asciiTheme="minorHAnsi" w:hAnsiTheme="minorHAnsi"/>
                <w:b/>
                <w:szCs w:val="18"/>
              </w:rPr>
              <w:t>hole-</w:t>
            </w:r>
            <w:r w:rsidRPr="00500C2C">
              <w:rPr>
                <w:rFonts w:asciiTheme="minorHAnsi" w:hAnsiTheme="minorHAnsi"/>
                <w:b/>
                <w:szCs w:val="18"/>
              </w:rPr>
              <w:t>Dwelling Mechanical Ventilation - General Information</w:t>
            </w:r>
          </w:p>
        </w:tc>
      </w:tr>
      <w:tr w:rsidR="007056D7" w:rsidRPr="00D2491C" w14:paraId="2D5A9BC0" w14:textId="77777777" w:rsidTr="008D1096">
        <w:trPr>
          <w:trHeight w:val="158"/>
        </w:trPr>
        <w:tc>
          <w:tcPr>
            <w:tcW w:w="640" w:type="dxa"/>
            <w:vAlign w:val="center"/>
          </w:tcPr>
          <w:p w14:paraId="2D5A9BBD" w14:textId="77777777" w:rsidR="007056D7" w:rsidRPr="00F5715E" w:rsidRDefault="007056D7" w:rsidP="003952E1">
            <w:pPr>
              <w:jc w:val="center"/>
              <w:rPr>
                <w:rFonts w:asciiTheme="minorHAnsi" w:hAnsiTheme="minorHAnsi"/>
                <w:sz w:val="18"/>
                <w:szCs w:val="18"/>
              </w:rPr>
            </w:pPr>
            <w:r>
              <w:rPr>
                <w:rFonts w:asciiTheme="minorHAnsi" w:hAnsiTheme="minorHAnsi"/>
                <w:sz w:val="18"/>
                <w:szCs w:val="18"/>
              </w:rPr>
              <w:t>01</w:t>
            </w:r>
          </w:p>
        </w:tc>
        <w:tc>
          <w:tcPr>
            <w:tcW w:w="4691" w:type="dxa"/>
            <w:vAlign w:val="center"/>
          </w:tcPr>
          <w:p w14:paraId="2D5A9BBE" w14:textId="77777777" w:rsidR="007056D7" w:rsidRPr="00F5715E" w:rsidRDefault="007056D7" w:rsidP="003952E1">
            <w:pPr>
              <w:rPr>
                <w:rFonts w:asciiTheme="minorHAnsi" w:hAnsiTheme="minorHAnsi"/>
                <w:sz w:val="18"/>
                <w:szCs w:val="18"/>
              </w:rPr>
            </w:pPr>
            <w:r>
              <w:rPr>
                <w:rFonts w:asciiTheme="minorHAnsi" w:hAnsiTheme="minorHAnsi"/>
                <w:sz w:val="18"/>
                <w:szCs w:val="18"/>
              </w:rPr>
              <w:t>Dwelling Unit Name</w:t>
            </w:r>
          </w:p>
        </w:tc>
        <w:tc>
          <w:tcPr>
            <w:tcW w:w="5685" w:type="dxa"/>
          </w:tcPr>
          <w:p w14:paraId="2D5A9BBF" w14:textId="77777777" w:rsidR="007056D7" w:rsidRPr="00F5715E" w:rsidRDefault="007056D7" w:rsidP="003952E1">
            <w:pPr>
              <w:rPr>
                <w:rFonts w:asciiTheme="minorHAnsi" w:hAnsiTheme="minorHAnsi"/>
                <w:sz w:val="18"/>
                <w:szCs w:val="18"/>
              </w:rPr>
            </w:pPr>
          </w:p>
        </w:tc>
      </w:tr>
      <w:tr w:rsidR="007056D7" w:rsidRPr="00D2491C" w14:paraId="2D5A9BC4" w14:textId="77777777" w:rsidTr="008D1096">
        <w:trPr>
          <w:trHeight w:val="158"/>
        </w:trPr>
        <w:tc>
          <w:tcPr>
            <w:tcW w:w="640" w:type="dxa"/>
            <w:vAlign w:val="center"/>
          </w:tcPr>
          <w:p w14:paraId="2D5A9BC1"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91" w:type="dxa"/>
            <w:vAlign w:val="center"/>
          </w:tcPr>
          <w:p w14:paraId="2D5A9BC2"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Building Type</w:t>
            </w:r>
          </w:p>
        </w:tc>
        <w:tc>
          <w:tcPr>
            <w:tcW w:w="5685" w:type="dxa"/>
          </w:tcPr>
          <w:p w14:paraId="2D5A9BC3" w14:textId="77777777" w:rsidR="007056D7" w:rsidRPr="00F5715E" w:rsidRDefault="007056D7" w:rsidP="003952E1">
            <w:pPr>
              <w:rPr>
                <w:rFonts w:asciiTheme="minorHAnsi" w:hAnsiTheme="minorHAnsi"/>
                <w:sz w:val="18"/>
                <w:szCs w:val="18"/>
              </w:rPr>
            </w:pPr>
          </w:p>
        </w:tc>
      </w:tr>
      <w:tr w:rsidR="007056D7" w:rsidRPr="00D2491C" w14:paraId="2D5A9BC8" w14:textId="77777777" w:rsidTr="008D1096">
        <w:trPr>
          <w:trHeight w:val="158"/>
        </w:trPr>
        <w:tc>
          <w:tcPr>
            <w:tcW w:w="640" w:type="dxa"/>
            <w:vAlign w:val="center"/>
          </w:tcPr>
          <w:p w14:paraId="2D5A9BC5"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91" w:type="dxa"/>
            <w:vAlign w:val="center"/>
          </w:tcPr>
          <w:p w14:paraId="2D5A9BC6"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685" w:type="dxa"/>
          </w:tcPr>
          <w:p w14:paraId="2D5A9BC7" w14:textId="77777777" w:rsidR="007056D7" w:rsidRPr="00F5715E" w:rsidRDefault="007056D7" w:rsidP="003952E1">
            <w:pPr>
              <w:rPr>
                <w:rFonts w:asciiTheme="minorHAnsi" w:hAnsiTheme="minorHAnsi"/>
                <w:sz w:val="18"/>
                <w:szCs w:val="18"/>
              </w:rPr>
            </w:pPr>
          </w:p>
        </w:tc>
      </w:tr>
      <w:tr w:rsidR="007056D7" w:rsidRPr="00D2491C" w14:paraId="2D5A9BCD" w14:textId="77777777" w:rsidTr="008D1096">
        <w:trPr>
          <w:trHeight w:val="158"/>
        </w:trPr>
        <w:tc>
          <w:tcPr>
            <w:tcW w:w="640" w:type="dxa"/>
            <w:vAlign w:val="center"/>
          </w:tcPr>
          <w:p w14:paraId="2D5A9BC9"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04</w:t>
            </w:r>
          </w:p>
        </w:tc>
        <w:tc>
          <w:tcPr>
            <w:tcW w:w="4691" w:type="dxa"/>
            <w:vAlign w:val="center"/>
          </w:tcPr>
          <w:p w14:paraId="2D5A9BCA" w14:textId="77777777" w:rsidR="007056D7" w:rsidRDefault="007056D7" w:rsidP="003952E1">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2D5A9BCB"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5" w:type="dxa"/>
          </w:tcPr>
          <w:p w14:paraId="2D5A9BCC" w14:textId="77777777" w:rsidR="007056D7" w:rsidRPr="00F5715E" w:rsidRDefault="007056D7" w:rsidP="003952E1">
            <w:pPr>
              <w:rPr>
                <w:rFonts w:asciiTheme="minorHAnsi" w:hAnsiTheme="minorHAnsi"/>
                <w:sz w:val="18"/>
                <w:szCs w:val="18"/>
              </w:rPr>
            </w:pPr>
          </w:p>
        </w:tc>
      </w:tr>
      <w:tr w:rsidR="007056D7" w:rsidRPr="00D2491C" w14:paraId="2D5A9BD2" w14:textId="77777777" w:rsidTr="008D1096">
        <w:trPr>
          <w:trHeight w:val="158"/>
        </w:trPr>
        <w:tc>
          <w:tcPr>
            <w:tcW w:w="640" w:type="dxa"/>
            <w:vAlign w:val="center"/>
          </w:tcPr>
          <w:p w14:paraId="2D5A9BCE"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05</w:t>
            </w:r>
          </w:p>
        </w:tc>
        <w:tc>
          <w:tcPr>
            <w:tcW w:w="4691" w:type="dxa"/>
            <w:vAlign w:val="center"/>
          </w:tcPr>
          <w:p w14:paraId="2D5A9BCF" w14:textId="77777777" w:rsidR="007056D7" w:rsidRDefault="007056D7" w:rsidP="003952E1">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2D5A9BD0"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85" w:type="dxa"/>
          </w:tcPr>
          <w:p w14:paraId="2D5A9BD1" w14:textId="77777777" w:rsidR="007056D7" w:rsidRPr="00F5715E" w:rsidRDefault="007056D7" w:rsidP="003952E1">
            <w:pPr>
              <w:rPr>
                <w:rFonts w:asciiTheme="minorHAnsi" w:hAnsiTheme="minorHAnsi"/>
                <w:sz w:val="18"/>
                <w:szCs w:val="18"/>
              </w:rPr>
            </w:pPr>
          </w:p>
        </w:tc>
      </w:tr>
      <w:tr w:rsidR="007056D7" w:rsidRPr="00D2491C" w14:paraId="2D5A9BF3" w14:textId="77777777" w:rsidTr="008D1096">
        <w:trPr>
          <w:trHeight w:val="158"/>
        </w:trPr>
        <w:tc>
          <w:tcPr>
            <w:tcW w:w="640" w:type="dxa"/>
            <w:vAlign w:val="center"/>
          </w:tcPr>
          <w:p w14:paraId="2D5A9BF0" w14:textId="6D1403AD" w:rsidR="007056D7" w:rsidRPr="00F5715E" w:rsidRDefault="00675601" w:rsidP="003952E1">
            <w:pPr>
              <w:jc w:val="center"/>
              <w:rPr>
                <w:rFonts w:asciiTheme="minorHAnsi" w:hAnsiTheme="minorHAnsi"/>
                <w:sz w:val="18"/>
                <w:szCs w:val="18"/>
              </w:rPr>
            </w:pPr>
            <w:r>
              <w:rPr>
                <w:rFonts w:asciiTheme="minorHAnsi" w:hAnsiTheme="minorHAnsi" w:cstheme="minorHAnsi"/>
                <w:sz w:val="18"/>
                <w:szCs w:val="18"/>
              </w:rPr>
              <w:t>06</w:t>
            </w:r>
          </w:p>
        </w:tc>
        <w:tc>
          <w:tcPr>
            <w:tcW w:w="4691" w:type="dxa"/>
            <w:vAlign w:val="center"/>
          </w:tcPr>
          <w:p w14:paraId="2D5A9BF1"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System Type</w:t>
            </w:r>
          </w:p>
        </w:tc>
        <w:tc>
          <w:tcPr>
            <w:tcW w:w="5685" w:type="dxa"/>
          </w:tcPr>
          <w:p w14:paraId="2D5A9BF2" w14:textId="77777777" w:rsidR="007056D7" w:rsidRDefault="007056D7" w:rsidP="003952E1">
            <w:pPr>
              <w:rPr>
                <w:rFonts w:asciiTheme="minorHAnsi" w:hAnsiTheme="minorHAnsi"/>
                <w:sz w:val="18"/>
                <w:szCs w:val="18"/>
              </w:rPr>
            </w:pPr>
          </w:p>
        </w:tc>
      </w:tr>
      <w:tr w:rsidR="007056D7" w:rsidRPr="00D2491C" w14:paraId="2D5A9BF7" w14:textId="77777777" w:rsidTr="008D1096">
        <w:trPr>
          <w:trHeight w:val="158"/>
        </w:trPr>
        <w:tc>
          <w:tcPr>
            <w:tcW w:w="640" w:type="dxa"/>
            <w:vAlign w:val="center"/>
          </w:tcPr>
          <w:p w14:paraId="2D5A9BF4" w14:textId="33E89B01" w:rsidR="007056D7" w:rsidRPr="00F5715E" w:rsidRDefault="00675601" w:rsidP="003952E1">
            <w:pPr>
              <w:jc w:val="center"/>
              <w:rPr>
                <w:rFonts w:asciiTheme="minorHAnsi" w:hAnsiTheme="minorHAnsi"/>
                <w:sz w:val="18"/>
                <w:szCs w:val="18"/>
              </w:rPr>
            </w:pPr>
            <w:r>
              <w:rPr>
                <w:rFonts w:asciiTheme="minorHAnsi" w:hAnsiTheme="minorHAnsi" w:cstheme="minorHAnsi"/>
                <w:sz w:val="18"/>
                <w:szCs w:val="18"/>
              </w:rPr>
              <w:t>07</w:t>
            </w:r>
          </w:p>
        </w:tc>
        <w:tc>
          <w:tcPr>
            <w:tcW w:w="4691" w:type="dxa"/>
            <w:vAlign w:val="center"/>
          </w:tcPr>
          <w:p w14:paraId="2D5A9BF5"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685" w:type="dxa"/>
          </w:tcPr>
          <w:p w14:paraId="2D5A9BF6" w14:textId="77777777" w:rsidR="007056D7" w:rsidRDefault="007056D7" w:rsidP="003952E1">
            <w:pPr>
              <w:rPr>
                <w:rFonts w:asciiTheme="minorHAnsi" w:hAnsiTheme="minorHAnsi"/>
                <w:sz w:val="18"/>
                <w:szCs w:val="18"/>
              </w:rPr>
            </w:pPr>
          </w:p>
        </w:tc>
      </w:tr>
      <w:tr w:rsidR="007056D7" w:rsidRPr="00D2491C" w14:paraId="2D5A9C10" w14:textId="77777777" w:rsidTr="008D1096">
        <w:trPr>
          <w:trHeight w:val="158"/>
        </w:trPr>
        <w:tc>
          <w:tcPr>
            <w:tcW w:w="11016" w:type="dxa"/>
            <w:gridSpan w:val="3"/>
            <w:vAlign w:val="center"/>
          </w:tcPr>
          <w:p w14:paraId="2D5A9C0E" w14:textId="77777777" w:rsidR="007056D7" w:rsidRDefault="007056D7" w:rsidP="003952E1">
            <w:pPr>
              <w:rPr>
                <w:rFonts w:asciiTheme="minorHAnsi" w:hAnsiTheme="minorHAnsi"/>
                <w:sz w:val="18"/>
                <w:szCs w:val="18"/>
              </w:rPr>
            </w:pPr>
            <w:r>
              <w:rPr>
                <w:rFonts w:asciiTheme="minorHAnsi" w:hAnsiTheme="minorHAnsi"/>
                <w:sz w:val="18"/>
                <w:szCs w:val="18"/>
              </w:rPr>
              <w:t xml:space="preserve">Note: </w:t>
            </w:r>
          </w:p>
          <w:p w14:paraId="2D5A9C0F" w14:textId="77777777" w:rsidR="007056D7" w:rsidRDefault="007056D7" w:rsidP="003952E1">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2D5A9C11" w14:textId="77777777" w:rsidR="007056D7" w:rsidRPr="0029047D" w:rsidRDefault="007056D7" w:rsidP="007056D7">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7056D7" w14:paraId="2D5A9C13" w14:textId="77777777" w:rsidTr="003952E1">
        <w:tc>
          <w:tcPr>
            <w:tcW w:w="11016" w:type="dxa"/>
          </w:tcPr>
          <w:p w14:paraId="2D5A9C12" w14:textId="7C132A6A" w:rsidR="007056D7" w:rsidRDefault="007056D7" w:rsidP="00196D35">
            <w:pPr>
              <w:rPr>
                <w:rFonts w:asciiTheme="minorHAnsi" w:hAnsiTheme="minorHAnsi"/>
                <w:sz w:val="18"/>
                <w:szCs w:val="18"/>
              </w:rPr>
            </w:pPr>
            <w:r>
              <w:rPr>
                <w:rFonts w:asciiTheme="minorHAnsi" w:hAnsiTheme="minorHAnsi"/>
                <w:b/>
                <w:szCs w:val="18"/>
              </w:rPr>
              <w:t>MCH-</w:t>
            </w:r>
            <w:r w:rsidRPr="0029047D">
              <w:rPr>
                <w:rFonts w:asciiTheme="minorHAnsi" w:hAnsiTheme="minorHAnsi"/>
                <w:b/>
                <w:szCs w:val="18"/>
              </w:rPr>
              <w:t>27</w:t>
            </w:r>
            <w:r w:rsidR="00196D35">
              <w:rPr>
                <w:rFonts w:asciiTheme="minorHAnsi" w:hAnsiTheme="minorHAnsi"/>
                <w:b/>
                <w:szCs w:val="18"/>
              </w:rPr>
              <w:t>d</w:t>
            </w:r>
            <w:r>
              <w:rPr>
                <w:rFonts w:asciiTheme="minorHAnsi" w:hAnsiTheme="minorHAnsi"/>
                <w:b/>
                <w:szCs w:val="18"/>
              </w:rPr>
              <w:t xml:space="preserve"> – </w:t>
            </w:r>
            <w:proofErr w:type="gramStart"/>
            <w:r w:rsidR="00196D35">
              <w:rPr>
                <w:rFonts w:asciiTheme="minorHAnsi" w:hAnsiTheme="minorHAnsi"/>
                <w:b/>
                <w:szCs w:val="18"/>
              </w:rPr>
              <w:t>Non Dwelling</w:t>
            </w:r>
            <w:proofErr w:type="gramEnd"/>
            <w:r w:rsidR="00196D35">
              <w:rPr>
                <w:rFonts w:asciiTheme="minorHAnsi" w:hAnsiTheme="minorHAnsi"/>
                <w:b/>
                <w:szCs w:val="18"/>
              </w:rPr>
              <w:t xml:space="preserve"> Unit </w:t>
            </w:r>
          </w:p>
        </w:tc>
      </w:tr>
    </w:tbl>
    <w:p w14:paraId="1CEAFBEA" w14:textId="77777777" w:rsidR="00E129AD" w:rsidRDefault="00E129AD" w:rsidP="00E129AD">
      <w:pPr>
        <w:rPr>
          <w:rFonts w:asciiTheme="minorHAnsi" w:hAnsiTheme="minorHAnsi"/>
          <w:sz w:val="18"/>
          <w:szCs w:val="18"/>
        </w:rPr>
      </w:pPr>
    </w:p>
    <w:tbl>
      <w:tblPr>
        <w:tblStyle w:val="TableGrid"/>
        <w:tblW w:w="0" w:type="auto"/>
        <w:tblLook w:val="04A0" w:firstRow="1" w:lastRow="0" w:firstColumn="1" w:lastColumn="0" w:noHBand="0" w:noVBand="1"/>
      </w:tblPr>
      <w:tblGrid>
        <w:gridCol w:w="3078"/>
        <w:gridCol w:w="3420"/>
        <w:gridCol w:w="4500"/>
      </w:tblGrid>
      <w:tr w:rsidR="00E129AD" w:rsidDel="00E43E28" w14:paraId="397FB513" w14:textId="6D25A1AB" w:rsidTr="00E43E28">
        <w:trPr>
          <w:del w:id="0" w:author="Alhabibi, Haider@Energy" w:date="2022-06-16T16:19:00Z"/>
        </w:trPr>
        <w:tc>
          <w:tcPr>
            <w:tcW w:w="10998" w:type="dxa"/>
            <w:gridSpan w:val="3"/>
          </w:tcPr>
          <w:p w14:paraId="7DCEF92D" w14:textId="7014C05C" w:rsidR="00E129AD" w:rsidDel="00E43E28" w:rsidRDefault="00E129AD" w:rsidP="006D6921">
            <w:pPr>
              <w:rPr>
                <w:del w:id="1" w:author="Alhabibi, Haider@Energy" w:date="2022-06-16T16:19:00Z"/>
                <w:rFonts w:asciiTheme="minorHAnsi" w:hAnsiTheme="minorHAnsi" w:cstheme="minorHAnsi"/>
                <w:b/>
                <w:bCs/>
                <w:sz w:val="18"/>
                <w:szCs w:val="18"/>
              </w:rPr>
            </w:pPr>
            <w:del w:id="2" w:author="Alhabibi, Haider@Energy" w:date="2022-06-16T16:19:00Z">
              <w:r w:rsidDel="00E43E28">
                <w:rPr>
                  <w:rFonts w:asciiTheme="minorHAnsi" w:hAnsiTheme="minorHAnsi" w:cstheme="minorHAnsi"/>
                  <w:b/>
                  <w:bCs/>
                  <w:sz w:val="18"/>
                  <w:szCs w:val="18"/>
                </w:rPr>
                <w:delText xml:space="preserve">B. </w:delText>
              </w:r>
              <w:r w:rsidRPr="006D6921" w:rsidDel="00E43E28">
                <w:rPr>
                  <w:rFonts w:asciiTheme="minorHAnsi" w:hAnsiTheme="minorHAnsi" w:cstheme="minorHAnsi"/>
                  <w:b/>
                  <w:bCs/>
                  <w:sz w:val="18"/>
                  <w:szCs w:val="18"/>
                </w:rPr>
                <w:delText>HRV or ERV</w:delText>
              </w:r>
            </w:del>
          </w:p>
          <w:p w14:paraId="083A23E5" w14:textId="43A35CA3" w:rsidR="00E129AD" w:rsidRPr="00367C46" w:rsidDel="00E43E28" w:rsidRDefault="00E129AD" w:rsidP="006D6921">
            <w:pPr>
              <w:rPr>
                <w:del w:id="3" w:author="Alhabibi, Haider@Energy" w:date="2022-06-16T16:19:00Z"/>
                <w:rFonts w:asciiTheme="minorHAnsi" w:hAnsiTheme="minorHAnsi" w:cstheme="minorHAnsi"/>
                <w:sz w:val="18"/>
                <w:szCs w:val="18"/>
              </w:rPr>
            </w:pPr>
            <w:del w:id="4" w:author="Alhabibi, Haider@Energy" w:date="2022-06-16T16:19:00Z">
              <w:r w:rsidDel="00E43E28">
                <w:rPr>
                  <w:rFonts w:asciiTheme="minorHAnsi" w:hAnsiTheme="minorHAnsi" w:cstheme="minorHAnsi"/>
                  <w:sz w:val="18"/>
                  <w:szCs w:val="18"/>
                </w:rPr>
                <w:delText>Balanced ventilation systems shall comply with appropriate requirements in 150.0(o)2C.</w:delText>
              </w:r>
            </w:del>
          </w:p>
        </w:tc>
      </w:tr>
      <w:tr w:rsidR="001C07AC" w:rsidDel="00E43E28" w14:paraId="6AC7B06F" w14:textId="3FE0FF35" w:rsidTr="00E43E28">
        <w:trPr>
          <w:del w:id="5" w:author="Alhabibi, Haider@Energy" w:date="2022-06-16T16:19:00Z"/>
        </w:trPr>
        <w:tc>
          <w:tcPr>
            <w:tcW w:w="3078" w:type="dxa"/>
          </w:tcPr>
          <w:p w14:paraId="73526C2C" w14:textId="4B418262" w:rsidR="001C07AC" w:rsidDel="00E43E28" w:rsidRDefault="001C07AC" w:rsidP="006D6921">
            <w:pPr>
              <w:rPr>
                <w:del w:id="6" w:author="Alhabibi, Haider@Energy" w:date="2022-06-16T16:19:00Z"/>
                <w:rFonts w:asciiTheme="minorHAnsi" w:hAnsiTheme="minorHAnsi" w:cstheme="minorHAnsi"/>
                <w:sz w:val="18"/>
                <w:szCs w:val="18"/>
              </w:rPr>
            </w:pPr>
            <w:del w:id="7" w:author="Alhabibi, Haider@Energy" w:date="2022-06-16T16:19:00Z">
              <w:r w:rsidDel="00E43E28">
                <w:rPr>
                  <w:rFonts w:asciiTheme="minorHAnsi" w:hAnsiTheme="minorHAnsi" w:cstheme="minorHAnsi"/>
                  <w:sz w:val="18"/>
                  <w:szCs w:val="18"/>
                </w:rPr>
                <w:delText>01</w:delText>
              </w:r>
            </w:del>
          </w:p>
        </w:tc>
        <w:tc>
          <w:tcPr>
            <w:tcW w:w="3420" w:type="dxa"/>
          </w:tcPr>
          <w:p w14:paraId="3C0CBEC2" w14:textId="7AAFC54C" w:rsidR="001C07AC" w:rsidDel="00E43E28" w:rsidRDefault="001C07AC" w:rsidP="006D6921">
            <w:pPr>
              <w:rPr>
                <w:del w:id="8" w:author="Alhabibi, Haider@Energy" w:date="2022-06-16T16:19:00Z"/>
                <w:rFonts w:asciiTheme="minorHAnsi" w:hAnsiTheme="minorHAnsi" w:cstheme="minorHAnsi"/>
                <w:sz w:val="18"/>
                <w:szCs w:val="18"/>
              </w:rPr>
            </w:pPr>
            <w:del w:id="9" w:author="Alhabibi, Haider@Energy" w:date="2022-06-16T16:19:00Z">
              <w:r w:rsidDel="00E43E28">
                <w:rPr>
                  <w:rFonts w:asciiTheme="minorHAnsi" w:hAnsiTheme="minorHAnsi" w:cstheme="minorHAnsi"/>
                  <w:sz w:val="18"/>
                  <w:szCs w:val="18"/>
                </w:rPr>
                <w:delText>02</w:delText>
              </w:r>
            </w:del>
          </w:p>
        </w:tc>
        <w:tc>
          <w:tcPr>
            <w:tcW w:w="4500" w:type="dxa"/>
          </w:tcPr>
          <w:p w14:paraId="4FFEEC2C" w14:textId="26B66F85" w:rsidR="001C07AC" w:rsidDel="00E43E28" w:rsidRDefault="001C07AC" w:rsidP="006D6921">
            <w:pPr>
              <w:rPr>
                <w:del w:id="10" w:author="Alhabibi, Haider@Energy" w:date="2022-06-16T16:19:00Z"/>
                <w:rFonts w:asciiTheme="minorHAnsi" w:hAnsiTheme="minorHAnsi" w:cstheme="minorHAnsi"/>
                <w:sz w:val="18"/>
                <w:szCs w:val="18"/>
              </w:rPr>
            </w:pPr>
            <w:del w:id="11" w:author="Alhabibi, Haider@Energy" w:date="2022-06-16T16:19:00Z">
              <w:r w:rsidDel="00E43E28">
                <w:rPr>
                  <w:rFonts w:asciiTheme="minorHAnsi" w:hAnsiTheme="minorHAnsi" w:cstheme="minorHAnsi"/>
                  <w:sz w:val="18"/>
                  <w:szCs w:val="18"/>
                </w:rPr>
                <w:delText>03</w:delText>
              </w:r>
            </w:del>
          </w:p>
        </w:tc>
      </w:tr>
      <w:tr w:rsidR="001C07AC" w:rsidDel="00E43E28" w14:paraId="24EC27CF" w14:textId="2CF1CB5F" w:rsidTr="00E43E28">
        <w:trPr>
          <w:del w:id="12" w:author="Alhabibi, Haider@Energy" w:date="2022-06-16T16:19:00Z"/>
        </w:trPr>
        <w:tc>
          <w:tcPr>
            <w:tcW w:w="3078" w:type="dxa"/>
          </w:tcPr>
          <w:p w14:paraId="09C88E90" w14:textId="0CDF1E11" w:rsidR="001C07AC" w:rsidDel="00E43E28" w:rsidRDefault="001C07AC" w:rsidP="006D6921">
            <w:pPr>
              <w:rPr>
                <w:del w:id="13" w:author="Alhabibi, Haider@Energy" w:date="2022-06-16T16:19:00Z"/>
                <w:rFonts w:asciiTheme="minorHAnsi" w:hAnsiTheme="minorHAnsi" w:cstheme="minorHAnsi"/>
                <w:sz w:val="18"/>
                <w:szCs w:val="18"/>
              </w:rPr>
            </w:pPr>
            <w:del w:id="14" w:author="Alhabibi, Haider@Energy" w:date="2022-06-16T16:19:00Z">
              <w:r w:rsidDel="00E43E28">
                <w:rPr>
                  <w:rFonts w:asciiTheme="minorHAnsi" w:hAnsiTheme="minorHAnsi" w:cstheme="minorHAnsi"/>
                  <w:sz w:val="18"/>
                  <w:szCs w:val="18"/>
                </w:rPr>
                <w:delText>Manufacturer Make</w:delText>
              </w:r>
            </w:del>
          </w:p>
        </w:tc>
        <w:tc>
          <w:tcPr>
            <w:tcW w:w="3420" w:type="dxa"/>
          </w:tcPr>
          <w:p w14:paraId="6E11D4A5" w14:textId="69AEC5B7" w:rsidR="001C07AC" w:rsidDel="00E43E28" w:rsidRDefault="001C07AC" w:rsidP="006D6921">
            <w:pPr>
              <w:rPr>
                <w:del w:id="15" w:author="Alhabibi, Haider@Energy" w:date="2022-06-16T16:19:00Z"/>
                <w:rFonts w:asciiTheme="minorHAnsi" w:hAnsiTheme="minorHAnsi" w:cstheme="minorHAnsi"/>
                <w:sz w:val="18"/>
                <w:szCs w:val="18"/>
              </w:rPr>
            </w:pPr>
            <w:del w:id="16" w:author="Alhabibi, Haider@Energy" w:date="2022-06-16T16:19:00Z">
              <w:r w:rsidDel="00E43E28">
                <w:rPr>
                  <w:rFonts w:asciiTheme="minorHAnsi" w:hAnsiTheme="minorHAnsi" w:cstheme="minorHAnsi"/>
                  <w:sz w:val="18"/>
                  <w:szCs w:val="18"/>
                </w:rPr>
                <w:delText>Manufacturer Model Number</w:delText>
              </w:r>
            </w:del>
          </w:p>
        </w:tc>
        <w:tc>
          <w:tcPr>
            <w:tcW w:w="4500" w:type="dxa"/>
          </w:tcPr>
          <w:p w14:paraId="3D17AFD5" w14:textId="756B3589" w:rsidR="001C07AC" w:rsidDel="00E43E28" w:rsidRDefault="001C07AC" w:rsidP="006D6921">
            <w:pPr>
              <w:rPr>
                <w:del w:id="17" w:author="Alhabibi, Haider@Energy" w:date="2022-06-16T16:19:00Z"/>
                <w:rFonts w:asciiTheme="minorHAnsi" w:hAnsiTheme="minorHAnsi" w:cstheme="minorHAnsi"/>
                <w:sz w:val="18"/>
                <w:szCs w:val="18"/>
              </w:rPr>
            </w:pPr>
            <w:del w:id="18" w:author="Alhabibi, Haider@Energy" w:date="2022-06-16T16:19:00Z">
              <w:r w:rsidDel="00E43E28">
                <w:rPr>
                  <w:rFonts w:asciiTheme="minorHAnsi" w:hAnsiTheme="minorHAnsi" w:cstheme="minorHAnsi"/>
                  <w:sz w:val="18"/>
                  <w:szCs w:val="18"/>
                </w:rPr>
                <w:delText>Fan Efficacy Performance Rating (W/CFM)</w:delText>
              </w:r>
            </w:del>
          </w:p>
        </w:tc>
      </w:tr>
      <w:tr w:rsidR="001C07AC" w:rsidDel="00E43E28" w14:paraId="2F610D13" w14:textId="649CCCFE" w:rsidTr="00E43E28">
        <w:trPr>
          <w:del w:id="19" w:author="Alhabibi, Haider@Energy" w:date="2022-06-16T16:19:00Z"/>
        </w:trPr>
        <w:tc>
          <w:tcPr>
            <w:tcW w:w="3078" w:type="dxa"/>
          </w:tcPr>
          <w:p w14:paraId="12C00399" w14:textId="5313C611" w:rsidR="001C07AC" w:rsidDel="00E43E28" w:rsidRDefault="001C07AC" w:rsidP="006D6921">
            <w:pPr>
              <w:rPr>
                <w:del w:id="20" w:author="Alhabibi, Haider@Energy" w:date="2022-06-16T16:19:00Z"/>
                <w:rFonts w:asciiTheme="minorHAnsi" w:hAnsiTheme="minorHAnsi" w:cstheme="minorHAnsi"/>
                <w:sz w:val="18"/>
                <w:szCs w:val="18"/>
              </w:rPr>
            </w:pPr>
          </w:p>
        </w:tc>
        <w:tc>
          <w:tcPr>
            <w:tcW w:w="3420" w:type="dxa"/>
          </w:tcPr>
          <w:p w14:paraId="6B56BE6D" w14:textId="38A249C0" w:rsidR="001C07AC" w:rsidDel="00E43E28" w:rsidRDefault="001C07AC" w:rsidP="006D6921">
            <w:pPr>
              <w:rPr>
                <w:del w:id="21" w:author="Alhabibi, Haider@Energy" w:date="2022-06-16T16:19:00Z"/>
                <w:rFonts w:asciiTheme="minorHAnsi" w:hAnsiTheme="minorHAnsi" w:cstheme="minorHAnsi"/>
                <w:sz w:val="18"/>
                <w:szCs w:val="18"/>
              </w:rPr>
            </w:pPr>
          </w:p>
        </w:tc>
        <w:tc>
          <w:tcPr>
            <w:tcW w:w="4500" w:type="dxa"/>
          </w:tcPr>
          <w:p w14:paraId="79D43E20" w14:textId="44F420D8" w:rsidR="001C07AC" w:rsidDel="00E43E28" w:rsidRDefault="001C07AC" w:rsidP="006D6921">
            <w:pPr>
              <w:rPr>
                <w:del w:id="22" w:author="Alhabibi, Haider@Energy" w:date="2022-06-16T16:19:00Z"/>
                <w:rFonts w:asciiTheme="minorHAnsi" w:hAnsiTheme="minorHAnsi" w:cstheme="minorHAnsi"/>
                <w:sz w:val="18"/>
                <w:szCs w:val="18"/>
              </w:rPr>
            </w:pPr>
          </w:p>
        </w:tc>
      </w:tr>
      <w:tr w:rsidR="001C07AC" w:rsidDel="00E43E28" w14:paraId="436B7DBC" w14:textId="0FEF6739" w:rsidTr="00E43E28">
        <w:trPr>
          <w:del w:id="23" w:author="Alhabibi, Haider@Energy" w:date="2022-06-16T16:19:00Z"/>
        </w:trPr>
        <w:tc>
          <w:tcPr>
            <w:tcW w:w="3078" w:type="dxa"/>
          </w:tcPr>
          <w:p w14:paraId="393F6812" w14:textId="6E7113E6" w:rsidR="001C07AC" w:rsidDel="00E43E28" w:rsidRDefault="001C07AC" w:rsidP="006D6921">
            <w:pPr>
              <w:rPr>
                <w:del w:id="24" w:author="Alhabibi, Haider@Energy" w:date="2022-06-16T16:19:00Z"/>
                <w:rFonts w:asciiTheme="minorHAnsi" w:hAnsiTheme="minorHAnsi" w:cstheme="minorHAnsi"/>
                <w:sz w:val="18"/>
                <w:szCs w:val="18"/>
              </w:rPr>
            </w:pPr>
          </w:p>
        </w:tc>
        <w:tc>
          <w:tcPr>
            <w:tcW w:w="3420" w:type="dxa"/>
          </w:tcPr>
          <w:p w14:paraId="50885008" w14:textId="0315406A" w:rsidR="001C07AC" w:rsidDel="00E43E28" w:rsidRDefault="001C07AC" w:rsidP="006D6921">
            <w:pPr>
              <w:rPr>
                <w:del w:id="25" w:author="Alhabibi, Haider@Energy" w:date="2022-06-16T16:19:00Z"/>
                <w:rFonts w:asciiTheme="minorHAnsi" w:hAnsiTheme="minorHAnsi" w:cstheme="minorHAnsi"/>
                <w:sz w:val="18"/>
                <w:szCs w:val="18"/>
              </w:rPr>
            </w:pPr>
          </w:p>
        </w:tc>
        <w:tc>
          <w:tcPr>
            <w:tcW w:w="4500" w:type="dxa"/>
          </w:tcPr>
          <w:p w14:paraId="1873266A" w14:textId="6154DEAC" w:rsidR="001C07AC" w:rsidDel="00E43E28" w:rsidRDefault="001C07AC" w:rsidP="006D6921">
            <w:pPr>
              <w:rPr>
                <w:del w:id="26" w:author="Alhabibi, Haider@Energy" w:date="2022-06-16T16:19:00Z"/>
                <w:rFonts w:asciiTheme="minorHAnsi" w:hAnsiTheme="minorHAnsi" w:cstheme="minorHAnsi"/>
                <w:sz w:val="18"/>
                <w:szCs w:val="18"/>
              </w:rPr>
            </w:pPr>
          </w:p>
        </w:tc>
      </w:tr>
      <w:tr w:rsidR="001C07AC" w:rsidDel="00E43E28" w14:paraId="2AA69D28" w14:textId="76307E91" w:rsidTr="00E43E28">
        <w:trPr>
          <w:del w:id="27" w:author="Alhabibi, Haider@Energy" w:date="2022-06-16T16:19:00Z"/>
        </w:trPr>
        <w:tc>
          <w:tcPr>
            <w:tcW w:w="3078" w:type="dxa"/>
          </w:tcPr>
          <w:p w14:paraId="0DC36D7E" w14:textId="6E57AE0D" w:rsidR="001C07AC" w:rsidDel="00E43E28" w:rsidRDefault="001C07AC" w:rsidP="006D6921">
            <w:pPr>
              <w:rPr>
                <w:del w:id="28" w:author="Alhabibi, Haider@Energy" w:date="2022-06-16T16:19:00Z"/>
                <w:rFonts w:asciiTheme="minorHAnsi" w:hAnsiTheme="minorHAnsi" w:cstheme="minorHAnsi"/>
                <w:sz w:val="18"/>
                <w:szCs w:val="18"/>
              </w:rPr>
            </w:pPr>
          </w:p>
        </w:tc>
        <w:tc>
          <w:tcPr>
            <w:tcW w:w="3420" w:type="dxa"/>
          </w:tcPr>
          <w:p w14:paraId="1D4C263C" w14:textId="34BD1957" w:rsidR="001C07AC" w:rsidDel="00E43E28" w:rsidRDefault="001C07AC" w:rsidP="006D6921">
            <w:pPr>
              <w:rPr>
                <w:del w:id="29" w:author="Alhabibi, Haider@Energy" w:date="2022-06-16T16:19:00Z"/>
                <w:rFonts w:asciiTheme="minorHAnsi" w:hAnsiTheme="minorHAnsi" w:cstheme="minorHAnsi"/>
                <w:sz w:val="18"/>
                <w:szCs w:val="18"/>
              </w:rPr>
            </w:pPr>
          </w:p>
        </w:tc>
        <w:tc>
          <w:tcPr>
            <w:tcW w:w="4500" w:type="dxa"/>
          </w:tcPr>
          <w:p w14:paraId="0D638CC3" w14:textId="5581F8BE" w:rsidR="001C07AC" w:rsidDel="00E43E28" w:rsidRDefault="001C07AC" w:rsidP="006D6921">
            <w:pPr>
              <w:rPr>
                <w:del w:id="30" w:author="Alhabibi, Haider@Energy" w:date="2022-06-16T16:19:00Z"/>
                <w:rFonts w:asciiTheme="minorHAnsi" w:hAnsiTheme="minorHAnsi" w:cstheme="minorHAnsi"/>
                <w:sz w:val="18"/>
                <w:szCs w:val="18"/>
              </w:rPr>
            </w:pPr>
          </w:p>
        </w:tc>
      </w:tr>
    </w:tbl>
    <w:p w14:paraId="2D5A9C14" w14:textId="77777777" w:rsidR="007056D7" w:rsidRDefault="007056D7" w:rsidP="007056D7">
      <w:pPr>
        <w:rPr>
          <w:rFonts w:asciiTheme="minorHAnsi" w:hAnsiTheme="minorHAnsi" w:cstheme="minorHAnsi"/>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1"/>
        <w:gridCol w:w="10371"/>
      </w:tblGrid>
      <w:tr w:rsidR="007056D7" w:rsidRPr="00500C2C" w14:paraId="2D5A9C63" w14:textId="77777777" w:rsidTr="00D9307B">
        <w:tc>
          <w:tcPr>
            <w:tcW w:w="11012" w:type="dxa"/>
            <w:gridSpan w:val="2"/>
          </w:tcPr>
          <w:p w14:paraId="2D5A9C62" w14:textId="5EBA8907" w:rsidR="007056D7" w:rsidRPr="00500C2C" w:rsidRDefault="00E129AD" w:rsidP="00196D35">
            <w:pPr>
              <w:keepNext/>
              <w:rPr>
                <w:rFonts w:asciiTheme="minorHAnsi" w:hAnsiTheme="minorHAnsi"/>
                <w:szCs w:val="18"/>
              </w:rPr>
            </w:pPr>
            <w:del w:id="31" w:author="Alhabibi, Haider@Energy" w:date="2022-10-05T11:52:00Z">
              <w:r w:rsidDel="00CC5F44">
                <w:rPr>
                  <w:rFonts w:asciiTheme="minorHAnsi" w:hAnsiTheme="minorHAnsi"/>
                  <w:b/>
                  <w:szCs w:val="18"/>
                </w:rPr>
                <w:delText>C</w:delText>
              </w:r>
            </w:del>
            <w:ins w:id="32" w:author="Alhabibi, Haider@Energy" w:date="2022-10-05T11:52:00Z">
              <w:r w:rsidR="00CC5F44">
                <w:rPr>
                  <w:rFonts w:asciiTheme="minorHAnsi" w:hAnsiTheme="minorHAnsi"/>
                  <w:b/>
                  <w:szCs w:val="18"/>
                </w:rPr>
                <w:t>B</w:t>
              </w:r>
            </w:ins>
            <w:r w:rsidR="007056D7" w:rsidRPr="00500C2C">
              <w:rPr>
                <w:rFonts w:asciiTheme="minorHAnsi" w:hAnsiTheme="minorHAnsi"/>
                <w:b/>
                <w:szCs w:val="18"/>
              </w:rPr>
              <w:t>. Compliance Statement</w:t>
            </w:r>
            <w:r w:rsidR="007056D7" w:rsidRPr="00500C2C">
              <w:rPr>
                <w:rFonts w:asciiTheme="minorHAnsi" w:hAnsiTheme="minorHAnsi"/>
                <w:szCs w:val="18"/>
              </w:rPr>
              <w:t xml:space="preserve"> </w:t>
            </w:r>
          </w:p>
        </w:tc>
      </w:tr>
      <w:tr w:rsidR="007056D7" w:rsidRPr="00D2491C" w14:paraId="2D5A9C66" w14:textId="77777777" w:rsidTr="00D9307B">
        <w:trPr>
          <w:trHeight w:val="158"/>
        </w:trPr>
        <w:tc>
          <w:tcPr>
            <w:tcW w:w="641" w:type="dxa"/>
            <w:vAlign w:val="center"/>
          </w:tcPr>
          <w:p w14:paraId="2D5A9C64" w14:textId="77777777" w:rsidR="007056D7" w:rsidRPr="00D2491C" w:rsidRDefault="007056D7" w:rsidP="003952E1">
            <w:pPr>
              <w:keepNext/>
              <w:jc w:val="center"/>
              <w:rPr>
                <w:rFonts w:asciiTheme="minorHAnsi" w:hAnsiTheme="minorHAnsi"/>
                <w:sz w:val="18"/>
                <w:szCs w:val="18"/>
              </w:rPr>
            </w:pPr>
            <w:r w:rsidRPr="00D2491C">
              <w:rPr>
                <w:rFonts w:asciiTheme="minorHAnsi" w:hAnsiTheme="minorHAnsi"/>
                <w:sz w:val="18"/>
                <w:szCs w:val="18"/>
              </w:rPr>
              <w:t>01</w:t>
            </w:r>
          </w:p>
        </w:tc>
        <w:tc>
          <w:tcPr>
            <w:tcW w:w="10371" w:type="dxa"/>
            <w:vAlign w:val="center"/>
          </w:tcPr>
          <w:p w14:paraId="2D5A9C65" w14:textId="77777777" w:rsidR="00AE10C0" w:rsidRDefault="00AE10C0" w:rsidP="00D9307B">
            <w:pPr>
              <w:keepNext/>
              <w:rPr>
                <w:rFonts w:asciiTheme="minorHAnsi" w:hAnsiTheme="minorHAnsi"/>
                <w:sz w:val="18"/>
                <w:szCs w:val="18"/>
              </w:rPr>
            </w:pPr>
          </w:p>
        </w:tc>
      </w:tr>
    </w:tbl>
    <w:p w14:paraId="2D5A9CD9" w14:textId="77777777" w:rsidR="00B2607A" w:rsidRDefault="00B2607A">
      <w:pPr>
        <w:rPr>
          <w:rFonts w:asciiTheme="minorHAnsi" w:hAnsiTheme="minorHAnsi"/>
          <w:sz w:val="18"/>
          <w:szCs w:val="18"/>
        </w:rPr>
      </w:pPr>
    </w:p>
    <w:p w14:paraId="2D5A9CDA" w14:textId="77777777" w:rsidR="00A75DC5" w:rsidRDefault="00A75DC5"/>
    <w:p w14:paraId="2D5A9CDB" w14:textId="77777777" w:rsidR="00192313" w:rsidRPr="0029047D" w:rsidRDefault="00192313" w:rsidP="00192313">
      <w:pPr>
        <w:rPr>
          <w:rFonts w:asciiTheme="minorHAnsi" w:hAnsiTheme="minorHAnsi"/>
          <w:szCs w:val="18"/>
        </w:rPr>
      </w:pPr>
    </w:p>
    <w:p w14:paraId="2D5A9CE9" w14:textId="77777777" w:rsidR="0079128F" w:rsidRDefault="0079128F">
      <w:pPr>
        <w:rPr>
          <w:rFonts w:asciiTheme="minorHAnsi" w:hAnsiTheme="minorHAnsi"/>
          <w:sz w:val="16"/>
          <w:szCs w:val="16"/>
        </w:rPr>
      </w:pPr>
      <w:r>
        <w:rPr>
          <w:rFonts w:asciiTheme="minorHAnsi" w:hAnsiTheme="minorHAnsi"/>
          <w:sz w:val="16"/>
          <w:szCs w:val="16"/>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B871AB" w:rsidRPr="004D76FA" w14:paraId="4866D552" w14:textId="77777777" w:rsidTr="00E82BCD">
        <w:trPr>
          <w:trHeight w:val="206"/>
        </w:trPr>
        <w:tc>
          <w:tcPr>
            <w:tcW w:w="10950" w:type="dxa"/>
            <w:gridSpan w:val="4"/>
            <w:vAlign w:val="center"/>
          </w:tcPr>
          <w:p w14:paraId="1AF8732A" w14:textId="77777777" w:rsidR="00B871AB" w:rsidRPr="004D76FA" w:rsidRDefault="00B871AB"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33" w:name="_Hlk108190750"/>
            <w:r w:rsidRPr="004D76FA">
              <w:rPr>
                <w:rFonts w:asciiTheme="minorHAnsi" w:hAnsiTheme="minorHAnsi" w:cs="Arial"/>
                <w:b/>
                <w:caps/>
              </w:rPr>
              <w:lastRenderedPageBreak/>
              <w:t>Documentation Author's Declaration Statement</w:t>
            </w:r>
          </w:p>
        </w:tc>
      </w:tr>
      <w:tr w:rsidR="00B871AB" w:rsidRPr="004D76FA" w14:paraId="5AFBA2BD" w14:textId="77777777" w:rsidTr="00E82BCD">
        <w:trPr>
          <w:trHeight w:val="206"/>
        </w:trPr>
        <w:tc>
          <w:tcPr>
            <w:tcW w:w="10950" w:type="dxa"/>
            <w:gridSpan w:val="4"/>
            <w:vAlign w:val="center"/>
          </w:tcPr>
          <w:p w14:paraId="2C127412" w14:textId="77777777" w:rsidR="00B871AB" w:rsidRPr="004D76FA" w:rsidRDefault="00B871AB" w:rsidP="00E82BCD">
            <w:pPr>
              <w:keepNext/>
              <w:numPr>
                <w:ilvl w:val="0"/>
                <w:numId w:val="7"/>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B871AB" w:rsidRPr="004D76FA" w14:paraId="52957098" w14:textId="77777777" w:rsidTr="00E82BCD">
        <w:trPr>
          <w:trHeight w:val="360"/>
        </w:trPr>
        <w:tc>
          <w:tcPr>
            <w:tcW w:w="5577" w:type="dxa"/>
            <w:gridSpan w:val="2"/>
          </w:tcPr>
          <w:p w14:paraId="029F2274" w14:textId="77777777" w:rsidR="00B871AB" w:rsidRPr="004D76FA" w:rsidRDefault="00B871AB" w:rsidP="00E82BCD">
            <w:pPr>
              <w:keepNext/>
              <w:rPr>
                <w:rFonts w:asciiTheme="minorHAnsi" w:hAnsiTheme="minorHAnsi"/>
              </w:rPr>
            </w:pPr>
            <w:r w:rsidRPr="004D76FA">
              <w:rPr>
                <w:rFonts w:asciiTheme="minorHAnsi" w:hAnsiTheme="minorHAnsi"/>
              </w:rPr>
              <w:t>Documentation Author Name:</w:t>
            </w:r>
          </w:p>
        </w:tc>
        <w:tc>
          <w:tcPr>
            <w:tcW w:w="5373" w:type="dxa"/>
            <w:gridSpan w:val="2"/>
          </w:tcPr>
          <w:p w14:paraId="2DF95DEF" w14:textId="77777777" w:rsidR="00B871AB" w:rsidRPr="004D76FA" w:rsidRDefault="00B871AB" w:rsidP="00E82BCD">
            <w:pPr>
              <w:keepNext/>
              <w:rPr>
                <w:rFonts w:asciiTheme="minorHAnsi" w:hAnsiTheme="minorHAnsi"/>
              </w:rPr>
            </w:pPr>
            <w:r w:rsidRPr="004D76FA">
              <w:rPr>
                <w:rFonts w:asciiTheme="minorHAnsi" w:hAnsiTheme="minorHAnsi"/>
              </w:rPr>
              <w:t>Documentation Author Signature:</w:t>
            </w:r>
          </w:p>
        </w:tc>
      </w:tr>
      <w:tr w:rsidR="00B871AB" w:rsidRPr="004D76FA" w14:paraId="39CB720B" w14:textId="77777777" w:rsidTr="00E82BCD">
        <w:trPr>
          <w:trHeight w:val="360"/>
        </w:trPr>
        <w:tc>
          <w:tcPr>
            <w:tcW w:w="5577" w:type="dxa"/>
            <w:gridSpan w:val="2"/>
          </w:tcPr>
          <w:p w14:paraId="4A0D4EBC" w14:textId="77777777" w:rsidR="00B871AB" w:rsidRPr="004D76FA" w:rsidRDefault="00B871AB" w:rsidP="00E82BCD">
            <w:pPr>
              <w:keepNext/>
              <w:rPr>
                <w:rFonts w:asciiTheme="minorHAnsi" w:hAnsiTheme="minorHAnsi"/>
              </w:rPr>
            </w:pPr>
            <w:r w:rsidRPr="004D76FA">
              <w:rPr>
                <w:rFonts w:asciiTheme="minorHAnsi" w:hAnsiTheme="minorHAnsi"/>
              </w:rPr>
              <w:t>Documentation Author Company Name:</w:t>
            </w:r>
          </w:p>
        </w:tc>
        <w:tc>
          <w:tcPr>
            <w:tcW w:w="5373" w:type="dxa"/>
            <w:gridSpan w:val="2"/>
          </w:tcPr>
          <w:p w14:paraId="7B926220" w14:textId="77777777" w:rsidR="00B871AB" w:rsidRPr="004D76FA" w:rsidRDefault="00B871AB" w:rsidP="00E82BCD">
            <w:pPr>
              <w:keepNext/>
              <w:rPr>
                <w:rFonts w:asciiTheme="minorHAnsi" w:hAnsiTheme="minorHAnsi"/>
              </w:rPr>
            </w:pPr>
            <w:r w:rsidRPr="004D76FA">
              <w:rPr>
                <w:rFonts w:asciiTheme="minorHAnsi" w:hAnsiTheme="minorHAnsi"/>
              </w:rPr>
              <w:t>Date Signed:</w:t>
            </w:r>
          </w:p>
        </w:tc>
      </w:tr>
      <w:tr w:rsidR="00B871AB" w:rsidRPr="004D76FA" w14:paraId="3293BD93" w14:textId="77777777" w:rsidTr="00E82BCD">
        <w:trPr>
          <w:trHeight w:val="360"/>
        </w:trPr>
        <w:tc>
          <w:tcPr>
            <w:tcW w:w="5577" w:type="dxa"/>
            <w:gridSpan w:val="2"/>
          </w:tcPr>
          <w:p w14:paraId="4CE2D2C2" w14:textId="77777777" w:rsidR="00B871AB" w:rsidRPr="004D76FA" w:rsidRDefault="00B871AB" w:rsidP="00E82BCD">
            <w:pPr>
              <w:keepNext/>
              <w:rPr>
                <w:rFonts w:asciiTheme="minorHAnsi" w:hAnsiTheme="minorHAnsi"/>
              </w:rPr>
            </w:pPr>
            <w:r w:rsidRPr="004D76FA">
              <w:rPr>
                <w:rFonts w:asciiTheme="minorHAnsi" w:hAnsiTheme="minorHAnsi"/>
              </w:rPr>
              <w:t>Address:</w:t>
            </w:r>
          </w:p>
        </w:tc>
        <w:tc>
          <w:tcPr>
            <w:tcW w:w="5373" w:type="dxa"/>
            <w:gridSpan w:val="2"/>
          </w:tcPr>
          <w:p w14:paraId="34BC303F" w14:textId="77777777" w:rsidR="00B871AB" w:rsidRPr="004D76FA" w:rsidRDefault="00B871AB" w:rsidP="00E82BCD">
            <w:pPr>
              <w:keepNext/>
              <w:rPr>
                <w:rFonts w:asciiTheme="minorHAnsi" w:hAnsiTheme="minorHAnsi"/>
              </w:rPr>
            </w:pPr>
            <w:r w:rsidRPr="004D76FA">
              <w:rPr>
                <w:rFonts w:asciiTheme="minorHAnsi" w:hAnsiTheme="minorHAnsi"/>
              </w:rPr>
              <w:t>CEA/HERS Certification Identification (If applicable):</w:t>
            </w:r>
          </w:p>
        </w:tc>
      </w:tr>
      <w:tr w:rsidR="00B871AB" w:rsidRPr="004D76FA" w14:paraId="599318F0" w14:textId="77777777" w:rsidTr="00E82BCD">
        <w:trPr>
          <w:trHeight w:val="360"/>
        </w:trPr>
        <w:tc>
          <w:tcPr>
            <w:tcW w:w="5577" w:type="dxa"/>
            <w:gridSpan w:val="2"/>
          </w:tcPr>
          <w:p w14:paraId="68DC7E53" w14:textId="77777777" w:rsidR="00B871AB" w:rsidRPr="004D76FA" w:rsidRDefault="00B871AB" w:rsidP="00E82BCD">
            <w:pPr>
              <w:keepNext/>
              <w:rPr>
                <w:rFonts w:asciiTheme="minorHAnsi" w:hAnsiTheme="minorHAnsi"/>
              </w:rPr>
            </w:pPr>
            <w:r w:rsidRPr="004D76FA">
              <w:rPr>
                <w:rFonts w:asciiTheme="minorHAnsi" w:hAnsiTheme="minorHAnsi"/>
              </w:rPr>
              <w:t>City/State/Zip:</w:t>
            </w:r>
          </w:p>
        </w:tc>
        <w:tc>
          <w:tcPr>
            <w:tcW w:w="5373" w:type="dxa"/>
            <w:gridSpan w:val="2"/>
          </w:tcPr>
          <w:p w14:paraId="6DE732C1" w14:textId="77777777" w:rsidR="00B871AB" w:rsidRPr="004D76FA" w:rsidRDefault="00B871AB" w:rsidP="00E82BCD">
            <w:pPr>
              <w:keepNext/>
              <w:rPr>
                <w:rFonts w:asciiTheme="minorHAnsi" w:hAnsiTheme="minorHAnsi"/>
              </w:rPr>
            </w:pPr>
            <w:r w:rsidRPr="004D76FA">
              <w:rPr>
                <w:rFonts w:asciiTheme="minorHAnsi" w:hAnsiTheme="minorHAnsi"/>
              </w:rPr>
              <w:t>Phone:</w:t>
            </w:r>
          </w:p>
        </w:tc>
      </w:tr>
      <w:tr w:rsidR="00B871AB" w:rsidRPr="004D76FA" w14:paraId="10E01964" w14:textId="77777777" w:rsidTr="00E82BCD">
        <w:tblPrEx>
          <w:tblCellMar>
            <w:left w:w="115" w:type="dxa"/>
            <w:right w:w="115" w:type="dxa"/>
          </w:tblCellMar>
        </w:tblPrEx>
        <w:trPr>
          <w:trHeight w:val="296"/>
        </w:trPr>
        <w:tc>
          <w:tcPr>
            <w:tcW w:w="10950" w:type="dxa"/>
            <w:gridSpan w:val="4"/>
            <w:vAlign w:val="center"/>
          </w:tcPr>
          <w:p w14:paraId="7B308EB8" w14:textId="77777777" w:rsidR="00B871AB" w:rsidRPr="004D76FA" w:rsidRDefault="00B871AB"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B871AB" w:rsidRPr="004D76FA" w14:paraId="00026F51" w14:textId="77777777" w:rsidTr="00E82BCD">
        <w:tblPrEx>
          <w:tblCellMar>
            <w:left w:w="115" w:type="dxa"/>
            <w:right w:w="115" w:type="dxa"/>
          </w:tblCellMar>
        </w:tblPrEx>
        <w:trPr>
          <w:trHeight w:val="504"/>
        </w:trPr>
        <w:tc>
          <w:tcPr>
            <w:tcW w:w="10950" w:type="dxa"/>
            <w:gridSpan w:val="4"/>
          </w:tcPr>
          <w:p w14:paraId="003ABE37" w14:textId="77777777" w:rsidR="00B871AB" w:rsidRPr="004D76FA" w:rsidRDefault="00B871AB" w:rsidP="00C72AC6">
            <w:pPr>
              <w:keepNext/>
              <w:rPr>
                <w:rFonts w:ascii="Calibri" w:hAnsi="Calibri"/>
              </w:rPr>
            </w:pPr>
            <w:r w:rsidRPr="004D76FA">
              <w:rPr>
                <w:rFonts w:ascii="Calibri" w:hAnsi="Calibri"/>
              </w:rPr>
              <w:t>I certify the following under penalty of perjury, under the laws of the State of California:</w:t>
            </w:r>
          </w:p>
          <w:p w14:paraId="689FEFE3" w14:textId="77777777" w:rsidR="00B871AB" w:rsidRPr="006047E7" w:rsidRDefault="00B871AB" w:rsidP="00C72AC6">
            <w:pPr>
              <w:numPr>
                <w:ilvl w:val="0"/>
                <w:numId w:val="32"/>
              </w:numPr>
              <w:ind w:left="782"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5AC2C23D" w14:textId="77777777" w:rsidR="00B871AB" w:rsidRPr="006047E7" w:rsidRDefault="00B871AB" w:rsidP="00C72AC6">
            <w:pPr>
              <w:numPr>
                <w:ilvl w:val="0"/>
                <w:numId w:val="32"/>
              </w:numPr>
              <w:ind w:left="782"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7CA2802A" w14:textId="77777777" w:rsidR="00B871AB" w:rsidRPr="006047E7" w:rsidRDefault="00B871AB" w:rsidP="00C72AC6">
            <w:pPr>
              <w:numPr>
                <w:ilvl w:val="0"/>
                <w:numId w:val="32"/>
              </w:numPr>
              <w:ind w:left="782" w:hanging="360"/>
              <w:contextualSpacing/>
              <w:rPr>
                <w:rFonts w:asciiTheme="minorHAnsi" w:hAnsiTheme="minorHAnsi" w:cstheme="minorBidi"/>
              </w:rPr>
            </w:pPr>
            <w:r w:rsidRPr="006047E7">
              <w:rPr>
                <w:rFonts w:asciiTheme="minorHAnsi" w:hAnsiTheme="minorHAnsi" w:cstheme="minorBid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11BBB94" w14:textId="77777777" w:rsidR="00B871AB" w:rsidRPr="006047E7" w:rsidRDefault="00B871AB" w:rsidP="00C72AC6">
            <w:pPr>
              <w:numPr>
                <w:ilvl w:val="0"/>
                <w:numId w:val="32"/>
              </w:numPr>
              <w:ind w:left="782"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FF7DB09" w14:textId="77777777" w:rsidR="00B871AB" w:rsidRPr="006047E7" w:rsidRDefault="00B871AB" w:rsidP="00C72AC6">
            <w:pPr>
              <w:numPr>
                <w:ilvl w:val="0"/>
                <w:numId w:val="32"/>
              </w:numPr>
              <w:ind w:left="782"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029A9994" w14:textId="77777777" w:rsidR="00B871AB" w:rsidRPr="004D76FA" w:rsidRDefault="00B871AB" w:rsidP="00C72AC6">
            <w:pPr>
              <w:numPr>
                <w:ilvl w:val="0"/>
                <w:numId w:val="32"/>
              </w:numPr>
              <w:ind w:left="782"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B871AB" w:rsidRPr="004D76FA" w14:paraId="3213413E" w14:textId="77777777" w:rsidTr="00E82BCD">
        <w:tblPrEx>
          <w:tblCellMar>
            <w:left w:w="108" w:type="dxa"/>
            <w:right w:w="108" w:type="dxa"/>
          </w:tblCellMar>
        </w:tblPrEx>
        <w:trPr>
          <w:trHeight w:val="360"/>
        </w:trPr>
        <w:tc>
          <w:tcPr>
            <w:tcW w:w="5307" w:type="dxa"/>
          </w:tcPr>
          <w:p w14:paraId="78751628" w14:textId="77777777" w:rsidR="00B871AB" w:rsidRPr="004D76FA" w:rsidRDefault="00B871AB"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3EDFFDAA" w14:textId="77777777" w:rsidR="00B871AB" w:rsidRPr="004D76FA" w:rsidRDefault="00B871AB"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B871AB" w:rsidRPr="004D76FA" w14:paraId="427B5F29"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7BAC33D" w14:textId="77777777" w:rsidR="00B871AB" w:rsidRPr="004D76FA" w:rsidRDefault="00B871A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42E0BB39" w14:textId="77777777" w:rsidR="00B871AB" w:rsidRPr="004D76FA" w:rsidRDefault="00B871A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B871AB" w:rsidRPr="004D76FA" w14:paraId="6773CCC3"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1FE7F7D" w14:textId="77777777" w:rsidR="00B871AB" w:rsidRPr="004D76FA" w:rsidRDefault="00B871A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B6D9ED9" w14:textId="77777777" w:rsidR="00B871AB" w:rsidRPr="004D76FA" w:rsidRDefault="00B871A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B871AB" w:rsidRPr="004D76FA" w14:paraId="04A03F2E"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0833E43" w14:textId="77777777" w:rsidR="00B871AB" w:rsidRPr="004D76FA" w:rsidRDefault="00B871A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5F87FFC" w14:textId="77777777" w:rsidR="00B871AB" w:rsidRPr="004D76FA" w:rsidRDefault="00B871A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4952B2C0" w14:textId="77777777" w:rsidR="00B871AB" w:rsidRPr="004D76FA" w:rsidRDefault="00B871A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B871AB" w:rsidRPr="004D76FA" w14:paraId="17D2175E"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2A46982" w14:textId="77777777" w:rsidR="00B871AB" w:rsidRPr="004D76FA" w:rsidRDefault="00B871A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487050A1" w14:textId="77777777" w:rsidR="00B871AB" w:rsidRPr="004D76FA" w:rsidRDefault="00B871A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bookmarkEnd w:id="33"/>
    </w:tbl>
    <w:p w14:paraId="2D5A9D13" w14:textId="77777777" w:rsidR="00C64DBF" w:rsidRDefault="00C64DBF" w:rsidP="00C64DBF">
      <w:pPr>
        <w:ind w:hanging="677"/>
        <w:rPr>
          <w:rFonts w:asciiTheme="minorHAnsi" w:hAnsiTheme="minorHAnsi"/>
        </w:rPr>
      </w:pPr>
    </w:p>
    <w:p w14:paraId="2D5A9D14" w14:textId="77777777" w:rsidR="00B71555" w:rsidRPr="00CB00C9" w:rsidRDefault="00B71555" w:rsidP="00B71555">
      <w:pPr>
        <w:contextualSpacing/>
        <w:rPr>
          <w:rFonts w:asciiTheme="minorHAnsi" w:hAnsiTheme="minorHAnsi"/>
          <w:sz w:val="18"/>
          <w:szCs w:val="18"/>
        </w:rPr>
      </w:pPr>
    </w:p>
    <w:p w14:paraId="2D5A9D15"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default" r:id="rId13"/>
          <w:headerReference w:type="first" r:id="rId14"/>
          <w:type w:val="continuous"/>
          <w:pgSz w:w="12240" w:h="15840" w:code="1"/>
          <w:pgMar w:top="720" w:right="720" w:bottom="720" w:left="720" w:header="432" w:footer="432" w:gutter="0"/>
          <w:cols w:space="720"/>
          <w:docGrid w:linePitch="272"/>
        </w:sectPr>
      </w:pPr>
    </w:p>
    <w:p w14:paraId="2D5A9D16" w14:textId="56A5427D" w:rsidR="00636F83" w:rsidRPr="000A6716" w:rsidRDefault="000A6716" w:rsidP="000A6716">
      <w:pPr>
        <w:jc w:val="center"/>
        <w:rPr>
          <w:rFonts w:asciiTheme="minorHAnsi" w:hAnsiTheme="minorHAnsi"/>
          <w:b/>
          <w:sz w:val="28"/>
          <w:szCs w:val="18"/>
        </w:rPr>
      </w:pPr>
      <w:r w:rsidRPr="0029047D">
        <w:rPr>
          <w:rFonts w:asciiTheme="minorHAnsi" w:hAnsiTheme="minorHAnsi"/>
          <w:b/>
          <w:szCs w:val="18"/>
        </w:rPr>
        <w:lastRenderedPageBreak/>
        <w:t>CF2R-MCH-27</w:t>
      </w:r>
      <w:r w:rsidR="00675601">
        <w:rPr>
          <w:rFonts w:asciiTheme="minorHAnsi" w:hAnsiTheme="minorHAnsi"/>
          <w:b/>
          <w:szCs w:val="18"/>
        </w:rPr>
        <w:t>d</w:t>
      </w:r>
      <w:r w:rsidRPr="0029047D">
        <w:rPr>
          <w:rFonts w:asciiTheme="minorHAnsi" w:hAnsiTheme="minorHAnsi"/>
          <w:b/>
          <w:szCs w:val="18"/>
        </w:rPr>
        <w:t>-</w:t>
      </w:r>
      <w:r w:rsidR="00CB496B">
        <w:rPr>
          <w:rFonts w:asciiTheme="minorHAnsi" w:hAnsiTheme="minorHAnsi"/>
          <w:b/>
          <w:szCs w:val="18"/>
        </w:rPr>
        <w:t>E</w:t>
      </w:r>
      <w:r w:rsidRPr="0029047D">
        <w:rPr>
          <w:rFonts w:asciiTheme="minorHAnsi" w:hAnsiTheme="minorHAnsi"/>
          <w:b/>
          <w:szCs w:val="18"/>
        </w:rPr>
        <w:t xml:space="preserve"> User Instructions</w:t>
      </w:r>
    </w:p>
    <w:p w14:paraId="2D5A9D17" w14:textId="77777777" w:rsidR="00636F83" w:rsidRDefault="00636F83" w:rsidP="00636F83">
      <w:pPr>
        <w:rPr>
          <w:rFonts w:asciiTheme="minorHAnsi" w:eastAsia="Cambria" w:hAnsiTheme="minorHAnsi"/>
          <w:b/>
          <w:sz w:val="18"/>
          <w:szCs w:val="18"/>
        </w:rPr>
      </w:pPr>
    </w:p>
    <w:p w14:paraId="2D5A9D18" w14:textId="77777777" w:rsidR="00636F83" w:rsidRPr="00D2491C" w:rsidRDefault="00636F83" w:rsidP="00636F83">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2D5A9D19" w14:textId="5B5DEFAD" w:rsidR="00AE10C0" w:rsidRDefault="00D000F8">
      <w:pPr>
        <w:pStyle w:val="ListParagraph"/>
        <w:numPr>
          <w:ilvl w:val="0"/>
          <w:numId w:val="8"/>
        </w:numPr>
        <w:rPr>
          <w:rFonts w:asciiTheme="minorHAnsi" w:eastAsia="Cambria" w:hAnsiTheme="minorHAnsi"/>
          <w:sz w:val="18"/>
          <w:szCs w:val="18"/>
        </w:rPr>
      </w:pPr>
      <w:r>
        <w:rPr>
          <w:rFonts w:asciiTheme="minorHAnsi" w:hAnsiTheme="minorHAnsi"/>
          <w:sz w:val="18"/>
          <w:szCs w:val="18"/>
        </w:rPr>
        <w:t>Building Unit Name</w:t>
      </w:r>
      <w:r w:rsidR="00495793" w:rsidRPr="00495793">
        <w:rPr>
          <w:rFonts w:asciiTheme="minorHAnsi" w:hAnsiTheme="minorHAnsi"/>
          <w:sz w:val="18"/>
          <w:szCs w:val="18"/>
        </w:rPr>
        <w:t>: This field is filled out automatically. It is referenced from the CF2R-MCH-01, which must be completed prior to this document.</w:t>
      </w:r>
      <w:r w:rsidR="00636F83">
        <w:rPr>
          <w:rFonts w:asciiTheme="minorHAnsi" w:hAnsiTheme="minorHAnsi"/>
          <w:sz w:val="18"/>
          <w:szCs w:val="18"/>
        </w:rPr>
        <w:t xml:space="preserve"> This is the unique identifier for this dwelling unit</w:t>
      </w:r>
      <w:proofErr w:type="gramStart"/>
      <w:r w:rsidR="00636F83">
        <w:rPr>
          <w:rFonts w:asciiTheme="minorHAnsi" w:hAnsiTheme="minorHAnsi"/>
          <w:sz w:val="18"/>
          <w:szCs w:val="18"/>
        </w:rPr>
        <w:t>.</w:t>
      </w:r>
      <w:r w:rsidR="00BE4991">
        <w:rPr>
          <w:rFonts w:asciiTheme="minorHAnsi" w:hAnsiTheme="minorHAnsi"/>
          <w:sz w:val="18"/>
          <w:szCs w:val="18"/>
        </w:rPr>
        <w:t xml:space="preserve"> </w:t>
      </w:r>
      <w:r w:rsidR="00636F83">
        <w:rPr>
          <w:rFonts w:asciiTheme="minorHAnsi" w:hAnsiTheme="minorHAnsi"/>
          <w:sz w:val="18"/>
          <w:szCs w:val="18"/>
        </w:rPr>
        <w:t>.</w:t>
      </w:r>
      <w:proofErr w:type="gramEnd"/>
      <w:r w:rsidR="00636F83">
        <w:rPr>
          <w:rFonts w:asciiTheme="minorHAnsi" w:hAnsiTheme="minorHAnsi"/>
          <w:sz w:val="18"/>
          <w:szCs w:val="18"/>
        </w:rPr>
        <w:t xml:space="preserve"> Ventilation is calculated and provided for each dwelling unit individually.</w:t>
      </w:r>
    </w:p>
    <w:p w14:paraId="2D5A9D1A" w14:textId="25E29FAC" w:rsidR="00636F83"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Building Type</w:t>
      </w:r>
      <w:r w:rsidRPr="009C5721">
        <w:rPr>
          <w:rFonts w:asciiTheme="minorHAnsi" w:hAnsiTheme="minorHAnsi"/>
          <w:sz w:val="18"/>
          <w:szCs w:val="18"/>
        </w:rPr>
        <w:t>: This field is filled out automatically. It is referenced from the</w:t>
      </w:r>
      <w:r w:rsidR="00636F83" w:rsidRPr="00D2491C">
        <w:rPr>
          <w:rFonts w:asciiTheme="minorHAnsi" w:hAnsiTheme="minorHAnsi"/>
          <w:sz w:val="18"/>
          <w:szCs w:val="18"/>
        </w:rPr>
        <w:t xml:space="preserve"> CF1R</w:t>
      </w:r>
      <w:r w:rsidR="00636F83">
        <w:rPr>
          <w:rFonts w:asciiTheme="minorHAnsi" w:hAnsiTheme="minorHAnsi"/>
          <w:sz w:val="18"/>
          <w:szCs w:val="18"/>
        </w:rPr>
        <w:t>.</w:t>
      </w:r>
      <w:r w:rsidR="00636F83" w:rsidRPr="00D2491C">
        <w:rPr>
          <w:rFonts w:asciiTheme="minorHAnsi" w:hAnsiTheme="minorHAnsi"/>
          <w:sz w:val="18"/>
          <w:szCs w:val="18"/>
        </w:rPr>
        <w:t xml:space="preserve"> </w:t>
      </w:r>
      <w:r w:rsidR="00AF584B">
        <w:rPr>
          <w:rFonts w:asciiTheme="minorHAnsi" w:hAnsiTheme="minorHAnsi"/>
          <w:sz w:val="18"/>
          <w:szCs w:val="18"/>
        </w:rPr>
        <w:t xml:space="preserve">Values </w:t>
      </w:r>
      <w:r w:rsidR="00636F83" w:rsidRPr="00D2491C">
        <w:rPr>
          <w:rFonts w:asciiTheme="minorHAnsi" w:eastAsia="Cambria" w:hAnsiTheme="minorHAnsi"/>
          <w:sz w:val="18"/>
          <w:szCs w:val="18"/>
        </w:rPr>
        <w:t>are “single family</w:t>
      </w:r>
      <w:r w:rsidR="00AF584B">
        <w:rPr>
          <w:rFonts w:asciiTheme="minorHAnsi" w:eastAsia="Cambria" w:hAnsiTheme="minorHAnsi"/>
          <w:sz w:val="18"/>
          <w:szCs w:val="18"/>
        </w:rPr>
        <w:t xml:space="preserve"> attached</w:t>
      </w:r>
      <w:r w:rsidR="00636F83" w:rsidRPr="00D2491C">
        <w:rPr>
          <w:rFonts w:asciiTheme="minorHAnsi" w:eastAsia="Cambria" w:hAnsiTheme="minorHAnsi"/>
          <w:sz w:val="18"/>
          <w:szCs w:val="18"/>
        </w:rPr>
        <w:t>”</w:t>
      </w:r>
      <w:r w:rsidR="00127F9F">
        <w:rPr>
          <w:rFonts w:asciiTheme="minorHAnsi" w:eastAsia="Cambria" w:hAnsiTheme="minorHAnsi"/>
          <w:sz w:val="18"/>
          <w:szCs w:val="18"/>
        </w:rPr>
        <w:t xml:space="preserve"> and</w:t>
      </w:r>
      <w:r w:rsidR="00AF584B">
        <w:rPr>
          <w:rFonts w:asciiTheme="minorHAnsi" w:eastAsia="Cambria" w:hAnsiTheme="minorHAnsi"/>
          <w:sz w:val="18"/>
          <w:szCs w:val="18"/>
        </w:rPr>
        <w:t xml:space="preserve"> </w:t>
      </w:r>
      <w:r w:rsidR="00AF584B" w:rsidRPr="00D2491C">
        <w:rPr>
          <w:rFonts w:asciiTheme="minorHAnsi" w:eastAsia="Cambria" w:hAnsiTheme="minorHAnsi"/>
          <w:sz w:val="18"/>
          <w:szCs w:val="18"/>
        </w:rPr>
        <w:t>“single family</w:t>
      </w:r>
      <w:r w:rsidR="00AF584B">
        <w:rPr>
          <w:rFonts w:asciiTheme="minorHAnsi" w:eastAsia="Cambria" w:hAnsiTheme="minorHAnsi"/>
          <w:sz w:val="18"/>
          <w:szCs w:val="18"/>
        </w:rPr>
        <w:t xml:space="preserve"> detached</w:t>
      </w:r>
      <w:r w:rsidR="00AF584B" w:rsidRPr="00D2491C">
        <w:rPr>
          <w:rFonts w:asciiTheme="minorHAnsi" w:eastAsia="Cambria" w:hAnsiTheme="minorHAnsi"/>
          <w:sz w:val="18"/>
          <w:szCs w:val="18"/>
        </w:rPr>
        <w:t>”</w:t>
      </w:r>
      <w:r w:rsidR="00127F9F">
        <w:rPr>
          <w:rFonts w:asciiTheme="minorHAnsi" w:eastAsia="Cambria" w:hAnsiTheme="minorHAnsi"/>
          <w:sz w:val="18"/>
          <w:szCs w:val="18"/>
        </w:rPr>
        <w:t>.</w:t>
      </w:r>
      <w:r w:rsidR="00636F83" w:rsidRPr="00D2491C">
        <w:rPr>
          <w:rFonts w:asciiTheme="minorHAnsi" w:eastAsia="Cambria" w:hAnsiTheme="minorHAnsi"/>
          <w:sz w:val="18"/>
          <w:szCs w:val="18"/>
        </w:rPr>
        <w:t xml:space="preserve"> </w:t>
      </w:r>
      <w:r w:rsidR="00AF584B">
        <w:rPr>
          <w:rFonts w:asciiTheme="minorHAnsi" w:eastAsia="Cambria" w:hAnsiTheme="minorHAnsi"/>
          <w:sz w:val="18"/>
          <w:szCs w:val="18"/>
        </w:rPr>
        <w:t>User is allowed to overwrite imported value with “non-dwelling unit</w:t>
      </w:r>
      <w:r>
        <w:rPr>
          <w:rFonts w:asciiTheme="minorHAnsi" w:eastAsia="Cambria" w:hAnsiTheme="minorHAnsi"/>
          <w:sz w:val="18"/>
          <w:szCs w:val="18"/>
        </w:rPr>
        <w:t>”</w:t>
      </w:r>
      <w:r w:rsidR="00AF584B">
        <w:rPr>
          <w:rFonts w:asciiTheme="minorHAnsi" w:eastAsia="Cambria" w:hAnsiTheme="minorHAnsi"/>
          <w:sz w:val="18"/>
          <w:szCs w:val="18"/>
        </w:rPr>
        <w:t xml:space="preserve"> selection</w:t>
      </w:r>
      <w:r>
        <w:rPr>
          <w:rFonts w:asciiTheme="minorHAnsi" w:eastAsia="Cambria" w:hAnsiTheme="minorHAnsi"/>
          <w:sz w:val="18"/>
          <w:szCs w:val="18"/>
        </w:rPr>
        <w:t>.</w:t>
      </w:r>
    </w:p>
    <w:p w14:paraId="2D5A9D1B" w14:textId="79F3BB80" w:rsidR="00CF3ECE" w:rsidRPr="00CF3ECE"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Project Scope</w:t>
      </w:r>
      <w:r w:rsidRPr="009C5721">
        <w:rPr>
          <w:rFonts w:asciiTheme="minorHAnsi" w:hAnsiTheme="minorHAnsi"/>
          <w:sz w:val="18"/>
          <w:szCs w:val="18"/>
        </w:rPr>
        <w:t>: This field is filled out automatically. It is referenced from the</w:t>
      </w:r>
      <w:r w:rsidRPr="00D2491C">
        <w:rPr>
          <w:rFonts w:asciiTheme="minorHAnsi" w:hAnsiTheme="minorHAnsi"/>
          <w:sz w:val="18"/>
          <w:szCs w:val="18"/>
        </w:rPr>
        <w:t xml:space="preserve"> CF1R</w:t>
      </w:r>
      <w:r>
        <w:rPr>
          <w:rFonts w:asciiTheme="minorHAnsi" w:hAnsiTheme="minorHAnsi"/>
          <w:sz w:val="18"/>
          <w:szCs w:val="18"/>
        </w:rPr>
        <w:t>.</w:t>
      </w:r>
    </w:p>
    <w:p w14:paraId="2D5A9D1C" w14:textId="726CDBE5" w:rsidR="00CF3ECE" w:rsidRPr="00CF3ECE" w:rsidRDefault="00495793" w:rsidP="00CF3ECE">
      <w:pPr>
        <w:pStyle w:val="ListParagraph"/>
        <w:numPr>
          <w:ilvl w:val="0"/>
          <w:numId w:val="21"/>
        </w:numPr>
        <w:rPr>
          <w:rFonts w:asciiTheme="minorHAnsi" w:hAnsiTheme="minorHAnsi"/>
          <w:sz w:val="18"/>
          <w:szCs w:val="18"/>
        </w:rPr>
      </w:pPr>
      <w:r w:rsidRPr="00495793">
        <w:rPr>
          <w:rFonts w:asciiTheme="minorHAnsi" w:hAnsiTheme="minorHAnsi"/>
          <w:sz w:val="18"/>
          <w:szCs w:val="18"/>
        </w:rPr>
        <w:t xml:space="preserve">If parent document is the CF1R-PRF-01, values are </w:t>
      </w:r>
      <w:r w:rsidR="00CF3ECE">
        <w:rPr>
          <w:rFonts w:asciiTheme="minorHAnsi" w:hAnsiTheme="minorHAnsi"/>
          <w:sz w:val="18"/>
          <w:szCs w:val="18"/>
        </w:rPr>
        <w:t>“</w:t>
      </w:r>
      <w:r w:rsidR="00CF3ECE" w:rsidRPr="00CF3ECE">
        <w:rPr>
          <w:rFonts w:asciiTheme="minorHAnsi" w:hAnsiTheme="minorHAnsi"/>
          <w:sz w:val="18"/>
          <w:szCs w:val="18"/>
        </w:rPr>
        <w:t>Newly Constructed</w:t>
      </w:r>
      <w:r w:rsidR="00CF3ECE">
        <w:rPr>
          <w:rFonts w:asciiTheme="minorHAnsi" w:hAnsiTheme="minorHAnsi"/>
          <w:sz w:val="18"/>
          <w:szCs w:val="18"/>
        </w:rPr>
        <w:t>”</w:t>
      </w:r>
      <w:r w:rsidR="00CF3ECE" w:rsidRPr="00CF3ECE">
        <w:rPr>
          <w:rFonts w:asciiTheme="minorHAnsi" w:hAnsiTheme="minorHAnsi"/>
          <w:sz w:val="18"/>
          <w:szCs w:val="18"/>
        </w:rPr>
        <w:t xml:space="preserve">, </w:t>
      </w:r>
      <w:r w:rsidR="00CF3ECE">
        <w:rPr>
          <w:rFonts w:asciiTheme="minorHAnsi" w:hAnsiTheme="minorHAnsi"/>
          <w:sz w:val="18"/>
          <w:szCs w:val="18"/>
        </w:rPr>
        <w:t>“</w:t>
      </w:r>
      <w:r w:rsidR="00CF3ECE" w:rsidRPr="00CF3ECE">
        <w:rPr>
          <w:rFonts w:asciiTheme="minorHAnsi" w:hAnsiTheme="minorHAnsi"/>
          <w:sz w:val="18"/>
          <w:szCs w:val="18"/>
        </w:rPr>
        <w:t>Newly Constructed (Addition Alone)</w:t>
      </w:r>
      <w:r w:rsidR="00CF3ECE">
        <w:rPr>
          <w:rFonts w:asciiTheme="minorHAnsi" w:hAnsiTheme="minorHAnsi"/>
          <w:sz w:val="18"/>
          <w:szCs w:val="18"/>
        </w:rPr>
        <w:t>”</w:t>
      </w:r>
      <w:r w:rsidR="00CF3ECE" w:rsidRPr="00CF3ECE">
        <w:rPr>
          <w:rFonts w:asciiTheme="minorHAnsi" w:hAnsiTheme="minorHAnsi"/>
          <w:sz w:val="18"/>
          <w:szCs w:val="18"/>
        </w:rPr>
        <w:t xml:space="preserve"> and</w:t>
      </w:r>
      <w:r w:rsidR="00CF3ECE">
        <w:rPr>
          <w:rFonts w:asciiTheme="minorHAnsi" w:hAnsiTheme="minorHAnsi"/>
          <w:sz w:val="18"/>
          <w:szCs w:val="18"/>
        </w:rPr>
        <w:t xml:space="preserve"> “</w:t>
      </w:r>
      <w:r w:rsidR="00CF3ECE" w:rsidRPr="00CF3ECE">
        <w:rPr>
          <w:rFonts w:asciiTheme="minorHAnsi" w:hAnsiTheme="minorHAnsi"/>
          <w:sz w:val="18"/>
          <w:szCs w:val="18"/>
        </w:rPr>
        <w:t>Addition and /or Alteration</w:t>
      </w:r>
      <w:r w:rsidR="00CF3ECE">
        <w:rPr>
          <w:rFonts w:asciiTheme="minorHAnsi" w:hAnsiTheme="minorHAnsi"/>
          <w:sz w:val="18"/>
          <w:szCs w:val="18"/>
        </w:rPr>
        <w:t>”</w:t>
      </w:r>
    </w:p>
    <w:p w14:paraId="2D5A9D1D" w14:textId="77777777" w:rsidR="00CF3ECE" w:rsidRPr="00CF3ECE" w:rsidRDefault="00CF3ECE" w:rsidP="00CF3ECE">
      <w:pPr>
        <w:pStyle w:val="ListParagraph"/>
        <w:numPr>
          <w:ilvl w:val="0"/>
          <w:numId w:val="21"/>
        </w:numPr>
        <w:rPr>
          <w:rFonts w:asciiTheme="minorHAnsi"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CF1R-NCB-01, </w:t>
      </w:r>
      <w:r>
        <w:rPr>
          <w:rFonts w:asciiTheme="minorHAnsi" w:hAnsiTheme="minorHAnsi"/>
          <w:sz w:val="18"/>
          <w:szCs w:val="18"/>
        </w:rPr>
        <w:t>values are “</w:t>
      </w:r>
      <w:r w:rsidRPr="00CF3ECE">
        <w:rPr>
          <w:rFonts w:asciiTheme="minorHAnsi" w:hAnsiTheme="minorHAnsi"/>
          <w:sz w:val="18"/>
          <w:szCs w:val="18"/>
        </w:rPr>
        <w:t>Newly Constructed</w:t>
      </w:r>
      <w:r>
        <w:rPr>
          <w:rFonts w:asciiTheme="minorHAnsi" w:hAnsiTheme="minorHAnsi"/>
          <w:sz w:val="18"/>
          <w:szCs w:val="18"/>
        </w:rPr>
        <w:t>”</w:t>
      </w:r>
      <w:r w:rsidRPr="00CF3ECE">
        <w:rPr>
          <w:rFonts w:asciiTheme="minorHAnsi" w:hAnsiTheme="minorHAnsi"/>
          <w:sz w:val="18"/>
          <w:szCs w:val="18"/>
        </w:rPr>
        <w:t xml:space="preserve"> and </w:t>
      </w:r>
      <w:r>
        <w:rPr>
          <w:rFonts w:asciiTheme="minorHAnsi" w:hAnsiTheme="minorHAnsi"/>
          <w:sz w:val="18"/>
          <w:szCs w:val="18"/>
        </w:rPr>
        <w:t>“</w:t>
      </w:r>
      <w:r w:rsidRPr="00CF3ECE">
        <w:rPr>
          <w:rFonts w:asciiTheme="minorHAnsi" w:hAnsiTheme="minorHAnsi"/>
          <w:sz w:val="18"/>
          <w:szCs w:val="18"/>
        </w:rPr>
        <w:t>Newly Constructed (Addition Alone)</w:t>
      </w:r>
      <w:r>
        <w:rPr>
          <w:rFonts w:asciiTheme="minorHAnsi" w:hAnsiTheme="minorHAnsi"/>
          <w:sz w:val="18"/>
          <w:szCs w:val="18"/>
        </w:rPr>
        <w:t>”</w:t>
      </w:r>
    </w:p>
    <w:p w14:paraId="2D5A9D1E" w14:textId="3C7C9075" w:rsidR="00AE10C0" w:rsidRDefault="00CF3ECE">
      <w:pPr>
        <w:pStyle w:val="ListParagraph"/>
        <w:numPr>
          <w:ilvl w:val="0"/>
          <w:numId w:val="21"/>
        </w:numPr>
        <w:rPr>
          <w:rFonts w:asciiTheme="minorHAnsi" w:eastAsia="Cambria"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CF1R-ADD-01, </w:t>
      </w:r>
      <w:r>
        <w:rPr>
          <w:rFonts w:asciiTheme="minorHAnsi" w:hAnsiTheme="minorHAnsi"/>
          <w:sz w:val="18"/>
          <w:szCs w:val="18"/>
        </w:rPr>
        <w:t>values are “</w:t>
      </w:r>
      <w:r w:rsidRPr="00CF3ECE">
        <w:rPr>
          <w:rFonts w:asciiTheme="minorHAnsi" w:hAnsiTheme="minorHAnsi"/>
          <w:sz w:val="18"/>
          <w:szCs w:val="18"/>
        </w:rPr>
        <w:t>ADU Addition &lt; 300 ft2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300 to &lt; 400 ft2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400 to &lt; 700 ft2</w:t>
      </w:r>
      <w:r>
        <w:rPr>
          <w:rFonts w:asciiTheme="minorHAnsi" w:hAnsiTheme="minorHAnsi"/>
          <w:sz w:val="18"/>
          <w:szCs w:val="18"/>
        </w:rPr>
        <w:t xml:space="preserve">” </w:t>
      </w:r>
      <w:r w:rsidRPr="00CF3ECE">
        <w:rPr>
          <w:rFonts w:asciiTheme="minorHAnsi" w:hAnsiTheme="minorHAnsi"/>
          <w:sz w:val="18"/>
          <w:szCs w:val="18"/>
        </w:rPr>
        <w:t xml:space="preserve">and </w:t>
      </w:r>
      <w:r>
        <w:rPr>
          <w:rFonts w:asciiTheme="minorHAnsi" w:hAnsiTheme="minorHAnsi"/>
          <w:sz w:val="18"/>
          <w:szCs w:val="18"/>
        </w:rPr>
        <w:t>“</w:t>
      </w:r>
      <w:r w:rsidRPr="00CF3ECE">
        <w:rPr>
          <w:rFonts w:asciiTheme="minorHAnsi" w:hAnsiTheme="minorHAnsi"/>
          <w:sz w:val="18"/>
          <w:szCs w:val="18"/>
        </w:rPr>
        <w:t>ADU Addition &gt; 700 to &lt; 1000 ft2</w:t>
      </w:r>
      <w:r>
        <w:rPr>
          <w:rFonts w:asciiTheme="minorHAnsi" w:hAnsiTheme="minorHAnsi"/>
          <w:sz w:val="18"/>
          <w:szCs w:val="18"/>
        </w:rPr>
        <w:t>”</w:t>
      </w:r>
      <w:r w:rsidR="00495793" w:rsidRPr="00495793">
        <w:rPr>
          <w:rFonts w:asciiTheme="minorHAnsi" w:hAnsiTheme="minorHAnsi"/>
          <w:sz w:val="18"/>
          <w:szCs w:val="18"/>
        </w:rPr>
        <w:t>.</w:t>
      </w:r>
    </w:p>
    <w:p w14:paraId="2D5A9D1F" w14:textId="4AEBB22F" w:rsidR="00636F83" w:rsidRPr="00DE1FB9" w:rsidRDefault="004354D4"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Pr>
          <w:rFonts w:asciiTheme="minorHAnsi" w:hAnsiTheme="minorHAnsi"/>
          <w:sz w:val="18"/>
          <w:szCs w:val="18"/>
        </w:rPr>
        <w:t xml:space="preserve">: </w:t>
      </w:r>
      <w:r w:rsidRPr="009C5721">
        <w:rPr>
          <w:rFonts w:asciiTheme="minorHAnsi" w:hAnsiTheme="minorHAnsi"/>
          <w:sz w:val="18"/>
          <w:szCs w:val="18"/>
        </w:rPr>
        <w:t>This field is filled out automatically. It is referenced from the CF2R-MCH-01</w:t>
      </w:r>
      <w:r>
        <w:rPr>
          <w:rFonts w:asciiTheme="minorHAnsi" w:hAnsiTheme="minorHAnsi"/>
          <w:sz w:val="18"/>
          <w:szCs w:val="18"/>
        </w:rPr>
        <w:t>.</w:t>
      </w:r>
      <w:r w:rsidRPr="00D2491C" w:rsidDel="00D32EB3">
        <w:rPr>
          <w:rFonts w:asciiTheme="minorHAnsi" w:hAnsiTheme="minorHAnsi"/>
          <w:sz w:val="18"/>
          <w:szCs w:val="18"/>
        </w:rPr>
        <w:t xml:space="preserve"> </w:t>
      </w:r>
    </w:p>
    <w:p w14:paraId="2D5A9D20" w14:textId="412E7CAE" w:rsidR="00636F83" w:rsidRPr="00DE1FB9" w:rsidRDefault="0069465C"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Number of Bedrooms in Dwelling Unit: </w:t>
      </w:r>
      <w:r w:rsidRPr="009C5721">
        <w:rPr>
          <w:rFonts w:asciiTheme="minorHAnsi" w:hAnsiTheme="minorHAnsi"/>
          <w:sz w:val="18"/>
          <w:szCs w:val="18"/>
        </w:rPr>
        <w:t>This field is filled out automatically. It is referenced from the CF2R-MCH-01</w:t>
      </w:r>
      <w:r>
        <w:rPr>
          <w:rFonts w:asciiTheme="minorHAnsi" w:hAnsiTheme="minorHAnsi"/>
          <w:sz w:val="18"/>
          <w:szCs w:val="18"/>
        </w:rPr>
        <w:t>.</w:t>
      </w:r>
    </w:p>
    <w:p w14:paraId="2D5A9D32" w14:textId="77777777" w:rsidR="00CE3C37" w:rsidRDefault="00CE3C37"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system Type: This may be filled out automatically or be user input.</w:t>
      </w:r>
    </w:p>
    <w:p w14:paraId="2D5A9D33" w14:textId="77777777" w:rsidR="00CE3C37" w:rsidRPr="00CE3C37" w:rsidRDefault="00CE3C37" w:rsidP="00CE3C37">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2D5A9D34" w14:textId="77777777" w:rsidR="00CE3C37" w:rsidRPr="003E1B97" w:rsidRDefault="00AA3550"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If </w:t>
      </w:r>
      <w:r w:rsidR="00CE3C37">
        <w:rPr>
          <w:rFonts w:asciiTheme="minorHAnsi" w:hAnsiTheme="minorHAnsi"/>
          <w:sz w:val="18"/>
          <w:szCs w:val="18"/>
        </w:rPr>
        <w:t xml:space="preserve">Building type is equal to </w:t>
      </w:r>
      <w:proofErr w:type="gramStart"/>
      <w:r w:rsidR="00CE3C37">
        <w:rPr>
          <w:rFonts w:asciiTheme="minorHAnsi" w:hAnsiTheme="minorHAnsi"/>
          <w:sz w:val="18"/>
          <w:szCs w:val="18"/>
        </w:rPr>
        <w:t>Non-dwelling</w:t>
      </w:r>
      <w:proofErr w:type="gramEnd"/>
      <w:r w:rsidR="00CE3C37">
        <w:rPr>
          <w:rFonts w:asciiTheme="minorHAnsi" w:hAnsiTheme="minorHAnsi"/>
          <w:sz w:val="18"/>
          <w:szCs w:val="18"/>
        </w:rPr>
        <w:t xml:space="preserve"> unit, an N/A value will be filled out automatically.</w:t>
      </w:r>
    </w:p>
    <w:p w14:paraId="2D5A9D35" w14:textId="77777777" w:rsidR="00CE3C37" w:rsidRPr="00E32596" w:rsidRDefault="00CE3C37" w:rsidP="00CE3C37">
      <w:pPr>
        <w:pStyle w:val="ListParagraph"/>
        <w:numPr>
          <w:ilvl w:val="0"/>
          <w:numId w:val="23"/>
        </w:numPr>
        <w:rPr>
          <w:rFonts w:asciiTheme="minorHAnsi" w:eastAsia="Cambria" w:hAnsiTheme="minorHAnsi"/>
          <w:sz w:val="18"/>
          <w:szCs w:val="18"/>
        </w:rPr>
      </w:pPr>
      <w:r w:rsidRPr="00CE3C37">
        <w:rPr>
          <w:rFonts w:asciiTheme="minorHAnsi" w:hAnsiTheme="minorHAnsi"/>
          <w:sz w:val="18"/>
          <w:szCs w:val="18"/>
        </w:rPr>
        <w:t xml:space="preserve">If parent document is the CF1R-NCB or CF1R-ADD, user selects from list of </w:t>
      </w:r>
      <w:r w:rsidRPr="00CE3C37">
        <w:rPr>
          <w:rFonts w:asciiTheme="minorHAnsi" w:hAnsiTheme="minorHAnsi" w:cstheme="minorHAnsi"/>
          <w:sz w:val="18"/>
          <w:szCs w:val="18"/>
        </w:rPr>
        <w:t xml:space="preserve">Supply, Exhaust, </w:t>
      </w:r>
      <w:r w:rsidR="00802732" w:rsidRPr="00802732">
        <w:rPr>
          <w:rFonts w:asciiTheme="minorHAnsi" w:hAnsiTheme="minorHAnsi" w:cstheme="minorHAnsi"/>
          <w:sz w:val="18"/>
          <w:szCs w:val="18"/>
        </w:rPr>
        <w:t>Balanced, Balanced – ERV, Balanced – HRV, Central Fan Integrated (CFI), Central Ventilation System – Supply</w:t>
      </w:r>
      <w:r w:rsidR="00AA3550">
        <w:rPr>
          <w:rFonts w:asciiTheme="minorHAnsi" w:hAnsiTheme="minorHAnsi" w:cstheme="minorHAnsi"/>
          <w:sz w:val="18"/>
          <w:szCs w:val="18"/>
        </w:rPr>
        <w:t xml:space="preserve"> and </w:t>
      </w:r>
      <w:r w:rsidR="00802732" w:rsidRPr="00802732">
        <w:rPr>
          <w:rFonts w:asciiTheme="minorHAnsi" w:hAnsiTheme="minorHAnsi" w:cstheme="minorHAnsi"/>
          <w:sz w:val="18"/>
          <w:szCs w:val="18"/>
        </w:rPr>
        <w:t>Central Ventilation System – Exhaust and Central Ventilation System Balanced</w:t>
      </w:r>
      <w:r w:rsidRPr="00E32596">
        <w:rPr>
          <w:rFonts w:asciiTheme="minorHAnsi" w:hAnsiTheme="minorHAnsi"/>
          <w:sz w:val="18"/>
          <w:szCs w:val="18"/>
        </w:rPr>
        <w:t xml:space="preserve">. </w:t>
      </w:r>
    </w:p>
    <w:p w14:paraId="2D5A9D36" w14:textId="77777777" w:rsidR="00CE3C37" w:rsidRPr="00E32596" w:rsidRDefault="00802732"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operation schedule: This may be filled out automatically or be user input.</w:t>
      </w:r>
    </w:p>
    <w:p w14:paraId="2D5A9D37" w14:textId="77777777" w:rsidR="00CE3C37" w:rsidRPr="00E32596" w:rsidRDefault="00802732"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Building type is equal to </w:t>
      </w:r>
      <w:proofErr w:type="gramStart"/>
      <w:r>
        <w:rPr>
          <w:rFonts w:asciiTheme="minorHAnsi" w:hAnsiTheme="minorHAnsi"/>
          <w:sz w:val="18"/>
          <w:szCs w:val="18"/>
        </w:rPr>
        <w:t>Non-dwelling</w:t>
      </w:r>
      <w:proofErr w:type="gramEnd"/>
      <w:r>
        <w:rPr>
          <w:rFonts w:asciiTheme="minorHAnsi" w:hAnsiTheme="minorHAnsi"/>
          <w:sz w:val="18"/>
          <w:szCs w:val="18"/>
        </w:rPr>
        <w:t xml:space="preserve"> </w:t>
      </w:r>
      <w:r w:rsidR="00AA3550">
        <w:rPr>
          <w:rFonts w:asciiTheme="minorHAnsi" w:hAnsiTheme="minorHAnsi"/>
          <w:sz w:val="18"/>
          <w:szCs w:val="18"/>
        </w:rPr>
        <w:t>unit;</w:t>
      </w:r>
      <w:r>
        <w:rPr>
          <w:rFonts w:asciiTheme="minorHAnsi" w:hAnsiTheme="minorHAnsi"/>
          <w:sz w:val="18"/>
          <w:szCs w:val="18"/>
        </w:rPr>
        <w:t xml:space="preserve"> an N/A value will be filled out automatically.</w:t>
      </w:r>
    </w:p>
    <w:p w14:paraId="2D5A9D38" w14:textId="77777777" w:rsidR="00A768FF" w:rsidRPr="00E32596" w:rsidRDefault="00802732" w:rsidP="00A768FF">
      <w:pPr>
        <w:pStyle w:val="ListParagraph"/>
        <w:numPr>
          <w:ilvl w:val="0"/>
          <w:numId w:val="23"/>
        </w:numPr>
        <w:rPr>
          <w:rFonts w:asciiTheme="minorHAnsi" w:hAnsiTheme="minorHAnsi" w:cstheme="minorHAnsi"/>
          <w:sz w:val="18"/>
          <w:szCs w:val="18"/>
        </w:rPr>
      </w:pPr>
      <w:r>
        <w:rPr>
          <w:rFonts w:asciiTheme="minorHAnsi" w:hAnsiTheme="minorHAnsi"/>
          <w:sz w:val="18"/>
          <w:szCs w:val="18"/>
        </w:rPr>
        <w:t xml:space="preserve">User selects from list of </w:t>
      </w:r>
      <w:r w:rsidRPr="00802732">
        <w:rPr>
          <w:rFonts w:asciiTheme="minorHAnsi" w:hAnsiTheme="minorHAnsi" w:cstheme="minorHAnsi"/>
          <w:sz w:val="18"/>
          <w:szCs w:val="18"/>
        </w:rPr>
        <w:t>Continuous, Short-Term Average, Scheduled and Real-time Control.</w:t>
      </w:r>
    </w:p>
    <w:p w14:paraId="2D5A9D39" w14:textId="3C05F5D7" w:rsidR="00E32596" w:rsidRDefault="00802732" w:rsidP="00A768FF">
      <w:pPr>
        <w:pStyle w:val="ListParagraph"/>
        <w:numPr>
          <w:ilvl w:val="0"/>
          <w:numId w:val="23"/>
        </w:numPr>
        <w:rPr>
          <w:rFonts w:asciiTheme="minorHAnsi" w:hAnsiTheme="minorHAnsi" w:cstheme="minorHAnsi"/>
          <w:sz w:val="18"/>
          <w:szCs w:val="18"/>
        </w:rPr>
      </w:pPr>
      <w:r w:rsidRPr="00802732">
        <w:rPr>
          <w:rFonts w:asciiTheme="minorHAnsi" w:hAnsiTheme="minorHAnsi" w:cstheme="minorHAnsi"/>
          <w:sz w:val="18"/>
          <w:szCs w:val="18"/>
        </w:rPr>
        <w:t>Note if “Ventilation System Type” (A11) = Central Fan Integrated &amp; “Ventilation Operation Schedule” (A12</w:t>
      </w:r>
      <w:r w:rsidR="00AA3550" w:rsidRPr="00802732">
        <w:rPr>
          <w:rFonts w:asciiTheme="minorHAnsi" w:hAnsiTheme="minorHAnsi" w:cstheme="minorHAnsi"/>
          <w:sz w:val="18"/>
          <w:szCs w:val="18"/>
        </w:rPr>
        <w:t>) =</w:t>
      </w:r>
      <w:r w:rsidRPr="00802732">
        <w:rPr>
          <w:rFonts w:asciiTheme="minorHAnsi" w:hAnsiTheme="minorHAnsi" w:cstheme="minorHAnsi"/>
          <w:sz w:val="18"/>
          <w:szCs w:val="18"/>
        </w:rPr>
        <w:t xml:space="preserve"> Continuous; then user will not be allowed to proceed.</w:t>
      </w:r>
    </w:p>
    <w:p w14:paraId="4BB50E26" w14:textId="6ECAED24" w:rsidR="0043587F" w:rsidRDefault="0043587F" w:rsidP="0043587F">
      <w:pPr>
        <w:rPr>
          <w:rFonts w:asciiTheme="minorHAnsi" w:hAnsiTheme="minorHAnsi" w:cstheme="minorHAnsi"/>
          <w:sz w:val="18"/>
          <w:szCs w:val="18"/>
        </w:rPr>
      </w:pPr>
    </w:p>
    <w:p w14:paraId="1D894BB8" w14:textId="3805CF8A" w:rsidR="0043587F" w:rsidRPr="00960B32" w:rsidDel="00E43E28" w:rsidRDefault="0043587F" w:rsidP="0043587F">
      <w:pPr>
        <w:rPr>
          <w:del w:id="34" w:author="Alhabibi, Haider@Energy" w:date="2022-06-16T16:20:00Z"/>
          <w:rFonts w:asciiTheme="minorHAnsi" w:eastAsia="Cambria" w:hAnsiTheme="minorHAnsi"/>
          <w:sz w:val="18"/>
          <w:szCs w:val="18"/>
        </w:rPr>
      </w:pPr>
      <w:del w:id="35" w:author="Alhabibi, Haider@Energy" w:date="2022-06-16T16:20:00Z">
        <w:r w:rsidRPr="00BA617F" w:rsidDel="00E43E28">
          <w:rPr>
            <w:rFonts w:asciiTheme="minorHAnsi" w:eastAsia="Cambria" w:hAnsiTheme="minorHAnsi"/>
            <w:b/>
            <w:bCs/>
            <w:sz w:val="18"/>
            <w:szCs w:val="18"/>
          </w:rPr>
          <w:delText xml:space="preserve">Section </w:delText>
        </w:r>
        <w:r w:rsidDel="00E43E28">
          <w:rPr>
            <w:rFonts w:asciiTheme="minorHAnsi" w:eastAsia="Cambria" w:hAnsiTheme="minorHAnsi"/>
            <w:b/>
            <w:bCs/>
            <w:sz w:val="18"/>
            <w:szCs w:val="18"/>
          </w:rPr>
          <w:delText>B</w:delText>
        </w:r>
        <w:r w:rsidRPr="00BA617F" w:rsidDel="00E43E28">
          <w:rPr>
            <w:rFonts w:asciiTheme="minorHAnsi" w:eastAsia="Cambria" w:hAnsiTheme="minorHAnsi"/>
            <w:b/>
            <w:bCs/>
            <w:sz w:val="18"/>
            <w:szCs w:val="18"/>
          </w:rPr>
          <w:delText xml:space="preserve">. </w:delText>
        </w:r>
        <w:r w:rsidRPr="00BA617F" w:rsidDel="00E43E28">
          <w:rPr>
            <w:rFonts w:asciiTheme="minorHAnsi" w:hAnsiTheme="minorHAnsi" w:cstheme="minorHAnsi"/>
            <w:b/>
            <w:bCs/>
            <w:sz w:val="18"/>
            <w:szCs w:val="18"/>
          </w:rPr>
          <w:delText>HRV</w:delText>
        </w:r>
        <w:r w:rsidRPr="0041218C" w:rsidDel="00E43E28">
          <w:rPr>
            <w:rFonts w:asciiTheme="minorHAnsi" w:hAnsiTheme="minorHAnsi" w:cstheme="minorHAnsi"/>
            <w:b/>
            <w:bCs/>
            <w:sz w:val="18"/>
            <w:szCs w:val="18"/>
          </w:rPr>
          <w:delText xml:space="preserve"> or ERV</w:delText>
        </w:r>
        <w:r w:rsidDel="00E43E28">
          <w:rPr>
            <w:rFonts w:asciiTheme="minorHAnsi" w:hAnsiTheme="minorHAnsi" w:cstheme="minorHAnsi"/>
            <w:b/>
            <w:bCs/>
            <w:sz w:val="18"/>
            <w:szCs w:val="18"/>
          </w:rPr>
          <w:delText xml:space="preserve"> Information</w:delText>
        </w:r>
      </w:del>
    </w:p>
    <w:p w14:paraId="372A9415" w14:textId="2825D01F" w:rsidR="0043587F" w:rsidRPr="00960B32" w:rsidDel="00E43E28" w:rsidRDefault="0043587F" w:rsidP="0043587F">
      <w:pPr>
        <w:numPr>
          <w:ilvl w:val="0"/>
          <w:numId w:val="31"/>
        </w:numPr>
        <w:rPr>
          <w:del w:id="36" w:author="Alhabibi, Haider@Energy" w:date="2022-06-16T16:20:00Z"/>
          <w:rFonts w:asciiTheme="minorHAnsi" w:eastAsia="Cambria" w:hAnsiTheme="minorHAnsi"/>
          <w:sz w:val="18"/>
          <w:szCs w:val="18"/>
        </w:rPr>
      </w:pPr>
      <w:del w:id="37" w:author="Alhabibi, Haider@Energy" w:date="2022-06-16T16:20:00Z">
        <w:r w:rsidRPr="00960B32" w:rsidDel="00E43E28">
          <w:rPr>
            <w:rFonts w:asciiTheme="minorHAnsi" w:eastAsia="Cambria" w:hAnsiTheme="minorHAnsi"/>
            <w:sz w:val="18"/>
            <w:szCs w:val="18"/>
          </w:rPr>
          <w:delText>Manufacturer Make – User input text</w:delText>
        </w:r>
      </w:del>
    </w:p>
    <w:p w14:paraId="777FB2FB" w14:textId="278F20C0" w:rsidR="0043587F" w:rsidRPr="00960B32" w:rsidDel="00E43E28" w:rsidRDefault="0043587F" w:rsidP="0043587F">
      <w:pPr>
        <w:numPr>
          <w:ilvl w:val="0"/>
          <w:numId w:val="31"/>
        </w:numPr>
        <w:rPr>
          <w:del w:id="38" w:author="Alhabibi, Haider@Energy" w:date="2022-06-16T16:20:00Z"/>
          <w:rFonts w:asciiTheme="minorHAnsi" w:eastAsia="Cambria" w:hAnsiTheme="minorHAnsi"/>
          <w:sz w:val="18"/>
          <w:szCs w:val="18"/>
        </w:rPr>
      </w:pPr>
      <w:del w:id="39" w:author="Alhabibi, Haider@Energy" w:date="2022-06-16T16:20:00Z">
        <w:r w:rsidRPr="00960B32" w:rsidDel="00E43E28">
          <w:rPr>
            <w:rFonts w:asciiTheme="minorHAnsi" w:eastAsia="Cambria" w:hAnsiTheme="minorHAnsi"/>
            <w:sz w:val="18"/>
            <w:szCs w:val="18"/>
          </w:rPr>
          <w:delText xml:space="preserve">Manufacturer Model Number – User input text </w:delText>
        </w:r>
      </w:del>
    </w:p>
    <w:p w14:paraId="790240B7" w14:textId="7A5B4B72" w:rsidR="0043587F" w:rsidRPr="00960B32" w:rsidDel="00E43E28" w:rsidRDefault="0043587F" w:rsidP="0043587F">
      <w:pPr>
        <w:numPr>
          <w:ilvl w:val="0"/>
          <w:numId w:val="31"/>
        </w:numPr>
        <w:rPr>
          <w:del w:id="40" w:author="Alhabibi, Haider@Energy" w:date="2022-06-16T16:20:00Z"/>
          <w:rFonts w:asciiTheme="minorHAnsi" w:eastAsia="Cambria" w:hAnsiTheme="minorHAnsi"/>
          <w:sz w:val="18"/>
          <w:szCs w:val="18"/>
        </w:rPr>
      </w:pPr>
      <w:del w:id="41" w:author="Alhabibi, Haider@Energy" w:date="2022-06-16T16:20:00Z">
        <w:r w:rsidRPr="00960B32" w:rsidDel="00E43E28">
          <w:rPr>
            <w:rFonts w:asciiTheme="minorHAnsi" w:eastAsia="Cambria" w:hAnsiTheme="minorHAnsi"/>
            <w:sz w:val="18"/>
            <w:szCs w:val="18"/>
          </w:rPr>
          <w:delText>Fan Efficacy Performance Rating – Reference information from CF1R</w:delText>
        </w:r>
        <w:r w:rsidDel="00E43E28">
          <w:rPr>
            <w:rFonts w:asciiTheme="minorHAnsi" w:eastAsia="Cambria" w:hAnsiTheme="minorHAnsi"/>
            <w:sz w:val="18"/>
            <w:szCs w:val="18"/>
          </w:rPr>
          <w:delText xml:space="preserve"> </w:delText>
        </w:r>
        <w:r w:rsidRPr="0009608C" w:rsidDel="00E43E28">
          <w:rPr>
            <w:rFonts w:asciiTheme="minorHAnsi" w:eastAsia="Cambria" w:hAnsiTheme="minorHAnsi"/>
            <w:sz w:val="18"/>
            <w:szCs w:val="18"/>
          </w:rPr>
          <w:delText>or be user input</w:delText>
        </w:r>
      </w:del>
    </w:p>
    <w:p w14:paraId="79F883D2" w14:textId="77777777" w:rsidR="0043587F" w:rsidRPr="0043587F" w:rsidRDefault="0043587F" w:rsidP="0043587F">
      <w:pPr>
        <w:rPr>
          <w:rFonts w:asciiTheme="minorHAnsi" w:hAnsiTheme="minorHAnsi" w:cstheme="minorHAnsi"/>
          <w:sz w:val="18"/>
          <w:szCs w:val="18"/>
        </w:rPr>
      </w:pPr>
    </w:p>
    <w:p w14:paraId="2D5A9D3A" w14:textId="77777777" w:rsidR="00AA70B8" w:rsidRDefault="00AA70B8">
      <w:pPr>
        <w:rPr>
          <w:rFonts w:asciiTheme="minorHAnsi" w:eastAsia="Cambria" w:hAnsiTheme="minorHAnsi"/>
          <w:sz w:val="18"/>
          <w:szCs w:val="18"/>
        </w:rPr>
      </w:pPr>
      <w:r>
        <w:rPr>
          <w:rFonts w:asciiTheme="minorHAnsi" w:eastAsia="Cambria" w:hAnsiTheme="minorHAnsi"/>
          <w:sz w:val="18"/>
          <w:szCs w:val="18"/>
        </w:rPr>
        <w:br w:type="page"/>
      </w:r>
    </w:p>
    <w:tbl>
      <w:tblPr>
        <w:tblStyle w:val="TableGrid"/>
        <w:tblW w:w="0" w:type="auto"/>
        <w:tblLook w:val="04A0" w:firstRow="1" w:lastRow="0" w:firstColumn="1" w:lastColumn="0" w:noHBand="0" w:noVBand="1"/>
      </w:tblPr>
      <w:tblGrid>
        <w:gridCol w:w="11016"/>
      </w:tblGrid>
      <w:tr w:rsidR="0096325C" w14:paraId="2D5AA0A2" w14:textId="77777777" w:rsidTr="0096325C">
        <w:tc>
          <w:tcPr>
            <w:tcW w:w="11016" w:type="dxa"/>
          </w:tcPr>
          <w:p w14:paraId="2D5AA0A0" w14:textId="77777777" w:rsidR="006849B6" w:rsidRDefault="006849B6" w:rsidP="00D27AE0">
            <w:pPr>
              <w:rPr>
                <w:rFonts w:asciiTheme="minorHAnsi" w:hAnsiTheme="minorHAnsi" w:cs="font78"/>
                <w:sz w:val="18"/>
                <w:szCs w:val="18"/>
              </w:rPr>
            </w:pPr>
          </w:p>
          <w:p w14:paraId="2D5AA0A1" w14:textId="021445E1" w:rsidR="0096325C" w:rsidRDefault="0096325C" w:rsidP="00D27AE0">
            <w:pPr>
              <w:rPr>
                <w:rFonts w:asciiTheme="minorHAnsi" w:hAnsiTheme="minorHAnsi"/>
                <w:sz w:val="18"/>
                <w:szCs w:val="18"/>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Standard62.2</w:t>
            </w:r>
            <w:r w:rsidR="00700338">
              <w:rPr>
                <w:rFonts w:asciiTheme="minorHAnsi" w:hAnsiTheme="minorHAnsi" w:cs="font78"/>
                <w:sz w:val="18"/>
                <w:szCs w:val="18"/>
              </w:rPr>
              <w:t>-201</w:t>
            </w:r>
            <w:r w:rsidR="00487F92">
              <w:rPr>
                <w:rFonts w:asciiTheme="minorHAnsi" w:hAnsiTheme="minorHAnsi" w:cs="font78"/>
                <w:sz w:val="18"/>
                <w:szCs w:val="18"/>
              </w:rPr>
              <w:t>9</w:t>
            </w:r>
            <w:r w:rsidRPr="00CB00C9">
              <w:rPr>
                <w:rFonts w:asciiTheme="minorHAnsi" w:hAnsiTheme="minorHAnsi" w:cs="font78"/>
                <w:sz w:val="18"/>
                <w:szCs w:val="18"/>
              </w:rPr>
              <w:t xml:space="preserve"> Ventilation and Acceptable Indoor Air Quality in Low-Rise Residential Buildings</w:t>
            </w:r>
            <w:r w:rsidR="00D27AE0">
              <w:rPr>
                <w:rFonts w:asciiTheme="minorHAnsi" w:hAnsiTheme="minorHAnsi" w:cs="font78"/>
                <w:sz w:val="18"/>
                <w:szCs w:val="18"/>
              </w:rPr>
              <w:t xml:space="preserve"> subject to the amendments specified by Title 24, Part 6, Section 150.0(o)1</w:t>
            </w:r>
            <w:r w:rsidR="00052480">
              <w:rPr>
                <w:rFonts w:asciiTheme="minorHAnsi" w:hAnsiTheme="minorHAnsi" w:cs="font78"/>
                <w:sz w:val="18"/>
                <w:szCs w:val="18"/>
              </w:rPr>
              <w:t xml:space="preserve"> </w:t>
            </w:r>
          </w:p>
        </w:tc>
      </w:tr>
    </w:tbl>
    <w:p w14:paraId="2D5AA0A3" w14:textId="77777777" w:rsidR="002A1F1B" w:rsidRDefault="002A1F1B" w:rsidP="00D65FA1">
      <w:pPr>
        <w:rPr>
          <w:rFonts w:asciiTheme="minorHAnsi" w:hAnsiTheme="minorHAnsi"/>
          <w:szCs w:val="18"/>
        </w:rPr>
      </w:pPr>
    </w:p>
    <w:tbl>
      <w:tblPr>
        <w:tblpPr w:leftFromText="180" w:rightFromText="180" w:vertAnchor="text" w:tblpXSpec="righ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73"/>
        <w:gridCol w:w="4675"/>
        <w:gridCol w:w="5668"/>
      </w:tblGrid>
      <w:tr w:rsidR="002A1F1B" w:rsidRPr="00D2491C" w14:paraId="2D5AA0A5" w14:textId="77777777" w:rsidTr="008D1096">
        <w:tc>
          <w:tcPr>
            <w:tcW w:w="11016" w:type="dxa"/>
            <w:gridSpan w:val="3"/>
          </w:tcPr>
          <w:p w14:paraId="2D5AA0A4" w14:textId="0A7A82BD" w:rsidR="002A1F1B" w:rsidRPr="00F5715E" w:rsidRDefault="002A1F1B" w:rsidP="00E40F1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r w:rsidR="00B70D16">
              <w:rPr>
                <w:rFonts w:asciiTheme="minorHAnsi" w:hAnsiTheme="minorHAnsi"/>
                <w:b/>
                <w:szCs w:val="18"/>
              </w:rPr>
              <w:t>W</w:t>
            </w:r>
            <w:r w:rsidR="00B70D16" w:rsidRPr="009A57C6">
              <w:rPr>
                <w:rFonts w:asciiTheme="minorHAnsi" w:hAnsiTheme="minorHAnsi"/>
                <w:b/>
                <w:szCs w:val="18"/>
              </w:rPr>
              <w:t>hole-</w:t>
            </w:r>
            <w:r w:rsidRPr="00500C2C">
              <w:rPr>
                <w:rFonts w:asciiTheme="minorHAnsi" w:hAnsiTheme="minorHAnsi"/>
                <w:b/>
                <w:szCs w:val="18"/>
              </w:rPr>
              <w:t>Dwelling Mechanical Ventilation - General Information</w:t>
            </w:r>
          </w:p>
        </w:tc>
      </w:tr>
      <w:tr w:rsidR="002A1F1B" w:rsidRPr="00D2491C" w14:paraId="2D5AA0A9" w14:textId="77777777" w:rsidTr="008D1096">
        <w:trPr>
          <w:trHeight w:val="158"/>
        </w:trPr>
        <w:tc>
          <w:tcPr>
            <w:tcW w:w="673" w:type="dxa"/>
            <w:vAlign w:val="center"/>
          </w:tcPr>
          <w:p w14:paraId="2D5AA0A6" w14:textId="77777777" w:rsidR="002A1F1B" w:rsidRPr="00F5715E" w:rsidRDefault="002A1F1B" w:rsidP="00E40F17">
            <w:pPr>
              <w:jc w:val="center"/>
              <w:rPr>
                <w:rFonts w:asciiTheme="minorHAnsi" w:hAnsiTheme="minorHAnsi"/>
                <w:sz w:val="18"/>
                <w:szCs w:val="18"/>
              </w:rPr>
            </w:pPr>
            <w:r>
              <w:rPr>
                <w:rFonts w:asciiTheme="minorHAnsi" w:hAnsiTheme="minorHAnsi"/>
                <w:sz w:val="18"/>
                <w:szCs w:val="18"/>
              </w:rPr>
              <w:t>01</w:t>
            </w:r>
          </w:p>
        </w:tc>
        <w:tc>
          <w:tcPr>
            <w:tcW w:w="4675" w:type="dxa"/>
            <w:vAlign w:val="center"/>
          </w:tcPr>
          <w:p w14:paraId="2D5AA0A7" w14:textId="77777777" w:rsidR="002A1F1B" w:rsidRPr="00F5715E" w:rsidRDefault="002A1F1B" w:rsidP="00E40F17">
            <w:pPr>
              <w:rPr>
                <w:rFonts w:asciiTheme="minorHAnsi" w:hAnsiTheme="minorHAnsi"/>
                <w:sz w:val="18"/>
                <w:szCs w:val="18"/>
              </w:rPr>
            </w:pPr>
            <w:r>
              <w:rPr>
                <w:rFonts w:asciiTheme="minorHAnsi" w:hAnsiTheme="minorHAnsi"/>
                <w:sz w:val="18"/>
                <w:szCs w:val="18"/>
              </w:rPr>
              <w:t>Dwelling Unit Name</w:t>
            </w:r>
          </w:p>
        </w:tc>
        <w:tc>
          <w:tcPr>
            <w:tcW w:w="5668" w:type="dxa"/>
          </w:tcPr>
          <w:p w14:paraId="2D5AA0A8" w14:textId="4276DA0B" w:rsidR="002A1F1B" w:rsidRPr="00F5715E" w:rsidRDefault="002A1F1B" w:rsidP="00E40F17">
            <w:pPr>
              <w:rPr>
                <w:rFonts w:asciiTheme="minorHAnsi" w:hAnsiTheme="minorHAnsi"/>
                <w:sz w:val="18"/>
                <w:szCs w:val="18"/>
              </w:rPr>
            </w:pPr>
            <w:r w:rsidRPr="00F5715E">
              <w:rPr>
                <w:rFonts w:asciiTheme="minorHAnsi" w:hAnsiTheme="minorHAnsi"/>
                <w:sz w:val="18"/>
                <w:szCs w:val="18"/>
              </w:rPr>
              <w:t xml:space="preserve">&lt;&lt;calculated field, referenced data from </w:t>
            </w:r>
            <w:r w:rsidR="00B47A76">
              <w:rPr>
                <w:rFonts w:asciiTheme="minorHAnsi" w:hAnsiTheme="minorHAnsi" w:cstheme="minorHAnsi"/>
                <w:sz w:val="18"/>
                <w:szCs w:val="18"/>
              </w:rPr>
              <w:t>MCH-01, “</w:t>
            </w:r>
            <w:r w:rsidR="00B47A76" w:rsidRPr="007A5D38">
              <w:rPr>
                <w:rFonts w:asciiTheme="minorHAnsi" w:hAnsiTheme="minorHAnsi" w:cstheme="minorHAnsi"/>
                <w:sz w:val="18"/>
                <w:szCs w:val="18"/>
              </w:rPr>
              <w:t>Dwelling Unit Name</w:t>
            </w:r>
            <w:r w:rsidR="00B47A76">
              <w:rPr>
                <w:rFonts w:asciiTheme="minorHAnsi" w:hAnsiTheme="minorHAnsi" w:cstheme="minorHAnsi"/>
                <w:sz w:val="18"/>
                <w:szCs w:val="18"/>
              </w:rPr>
              <w:t>” (A01)</w:t>
            </w:r>
            <w:ins w:id="42" w:author="Alhabibi, Haider@Energy" w:date="2022-06-16T16:30:00Z">
              <w:r w:rsidR="00137C74" w:rsidRPr="1E8189BB">
                <w:rPr>
                  <w:rFonts w:asciiTheme="minorHAnsi" w:hAnsiTheme="minorHAnsi" w:cstheme="minorBidi"/>
                  <w:sz w:val="18"/>
                  <w:szCs w:val="18"/>
                </w:rPr>
                <w:t>; else if information not available then allow user input</w:t>
              </w:r>
            </w:ins>
            <w:del w:id="43" w:author="Alhabibi, Haider@Energy" w:date="2022-06-16T16:30:00Z">
              <w:r w:rsidRPr="00F5715E" w:rsidDel="0061798F">
                <w:rPr>
                  <w:rFonts w:asciiTheme="minorHAnsi" w:hAnsiTheme="minorHAnsi"/>
                  <w:sz w:val="18"/>
                  <w:szCs w:val="18"/>
                </w:rPr>
                <w:delText>.</w:delText>
              </w:r>
            </w:del>
            <w:r>
              <w:rPr>
                <w:rFonts w:asciiTheme="minorHAnsi" w:hAnsiTheme="minorHAnsi"/>
                <w:sz w:val="18"/>
                <w:szCs w:val="18"/>
              </w:rPr>
              <w:t>&gt;&gt;</w:t>
            </w:r>
          </w:p>
        </w:tc>
      </w:tr>
      <w:tr w:rsidR="002A1F1B" w:rsidRPr="00D2491C" w14:paraId="2D5AA0AD" w14:textId="77777777" w:rsidTr="008D1096">
        <w:trPr>
          <w:trHeight w:val="158"/>
        </w:trPr>
        <w:tc>
          <w:tcPr>
            <w:tcW w:w="673" w:type="dxa"/>
            <w:vAlign w:val="center"/>
          </w:tcPr>
          <w:p w14:paraId="2D5AA0AA" w14:textId="77777777" w:rsidR="002A1F1B" w:rsidRPr="00F5715E" w:rsidRDefault="002A1F1B" w:rsidP="00E40F17">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75" w:type="dxa"/>
            <w:vAlign w:val="center"/>
          </w:tcPr>
          <w:p w14:paraId="2D5AA0AB" w14:textId="77777777" w:rsidR="002A1F1B" w:rsidRPr="00F5715E" w:rsidRDefault="002A1F1B" w:rsidP="00E40F17">
            <w:pPr>
              <w:rPr>
                <w:rFonts w:asciiTheme="minorHAnsi" w:hAnsiTheme="minorHAnsi"/>
                <w:sz w:val="18"/>
                <w:szCs w:val="18"/>
              </w:rPr>
            </w:pPr>
            <w:r w:rsidRPr="00F5715E">
              <w:rPr>
                <w:rFonts w:asciiTheme="minorHAnsi" w:hAnsiTheme="minorHAnsi"/>
                <w:sz w:val="18"/>
                <w:szCs w:val="18"/>
              </w:rPr>
              <w:t>Building Type</w:t>
            </w:r>
          </w:p>
        </w:tc>
        <w:tc>
          <w:tcPr>
            <w:tcW w:w="5668" w:type="dxa"/>
          </w:tcPr>
          <w:p w14:paraId="2D5AA0AC" w14:textId="5EC98BA6" w:rsidR="002A1F1B" w:rsidRPr="00F5715E" w:rsidRDefault="00912920" w:rsidP="00E40F17">
            <w:pPr>
              <w:rPr>
                <w:rFonts w:asciiTheme="minorHAnsi" w:hAnsiTheme="minorHAnsi"/>
                <w:sz w:val="18"/>
                <w:szCs w:val="18"/>
              </w:rPr>
            </w:pPr>
            <w:r w:rsidRPr="007A5D38">
              <w:rPr>
                <w:rFonts w:asciiTheme="minorHAnsi" w:hAnsiTheme="minorHAnsi" w:cstheme="minorHAnsi"/>
                <w:sz w:val="18"/>
                <w:szCs w:val="18"/>
              </w:rPr>
              <w:t>&lt;&lt; calculated field, referenced data from CF1R, allowed values = single family detached, single family attached, or allow user to pick:</w:t>
            </w:r>
            <w:r w:rsidRPr="007A5D38">
              <w:rPr>
                <w:rFonts w:asciiTheme="minorHAnsi" w:hAnsiTheme="minorHAnsi" w:cstheme="minorHAnsi"/>
                <w:sz w:val="18"/>
                <w:szCs w:val="18"/>
              </w:rPr>
              <w:br/>
              <w:t>**</w:t>
            </w:r>
            <w:proofErr w:type="gramStart"/>
            <w:r w:rsidRPr="007A5D38">
              <w:rPr>
                <w:rFonts w:asciiTheme="minorHAnsi" w:hAnsiTheme="minorHAnsi" w:cstheme="minorHAnsi"/>
                <w:sz w:val="18"/>
                <w:szCs w:val="18"/>
              </w:rPr>
              <w:t>Non-dwelling</w:t>
            </w:r>
            <w:proofErr w:type="gramEnd"/>
            <w:r w:rsidRPr="007A5D38">
              <w:rPr>
                <w:rFonts w:asciiTheme="minorHAnsi" w:hAnsiTheme="minorHAnsi" w:cstheme="minorHAnsi"/>
                <w:sz w:val="18"/>
                <w:szCs w:val="18"/>
              </w:rPr>
              <w:t xml:space="preserve"> unit</w:t>
            </w:r>
            <w:r>
              <w:rPr>
                <w:rFonts w:asciiTheme="minorHAnsi" w:hAnsiTheme="minorHAnsi"/>
                <w:sz w:val="18"/>
                <w:szCs w:val="18"/>
              </w:rPr>
              <w:t>&gt;&gt;</w:t>
            </w:r>
          </w:p>
        </w:tc>
      </w:tr>
      <w:tr w:rsidR="002A1F1B" w:rsidRPr="00D2491C" w14:paraId="2D5AA0B4" w14:textId="77777777" w:rsidTr="008D1096">
        <w:trPr>
          <w:trHeight w:val="158"/>
        </w:trPr>
        <w:tc>
          <w:tcPr>
            <w:tcW w:w="673" w:type="dxa"/>
            <w:vAlign w:val="center"/>
          </w:tcPr>
          <w:p w14:paraId="2D5AA0AE" w14:textId="77777777" w:rsidR="002A1F1B" w:rsidRPr="00F5715E" w:rsidRDefault="002A1F1B" w:rsidP="00E40F17">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75" w:type="dxa"/>
            <w:vAlign w:val="center"/>
          </w:tcPr>
          <w:p w14:paraId="2D5AA0AF" w14:textId="77777777" w:rsidR="002A1F1B" w:rsidRPr="00F5715E" w:rsidRDefault="002A1F1B" w:rsidP="00E40F17">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668" w:type="dxa"/>
          </w:tcPr>
          <w:p w14:paraId="2D5AA0B0" w14:textId="77777777" w:rsidR="00912920" w:rsidRPr="007A5D38" w:rsidRDefault="00912920" w:rsidP="00E40F17">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referenced data from </w:t>
            </w:r>
            <w:proofErr w:type="gramStart"/>
            <w:r w:rsidRPr="007A5D38">
              <w:rPr>
                <w:rFonts w:asciiTheme="minorHAnsi" w:hAnsiTheme="minorHAnsi" w:cstheme="minorHAnsi"/>
                <w:sz w:val="18"/>
                <w:szCs w:val="18"/>
              </w:rPr>
              <w:t>CF1R;</w:t>
            </w:r>
            <w:proofErr w:type="gramEnd"/>
          </w:p>
          <w:p w14:paraId="2D5AA0B1" w14:textId="77777777" w:rsidR="00912920" w:rsidRPr="007A5D38" w:rsidRDefault="00912920" w:rsidP="00E40F17">
            <w:pPr>
              <w:rPr>
                <w:rFonts w:asciiTheme="minorHAnsi" w:hAnsiTheme="minorHAnsi" w:cstheme="minorHAnsi"/>
                <w:sz w:val="18"/>
                <w:szCs w:val="18"/>
              </w:rPr>
            </w:pPr>
            <w:r w:rsidRPr="007A5D38">
              <w:rPr>
                <w:rFonts w:asciiTheme="minorHAnsi" w:hAnsiTheme="minorHAnsi" w:cstheme="minorHAnsi"/>
                <w:sz w:val="18"/>
                <w:szCs w:val="18"/>
              </w:rPr>
              <w:t xml:space="preserve">If parent document is CF1R-PRF-01, allowed values = Newly Constructed, Newly Constructed (Addition Alone), and Addition and /or </w:t>
            </w:r>
            <w:proofErr w:type="gramStart"/>
            <w:r w:rsidRPr="007A5D38">
              <w:rPr>
                <w:rFonts w:asciiTheme="minorHAnsi" w:hAnsiTheme="minorHAnsi" w:cstheme="minorHAnsi"/>
                <w:sz w:val="18"/>
                <w:szCs w:val="18"/>
              </w:rPr>
              <w:t>Alteration;</w:t>
            </w:r>
            <w:proofErr w:type="gramEnd"/>
          </w:p>
          <w:p w14:paraId="2D5AA0B2" w14:textId="77777777" w:rsidR="00912920" w:rsidRPr="007A5D38" w:rsidRDefault="00912920" w:rsidP="00E40F17">
            <w:pPr>
              <w:rPr>
                <w:rFonts w:asciiTheme="minorHAnsi" w:hAnsiTheme="minorHAnsi" w:cstheme="minorHAnsi"/>
                <w:sz w:val="18"/>
                <w:szCs w:val="18"/>
              </w:rPr>
            </w:pPr>
            <w:r w:rsidRPr="007A5D38">
              <w:rPr>
                <w:rFonts w:asciiTheme="minorHAnsi" w:hAnsiTheme="minorHAnsi" w:cstheme="minorHAnsi"/>
                <w:sz w:val="18"/>
                <w:szCs w:val="18"/>
              </w:rPr>
              <w:t>Else if parent document is CF1R-NCB-01, allowed values = Newly Constructed and Newly Constructed (Addition Alone</w:t>
            </w:r>
            <w:proofErr w:type="gramStart"/>
            <w:r w:rsidRPr="007A5D38">
              <w:rPr>
                <w:rFonts w:asciiTheme="minorHAnsi" w:hAnsiTheme="minorHAnsi" w:cstheme="minorHAnsi"/>
                <w:sz w:val="18"/>
                <w:szCs w:val="18"/>
              </w:rPr>
              <w:t>);</w:t>
            </w:r>
            <w:proofErr w:type="gramEnd"/>
          </w:p>
          <w:p w14:paraId="2D5AA0B3" w14:textId="5BE0677D" w:rsidR="002A1F1B" w:rsidRPr="00F5715E" w:rsidRDefault="00912920" w:rsidP="00E40F17">
            <w:pPr>
              <w:rPr>
                <w:rFonts w:asciiTheme="minorHAnsi" w:hAnsiTheme="minorHAnsi"/>
                <w:sz w:val="18"/>
                <w:szCs w:val="18"/>
              </w:rPr>
            </w:pPr>
            <w:r w:rsidRPr="007A5D38">
              <w:rPr>
                <w:rFonts w:asciiTheme="minorHAnsi" w:hAnsiTheme="minorHAnsi" w:cstheme="minorHAnsi"/>
                <w:sz w:val="18"/>
                <w:szCs w:val="18"/>
              </w:rPr>
              <w:t>Else if parent document is CF1R-ADD-01, allowed values = ADU Addition &lt; 300 ft2, ADU Addition &gt; 300 to &lt; 400 ft2, ADU Addition &gt; 400 to &lt; 700 ft2, and ADU Addition &gt; 700 to &lt; 1000 ft2</w:t>
            </w:r>
            <w:r w:rsidRPr="00F5715E">
              <w:rPr>
                <w:rFonts w:asciiTheme="minorHAnsi" w:hAnsiTheme="minorHAnsi"/>
                <w:sz w:val="18"/>
                <w:szCs w:val="18"/>
                <w:u w:val="single"/>
              </w:rPr>
              <w:t>&gt;&gt;</w:t>
            </w:r>
          </w:p>
        </w:tc>
      </w:tr>
      <w:tr w:rsidR="002A1F1B" w:rsidRPr="00D2491C" w14:paraId="2D5AA0B9" w14:textId="77777777" w:rsidTr="008D1096">
        <w:trPr>
          <w:trHeight w:val="158"/>
        </w:trPr>
        <w:tc>
          <w:tcPr>
            <w:tcW w:w="673" w:type="dxa"/>
            <w:vAlign w:val="center"/>
          </w:tcPr>
          <w:p w14:paraId="2D5AA0B5" w14:textId="77777777" w:rsidR="002A1F1B" w:rsidRPr="00F5715E" w:rsidRDefault="002A1F1B" w:rsidP="00E40F17">
            <w:pPr>
              <w:jc w:val="center"/>
              <w:rPr>
                <w:rFonts w:asciiTheme="minorHAnsi" w:hAnsiTheme="minorHAnsi"/>
                <w:sz w:val="18"/>
                <w:szCs w:val="18"/>
              </w:rPr>
            </w:pPr>
            <w:r w:rsidRPr="00F5715E">
              <w:rPr>
                <w:rFonts w:asciiTheme="minorHAnsi" w:hAnsiTheme="minorHAnsi"/>
                <w:sz w:val="18"/>
                <w:szCs w:val="18"/>
              </w:rPr>
              <w:t>04</w:t>
            </w:r>
          </w:p>
        </w:tc>
        <w:tc>
          <w:tcPr>
            <w:tcW w:w="4675" w:type="dxa"/>
            <w:vAlign w:val="center"/>
          </w:tcPr>
          <w:p w14:paraId="2D5AA0B6" w14:textId="77777777" w:rsidR="002A1F1B" w:rsidRDefault="002A1F1B" w:rsidP="00E40F17">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2D5AA0B7" w14:textId="77777777" w:rsidR="002A1F1B" w:rsidRPr="00F5715E" w:rsidRDefault="002A1F1B" w:rsidP="00E40F17">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68" w:type="dxa"/>
          </w:tcPr>
          <w:p w14:paraId="2D5AA0B8" w14:textId="7A1EE369" w:rsidR="002A1F1B" w:rsidRPr="00F5715E" w:rsidRDefault="002A1F1B" w:rsidP="00E40F17">
            <w:pPr>
              <w:rPr>
                <w:rFonts w:asciiTheme="minorHAnsi" w:hAnsiTheme="minorHAnsi"/>
                <w:sz w:val="18"/>
                <w:szCs w:val="18"/>
              </w:rPr>
            </w:pPr>
            <w:r>
              <w:rPr>
                <w:rFonts w:asciiTheme="minorHAnsi" w:hAnsiTheme="minorHAnsi"/>
                <w:sz w:val="18"/>
                <w:szCs w:val="18"/>
              </w:rPr>
              <w:t>&lt;&lt;calculated field: reference</w:t>
            </w:r>
            <w:r w:rsidR="00B47A76">
              <w:rPr>
                <w:rFonts w:asciiTheme="minorHAnsi" w:hAnsiTheme="minorHAnsi"/>
                <w:sz w:val="18"/>
                <w:szCs w:val="18"/>
              </w:rPr>
              <w:t>d</w:t>
            </w:r>
            <w:r>
              <w:rPr>
                <w:rFonts w:asciiTheme="minorHAnsi" w:hAnsiTheme="minorHAnsi"/>
                <w:sz w:val="18"/>
                <w:szCs w:val="18"/>
              </w:rPr>
              <w:t xml:space="preserve"> from MCH-01</w:t>
            </w:r>
            <w:r w:rsidR="00B47A76">
              <w:rPr>
                <w:rFonts w:asciiTheme="minorHAnsi" w:hAnsiTheme="minorHAnsi" w:cstheme="minorHAnsi"/>
                <w:sz w:val="18"/>
                <w:szCs w:val="18"/>
              </w:rPr>
              <w:t>, “</w:t>
            </w:r>
            <w:r w:rsidR="00B47A76" w:rsidRPr="00295655">
              <w:rPr>
                <w:rFonts w:ascii="Calibri" w:hAnsi="Calibri"/>
                <w:sz w:val="18"/>
                <w:szCs w:val="18"/>
              </w:rPr>
              <w:t xml:space="preserve">Dwelling Unit </w:t>
            </w:r>
            <w:r w:rsidR="00B47A76">
              <w:rPr>
                <w:rFonts w:ascii="Calibri" w:hAnsi="Calibri"/>
                <w:sz w:val="18"/>
                <w:szCs w:val="18"/>
              </w:rPr>
              <w:t xml:space="preserve">Total </w:t>
            </w:r>
            <w:r w:rsidR="00B47A76" w:rsidRPr="00295655">
              <w:rPr>
                <w:rFonts w:ascii="Calibri" w:hAnsi="Calibri"/>
                <w:sz w:val="18"/>
                <w:szCs w:val="18"/>
              </w:rPr>
              <w:t>Conditioned Floor Area (ft</w:t>
            </w:r>
            <w:r w:rsidR="00B47A76" w:rsidRPr="00F9147E">
              <w:rPr>
                <w:rFonts w:ascii="Calibri" w:hAnsi="Calibri"/>
                <w:sz w:val="18"/>
                <w:szCs w:val="18"/>
                <w:vertAlign w:val="superscript"/>
              </w:rPr>
              <w:t>2</w:t>
            </w:r>
            <w:r w:rsidR="00B47A76" w:rsidRPr="00295655">
              <w:rPr>
                <w:rFonts w:ascii="Calibri" w:hAnsi="Calibri"/>
                <w:sz w:val="18"/>
                <w:szCs w:val="18"/>
              </w:rPr>
              <w:t>)</w:t>
            </w:r>
            <w:r w:rsidR="00B47A76">
              <w:rPr>
                <w:rFonts w:ascii="Calibri" w:hAnsi="Calibri"/>
                <w:sz w:val="18"/>
                <w:szCs w:val="18"/>
              </w:rPr>
              <w:t>” (A03)</w:t>
            </w:r>
            <w:ins w:id="44" w:author="Alhabibi, Haider@Energy" w:date="2022-06-16T16:30:00Z">
              <w:r w:rsidR="0061798F" w:rsidRPr="1E8189BB">
                <w:rPr>
                  <w:rFonts w:asciiTheme="minorHAnsi" w:hAnsiTheme="minorHAnsi" w:cstheme="minorBidi"/>
                  <w:sz w:val="18"/>
                  <w:szCs w:val="18"/>
                </w:rPr>
                <w:t>; else if information not available then allow user input</w:t>
              </w:r>
              <w:r w:rsidR="0061798F" w:rsidRPr="00384FF9">
                <w:rPr>
                  <w:rFonts w:asciiTheme="minorHAnsi" w:hAnsiTheme="minorHAnsi"/>
                  <w:sz w:val="18"/>
                  <w:szCs w:val="18"/>
                </w:rPr>
                <w:t xml:space="preserve"> </w:t>
              </w:r>
            </w:ins>
            <w:del w:id="45" w:author="Alhabibi, Haider@Energy" w:date="2022-06-16T16:31:00Z">
              <w:r w:rsidRPr="00384FF9" w:rsidDel="007B083B">
                <w:rPr>
                  <w:rFonts w:asciiTheme="minorHAnsi" w:hAnsiTheme="minorHAnsi"/>
                  <w:sz w:val="18"/>
                  <w:szCs w:val="18"/>
                </w:rPr>
                <w:delText xml:space="preserve"> </w:delText>
              </w:r>
            </w:del>
            <w:r>
              <w:rPr>
                <w:rFonts w:asciiTheme="minorHAnsi" w:hAnsiTheme="minorHAnsi"/>
                <w:sz w:val="18"/>
                <w:szCs w:val="18"/>
              </w:rPr>
              <w:t>&gt;&gt;</w:t>
            </w:r>
          </w:p>
        </w:tc>
      </w:tr>
      <w:tr w:rsidR="002A1F1B" w:rsidRPr="00D2491C" w14:paraId="2D5AA0BE" w14:textId="77777777" w:rsidTr="008D1096">
        <w:trPr>
          <w:trHeight w:val="158"/>
        </w:trPr>
        <w:tc>
          <w:tcPr>
            <w:tcW w:w="673" w:type="dxa"/>
            <w:vAlign w:val="center"/>
          </w:tcPr>
          <w:p w14:paraId="2D5AA0BA" w14:textId="77777777" w:rsidR="002A1F1B" w:rsidRPr="00F5715E" w:rsidRDefault="002A1F1B" w:rsidP="00E40F17">
            <w:pPr>
              <w:jc w:val="center"/>
              <w:rPr>
                <w:rFonts w:asciiTheme="minorHAnsi" w:hAnsiTheme="minorHAnsi"/>
                <w:sz w:val="18"/>
                <w:szCs w:val="18"/>
              </w:rPr>
            </w:pPr>
            <w:r w:rsidRPr="00F5715E">
              <w:rPr>
                <w:rFonts w:asciiTheme="minorHAnsi" w:hAnsiTheme="minorHAnsi"/>
                <w:sz w:val="18"/>
                <w:szCs w:val="18"/>
              </w:rPr>
              <w:t>05</w:t>
            </w:r>
          </w:p>
        </w:tc>
        <w:tc>
          <w:tcPr>
            <w:tcW w:w="4675" w:type="dxa"/>
            <w:vAlign w:val="center"/>
          </w:tcPr>
          <w:p w14:paraId="2D5AA0BB" w14:textId="77777777" w:rsidR="002A1F1B" w:rsidRDefault="002A1F1B" w:rsidP="00E40F17">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2D5AA0BC" w14:textId="77777777" w:rsidR="002A1F1B" w:rsidRPr="00F5715E" w:rsidRDefault="002A1F1B" w:rsidP="00E40F17">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68" w:type="dxa"/>
          </w:tcPr>
          <w:p w14:paraId="2D5AA0BD" w14:textId="7982FB87" w:rsidR="002A1F1B" w:rsidRPr="00F5715E" w:rsidRDefault="002A1F1B" w:rsidP="00E40F17">
            <w:pPr>
              <w:rPr>
                <w:rFonts w:asciiTheme="minorHAnsi" w:hAnsiTheme="minorHAnsi"/>
                <w:sz w:val="18"/>
                <w:szCs w:val="18"/>
              </w:rPr>
            </w:pPr>
            <w:r w:rsidRPr="006121C5">
              <w:rPr>
                <w:rFonts w:asciiTheme="minorHAnsi" w:hAnsiTheme="minorHAnsi"/>
                <w:sz w:val="18"/>
                <w:szCs w:val="18"/>
              </w:rPr>
              <w:t>&lt;&lt;calculated field: reference</w:t>
            </w:r>
            <w:r w:rsidR="00B47A76">
              <w:rPr>
                <w:rFonts w:asciiTheme="minorHAnsi" w:hAnsiTheme="minorHAnsi"/>
                <w:sz w:val="18"/>
                <w:szCs w:val="18"/>
              </w:rPr>
              <w:t>d</w:t>
            </w:r>
            <w:r w:rsidRPr="006121C5">
              <w:rPr>
                <w:rFonts w:asciiTheme="minorHAnsi" w:hAnsiTheme="minorHAnsi"/>
                <w:sz w:val="18"/>
                <w:szCs w:val="18"/>
              </w:rPr>
              <w:t xml:space="preserve"> from MCH-01</w:t>
            </w:r>
            <w:r w:rsidR="00B47A76" w:rsidRPr="007A5D38">
              <w:rPr>
                <w:rFonts w:asciiTheme="minorHAnsi" w:hAnsiTheme="minorHAnsi" w:cstheme="minorHAnsi"/>
                <w:sz w:val="18"/>
                <w:szCs w:val="18"/>
              </w:rPr>
              <w:t>,</w:t>
            </w:r>
            <w:r w:rsidR="00B47A76">
              <w:rPr>
                <w:rFonts w:asciiTheme="minorHAnsi" w:hAnsiTheme="minorHAnsi" w:cstheme="minorHAnsi"/>
                <w:sz w:val="18"/>
                <w:szCs w:val="18"/>
              </w:rPr>
              <w:t xml:space="preserve"> “</w:t>
            </w:r>
            <w:r w:rsidR="00B47A76">
              <w:rPr>
                <w:rFonts w:ascii="Calibri" w:hAnsi="Calibri"/>
                <w:sz w:val="18"/>
                <w:szCs w:val="18"/>
              </w:rPr>
              <w:t>Dwelling Unit Number of Bedrooms” (A09);</w:t>
            </w:r>
            <w:r w:rsidR="00B47A76" w:rsidRPr="007A5D38">
              <w:rPr>
                <w:rFonts w:asciiTheme="minorHAnsi" w:hAnsiTheme="minorHAnsi" w:cstheme="minorHAnsi"/>
                <w:sz w:val="18"/>
                <w:szCs w:val="18"/>
              </w:rPr>
              <w:t xml:space="preserve"> if value from MCH-01 = 0 replace with 1</w:t>
            </w:r>
            <w:ins w:id="46" w:author="Alhabibi, Haider@Energy" w:date="2022-06-16T16:31:00Z">
              <w:r w:rsidR="007B083B" w:rsidRPr="1E8189BB">
                <w:rPr>
                  <w:rFonts w:asciiTheme="minorHAnsi" w:hAnsiTheme="minorHAnsi" w:cstheme="minorBidi"/>
                  <w:sz w:val="18"/>
                  <w:szCs w:val="18"/>
                </w:rPr>
                <w:t>; else if information not available then allow user input</w:t>
              </w:r>
              <w:r w:rsidR="007B083B" w:rsidRPr="009D121A">
                <w:rPr>
                  <w:rFonts w:asciiTheme="minorHAnsi" w:hAnsiTheme="minorHAnsi"/>
                  <w:sz w:val="18"/>
                  <w:szCs w:val="18"/>
                </w:rPr>
                <w:t xml:space="preserve"> </w:t>
              </w:r>
            </w:ins>
            <w:r w:rsidRPr="009D121A">
              <w:rPr>
                <w:rFonts w:asciiTheme="minorHAnsi" w:hAnsiTheme="minorHAnsi"/>
                <w:sz w:val="18"/>
                <w:szCs w:val="18"/>
              </w:rPr>
              <w:t>&gt;&gt;</w:t>
            </w:r>
          </w:p>
        </w:tc>
      </w:tr>
      <w:tr w:rsidR="00EE3065" w:rsidRPr="00D2491C" w14:paraId="2D5AA0F7" w14:textId="77777777" w:rsidTr="008D1096">
        <w:trPr>
          <w:trHeight w:val="158"/>
        </w:trPr>
        <w:tc>
          <w:tcPr>
            <w:tcW w:w="673" w:type="dxa"/>
            <w:vAlign w:val="center"/>
          </w:tcPr>
          <w:p w14:paraId="2D5AA0EA" w14:textId="4360A6D7" w:rsidR="00EE3065" w:rsidRPr="00F5715E" w:rsidRDefault="00675601" w:rsidP="00E40F17">
            <w:pPr>
              <w:jc w:val="center"/>
              <w:rPr>
                <w:rFonts w:asciiTheme="minorHAnsi" w:hAnsiTheme="minorHAnsi"/>
                <w:sz w:val="18"/>
                <w:szCs w:val="18"/>
              </w:rPr>
            </w:pPr>
            <w:r>
              <w:rPr>
                <w:rFonts w:asciiTheme="minorHAnsi" w:hAnsiTheme="minorHAnsi" w:cstheme="minorHAnsi"/>
                <w:sz w:val="18"/>
                <w:szCs w:val="18"/>
              </w:rPr>
              <w:t>06</w:t>
            </w:r>
          </w:p>
        </w:tc>
        <w:tc>
          <w:tcPr>
            <w:tcW w:w="4675" w:type="dxa"/>
            <w:vAlign w:val="center"/>
          </w:tcPr>
          <w:p w14:paraId="2D5AA0EB" w14:textId="77777777" w:rsidR="00EE3065" w:rsidRDefault="00EE3065" w:rsidP="00E40F17">
            <w:pPr>
              <w:rPr>
                <w:rFonts w:asciiTheme="minorHAnsi" w:hAnsiTheme="minorHAnsi"/>
                <w:sz w:val="18"/>
                <w:szCs w:val="18"/>
              </w:rPr>
            </w:pPr>
            <w:r w:rsidRPr="007A5D38">
              <w:rPr>
                <w:rFonts w:asciiTheme="minorHAnsi" w:hAnsiTheme="minorHAnsi" w:cstheme="minorHAnsi"/>
                <w:sz w:val="18"/>
                <w:szCs w:val="18"/>
              </w:rPr>
              <w:t>Ventilation System Type</w:t>
            </w:r>
          </w:p>
        </w:tc>
        <w:tc>
          <w:tcPr>
            <w:tcW w:w="5668" w:type="dxa"/>
          </w:tcPr>
          <w:p w14:paraId="2D5AA0EC" w14:textId="77777777" w:rsidR="00EE3065" w:rsidRPr="007A5D38" w:rsidRDefault="00EE3065" w:rsidP="00E40F17">
            <w:pPr>
              <w:rPr>
                <w:rFonts w:asciiTheme="minorHAnsi" w:hAnsiTheme="minorHAnsi" w:cstheme="minorHAnsi"/>
                <w:sz w:val="18"/>
                <w:szCs w:val="18"/>
              </w:rPr>
            </w:pPr>
            <w:r w:rsidRPr="007A5D38">
              <w:rPr>
                <w:rFonts w:asciiTheme="minorHAnsi" w:hAnsiTheme="minorHAnsi" w:cstheme="minorHAnsi"/>
                <w:sz w:val="18"/>
                <w:szCs w:val="18"/>
              </w:rPr>
              <w:t>&lt;&lt; calculated value if registered CF1R form equals CF1R-PRF-01, reference data from CF1R;</w:t>
            </w:r>
            <w:r w:rsidRPr="007A5D38">
              <w:rPr>
                <w:rFonts w:asciiTheme="minorHAnsi" w:hAnsiTheme="minorHAnsi" w:cstheme="minorHAnsi"/>
                <w:sz w:val="18"/>
                <w:szCs w:val="18"/>
              </w:rPr>
              <w:br/>
            </w:r>
            <w:r w:rsidR="001F7B1E">
              <w:rPr>
                <w:rFonts w:asciiTheme="minorHAnsi" w:hAnsiTheme="minorHAnsi" w:cstheme="minorHAnsi"/>
                <w:sz w:val="18"/>
                <w:szCs w:val="18"/>
              </w:rPr>
              <w:t>E</w:t>
            </w:r>
            <w:r w:rsidRPr="007A5D38">
              <w:rPr>
                <w:rFonts w:asciiTheme="minorHAnsi" w:hAnsiTheme="minorHAnsi" w:cstheme="minorHAnsi"/>
                <w:sz w:val="18"/>
                <w:szCs w:val="18"/>
              </w:rPr>
              <w:t xml:space="preserve">lse if registered CF1R form equals CF1R-NCB-01 or CF1R-ADD-01, user pick one from list:  </w:t>
            </w:r>
          </w:p>
          <w:p w14:paraId="2D5AA0ED" w14:textId="77777777" w:rsidR="00EE3065" w:rsidRDefault="00EE3065" w:rsidP="00E40F17">
            <w:pPr>
              <w:rPr>
                <w:rFonts w:asciiTheme="minorHAnsi" w:hAnsiTheme="minorHAnsi" w:cstheme="minorHAnsi"/>
                <w:sz w:val="18"/>
                <w:szCs w:val="18"/>
              </w:rPr>
            </w:pPr>
            <w:r w:rsidRPr="007A5D38">
              <w:rPr>
                <w:rFonts w:asciiTheme="minorHAnsi" w:hAnsiTheme="minorHAnsi" w:cstheme="minorHAnsi"/>
                <w:sz w:val="18"/>
                <w:szCs w:val="18"/>
              </w:rPr>
              <w:t>**Supply</w:t>
            </w:r>
          </w:p>
          <w:p w14:paraId="2D5AA0EE" w14:textId="77777777" w:rsidR="00EE3065" w:rsidRPr="007A5D38" w:rsidRDefault="00EE3065" w:rsidP="00E40F17">
            <w:pPr>
              <w:rPr>
                <w:rFonts w:asciiTheme="minorHAnsi" w:hAnsiTheme="minorHAnsi" w:cstheme="minorHAnsi"/>
                <w:sz w:val="18"/>
                <w:szCs w:val="18"/>
              </w:rPr>
            </w:pPr>
            <w:r>
              <w:rPr>
                <w:rFonts w:asciiTheme="minorHAnsi" w:hAnsiTheme="minorHAnsi" w:cstheme="minorHAnsi"/>
                <w:sz w:val="18"/>
                <w:szCs w:val="18"/>
              </w:rPr>
              <w:t>**Exhaust</w:t>
            </w:r>
            <w:r w:rsidRPr="007A5D38">
              <w:rPr>
                <w:rFonts w:asciiTheme="minorHAnsi" w:hAnsiTheme="minorHAnsi" w:cstheme="minorHAnsi"/>
                <w:sz w:val="18"/>
                <w:szCs w:val="18"/>
              </w:rPr>
              <w:t>;</w:t>
            </w:r>
            <w:r>
              <w:rPr>
                <w:rFonts w:asciiTheme="minorHAnsi" w:hAnsiTheme="minorHAnsi" w:cstheme="minorHAnsi"/>
                <w:sz w:val="18"/>
                <w:szCs w:val="18"/>
              </w:rPr>
              <w:t xml:space="preserve"> or</w:t>
            </w:r>
          </w:p>
          <w:p w14:paraId="2D5AA0EF" w14:textId="77777777" w:rsidR="00EE3065" w:rsidRPr="001C365C" w:rsidRDefault="00EE3065" w:rsidP="00E40F17">
            <w:pPr>
              <w:rPr>
                <w:rFonts w:asciiTheme="minorHAnsi" w:hAnsiTheme="minorHAnsi" w:cstheme="minorHAnsi"/>
                <w:sz w:val="18"/>
                <w:szCs w:val="18"/>
              </w:rPr>
            </w:pPr>
            <w:r w:rsidRPr="001C365C">
              <w:rPr>
                <w:rFonts w:asciiTheme="minorHAnsi" w:hAnsiTheme="minorHAnsi" w:cstheme="minorHAnsi"/>
                <w:sz w:val="18"/>
                <w:szCs w:val="18"/>
              </w:rPr>
              <w:t>**Balanced; or</w:t>
            </w:r>
          </w:p>
          <w:p w14:paraId="2D5AA0F0" w14:textId="77777777" w:rsidR="00EE3065" w:rsidRPr="001C365C" w:rsidRDefault="00EE3065" w:rsidP="00E40F17">
            <w:pPr>
              <w:rPr>
                <w:rFonts w:asciiTheme="minorHAnsi" w:hAnsiTheme="minorHAnsi" w:cstheme="minorHAnsi"/>
                <w:sz w:val="18"/>
                <w:szCs w:val="18"/>
              </w:rPr>
            </w:pPr>
            <w:r w:rsidRPr="001C365C">
              <w:rPr>
                <w:rFonts w:asciiTheme="minorHAnsi" w:hAnsiTheme="minorHAnsi" w:cstheme="minorHAnsi"/>
                <w:sz w:val="18"/>
                <w:szCs w:val="18"/>
              </w:rPr>
              <w:t>**Balanced – ERV; or</w:t>
            </w:r>
          </w:p>
          <w:p w14:paraId="2D5AA0F1" w14:textId="77777777" w:rsidR="00EE3065" w:rsidRPr="001C365C" w:rsidRDefault="00EE3065" w:rsidP="00E40F17">
            <w:pPr>
              <w:rPr>
                <w:rFonts w:asciiTheme="minorHAnsi" w:hAnsiTheme="minorHAnsi" w:cstheme="minorHAnsi"/>
                <w:sz w:val="18"/>
                <w:szCs w:val="18"/>
              </w:rPr>
            </w:pPr>
            <w:r w:rsidRPr="001C365C">
              <w:rPr>
                <w:rFonts w:asciiTheme="minorHAnsi" w:hAnsiTheme="minorHAnsi" w:cstheme="minorHAnsi"/>
                <w:sz w:val="18"/>
                <w:szCs w:val="18"/>
              </w:rPr>
              <w:t>**Balanced – HRV; or</w:t>
            </w:r>
          </w:p>
          <w:p w14:paraId="2D5AA0F2" w14:textId="77777777" w:rsidR="00EE3065" w:rsidRPr="001C365C" w:rsidRDefault="00EE3065" w:rsidP="00E40F17">
            <w:pPr>
              <w:rPr>
                <w:rFonts w:asciiTheme="minorHAnsi" w:hAnsiTheme="minorHAnsi" w:cstheme="minorHAnsi"/>
                <w:sz w:val="18"/>
                <w:szCs w:val="18"/>
              </w:rPr>
            </w:pPr>
            <w:r w:rsidRPr="001C365C">
              <w:rPr>
                <w:rFonts w:asciiTheme="minorHAnsi" w:hAnsiTheme="minorHAnsi" w:cstheme="minorHAnsi"/>
                <w:sz w:val="18"/>
                <w:szCs w:val="18"/>
              </w:rPr>
              <w:t>**Central Fan Integrated (CFI); or</w:t>
            </w:r>
          </w:p>
          <w:p w14:paraId="2D5AA0F3" w14:textId="77777777" w:rsidR="00EE3065" w:rsidRPr="001C365C" w:rsidRDefault="00EE3065" w:rsidP="00E40F17">
            <w:pPr>
              <w:rPr>
                <w:rFonts w:asciiTheme="minorHAnsi" w:hAnsiTheme="minorHAnsi" w:cstheme="minorHAnsi"/>
                <w:sz w:val="18"/>
                <w:szCs w:val="18"/>
              </w:rPr>
            </w:pPr>
            <w:r w:rsidRPr="001C365C">
              <w:rPr>
                <w:rFonts w:asciiTheme="minorHAnsi" w:hAnsiTheme="minorHAnsi" w:cstheme="minorHAnsi"/>
                <w:sz w:val="18"/>
                <w:szCs w:val="18"/>
              </w:rPr>
              <w:t>**Central Ventilation System – Supply; or</w:t>
            </w:r>
          </w:p>
          <w:p w14:paraId="2D5AA0F4" w14:textId="77777777" w:rsidR="00EE3065" w:rsidRPr="001C365C" w:rsidRDefault="00EE3065" w:rsidP="00E40F17">
            <w:pPr>
              <w:rPr>
                <w:rFonts w:asciiTheme="minorHAnsi" w:hAnsiTheme="minorHAnsi" w:cstheme="minorHAnsi"/>
                <w:sz w:val="18"/>
                <w:szCs w:val="18"/>
              </w:rPr>
            </w:pPr>
            <w:r w:rsidRPr="001C365C">
              <w:rPr>
                <w:rFonts w:asciiTheme="minorHAnsi" w:hAnsiTheme="minorHAnsi" w:cstheme="minorHAnsi"/>
                <w:sz w:val="18"/>
                <w:szCs w:val="18"/>
              </w:rPr>
              <w:t>**Central Ventilation System – Exhaust; or</w:t>
            </w:r>
          </w:p>
          <w:p w14:paraId="2D5AA0F5" w14:textId="77777777" w:rsidR="00EE3065" w:rsidRPr="007A5D38" w:rsidRDefault="00EE3065" w:rsidP="00E40F17">
            <w:pPr>
              <w:rPr>
                <w:rFonts w:asciiTheme="minorHAnsi" w:hAnsiTheme="minorHAnsi" w:cstheme="minorHAnsi"/>
                <w:sz w:val="18"/>
                <w:szCs w:val="18"/>
                <w:u w:val="single"/>
              </w:rPr>
            </w:pPr>
            <w:r w:rsidRPr="001C365C">
              <w:rPr>
                <w:rFonts w:asciiTheme="minorHAnsi" w:hAnsiTheme="minorHAnsi" w:cstheme="minorHAnsi"/>
                <w:sz w:val="18"/>
                <w:szCs w:val="18"/>
              </w:rPr>
              <w:t>**Central Ventilation System – Balanced; or</w:t>
            </w:r>
          </w:p>
          <w:p w14:paraId="2D5AA0F6" w14:textId="77777777" w:rsidR="00EE3065" w:rsidRDefault="00EE3065" w:rsidP="00E40F17">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N/A&gt;&gt;</w:t>
            </w:r>
          </w:p>
        </w:tc>
      </w:tr>
      <w:tr w:rsidR="00EE3065" w:rsidRPr="00D2491C" w14:paraId="2D5AA101" w14:textId="77777777" w:rsidTr="008D1096">
        <w:trPr>
          <w:trHeight w:val="158"/>
        </w:trPr>
        <w:tc>
          <w:tcPr>
            <w:tcW w:w="673" w:type="dxa"/>
            <w:vAlign w:val="center"/>
          </w:tcPr>
          <w:p w14:paraId="2D5AA0F8" w14:textId="6375617C" w:rsidR="00EE3065" w:rsidRPr="00F5715E" w:rsidRDefault="00675601" w:rsidP="00E40F17">
            <w:pPr>
              <w:jc w:val="center"/>
              <w:rPr>
                <w:rFonts w:asciiTheme="minorHAnsi" w:hAnsiTheme="minorHAnsi"/>
                <w:sz w:val="18"/>
                <w:szCs w:val="18"/>
              </w:rPr>
            </w:pPr>
            <w:r>
              <w:rPr>
                <w:rFonts w:asciiTheme="minorHAnsi" w:hAnsiTheme="minorHAnsi" w:cstheme="minorHAnsi"/>
                <w:sz w:val="18"/>
                <w:szCs w:val="18"/>
              </w:rPr>
              <w:t>07</w:t>
            </w:r>
          </w:p>
        </w:tc>
        <w:tc>
          <w:tcPr>
            <w:tcW w:w="4675" w:type="dxa"/>
            <w:vAlign w:val="center"/>
          </w:tcPr>
          <w:p w14:paraId="2D5AA0F9" w14:textId="77777777" w:rsidR="00EE3065" w:rsidRDefault="00EE3065" w:rsidP="00E40F17">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668" w:type="dxa"/>
          </w:tcPr>
          <w:p w14:paraId="2D5AA0FA" w14:textId="77777777" w:rsidR="001F7B1E" w:rsidRDefault="00EE3065" w:rsidP="00E40F17">
            <w:pPr>
              <w:rPr>
                <w:rFonts w:asciiTheme="minorHAnsi" w:hAnsiTheme="minorHAnsi" w:cstheme="minorHAnsi"/>
                <w:sz w:val="18"/>
                <w:szCs w:val="18"/>
              </w:rPr>
            </w:pPr>
            <w:r w:rsidRPr="007A5D38">
              <w:rPr>
                <w:rFonts w:asciiTheme="minorHAnsi" w:hAnsiTheme="minorHAnsi" w:cstheme="minorHAnsi"/>
                <w:sz w:val="18"/>
                <w:szCs w:val="18"/>
              </w:rPr>
              <w:t>&lt;&lt;</w:t>
            </w:r>
            <w:r w:rsidR="001F7B1E" w:rsidRPr="007A5D38">
              <w:rPr>
                <w:rFonts w:asciiTheme="minorHAnsi" w:hAnsiTheme="minorHAnsi" w:cstheme="minorHAnsi"/>
                <w:sz w:val="18"/>
                <w:szCs w:val="18"/>
              </w:rPr>
              <w:t xml:space="preserve"> calculated value if registered CF1R form equals CF1R-PRF-01, reference data from </w:t>
            </w:r>
            <w:proofErr w:type="gramStart"/>
            <w:r w:rsidR="001F7B1E" w:rsidRPr="007A5D38">
              <w:rPr>
                <w:rFonts w:asciiTheme="minorHAnsi" w:hAnsiTheme="minorHAnsi" w:cstheme="minorHAnsi"/>
                <w:sz w:val="18"/>
                <w:szCs w:val="18"/>
              </w:rPr>
              <w:t>CF1R;</w:t>
            </w:r>
            <w:proofErr w:type="gramEnd"/>
          </w:p>
          <w:p w14:paraId="2D5AA0FB" w14:textId="77777777" w:rsidR="001F7B1E" w:rsidRPr="007A5D38" w:rsidRDefault="001F7B1E" w:rsidP="00E40F17">
            <w:pPr>
              <w:rPr>
                <w:rFonts w:asciiTheme="minorHAnsi" w:hAnsiTheme="minorHAnsi" w:cstheme="minorHAnsi"/>
                <w:sz w:val="18"/>
                <w:szCs w:val="18"/>
              </w:rPr>
            </w:pPr>
            <w:r>
              <w:rPr>
                <w:rFonts w:asciiTheme="minorHAnsi" w:hAnsiTheme="minorHAnsi" w:cstheme="minorHAnsi"/>
                <w:sz w:val="18"/>
                <w:szCs w:val="18"/>
              </w:rPr>
              <w:t xml:space="preserve">Else </w:t>
            </w:r>
            <w:r w:rsidR="00EE3065" w:rsidRPr="001C365C">
              <w:rPr>
                <w:rFonts w:asciiTheme="minorHAnsi" w:hAnsiTheme="minorHAnsi" w:cstheme="minorHAnsi"/>
                <w:sz w:val="18"/>
                <w:szCs w:val="18"/>
              </w:rPr>
              <w:t>if “Building Type” (A02) = “</w:t>
            </w:r>
            <w:proofErr w:type="gramStart"/>
            <w:r w:rsidR="00EE3065" w:rsidRPr="001C365C">
              <w:rPr>
                <w:rFonts w:asciiTheme="minorHAnsi" w:hAnsiTheme="minorHAnsi" w:cstheme="minorHAnsi"/>
                <w:sz w:val="18"/>
                <w:szCs w:val="18"/>
              </w:rPr>
              <w:t>Non-dwelling</w:t>
            </w:r>
            <w:proofErr w:type="gramEnd"/>
            <w:r w:rsidR="00EE3065" w:rsidRPr="001C365C">
              <w:rPr>
                <w:rFonts w:asciiTheme="minorHAnsi" w:hAnsiTheme="minorHAnsi" w:cstheme="minorHAnsi"/>
                <w:sz w:val="18"/>
                <w:szCs w:val="18"/>
              </w:rPr>
              <w:t xml:space="preserve"> unit”, then value = N/A;</w:t>
            </w:r>
            <w:r w:rsidR="00EE3065" w:rsidRPr="001C365C">
              <w:rPr>
                <w:rFonts w:asciiTheme="minorHAnsi" w:hAnsiTheme="minorHAnsi" w:cstheme="minorHAnsi"/>
                <w:sz w:val="18"/>
                <w:szCs w:val="18"/>
              </w:rPr>
              <w:br/>
            </w:r>
            <w:r>
              <w:rPr>
                <w:rFonts w:asciiTheme="minorHAnsi" w:hAnsiTheme="minorHAnsi" w:cstheme="minorHAnsi"/>
                <w:sz w:val="18"/>
                <w:szCs w:val="18"/>
              </w:rPr>
              <w:t>E</w:t>
            </w:r>
            <w:r w:rsidRPr="007A5D38">
              <w:rPr>
                <w:rFonts w:asciiTheme="minorHAnsi" w:hAnsiTheme="minorHAnsi" w:cstheme="minorHAnsi"/>
                <w:sz w:val="18"/>
                <w:szCs w:val="18"/>
              </w:rPr>
              <w:t xml:space="preserve">lse if registered CF1R form equals CF1R-NCB-01 or CF1R-ADD-01, user pick one from list:  </w:t>
            </w:r>
          </w:p>
          <w:p w14:paraId="2D5AA0FC" w14:textId="77777777" w:rsidR="00EE3065" w:rsidRPr="001C365C" w:rsidRDefault="00EE3065" w:rsidP="00E40F17">
            <w:pPr>
              <w:rPr>
                <w:rFonts w:asciiTheme="minorHAnsi" w:hAnsiTheme="minorHAnsi" w:cstheme="minorHAnsi"/>
                <w:sz w:val="18"/>
                <w:szCs w:val="18"/>
              </w:rPr>
            </w:pPr>
            <w:r w:rsidRPr="001C365C">
              <w:rPr>
                <w:rFonts w:asciiTheme="minorHAnsi" w:hAnsiTheme="minorHAnsi" w:cstheme="minorHAnsi"/>
                <w:sz w:val="18"/>
                <w:szCs w:val="18"/>
              </w:rPr>
              <w:t>**Continuous; or</w:t>
            </w:r>
          </w:p>
          <w:p w14:paraId="2D5AA0FE" w14:textId="6665ED46" w:rsidR="00EE3065" w:rsidRPr="001C365C" w:rsidRDefault="00EE3065" w:rsidP="00E40F17">
            <w:pPr>
              <w:rPr>
                <w:rFonts w:asciiTheme="minorHAnsi" w:hAnsiTheme="minorHAnsi" w:cstheme="minorHAnsi"/>
                <w:sz w:val="18"/>
                <w:szCs w:val="18"/>
              </w:rPr>
            </w:pPr>
            <w:r w:rsidRPr="001C365C">
              <w:rPr>
                <w:rFonts w:asciiTheme="minorHAnsi" w:hAnsiTheme="minorHAnsi" w:cstheme="minorHAnsi"/>
                <w:sz w:val="18"/>
                <w:szCs w:val="18"/>
              </w:rPr>
              <w:t xml:space="preserve">**Short-Term </w:t>
            </w:r>
            <w:proofErr w:type="gramStart"/>
            <w:r w:rsidRPr="001C365C">
              <w:rPr>
                <w:rFonts w:asciiTheme="minorHAnsi" w:hAnsiTheme="minorHAnsi" w:cstheme="minorHAnsi"/>
                <w:sz w:val="18"/>
                <w:szCs w:val="18"/>
              </w:rPr>
              <w:t>Average;</w:t>
            </w:r>
            <w:proofErr w:type="gramEnd"/>
            <w:r w:rsidRPr="001C365C">
              <w:rPr>
                <w:rFonts w:asciiTheme="minorHAnsi" w:hAnsiTheme="minorHAnsi" w:cstheme="minorHAnsi"/>
                <w:sz w:val="18"/>
                <w:szCs w:val="18"/>
              </w:rPr>
              <w:t xml:space="preserve"> </w:t>
            </w:r>
          </w:p>
          <w:p w14:paraId="2D5AA0FF" w14:textId="6F4C71C4" w:rsidR="00EE3065" w:rsidRPr="007A5D38" w:rsidRDefault="00EE3065" w:rsidP="00E40F17">
            <w:pPr>
              <w:rPr>
                <w:rFonts w:asciiTheme="minorHAnsi" w:hAnsiTheme="minorHAnsi" w:cstheme="minorHAnsi"/>
                <w:sz w:val="18"/>
                <w:szCs w:val="18"/>
                <w:u w:val="single"/>
              </w:rPr>
            </w:pPr>
            <w:r w:rsidRPr="007A5D38">
              <w:rPr>
                <w:rFonts w:asciiTheme="minorHAnsi" w:hAnsiTheme="minorHAnsi" w:cstheme="minorHAnsi"/>
                <w:sz w:val="18"/>
                <w:szCs w:val="18"/>
                <w:u w:val="single"/>
              </w:rPr>
              <w:br/>
            </w:r>
            <w:r w:rsidR="001C365C">
              <w:rPr>
                <w:rFonts w:asciiTheme="minorHAnsi" w:hAnsiTheme="minorHAnsi" w:cstheme="minorHAnsi"/>
                <w:sz w:val="18"/>
                <w:szCs w:val="18"/>
              </w:rPr>
              <w:t xml:space="preserve">Else </w:t>
            </w:r>
            <w:r w:rsidRPr="007A5D38">
              <w:rPr>
                <w:rFonts w:asciiTheme="minorHAnsi" w:hAnsiTheme="minorHAnsi" w:cstheme="minorHAnsi"/>
                <w:sz w:val="18"/>
                <w:szCs w:val="18"/>
              </w:rPr>
              <w:t>if “Ventilation System Type” (</w:t>
            </w:r>
            <w:r w:rsidR="001C06AC" w:rsidRPr="007A5D38">
              <w:rPr>
                <w:rFonts w:asciiTheme="minorHAnsi" w:hAnsiTheme="minorHAnsi" w:cstheme="minorHAnsi"/>
                <w:sz w:val="18"/>
                <w:szCs w:val="18"/>
              </w:rPr>
              <w:t>A</w:t>
            </w:r>
            <w:r w:rsidR="001C06AC">
              <w:rPr>
                <w:rFonts w:asciiTheme="minorHAnsi" w:hAnsiTheme="minorHAnsi" w:cstheme="minorHAnsi"/>
                <w:sz w:val="18"/>
                <w:szCs w:val="18"/>
              </w:rPr>
              <w:t>06</w:t>
            </w:r>
            <w:r w:rsidRPr="007A5D38">
              <w:rPr>
                <w:rFonts w:asciiTheme="minorHAnsi" w:hAnsiTheme="minorHAnsi" w:cstheme="minorHAnsi"/>
                <w:sz w:val="18"/>
                <w:szCs w:val="18"/>
              </w:rPr>
              <w:t>) =</w:t>
            </w:r>
            <w:r w:rsidRPr="001C365C">
              <w:rPr>
                <w:rFonts w:asciiTheme="minorHAnsi" w:hAnsiTheme="minorHAnsi" w:cstheme="minorHAnsi"/>
                <w:sz w:val="18"/>
                <w:szCs w:val="18"/>
              </w:rPr>
              <w:t xml:space="preserve"> Central Fan Integrated </w:t>
            </w:r>
            <w:r w:rsidRPr="007A5D38">
              <w:rPr>
                <w:rFonts w:asciiTheme="minorHAnsi" w:hAnsiTheme="minorHAnsi" w:cstheme="minorHAnsi"/>
                <w:sz w:val="18"/>
                <w:szCs w:val="18"/>
              </w:rPr>
              <w:t>&amp; “Ventilation Operation Schedule” (</w:t>
            </w:r>
            <w:r w:rsidR="001C06AC" w:rsidRPr="007A5D38">
              <w:rPr>
                <w:rFonts w:asciiTheme="minorHAnsi" w:hAnsiTheme="minorHAnsi" w:cstheme="minorHAnsi"/>
                <w:sz w:val="18"/>
                <w:szCs w:val="18"/>
              </w:rPr>
              <w:t>A</w:t>
            </w:r>
            <w:proofErr w:type="gramStart"/>
            <w:r w:rsidR="001C06AC">
              <w:rPr>
                <w:rFonts w:asciiTheme="minorHAnsi" w:hAnsiTheme="minorHAnsi" w:cstheme="minorHAnsi"/>
                <w:sz w:val="18"/>
                <w:szCs w:val="18"/>
              </w:rPr>
              <w:t>07</w:t>
            </w:r>
            <w:r w:rsidRPr="007A5D38">
              <w:rPr>
                <w:rFonts w:asciiTheme="minorHAnsi" w:hAnsiTheme="minorHAnsi" w:cstheme="minorHAnsi"/>
                <w:sz w:val="18"/>
                <w:szCs w:val="18"/>
              </w:rPr>
              <w:t>)=</w:t>
            </w:r>
            <w:proofErr w:type="gramEnd"/>
            <w:r w:rsidRPr="007A5D38">
              <w:rPr>
                <w:rFonts w:asciiTheme="minorHAnsi" w:hAnsiTheme="minorHAnsi" w:cstheme="minorHAnsi"/>
                <w:sz w:val="18"/>
                <w:szCs w:val="18"/>
              </w:rPr>
              <w:t xml:space="preserve"> Continuous</w:t>
            </w:r>
            <w:r w:rsidRPr="007A5D38">
              <w:rPr>
                <w:rFonts w:asciiTheme="minorHAnsi" w:hAnsiTheme="minorHAnsi" w:cstheme="minorHAnsi"/>
                <w:sz w:val="18"/>
                <w:szCs w:val="18"/>
                <w:u w:val="single"/>
              </w:rPr>
              <w:t>;</w:t>
            </w:r>
            <w:r w:rsidRPr="007A5D38">
              <w:rPr>
                <w:rFonts w:asciiTheme="minorHAnsi" w:hAnsiTheme="minorHAnsi" w:cstheme="minorHAnsi"/>
                <w:sz w:val="18"/>
                <w:szCs w:val="18"/>
              </w:rPr>
              <w:t xml:space="preserve"> then display:</w:t>
            </w:r>
          </w:p>
          <w:p w14:paraId="2D5AA100" w14:textId="77777777" w:rsidR="00EE3065" w:rsidRDefault="00EE3065" w:rsidP="00E40F17">
            <w:pPr>
              <w:rPr>
                <w:rFonts w:asciiTheme="minorHAnsi" w:hAnsiTheme="minorHAnsi"/>
                <w:sz w:val="18"/>
                <w:szCs w:val="18"/>
              </w:rPr>
            </w:pPr>
            <w:r w:rsidRPr="007A5D38">
              <w:rPr>
                <w:rFonts w:asciiTheme="minorHAnsi" w:hAnsiTheme="minorHAnsi" w:cstheme="minorHAnsi"/>
                <w:sz w:val="18"/>
                <w:szCs w:val="18"/>
              </w:rPr>
              <w:t>“Central Fan Integrated Ventilation System Not Allowed to Operate Continuously</w:t>
            </w:r>
            <w:r w:rsidRPr="007A5D38">
              <w:rPr>
                <w:rFonts w:asciiTheme="minorHAnsi" w:hAnsiTheme="minorHAnsi" w:cstheme="minorHAnsi"/>
                <w:b/>
                <w:sz w:val="18"/>
                <w:szCs w:val="18"/>
              </w:rPr>
              <w:t xml:space="preserve"> - Do Not Proceed”&gt;&gt;</w:t>
            </w:r>
          </w:p>
        </w:tc>
      </w:tr>
      <w:tr w:rsidR="00EE3065" w:rsidRPr="00D2491C" w14:paraId="2D5AA130" w14:textId="77777777" w:rsidTr="008D1096">
        <w:trPr>
          <w:trHeight w:val="158"/>
        </w:trPr>
        <w:tc>
          <w:tcPr>
            <w:tcW w:w="673" w:type="dxa"/>
            <w:vAlign w:val="center"/>
          </w:tcPr>
          <w:p w14:paraId="2D5AA119" w14:textId="407D2534" w:rsidR="00EE3065" w:rsidRDefault="0060378E" w:rsidP="00E40F17">
            <w:pPr>
              <w:jc w:val="center"/>
              <w:rPr>
                <w:rFonts w:asciiTheme="minorHAnsi" w:hAnsiTheme="minorHAnsi"/>
                <w:sz w:val="18"/>
                <w:szCs w:val="18"/>
              </w:rPr>
            </w:pPr>
            <w:r>
              <w:rPr>
                <w:rFonts w:asciiTheme="minorHAnsi" w:hAnsiTheme="minorHAnsi" w:cstheme="minorHAnsi"/>
                <w:sz w:val="18"/>
                <w:szCs w:val="18"/>
              </w:rPr>
              <w:t>08</w:t>
            </w:r>
          </w:p>
        </w:tc>
        <w:tc>
          <w:tcPr>
            <w:tcW w:w="4675" w:type="dxa"/>
            <w:vAlign w:val="center"/>
          </w:tcPr>
          <w:p w14:paraId="2D5AA11A" w14:textId="77777777" w:rsidR="00EE3065" w:rsidRPr="007A5D38" w:rsidRDefault="00EE3065" w:rsidP="00E40F17">
            <w:pPr>
              <w:rPr>
                <w:rFonts w:asciiTheme="minorHAnsi" w:hAnsiTheme="minorHAnsi" w:cstheme="minorHAnsi"/>
                <w:sz w:val="18"/>
                <w:szCs w:val="18"/>
              </w:rPr>
            </w:pPr>
            <w:r w:rsidRPr="007A5D38">
              <w:rPr>
                <w:rFonts w:asciiTheme="minorHAnsi" w:hAnsiTheme="minorHAnsi" w:cstheme="minorHAnsi"/>
                <w:sz w:val="18"/>
                <w:szCs w:val="18"/>
              </w:rPr>
              <w:t xml:space="preserve">determine compliance method for this document; display applicable tables </w:t>
            </w:r>
            <w:proofErr w:type="gramStart"/>
            <w:r w:rsidRPr="007A5D38">
              <w:rPr>
                <w:rFonts w:asciiTheme="minorHAnsi" w:hAnsiTheme="minorHAnsi" w:cstheme="minorHAnsi"/>
                <w:sz w:val="18"/>
                <w:szCs w:val="18"/>
              </w:rPr>
              <w:t>below;</w:t>
            </w:r>
            <w:proofErr w:type="gramEnd"/>
          </w:p>
          <w:p w14:paraId="2D5AA11B" w14:textId="77777777" w:rsidR="00EE3065" w:rsidRPr="004F4818" w:rsidRDefault="00EE3065" w:rsidP="00E40F17">
            <w:pPr>
              <w:rPr>
                <w:rFonts w:asciiTheme="minorHAnsi" w:hAnsiTheme="minorHAnsi"/>
                <w:sz w:val="18"/>
                <w:szCs w:val="18"/>
              </w:rPr>
            </w:pPr>
            <w:r w:rsidRPr="007A5D38">
              <w:rPr>
                <w:rFonts w:asciiTheme="minorHAnsi" w:hAnsiTheme="minorHAnsi" w:cstheme="minorHAnsi"/>
                <w:sz w:val="18"/>
                <w:szCs w:val="18"/>
              </w:rPr>
              <w:t>(</w:t>
            </w:r>
            <w:proofErr w:type="gramStart"/>
            <w:r w:rsidRPr="007A5D38">
              <w:rPr>
                <w:rFonts w:asciiTheme="minorHAnsi" w:hAnsiTheme="minorHAnsi" w:cstheme="minorHAnsi"/>
                <w:sz w:val="18"/>
                <w:szCs w:val="18"/>
              </w:rPr>
              <w:t>this</w:t>
            </w:r>
            <w:proofErr w:type="gramEnd"/>
            <w:r w:rsidRPr="007A5D38">
              <w:rPr>
                <w:rFonts w:asciiTheme="minorHAnsi" w:hAnsiTheme="minorHAnsi" w:cstheme="minorHAnsi"/>
                <w:sz w:val="18"/>
                <w:szCs w:val="18"/>
              </w:rPr>
              <w:t xml:space="preserve"> row not visible to user)</w:t>
            </w:r>
          </w:p>
        </w:tc>
        <w:tc>
          <w:tcPr>
            <w:tcW w:w="5668" w:type="dxa"/>
          </w:tcPr>
          <w:p w14:paraId="2D5AA11C" w14:textId="77777777" w:rsidR="00EE3065" w:rsidRPr="007A5D38" w:rsidRDefault="00EE3065" w:rsidP="00E40F17">
            <w:pPr>
              <w:rPr>
                <w:rFonts w:asciiTheme="minorHAnsi" w:hAnsiTheme="minorHAnsi" w:cstheme="minorHAnsi"/>
                <w:sz w:val="18"/>
                <w:szCs w:val="18"/>
              </w:rPr>
            </w:pPr>
            <w:r w:rsidRPr="007A5D38">
              <w:rPr>
                <w:rFonts w:asciiTheme="minorHAnsi" w:hAnsiTheme="minorHAnsi" w:cstheme="minorHAnsi"/>
                <w:sz w:val="18"/>
                <w:szCs w:val="18"/>
              </w:rPr>
              <w:t>&lt;&lt;calculated field:</w:t>
            </w:r>
          </w:p>
          <w:p w14:paraId="2D5AA11E" w14:textId="77777777" w:rsidR="00EE3065" w:rsidRPr="007A5D38" w:rsidRDefault="00EE3065" w:rsidP="00E40F17">
            <w:pPr>
              <w:rPr>
                <w:rFonts w:asciiTheme="minorHAnsi" w:hAnsiTheme="minorHAnsi" w:cstheme="minorHAnsi"/>
                <w:sz w:val="18"/>
                <w:szCs w:val="18"/>
                <w:u w:val="single"/>
              </w:rPr>
            </w:pPr>
            <w:r w:rsidRPr="007A5D38">
              <w:rPr>
                <w:rFonts w:asciiTheme="minorHAnsi" w:hAnsiTheme="minorHAnsi" w:cstheme="minorHAnsi"/>
                <w:sz w:val="18"/>
                <w:szCs w:val="18"/>
              </w:rPr>
              <w:t xml:space="preserve">if “Building Type” (A02) = </w:t>
            </w:r>
            <w:r w:rsidRPr="007A5D38">
              <w:rPr>
                <w:rFonts w:asciiTheme="minorHAnsi" w:hAnsiTheme="minorHAnsi" w:cstheme="minorHAnsi"/>
                <w:sz w:val="18"/>
                <w:szCs w:val="18"/>
                <w:u w:val="single"/>
              </w:rPr>
              <w:t xml:space="preserve">Single Family Detached or Single Family Attached and “Ventilation System Type” (A12) = </w:t>
            </w:r>
            <w:r w:rsidRPr="007A5D38">
              <w:rPr>
                <w:rFonts w:asciiTheme="minorHAnsi" w:hAnsiTheme="minorHAnsi" w:cstheme="minorHAnsi"/>
                <w:sz w:val="18"/>
                <w:szCs w:val="18"/>
              </w:rPr>
              <w:t>Supply, E</w:t>
            </w:r>
            <w:r w:rsidRPr="007A5D38">
              <w:rPr>
                <w:rFonts w:asciiTheme="minorHAnsi" w:hAnsiTheme="minorHAnsi" w:cstheme="minorHAnsi"/>
                <w:sz w:val="18"/>
                <w:szCs w:val="18"/>
                <w:u w:val="single"/>
              </w:rPr>
              <w:t xml:space="preserve">xhaust, Balanced, Balanced – ERV, Balanced – HRV, or Central Fan Integrated and “Ventilation Operation Schedule (A13) = Continuous, or Short-Term Average </w:t>
            </w:r>
            <w:r w:rsidRPr="007A5D38">
              <w:rPr>
                <w:rFonts w:asciiTheme="minorHAnsi" w:hAnsiTheme="minorHAnsi" w:cstheme="minorHAnsi"/>
                <w:sz w:val="18"/>
                <w:szCs w:val="18"/>
              </w:rPr>
              <w:t>then display method</w:t>
            </w:r>
            <w:r w:rsidRPr="007A5D38">
              <w:rPr>
                <w:rFonts w:asciiTheme="minorHAnsi" w:hAnsiTheme="minorHAnsi" w:cstheme="minorHAnsi"/>
                <w:sz w:val="18"/>
                <w:szCs w:val="18"/>
                <w:u w:val="single"/>
              </w:rPr>
              <w:t>:</w:t>
            </w:r>
          </w:p>
          <w:p w14:paraId="2D5AA121" w14:textId="720B8D7F" w:rsidR="00EE3065" w:rsidRPr="007A5D38" w:rsidRDefault="00EE3065" w:rsidP="00E40F17">
            <w:pPr>
              <w:rPr>
                <w:rFonts w:asciiTheme="minorHAnsi" w:hAnsiTheme="minorHAnsi" w:cstheme="minorHAnsi"/>
                <w:b/>
                <w:sz w:val="18"/>
                <w:szCs w:val="18"/>
                <w:u w:val="single"/>
              </w:rPr>
            </w:pPr>
            <w:r w:rsidRPr="007A5D38">
              <w:rPr>
                <w:rFonts w:asciiTheme="minorHAnsi" w:hAnsiTheme="minorHAnsi" w:cstheme="minorHAnsi"/>
                <w:b/>
                <w:sz w:val="18"/>
                <w:szCs w:val="18"/>
              </w:rPr>
              <w:t xml:space="preserve">**27a – Single Family Attached/Detached </w:t>
            </w:r>
            <w:proofErr w:type="gramStart"/>
            <w:r w:rsidRPr="007A5D38">
              <w:rPr>
                <w:rFonts w:asciiTheme="minorHAnsi" w:hAnsiTheme="minorHAnsi" w:cstheme="minorHAnsi"/>
                <w:b/>
                <w:sz w:val="18"/>
                <w:szCs w:val="18"/>
              </w:rPr>
              <w:t>Ventilation</w:t>
            </w:r>
            <w:r w:rsidRPr="007A5D38">
              <w:rPr>
                <w:rFonts w:asciiTheme="minorHAnsi" w:hAnsiTheme="minorHAnsi" w:cstheme="minorHAnsi"/>
                <w:b/>
                <w:sz w:val="18"/>
                <w:szCs w:val="18"/>
                <w:u w:val="single"/>
              </w:rPr>
              <w:t>;</w:t>
            </w:r>
            <w:proofErr w:type="gramEnd"/>
          </w:p>
          <w:p w14:paraId="2D5AA12C" w14:textId="2F25F223" w:rsidR="00EE3065" w:rsidRPr="007A5D38" w:rsidDel="00153697" w:rsidRDefault="00EE3065" w:rsidP="00E40F17">
            <w:pPr>
              <w:rPr>
                <w:del w:id="47" w:author="Alhabibi, Haider@Energy" w:date="2022-06-21T17:34:00Z"/>
                <w:rFonts w:asciiTheme="minorHAnsi" w:hAnsiTheme="minorHAnsi" w:cstheme="minorHAnsi"/>
                <w:sz w:val="18"/>
                <w:szCs w:val="18"/>
                <w:u w:val="single"/>
              </w:rPr>
            </w:pPr>
            <w:del w:id="48" w:author="Alhabibi, Haider@Energy" w:date="2022-06-21T17:34:00Z">
              <w:r w:rsidRPr="007A5D38" w:rsidDel="00153697">
                <w:rPr>
                  <w:rFonts w:asciiTheme="minorHAnsi" w:hAnsiTheme="minorHAnsi" w:cstheme="minorHAnsi"/>
                  <w:sz w:val="18"/>
                  <w:szCs w:val="18"/>
                </w:rPr>
                <w:delText xml:space="preserve">Else if “Building Type” (A02) = </w:delText>
              </w:r>
              <w:r w:rsidRPr="007A5D38" w:rsidDel="00153697">
                <w:rPr>
                  <w:rFonts w:asciiTheme="minorHAnsi" w:hAnsiTheme="minorHAnsi" w:cstheme="minorHAnsi"/>
                  <w:sz w:val="18"/>
                  <w:szCs w:val="18"/>
                  <w:u w:val="single"/>
                </w:rPr>
                <w:delText>Single Family Detached, Single Family Attached, and “Ventilation System Type” (</w:delText>
              </w:r>
              <w:r w:rsidR="001B7349" w:rsidRPr="007A5D38" w:rsidDel="00153697">
                <w:rPr>
                  <w:rFonts w:asciiTheme="minorHAnsi" w:hAnsiTheme="minorHAnsi" w:cstheme="minorHAnsi"/>
                  <w:sz w:val="18"/>
                  <w:szCs w:val="18"/>
                  <w:u w:val="single"/>
                </w:rPr>
                <w:delText>A</w:delText>
              </w:r>
              <w:r w:rsidR="001B7349" w:rsidDel="00153697">
                <w:rPr>
                  <w:rFonts w:asciiTheme="minorHAnsi" w:hAnsiTheme="minorHAnsi" w:cstheme="minorHAnsi"/>
                  <w:sz w:val="18"/>
                  <w:szCs w:val="18"/>
                  <w:u w:val="single"/>
                </w:rPr>
                <w:delText>06</w:delText>
              </w:r>
              <w:r w:rsidRPr="007A5D38" w:rsidDel="00153697">
                <w:rPr>
                  <w:rFonts w:asciiTheme="minorHAnsi" w:hAnsiTheme="minorHAnsi" w:cstheme="minorHAnsi"/>
                  <w:sz w:val="18"/>
                  <w:szCs w:val="18"/>
                  <w:u w:val="single"/>
                </w:rPr>
                <w:delText xml:space="preserve">) = </w:delText>
              </w:r>
              <w:r w:rsidRPr="007A5D38" w:rsidDel="00153697">
                <w:rPr>
                  <w:rFonts w:asciiTheme="minorHAnsi" w:hAnsiTheme="minorHAnsi" w:cstheme="minorHAnsi"/>
                  <w:sz w:val="18"/>
                  <w:szCs w:val="18"/>
                </w:rPr>
                <w:delText>Supply, E</w:delText>
              </w:r>
              <w:r w:rsidRPr="007A5D38" w:rsidDel="00153697">
                <w:rPr>
                  <w:rFonts w:asciiTheme="minorHAnsi" w:hAnsiTheme="minorHAnsi" w:cstheme="minorHAnsi"/>
                  <w:sz w:val="18"/>
                  <w:szCs w:val="18"/>
                  <w:u w:val="single"/>
                </w:rPr>
                <w:delText xml:space="preserve">xhaust, Balanced, Balanced – ERV, Balanced – HRV and “Ventilation Operation </w:delText>
              </w:r>
              <w:r w:rsidRPr="007A5D38" w:rsidDel="00153697">
                <w:rPr>
                  <w:rFonts w:asciiTheme="minorHAnsi" w:hAnsiTheme="minorHAnsi" w:cstheme="minorHAnsi"/>
                  <w:sz w:val="18"/>
                  <w:szCs w:val="18"/>
                  <w:u w:val="single"/>
                </w:rPr>
                <w:lastRenderedPageBreak/>
                <w:delText xml:space="preserve">Schedule (A13) = Scheduled or Real-Time Control, </w:delText>
              </w:r>
              <w:r w:rsidRPr="007A5D38" w:rsidDel="00153697">
                <w:rPr>
                  <w:rFonts w:asciiTheme="minorHAnsi" w:hAnsiTheme="minorHAnsi" w:cstheme="minorHAnsi"/>
                  <w:sz w:val="18"/>
                  <w:szCs w:val="18"/>
                </w:rPr>
                <w:delText>then display method</w:delText>
              </w:r>
              <w:r w:rsidRPr="007A5D38" w:rsidDel="00153697">
                <w:rPr>
                  <w:rFonts w:asciiTheme="minorHAnsi" w:hAnsiTheme="minorHAnsi" w:cstheme="minorHAnsi"/>
                  <w:sz w:val="18"/>
                  <w:szCs w:val="18"/>
                  <w:u w:val="single"/>
                </w:rPr>
                <w:delText>:</w:delText>
              </w:r>
            </w:del>
          </w:p>
          <w:p w14:paraId="2D5AA12D" w14:textId="5E95B5D4" w:rsidR="00EE3065" w:rsidDel="00153697" w:rsidRDefault="00EE3065" w:rsidP="00E40F17">
            <w:pPr>
              <w:rPr>
                <w:del w:id="49" w:author="Alhabibi, Haider@Energy" w:date="2022-06-21T17:34:00Z"/>
                <w:rFonts w:asciiTheme="minorHAnsi" w:hAnsiTheme="minorHAnsi" w:cstheme="minorHAnsi"/>
                <w:b/>
                <w:sz w:val="18"/>
                <w:szCs w:val="18"/>
                <w:u w:val="single"/>
              </w:rPr>
            </w:pPr>
            <w:del w:id="50" w:author="Alhabibi, Haider@Energy" w:date="2022-06-21T17:34:00Z">
              <w:r w:rsidRPr="007A5D38" w:rsidDel="00153697">
                <w:rPr>
                  <w:rFonts w:asciiTheme="minorHAnsi" w:hAnsiTheme="minorHAnsi" w:cstheme="minorHAnsi"/>
                  <w:b/>
                  <w:sz w:val="18"/>
                  <w:szCs w:val="18"/>
                </w:rPr>
                <w:delText>**27</w:delText>
              </w:r>
              <w:r w:rsidR="00C0202F" w:rsidDel="00153697">
                <w:rPr>
                  <w:rFonts w:asciiTheme="minorHAnsi" w:hAnsiTheme="minorHAnsi" w:cstheme="minorHAnsi"/>
                  <w:b/>
                  <w:sz w:val="18"/>
                  <w:szCs w:val="18"/>
                </w:rPr>
                <w:delText>c</w:delText>
              </w:r>
              <w:r w:rsidRPr="007A5D38" w:rsidDel="00153697">
                <w:rPr>
                  <w:rFonts w:asciiTheme="minorHAnsi" w:hAnsiTheme="minorHAnsi" w:cstheme="minorHAnsi"/>
                  <w:b/>
                  <w:sz w:val="18"/>
                  <w:szCs w:val="18"/>
                </w:rPr>
                <w:delText xml:space="preserve"> – Scheduled or Real-Time Control Ventilation System</w:delText>
              </w:r>
              <w:r w:rsidRPr="007A5D38" w:rsidDel="00153697">
                <w:rPr>
                  <w:rFonts w:asciiTheme="minorHAnsi" w:hAnsiTheme="minorHAnsi" w:cstheme="minorHAnsi"/>
                  <w:b/>
                  <w:sz w:val="18"/>
                  <w:szCs w:val="18"/>
                  <w:u w:val="single"/>
                </w:rPr>
                <w:delText>;</w:delText>
              </w:r>
            </w:del>
          </w:p>
          <w:p w14:paraId="2D5AA12E" w14:textId="77777777" w:rsidR="00EE3065" w:rsidRPr="007A5D38" w:rsidRDefault="00EE3065" w:rsidP="00E40F17">
            <w:pPr>
              <w:rPr>
                <w:rFonts w:asciiTheme="minorHAnsi" w:hAnsiTheme="minorHAnsi" w:cstheme="minorHAnsi"/>
                <w:sz w:val="18"/>
                <w:szCs w:val="18"/>
                <w:u w:val="single"/>
              </w:rPr>
            </w:pPr>
            <w:r w:rsidRPr="007A5D38">
              <w:rPr>
                <w:rFonts w:asciiTheme="minorHAnsi" w:hAnsiTheme="minorHAnsi" w:cstheme="minorHAnsi"/>
                <w:sz w:val="18"/>
                <w:szCs w:val="18"/>
              </w:rPr>
              <w:t>if “Building Type” (A</w:t>
            </w:r>
            <w:proofErr w:type="gramStart"/>
            <w:r w:rsidRPr="007A5D38">
              <w:rPr>
                <w:rFonts w:asciiTheme="minorHAnsi" w:hAnsiTheme="minorHAnsi" w:cstheme="minorHAnsi"/>
                <w:sz w:val="18"/>
                <w:szCs w:val="18"/>
              </w:rPr>
              <w:t>02)=</w:t>
            </w:r>
            <w:proofErr w:type="gramEnd"/>
            <w:r w:rsidRPr="007A5D38">
              <w:rPr>
                <w:rFonts w:asciiTheme="minorHAnsi" w:hAnsiTheme="minorHAnsi" w:cstheme="minorHAnsi"/>
                <w:sz w:val="18"/>
                <w:szCs w:val="18"/>
                <w:u w:val="single"/>
              </w:rPr>
              <w:t xml:space="preserve"> “Non-dwelling unit”;</w:t>
            </w:r>
            <w:r w:rsidRPr="007A5D38">
              <w:rPr>
                <w:rFonts w:asciiTheme="minorHAnsi" w:hAnsiTheme="minorHAnsi" w:cstheme="minorHAnsi"/>
                <w:sz w:val="18"/>
                <w:szCs w:val="18"/>
              </w:rPr>
              <w:t xml:space="preserve">  then display method</w:t>
            </w:r>
            <w:r w:rsidRPr="007A5D38">
              <w:rPr>
                <w:rFonts w:asciiTheme="minorHAnsi" w:hAnsiTheme="minorHAnsi" w:cstheme="minorHAnsi"/>
                <w:sz w:val="18"/>
                <w:szCs w:val="18"/>
                <w:u w:val="single"/>
              </w:rPr>
              <w:t>:</w:t>
            </w:r>
          </w:p>
          <w:p w14:paraId="2D5AA12F" w14:textId="3DBC2369" w:rsidR="00EE3065" w:rsidRPr="007A5D38" w:rsidRDefault="00EE3065" w:rsidP="00E40F17">
            <w:pPr>
              <w:rPr>
                <w:rFonts w:asciiTheme="minorHAnsi" w:hAnsiTheme="minorHAnsi" w:cstheme="minorHAnsi"/>
                <w:sz w:val="18"/>
                <w:szCs w:val="18"/>
              </w:rPr>
            </w:pPr>
            <w:r w:rsidRPr="007A5D38">
              <w:rPr>
                <w:rFonts w:asciiTheme="minorHAnsi" w:hAnsiTheme="minorHAnsi" w:cstheme="minorHAnsi"/>
                <w:b/>
                <w:sz w:val="18"/>
                <w:szCs w:val="18"/>
              </w:rPr>
              <w:t>**27</w:t>
            </w:r>
            <w:r w:rsidR="00C0202F">
              <w:rPr>
                <w:rFonts w:asciiTheme="minorHAnsi" w:hAnsiTheme="minorHAnsi" w:cstheme="minorHAnsi"/>
                <w:b/>
                <w:sz w:val="18"/>
                <w:szCs w:val="18"/>
              </w:rPr>
              <w:t>d</w:t>
            </w:r>
            <w:r w:rsidRPr="007A5D38">
              <w:rPr>
                <w:rFonts w:asciiTheme="minorHAnsi" w:hAnsiTheme="minorHAnsi" w:cstheme="minorHAnsi"/>
                <w:b/>
                <w:sz w:val="18"/>
                <w:szCs w:val="18"/>
              </w:rPr>
              <w:t xml:space="preserve"> – </w:t>
            </w:r>
            <w:proofErr w:type="gramStart"/>
            <w:r w:rsidRPr="007A5D38">
              <w:rPr>
                <w:rFonts w:asciiTheme="minorHAnsi" w:hAnsiTheme="minorHAnsi" w:cstheme="minorHAnsi"/>
                <w:b/>
                <w:sz w:val="18"/>
                <w:szCs w:val="18"/>
              </w:rPr>
              <w:t>Non-dwelling</w:t>
            </w:r>
            <w:proofErr w:type="gramEnd"/>
            <w:r w:rsidRPr="007A5D38">
              <w:rPr>
                <w:rFonts w:asciiTheme="minorHAnsi" w:hAnsiTheme="minorHAnsi" w:cstheme="minorHAnsi"/>
                <w:b/>
                <w:sz w:val="18"/>
                <w:szCs w:val="18"/>
              </w:rPr>
              <w:t xml:space="preserve"> unit&gt;&gt;</w:t>
            </w:r>
          </w:p>
        </w:tc>
      </w:tr>
      <w:tr w:rsidR="00310EBC" w:rsidRPr="00D2491C" w14:paraId="3638E9EB" w14:textId="77777777" w:rsidTr="008D1096">
        <w:trPr>
          <w:trHeight w:val="158"/>
        </w:trPr>
        <w:tc>
          <w:tcPr>
            <w:tcW w:w="673" w:type="dxa"/>
            <w:vAlign w:val="center"/>
          </w:tcPr>
          <w:p w14:paraId="0E3E569B" w14:textId="274BF552" w:rsidR="00310EBC" w:rsidRDefault="00310EBC" w:rsidP="00310EBC">
            <w:pPr>
              <w:jc w:val="center"/>
              <w:rPr>
                <w:rFonts w:asciiTheme="minorHAnsi" w:hAnsiTheme="minorHAnsi" w:cstheme="minorHAnsi"/>
                <w:sz w:val="18"/>
                <w:szCs w:val="18"/>
              </w:rPr>
            </w:pPr>
            <w:r>
              <w:rPr>
                <w:rFonts w:asciiTheme="minorHAnsi" w:hAnsiTheme="minorHAnsi" w:cstheme="minorHAnsi"/>
                <w:sz w:val="18"/>
                <w:szCs w:val="18"/>
              </w:rPr>
              <w:lastRenderedPageBreak/>
              <w:t>09</w:t>
            </w:r>
          </w:p>
        </w:tc>
        <w:tc>
          <w:tcPr>
            <w:tcW w:w="4675" w:type="dxa"/>
            <w:vAlign w:val="center"/>
          </w:tcPr>
          <w:p w14:paraId="088D3A06" w14:textId="280F2514" w:rsidR="00310EBC" w:rsidRPr="007A5D38" w:rsidRDefault="00310EBC" w:rsidP="00310EBC">
            <w:pPr>
              <w:rPr>
                <w:rFonts w:asciiTheme="minorHAnsi" w:hAnsiTheme="minorHAnsi" w:cstheme="minorHAnsi"/>
                <w:sz w:val="18"/>
                <w:szCs w:val="18"/>
              </w:rPr>
            </w:pPr>
            <w:r>
              <w:rPr>
                <w:rFonts w:asciiTheme="minorHAnsi" w:hAnsiTheme="minorHAnsi" w:cstheme="minorHAnsi"/>
                <w:sz w:val="18"/>
                <w:szCs w:val="18"/>
              </w:rPr>
              <w:t>Climate Zone (this row is not visible to the user)</w:t>
            </w:r>
          </w:p>
        </w:tc>
        <w:tc>
          <w:tcPr>
            <w:tcW w:w="5668" w:type="dxa"/>
          </w:tcPr>
          <w:p w14:paraId="2CF7B71F" w14:textId="680E4562" w:rsidR="00310EBC" w:rsidRPr="007A5D38" w:rsidRDefault="00310EBC" w:rsidP="00310EBC">
            <w:pPr>
              <w:rPr>
                <w:rFonts w:asciiTheme="minorHAnsi" w:hAnsiTheme="minorHAnsi" w:cstheme="minorHAnsi"/>
                <w:sz w:val="18"/>
                <w:szCs w:val="18"/>
              </w:rPr>
            </w:pPr>
            <w:r>
              <w:rPr>
                <w:rFonts w:asciiTheme="minorHAnsi" w:hAnsiTheme="minorHAnsi" w:cstheme="minorHAnsi"/>
                <w:sz w:val="18"/>
                <w:szCs w:val="18"/>
              </w:rPr>
              <w:t>&lt;&lt;value from CF1R&gt;&gt;</w:t>
            </w:r>
          </w:p>
        </w:tc>
      </w:tr>
      <w:tr w:rsidR="00310EBC" w:rsidRPr="00D2491C" w14:paraId="2D5AA147" w14:textId="77777777" w:rsidTr="008D1096">
        <w:trPr>
          <w:trHeight w:val="158"/>
        </w:trPr>
        <w:tc>
          <w:tcPr>
            <w:tcW w:w="11016" w:type="dxa"/>
            <w:gridSpan w:val="3"/>
            <w:vAlign w:val="center"/>
          </w:tcPr>
          <w:p w14:paraId="2D5AA145" w14:textId="77777777" w:rsidR="00310EBC" w:rsidRDefault="00310EBC" w:rsidP="00310EBC">
            <w:pPr>
              <w:rPr>
                <w:rFonts w:asciiTheme="minorHAnsi" w:hAnsiTheme="minorHAnsi"/>
                <w:sz w:val="18"/>
                <w:szCs w:val="18"/>
              </w:rPr>
            </w:pPr>
            <w:r>
              <w:rPr>
                <w:rFonts w:asciiTheme="minorHAnsi" w:hAnsiTheme="minorHAnsi"/>
                <w:sz w:val="18"/>
                <w:szCs w:val="18"/>
              </w:rPr>
              <w:t xml:space="preserve">Note: </w:t>
            </w:r>
          </w:p>
          <w:p w14:paraId="2D5AA146" w14:textId="77777777" w:rsidR="00310EBC" w:rsidRDefault="00310EBC" w:rsidP="00310EBC">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2D5AA148" w14:textId="1865608C" w:rsidR="005A2B97" w:rsidRPr="0029047D" w:rsidRDefault="00E40F17" w:rsidP="00D65FA1">
      <w:pPr>
        <w:rPr>
          <w:rFonts w:asciiTheme="minorHAnsi" w:hAnsiTheme="minorHAnsi"/>
          <w:szCs w:val="18"/>
        </w:rPr>
      </w:pPr>
      <w:r>
        <w:rPr>
          <w:rFonts w:asciiTheme="minorHAnsi" w:hAnsiTheme="minorHAnsi"/>
          <w:szCs w:val="18"/>
        </w:rPr>
        <w:br w:type="textWrapping" w:clear="all"/>
      </w:r>
    </w:p>
    <w:tbl>
      <w:tblPr>
        <w:tblStyle w:val="TableGrid"/>
        <w:tblW w:w="0" w:type="auto"/>
        <w:tblLook w:val="04A0" w:firstRow="1" w:lastRow="0" w:firstColumn="1" w:lastColumn="0" w:noHBand="0" w:noVBand="1"/>
      </w:tblPr>
      <w:tblGrid>
        <w:gridCol w:w="11016"/>
      </w:tblGrid>
      <w:tr w:rsidR="003F49B9" w14:paraId="2D5AA14A" w14:textId="77777777" w:rsidTr="003F49B9">
        <w:tc>
          <w:tcPr>
            <w:tcW w:w="11016" w:type="dxa"/>
          </w:tcPr>
          <w:p w14:paraId="2D5AA149" w14:textId="49C3E5E0" w:rsidR="003F49B9" w:rsidRDefault="0029047D" w:rsidP="00AA70B8">
            <w:pPr>
              <w:rPr>
                <w:rFonts w:asciiTheme="minorHAnsi" w:hAnsiTheme="minorHAnsi"/>
                <w:sz w:val="18"/>
                <w:szCs w:val="18"/>
              </w:rPr>
            </w:pPr>
            <w:r>
              <w:rPr>
                <w:rFonts w:asciiTheme="minorHAnsi" w:hAnsiTheme="minorHAnsi"/>
                <w:b/>
                <w:szCs w:val="18"/>
              </w:rPr>
              <w:t>MCH-</w:t>
            </w:r>
            <w:r w:rsidR="003F49B9" w:rsidRPr="0029047D">
              <w:rPr>
                <w:rFonts w:asciiTheme="minorHAnsi" w:hAnsiTheme="minorHAnsi"/>
                <w:b/>
                <w:szCs w:val="18"/>
              </w:rPr>
              <w:t>27</w:t>
            </w:r>
            <w:r w:rsidR="00AA70B8">
              <w:rPr>
                <w:rFonts w:asciiTheme="minorHAnsi" w:hAnsiTheme="minorHAnsi"/>
                <w:b/>
                <w:szCs w:val="18"/>
              </w:rPr>
              <w:t>d</w:t>
            </w:r>
            <w:r w:rsidR="00DD4B3B">
              <w:rPr>
                <w:rFonts w:asciiTheme="minorHAnsi" w:hAnsiTheme="minorHAnsi"/>
                <w:b/>
                <w:szCs w:val="18"/>
              </w:rPr>
              <w:t xml:space="preserve"> </w:t>
            </w:r>
            <w:r w:rsidR="003C565D">
              <w:rPr>
                <w:rFonts w:asciiTheme="minorHAnsi" w:hAnsiTheme="minorHAnsi"/>
                <w:b/>
                <w:szCs w:val="18"/>
              </w:rPr>
              <w:t>–</w:t>
            </w:r>
            <w:r w:rsidR="00DD4B3B">
              <w:rPr>
                <w:rFonts w:asciiTheme="minorHAnsi" w:hAnsiTheme="minorHAnsi"/>
                <w:b/>
                <w:szCs w:val="18"/>
              </w:rPr>
              <w:t xml:space="preserve"> </w:t>
            </w:r>
            <w:proofErr w:type="gramStart"/>
            <w:r w:rsidR="00AA70B8">
              <w:rPr>
                <w:rFonts w:asciiTheme="minorHAnsi" w:hAnsiTheme="minorHAnsi"/>
                <w:b/>
                <w:szCs w:val="18"/>
              </w:rPr>
              <w:t>Non Dwelling</w:t>
            </w:r>
            <w:proofErr w:type="gramEnd"/>
          </w:p>
        </w:tc>
      </w:tr>
    </w:tbl>
    <w:p w14:paraId="3EF8AE1A" w14:textId="77777777" w:rsidR="00664ECB" w:rsidRDefault="00664ECB" w:rsidP="00664ECB">
      <w:pPr>
        <w:rPr>
          <w:rFonts w:asciiTheme="minorHAnsi" w:hAnsiTheme="minorHAnsi"/>
          <w:sz w:val="18"/>
          <w:szCs w:val="18"/>
        </w:rPr>
      </w:pPr>
    </w:p>
    <w:tbl>
      <w:tblPr>
        <w:tblStyle w:val="TableGrid"/>
        <w:tblW w:w="0" w:type="auto"/>
        <w:tblLook w:val="04A0" w:firstRow="1" w:lastRow="0" w:firstColumn="1" w:lastColumn="0" w:noHBand="0" w:noVBand="1"/>
      </w:tblPr>
      <w:tblGrid>
        <w:gridCol w:w="3078"/>
        <w:gridCol w:w="3420"/>
        <w:gridCol w:w="4500"/>
      </w:tblGrid>
      <w:tr w:rsidR="00664ECB" w:rsidDel="00E43E28" w14:paraId="0A49D17E" w14:textId="60E96E42" w:rsidTr="00E43E28">
        <w:trPr>
          <w:del w:id="51" w:author="Alhabibi, Haider@Energy" w:date="2022-06-16T16:20:00Z"/>
        </w:trPr>
        <w:tc>
          <w:tcPr>
            <w:tcW w:w="10998" w:type="dxa"/>
            <w:gridSpan w:val="3"/>
          </w:tcPr>
          <w:p w14:paraId="653BF881" w14:textId="20FFF5CC" w:rsidR="00664ECB" w:rsidDel="00E43E28" w:rsidRDefault="00664ECB" w:rsidP="006D6921">
            <w:pPr>
              <w:rPr>
                <w:del w:id="52" w:author="Alhabibi, Haider@Energy" w:date="2022-06-16T16:20:00Z"/>
                <w:rFonts w:asciiTheme="minorHAnsi" w:hAnsiTheme="minorHAnsi" w:cstheme="minorHAnsi"/>
                <w:b/>
                <w:bCs/>
                <w:sz w:val="18"/>
                <w:szCs w:val="18"/>
              </w:rPr>
            </w:pPr>
            <w:del w:id="53" w:author="Alhabibi, Haider@Energy" w:date="2022-06-16T16:20:00Z">
              <w:r w:rsidDel="00E43E28">
                <w:rPr>
                  <w:rFonts w:asciiTheme="minorHAnsi" w:hAnsiTheme="minorHAnsi" w:cstheme="minorHAnsi"/>
                  <w:b/>
                  <w:bCs/>
                  <w:sz w:val="18"/>
                  <w:szCs w:val="18"/>
                </w:rPr>
                <w:delText xml:space="preserve">B. </w:delText>
              </w:r>
              <w:r w:rsidRPr="006D6921" w:rsidDel="00E43E28">
                <w:rPr>
                  <w:rFonts w:asciiTheme="minorHAnsi" w:hAnsiTheme="minorHAnsi" w:cstheme="minorHAnsi"/>
                  <w:b/>
                  <w:bCs/>
                  <w:sz w:val="18"/>
                  <w:szCs w:val="18"/>
                </w:rPr>
                <w:delText>HRV or ERV</w:delText>
              </w:r>
            </w:del>
          </w:p>
          <w:p w14:paraId="30833378" w14:textId="13FFC280" w:rsidR="00664ECB" w:rsidDel="00E43E28" w:rsidRDefault="00664ECB" w:rsidP="006D6921">
            <w:pPr>
              <w:rPr>
                <w:del w:id="54" w:author="Alhabibi, Haider@Energy" w:date="2022-06-16T16:20:00Z"/>
                <w:rFonts w:asciiTheme="minorHAnsi" w:hAnsiTheme="minorHAnsi" w:cstheme="minorHAnsi"/>
                <w:sz w:val="18"/>
                <w:szCs w:val="18"/>
              </w:rPr>
            </w:pPr>
            <w:del w:id="55" w:author="Alhabibi, Haider@Energy" w:date="2022-06-16T16:20:00Z">
              <w:r w:rsidDel="00E43E28">
                <w:rPr>
                  <w:rFonts w:asciiTheme="minorHAnsi" w:hAnsiTheme="minorHAnsi" w:cstheme="minorHAnsi"/>
                  <w:sz w:val="18"/>
                  <w:szCs w:val="18"/>
                </w:rPr>
                <w:delText>Balanced ventilation systems shall comply with appropriate requirements in 150.0(o)2C.</w:delText>
              </w:r>
            </w:del>
          </w:p>
          <w:p w14:paraId="48B95DA1" w14:textId="016A2A67" w:rsidR="006B4B18" w:rsidRPr="00367C46" w:rsidDel="00E43E28" w:rsidRDefault="006B4B18" w:rsidP="006D6921">
            <w:pPr>
              <w:rPr>
                <w:del w:id="56" w:author="Alhabibi, Haider@Energy" w:date="2022-06-16T16:20:00Z"/>
                <w:rFonts w:asciiTheme="minorHAnsi" w:hAnsiTheme="minorHAnsi" w:cstheme="minorHAnsi"/>
                <w:sz w:val="18"/>
                <w:szCs w:val="18"/>
              </w:rPr>
            </w:pPr>
            <w:del w:id="57" w:author="Alhabibi, Haider@Energy" w:date="2022-06-16T16:20:00Z">
              <w:r w:rsidRPr="00F070F8" w:rsidDel="00E43E28">
                <w:rPr>
                  <w:rFonts w:asciiTheme="minorHAnsi" w:hAnsiTheme="minorHAnsi" w:cstheme="minorHAnsi"/>
                  <w:sz w:val="18"/>
                  <w:szCs w:val="18"/>
                </w:rPr>
                <w:delText>&lt;&lt;</w:delText>
              </w:r>
              <w:r w:rsidDel="00E43E28">
                <w:rPr>
                  <w:rFonts w:asciiTheme="minorHAnsi" w:hAnsiTheme="minorHAnsi" w:cstheme="minorHAnsi"/>
                  <w:sz w:val="18"/>
                  <w:szCs w:val="18"/>
                </w:rPr>
                <w:delText xml:space="preserve">If A06=HRV or ERV </w:delText>
              </w:r>
              <w:r w:rsidRPr="007A5D38" w:rsidDel="00E43E28">
                <w:rPr>
                  <w:rFonts w:asciiTheme="minorHAnsi" w:hAnsiTheme="minorHAnsi" w:cstheme="minorHAnsi"/>
                  <w:sz w:val="18"/>
                  <w:szCs w:val="18"/>
                </w:rPr>
                <w:delText>then display</w:delText>
              </w:r>
              <w:r w:rsidDel="00E43E28">
                <w:delText xml:space="preserve"> </w:delText>
              </w:r>
              <w:r w:rsidRPr="00D87BB5" w:rsidDel="00E43E28">
                <w:rPr>
                  <w:rFonts w:asciiTheme="minorHAnsi" w:hAnsiTheme="minorHAnsi" w:cstheme="minorHAnsi"/>
                  <w:sz w:val="18"/>
                  <w:szCs w:val="18"/>
                </w:rPr>
                <w:delText>table; Else display the</w:delText>
              </w:r>
              <w:r w:rsidDel="00E43E28">
                <w:rPr>
                  <w:rFonts w:asciiTheme="minorHAnsi" w:hAnsiTheme="minorHAnsi" w:cstheme="minorHAnsi"/>
                  <w:sz w:val="18"/>
                  <w:szCs w:val="18"/>
                </w:rPr>
                <w:delText xml:space="preserve"> ”</w:delText>
              </w:r>
              <w:r w:rsidRPr="00D87BB5" w:rsidDel="00E43E28">
                <w:rPr>
                  <w:rFonts w:asciiTheme="minorHAnsi" w:hAnsiTheme="minorHAnsi" w:cstheme="minorHAnsi"/>
                  <w:sz w:val="18"/>
                  <w:szCs w:val="18"/>
                </w:rPr>
                <w:delText>section does not apply</w:delText>
              </w:r>
              <w:r w:rsidDel="00E43E28">
                <w:rPr>
                  <w:rFonts w:asciiTheme="minorHAnsi" w:hAnsiTheme="minorHAnsi" w:cstheme="minorHAnsi"/>
                  <w:sz w:val="18"/>
                  <w:szCs w:val="18"/>
                </w:rPr>
                <w:delText>”</w:delText>
              </w:r>
              <w:r w:rsidRPr="00D87BB5" w:rsidDel="00E43E28">
                <w:rPr>
                  <w:rFonts w:asciiTheme="minorHAnsi" w:hAnsiTheme="minorHAnsi" w:cstheme="minorHAnsi"/>
                  <w:sz w:val="18"/>
                  <w:szCs w:val="18"/>
                </w:rPr>
                <w:delText xml:space="preserve"> message&gt;&gt;</w:delText>
              </w:r>
            </w:del>
          </w:p>
        </w:tc>
      </w:tr>
      <w:tr w:rsidR="001C07AC" w:rsidDel="00E43E28" w14:paraId="19AEDF17" w14:textId="651E62A2" w:rsidTr="00E43E28">
        <w:trPr>
          <w:del w:id="58" w:author="Alhabibi, Haider@Energy" w:date="2022-06-16T16:20:00Z"/>
        </w:trPr>
        <w:tc>
          <w:tcPr>
            <w:tcW w:w="3078" w:type="dxa"/>
          </w:tcPr>
          <w:p w14:paraId="4CF686BF" w14:textId="54CE9578" w:rsidR="001C07AC" w:rsidDel="00E43E28" w:rsidRDefault="001C07AC" w:rsidP="006D6921">
            <w:pPr>
              <w:rPr>
                <w:del w:id="59" w:author="Alhabibi, Haider@Energy" w:date="2022-06-16T16:20:00Z"/>
                <w:rFonts w:asciiTheme="minorHAnsi" w:hAnsiTheme="minorHAnsi" w:cstheme="minorHAnsi"/>
                <w:sz w:val="18"/>
                <w:szCs w:val="18"/>
              </w:rPr>
            </w:pPr>
            <w:del w:id="60" w:author="Alhabibi, Haider@Energy" w:date="2022-06-16T16:20:00Z">
              <w:r w:rsidDel="00E43E28">
                <w:rPr>
                  <w:rFonts w:asciiTheme="minorHAnsi" w:hAnsiTheme="minorHAnsi" w:cstheme="minorHAnsi"/>
                  <w:sz w:val="18"/>
                  <w:szCs w:val="18"/>
                </w:rPr>
                <w:delText>01</w:delText>
              </w:r>
            </w:del>
          </w:p>
        </w:tc>
        <w:tc>
          <w:tcPr>
            <w:tcW w:w="3420" w:type="dxa"/>
          </w:tcPr>
          <w:p w14:paraId="289C1B2A" w14:textId="523922EC" w:rsidR="001C07AC" w:rsidDel="00E43E28" w:rsidRDefault="001C07AC" w:rsidP="006D6921">
            <w:pPr>
              <w:rPr>
                <w:del w:id="61" w:author="Alhabibi, Haider@Energy" w:date="2022-06-16T16:20:00Z"/>
                <w:rFonts w:asciiTheme="minorHAnsi" w:hAnsiTheme="minorHAnsi" w:cstheme="minorHAnsi"/>
                <w:sz w:val="18"/>
                <w:szCs w:val="18"/>
              </w:rPr>
            </w:pPr>
            <w:del w:id="62" w:author="Alhabibi, Haider@Energy" w:date="2022-06-16T16:20:00Z">
              <w:r w:rsidDel="00E43E28">
                <w:rPr>
                  <w:rFonts w:asciiTheme="minorHAnsi" w:hAnsiTheme="minorHAnsi" w:cstheme="minorHAnsi"/>
                  <w:sz w:val="18"/>
                  <w:szCs w:val="18"/>
                </w:rPr>
                <w:delText>02</w:delText>
              </w:r>
            </w:del>
          </w:p>
        </w:tc>
        <w:tc>
          <w:tcPr>
            <w:tcW w:w="4500" w:type="dxa"/>
          </w:tcPr>
          <w:p w14:paraId="07CAE291" w14:textId="3E1FCD93" w:rsidR="001C07AC" w:rsidDel="00E43E28" w:rsidRDefault="001C07AC" w:rsidP="006D6921">
            <w:pPr>
              <w:rPr>
                <w:del w:id="63" w:author="Alhabibi, Haider@Energy" w:date="2022-06-16T16:20:00Z"/>
                <w:rFonts w:asciiTheme="minorHAnsi" w:hAnsiTheme="minorHAnsi" w:cstheme="minorHAnsi"/>
                <w:sz w:val="18"/>
                <w:szCs w:val="18"/>
              </w:rPr>
            </w:pPr>
            <w:del w:id="64" w:author="Alhabibi, Haider@Energy" w:date="2022-06-16T16:20:00Z">
              <w:r w:rsidDel="00E43E28">
                <w:rPr>
                  <w:rFonts w:asciiTheme="minorHAnsi" w:hAnsiTheme="minorHAnsi" w:cstheme="minorHAnsi"/>
                  <w:sz w:val="18"/>
                  <w:szCs w:val="18"/>
                </w:rPr>
                <w:delText>03</w:delText>
              </w:r>
            </w:del>
          </w:p>
        </w:tc>
      </w:tr>
      <w:tr w:rsidR="001C07AC" w:rsidDel="00E43E28" w14:paraId="1015DA74" w14:textId="67226960" w:rsidTr="00E43E28">
        <w:trPr>
          <w:del w:id="65" w:author="Alhabibi, Haider@Energy" w:date="2022-06-16T16:20:00Z"/>
        </w:trPr>
        <w:tc>
          <w:tcPr>
            <w:tcW w:w="3078" w:type="dxa"/>
          </w:tcPr>
          <w:p w14:paraId="64B138A4" w14:textId="6C59814E" w:rsidR="001C07AC" w:rsidDel="00E43E28" w:rsidRDefault="001C07AC" w:rsidP="006D6921">
            <w:pPr>
              <w:rPr>
                <w:del w:id="66" w:author="Alhabibi, Haider@Energy" w:date="2022-06-16T16:20:00Z"/>
                <w:rFonts w:asciiTheme="minorHAnsi" w:hAnsiTheme="minorHAnsi" w:cstheme="minorHAnsi"/>
                <w:sz w:val="18"/>
                <w:szCs w:val="18"/>
              </w:rPr>
            </w:pPr>
            <w:del w:id="67" w:author="Alhabibi, Haider@Energy" w:date="2022-06-16T16:20:00Z">
              <w:r w:rsidDel="00E43E28">
                <w:rPr>
                  <w:rFonts w:asciiTheme="minorHAnsi" w:hAnsiTheme="minorHAnsi" w:cstheme="minorHAnsi"/>
                  <w:sz w:val="18"/>
                  <w:szCs w:val="18"/>
                </w:rPr>
                <w:delText>Manufacturer Make</w:delText>
              </w:r>
            </w:del>
          </w:p>
        </w:tc>
        <w:tc>
          <w:tcPr>
            <w:tcW w:w="3420" w:type="dxa"/>
          </w:tcPr>
          <w:p w14:paraId="7DD6C9C2" w14:textId="018926A6" w:rsidR="001C07AC" w:rsidDel="00E43E28" w:rsidRDefault="001C07AC" w:rsidP="006D6921">
            <w:pPr>
              <w:rPr>
                <w:del w:id="68" w:author="Alhabibi, Haider@Energy" w:date="2022-06-16T16:20:00Z"/>
                <w:rFonts w:asciiTheme="minorHAnsi" w:hAnsiTheme="minorHAnsi" w:cstheme="minorHAnsi"/>
                <w:sz w:val="18"/>
                <w:szCs w:val="18"/>
              </w:rPr>
            </w:pPr>
            <w:del w:id="69" w:author="Alhabibi, Haider@Energy" w:date="2022-06-16T16:20:00Z">
              <w:r w:rsidDel="00E43E28">
                <w:rPr>
                  <w:rFonts w:asciiTheme="minorHAnsi" w:hAnsiTheme="minorHAnsi" w:cstheme="minorHAnsi"/>
                  <w:sz w:val="18"/>
                  <w:szCs w:val="18"/>
                </w:rPr>
                <w:delText>Manufacturer Model Number</w:delText>
              </w:r>
            </w:del>
          </w:p>
        </w:tc>
        <w:tc>
          <w:tcPr>
            <w:tcW w:w="4500" w:type="dxa"/>
          </w:tcPr>
          <w:p w14:paraId="3407240B" w14:textId="58664999" w:rsidR="001C07AC" w:rsidDel="00E43E28" w:rsidRDefault="001C07AC" w:rsidP="006D6921">
            <w:pPr>
              <w:rPr>
                <w:del w:id="70" w:author="Alhabibi, Haider@Energy" w:date="2022-06-16T16:20:00Z"/>
                <w:rFonts w:asciiTheme="minorHAnsi" w:hAnsiTheme="minorHAnsi" w:cstheme="minorHAnsi"/>
                <w:sz w:val="18"/>
                <w:szCs w:val="18"/>
              </w:rPr>
            </w:pPr>
            <w:del w:id="71" w:author="Alhabibi, Haider@Energy" w:date="2022-06-16T16:20:00Z">
              <w:r w:rsidDel="00E43E28">
                <w:rPr>
                  <w:rFonts w:asciiTheme="minorHAnsi" w:hAnsiTheme="minorHAnsi" w:cstheme="minorHAnsi"/>
                  <w:sz w:val="18"/>
                  <w:szCs w:val="18"/>
                </w:rPr>
                <w:delText>Fan Efficacy Performance Rating (W/CFM)</w:delText>
              </w:r>
            </w:del>
          </w:p>
        </w:tc>
      </w:tr>
      <w:tr w:rsidR="001C07AC" w:rsidDel="00E43E28" w14:paraId="64EE44FD" w14:textId="0445DA4A" w:rsidTr="00E43E28">
        <w:trPr>
          <w:del w:id="72" w:author="Alhabibi, Haider@Energy" w:date="2022-06-16T16:20:00Z"/>
        </w:trPr>
        <w:tc>
          <w:tcPr>
            <w:tcW w:w="3078" w:type="dxa"/>
          </w:tcPr>
          <w:p w14:paraId="316A5375" w14:textId="392DA7C1" w:rsidR="001C07AC" w:rsidDel="00E43E28" w:rsidRDefault="001C07AC" w:rsidP="00E43E28">
            <w:pPr>
              <w:jc w:val="center"/>
              <w:rPr>
                <w:del w:id="73" w:author="Alhabibi, Haider@Energy" w:date="2022-06-16T16:20:00Z"/>
                <w:rFonts w:asciiTheme="minorHAnsi" w:hAnsiTheme="minorHAnsi" w:cstheme="minorHAnsi"/>
                <w:sz w:val="18"/>
                <w:szCs w:val="18"/>
              </w:rPr>
            </w:pPr>
            <w:del w:id="74" w:author="Alhabibi, Haider@Energy" w:date="2022-06-16T16:20:00Z">
              <w:r w:rsidRPr="00F070F8" w:rsidDel="00E43E28">
                <w:rPr>
                  <w:rFonts w:asciiTheme="minorHAnsi" w:hAnsiTheme="minorHAnsi" w:cstheme="minorHAnsi"/>
                  <w:sz w:val="18"/>
                  <w:szCs w:val="18"/>
                </w:rPr>
                <w:delText>&lt;&lt;user input, text&gt;&gt;</w:delText>
              </w:r>
            </w:del>
          </w:p>
        </w:tc>
        <w:tc>
          <w:tcPr>
            <w:tcW w:w="3420" w:type="dxa"/>
          </w:tcPr>
          <w:p w14:paraId="571075A3" w14:textId="5E071A96" w:rsidR="001C07AC" w:rsidDel="00E43E28" w:rsidRDefault="001C07AC" w:rsidP="00E43E28">
            <w:pPr>
              <w:jc w:val="center"/>
              <w:rPr>
                <w:del w:id="75" w:author="Alhabibi, Haider@Energy" w:date="2022-06-16T16:20:00Z"/>
                <w:rFonts w:asciiTheme="minorHAnsi" w:hAnsiTheme="minorHAnsi" w:cstheme="minorHAnsi"/>
                <w:sz w:val="18"/>
                <w:szCs w:val="18"/>
              </w:rPr>
            </w:pPr>
            <w:del w:id="76" w:author="Alhabibi, Haider@Energy" w:date="2022-06-16T16:20:00Z">
              <w:r w:rsidRPr="00F070F8" w:rsidDel="00E43E28">
                <w:rPr>
                  <w:rFonts w:asciiTheme="minorHAnsi" w:hAnsiTheme="minorHAnsi" w:cstheme="minorHAnsi"/>
                  <w:sz w:val="18"/>
                  <w:szCs w:val="18"/>
                </w:rPr>
                <w:delText>&lt;&lt;user input, text&gt;&gt;</w:delText>
              </w:r>
            </w:del>
          </w:p>
        </w:tc>
        <w:tc>
          <w:tcPr>
            <w:tcW w:w="4500" w:type="dxa"/>
          </w:tcPr>
          <w:p w14:paraId="2D7DC8A8" w14:textId="32230364" w:rsidR="001C07AC" w:rsidDel="00E43E28" w:rsidRDefault="001C07AC" w:rsidP="00E43E28">
            <w:pPr>
              <w:jc w:val="center"/>
              <w:rPr>
                <w:del w:id="77" w:author="Alhabibi, Haider@Energy" w:date="2022-06-16T16:20:00Z"/>
                <w:rFonts w:asciiTheme="minorHAnsi" w:hAnsiTheme="minorHAnsi" w:cstheme="minorHAnsi"/>
                <w:sz w:val="18"/>
                <w:szCs w:val="18"/>
              </w:rPr>
            </w:pPr>
            <w:del w:id="78" w:author="Alhabibi, Haider@Energy" w:date="2022-06-16T16:20:00Z">
              <w:r w:rsidRPr="005B414E" w:rsidDel="00E43E28">
                <w:rPr>
                  <w:rFonts w:asciiTheme="minorHAnsi" w:hAnsiTheme="minorHAnsi" w:cstheme="minorHAnsi"/>
                  <w:sz w:val="18"/>
                  <w:szCs w:val="18"/>
                </w:rPr>
                <w:delText>&lt;&lt;Call information from CF1R-PRF: Else user input, text&gt;&gt;</w:delText>
              </w:r>
            </w:del>
          </w:p>
        </w:tc>
      </w:tr>
      <w:tr w:rsidR="001C07AC" w:rsidDel="00E43E28" w14:paraId="03810FAF" w14:textId="7C633AD0" w:rsidTr="00E43E28">
        <w:trPr>
          <w:del w:id="79" w:author="Alhabibi, Haider@Energy" w:date="2022-06-16T16:20:00Z"/>
        </w:trPr>
        <w:tc>
          <w:tcPr>
            <w:tcW w:w="3078" w:type="dxa"/>
          </w:tcPr>
          <w:p w14:paraId="23D9957F" w14:textId="06D3FCE3" w:rsidR="001C07AC" w:rsidDel="00E43E28" w:rsidRDefault="001C07AC" w:rsidP="006D6921">
            <w:pPr>
              <w:rPr>
                <w:del w:id="80" w:author="Alhabibi, Haider@Energy" w:date="2022-06-16T16:20:00Z"/>
                <w:rFonts w:asciiTheme="minorHAnsi" w:hAnsiTheme="minorHAnsi" w:cstheme="minorHAnsi"/>
                <w:sz w:val="18"/>
                <w:szCs w:val="18"/>
              </w:rPr>
            </w:pPr>
          </w:p>
        </w:tc>
        <w:tc>
          <w:tcPr>
            <w:tcW w:w="3420" w:type="dxa"/>
          </w:tcPr>
          <w:p w14:paraId="6D48FF14" w14:textId="0D994631" w:rsidR="001C07AC" w:rsidDel="00E43E28" w:rsidRDefault="001C07AC" w:rsidP="006D6921">
            <w:pPr>
              <w:rPr>
                <w:del w:id="81" w:author="Alhabibi, Haider@Energy" w:date="2022-06-16T16:20:00Z"/>
                <w:rFonts w:asciiTheme="minorHAnsi" w:hAnsiTheme="minorHAnsi" w:cstheme="minorHAnsi"/>
                <w:sz w:val="18"/>
                <w:szCs w:val="18"/>
              </w:rPr>
            </w:pPr>
          </w:p>
        </w:tc>
        <w:tc>
          <w:tcPr>
            <w:tcW w:w="4500" w:type="dxa"/>
          </w:tcPr>
          <w:p w14:paraId="246E8938" w14:textId="4C268258" w:rsidR="001C07AC" w:rsidDel="00E43E28" w:rsidRDefault="001C07AC" w:rsidP="006D6921">
            <w:pPr>
              <w:rPr>
                <w:del w:id="82" w:author="Alhabibi, Haider@Energy" w:date="2022-06-16T16:20:00Z"/>
                <w:rFonts w:asciiTheme="minorHAnsi" w:hAnsiTheme="minorHAnsi" w:cstheme="minorHAnsi"/>
                <w:sz w:val="18"/>
                <w:szCs w:val="18"/>
              </w:rPr>
            </w:pPr>
          </w:p>
        </w:tc>
      </w:tr>
      <w:tr w:rsidR="001C07AC" w:rsidDel="00E43E28" w14:paraId="15B0466C" w14:textId="282ED333" w:rsidTr="00E43E28">
        <w:trPr>
          <w:del w:id="83" w:author="Alhabibi, Haider@Energy" w:date="2022-06-16T16:20:00Z"/>
        </w:trPr>
        <w:tc>
          <w:tcPr>
            <w:tcW w:w="3078" w:type="dxa"/>
          </w:tcPr>
          <w:p w14:paraId="09436766" w14:textId="05D43D65" w:rsidR="001C07AC" w:rsidDel="00E43E28" w:rsidRDefault="001C07AC" w:rsidP="006D6921">
            <w:pPr>
              <w:rPr>
                <w:del w:id="84" w:author="Alhabibi, Haider@Energy" w:date="2022-06-16T16:20:00Z"/>
                <w:rFonts w:asciiTheme="minorHAnsi" w:hAnsiTheme="minorHAnsi" w:cstheme="minorHAnsi"/>
                <w:sz w:val="18"/>
                <w:szCs w:val="18"/>
              </w:rPr>
            </w:pPr>
          </w:p>
        </w:tc>
        <w:tc>
          <w:tcPr>
            <w:tcW w:w="3420" w:type="dxa"/>
          </w:tcPr>
          <w:p w14:paraId="79E257B8" w14:textId="3A43FAAC" w:rsidR="001C07AC" w:rsidDel="00E43E28" w:rsidRDefault="001C07AC" w:rsidP="006D6921">
            <w:pPr>
              <w:rPr>
                <w:del w:id="85" w:author="Alhabibi, Haider@Energy" w:date="2022-06-16T16:20:00Z"/>
                <w:rFonts w:asciiTheme="minorHAnsi" w:hAnsiTheme="minorHAnsi" w:cstheme="minorHAnsi"/>
                <w:sz w:val="18"/>
                <w:szCs w:val="18"/>
              </w:rPr>
            </w:pPr>
          </w:p>
        </w:tc>
        <w:tc>
          <w:tcPr>
            <w:tcW w:w="4500" w:type="dxa"/>
          </w:tcPr>
          <w:p w14:paraId="7B4C195D" w14:textId="5CF46E0D" w:rsidR="001C07AC" w:rsidDel="00E43E28" w:rsidRDefault="001C07AC" w:rsidP="006D6921">
            <w:pPr>
              <w:rPr>
                <w:del w:id="86" w:author="Alhabibi, Haider@Energy" w:date="2022-06-16T16:20:00Z"/>
                <w:rFonts w:asciiTheme="minorHAnsi" w:hAnsiTheme="minorHAnsi" w:cstheme="minorHAnsi"/>
                <w:sz w:val="18"/>
                <w:szCs w:val="18"/>
              </w:rPr>
            </w:pPr>
          </w:p>
        </w:tc>
      </w:tr>
    </w:tbl>
    <w:p w14:paraId="2D5AA181" w14:textId="77777777" w:rsidR="00A947A7" w:rsidRDefault="00A947A7"/>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1"/>
        <w:gridCol w:w="10357"/>
      </w:tblGrid>
      <w:tr w:rsidR="00DE0501" w:rsidRPr="00500C2C" w14:paraId="2D5AA1AA" w14:textId="77777777" w:rsidTr="00355CC6">
        <w:tc>
          <w:tcPr>
            <w:tcW w:w="10998" w:type="dxa"/>
            <w:gridSpan w:val="2"/>
          </w:tcPr>
          <w:p w14:paraId="2D5AA1A9" w14:textId="1EDC0497" w:rsidR="00DE0501" w:rsidRPr="00500C2C" w:rsidRDefault="00664ECB" w:rsidP="00AA70B8">
            <w:pPr>
              <w:keepNext/>
              <w:rPr>
                <w:rFonts w:asciiTheme="minorHAnsi" w:hAnsiTheme="minorHAnsi"/>
                <w:szCs w:val="18"/>
              </w:rPr>
            </w:pPr>
            <w:del w:id="87" w:author="Alhabibi, Haider@Energy" w:date="2022-06-21T17:37:00Z">
              <w:r w:rsidDel="001A16F3">
                <w:rPr>
                  <w:rFonts w:asciiTheme="minorHAnsi" w:hAnsiTheme="minorHAnsi"/>
                  <w:b/>
                  <w:szCs w:val="18"/>
                </w:rPr>
                <w:delText>C</w:delText>
              </w:r>
            </w:del>
            <w:ins w:id="88" w:author="Alhabibi, Haider@Energy" w:date="2022-06-21T17:37:00Z">
              <w:r w:rsidR="001A16F3">
                <w:rPr>
                  <w:rFonts w:asciiTheme="minorHAnsi" w:hAnsiTheme="minorHAnsi"/>
                  <w:b/>
                  <w:szCs w:val="18"/>
                </w:rPr>
                <w:t>B</w:t>
              </w:r>
            </w:ins>
            <w:r w:rsidR="00DE0501" w:rsidRPr="00500C2C">
              <w:rPr>
                <w:rFonts w:asciiTheme="minorHAnsi" w:hAnsiTheme="minorHAnsi"/>
                <w:b/>
                <w:szCs w:val="18"/>
              </w:rPr>
              <w:t>. Compliance Statement</w:t>
            </w:r>
            <w:r w:rsidR="00DE0501" w:rsidRPr="00500C2C">
              <w:rPr>
                <w:rFonts w:asciiTheme="minorHAnsi" w:hAnsiTheme="minorHAnsi"/>
                <w:szCs w:val="18"/>
              </w:rPr>
              <w:t xml:space="preserve"> </w:t>
            </w:r>
          </w:p>
        </w:tc>
      </w:tr>
      <w:tr w:rsidR="00DE0501" w:rsidRPr="00D2491C" w14:paraId="2D5AA1AE" w14:textId="77777777" w:rsidTr="00355CC6">
        <w:trPr>
          <w:trHeight w:val="158"/>
        </w:trPr>
        <w:tc>
          <w:tcPr>
            <w:tcW w:w="641" w:type="dxa"/>
            <w:vAlign w:val="center"/>
          </w:tcPr>
          <w:p w14:paraId="2D5AA1AB" w14:textId="77777777" w:rsidR="00DE0501" w:rsidRPr="00D2491C" w:rsidRDefault="00DE0501" w:rsidP="003A7CD3">
            <w:pPr>
              <w:keepNext/>
              <w:jc w:val="center"/>
              <w:rPr>
                <w:rFonts w:asciiTheme="minorHAnsi" w:hAnsiTheme="minorHAnsi"/>
                <w:sz w:val="18"/>
                <w:szCs w:val="18"/>
              </w:rPr>
            </w:pPr>
            <w:r w:rsidRPr="00D2491C">
              <w:rPr>
                <w:rFonts w:asciiTheme="minorHAnsi" w:hAnsiTheme="minorHAnsi"/>
                <w:sz w:val="18"/>
                <w:szCs w:val="18"/>
              </w:rPr>
              <w:t>01</w:t>
            </w:r>
          </w:p>
        </w:tc>
        <w:tc>
          <w:tcPr>
            <w:tcW w:w="10357" w:type="dxa"/>
            <w:vAlign w:val="center"/>
          </w:tcPr>
          <w:p w14:paraId="2D5AA1AD" w14:textId="2C81A8CF" w:rsidR="00DE0501" w:rsidRPr="00D2491C" w:rsidRDefault="00DE0501" w:rsidP="0060378E">
            <w:pPr>
              <w:keepNext/>
              <w:rPr>
                <w:rFonts w:asciiTheme="minorHAnsi" w:hAnsiTheme="minorHAnsi"/>
                <w:sz w:val="18"/>
                <w:szCs w:val="18"/>
              </w:rPr>
            </w:pPr>
            <w:r w:rsidRPr="00D2491C">
              <w:rPr>
                <w:rFonts w:asciiTheme="minorHAnsi" w:hAnsiTheme="minorHAnsi"/>
                <w:sz w:val="18"/>
                <w:szCs w:val="18"/>
              </w:rPr>
              <w:t>&lt;&lt;</w:t>
            </w:r>
            <w:r w:rsidR="00B85083" w:rsidRPr="00C27BAB">
              <w:rPr>
                <w:rFonts w:asciiTheme="minorHAnsi" w:hAnsiTheme="minorHAnsi"/>
                <w:sz w:val="18"/>
                <w:szCs w:val="18"/>
              </w:rPr>
              <w:t xml:space="preserve"> I</w:t>
            </w:r>
            <w:r w:rsidR="00B85083">
              <w:rPr>
                <w:rFonts w:asciiTheme="minorHAnsi" w:hAnsiTheme="minorHAnsi"/>
                <w:sz w:val="18"/>
                <w:szCs w:val="18"/>
              </w:rPr>
              <w:t>f</w:t>
            </w:r>
            <w:r w:rsidR="00B85083" w:rsidRPr="00C27BAB">
              <w:rPr>
                <w:rFonts w:asciiTheme="minorHAnsi" w:hAnsiTheme="minorHAnsi"/>
                <w:sz w:val="18"/>
                <w:szCs w:val="18"/>
              </w:rPr>
              <w:t xml:space="preserve"> </w:t>
            </w:r>
            <w:r w:rsidR="00B85083">
              <w:rPr>
                <w:rFonts w:asciiTheme="minorHAnsi" w:hAnsiTheme="minorHAnsi"/>
                <w:sz w:val="18"/>
                <w:szCs w:val="18"/>
              </w:rPr>
              <w:t>‘Building Type” (</w:t>
            </w:r>
            <w:r w:rsidR="00B85083" w:rsidRPr="00C27BAB">
              <w:rPr>
                <w:rFonts w:asciiTheme="minorHAnsi" w:hAnsiTheme="minorHAnsi"/>
                <w:sz w:val="18"/>
                <w:szCs w:val="18"/>
              </w:rPr>
              <w:t>A02</w:t>
            </w:r>
            <w:r w:rsidR="00B85083">
              <w:rPr>
                <w:rFonts w:asciiTheme="minorHAnsi" w:hAnsiTheme="minorHAnsi"/>
                <w:sz w:val="18"/>
                <w:szCs w:val="18"/>
              </w:rPr>
              <w:t>)</w:t>
            </w:r>
            <w:r w:rsidR="00B85083" w:rsidRPr="00C27BAB">
              <w:rPr>
                <w:rFonts w:asciiTheme="minorHAnsi" w:hAnsiTheme="minorHAnsi"/>
                <w:sz w:val="18"/>
                <w:szCs w:val="18"/>
              </w:rPr>
              <w:t xml:space="preserve"> = ‘Non-dwelling Unit’ then display text: “Building Passes</w:t>
            </w:r>
            <w:r w:rsidR="00B85083">
              <w:rPr>
                <w:rFonts w:asciiTheme="minorHAnsi" w:hAnsiTheme="minorHAnsi"/>
                <w:sz w:val="18"/>
                <w:szCs w:val="18"/>
              </w:rPr>
              <w:t>"</w:t>
            </w:r>
            <w:r w:rsidRPr="00D2491C">
              <w:rPr>
                <w:rFonts w:asciiTheme="minorHAnsi" w:hAnsiTheme="minorHAnsi"/>
                <w:sz w:val="18"/>
                <w:szCs w:val="18"/>
              </w:rPr>
              <w:t>&gt;&gt;</w:t>
            </w:r>
          </w:p>
        </w:tc>
      </w:tr>
    </w:tbl>
    <w:p w14:paraId="2D5AA2A3" w14:textId="77777777" w:rsidR="00202E7F" w:rsidRDefault="00202E7F" w:rsidP="00B871AB">
      <w:pPr>
        <w:rPr>
          <w:rFonts w:asciiTheme="minorHAnsi" w:hAnsiTheme="minorHAnsi"/>
          <w:sz w:val="18"/>
          <w:szCs w:val="18"/>
        </w:rPr>
      </w:pPr>
    </w:p>
    <w:sectPr w:rsidR="00202E7F" w:rsidSect="0076421E">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B37AA" w14:textId="77777777" w:rsidR="007D0E53" w:rsidRDefault="007D0E53">
      <w:r>
        <w:separator/>
      </w:r>
    </w:p>
  </w:endnote>
  <w:endnote w:type="continuationSeparator" w:id="0">
    <w:p w14:paraId="5074A338" w14:textId="77777777" w:rsidR="007D0E53" w:rsidRDefault="007D0E53">
      <w:r>
        <w:continuationSeparator/>
      </w:r>
    </w:p>
  </w:endnote>
  <w:endnote w:type="continuationNotice" w:id="1">
    <w:p w14:paraId="014E76B2" w14:textId="77777777" w:rsidR="007D0E53" w:rsidRDefault="007D0E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AA2C0" w14:textId="77777777" w:rsidR="00636B61" w:rsidRPr="009213E6" w:rsidRDefault="00636B61" w:rsidP="009213E6">
    <w:pPr>
      <w:pStyle w:val="Footer"/>
      <w:rPr>
        <w:b/>
      </w:rPr>
    </w:pPr>
    <w:r w:rsidRPr="009213E6">
      <w:t xml:space="preserve">Registration Number:                                            Registration Date/Time:                                                    HERS Provider:                                   </w:t>
    </w:r>
  </w:p>
  <w:p w14:paraId="2D5AA2C1" w14:textId="07350E3B" w:rsidR="00636B61" w:rsidRPr="009213E6" w:rsidRDefault="00636B61" w:rsidP="009213E6">
    <w:pPr>
      <w:pStyle w:val="Footer"/>
    </w:pPr>
    <w:r w:rsidRPr="009213E6">
      <w:t>CA Building Energy Efficiency Standards - 20</w:t>
    </w:r>
    <w:r w:rsidR="00F65311">
      <w:t>22</w:t>
    </w:r>
    <w:r w:rsidRPr="009213E6">
      <w:t xml:space="preserve"> Residential Compliance</w:t>
    </w:r>
    <w:r w:rsidRPr="009213E6">
      <w:tab/>
    </w:r>
    <w:r w:rsidR="00AC0EDB">
      <w:t xml:space="preserve">March </w:t>
    </w:r>
    <w:r>
      <w:t>20</w:t>
    </w:r>
    <w:r w:rsidR="00F65311">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AA2D5" w14:textId="15F73EEA" w:rsidR="00636B61" w:rsidRPr="00A165EE" w:rsidRDefault="00636B61" w:rsidP="009213E6">
    <w:pPr>
      <w:pStyle w:val="Footer"/>
      <w:rPr>
        <w:b/>
      </w:rPr>
    </w:pPr>
    <w:r w:rsidRPr="00A165EE">
      <w:t>CA Building Energy Efficiency Standards - 20</w:t>
    </w:r>
    <w:r w:rsidR="004B6EB0">
      <w:t>22</w:t>
    </w:r>
    <w:r w:rsidRPr="00A165EE">
      <w:t xml:space="preserve"> Residential Compliance</w:t>
    </w:r>
    <w:r w:rsidRPr="00A165EE">
      <w:tab/>
    </w:r>
    <w:r w:rsidR="00AC0EDB">
      <w:t>March</w:t>
    </w:r>
    <w:r>
      <w:t xml:space="preserve"> 20</w:t>
    </w:r>
    <w:r w:rsidR="00F65311">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55802" w14:textId="77777777" w:rsidR="007D0E53" w:rsidRDefault="007D0E53">
      <w:r>
        <w:separator/>
      </w:r>
    </w:p>
  </w:footnote>
  <w:footnote w:type="continuationSeparator" w:id="0">
    <w:p w14:paraId="5124BDFC" w14:textId="77777777" w:rsidR="007D0E53" w:rsidRDefault="007D0E53">
      <w:r>
        <w:continuationSeparator/>
      </w:r>
    </w:p>
  </w:footnote>
  <w:footnote w:type="continuationNotice" w:id="1">
    <w:p w14:paraId="5BF3EA2F" w14:textId="77777777" w:rsidR="007D0E53" w:rsidRDefault="007D0E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AA2AD" w14:textId="77777777" w:rsidR="00636B61" w:rsidRDefault="00D46C52">
    <w:pPr>
      <w:pStyle w:val="Header"/>
    </w:pPr>
    <w:r>
      <w:rPr>
        <w:noProof/>
      </w:rPr>
      <w:pict w14:anchorId="2D5AA2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026" type="#_x0000_t75" style="position:absolute;margin-left:0;margin-top:0;width:10in;height:540pt;z-index:-25165926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A5A3E" w14:textId="77777777" w:rsidR="002F1667" w:rsidRPr="000E5987" w:rsidRDefault="002F1667" w:rsidP="002F1667">
    <w:pPr>
      <w:tabs>
        <w:tab w:val="center" w:pos="4320"/>
        <w:tab w:val="right" w:pos="8640"/>
      </w:tabs>
      <w:ind w:left="360"/>
      <w:jc w:val="center"/>
      <w:rPr>
        <w:rFonts w:ascii="Arial" w:hAnsi="Arial" w:cs="Arial"/>
        <w:sz w:val="24"/>
        <w:szCs w:val="24"/>
      </w:rPr>
    </w:pPr>
    <w:r w:rsidRPr="000E5987">
      <w:rPr>
        <w:rFonts w:ascii="Calibri" w:hAnsi="Calibri" w:cs="Calibri"/>
        <w:noProof/>
        <w:sz w:val="28"/>
        <w:szCs w:val="28"/>
      </w:rPr>
      <w:drawing>
        <wp:anchor distT="0" distB="0" distL="114300" distR="114300" simplePos="0" relativeHeight="251656704" behindDoc="0" locked="0" layoutInCell="1" allowOverlap="1" wp14:anchorId="531E3BAD" wp14:editId="2BF99DF9">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INDOOR AIR QUALITY AND MECHANICAL VENTILATION</w:t>
    </w:r>
  </w:p>
  <w:p w14:paraId="2FF4BA6A" w14:textId="44D56BA5" w:rsidR="002F1667" w:rsidRPr="000E5987" w:rsidRDefault="002F1667" w:rsidP="002F1667">
    <w:pPr>
      <w:tabs>
        <w:tab w:val="center" w:pos="4320"/>
        <w:tab w:val="right" w:pos="8640"/>
      </w:tabs>
      <w:ind w:left="360"/>
      <w:rPr>
        <w:rFonts w:ascii="Arial" w:hAnsi="Arial" w:cs="Arial"/>
        <w:sz w:val="24"/>
        <w:szCs w:val="24"/>
      </w:rPr>
    </w:pPr>
    <w:r w:rsidRPr="000E5987">
      <w:rPr>
        <w:rFonts w:ascii="Arial" w:hAnsi="Arial" w:cs="Arial"/>
        <w:sz w:val="24"/>
        <w:szCs w:val="24"/>
      </w:rPr>
      <w:ptab w:relativeTo="margin" w:alignment="center" w:leader="none"/>
    </w:r>
    <w:r w:rsidRPr="000E5987">
      <w:rPr>
        <w:rFonts w:ascii="Arial" w:hAnsi="Arial" w:cs="Arial"/>
        <w:sz w:val="24"/>
        <w:szCs w:val="24"/>
      </w:rPr>
      <w:ptab w:relativeTo="margin" w:alignment="right" w:leader="none"/>
    </w:r>
    <w:r w:rsidRPr="000E5987">
      <w:rPr>
        <w:rFonts w:ascii="Calibri" w:hAnsi="Calibri" w:cs="Calibri"/>
        <w:sz w:val="28"/>
        <w:szCs w:val="28"/>
      </w:rPr>
      <w:t>CEC-CF</w:t>
    </w:r>
    <w:r>
      <w:rPr>
        <w:rFonts w:ascii="Calibri" w:hAnsi="Calibri" w:cs="Calibri"/>
        <w:sz w:val="28"/>
        <w:szCs w:val="28"/>
      </w:rPr>
      <w:t>2</w:t>
    </w:r>
    <w:r w:rsidRPr="000E5987">
      <w:rPr>
        <w:rFonts w:ascii="Calibri" w:hAnsi="Calibri" w:cs="Calibri"/>
        <w:sz w:val="28"/>
        <w:szCs w:val="28"/>
      </w:rPr>
      <w:t>R-</w:t>
    </w:r>
    <w:r>
      <w:rPr>
        <w:rFonts w:ascii="Calibri" w:hAnsi="Calibri" w:cs="Calibri"/>
        <w:sz w:val="28"/>
        <w:szCs w:val="28"/>
      </w:rPr>
      <w:t>MCH</w:t>
    </w:r>
    <w:r w:rsidRPr="000E5987">
      <w:rPr>
        <w:rFonts w:ascii="Calibri" w:hAnsi="Calibri" w:cs="Calibri"/>
        <w:sz w:val="28"/>
        <w:szCs w:val="28"/>
      </w:rPr>
      <w:t>-</w:t>
    </w:r>
    <w:r>
      <w:rPr>
        <w:rFonts w:ascii="Calibri" w:hAnsi="Calibri" w:cs="Calibri"/>
        <w:sz w:val="28"/>
        <w:szCs w:val="28"/>
      </w:rPr>
      <w:t>27</w:t>
    </w:r>
    <w:r w:rsidRPr="000E5987">
      <w:rPr>
        <w:rFonts w:ascii="Calibri" w:hAnsi="Calibri" w:cs="Calibri"/>
        <w:sz w:val="28"/>
        <w:szCs w:val="28"/>
      </w:rPr>
      <w:t>-</w:t>
    </w:r>
    <w:r w:rsidR="00640741">
      <w:rPr>
        <w:rFonts w:ascii="Calibri" w:hAnsi="Calibri" w:cs="Calibri"/>
        <w:sz w:val="28"/>
        <w:szCs w:val="28"/>
      </w:rPr>
      <w:t>E</w:t>
    </w:r>
  </w:p>
  <w:p w14:paraId="5AA04FB2" w14:textId="77777777" w:rsidR="002F1667" w:rsidRPr="001622DB" w:rsidRDefault="002F1667" w:rsidP="002F1667">
    <w:pPr>
      <w:spacing w:after="160" w:line="259" w:lineRule="auto"/>
      <w:ind w:left="360"/>
      <w:rPr>
        <w:rFonts w:ascii="Calibri" w:eastAsia="Calibri" w:hAnsi="Calibri" w:cs="Calibri"/>
        <w:b/>
        <w:bCs/>
        <w:i/>
        <w:iCs/>
        <w:sz w:val="28"/>
        <w:szCs w:val="28"/>
      </w:rPr>
    </w:pPr>
    <w:r w:rsidRPr="000E5987">
      <w:rPr>
        <w:rFonts w:ascii="Arial" w:eastAsia="Calibri" w:hAnsi="Arial" w:cs="Arial"/>
        <w:sz w:val="24"/>
        <w:szCs w:val="22"/>
      </w:rPr>
      <w:ptab w:relativeTo="margin" w:alignment="center" w:leader="none"/>
    </w:r>
    <w:r w:rsidRPr="000E5987">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AA2C2" w14:textId="77777777" w:rsidR="00636B61" w:rsidRDefault="00D46C52">
    <w:pPr>
      <w:pStyle w:val="Header"/>
    </w:pPr>
    <w:r>
      <w:rPr>
        <w:noProof/>
      </w:rPr>
      <w:pict w14:anchorId="2D5AA2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025" type="#_x0000_t75" style="position:absolute;margin-left:0;margin-top:0;width:10in;height:540pt;z-index:-25166028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AA2CD" w14:textId="77777777" w:rsidR="00636B61" w:rsidRDefault="00D46C52">
    <w:pPr>
      <w:pStyle w:val="Header"/>
    </w:pPr>
    <w:r>
      <w:rPr>
        <w:noProof/>
      </w:rPr>
      <w:pict w14:anchorId="2D5AA2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032" type="#_x0000_t75" style="position:absolute;margin-left:0;margin-top:0;width:10in;height:540pt;z-index:-25165721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636B61" w:rsidRPr="00F85124" w14:paraId="2D5AA2D0" w14:textId="77777777" w:rsidTr="00023A98">
      <w:trPr>
        <w:cantSplit/>
        <w:trHeight w:val="288"/>
      </w:trPr>
      <w:tc>
        <w:tcPr>
          <w:tcW w:w="3881" w:type="pct"/>
          <w:gridSpan w:val="2"/>
          <w:tcBorders>
            <w:bottom w:val="single" w:sz="4" w:space="0" w:color="auto"/>
            <w:right w:val="nil"/>
          </w:tcBorders>
          <w:vAlign w:val="center"/>
        </w:tcPr>
        <w:p w14:paraId="2D5AA2CE" w14:textId="77777777" w:rsidR="00636B61" w:rsidRPr="00D65FA1" w:rsidRDefault="00636B61"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2D5AA2CF" w14:textId="7567625C" w:rsidR="00636B61" w:rsidRPr="00D65FA1" w:rsidRDefault="00636B61" w:rsidP="00CB496B">
          <w:pPr>
            <w:pStyle w:val="Style18"/>
            <w:rPr>
              <w:b/>
              <w:sz w:val="20"/>
            </w:rPr>
          </w:pPr>
          <w:r w:rsidRPr="00D65FA1">
            <w:rPr>
              <w:sz w:val="20"/>
            </w:rPr>
            <w:t>CF2R-MCH-27</w:t>
          </w:r>
          <w:r>
            <w:rPr>
              <w:sz w:val="20"/>
            </w:rPr>
            <w:t>-E</w:t>
          </w:r>
        </w:p>
      </w:tc>
    </w:tr>
    <w:tr w:rsidR="00636B61" w:rsidRPr="00F85124" w14:paraId="2D5AA2D3" w14:textId="77777777" w:rsidTr="00023A98">
      <w:trPr>
        <w:cantSplit/>
        <w:trHeight w:val="288"/>
      </w:trPr>
      <w:tc>
        <w:tcPr>
          <w:tcW w:w="2285" w:type="pct"/>
          <w:tcBorders>
            <w:right w:val="nil"/>
          </w:tcBorders>
        </w:tcPr>
        <w:p w14:paraId="2D5AA2D1" w14:textId="0B4A7953" w:rsidR="00636B61" w:rsidRPr="00F85124" w:rsidRDefault="00636B61" w:rsidP="00675601">
          <w:pPr>
            <w:pStyle w:val="Style19"/>
            <w:rPr>
              <w:sz w:val="12"/>
              <w:szCs w:val="12"/>
            </w:rPr>
          </w:pPr>
          <w:r w:rsidRPr="00505A99">
            <w:t>Indoor Air Quality and Mechanical Ventilation</w:t>
          </w:r>
          <w:r>
            <w:t xml:space="preserve"> – MCH-27d</w:t>
          </w:r>
        </w:p>
      </w:tc>
      <w:tc>
        <w:tcPr>
          <w:tcW w:w="2715" w:type="pct"/>
          <w:gridSpan w:val="2"/>
          <w:tcBorders>
            <w:left w:val="nil"/>
          </w:tcBorders>
        </w:tcPr>
        <w:p w14:paraId="2D5AA2D2" w14:textId="4A046BA9" w:rsidR="00636B61" w:rsidRPr="00F85124" w:rsidRDefault="00636B61"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C0EDB" w:rsidRPr="00AC0EDB">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D46C52">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bl>
  <w:p w14:paraId="2D5AA2D4" w14:textId="77777777" w:rsidR="00636B61" w:rsidRDefault="00D46C52" w:rsidP="007F6151">
    <w:pPr>
      <w:pStyle w:val="Header"/>
    </w:pPr>
    <w:r>
      <w:rPr>
        <w:noProof/>
      </w:rPr>
      <w:pict w14:anchorId="2D5AA2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034" type="#_x0000_t75" style="position:absolute;margin-left:0;margin-top:0;width:10in;height:540pt;z-index:-25165619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AA2D6" w14:textId="77777777" w:rsidR="00636B61" w:rsidRDefault="00D46C52">
    <w:pPr>
      <w:pStyle w:val="Header"/>
    </w:pPr>
    <w:r>
      <w:rPr>
        <w:noProof/>
      </w:rPr>
      <w:pict w14:anchorId="2D5AA2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031"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1EA0C50"/>
    <w:multiLevelType w:val="hybridMultilevel"/>
    <w:tmpl w:val="B59CA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0E09A5"/>
    <w:multiLevelType w:val="hybridMultilevel"/>
    <w:tmpl w:val="43CEBF0A"/>
    <w:lvl w:ilvl="0" w:tplc="04090001">
      <w:start w:val="1"/>
      <w:numFmt w:val="bullet"/>
      <w:lvlText w:val=""/>
      <w:lvlJc w:val="left"/>
      <w:pPr>
        <w:ind w:left="1163" w:hanging="360"/>
      </w:pPr>
      <w:rPr>
        <w:rFonts w:ascii="Symbol" w:hAnsi="Symbol" w:hint="default"/>
      </w:rPr>
    </w:lvl>
    <w:lvl w:ilvl="1" w:tplc="04090003" w:tentative="1">
      <w:start w:val="1"/>
      <w:numFmt w:val="bullet"/>
      <w:lvlText w:val="o"/>
      <w:lvlJc w:val="left"/>
      <w:pPr>
        <w:ind w:left="1883" w:hanging="360"/>
      </w:pPr>
      <w:rPr>
        <w:rFonts w:ascii="Courier New" w:hAnsi="Courier New" w:cs="Courier New" w:hint="default"/>
      </w:rPr>
    </w:lvl>
    <w:lvl w:ilvl="2" w:tplc="04090005" w:tentative="1">
      <w:start w:val="1"/>
      <w:numFmt w:val="bullet"/>
      <w:lvlText w:val=""/>
      <w:lvlJc w:val="left"/>
      <w:pPr>
        <w:ind w:left="2603" w:hanging="360"/>
      </w:pPr>
      <w:rPr>
        <w:rFonts w:ascii="Wingdings" w:hAnsi="Wingdings" w:hint="default"/>
      </w:rPr>
    </w:lvl>
    <w:lvl w:ilvl="3" w:tplc="04090001" w:tentative="1">
      <w:start w:val="1"/>
      <w:numFmt w:val="bullet"/>
      <w:lvlText w:val=""/>
      <w:lvlJc w:val="left"/>
      <w:pPr>
        <w:ind w:left="3323" w:hanging="360"/>
      </w:pPr>
      <w:rPr>
        <w:rFonts w:ascii="Symbol" w:hAnsi="Symbol" w:hint="default"/>
      </w:rPr>
    </w:lvl>
    <w:lvl w:ilvl="4" w:tplc="04090003" w:tentative="1">
      <w:start w:val="1"/>
      <w:numFmt w:val="bullet"/>
      <w:lvlText w:val="o"/>
      <w:lvlJc w:val="left"/>
      <w:pPr>
        <w:ind w:left="4043" w:hanging="360"/>
      </w:pPr>
      <w:rPr>
        <w:rFonts w:ascii="Courier New" w:hAnsi="Courier New" w:cs="Courier New" w:hint="default"/>
      </w:rPr>
    </w:lvl>
    <w:lvl w:ilvl="5" w:tplc="04090005" w:tentative="1">
      <w:start w:val="1"/>
      <w:numFmt w:val="bullet"/>
      <w:lvlText w:val=""/>
      <w:lvlJc w:val="left"/>
      <w:pPr>
        <w:ind w:left="4763" w:hanging="360"/>
      </w:pPr>
      <w:rPr>
        <w:rFonts w:ascii="Wingdings" w:hAnsi="Wingdings" w:hint="default"/>
      </w:rPr>
    </w:lvl>
    <w:lvl w:ilvl="6" w:tplc="04090001" w:tentative="1">
      <w:start w:val="1"/>
      <w:numFmt w:val="bullet"/>
      <w:lvlText w:val=""/>
      <w:lvlJc w:val="left"/>
      <w:pPr>
        <w:ind w:left="5483" w:hanging="360"/>
      </w:pPr>
      <w:rPr>
        <w:rFonts w:ascii="Symbol" w:hAnsi="Symbol" w:hint="default"/>
      </w:rPr>
    </w:lvl>
    <w:lvl w:ilvl="7" w:tplc="04090003" w:tentative="1">
      <w:start w:val="1"/>
      <w:numFmt w:val="bullet"/>
      <w:lvlText w:val="o"/>
      <w:lvlJc w:val="left"/>
      <w:pPr>
        <w:ind w:left="6203" w:hanging="360"/>
      </w:pPr>
      <w:rPr>
        <w:rFonts w:ascii="Courier New" w:hAnsi="Courier New" w:cs="Courier New" w:hint="default"/>
      </w:rPr>
    </w:lvl>
    <w:lvl w:ilvl="8" w:tplc="04090005" w:tentative="1">
      <w:start w:val="1"/>
      <w:numFmt w:val="bullet"/>
      <w:lvlText w:val=""/>
      <w:lvlJc w:val="left"/>
      <w:pPr>
        <w:ind w:left="6923"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EBF771E"/>
    <w:multiLevelType w:val="multilevel"/>
    <w:tmpl w:val="4B2E9D9E"/>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6"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30BC1"/>
    <w:multiLevelType w:val="multilevel"/>
    <w:tmpl w:val="350A2D08"/>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asciiTheme="minorHAnsi" w:hAnsiTheme="minorHAnsi" w:cstheme="minorHAnsi" w:hint="default"/>
        <w:b w:val="0"/>
        <w:sz w:val="18"/>
        <w:szCs w:val="18"/>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1"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2B1D2344"/>
    <w:multiLevelType w:val="hybridMultilevel"/>
    <w:tmpl w:val="5164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163657B"/>
    <w:multiLevelType w:val="hybridMultilevel"/>
    <w:tmpl w:val="B71C3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5"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7"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09916F5"/>
    <w:multiLevelType w:val="hybridMultilevel"/>
    <w:tmpl w:val="0D44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9371CD"/>
    <w:multiLevelType w:val="hybridMultilevel"/>
    <w:tmpl w:val="243424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6D18BA"/>
    <w:multiLevelType w:val="hybridMultilevel"/>
    <w:tmpl w:val="ADB6C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FA73BE5"/>
    <w:multiLevelType w:val="multilevel"/>
    <w:tmpl w:val="4C3615E4"/>
    <w:lvl w:ilvl="0">
      <w:start w:val="1"/>
      <w:numFmt w:val="decimal"/>
      <w:lvlText w:val="%1."/>
      <w:lvlJc w:val="left"/>
      <w:pPr>
        <w:ind w:left="360" w:hanging="360"/>
      </w:pPr>
    </w:lvl>
    <w:lvl w:ilvl="1">
      <w:start w:val="1"/>
      <w:numFmt w:val="decimal"/>
      <w:isLgl/>
      <w:lvlText w:val="%1.%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25"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79D1746"/>
    <w:multiLevelType w:val="hybridMultilevel"/>
    <w:tmpl w:val="0066A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A46175E"/>
    <w:multiLevelType w:val="hybridMultilevel"/>
    <w:tmpl w:val="E9E0B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1679420">
    <w:abstractNumId w:val="10"/>
  </w:num>
  <w:num w:numId="2" w16cid:durableId="161431797">
    <w:abstractNumId w:val="4"/>
  </w:num>
  <w:num w:numId="3" w16cid:durableId="888566204">
    <w:abstractNumId w:val="19"/>
  </w:num>
  <w:num w:numId="4" w16cid:durableId="1417676629">
    <w:abstractNumId w:val="1"/>
  </w:num>
  <w:num w:numId="5" w16cid:durableId="2136869772">
    <w:abstractNumId w:val="0"/>
  </w:num>
  <w:num w:numId="6" w16cid:durableId="665087757">
    <w:abstractNumId w:val="9"/>
  </w:num>
  <w:num w:numId="7" w16cid:durableId="599415432">
    <w:abstractNumId w:val="20"/>
  </w:num>
  <w:num w:numId="8" w16cid:durableId="1636912666">
    <w:abstractNumId w:val="22"/>
  </w:num>
  <w:num w:numId="9" w16cid:durableId="800921161">
    <w:abstractNumId w:val="8"/>
  </w:num>
  <w:num w:numId="10" w16cid:durableId="1183086613">
    <w:abstractNumId w:val="14"/>
  </w:num>
  <w:num w:numId="11" w16cid:durableId="1401291168">
    <w:abstractNumId w:val="25"/>
  </w:num>
  <w:num w:numId="12" w16cid:durableId="916138081">
    <w:abstractNumId w:val="16"/>
  </w:num>
  <w:num w:numId="13" w16cid:durableId="312806107">
    <w:abstractNumId w:val="11"/>
  </w:num>
  <w:num w:numId="14" w16cid:durableId="249312261">
    <w:abstractNumId w:val="18"/>
  </w:num>
  <w:num w:numId="15" w16cid:durableId="204906305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87602734">
    <w:abstractNumId w:val="9"/>
  </w:num>
  <w:num w:numId="17" w16cid:durableId="1587374802">
    <w:abstractNumId w:val="9"/>
  </w:num>
  <w:num w:numId="18" w16cid:durableId="1227834676">
    <w:abstractNumId w:val="6"/>
  </w:num>
  <w:num w:numId="19" w16cid:durableId="2120756396">
    <w:abstractNumId w:val="7"/>
  </w:num>
  <w:num w:numId="20" w16cid:durableId="1644236731">
    <w:abstractNumId w:val="28"/>
  </w:num>
  <w:num w:numId="21" w16cid:durableId="124661048">
    <w:abstractNumId w:val="12"/>
  </w:num>
  <w:num w:numId="22" w16cid:durableId="1457404237">
    <w:abstractNumId w:val="15"/>
  </w:num>
  <w:num w:numId="23" w16cid:durableId="957835060">
    <w:abstractNumId w:val="27"/>
  </w:num>
  <w:num w:numId="24" w16cid:durableId="829174805">
    <w:abstractNumId w:val="3"/>
  </w:num>
  <w:num w:numId="25" w16cid:durableId="711658865">
    <w:abstractNumId w:val="2"/>
  </w:num>
  <w:num w:numId="26" w16cid:durableId="886141773">
    <w:abstractNumId w:val="26"/>
  </w:num>
  <w:num w:numId="27" w16cid:durableId="712461679">
    <w:abstractNumId w:val="13"/>
  </w:num>
  <w:num w:numId="28" w16cid:durableId="241566278">
    <w:abstractNumId w:val="21"/>
  </w:num>
  <w:num w:numId="29" w16cid:durableId="1395470068">
    <w:abstractNumId w:val="23"/>
  </w:num>
  <w:num w:numId="30" w16cid:durableId="627274705">
    <w:abstractNumId w:val="24"/>
  </w:num>
  <w:num w:numId="31" w16cid:durableId="413363258">
    <w:abstractNumId w:val="5"/>
  </w:num>
  <w:num w:numId="32" w16cid:durableId="867257114">
    <w:abstractNumId w:val="17"/>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777B2F"/>
    <w:rsid w:val="00002EE0"/>
    <w:rsid w:val="0001052E"/>
    <w:rsid w:val="00010C95"/>
    <w:rsid w:val="0001108C"/>
    <w:rsid w:val="000165F9"/>
    <w:rsid w:val="00023A98"/>
    <w:rsid w:val="00026B59"/>
    <w:rsid w:val="00027F97"/>
    <w:rsid w:val="00031FF2"/>
    <w:rsid w:val="00035135"/>
    <w:rsid w:val="00037F93"/>
    <w:rsid w:val="000452DE"/>
    <w:rsid w:val="00045AF9"/>
    <w:rsid w:val="0005156F"/>
    <w:rsid w:val="00052480"/>
    <w:rsid w:val="00052E5A"/>
    <w:rsid w:val="0006136B"/>
    <w:rsid w:val="0006325B"/>
    <w:rsid w:val="00065AA8"/>
    <w:rsid w:val="00067802"/>
    <w:rsid w:val="00070E18"/>
    <w:rsid w:val="000753FB"/>
    <w:rsid w:val="00093A7F"/>
    <w:rsid w:val="00094357"/>
    <w:rsid w:val="0009608C"/>
    <w:rsid w:val="00097FDE"/>
    <w:rsid w:val="000A01E6"/>
    <w:rsid w:val="000A6716"/>
    <w:rsid w:val="000A7A62"/>
    <w:rsid w:val="000B1B45"/>
    <w:rsid w:val="000C0B3F"/>
    <w:rsid w:val="000C31D2"/>
    <w:rsid w:val="000C4D97"/>
    <w:rsid w:val="000C509E"/>
    <w:rsid w:val="000C6B12"/>
    <w:rsid w:val="000C6F34"/>
    <w:rsid w:val="000D01A4"/>
    <w:rsid w:val="000D065E"/>
    <w:rsid w:val="000D0C09"/>
    <w:rsid w:val="000D4776"/>
    <w:rsid w:val="000E0347"/>
    <w:rsid w:val="000E2FAB"/>
    <w:rsid w:val="000F2727"/>
    <w:rsid w:val="000F3711"/>
    <w:rsid w:val="000F685B"/>
    <w:rsid w:val="000F7AAF"/>
    <w:rsid w:val="00103283"/>
    <w:rsid w:val="00104155"/>
    <w:rsid w:val="001051B9"/>
    <w:rsid w:val="0010529F"/>
    <w:rsid w:val="001079E1"/>
    <w:rsid w:val="00116987"/>
    <w:rsid w:val="00121986"/>
    <w:rsid w:val="00121AEA"/>
    <w:rsid w:val="00127A5E"/>
    <w:rsid w:val="00127F9F"/>
    <w:rsid w:val="0013183D"/>
    <w:rsid w:val="00131E30"/>
    <w:rsid w:val="00135299"/>
    <w:rsid w:val="00137C74"/>
    <w:rsid w:val="00141821"/>
    <w:rsid w:val="001456B0"/>
    <w:rsid w:val="0014582E"/>
    <w:rsid w:val="00153697"/>
    <w:rsid w:val="00163FB5"/>
    <w:rsid w:val="00164B1B"/>
    <w:rsid w:val="00170A93"/>
    <w:rsid w:val="00174B78"/>
    <w:rsid w:val="001837A7"/>
    <w:rsid w:val="001844F5"/>
    <w:rsid w:val="00192313"/>
    <w:rsid w:val="001947AA"/>
    <w:rsid w:val="00196D35"/>
    <w:rsid w:val="001A16F3"/>
    <w:rsid w:val="001A6444"/>
    <w:rsid w:val="001B1FE6"/>
    <w:rsid w:val="001B335E"/>
    <w:rsid w:val="001B37A2"/>
    <w:rsid w:val="001B6972"/>
    <w:rsid w:val="001B7349"/>
    <w:rsid w:val="001C06AC"/>
    <w:rsid w:val="001C07AC"/>
    <w:rsid w:val="001C0809"/>
    <w:rsid w:val="001C365C"/>
    <w:rsid w:val="001C4226"/>
    <w:rsid w:val="001C624C"/>
    <w:rsid w:val="001D331F"/>
    <w:rsid w:val="001E2BE1"/>
    <w:rsid w:val="001E3C1B"/>
    <w:rsid w:val="001E4CD0"/>
    <w:rsid w:val="001F4A5C"/>
    <w:rsid w:val="001F7B1E"/>
    <w:rsid w:val="002011BC"/>
    <w:rsid w:val="00202A63"/>
    <w:rsid w:val="00202E7F"/>
    <w:rsid w:val="00204C45"/>
    <w:rsid w:val="00212114"/>
    <w:rsid w:val="0021359B"/>
    <w:rsid w:val="00213B87"/>
    <w:rsid w:val="00215D5D"/>
    <w:rsid w:val="00222DEB"/>
    <w:rsid w:val="00223BFD"/>
    <w:rsid w:val="00232C1C"/>
    <w:rsid w:val="00236F90"/>
    <w:rsid w:val="00237379"/>
    <w:rsid w:val="00246307"/>
    <w:rsid w:val="00246D26"/>
    <w:rsid w:val="002477FB"/>
    <w:rsid w:val="002501AE"/>
    <w:rsid w:val="00256541"/>
    <w:rsid w:val="00260F33"/>
    <w:rsid w:val="0026531F"/>
    <w:rsid w:val="002679C3"/>
    <w:rsid w:val="00270950"/>
    <w:rsid w:val="00276E1F"/>
    <w:rsid w:val="0029047D"/>
    <w:rsid w:val="0029154A"/>
    <w:rsid w:val="002A1F1B"/>
    <w:rsid w:val="002A3C7E"/>
    <w:rsid w:val="002A3EBD"/>
    <w:rsid w:val="002A4574"/>
    <w:rsid w:val="002C03F1"/>
    <w:rsid w:val="002C4695"/>
    <w:rsid w:val="002C490A"/>
    <w:rsid w:val="002D0D46"/>
    <w:rsid w:val="002D1C94"/>
    <w:rsid w:val="002D69FC"/>
    <w:rsid w:val="002F03B9"/>
    <w:rsid w:val="002F1667"/>
    <w:rsid w:val="002F25BB"/>
    <w:rsid w:val="002F5EFB"/>
    <w:rsid w:val="002F679F"/>
    <w:rsid w:val="0030200E"/>
    <w:rsid w:val="00310B69"/>
    <w:rsid w:val="00310EBC"/>
    <w:rsid w:val="00324825"/>
    <w:rsid w:val="00326D40"/>
    <w:rsid w:val="003301FA"/>
    <w:rsid w:val="00332461"/>
    <w:rsid w:val="003363E8"/>
    <w:rsid w:val="00341EBD"/>
    <w:rsid w:val="003426B7"/>
    <w:rsid w:val="00350756"/>
    <w:rsid w:val="00352336"/>
    <w:rsid w:val="00353923"/>
    <w:rsid w:val="00354C00"/>
    <w:rsid w:val="00355C2A"/>
    <w:rsid w:val="00355CC6"/>
    <w:rsid w:val="003563E7"/>
    <w:rsid w:val="003573E4"/>
    <w:rsid w:val="00362ECD"/>
    <w:rsid w:val="0036351A"/>
    <w:rsid w:val="00370F90"/>
    <w:rsid w:val="00377144"/>
    <w:rsid w:val="0038173A"/>
    <w:rsid w:val="00381C37"/>
    <w:rsid w:val="003837C9"/>
    <w:rsid w:val="00387572"/>
    <w:rsid w:val="003952E1"/>
    <w:rsid w:val="003A3A65"/>
    <w:rsid w:val="003A3D8D"/>
    <w:rsid w:val="003A6A70"/>
    <w:rsid w:val="003A733C"/>
    <w:rsid w:val="003A7CD3"/>
    <w:rsid w:val="003B4F74"/>
    <w:rsid w:val="003B6CB0"/>
    <w:rsid w:val="003C565D"/>
    <w:rsid w:val="003D0A5A"/>
    <w:rsid w:val="003D30A5"/>
    <w:rsid w:val="003E3948"/>
    <w:rsid w:val="003E7FF4"/>
    <w:rsid w:val="003F2391"/>
    <w:rsid w:val="003F49B9"/>
    <w:rsid w:val="004152D0"/>
    <w:rsid w:val="00423E8B"/>
    <w:rsid w:val="00431F8D"/>
    <w:rsid w:val="004351D2"/>
    <w:rsid w:val="004354D4"/>
    <w:rsid w:val="0043587F"/>
    <w:rsid w:val="00444E93"/>
    <w:rsid w:val="00445E71"/>
    <w:rsid w:val="0044729E"/>
    <w:rsid w:val="004509C4"/>
    <w:rsid w:val="0045236C"/>
    <w:rsid w:val="004575B2"/>
    <w:rsid w:val="004654F7"/>
    <w:rsid w:val="00465DA8"/>
    <w:rsid w:val="00467A82"/>
    <w:rsid w:val="004726CC"/>
    <w:rsid w:val="004772E1"/>
    <w:rsid w:val="00484240"/>
    <w:rsid w:val="00487F92"/>
    <w:rsid w:val="00490895"/>
    <w:rsid w:val="004913AF"/>
    <w:rsid w:val="004947F6"/>
    <w:rsid w:val="00495793"/>
    <w:rsid w:val="0049664A"/>
    <w:rsid w:val="004A27C6"/>
    <w:rsid w:val="004A3B1A"/>
    <w:rsid w:val="004B12CA"/>
    <w:rsid w:val="004B6E84"/>
    <w:rsid w:val="004B6EB0"/>
    <w:rsid w:val="004C138D"/>
    <w:rsid w:val="004C3F98"/>
    <w:rsid w:val="004C4DA0"/>
    <w:rsid w:val="004C5AC8"/>
    <w:rsid w:val="004C65CB"/>
    <w:rsid w:val="004D1B4B"/>
    <w:rsid w:val="004D4E50"/>
    <w:rsid w:val="004E0BF4"/>
    <w:rsid w:val="004E4F83"/>
    <w:rsid w:val="004E5751"/>
    <w:rsid w:val="004F0D78"/>
    <w:rsid w:val="004F2569"/>
    <w:rsid w:val="00502543"/>
    <w:rsid w:val="00502D64"/>
    <w:rsid w:val="00505A99"/>
    <w:rsid w:val="005066B1"/>
    <w:rsid w:val="00511464"/>
    <w:rsid w:val="00517C75"/>
    <w:rsid w:val="00521E1D"/>
    <w:rsid w:val="005405B0"/>
    <w:rsid w:val="005410ED"/>
    <w:rsid w:val="0054256A"/>
    <w:rsid w:val="005518CD"/>
    <w:rsid w:val="00573D96"/>
    <w:rsid w:val="00584D67"/>
    <w:rsid w:val="005902B2"/>
    <w:rsid w:val="005A21B1"/>
    <w:rsid w:val="005A2B97"/>
    <w:rsid w:val="005B414E"/>
    <w:rsid w:val="005D3BD0"/>
    <w:rsid w:val="005D410F"/>
    <w:rsid w:val="005D51CC"/>
    <w:rsid w:val="005D5A2C"/>
    <w:rsid w:val="005D66CB"/>
    <w:rsid w:val="005E1615"/>
    <w:rsid w:val="005E2F74"/>
    <w:rsid w:val="005F61B2"/>
    <w:rsid w:val="0060116F"/>
    <w:rsid w:val="0060378E"/>
    <w:rsid w:val="0061798F"/>
    <w:rsid w:val="006312CE"/>
    <w:rsid w:val="006368EF"/>
    <w:rsid w:val="00636B61"/>
    <w:rsid w:val="00636F83"/>
    <w:rsid w:val="0064067F"/>
    <w:rsid w:val="00640741"/>
    <w:rsid w:val="00640CBD"/>
    <w:rsid w:val="0064119B"/>
    <w:rsid w:val="00644206"/>
    <w:rsid w:val="00644DA5"/>
    <w:rsid w:val="006610B8"/>
    <w:rsid w:val="0066221E"/>
    <w:rsid w:val="00664ECB"/>
    <w:rsid w:val="00665B38"/>
    <w:rsid w:val="00665F31"/>
    <w:rsid w:val="00670A84"/>
    <w:rsid w:val="006740ED"/>
    <w:rsid w:val="00675601"/>
    <w:rsid w:val="00681623"/>
    <w:rsid w:val="006849B6"/>
    <w:rsid w:val="0069465C"/>
    <w:rsid w:val="00697E52"/>
    <w:rsid w:val="006A206B"/>
    <w:rsid w:val="006A4533"/>
    <w:rsid w:val="006A5191"/>
    <w:rsid w:val="006B4B18"/>
    <w:rsid w:val="006B7D08"/>
    <w:rsid w:val="006D0675"/>
    <w:rsid w:val="006D0A26"/>
    <w:rsid w:val="006D6FE1"/>
    <w:rsid w:val="006E0082"/>
    <w:rsid w:val="006E3552"/>
    <w:rsid w:val="006F20AA"/>
    <w:rsid w:val="006F5261"/>
    <w:rsid w:val="00700338"/>
    <w:rsid w:val="007043ED"/>
    <w:rsid w:val="007056D7"/>
    <w:rsid w:val="00707DEC"/>
    <w:rsid w:val="0072157A"/>
    <w:rsid w:val="00731786"/>
    <w:rsid w:val="00744F79"/>
    <w:rsid w:val="00746984"/>
    <w:rsid w:val="00753879"/>
    <w:rsid w:val="00762E40"/>
    <w:rsid w:val="0076421E"/>
    <w:rsid w:val="00771100"/>
    <w:rsid w:val="00777B2F"/>
    <w:rsid w:val="00786052"/>
    <w:rsid w:val="0078705F"/>
    <w:rsid w:val="00787153"/>
    <w:rsid w:val="0079128F"/>
    <w:rsid w:val="00791629"/>
    <w:rsid w:val="00792A45"/>
    <w:rsid w:val="00795E0C"/>
    <w:rsid w:val="007A093B"/>
    <w:rsid w:val="007A4BBF"/>
    <w:rsid w:val="007A5452"/>
    <w:rsid w:val="007A5D38"/>
    <w:rsid w:val="007B083B"/>
    <w:rsid w:val="007C522D"/>
    <w:rsid w:val="007D0E53"/>
    <w:rsid w:val="007D3387"/>
    <w:rsid w:val="007D4CA3"/>
    <w:rsid w:val="007E1719"/>
    <w:rsid w:val="007E5494"/>
    <w:rsid w:val="007F6151"/>
    <w:rsid w:val="00800C91"/>
    <w:rsid w:val="00802060"/>
    <w:rsid w:val="00802732"/>
    <w:rsid w:val="00802F5A"/>
    <w:rsid w:val="00806304"/>
    <w:rsid w:val="008236A7"/>
    <w:rsid w:val="00827F4B"/>
    <w:rsid w:val="00830150"/>
    <w:rsid w:val="008378BF"/>
    <w:rsid w:val="00840077"/>
    <w:rsid w:val="008472E3"/>
    <w:rsid w:val="0085658C"/>
    <w:rsid w:val="008624D7"/>
    <w:rsid w:val="00873389"/>
    <w:rsid w:val="00883B90"/>
    <w:rsid w:val="008951AB"/>
    <w:rsid w:val="008978A7"/>
    <w:rsid w:val="008A0EE5"/>
    <w:rsid w:val="008A46CE"/>
    <w:rsid w:val="008A77FE"/>
    <w:rsid w:val="008B7043"/>
    <w:rsid w:val="008C5AD3"/>
    <w:rsid w:val="008C702A"/>
    <w:rsid w:val="008D037B"/>
    <w:rsid w:val="008D1096"/>
    <w:rsid w:val="008D2AD1"/>
    <w:rsid w:val="008D7DBB"/>
    <w:rsid w:val="008E74BE"/>
    <w:rsid w:val="008F5AD6"/>
    <w:rsid w:val="008F77B0"/>
    <w:rsid w:val="009062EA"/>
    <w:rsid w:val="009062F2"/>
    <w:rsid w:val="0091285E"/>
    <w:rsid w:val="00912920"/>
    <w:rsid w:val="00912F68"/>
    <w:rsid w:val="00915EDB"/>
    <w:rsid w:val="009213E6"/>
    <w:rsid w:val="00925EA3"/>
    <w:rsid w:val="00931F33"/>
    <w:rsid w:val="00932E1C"/>
    <w:rsid w:val="009335C5"/>
    <w:rsid w:val="009369F2"/>
    <w:rsid w:val="00951BB7"/>
    <w:rsid w:val="009528FF"/>
    <w:rsid w:val="00954811"/>
    <w:rsid w:val="00954E27"/>
    <w:rsid w:val="0096325C"/>
    <w:rsid w:val="00972E73"/>
    <w:rsid w:val="00992AE0"/>
    <w:rsid w:val="0099732B"/>
    <w:rsid w:val="009A4F12"/>
    <w:rsid w:val="009A4F6D"/>
    <w:rsid w:val="009A57C6"/>
    <w:rsid w:val="009A708E"/>
    <w:rsid w:val="009A7C90"/>
    <w:rsid w:val="009B1087"/>
    <w:rsid w:val="009B1106"/>
    <w:rsid w:val="009B1D56"/>
    <w:rsid w:val="009C7275"/>
    <w:rsid w:val="009D4C4A"/>
    <w:rsid w:val="009D6D23"/>
    <w:rsid w:val="009E4CD4"/>
    <w:rsid w:val="009E7A2F"/>
    <w:rsid w:val="009F41D2"/>
    <w:rsid w:val="009F4FC9"/>
    <w:rsid w:val="00A064F6"/>
    <w:rsid w:val="00A106C7"/>
    <w:rsid w:val="00A11558"/>
    <w:rsid w:val="00A26E22"/>
    <w:rsid w:val="00A31477"/>
    <w:rsid w:val="00A35980"/>
    <w:rsid w:val="00A377D9"/>
    <w:rsid w:val="00A44C1C"/>
    <w:rsid w:val="00A4665D"/>
    <w:rsid w:val="00A56F73"/>
    <w:rsid w:val="00A6101B"/>
    <w:rsid w:val="00A625DC"/>
    <w:rsid w:val="00A635C0"/>
    <w:rsid w:val="00A648E4"/>
    <w:rsid w:val="00A64D71"/>
    <w:rsid w:val="00A70D8F"/>
    <w:rsid w:val="00A729CA"/>
    <w:rsid w:val="00A75DC5"/>
    <w:rsid w:val="00A768FF"/>
    <w:rsid w:val="00A947A7"/>
    <w:rsid w:val="00AA157A"/>
    <w:rsid w:val="00AA3550"/>
    <w:rsid w:val="00AA3A32"/>
    <w:rsid w:val="00AA4AC4"/>
    <w:rsid w:val="00AA5BE8"/>
    <w:rsid w:val="00AA686E"/>
    <w:rsid w:val="00AA70B8"/>
    <w:rsid w:val="00AA7267"/>
    <w:rsid w:val="00AB4A68"/>
    <w:rsid w:val="00AB4B57"/>
    <w:rsid w:val="00AB55F0"/>
    <w:rsid w:val="00AC01B4"/>
    <w:rsid w:val="00AC0EDB"/>
    <w:rsid w:val="00AC0F91"/>
    <w:rsid w:val="00AC1547"/>
    <w:rsid w:val="00AC2089"/>
    <w:rsid w:val="00AC36B4"/>
    <w:rsid w:val="00AC7866"/>
    <w:rsid w:val="00AC79A0"/>
    <w:rsid w:val="00AD1A32"/>
    <w:rsid w:val="00AD4F27"/>
    <w:rsid w:val="00AE10C0"/>
    <w:rsid w:val="00AE5DAC"/>
    <w:rsid w:val="00AE6DE8"/>
    <w:rsid w:val="00AF584B"/>
    <w:rsid w:val="00B002FE"/>
    <w:rsid w:val="00B07B81"/>
    <w:rsid w:val="00B2607A"/>
    <w:rsid w:val="00B3284C"/>
    <w:rsid w:val="00B37E3B"/>
    <w:rsid w:val="00B41FFD"/>
    <w:rsid w:val="00B45D55"/>
    <w:rsid w:val="00B461A4"/>
    <w:rsid w:val="00B47A76"/>
    <w:rsid w:val="00B573A6"/>
    <w:rsid w:val="00B60C63"/>
    <w:rsid w:val="00B64414"/>
    <w:rsid w:val="00B70D16"/>
    <w:rsid w:val="00B71555"/>
    <w:rsid w:val="00B7353D"/>
    <w:rsid w:val="00B85083"/>
    <w:rsid w:val="00B866CA"/>
    <w:rsid w:val="00B871AB"/>
    <w:rsid w:val="00B9070D"/>
    <w:rsid w:val="00B91C90"/>
    <w:rsid w:val="00B96332"/>
    <w:rsid w:val="00B97159"/>
    <w:rsid w:val="00BA3C37"/>
    <w:rsid w:val="00BA4F7A"/>
    <w:rsid w:val="00BA4F86"/>
    <w:rsid w:val="00BA6D7A"/>
    <w:rsid w:val="00BB7005"/>
    <w:rsid w:val="00BC2AE6"/>
    <w:rsid w:val="00BC564F"/>
    <w:rsid w:val="00BD285F"/>
    <w:rsid w:val="00BE4991"/>
    <w:rsid w:val="00BF340F"/>
    <w:rsid w:val="00BF54E0"/>
    <w:rsid w:val="00C01E1A"/>
    <w:rsid w:val="00C0202F"/>
    <w:rsid w:val="00C03396"/>
    <w:rsid w:val="00C053EF"/>
    <w:rsid w:val="00C135F2"/>
    <w:rsid w:val="00C16F33"/>
    <w:rsid w:val="00C16F9A"/>
    <w:rsid w:val="00C1794E"/>
    <w:rsid w:val="00C21469"/>
    <w:rsid w:val="00C23D5F"/>
    <w:rsid w:val="00C27BAB"/>
    <w:rsid w:val="00C3222B"/>
    <w:rsid w:val="00C43729"/>
    <w:rsid w:val="00C44A28"/>
    <w:rsid w:val="00C44D97"/>
    <w:rsid w:val="00C45964"/>
    <w:rsid w:val="00C474C1"/>
    <w:rsid w:val="00C5055B"/>
    <w:rsid w:val="00C53F9A"/>
    <w:rsid w:val="00C56E30"/>
    <w:rsid w:val="00C62D48"/>
    <w:rsid w:val="00C64DBF"/>
    <w:rsid w:val="00C72AC6"/>
    <w:rsid w:val="00C76888"/>
    <w:rsid w:val="00C91598"/>
    <w:rsid w:val="00C9288D"/>
    <w:rsid w:val="00CA29C5"/>
    <w:rsid w:val="00CA4DB1"/>
    <w:rsid w:val="00CA4FE4"/>
    <w:rsid w:val="00CA740A"/>
    <w:rsid w:val="00CB00C9"/>
    <w:rsid w:val="00CB14DD"/>
    <w:rsid w:val="00CB22EC"/>
    <w:rsid w:val="00CB496B"/>
    <w:rsid w:val="00CB62E7"/>
    <w:rsid w:val="00CC5F3A"/>
    <w:rsid w:val="00CC5F44"/>
    <w:rsid w:val="00CD6B8A"/>
    <w:rsid w:val="00CE3C37"/>
    <w:rsid w:val="00CE3D5B"/>
    <w:rsid w:val="00CF0F79"/>
    <w:rsid w:val="00CF0FC6"/>
    <w:rsid w:val="00CF3857"/>
    <w:rsid w:val="00CF3ECE"/>
    <w:rsid w:val="00CF4E00"/>
    <w:rsid w:val="00D000F8"/>
    <w:rsid w:val="00D0506C"/>
    <w:rsid w:val="00D0728E"/>
    <w:rsid w:val="00D1405D"/>
    <w:rsid w:val="00D2532B"/>
    <w:rsid w:val="00D25693"/>
    <w:rsid w:val="00D26DCF"/>
    <w:rsid w:val="00D27AE0"/>
    <w:rsid w:val="00D329E4"/>
    <w:rsid w:val="00D32EB3"/>
    <w:rsid w:val="00D3687A"/>
    <w:rsid w:val="00D42F3C"/>
    <w:rsid w:val="00D431C2"/>
    <w:rsid w:val="00D434B0"/>
    <w:rsid w:val="00D44419"/>
    <w:rsid w:val="00D45E88"/>
    <w:rsid w:val="00D46C52"/>
    <w:rsid w:val="00D53C41"/>
    <w:rsid w:val="00D546E0"/>
    <w:rsid w:val="00D54DA1"/>
    <w:rsid w:val="00D611EF"/>
    <w:rsid w:val="00D6244D"/>
    <w:rsid w:val="00D642FF"/>
    <w:rsid w:val="00D65FA1"/>
    <w:rsid w:val="00D67E5B"/>
    <w:rsid w:val="00D71F67"/>
    <w:rsid w:val="00D84059"/>
    <w:rsid w:val="00D85A3A"/>
    <w:rsid w:val="00D85C84"/>
    <w:rsid w:val="00D906DC"/>
    <w:rsid w:val="00D9307B"/>
    <w:rsid w:val="00D951D1"/>
    <w:rsid w:val="00DA445F"/>
    <w:rsid w:val="00DB3BB0"/>
    <w:rsid w:val="00DC5DF1"/>
    <w:rsid w:val="00DC7F00"/>
    <w:rsid w:val="00DD1ECA"/>
    <w:rsid w:val="00DD2592"/>
    <w:rsid w:val="00DD4B3B"/>
    <w:rsid w:val="00DE034E"/>
    <w:rsid w:val="00DE0501"/>
    <w:rsid w:val="00DE0E94"/>
    <w:rsid w:val="00DE4D94"/>
    <w:rsid w:val="00DE79CE"/>
    <w:rsid w:val="00DF4E35"/>
    <w:rsid w:val="00DF62BF"/>
    <w:rsid w:val="00E00577"/>
    <w:rsid w:val="00E0224C"/>
    <w:rsid w:val="00E04D85"/>
    <w:rsid w:val="00E129AD"/>
    <w:rsid w:val="00E168DF"/>
    <w:rsid w:val="00E22DBA"/>
    <w:rsid w:val="00E32596"/>
    <w:rsid w:val="00E326DF"/>
    <w:rsid w:val="00E3328B"/>
    <w:rsid w:val="00E35A2C"/>
    <w:rsid w:val="00E37C19"/>
    <w:rsid w:val="00E40F17"/>
    <w:rsid w:val="00E43E28"/>
    <w:rsid w:val="00E5118D"/>
    <w:rsid w:val="00E54A96"/>
    <w:rsid w:val="00E658A8"/>
    <w:rsid w:val="00E74FA7"/>
    <w:rsid w:val="00E84254"/>
    <w:rsid w:val="00E84F79"/>
    <w:rsid w:val="00E94DBE"/>
    <w:rsid w:val="00E9761F"/>
    <w:rsid w:val="00EB1DEC"/>
    <w:rsid w:val="00EB3465"/>
    <w:rsid w:val="00EB40E3"/>
    <w:rsid w:val="00EC0A97"/>
    <w:rsid w:val="00EC36AD"/>
    <w:rsid w:val="00ED2264"/>
    <w:rsid w:val="00ED2DAF"/>
    <w:rsid w:val="00ED7383"/>
    <w:rsid w:val="00EE0B91"/>
    <w:rsid w:val="00EE1876"/>
    <w:rsid w:val="00EE3065"/>
    <w:rsid w:val="00EE6757"/>
    <w:rsid w:val="00EF05FF"/>
    <w:rsid w:val="00EF64A5"/>
    <w:rsid w:val="00F03A9E"/>
    <w:rsid w:val="00F111F9"/>
    <w:rsid w:val="00F1220E"/>
    <w:rsid w:val="00F166B0"/>
    <w:rsid w:val="00F33AAA"/>
    <w:rsid w:val="00F36EAC"/>
    <w:rsid w:val="00F4429C"/>
    <w:rsid w:val="00F464CD"/>
    <w:rsid w:val="00F46A43"/>
    <w:rsid w:val="00F51F71"/>
    <w:rsid w:val="00F52A83"/>
    <w:rsid w:val="00F557F6"/>
    <w:rsid w:val="00F635DD"/>
    <w:rsid w:val="00F65311"/>
    <w:rsid w:val="00F7356C"/>
    <w:rsid w:val="00F836EF"/>
    <w:rsid w:val="00F86E28"/>
    <w:rsid w:val="00F967F2"/>
    <w:rsid w:val="00FA6088"/>
    <w:rsid w:val="00FA76EA"/>
    <w:rsid w:val="00FB5CF1"/>
    <w:rsid w:val="00FB7C8C"/>
    <w:rsid w:val="00FC25CF"/>
    <w:rsid w:val="00FC5CD6"/>
    <w:rsid w:val="00FC6FAA"/>
    <w:rsid w:val="00FD0B67"/>
    <w:rsid w:val="00FD4D9A"/>
    <w:rsid w:val="00FD5906"/>
    <w:rsid w:val="00FF5B8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A9BB8"/>
  <w15:docId w15:val="{A992F6B9-C79C-4100-8556-AA9AB2934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character" w:styleId="PlaceholderText">
    <w:name w:val="Placeholder Text"/>
    <w:basedOn w:val="DefaultParagraphFont"/>
    <w:rsid w:val="0099732B"/>
    <w:rPr>
      <w:color w:val="808080"/>
    </w:rPr>
  </w:style>
  <w:style w:type="character" w:styleId="UnresolvedMention">
    <w:name w:val="Unresolved Mention"/>
    <w:basedOn w:val="DefaultParagraphFont"/>
    <w:uiPriority w:val="99"/>
    <w:unhideWhenUsed/>
    <w:rsid w:val="00AD4F27"/>
    <w:rPr>
      <w:color w:val="605E5C"/>
      <w:shd w:val="clear" w:color="auto" w:fill="E1DFDD"/>
    </w:rPr>
  </w:style>
  <w:style w:type="character" w:styleId="Mention">
    <w:name w:val="Mention"/>
    <w:basedOn w:val="DefaultParagraphFont"/>
    <w:uiPriority w:val="99"/>
    <w:unhideWhenUsed/>
    <w:rsid w:val="00AD4F2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AABBD6-35E2-4FCC-AF5B-E3C9F6EE09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1DD30A-435D-4F1C-8F39-F628B86698C1}">
  <ds:schemaRefs>
    <ds:schemaRef ds:uri="http://schemas.openxmlformats.org/officeDocument/2006/bibliography"/>
  </ds:schemaRefs>
</ds:datastoreItem>
</file>

<file path=customXml/itemProps3.xml><?xml version="1.0" encoding="utf-8"?>
<ds:datastoreItem xmlns:ds="http://schemas.openxmlformats.org/officeDocument/2006/customXml" ds:itemID="{B038847F-B8AF-439A-B99B-3299945660DA}">
  <ds:schemaRefs>
    <ds:schemaRef ds:uri="http://schemas.microsoft.com/office/infopath/2007/PartnerControls"/>
    <ds:schemaRef ds:uri="5067c814-4b34-462c-a21d-c185ff6548d2"/>
    <ds:schemaRef ds:uri="785685f2-c2e1-4352-89aa-3faca8eaba52"/>
    <ds:schemaRef ds:uri="http://purl.org/dc/elements/1.1/"/>
    <ds:schemaRef ds:uri="http://schemas.microsoft.com/office/2006/metadata/properties"/>
    <ds:schemaRef ds:uri="http://schemas.microsoft.com/office/2006/documentManagement/types"/>
    <ds:schemaRef ds:uri="http://purl.org/dc/dcmitype/"/>
    <ds:schemaRef ds:uri="http://schemas.openxmlformats.org/package/2006/metadata/core-properties"/>
    <ds:schemaRef ds:uri="http://www.w3.org/XML/1998/namespace"/>
    <ds:schemaRef ds:uri="http://purl.org/dc/terms/"/>
  </ds:schemaRefs>
</ds:datastoreItem>
</file>

<file path=customXml/itemProps4.xml><?xml version="1.0" encoding="utf-8"?>
<ds:datastoreItem xmlns:ds="http://schemas.openxmlformats.org/officeDocument/2006/customXml" ds:itemID="{E1EF5F51-6725-45A1-97F3-5D3A782D28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1699</Words>
  <Characters>9687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Balneg, Ronald@Energy</dc:creator>
  <cp:lastModifiedBy>Alhabibi, Haider@Energy</cp:lastModifiedBy>
  <cp:revision>57</cp:revision>
  <cp:lastPrinted>2018-11-21T19:12:00Z</cp:lastPrinted>
  <dcterms:created xsi:type="dcterms:W3CDTF">2018-11-27T06:15:00Z</dcterms:created>
  <dcterms:modified xsi:type="dcterms:W3CDTF">2022-11-04T18:40:00Z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