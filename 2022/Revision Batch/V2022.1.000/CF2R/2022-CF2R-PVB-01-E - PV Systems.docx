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C2429" w14:textId="2ACB5ACC" w:rsidR="0057611A" w:rsidRPr="0056789C" w:rsidRDefault="0057611A" w:rsidP="0057611A">
      <w:pPr>
        <w:spacing w:line="259" w:lineRule="auto"/>
        <w:rPr>
          <w:rFonts w:ascii="Calibri" w:eastAsia="Calibri" w:hAnsi="Calibri" w:cs="Calibri"/>
          <w:b/>
          <w:bCs/>
          <w:sz w:val="24"/>
          <w:szCs w:val="24"/>
        </w:rPr>
      </w:pPr>
      <w:r w:rsidRPr="13744099">
        <w:rPr>
          <w:rFonts w:asciiTheme="minorHAnsi" w:eastAsia="Calibri" w:hAnsiTheme="minorHAnsi" w:cstheme="minorBidi"/>
          <w:b/>
          <w:bCs/>
          <w:sz w:val="24"/>
          <w:szCs w:val="24"/>
        </w:rPr>
        <w:t xml:space="preserve">CERTIFICATE OF </w:t>
      </w:r>
      <w:r w:rsidRPr="13744099">
        <w:rPr>
          <w:rFonts w:ascii="Calibri" w:eastAsia="Calibri" w:hAnsi="Calibri" w:cs="Calibri"/>
          <w:b/>
          <w:bCs/>
          <w:sz w:val="24"/>
          <w:szCs w:val="24"/>
        </w:rPr>
        <w:t>INSTALLATION</w:t>
      </w:r>
    </w:p>
    <w:p w14:paraId="48243F77" w14:textId="77777777" w:rsidR="0057611A" w:rsidRPr="0056789C" w:rsidRDefault="0057611A" w:rsidP="0057611A">
      <w:pPr>
        <w:spacing w:line="259" w:lineRule="auto"/>
        <w:rPr>
          <w:rFonts w:asciiTheme="minorHAnsi" w:eastAsia="Calibri" w:hAnsiTheme="minorHAnsi" w:cstheme="minorHAnsi"/>
          <w:sz w:val="24"/>
          <w:szCs w:val="24"/>
        </w:rPr>
      </w:pPr>
      <w:r w:rsidRPr="0056789C">
        <w:rPr>
          <w:rFonts w:asciiTheme="minorHAnsi" w:eastAsia="Calibri" w:hAnsiTheme="minorHAnsi" w:cstheme="minorHAnsi"/>
          <w:b/>
          <w:sz w:val="24"/>
          <w:szCs w:val="24"/>
        </w:rPr>
        <w:t>Note:</w:t>
      </w:r>
      <w:r w:rsidRPr="0056789C">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57611A" w:rsidRPr="0056789C" w14:paraId="5F6F8252" w14:textId="77777777" w:rsidTr="009014D8">
        <w:trPr>
          <w:trHeight w:val="288"/>
        </w:trPr>
        <w:tc>
          <w:tcPr>
            <w:tcW w:w="7177" w:type="dxa"/>
          </w:tcPr>
          <w:p w14:paraId="31A39AC3" w14:textId="77777777" w:rsidR="0057611A" w:rsidRPr="0056789C" w:rsidRDefault="0057611A" w:rsidP="009014D8">
            <w:pPr>
              <w:rPr>
                <w:rFonts w:asciiTheme="minorHAnsi" w:hAnsiTheme="minorHAnsi" w:cstheme="minorHAnsi"/>
                <w:sz w:val="24"/>
                <w:szCs w:val="24"/>
              </w:rPr>
            </w:pPr>
            <w:r w:rsidRPr="0056789C">
              <w:rPr>
                <w:rFonts w:asciiTheme="minorHAnsi" w:hAnsiTheme="minorHAnsi" w:cstheme="minorHAnsi"/>
                <w:sz w:val="24"/>
                <w:szCs w:val="24"/>
              </w:rPr>
              <w:t>Project Name:</w:t>
            </w:r>
          </w:p>
        </w:tc>
        <w:tc>
          <w:tcPr>
            <w:tcW w:w="7201" w:type="dxa"/>
          </w:tcPr>
          <w:p w14:paraId="6C74FF35" w14:textId="77777777" w:rsidR="0057611A" w:rsidRPr="0056789C" w:rsidRDefault="0057611A" w:rsidP="009014D8">
            <w:pPr>
              <w:rPr>
                <w:rFonts w:asciiTheme="minorHAnsi" w:hAnsiTheme="minorHAnsi" w:cstheme="minorHAnsi"/>
                <w:sz w:val="24"/>
                <w:szCs w:val="24"/>
              </w:rPr>
            </w:pPr>
            <w:r w:rsidRPr="0056789C">
              <w:rPr>
                <w:rFonts w:asciiTheme="minorHAnsi" w:hAnsiTheme="minorHAnsi" w:cstheme="minorHAnsi"/>
                <w:sz w:val="24"/>
                <w:szCs w:val="24"/>
              </w:rPr>
              <w:t>Enforcement Agency:</w:t>
            </w:r>
          </w:p>
        </w:tc>
      </w:tr>
      <w:tr w:rsidR="0057611A" w:rsidRPr="0056789C" w14:paraId="07E822B6" w14:textId="77777777" w:rsidTr="009014D8">
        <w:trPr>
          <w:trHeight w:val="288"/>
        </w:trPr>
        <w:tc>
          <w:tcPr>
            <w:tcW w:w="7177" w:type="dxa"/>
          </w:tcPr>
          <w:p w14:paraId="53E77D8C" w14:textId="77777777" w:rsidR="0057611A" w:rsidRPr="0056789C" w:rsidRDefault="0057611A" w:rsidP="009014D8">
            <w:pPr>
              <w:rPr>
                <w:rFonts w:asciiTheme="minorHAnsi" w:hAnsiTheme="minorHAnsi" w:cstheme="minorHAnsi"/>
                <w:sz w:val="24"/>
                <w:szCs w:val="24"/>
                <w:vertAlign w:val="superscript"/>
              </w:rPr>
            </w:pPr>
            <w:r w:rsidRPr="0056789C">
              <w:rPr>
                <w:rFonts w:asciiTheme="minorHAnsi" w:hAnsiTheme="minorHAnsi" w:cstheme="minorHAnsi"/>
                <w:sz w:val="24"/>
                <w:szCs w:val="24"/>
              </w:rPr>
              <w:t>Dwelling Address:</w:t>
            </w:r>
          </w:p>
        </w:tc>
        <w:tc>
          <w:tcPr>
            <w:tcW w:w="7201" w:type="dxa"/>
          </w:tcPr>
          <w:p w14:paraId="72C84411" w14:textId="77777777" w:rsidR="0057611A" w:rsidRPr="0056789C" w:rsidRDefault="0057611A" w:rsidP="009014D8">
            <w:pPr>
              <w:rPr>
                <w:rFonts w:asciiTheme="minorHAnsi" w:hAnsiTheme="minorHAnsi" w:cstheme="minorHAnsi"/>
                <w:sz w:val="24"/>
                <w:szCs w:val="24"/>
                <w:vertAlign w:val="superscript"/>
              </w:rPr>
            </w:pPr>
            <w:r w:rsidRPr="0056789C">
              <w:rPr>
                <w:rFonts w:asciiTheme="minorHAnsi" w:hAnsiTheme="minorHAnsi" w:cstheme="minorHAnsi"/>
                <w:sz w:val="24"/>
                <w:szCs w:val="24"/>
              </w:rPr>
              <w:t>Permit Number:</w:t>
            </w:r>
          </w:p>
        </w:tc>
      </w:tr>
      <w:tr w:rsidR="0057611A" w:rsidRPr="0056789C" w14:paraId="602F9F3D" w14:textId="77777777" w:rsidTr="009014D8">
        <w:trPr>
          <w:trHeight w:val="288"/>
        </w:trPr>
        <w:tc>
          <w:tcPr>
            <w:tcW w:w="7177" w:type="dxa"/>
          </w:tcPr>
          <w:p w14:paraId="6F884E32" w14:textId="77777777" w:rsidR="0057611A" w:rsidRPr="0056789C" w:rsidRDefault="0057611A" w:rsidP="009014D8">
            <w:pPr>
              <w:rPr>
                <w:rFonts w:asciiTheme="minorHAnsi" w:hAnsiTheme="minorHAnsi" w:cstheme="minorHAnsi"/>
                <w:sz w:val="24"/>
                <w:szCs w:val="24"/>
              </w:rPr>
            </w:pPr>
            <w:r w:rsidRPr="0056789C">
              <w:rPr>
                <w:rFonts w:asciiTheme="minorHAnsi" w:hAnsiTheme="minorHAnsi" w:cstheme="minorHAnsi"/>
                <w:sz w:val="24"/>
                <w:szCs w:val="24"/>
              </w:rPr>
              <w:t>City and Zip Code:</w:t>
            </w:r>
          </w:p>
        </w:tc>
        <w:tc>
          <w:tcPr>
            <w:tcW w:w="7201" w:type="dxa"/>
          </w:tcPr>
          <w:p w14:paraId="5B2CC933" w14:textId="77777777" w:rsidR="0057611A" w:rsidRPr="0056789C" w:rsidRDefault="0057611A" w:rsidP="009014D8">
            <w:pPr>
              <w:rPr>
                <w:rFonts w:asciiTheme="minorHAnsi" w:hAnsiTheme="minorHAnsi" w:cstheme="minorHAnsi"/>
                <w:sz w:val="24"/>
                <w:szCs w:val="24"/>
              </w:rPr>
            </w:pPr>
            <w:r w:rsidRPr="001A5C9A">
              <w:rPr>
                <w:rFonts w:asciiTheme="minorHAnsi" w:hAnsiTheme="minorHAnsi" w:cstheme="minorHAnsi"/>
                <w:sz w:val="24"/>
                <w:szCs w:val="24"/>
              </w:rPr>
              <w:t>Permit Application Date</w:t>
            </w:r>
            <w:r w:rsidRPr="0056789C">
              <w:rPr>
                <w:rFonts w:asciiTheme="minorHAnsi" w:hAnsiTheme="minorHAnsi" w:cstheme="minorHAnsi"/>
                <w:sz w:val="24"/>
                <w:szCs w:val="24"/>
              </w:rPr>
              <w:t>:</w:t>
            </w:r>
          </w:p>
        </w:tc>
      </w:tr>
    </w:tbl>
    <w:p w14:paraId="69A548B5" w14:textId="1DFCCEB7" w:rsidR="007562F6" w:rsidRDefault="007562F6"/>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09"/>
        <w:gridCol w:w="1666"/>
        <w:gridCol w:w="2127"/>
        <w:gridCol w:w="543"/>
        <w:gridCol w:w="1565"/>
        <w:gridCol w:w="4286"/>
      </w:tblGrid>
      <w:tr w:rsidR="005049F2" w:rsidRPr="00FB0E1A" w14:paraId="4196E9FB" w14:textId="78D1F529" w:rsidTr="0057611A">
        <w:trPr>
          <w:trHeight w:val="144"/>
        </w:trPr>
        <w:tc>
          <w:tcPr>
            <w:tcW w:w="10796" w:type="dxa"/>
            <w:gridSpan w:val="6"/>
            <w:tcMar>
              <w:top w:w="0" w:type="dxa"/>
              <w:left w:w="115" w:type="dxa"/>
              <w:bottom w:w="0" w:type="dxa"/>
              <w:right w:w="115" w:type="dxa"/>
            </w:tcMar>
            <w:vAlign w:val="center"/>
          </w:tcPr>
          <w:p w14:paraId="4196E9FA" w14:textId="27B228BF" w:rsidR="00A3784E" w:rsidRPr="00A3784E" w:rsidRDefault="00A3784E" w:rsidP="009C511F">
            <w:pPr>
              <w:pStyle w:val="Heading2"/>
              <w:spacing w:before="0" w:after="0"/>
            </w:pPr>
            <w:r>
              <w:rPr>
                <w:rFonts w:asciiTheme="minorHAnsi" w:hAnsiTheme="minorHAnsi"/>
              </w:rPr>
              <w:t xml:space="preserve">A. </w:t>
            </w:r>
            <w:r w:rsidR="00E364D3" w:rsidRPr="00FB0E1A">
              <w:rPr>
                <w:rFonts w:asciiTheme="minorHAnsi" w:hAnsiTheme="minorHAnsi"/>
              </w:rPr>
              <w:t>General Information</w:t>
            </w:r>
          </w:p>
        </w:tc>
      </w:tr>
      <w:tr w:rsidR="005978B5" w:rsidRPr="00FB0E1A" w14:paraId="4196EA00" w14:textId="77777777" w:rsidTr="0057611A">
        <w:trPr>
          <w:trHeight w:val="144"/>
        </w:trPr>
        <w:tc>
          <w:tcPr>
            <w:tcW w:w="609" w:type="dxa"/>
            <w:tcMar>
              <w:top w:w="0" w:type="dxa"/>
              <w:left w:w="115" w:type="dxa"/>
              <w:bottom w:w="0" w:type="dxa"/>
              <w:right w:w="115" w:type="dxa"/>
            </w:tcMar>
            <w:vAlign w:val="center"/>
          </w:tcPr>
          <w:p w14:paraId="4196E9FC" w14:textId="6F9CBD17" w:rsidR="005978B5" w:rsidRPr="00A3784E" w:rsidRDefault="005978B5" w:rsidP="005049F2">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4196E9FD" w14:textId="7B15EC0A"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7" w:type="dxa"/>
            <w:vAlign w:val="center"/>
          </w:tcPr>
          <w:p w14:paraId="68F97901" w14:textId="130D2549" w:rsidR="005978B5" w:rsidRPr="00A3784E" w:rsidRDefault="005978B5" w:rsidP="005049F2">
            <w:pPr>
              <w:pStyle w:val="BodyText2"/>
              <w:spacing w:before="0" w:after="0"/>
              <w:rPr>
                <w:rFonts w:asciiTheme="minorHAnsi" w:hAnsiTheme="minorHAnsi"/>
                <w:sz w:val="18"/>
                <w:szCs w:val="18"/>
              </w:rPr>
            </w:pPr>
          </w:p>
        </w:tc>
        <w:tc>
          <w:tcPr>
            <w:tcW w:w="543" w:type="dxa"/>
            <w:vAlign w:val="center"/>
          </w:tcPr>
          <w:p w14:paraId="45A408AF" w14:textId="61631DAD" w:rsidR="005978B5" w:rsidRPr="00A3784E" w:rsidRDefault="005978B5" w:rsidP="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2</w:t>
            </w:r>
          </w:p>
        </w:tc>
        <w:tc>
          <w:tcPr>
            <w:tcW w:w="1565" w:type="dxa"/>
            <w:vAlign w:val="center"/>
          </w:tcPr>
          <w:p w14:paraId="40EDFBF0" w14:textId="039359CE"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Building Type</w:t>
            </w:r>
          </w:p>
        </w:tc>
        <w:tc>
          <w:tcPr>
            <w:tcW w:w="4286" w:type="dxa"/>
            <w:vAlign w:val="center"/>
          </w:tcPr>
          <w:p w14:paraId="4196E9FF" w14:textId="46E8F7DF" w:rsidR="005978B5" w:rsidRPr="00A3784E" w:rsidRDefault="005978B5" w:rsidP="005049F2">
            <w:pPr>
              <w:pStyle w:val="BodyText2"/>
              <w:spacing w:before="0" w:after="0"/>
              <w:rPr>
                <w:rFonts w:asciiTheme="minorHAnsi" w:hAnsiTheme="minorHAnsi"/>
                <w:sz w:val="18"/>
                <w:szCs w:val="18"/>
              </w:rPr>
            </w:pPr>
          </w:p>
        </w:tc>
      </w:tr>
      <w:tr w:rsidR="005978B5" w:rsidRPr="00FB0E1A" w14:paraId="4196EA04" w14:textId="77777777" w:rsidTr="0057611A">
        <w:trPr>
          <w:trHeight w:val="144"/>
        </w:trPr>
        <w:tc>
          <w:tcPr>
            <w:tcW w:w="609" w:type="dxa"/>
            <w:tcMar>
              <w:top w:w="0" w:type="dxa"/>
              <w:left w:w="115" w:type="dxa"/>
              <w:bottom w:w="0" w:type="dxa"/>
              <w:right w:w="115" w:type="dxa"/>
            </w:tcMar>
            <w:vAlign w:val="center"/>
          </w:tcPr>
          <w:p w14:paraId="4196EA01" w14:textId="046A034E" w:rsidR="005978B5" w:rsidRPr="00A3784E" w:rsidRDefault="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3</w:t>
            </w:r>
          </w:p>
        </w:tc>
        <w:tc>
          <w:tcPr>
            <w:tcW w:w="1666" w:type="dxa"/>
            <w:vAlign w:val="center"/>
          </w:tcPr>
          <w:p w14:paraId="4196EA02" w14:textId="089AE158"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7" w:type="dxa"/>
            <w:vAlign w:val="center"/>
          </w:tcPr>
          <w:p w14:paraId="384515D4" w14:textId="38C3A1A5" w:rsidR="005978B5" w:rsidRPr="00A3784E" w:rsidRDefault="005978B5" w:rsidP="005049F2">
            <w:pPr>
              <w:pStyle w:val="BodyText2"/>
              <w:spacing w:before="0" w:after="0"/>
              <w:ind w:left="335"/>
              <w:rPr>
                <w:sz w:val="18"/>
                <w:szCs w:val="18"/>
              </w:rPr>
            </w:pPr>
          </w:p>
        </w:tc>
        <w:tc>
          <w:tcPr>
            <w:tcW w:w="543" w:type="dxa"/>
            <w:vAlign w:val="center"/>
          </w:tcPr>
          <w:p w14:paraId="4D6334FD" w14:textId="12137113" w:rsidR="005978B5" w:rsidRPr="000C3CE8" w:rsidRDefault="005978B5" w:rsidP="005978B5">
            <w:pPr>
              <w:pStyle w:val="BodyText2"/>
              <w:spacing w:before="0" w:after="0"/>
              <w:jc w:val="center"/>
              <w:rPr>
                <w:rFonts w:asciiTheme="minorHAnsi" w:hAnsiTheme="minorHAnsi" w:cstheme="minorHAnsi"/>
                <w:sz w:val="18"/>
                <w:szCs w:val="18"/>
              </w:rPr>
            </w:pPr>
            <w:r w:rsidRPr="00B046FC">
              <w:rPr>
                <w:rFonts w:asciiTheme="minorHAnsi" w:hAnsiTheme="minorHAnsi" w:cstheme="minorHAnsi"/>
                <w:sz w:val="18"/>
                <w:szCs w:val="18"/>
              </w:rPr>
              <w:t>0</w:t>
            </w:r>
            <w:r w:rsidR="000C3CE8" w:rsidRPr="00B046FC">
              <w:rPr>
                <w:rFonts w:asciiTheme="minorHAnsi" w:hAnsiTheme="minorHAnsi" w:cstheme="minorHAnsi"/>
                <w:sz w:val="18"/>
                <w:szCs w:val="18"/>
              </w:rPr>
              <w:t>4</w:t>
            </w:r>
          </w:p>
        </w:tc>
        <w:tc>
          <w:tcPr>
            <w:tcW w:w="1565" w:type="dxa"/>
            <w:vAlign w:val="center"/>
          </w:tcPr>
          <w:p w14:paraId="71F4B8FB" w14:textId="1A2B650D" w:rsidR="005978B5" w:rsidRPr="00A3784E" w:rsidRDefault="005978B5" w:rsidP="005978B5">
            <w:pPr>
              <w:pStyle w:val="BodyText2"/>
              <w:spacing w:before="0" w:after="0"/>
              <w:rPr>
                <w:sz w:val="18"/>
                <w:szCs w:val="18"/>
              </w:rPr>
            </w:pPr>
            <w:r>
              <w:rPr>
                <w:rFonts w:asciiTheme="minorHAnsi" w:hAnsiTheme="minorHAnsi"/>
                <w:sz w:val="18"/>
                <w:szCs w:val="18"/>
              </w:rPr>
              <w:t>Method of Compliance:</w:t>
            </w:r>
          </w:p>
        </w:tc>
        <w:tc>
          <w:tcPr>
            <w:tcW w:w="4286" w:type="dxa"/>
            <w:vAlign w:val="center"/>
          </w:tcPr>
          <w:p w14:paraId="4196EA03" w14:textId="0DD055DA" w:rsidR="005978B5" w:rsidRPr="00A3784E" w:rsidRDefault="005978B5" w:rsidP="005049F2">
            <w:pPr>
              <w:pStyle w:val="BodyText2"/>
              <w:spacing w:before="0" w:after="0"/>
              <w:ind w:left="335"/>
              <w:rPr>
                <w:sz w:val="18"/>
                <w:szCs w:val="18"/>
              </w:rPr>
            </w:pPr>
          </w:p>
        </w:tc>
      </w:tr>
      <w:tr w:rsidR="009C23C1" w:rsidRPr="00FB0E1A" w14:paraId="3CFDAD2F" w14:textId="4E58BB76" w:rsidTr="0057611A">
        <w:trPr>
          <w:trHeight w:val="144"/>
        </w:trPr>
        <w:tc>
          <w:tcPr>
            <w:tcW w:w="609" w:type="dxa"/>
            <w:tcMar>
              <w:top w:w="0" w:type="dxa"/>
              <w:left w:w="115" w:type="dxa"/>
              <w:bottom w:w="0" w:type="dxa"/>
              <w:right w:w="115" w:type="dxa"/>
            </w:tcMar>
            <w:vAlign w:val="center"/>
          </w:tcPr>
          <w:p w14:paraId="605AC4D9" w14:textId="670A23F2" w:rsidR="009C23C1" w:rsidRDefault="009C23C1" w:rsidP="009C23C1">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153EABDA" w14:textId="47BF6EE7" w:rsidR="009C23C1" w:rsidRDefault="009C23C1" w:rsidP="009C23C1">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2127" w:type="dxa"/>
            <w:vAlign w:val="center"/>
          </w:tcPr>
          <w:p w14:paraId="205376B4" w14:textId="160E7973" w:rsidR="009C23C1" w:rsidRPr="00A3784E" w:rsidRDefault="009C23C1" w:rsidP="009C23C1">
            <w:pPr>
              <w:pStyle w:val="BodyText2"/>
              <w:spacing w:before="0" w:after="0"/>
              <w:ind w:left="335"/>
              <w:rPr>
                <w:sz w:val="18"/>
                <w:szCs w:val="18"/>
              </w:rPr>
            </w:pPr>
          </w:p>
        </w:tc>
        <w:tc>
          <w:tcPr>
            <w:tcW w:w="543" w:type="dxa"/>
            <w:vAlign w:val="center"/>
          </w:tcPr>
          <w:p w14:paraId="2CFC49E5" w14:textId="2ED77B24" w:rsidR="009C23C1" w:rsidRPr="007B0BD6" w:rsidRDefault="009C23C1" w:rsidP="009C23C1">
            <w:pPr>
              <w:pStyle w:val="BodyText2"/>
              <w:spacing w:before="0" w:after="0"/>
              <w:jc w:val="center"/>
              <w:rPr>
                <w:rFonts w:asciiTheme="minorHAnsi" w:hAnsiTheme="minorHAnsi" w:cstheme="minorHAnsi"/>
                <w:sz w:val="18"/>
                <w:szCs w:val="18"/>
              </w:rPr>
            </w:pPr>
            <w:r w:rsidRPr="007B0BD6">
              <w:rPr>
                <w:rFonts w:asciiTheme="minorHAnsi" w:hAnsiTheme="minorHAnsi" w:cstheme="minorHAnsi"/>
                <w:sz w:val="18"/>
                <w:szCs w:val="18"/>
              </w:rPr>
              <w:t>06</w:t>
            </w:r>
          </w:p>
        </w:tc>
        <w:tc>
          <w:tcPr>
            <w:tcW w:w="1565" w:type="dxa"/>
            <w:vAlign w:val="center"/>
          </w:tcPr>
          <w:p w14:paraId="3BDC39C3" w14:textId="438835A5" w:rsidR="009C23C1" w:rsidRPr="00A3784E" w:rsidRDefault="009C23C1" w:rsidP="009C23C1">
            <w:pPr>
              <w:pStyle w:val="BodyText2"/>
              <w:spacing w:before="0" w:after="0"/>
              <w:ind w:left="-19"/>
              <w:rPr>
                <w:sz w:val="18"/>
                <w:szCs w:val="18"/>
              </w:rPr>
            </w:pPr>
            <w:r>
              <w:rPr>
                <w:rFonts w:asciiTheme="minorHAnsi" w:hAnsiTheme="minorHAnsi"/>
                <w:sz w:val="18"/>
                <w:szCs w:val="18"/>
              </w:rPr>
              <w:t>Community Solar</w:t>
            </w:r>
          </w:p>
        </w:tc>
        <w:tc>
          <w:tcPr>
            <w:tcW w:w="4286" w:type="dxa"/>
          </w:tcPr>
          <w:p w14:paraId="3D1C7648" w14:textId="5B7ECF02" w:rsidR="009C23C1" w:rsidRPr="00A3784E" w:rsidRDefault="009C23C1" w:rsidP="009C23C1">
            <w:pPr>
              <w:pStyle w:val="BodyText2"/>
              <w:spacing w:before="0" w:after="0"/>
              <w:rPr>
                <w:sz w:val="18"/>
                <w:szCs w:val="18"/>
              </w:rPr>
            </w:pPr>
          </w:p>
        </w:tc>
      </w:tr>
    </w:tbl>
    <w:p w14:paraId="10D49659" w14:textId="4CA33BDD" w:rsidR="00DF3A28" w:rsidRDefault="00DF3A28">
      <w:pPr>
        <w:rPr>
          <w:rFonts w:asciiTheme="minorHAnsi" w:hAnsiTheme="minorHAnsi"/>
          <w:sz w:val="18"/>
          <w:szCs w:val="18"/>
        </w:rPr>
      </w:pPr>
    </w:p>
    <w:tbl>
      <w:tblP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0"/>
        <w:gridCol w:w="988"/>
        <w:gridCol w:w="899"/>
        <w:gridCol w:w="7"/>
        <w:gridCol w:w="728"/>
        <w:gridCol w:w="801"/>
        <w:gridCol w:w="711"/>
        <w:gridCol w:w="883"/>
        <w:gridCol w:w="613"/>
        <w:gridCol w:w="901"/>
        <w:gridCol w:w="901"/>
        <w:gridCol w:w="1032"/>
        <w:gridCol w:w="631"/>
        <w:gridCol w:w="899"/>
      </w:tblGrid>
      <w:tr w:rsidR="008D7FAE" w:rsidRPr="00DF3A28" w14:paraId="785D1ED7" w14:textId="276EBF6E" w:rsidTr="008D7FAE">
        <w:trPr>
          <w:cantSplit/>
          <w:trHeight w:val="144"/>
        </w:trPr>
        <w:tc>
          <w:tcPr>
            <w:tcW w:w="10794" w:type="dxa"/>
            <w:gridSpan w:val="14"/>
            <w:tcBorders>
              <w:top w:val="single" w:sz="4" w:space="0" w:color="auto"/>
              <w:left w:val="single" w:sz="4" w:space="0" w:color="auto"/>
              <w:bottom w:val="single" w:sz="4" w:space="0" w:color="auto"/>
              <w:right w:val="single" w:sz="4" w:space="0" w:color="auto"/>
            </w:tcBorders>
          </w:tcPr>
          <w:p w14:paraId="5EB2B74D" w14:textId="02BCC2F6"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B</w:t>
            </w:r>
            <w:r w:rsidRPr="00DF3A28">
              <w:rPr>
                <w:rFonts w:asciiTheme="minorHAnsi" w:eastAsia="Calibri" w:hAnsiTheme="minorHAnsi" w:cs="Arial"/>
                <w:b/>
              </w:rPr>
              <w:t xml:space="preserve">. Design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8D7FAE" w14:paraId="67345D19" w14:textId="7B0BBB8C"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center"/>
          </w:tcPr>
          <w:p w14:paraId="277520D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988" w:type="dxa"/>
            <w:tcBorders>
              <w:top w:val="single" w:sz="4" w:space="0" w:color="auto"/>
              <w:left w:val="single" w:sz="4" w:space="0" w:color="auto"/>
              <w:bottom w:val="single" w:sz="4" w:space="0" w:color="auto"/>
              <w:right w:val="single" w:sz="4" w:space="0" w:color="auto"/>
            </w:tcBorders>
            <w:vAlign w:val="center"/>
          </w:tcPr>
          <w:p w14:paraId="537A4A0C"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6" w:type="dxa"/>
            <w:gridSpan w:val="2"/>
            <w:tcBorders>
              <w:top w:val="single" w:sz="4" w:space="0" w:color="auto"/>
              <w:left w:val="single" w:sz="4" w:space="0" w:color="auto"/>
              <w:bottom w:val="single" w:sz="4" w:space="0" w:color="auto"/>
              <w:right w:val="single" w:sz="4" w:space="0" w:color="auto"/>
            </w:tcBorders>
          </w:tcPr>
          <w:p w14:paraId="7EE1A262" w14:textId="59F073B4"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728" w:type="dxa"/>
            <w:tcBorders>
              <w:top w:val="single" w:sz="4" w:space="0" w:color="auto"/>
              <w:left w:val="single" w:sz="4" w:space="0" w:color="auto"/>
              <w:bottom w:val="single" w:sz="4" w:space="0" w:color="auto"/>
              <w:right w:val="single" w:sz="4" w:space="0" w:color="auto"/>
            </w:tcBorders>
            <w:vAlign w:val="center"/>
          </w:tcPr>
          <w:p w14:paraId="15779C0F" w14:textId="7445742F"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04</w:t>
            </w:r>
          </w:p>
        </w:tc>
        <w:tc>
          <w:tcPr>
            <w:tcW w:w="801" w:type="dxa"/>
            <w:tcBorders>
              <w:top w:val="single" w:sz="4" w:space="0" w:color="auto"/>
              <w:left w:val="single" w:sz="4" w:space="0" w:color="auto"/>
              <w:bottom w:val="single" w:sz="4" w:space="0" w:color="auto"/>
              <w:right w:val="single" w:sz="4" w:space="0" w:color="auto"/>
            </w:tcBorders>
            <w:vAlign w:val="center"/>
          </w:tcPr>
          <w:p w14:paraId="28AA9BEE" w14:textId="27873486"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711" w:type="dxa"/>
            <w:tcBorders>
              <w:top w:val="single" w:sz="4" w:space="0" w:color="auto"/>
              <w:left w:val="single" w:sz="4" w:space="0" w:color="auto"/>
              <w:bottom w:val="single" w:sz="4" w:space="0" w:color="auto"/>
              <w:right w:val="single" w:sz="4" w:space="0" w:color="auto"/>
            </w:tcBorders>
            <w:vAlign w:val="center"/>
          </w:tcPr>
          <w:p w14:paraId="342CC0F2" w14:textId="08F6BF7E"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883" w:type="dxa"/>
            <w:tcBorders>
              <w:top w:val="single" w:sz="4" w:space="0" w:color="auto"/>
              <w:left w:val="single" w:sz="4" w:space="0" w:color="auto"/>
              <w:bottom w:val="single" w:sz="4" w:space="0" w:color="auto"/>
              <w:right w:val="single" w:sz="4" w:space="0" w:color="auto"/>
            </w:tcBorders>
            <w:vAlign w:val="center"/>
          </w:tcPr>
          <w:p w14:paraId="33F2C255" w14:textId="7D1CEAD5"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07</w:t>
            </w:r>
          </w:p>
        </w:tc>
        <w:tc>
          <w:tcPr>
            <w:tcW w:w="613" w:type="dxa"/>
            <w:tcBorders>
              <w:top w:val="single" w:sz="4" w:space="0" w:color="auto"/>
              <w:left w:val="single" w:sz="4" w:space="0" w:color="auto"/>
              <w:bottom w:val="single" w:sz="4" w:space="0" w:color="auto"/>
              <w:right w:val="single" w:sz="4" w:space="0" w:color="auto"/>
            </w:tcBorders>
            <w:vAlign w:val="center"/>
          </w:tcPr>
          <w:p w14:paraId="0315F61F" w14:textId="5969F812"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08</w:t>
            </w:r>
          </w:p>
        </w:tc>
        <w:tc>
          <w:tcPr>
            <w:tcW w:w="901" w:type="dxa"/>
            <w:tcBorders>
              <w:top w:val="single" w:sz="4" w:space="0" w:color="auto"/>
              <w:left w:val="single" w:sz="4" w:space="0" w:color="auto"/>
              <w:right w:val="single" w:sz="4" w:space="0" w:color="auto"/>
            </w:tcBorders>
          </w:tcPr>
          <w:p w14:paraId="453F7CF8" w14:textId="1C6E0DD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09</w:t>
            </w:r>
          </w:p>
        </w:tc>
        <w:tc>
          <w:tcPr>
            <w:tcW w:w="901" w:type="dxa"/>
            <w:tcBorders>
              <w:top w:val="single" w:sz="4" w:space="0" w:color="auto"/>
              <w:left w:val="single" w:sz="4" w:space="0" w:color="auto"/>
              <w:right w:val="single" w:sz="4" w:space="0" w:color="auto"/>
            </w:tcBorders>
            <w:vAlign w:val="center"/>
          </w:tcPr>
          <w:p w14:paraId="06AA4AD6" w14:textId="1704D43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10</w:t>
            </w:r>
          </w:p>
        </w:tc>
        <w:tc>
          <w:tcPr>
            <w:tcW w:w="1032" w:type="dxa"/>
            <w:tcBorders>
              <w:top w:val="single" w:sz="4" w:space="0" w:color="auto"/>
              <w:left w:val="single" w:sz="4" w:space="0" w:color="auto"/>
              <w:right w:val="single" w:sz="4" w:space="0" w:color="auto"/>
            </w:tcBorders>
            <w:vAlign w:val="center"/>
          </w:tcPr>
          <w:p w14:paraId="20AEA673" w14:textId="2F4EFE08"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11</w:t>
            </w:r>
          </w:p>
        </w:tc>
        <w:tc>
          <w:tcPr>
            <w:tcW w:w="631" w:type="dxa"/>
            <w:tcBorders>
              <w:top w:val="single" w:sz="4" w:space="0" w:color="auto"/>
              <w:left w:val="single" w:sz="4" w:space="0" w:color="auto"/>
              <w:right w:val="single" w:sz="4" w:space="0" w:color="auto"/>
            </w:tcBorders>
          </w:tcPr>
          <w:p w14:paraId="130E489E" w14:textId="5FA37592"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12</w:t>
            </w:r>
          </w:p>
        </w:tc>
        <w:tc>
          <w:tcPr>
            <w:tcW w:w="899" w:type="dxa"/>
            <w:tcBorders>
              <w:top w:val="single" w:sz="4" w:space="0" w:color="auto"/>
              <w:left w:val="single" w:sz="4" w:space="0" w:color="auto"/>
              <w:right w:val="single" w:sz="4" w:space="0" w:color="auto"/>
            </w:tcBorders>
          </w:tcPr>
          <w:p w14:paraId="0C26D5AF" w14:textId="34513284"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13</w:t>
            </w:r>
          </w:p>
        </w:tc>
      </w:tr>
      <w:tr w:rsidR="008D7FAE" w:rsidRPr="008D7FAE" w14:paraId="7A5AD89A" w14:textId="122D80A7"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bottom"/>
          </w:tcPr>
          <w:p w14:paraId="5EE46FB5" w14:textId="5C740FE8"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988" w:type="dxa"/>
            <w:tcBorders>
              <w:top w:val="single" w:sz="4" w:space="0" w:color="auto"/>
              <w:left w:val="single" w:sz="4" w:space="0" w:color="auto"/>
              <w:bottom w:val="single" w:sz="4" w:space="0" w:color="auto"/>
              <w:right w:val="single" w:sz="4" w:space="0" w:color="auto"/>
            </w:tcBorders>
            <w:vAlign w:val="bottom"/>
          </w:tcPr>
          <w:p w14:paraId="7C9E549B" w14:textId="60AC8DC9"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Minimum PV Size (kW)</w:t>
            </w:r>
          </w:p>
        </w:tc>
        <w:tc>
          <w:tcPr>
            <w:tcW w:w="906" w:type="dxa"/>
            <w:gridSpan w:val="2"/>
            <w:tcBorders>
              <w:top w:val="single" w:sz="4" w:space="0" w:color="auto"/>
              <w:left w:val="single" w:sz="4" w:space="0" w:color="auto"/>
              <w:bottom w:val="single" w:sz="4" w:space="0" w:color="auto"/>
              <w:right w:val="single" w:sz="4" w:space="0" w:color="auto"/>
            </w:tcBorders>
            <w:vAlign w:val="bottom"/>
          </w:tcPr>
          <w:p w14:paraId="2291AE9A" w14:textId="2C62BAF0"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Value from Exception</w:t>
            </w:r>
          </w:p>
        </w:tc>
        <w:tc>
          <w:tcPr>
            <w:tcW w:w="728" w:type="dxa"/>
            <w:tcBorders>
              <w:top w:val="single" w:sz="4" w:space="0" w:color="auto"/>
              <w:left w:val="single" w:sz="4" w:space="0" w:color="auto"/>
              <w:bottom w:val="single" w:sz="4" w:space="0" w:color="auto"/>
              <w:right w:val="single" w:sz="4" w:space="0" w:color="auto"/>
            </w:tcBorders>
            <w:vAlign w:val="bottom"/>
          </w:tcPr>
          <w:p w14:paraId="6120C70D" w14:textId="311F8DD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801" w:type="dxa"/>
            <w:tcBorders>
              <w:top w:val="single" w:sz="4" w:space="0" w:color="auto"/>
              <w:left w:val="single" w:sz="4" w:space="0" w:color="auto"/>
              <w:bottom w:val="single" w:sz="4" w:space="0" w:color="auto"/>
              <w:right w:val="single" w:sz="4" w:space="0" w:color="auto"/>
            </w:tcBorders>
            <w:vAlign w:val="bottom"/>
          </w:tcPr>
          <w:p w14:paraId="41812A98" w14:textId="5A4BB5E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CFI (Yes/No)</w:t>
            </w:r>
          </w:p>
        </w:tc>
        <w:tc>
          <w:tcPr>
            <w:tcW w:w="711" w:type="dxa"/>
            <w:tcBorders>
              <w:top w:val="single" w:sz="4" w:space="0" w:color="auto"/>
              <w:left w:val="single" w:sz="4" w:space="0" w:color="auto"/>
              <w:bottom w:val="single" w:sz="4" w:space="0" w:color="auto"/>
              <w:right w:val="single" w:sz="4" w:space="0" w:color="auto"/>
            </w:tcBorders>
            <w:vAlign w:val="bottom"/>
          </w:tcPr>
          <w:p w14:paraId="6982C4EA" w14:textId="7FE9B93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883" w:type="dxa"/>
            <w:tcBorders>
              <w:top w:val="single" w:sz="4" w:space="0" w:color="auto"/>
              <w:left w:val="single" w:sz="4" w:space="0" w:color="auto"/>
              <w:bottom w:val="single" w:sz="4" w:space="0" w:color="auto"/>
              <w:right w:val="single" w:sz="4" w:space="0" w:color="auto"/>
            </w:tcBorders>
            <w:vAlign w:val="bottom"/>
          </w:tcPr>
          <w:p w14:paraId="58C92AFC" w14:textId="56C8503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Tilt Input (Deg/Pitch)</w:t>
            </w:r>
          </w:p>
        </w:tc>
        <w:tc>
          <w:tcPr>
            <w:tcW w:w="613" w:type="dxa"/>
            <w:tcBorders>
              <w:top w:val="single" w:sz="4" w:space="0" w:color="auto"/>
              <w:left w:val="single" w:sz="4" w:space="0" w:color="auto"/>
              <w:bottom w:val="single" w:sz="4" w:space="0" w:color="auto"/>
              <w:right w:val="single" w:sz="4" w:space="0" w:color="auto"/>
            </w:tcBorders>
            <w:vAlign w:val="bottom"/>
          </w:tcPr>
          <w:p w14:paraId="3882E78E" w14:textId="5DB9C23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Angle/Tilt</w:t>
            </w:r>
          </w:p>
        </w:tc>
        <w:tc>
          <w:tcPr>
            <w:tcW w:w="901" w:type="dxa"/>
            <w:tcBorders>
              <w:left w:val="single" w:sz="4" w:space="0" w:color="auto"/>
              <w:right w:val="single" w:sz="4" w:space="0" w:color="auto"/>
            </w:tcBorders>
            <w:vAlign w:val="bottom"/>
          </w:tcPr>
          <w:p w14:paraId="2AF58CB4" w14:textId="719952D1"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901" w:type="dxa"/>
            <w:tcBorders>
              <w:left w:val="single" w:sz="4" w:space="0" w:color="auto"/>
              <w:right w:val="single" w:sz="4" w:space="0" w:color="auto"/>
            </w:tcBorders>
            <w:vAlign w:val="bottom"/>
          </w:tcPr>
          <w:p w14:paraId="03B0E68A" w14:textId="2FAA150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1032" w:type="dxa"/>
            <w:tcBorders>
              <w:left w:val="single" w:sz="4" w:space="0" w:color="auto"/>
              <w:right w:val="single" w:sz="4" w:space="0" w:color="auto"/>
            </w:tcBorders>
            <w:vAlign w:val="bottom"/>
          </w:tcPr>
          <w:p w14:paraId="02330531" w14:textId="0705039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Shading Requirement Compliance Path</w:t>
            </w:r>
          </w:p>
        </w:tc>
        <w:tc>
          <w:tcPr>
            <w:tcW w:w="631" w:type="dxa"/>
            <w:tcBorders>
              <w:left w:val="single" w:sz="4" w:space="0" w:color="auto"/>
              <w:right w:val="single" w:sz="4" w:space="0" w:color="auto"/>
            </w:tcBorders>
            <w:vAlign w:val="bottom"/>
          </w:tcPr>
          <w:p w14:paraId="33099BD9" w14:textId="2AF0C8BE"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899" w:type="dxa"/>
            <w:tcBorders>
              <w:left w:val="single" w:sz="4" w:space="0" w:color="auto"/>
              <w:right w:val="single" w:sz="4" w:space="0" w:color="auto"/>
            </w:tcBorders>
            <w:vAlign w:val="bottom"/>
          </w:tcPr>
          <w:p w14:paraId="76AD5198" w14:textId="3B04F68D"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Level Power Electronics</w:t>
            </w:r>
          </w:p>
        </w:tc>
      </w:tr>
      <w:tr w:rsidR="008D7FAE" w:rsidRPr="008D7FAE" w14:paraId="19477C69" w14:textId="2DCC35BC" w:rsidTr="008D7FAE">
        <w:trPr>
          <w:cantSplit/>
          <w:trHeight w:val="144"/>
        </w:trPr>
        <w:tc>
          <w:tcPr>
            <w:tcW w:w="800" w:type="dxa"/>
            <w:tcBorders>
              <w:top w:val="single" w:sz="4" w:space="0" w:color="auto"/>
              <w:left w:val="single" w:sz="4" w:space="0" w:color="auto"/>
              <w:bottom w:val="single" w:sz="4" w:space="0" w:color="auto"/>
              <w:right w:val="single" w:sz="4" w:space="0" w:color="auto"/>
            </w:tcBorders>
          </w:tcPr>
          <w:p w14:paraId="0A3487CF"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88" w:type="dxa"/>
            <w:tcBorders>
              <w:top w:val="single" w:sz="4" w:space="0" w:color="auto"/>
              <w:left w:val="single" w:sz="4" w:space="0" w:color="auto"/>
              <w:bottom w:val="single" w:sz="4" w:space="0" w:color="auto"/>
              <w:right w:val="single" w:sz="4" w:space="0" w:color="auto"/>
            </w:tcBorders>
          </w:tcPr>
          <w:p w14:paraId="1C4ABDFC"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6" w:type="dxa"/>
            <w:gridSpan w:val="2"/>
            <w:tcBorders>
              <w:top w:val="single" w:sz="4" w:space="0" w:color="auto"/>
              <w:left w:val="single" w:sz="4" w:space="0" w:color="auto"/>
              <w:bottom w:val="single" w:sz="4" w:space="0" w:color="auto"/>
              <w:right w:val="single" w:sz="4" w:space="0" w:color="auto"/>
            </w:tcBorders>
          </w:tcPr>
          <w:p w14:paraId="4C9D3177"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28" w:type="dxa"/>
            <w:tcBorders>
              <w:top w:val="single" w:sz="4" w:space="0" w:color="auto"/>
              <w:left w:val="single" w:sz="4" w:space="0" w:color="auto"/>
              <w:bottom w:val="single" w:sz="4" w:space="0" w:color="auto"/>
              <w:right w:val="single" w:sz="4" w:space="0" w:color="auto"/>
            </w:tcBorders>
          </w:tcPr>
          <w:p w14:paraId="7A671F58" w14:textId="49E40B95"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01" w:type="dxa"/>
            <w:tcBorders>
              <w:top w:val="single" w:sz="4" w:space="0" w:color="auto"/>
              <w:left w:val="single" w:sz="4" w:space="0" w:color="auto"/>
              <w:bottom w:val="single" w:sz="4" w:space="0" w:color="auto"/>
              <w:right w:val="single" w:sz="4" w:space="0" w:color="auto"/>
            </w:tcBorders>
          </w:tcPr>
          <w:p w14:paraId="612A7904"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11" w:type="dxa"/>
            <w:tcBorders>
              <w:top w:val="single" w:sz="4" w:space="0" w:color="auto"/>
              <w:left w:val="single" w:sz="4" w:space="0" w:color="auto"/>
              <w:bottom w:val="single" w:sz="4" w:space="0" w:color="auto"/>
              <w:right w:val="single" w:sz="4" w:space="0" w:color="auto"/>
            </w:tcBorders>
          </w:tcPr>
          <w:p w14:paraId="357166A5"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83" w:type="dxa"/>
            <w:tcBorders>
              <w:top w:val="single" w:sz="4" w:space="0" w:color="auto"/>
              <w:left w:val="single" w:sz="4" w:space="0" w:color="auto"/>
              <w:bottom w:val="single" w:sz="4" w:space="0" w:color="auto"/>
              <w:right w:val="single" w:sz="4" w:space="0" w:color="auto"/>
            </w:tcBorders>
          </w:tcPr>
          <w:p w14:paraId="5A7B99C3"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613" w:type="dxa"/>
            <w:tcBorders>
              <w:top w:val="single" w:sz="4" w:space="0" w:color="auto"/>
              <w:left w:val="single" w:sz="4" w:space="0" w:color="auto"/>
              <w:bottom w:val="single" w:sz="4" w:space="0" w:color="auto"/>
              <w:right w:val="single" w:sz="4" w:space="0" w:color="auto"/>
            </w:tcBorders>
          </w:tcPr>
          <w:p w14:paraId="52C6B52A"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1" w:type="dxa"/>
            <w:tcBorders>
              <w:left w:val="single" w:sz="4" w:space="0" w:color="auto"/>
              <w:right w:val="single" w:sz="4" w:space="0" w:color="auto"/>
            </w:tcBorders>
          </w:tcPr>
          <w:p w14:paraId="5734910E" w14:textId="4DE45E05"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01" w:type="dxa"/>
            <w:tcBorders>
              <w:left w:val="single" w:sz="4" w:space="0" w:color="auto"/>
              <w:right w:val="single" w:sz="4" w:space="0" w:color="auto"/>
            </w:tcBorders>
          </w:tcPr>
          <w:p w14:paraId="15F71B27" w14:textId="2923A318"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32" w:type="dxa"/>
            <w:tcBorders>
              <w:left w:val="single" w:sz="4" w:space="0" w:color="auto"/>
              <w:right w:val="single" w:sz="4" w:space="0" w:color="auto"/>
            </w:tcBorders>
          </w:tcPr>
          <w:p w14:paraId="6E0036E9" w14:textId="5E8E58F2"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631" w:type="dxa"/>
            <w:tcBorders>
              <w:left w:val="single" w:sz="4" w:space="0" w:color="auto"/>
              <w:right w:val="single" w:sz="4" w:space="0" w:color="auto"/>
            </w:tcBorders>
          </w:tcPr>
          <w:p w14:paraId="6A8CBA3E"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899" w:type="dxa"/>
            <w:tcBorders>
              <w:left w:val="single" w:sz="4" w:space="0" w:color="auto"/>
              <w:right w:val="single" w:sz="4" w:space="0" w:color="auto"/>
            </w:tcBorders>
          </w:tcPr>
          <w:p w14:paraId="0E36462A"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r>
      <w:tr w:rsidR="008D7FAE" w:rsidRPr="008D7FAE" w14:paraId="49C9557F" w14:textId="1FC8E4A6" w:rsidTr="008D7FAE">
        <w:trPr>
          <w:cantSplit/>
          <w:trHeight w:val="144"/>
        </w:trPr>
        <w:tc>
          <w:tcPr>
            <w:tcW w:w="800" w:type="dxa"/>
            <w:tcBorders>
              <w:top w:val="single" w:sz="4" w:space="0" w:color="auto"/>
              <w:left w:val="single" w:sz="4" w:space="0" w:color="auto"/>
              <w:bottom w:val="double" w:sz="4" w:space="0" w:color="auto"/>
              <w:right w:val="single" w:sz="4" w:space="0" w:color="auto"/>
            </w:tcBorders>
            <w:vAlign w:val="center"/>
          </w:tcPr>
          <w:p w14:paraId="667C940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88" w:type="dxa"/>
            <w:tcBorders>
              <w:top w:val="single" w:sz="4" w:space="0" w:color="auto"/>
              <w:left w:val="single" w:sz="4" w:space="0" w:color="auto"/>
              <w:bottom w:val="double" w:sz="4" w:space="0" w:color="auto"/>
              <w:right w:val="single" w:sz="4" w:space="0" w:color="auto"/>
            </w:tcBorders>
            <w:vAlign w:val="center"/>
          </w:tcPr>
          <w:p w14:paraId="54486A46"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6" w:type="dxa"/>
            <w:gridSpan w:val="2"/>
            <w:tcBorders>
              <w:top w:val="single" w:sz="4" w:space="0" w:color="auto"/>
              <w:left w:val="single" w:sz="4" w:space="0" w:color="auto"/>
              <w:bottom w:val="double" w:sz="4" w:space="0" w:color="auto"/>
              <w:right w:val="single" w:sz="4" w:space="0" w:color="auto"/>
            </w:tcBorders>
          </w:tcPr>
          <w:p w14:paraId="44F8C50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28" w:type="dxa"/>
            <w:tcBorders>
              <w:top w:val="single" w:sz="4" w:space="0" w:color="auto"/>
              <w:left w:val="single" w:sz="4" w:space="0" w:color="auto"/>
              <w:bottom w:val="double" w:sz="4" w:space="0" w:color="auto"/>
              <w:right w:val="single" w:sz="4" w:space="0" w:color="auto"/>
            </w:tcBorders>
            <w:vAlign w:val="center"/>
          </w:tcPr>
          <w:p w14:paraId="7921D811" w14:textId="457F7002"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01" w:type="dxa"/>
            <w:tcBorders>
              <w:top w:val="single" w:sz="4" w:space="0" w:color="auto"/>
              <w:left w:val="single" w:sz="4" w:space="0" w:color="auto"/>
              <w:bottom w:val="double" w:sz="4" w:space="0" w:color="auto"/>
              <w:right w:val="single" w:sz="4" w:space="0" w:color="auto"/>
            </w:tcBorders>
            <w:vAlign w:val="center"/>
          </w:tcPr>
          <w:p w14:paraId="226AFFCF"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11" w:type="dxa"/>
            <w:tcBorders>
              <w:top w:val="single" w:sz="4" w:space="0" w:color="auto"/>
              <w:left w:val="single" w:sz="4" w:space="0" w:color="auto"/>
              <w:bottom w:val="double" w:sz="4" w:space="0" w:color="auto"/>
              <w:right w:val="single" w:sz="4" w:space="0" w:color="auto"/>
            </w:tcBorders>
            <w:vAlign w:val="center"/>
          </w:tcPr>
          <w:p w14:paraId="7DE476F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83" w:type="dxa"/>
            <w:tcBorders>
              <w:top w:val="single" w:sz="4" w:space="0" w:color="auto"/>
              <w:left w:val="single" w:sz="4" w:space="0" w:color="auto"/>
              <w:bottom w:val="double" w:sz="4" w:space="0" w:color="auto"/>
              <w:right w:val="single" w:sz="4" w:space="0" w:color="auto"/>
            </w:tcBorders>
            <w:vAlign w:val="center"/>
          </w:tcPr>
          <w:p w14:paraId="40B41E7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13" w:type="dxa"/>
            <w:tcBorders>
              <w:top w:val="single" w:sz="4" w:space="0" w:color="auto"/>
              <w:left w:val="single" w:sz="4" w:space="0" w:color="auto"/>
              <w:bottom w:val="double" w:sz="4" w:space="0" w:color="auto"/>
              <w:right w:val="single" w:sz="4" w:space="0" w:color="auto"/>
            </w:tcBorders>
            <w:vAlign w:val="center"/>
          </w:tcPr>
          <w:p w14:paraId="5900D10E"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tcPr>
          <w:p w14:paraId="201BFEE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vAlign w:val="center"/>
          </w:tcPr>
          <w:p w14:paraId="3A0B4CCE" w14:textId="16ADAEE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32" w:type="dxa"/>
            <w:tcBorders>
              <w:left w:val="single" w:sz="4" w:space="0" w:color="auto"/>
              <w:bottom w:val="double" w:sz="4" w:space="0" w:color="auto"/>
              <w:right w:val="single" w:sz="4" w:space="0" w:color="auto"/>
            </w:tcBorders>
            <w:vAlign w:val="center"/>
          </w:tcPr>
          <w:p w14:paraId="06E2E71F" w14:textId="400C7C5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31" w:type="dxa"/>
            <w:tcBorders>
              <w:left w:val="single" w:sz="4" w:space="0" w:color="auto"/>
              <w:bottom w:val="double" w:sz="4" w:space="0" w:color="auto"/>
              <w:right w:val="single" w:sz="4" w:space="0" w:color="auto"/>
            </w:tcBorders>
          </w:tcPr>
          <w:p w14:paraId="044EDCD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99" w:type="dxa"/>
            <w:tcBorders>
              <w:left w:val="single" w:sz="4" w:space="0" w:color="auto"/>
              <w:bottom w:val="double" w:sz="4" w:space="0" w:color="auto"/>
              <w:right w:val="single" w:sz="4" w:space="0" w:color="auto"/>
            </w:tcBorders>
          </w:tcPr>
          <w:p w14:paraId="78F88779"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r w:rsidR="008D7FAE" w:rsidRPr="00DF3A28" w14:paraId="595B5457" w14:textId="210EE839" w:rsidTr="001E5EDB">
        <w:trPr>
          <w:cantSplit/>
          <w:trHeight w:val="144"/>
        </w:trPr>
        <w:tc>
          <w:tcPr>
            <w:tcW w:w="800" w:type="dxa"/>
            <w:tcBorders>
              <w:top w:val="double" w:sz="4" w:space="0" w:color="auto"/>
              <w:left w:val="single" w:sz="4" w:space="0" w:color="auto"/>
              <w:bottom w:val="single" w:sz="4" w:space="0" w:color="auto"/>
              <w:right w:val="single" w:sz="4" w:space="0" w:color="auto"/>
            </w:tcBorders>
            <w:vAlign w:val="center"/>
          </w:tcPr>
          <w:p w14:paraId="5E3EEEA1" w14:textId="72085C9B"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w:t>
            </w:r>
            <w:r>
              <w:rPr>
                <w:rFonts w:ascii="Calibri" w:hAnsi="Calibri"/>
                <w:sz w:val="14"/>
                <w:szCs w:val="14"/>
              </w:rPr>
              <w:t>4</w:t>
            </w:r>
          </w:p>
        </w:tc>
        <w:tc>
          <w:tcPr>
            <w:tcW w:w="1887" w:type="dxa"/>
            <w:gridSpan w:val="2"/>
            <w:tcBorders>
              <w:top w:val="double" w:sz="4" w:space="0" w:color="auto"/>
              <w:left w:val="single" w:sz="4" w:space="0" w:color="auto"/>
              <w:bottom w:val="single" w:sz="4" w:space="0" w:color="auto"/>
              <w:right w:val="single" w:sz="4" w:space="0" w:color="auto"/>
            </w:tcBorders>
          </w:tcPr>
          <w:p w14:paraId="2F557AD2" w14:textId="16ABA89D"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107" w:type="dxa"/>
            <w:gridSpan w:val="11"/>
            <w:tcBorders>
              <w:top w:val="double" w:sz="4" w:space="0" w:color="auto"/>
              <w:left w:val="single" w:sz="4" w:space="0" w:color="auto"/>
              <w:bottom w:val="single" w:sz="4" w:space="0" w:color="auto"/>
              <w:right w:val="single" w:sz="4" w:space="0" w:color="auto"/>
            </w:tcBorders>
          </w:tcPr>
          <w:p w14:paraId="53EFA7D3"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bl>
    <w:p w14:paraId="2132D806" w14:textId="637A3B99" w:rsidR="00DF3A28" w:rsidRDefault="00DF3A28">
      <w:pPr>
        <w:rPr>
          <w:rFonts w:asciiTheme="minorHAnsi" w:hAnsiTheme="minorHAnsi"/>
          <w:sz w:val="18"/>
          <w:szCs w:val="18"/>
        </w:rPr>
      </w:pPr>
    </w:p>
    <w:tbl>
      <w:tblPr>
        <w:tblW w:w="5003" w:type="pct"/>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74"/>
        <w:gridCol w:w="1171"/>
        <w:gridCol w:w="900"/>
        <w:gridCol w:w="990"/>
        <w:gridCol w:w="1170"/>
        <w:gridCol w:w="1080"/>
        <w:gridCol w:w="1170"/>
        <w:gridCol w:w="1170"/>
        <w:gridCol w:w="990"/>
        <w:gridCol w:w="1081"/>
      </w:tblGrid>
      <w:tr w:rsidR="008D7FAE" w:rsidRPr="00DF3A28" w14:paraId="1CF224F7" w14:textId="6B62D43F" w:rsidTr="008D7FAE">
        <w:trPr>
          <w:cantSplit/>
          <w:trHeight w:val="144"/>
        </w:trPr>
        <w:tc>
          <w:tcPr>
            <w:tcW w:w="10796" w:type="dxa"/>
            <w:gridSpan w:val="10"/>
            <w:tcBorders>
              <w:top w:val="single" w:sz="4" w:space="0" w:color="auto"/>
              <w:left w:val="single" w:sz="4" w:space="0" w:color="auto"/>
              <w:bottom w:val="single" w:sz="4" w:space="0" w:color="auto"/>
              <w:right w:val="single" w:sz="4" w:space="0" w:color="auto"/>
            </w:tcBorders>
          </w:tcPr>
          <w:p w14:paraId="49757251" w14:textId="397D0E1C"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DF3A28" w14:paraId="20F00AF2" w14:textId="016CB955"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center"/>
          </w:tcPr>
          <w:p w14:paraId="1080D92D"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1171" w:type="dxa"/>
            <w:tcBorders>
              <w:top w:val="single" w:sz="4" w:space="0" w:color="auto"/>
              <w:left w:val="single" w:sz="4" w:space="0" w:color="auto"/>
              <w:bottom w:val="single" w:sz="4" w:space="0" w:color="auto"/>
              <w:right w:val="single" w:sz="4" w:space="0" w:color="auto"/>
            </w:tcBorders>
            <w:vAlign w:val="center"/>
          </w:tcPr>
          <w:p w14:paraId="3A183DD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0" w:type="dxa"/>
            <w:tcBorders>
              <w:top w:val="single" w:sz="4" w:space="0" w:color="auto"/>
              <w:left w:val="single" w:sz="4" w:space="0" w:color="auto"/>
              <w:bottom w:val="single" w:sz="4" w:space="0" w:color="auto"/>
              <w:right w:val="single" w:sz="4" w:space="0" w:color="auto"/>
            </w:tcBorders>
            <w:vAlign w:val="center"/>
          </w:tcPr>
          <w:p w14:paraId="4F08EDD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990" w:type="dxa"/>
            <w:tcBorders>
              <w:top w:val="single" w:sz="4" w:space="0" w:color="auto"/>
              <w:left w:val="single" w:sz="4" w:space="0" w:color="auto"/>
              <w:bottom w:val="single" w:sz="4" w:space="0" w:color="auto"/>
              <w:right w:val="single" w:sz="4" w:space="0" w:color="auto"/>
            </w:tcBorders>
            <w:vAlign w:val="center"/>
          </w:tcPr>
          <w:p w14:paraId="281EDD64" w14:textId="1EDDCDC2"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04</w:t>
            </w:r>
          </w:p>
        </w:tc>
        <w:tc>
          <w:tcPr>
            <w:tcW w:w="1170" w:type="dxa"/>
            <w:tcBorders>
              <w:top w:val="single" w:sz="4" w:space="0" w:color="auto"/>
              <w:left w:val="single" w:sz="4" w:space="0" w:color="auto"/>
              <w:bottom w:val="single" w:sz="4" w:space="0" w:color="auto"/>
              <w:right w:val="single" w:sz="4" w:space="0" w:color="auto"/>
            </w:tcBorders>
            <w:vAlign w:val="center"/>
          </w:tcPr>
          <w:p w14:paraId="432011AE" w14:textId="70AD5DD5"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1080" w:type="dxa"/>
            <w:tcBorders>
              <w:top w:val="single" w:sz="4" w:space="0" w:color="auto"/>
              <w:left w:val="single" w:sz="4" w:space="0" w:color="auto"/>
              <w:bottom w:val="single" w:sz="4" w:space="0" w:color="auto"/>
              <w:right w:val="single" w:sz="4" w:space="0" w:color="auto"/>
            </w:tcBorders>
            <w:vAlign w:val="center"/>
          </w:tcPr>
          <w:p w14:paraId="40531D92" w14:textId="38459151"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1170" w:type="dxa"/>
            <w:tcBorders>
              <w:top w:val="single" w:sz="4" w:space="0" w:color="auto"/>
              <w:left w:val="single" w:sz="4" w:space="0" w:color="auto"/>
              <w:bottom w:val="single" w:sz="4" w:space="0" w:color="auto"/>
              <w:right w:val="single" w:sz="4" w:space="0" w:color="auto"/>
            </w:tcBorders>
          </w:tcPr>
          <w:p w14:paraId="5CDE4B9A" w14:textId="4809683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07</w:t>
            </w:r>
          </w:p>
        </w:tc>
        <w:tc>
          <w:tcPr>
            <w:tcW w:w="1170" w:type="dxa"/>
            <w:tcBorders>
              <w:top w:val="single" w:sz="4" w:space="0" w:color="auto"/>
              <w:left w:val="single" w:sz="4" w:space="0" w:color="auto"/>
              <w:bottom w:val="single" w:sz="4" w:space="0" w:color="auto"/>
              <w:right w:val="single" w:sz="4" w:space="0" w:color="auto"/>
            </w:tcBorders>
            <w:vAlign w:val="center"/>
          </w:tcPr>
          <w:p w14:paraId="4FA25051" w14:textId="78C332AA"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08</w:t>
            </w:r>
          </w:p>
        </w:tc>
        <w:tc>
          <w:tcPr>
            <w:tcW w:w="990" w:type="dxa"/>
            <w:tcBorders>
              <w:top w:val="single" w:sz="4" w:space="0" w:color="auto"/>
              <w:left w:val="single" w:sz="4" w:space="0" w:color="auto"/>
              <w:right w:val="single" w:sz="4" w:space="0" w:color="auto"/>
            </w:tcBorders>
          </w:tcPr>
          <w:p w14:paraId="463174EE" w14:textId="4F9220B0"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09</w:t>
            </w:r>
          </w:p>
        </w:tc>
        <w:tc>
          <w:tcPr>
            <w:tcW w:w="1081" w:type="dxa"/>
            <w:tcBorders>
              <w:top w:val="single" w:sz="4" w:space="0" w:color="auto"/>
              <w:left w:val="single" w:sz="4" w:space="0" w:color="auto"/>
              <w:right w:val="single" w:sz="4" w:space="0" w:color="auto"/>
            </w:tcBorders>
          </w:tcPr>
          <w:p w14:paraId="430EA73A" w14:textId="510959C0" w:rsidR="008D7FAE"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4"/>
                <w:szCs w:val="14"/>
              </w:rPr>
              <w:t>10</w:t>
            </w:r>
          </w:p>
        </w:tc>
      </w:tr>
      <w:tr w:rsidR="008D7FAE" w:rsidRPr="00DF3A28" w14:paraId="1FCFBC59" w14:textId="78D22FA8"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bottom"/>
          </w:tcPr>
          <w:p w14:paraId="33E09F63"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1171" w:type="dxa"/>
            <w:tcBorders>
              <w:top w:val="single" w:sz="4" w:space="0" w:color="auto"/>
              <w:left w:val="single" w:sz="4" w:space="0" w:color="auto"/>
              <w:bottom w:val="single" w:sz="4" w:space="0" w:color="auto"/>
              <w:right w:val="single" w:sz="4" w:space="0" w:color="auto"/>
            </w:tcBorders>
            <w:vAlign w:val="bottom"/>
          </w:tcPr>
          <w:p w14:paraId="4B4F58A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DC System Size (kW)</w:t>
            </w:r>
          </w:p>
        </w:tc>
        <w:tc>
          <w:tcPr>
            <w:tcW w:w="900" w:type="dxa"/>
            <w:tcBorders>
              <w:top w:val="single" w:sz="4" w:space="0" w:color="auto"/>
              <w:left w:val="single" w:sz="4" w:space="0" w:color="auto"/>
              <w:bottom w:val="single" w:sz="4" w:space="0" w:color="auto"/>
              <w:right w:val="single" w:sz="4" w:space="0" w:color="auto"/>
            </w:tcBorders>
            <w:vAlign w:val="bottom"/>
          </w:tcPr>
          <w:p w14:paraId="3E08E7A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990" w:type="dxa"/>
            <w:tcBorders>
              <w:top w:val="single" w:sz="4" w:space="0" w:color="auto"/>
              <w:left w:val="single" w:sz="4" w:space="0" w:color="auto"/>
              <w:bottom w:val="single" w:sz="4" w:space="0" w:color="auto"/>
              <w:right w:val="single" w:sz="4" w:space="0" w:color="auto"/>
            </w:tcBorders>
            <w:vAlign w:val="bottom"/>
          </w:tcPr>
          <w:p w14:paraId="292C12DC"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1170" w:type="dxa"/>
            <w:tcBorders>
              <w:top w:val="single" w:sz="4" w:space="0" w:color="auto"/>
              <w:left w:val="single" w:sz="4" w:space="0" w:color="auto"/>
              <w:bottom w:val="single" w:sz="4" w:space="0" w:color="auto"/>
              <w:right w:val="single" w:sz="4" w:space="0" w:color="auto"/>
            </w:tcBorders>
            <w:vAlign w:val="bottom"/>
          </w:tcPr>
          <w:p w14:paraId="1ADC4F2D" w14:textId="0F18F705"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Tilt Input (Deg/Pitch)</w:t>
            </w:r>
          </w:p>
        </w:tc>
        <w:tc>
          <w:tcPr>
            <w:tcW w:w="1080" w:type="dxa"/>
            <w:tcBorders>
              <w:top w:val="single" w:sz="4" w:space="0" w:color="auto"/>
              <w:left w:val="single" w:sz="4" w:space="0" w:color="auto"/>
              <w:bottom w:val="single" w:sz="4" w:space="0" w:color="auto"/>
              <w:right w:val="single" w:sz="4" w:space="0" w:color="auto"/>
            </w:tcBorders>
            <w:vAlign w:val="bottom"/>
          </w:tcPr>
          <w:p w14:paraId="10D62F3E" w14:textId="4BC93FC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Angle/Tilt</w:t>
            </w:r>
          </w:p>
        </w:tc>
        <w:tc>
          <w:tcPr>
            <w:tcW w:w="1170" w:type="dxa"/>
            <w:tcBorders>
              <w:top w:val="single" w:sz="4" w:space="0" w:color="auto"/>
              <w:left w:val="single" w:sz="4" w:space="0" w:color="auto"/>
              <w:bottom w:val="single" w:sz="4" w:space="0" w:color="auto"/>
              <w:right w:val="single" w:sz="4" w:space="0" w:color="auto"/>
            </w:tcBorders>
          </w:tcPr>
          <w:p w14:paraId="4D1980FB" w14:textId="226207B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1170" w:type="dxa"/>
            <w:tcBorders>
              <w:top w:val="single" w:sz="4" w:space="0" w:color="auto"/>
              <w:left w:val="single" w:sz="4" w:space="0" w:color="auto"/>
              <w:bottom w:val="single" w:sz="4" w:space="0" w:color="auto"/>
              <w:right w:val="single" w:sz="4" w:space="0" w:color="auto"/>
            </w:tcBorders>
            <w:vAlign w:val="bottom"/>
          </w:tcPr>
          <w:p w14:paraId="03DF125A" w14:textId="5707461C"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990" w:type="dxa"/>
            <w:tcBorders>
              <w:left w:val="single" w:sz="4" w:space="0" w:color="auto"/>
              <w:right w:val="single" w:sz="4" w:space="0" w:color="auto"/>
            </w:tcBorders>
            <w:vAlign w:val="bottom"/>
          </w:tcPr>
          <w:p w14:paraId="639808F0" w14:textId="64B0B458"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1081" w:type="dxa"/>
            <w:tcBorders>
              <w:left w:val="single" w:sz="4" w:space="0" w:color="auto"/>
              <w:right w:val="single" w:sz="4" w:space="0" w:color="auto"/>
            </w:tcBorders>
            <w:vAlign w:val="bottom"/>
          </w:tcPr>
          <w:p w14:paraId="327B3C7D" w14:textId="6A038B2D" w:rsid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6"/>
                <w:szCs w:val="18"/>
              </w:rPr>
            </w:pPr>
            <w:r w:rsidRPr="008D7FAE">
              <w:rPr>
                <w:rFonts w:asciiTheme="minorHAnsi" w:hAnsiTheme="minorHAnsi"/>
                <w:sz w:val="14"/>
                <w:szCs w:val="14"/>
              </w:rPr>
              <w:t>Module Level Power Electronics</w:t>
            </w:r>
          </w:p>
        </w:tc>
      </w:tr>
      <w:tr w:rsidR="008D7FAE" w:rsidRPr="00DF3A28" w14:paraId="4870492A" w14:textId="27971C87" w:rsidTr="008D7FAE">
        <w:trPr>
          <w:cantSplit/>
          <w:trHeight w:val="188"/>
        </w:trPr>
        <w:tc>
          <w:tcPr>
            <w:tcW w:w="1074" w:type="dxa"/>
            <w:tcBorders>
              <w:top w:val="single" w:sz="4" w:space="0" w:color="auto"/>
              <w:left w:val="single" w:sz="4" w:space="0" w:color="auto"/>
              <w:bottom w:val="single" w:sz="4" w:space="0" w:color="auto"/>
              <w:right w:val="single" w:sz="4" w:space="0" w:color="auto"/>
            </w:tcBorders>
          </w:tcPr>
          <w:p w14:paraId="7F7957E7"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1" w:type="dxa"/>
            <w:tcBorders>
              <w:top w:val="single" w:sz="4" w:space="0" w:color="auto"/>
              <w:left w:val="single" w:sz="4" w:space="0" w:color="auto"/>
              <w:bottom w:val="single" w:sz="4" w:space="0" w:color="auto"/>
              <w:right w:val="single" w:sz="4" w:space="0" w:color="auto"/>
            </w:tcBorders>
          </w:tcPr>
          <w:p w14:paraId="6D2E343F"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00" w:type="dxa"/>
            <w:tcBorders>
              <w:top w:val="single" w:sz="4" w:space="0" w:color="auto"/>
              <w:left w:val="single" w:sz="4" w:space="0" w:color="auto"/>
              <w:bottom w:val="single" w:sz="4" w:space="0" w:color="auto"/>
              <w:right w:val="single" w:sz="4" w:space="0" w:color="auto"/>
            </w:tcBorders>
          </w:tcPr>
          <w:p w14:paraId="2097547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2370E7A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3D74C552"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080" w:type="dxa"/>
            <w:tcBorders>
              <w:top w:val="single" w:sz="4" w:space="0" w:color="auto"/>
              <w:left w:val="single" w:sz="4" w:space="0" w:color="auto"/>
              <w:bottom w:val="single" w:sz="4" w:space="0" w:color="auto"/>
              <w:right w:val="single" w:sz="4" w:space="0" w:color="auto"/>
            </w:tcBorders>
          </w:tcPr>
          <w:p w14:paraId="43C29CBA"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54BB080F"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1C035F6B" w14:textId="6675EABB"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513BDC17"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81" w:type="dxa"/>
            <w:tcBorders>
              <w:top w:val="single" w:sz="4" w:space="0" w:color="auto"/>
              <w:left w:val="single" w:sz="4" w:space="0" w:color="auto"/>
              <w:bottom w:val="single" w:sz="4" w:space="0" w:color="auto"/>
              <w:right w:val="single" w:sz="4" w:space="0" w:color="auto"/>
            </w:tcBorders>
          </w:tcPr>
          <w:p w14:paraId="6B2E236F" w14:textId="77777777" w:rsidR="008D7FAE" w:rsidRPr="00DF3A28" w:rsidRDefault="008D7FAE" w:rsidP="008D7FAE">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8D7FAE" w:rsidRPr="00DF3A28" w14:paraId="39684AC6" w14:textId="12E6D033" w:rsidTr="008D7FAE">
        <w:trPr>
          <w:cantSplit/>
          <w:trHeight w:val="144"/>
        </w:trPr>
        <w:tc>
          <w:tcPr>
            <w:tcW w:w="1074" w:type="dxa"/>
            <w:tcBorders>
              <w:top w:val="single" w:sz="4" w:space="0" w:color="auto"/>
              <w:left w:val="single" w:sz="4" w:space="0" w:color="auto"/>
              <w:bottom w:val="double" w:sz="4" w:space="0" w:color="auto"/>
              <w:right w:val="single" w:sz="4" w:space="0" w:color="auto"/>
            </w:tcBorders>
            <w:vAlign w:val="center"/>
          </w:tcPr>
          <w:p w14:paraId="16B39A11"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1" w:type="dxa"/>
            <w:tcBorders>
              <w:top w:val="single" w:sz="4" w:space="0" w:color="auto"/>
              <w:left w:val="single" w:sz="4" w:space="0" w:color="auto"/>
              <w:bottom w:val="double" w:sz="4" w:space="0" w:color="auto"/>
              <w:right w:val="single" w:sz="4" w:space="0" w:color="auto"/>
            </w:tcBorders>
            <w:vAlign w:val="center"/>
          </w:tcPr>
          <w:p w14:paraId="032A2E6F"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0" w:type="dxa"/>
            <w:tcBorders>
              <w:top w:val="single" w:sz="4" w:space="0" w:color="auto"/>
              <w:left w:val="single" w:sz="4" w:space="0" w:color="auto"/>
              <w:bottom w:val="double" w:sz="4" w:space="0" w:color="auto"/>
              <w:right w:val="single" w:sz="4" w:space="0" w:color="auto"/>
            </w:tcBorders>
            <w:vAlign w:val="center"/>
          </w:tcPr>
          <w:p w14:paraId="04440AE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vAlign w:val="center"/>
          </w:tcPr>
          <w:p w14:paraId="0F9E4A24"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468EF87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0" w:type="dxa"/>
            <w:tcBorders>
              <w:top w:val="single" w:sz="4" w:space="0" w:color="auto"/>
              <w:left w:val="single" w:sz="4" w:space="0" w:color="auto"/>
              <w:bottom w:val="double" w:sz="4" w:space="0" w:color="auto"/>
              <w:right w:val="single" w:sz="4" w:space="0" w:color="auto"/>
            </w:tcBorders>
            <w:vAlign w:val="center"/>
          </w:tcPr>
          <w:p w14:paraId="75DE6EE0"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tcPr>
          <w:p w14:paraId="44865D7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7150876D" w14:textId="2631188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tcPr>
          <w:p w14:paraId="64BD6349"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1" w:type="dxa"/>
            <w:tcBorders>
              <w:top w:val="single" w:sz="4" w:space="0" w:color="auto"/>
              <w:left w:val="single" w:sz="4" w:space="0" w:color="auto"/>
              <w:bottom w:val="double" w:sz="4" w:space="0" w:color="auto"/>
              <w:right w:val="single" w:sz="4" w:space="0" w:color="auto"/>
            </w:tcBorders>
          </w:tcPr>
          <w:p w14:paraId="3BCDFF15"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F3A28" w14:paraId="3336EBCA" w14:textId="1B170A13" w:rsidTr="008D7FAE">
        <w:trPr>
          <w:cantSplit/>
          <w:trHeight w:val="144"/>
        </w:trPr>
        <w:tc>
          <w:tcPr>
            <w:tcW w:w="1074" w:type="dxa"/>
            <w:tcBorders>
              <w:top w:val="double" w:sz="4" w:space="0" w:color="auto"/>
              <w:left w:val="single" w:sz="4" w:space="0" w:color="auto"/>
              <w:bottom w:val="single" w:sz="4" w:space="0" w:color="auto"/>
              <w:right w:val="single" w:sz="4" w:space="0" w:color="auto"/>
            </w:tcBorders>
            <w:vAlign w:val="center"/>
          </w:tcPr>
          <w:p w14:paraId="700C6095" w14:textId="31D928EB"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11</w:t>
            </w:r>
          </w:p>
        </w:tc>
        <w:tc>
          <w:tcPr>
            <w:tcW w:w="1171" w:type="dxa"/>
            <w:tcBorders>
              <w:top w:val="double" w:sz="4" w:space="0" w:color="auto"/>
              <w:left w:val="single" w:sz="4" w:space="0" w:color="auto"/>
              <w:bottom w:val="single" w:sz="4" w:space="0" w:color="auto"/>
              <w:right w:val="single" w:sz="4" w:space="0" w:color="auto"/>
            </w:tcBorders>
            <w:vAlign w:val="center"/>
          </w:tcPr>
          <w:p w14:paraId="25E22845" w14:textId="0A6BC39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551" w:type="dxa"/>
            <w:gridSpan w:val="8"/>
            <w:tcBorders>
              <w:top w:val="double" w:sz="4" w:space="0" w:color="auto"/>
              <w:left w:val="single" w:sz="4" w:space="0" w:color="auto"/>
              <w:bottom w:val="single" w:sz="4" w:space="0" w:color="auto"/>
              <w:right w:val="single" w:sz="4" w:space="0" w:color="auto"/>
            </w:tcBorders>
          </w:tcPr>
          <w:p w14:paraId="5DEA3C2A"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80BBB" w14:paraId="04F877AD" w14:textId="44C890E1" w:rsidTr="008D7F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PrEx>
        <w:trPr>
          <w:trHeight w:val="296"/>
        </w:trPr>
        <w:tc>
          <w:tcPr>
            <w:tcW w:w="10796" w:type="dxa"/>
            <w:gridSpan w:val="10"/>
            <w:tcBorders>
              <w:top w:val="single" w:sz="4" w:space="0" w:color="auto"/>
              <w:left w:val="single" w:sz="4" w:space="0" w:color="auto"/>
              <w:bottom w:val="double" w:sz="4" w:space="0" w:color="auto"/>
              <w:right w:val="single" w:sz="4" w:space="0" w:color="auto"/>
            </w:tcBorders>
          </w:tcPr>
          <w:p w14:paraId="5D6ADEA7" w14:textId="2E00A6E6" w:rsidR="008D7FAE" w:rsidRPr="00AD1BCF" w:rsidRDefault="008D7FAE" w:rsidP="008D7FAE">
            <w:pPr>
              <w:pStyle w:val="BodyText2"/>
              <w:rPr>
                <w:rFonts w:asciiTheme="minorHAnsi" w:hAnsiTheme="minorHAnsi"/>
                <w:b/>
                <w:sz w:val="20"/>
              </w:rPr>
            </w:pPr>
            <w:r w:rsidRPr="00AD1BCF">
              <w:rPr>
                <w:rFonts w:asciiTheme="minorHAnsi" w:hAnsiTheme="minorHAnsi"/>
                <w:b/>
                <w:sz w:val="20"/>
              </w:rPr>
              <w:t xml:space="preserve">If the installer certifies that the installed </w:t>
            </w:r>
            <w:r>
              <w:rPr>
                <w:rFonts w:asciiTheme="minorHAnsi" w:hAnsiTheme="minorHAnsi"/>
                <w:b/>
                <w:sz w:val="20"/>
              </w:rPr>
              <w:t>PV system</w:t>
            </w:r>
            <w:r w:rsidRPr="00AD1BCF">
              <w:rPr>
                <w:rFonts w:asciiTheme="minorHAnsi" w:hAnsiTheme="minorHAnsi"/>
                <w:b/>
                <w:sz w:val="20"/>
              </w:rPr>
              <w:t xml:space="preserve"> matches</w:t>
            </w:r>
            <w:r>
              <w:rPr>
                <w:rFonts w:asciiTheme="minorHAnsi" w:hAnsiTheme="minorHAnsi"/>
                <w:b/>
                <w:sz w:val="20"/>
              </w:rPr>
              <w:t xml:space="preserve"> or exceeds</w:t>
            </w:r>
            <w:r w:rsidRPr="00AD1BCF">
              <w:rPr>
                <w:rFonts w:asciiTheme="minorHAnsi" w:hAnsiTheme="minorHAnsi"/>
                <w:b/>
                <w:sz w:val="20"/>
              </w:rPr>
              <w:t xml:space="preserve"> the design </w:t>
            </w:r>
            <w:r>
              <w:rPr>
                <w:rFonts w:asciiTheme="minorHAnsi" w:hAnsiTheme="minorHAnsi"/>
                <w:b/>
                <w:sz w:val="20"/>
              </w:rPr>
              <w:t>PV system</w:t>
            </w:r>
            <w:r w:rsidRPr="00AD1BCF">
              <w:rPr>
                <w:rFonts w:asciiTheme="minorHAnsi" w:hAnsiTheme="minorHAnsi"/>
                <w:b/>
                <w:sz w:val="20"/>
              </w:rPr>
              <w:t xml:space="preserve">, the building complies with the </w:t>
            </w:r>
            <w:r>
              <w:rPr>
                <w:rFonts w:asciiTheme="minorHAnsi" w:hAnsiTheme="minorHAnsi"/>
                <w:b/>
                <w:sz w:val="20"/>
              </w:rPr>
              <w:t>PV system</w:t>
            </w:r>
            <w:r w:rsidRPr="00AD1BCF">
              <w:rPr>
                <w:rFonts w:asciiTheme="minorHAnsi" w:hAnsiTheme="minorHAnsi"/>
                <w:b/>
                <w:sz w:val="20"/>
              </w:rPr>
              <w:t xml:space="preserve"> requirement, otherwise it does not comply.</w:t>
            </w:r>
            <w:r w:rsidRPr="00AD1BCF">
              <w:rPr>
                <w:rFonts w:asciiTheme="minorHAnsi" w:hAnsiTheme="minorHAnsi"/>
                <w:b/>
                <w:sz w:val="28"/>
                <w:szCs w:val="24"/>
              </w:rPr>
              <w:t xml:space="preserve">  </w:t>
            </w:r>
          </w:p>
        </w:tc>
      </w:tr>
    </w:tbl>
    <w:p w14:paraId="634D4D6C" w14:textId="616AC06B" w:rsidR="00331E49" w:rsidRDefault="00331E49">
      <w:pPr>
        <w:rPr>
          <w:rFonts w:asciiTheme="minorHAnsi" w:hAnsiTheme="minorHAnsi"/>
          <w:sz w:val="18"/>
          <w:szCs w:val="18"/>
        </w:rPr>
      </w:pPr>
    </w:p>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F46D91" w:rsidRPr="00A3784E" w14:paraId="4196EA40" w14:textId="77777777" w:rsidTr="004C616E">
        <w:trPr>
          <w:trHeight w:val="144"/>
        </w:trPr>
        <w:tc>
          <w:tcPr>
            <w:tcW w:w="10790" w:type="dxa"/>
            <w:gridSpan w:val="2"/>
            <w:tcMar>
              <w:top w:w="0" w:type="dxa"/>
              <w:left w:w="115" w:type="dxa"/>
              <w:bottom w:w="0" w:type="dxa"/>
              <w:right w:w="115" w:type="dxa"/>
            </w:tcMar>
            <w:vAlign w:val="center"/>
          </w:tcPr>
          <w:p w14:paraId="4196EA3F" w14:textId="1C9F870B" w:rsidR="000569D4" w:rsidRPr="00A3784E" w:rsidRDefault="003937C9" w:rsidP="00DB5D13">
            <w:pPr>
              <w:pStyle w:val="Heading2"/>
              <w:spacing w:before="0" w:after="0"/>
              <w:rPr>
                <w:rFonts w:asciiTheme="minorHAnsi" w:hAnsiTheme="minorHAnsi"/>
                <w:sz w:val="18"/>
                <w:szCs w:val="18"/>
              </w:rPr>
            </w:pPr>
            <w:r>
              <w:rPr>
                <w:rFonts w:asciiTheme="minorHAnsi" w:hAnsiTheme="minorHAnsi"/>
              </w:rPr>
              <w:t>D</w:t>
            </w:r>
            <w:r w:rsidR="0075203B" w:rsidRPr="00A3784E">
              <w:rPr>
                <w:rFonts w:asciiTheme="minorHAnsi" w:hAnsiTheme="minorHAnsi"/>
              </w:rPr>
              <w:t xml:space="preserve">. </w:t>
            </w:r>
            <w:r w:rsidR="00DB5D13">
              <w:rPr>
                <w:rFonts w:asciiTheme="minorHAnsi" w:hAnsiTheme="minorHAnsi"/>
              </w:rPr>
              <w:t>Solar Access Verification</w:t>
            </w:r>
          </w:p>
        </w:tc>
      </w:tr>
      <w:tr w:rsidR="00A3784E" w:rsidRPr="00A3784E" w14:paraId="4196EA43" w14:textId="77777777" w:rsidTr="004C616E">
        <w:trPr>
          <w:trHeight w:val="144"/>
        </w:trPr>
        <w:tc>
          <w:tcPr>
            <w:tcW w:w="622"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4196EA42" w14:textId="0E3CF0AB" w:rsidR="00A3784E" w:rsidRPr="00A3784E" w:rsidRDefault="00FE19F0" w:rsidP="007A3433">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r w:rsidR="00CF3BFD">
              <w:rPr>
                <w:rFonts w:asciiTheme="minorHAnsi" w:hAnsiTheme="minorHAnsi"/>
                <w:sz w:val="20"/>
                <w:szCs w:val="18"/>
              </w:rPr>
              <w:t>annual solar access %</w:t>
            </w:r>
            <w:r w:rsidRPr="00FE19F0">
              <w:rPr>
                <w:rFonts w:asciiTheme="minorHAnsi" w:hAnsiTheme="minorHAnsi"/>
                <w:sz w:val="20"/>
                <w:szCs w:val="18"/>
              </w:rPr>
              <w:t xml:space="preserve"> in Table </w:t>
            </w:r>
            <w:r w:rsidR="00CF3BFD">
              <w:rPr>
                <w:rFonts w:asciiTheme="minorHAnsi" w:hAnsiTheme="minorHAnsi"/>
                <w:sz w:val="20"/>
                <w:szCs w:val="18"/>
              </w:rPr>
              <w:t>B</w:t>
            </w:r>
            <w:r w:rsidR="002A5A67">
              <w:rPr>
                <w:rFonts w:asciiTheme="minorHAnsi" w:hAnsiTheme="minorHAnsi"/>
                <w:sz w:val="20"/>
                <w:szCs w:val="18"/>
              </w:rPr>
              <w:t>.  The verification must be done by measurements from an approved solar assessment tool or other CEC approved alternative methods</w:t>
            </w:r>
            <w:r w:rsidR="007A3433">
              <w:rPr>
                <w:rFonts w:asciiTheme="minorHAnsi" w:hAnsiTheme="minorHAnsi"/>
                <w:sz w:val="20"/>
                <w:szCs w:val="18"/>
              </w:rPr>
              <w:t xml:space="preserve">. </w:t>
            </w:r>
            <w:r w:rsidR="007A3433"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11600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p>
        </w:tc>
      </w:tr>
      <w:tr w:rsidR="004C616E" w:rsidRPr="00D80BBB" w14:paraId="6AFC7D10"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4EB759CA" w14:textId="7E52295B" w:rsidR="004C616E" w:rsidRPr="00D80BBB" w:rsidRDefault="00AA1B3F" w:rsidP="004C616E">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1"/>
        <w:gridCol w:w="10169"/>
      </w:tblGrid>
      <w:tr w:rsidR="00FE0BBB" w:rsidRPr="00A3784E" w14:paraId="4196EA48" w14:textId="77777777" w:rsidTr="004C616E">
        <w:trPr>
          <w:trHeight w:val="144"/>
        </w:trPr>
        <w:tc>
          <w:tcPr>
            <w:tcW w:w="10790" w:type="dxa"/>
            <w:gridSpan w:val="2"/>
            <w:tcMar>
              <w:top w:w="0" w:type="dxa"/>
              <w:left w:w="115" w:type="dxa"/>
              <w:bottom w:w="0" w:type="dxa"/>
              <w:right w:w="115" w:type="dxa"/>
            </w:tcMar>
          </w:tcPr>
          <w:p w14:paraId="4196EA47" w14:textId="52E99069" w:rsidR="00BE4FE6" w:rsidRPr="00BE4FE6" w:rsidRDefault="00A005E1" w:rsidP="00BE4FE6">
            <w:pPr>
              <w:pStyle w:val="Heading2"/>
              <w:spacing w:before="0" w:after="0"/>
              <w:rPr>
                <w:rFonts w:asciiTheme="minorHAnsi" w:hAnsiTheme="minorHAnsi"/>
              </w:rPr>
            </w:pPr>
            <w:r>
              <w:rPr>
                <w:rFonts w:asciiTheme="minorHAnsi" w:hAnsiTheme="minorHAnsi"/>
              </w:rPr>
              <w:lastRenderedPageBreak/>
              <w:t>E</w:t>
            </w:r>
            <w:r w:rsidR="00FE0BBB" w:rsidRPr="00A3784E">
              <w:rPr>
                <w:rFonts w:asciiTheme="minorHAnsi" w:hAnsiTheme="minorHAnsi"/>
              </w:rPr>
              <w:t xml:space="preserve">. </w:t>
            </w:r>
            <w:r w:rsidR="00DB5D13">
              <w:rPr>
                <w:rFonts w:asciiTheme="minorHAnsi" w:hAnsiTheme="minorHAnsi"/>
              </w:rPr>
              <w:t>System Monitoring Requirements</w:t>
            </w:r>
          </w:p>
        </w:tc>
      </w:tr>
      <w:tr w:rsidR="00BE4FE6" w:rsidRPr="00A3784E" w14:paraId="392B82E4" w14:textId="77777777" w:rsidTr="004C616E">
        <w:trPr>
          <w:trHeight w:val="144"/>
        </w:trPr>
        <w:tc>
          <w:tcPr>
            <w:tcW w:w="10790" w:type="dxa"/>
            <w:gridSpan w:val="2"/>
            <w:tcMar>
              <w:top w:w="0" w:type="dxa"/>
              <w:left w:w="115" w:type="dxa"/>
              <w:bottom w:w="0" w:type="dxa"/>
              <w:right w:w="115" w:type="dxa"/>
            </w:tcMar>
            <w:vAlign w:val="center"/>
          </w:tcPr>
          <w:p w14:paraId="03178A91" w14:textId="6BB3A6DB" w:rsidR="00BE4FE6" w:rsidRPr="00A3784E" w:rsidRDefault="00BE4FE6" w:rsidP="009C511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p>
        </w:tc>
      </w:tr>
      <w:tr w:rsidR="00BE4FE6" w:rsidRPr="00A3784E" w14:paraId="4196EA4C" w14:textId="77777777" w:rsidTr="004C616E">
        <w:trPr>
          <w:trHeight w:val="144"/>
        </w:trPr>
        <w:tc>
          <w:tcPr>
            <w:tcW w:w="621" w:type="dxa"/>
            <w:tcMar>
              <w:top w:w="0" w:type="dxa"/>
              <w:left w:w="115" w:type="dxa"/>
              <w:bottom w:w="0" w:type="dxa"/>
              <w:right w:w="115" w:type="dxa"/>
            </w:tcMar>
            <w:vAlign w:val="center"/>
          </w:tcPr>
          <w:p w14:paraId="4196EA49"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9" w:type="dxa"/>
          </w:tcPr>
          <w:p w14:paraId="4196EA4B" w14:textId="09D02AED"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BE4FE6" w:rsidRPr="00A3784E" w14:paraId="4196EA50" w14:textId="77777777" w:rsidTr="004C616E">
        <w:trPr>
          <w:trHeight w:val="144"/>
        </w:trPr>
        <w:tc>
          <w:tcPr>
            <w:tcW w:w="621" w:type="dxa"/>
            <w:tcMar>
              <w:top w:w="0" w:type="dxa"/>
              <w:left w:w="115" w:type="dxa"/>
              <w:bottom w:w="0" w:type="dxa"/>
              <w:right w:w="115" w:type="dxa"/>
            </w:tcMar>
            <w:vAlign w:val="center"/>
          </w:tcPr>
          <w:p w14:paraId="4196EA4D"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9" w:type="dxa"/>
            <w:vAlign w:val="center"/>
          </w:tcPr>
          <w:p w14:paraId="4196EA4F" w14:textId="4EDD7634"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 xml:space="preserve">Number of PV modules and </w:t>
            </w:r>
            <w:r w:rsidR="00AD1BCF" w:rsidRPr="00AD1BCF">
              <w:rPr>
                <w:rFonts w:asciiTheme="minorHAnsi" w:hAnsiTheme="minorHAnsi"/>
                <w:sz w:val="20"/>
                <w:szCs w:val="18"/>
              </w:rPr>
              <w:t>nominal watt rating of each module</w:t>
            </w:r>
          </w:p>
        </w:tc>
      </w:tr>
      <w:tr w:rsidR="00BE4FE6" w:rsidRPr="00A3784E" w14:paraId="4196EA54" w14:textId="77777777" w:rsidTr="004C616E">
        <w:trPr>
          <w:trHeight w:val="144"/>
        </w:trPr>
        <w:tc>
          <w:tcPr>
            <w:tcW w:w="621" w:type="dxa"/>
            <w:tcMar>
              <w:top w:w="0" w:type="dxa"/>
              <w:left w:w="115" w:type="dxa"/>
              <w:bottom w:w="0" w:type="dxa"/>
              <w:right w:w="115" w:type="dxa"/>
            </w:tcMar>
            <w:vAlign w:val="center"/>
          </w:tcPr>
          <w:p w14:paraId="4196EA51"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9" w:type="dxa"/>
            <w:vAlign w:val="center"/>
          </w:tcPr>
          <w:p w14:paraId="4196EA53" w14:textId="3109718F"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00BE4FE6" w:rsidRPr="00A3784E" w14:paraId="18EA4C52" w14:textId="77777777" w:rsidTr="004C616E">
        <w:trPr>
          <w:trHeight w:val="144"/>
        </w:trPr>
        <w:tc>
          <w:tcPr>
            <w:tcW w:w="621" w:type="dxa"/>
            <w:tcMar>
              <w:top w:w="0" w:type="dxa"/>
              <w:left w:w="115" w:type="dxa"/>
              <w:bottom w:w="0" w:type="dxa"/>
              <w:right w:w="115" w:type="dxa"/>
            </w:tcMar>
            <w:vAlign w:val="center"/>
          </w:tcPr>
          <w:p w14:paraId="3BD9C8D4" w14:textId="0D58FF5B"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9" w:type="dxa"/>
            <w:vAlign w:val="center"/>
          </w:tcPr>
          <w:p w14:paraId="2CFA49B4" w14:textId="13D3FB83"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BE4FE6" w:rsidRPr="00A3784E" w14:paraId="57EA3CA9" w14:textId="77777777" w:rsidTr="004C616E">
        <w:trPr>
          <w:trHeight w:val="144"/>
        </w:trPr>
        <w:tc>
          <w:tcPr>
            <w:tcW w:w="621" w:type="dxa"/>
            <w:tcMar>
              <w:top w:w="0" w:type="dxa"/>
              <w:left w:w="115" w:type="dxa"/>
              <w:bottom w:w="0" w:type="dxa"/>
              <w:right w:w="115" w:type="dxa"/>
            </w:tcMar>
            <w:vAlign w:val="center"/>
          </w:tcPr>
          <w:p w14:paraId="6F7E95AA" w14:textId="42FE6FBC"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9" w:type="dxa"/>
            <w:vAlign w:val="center"/>
          </w:tcPr>
          <w:p w14:paraId="66409D95" w14:textId="4A841510"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BE4FE6" w:rsidRPr="00A3784E" w14:paraId="71C1DDDA" w14:textId="77777777" w:rsidTr="004C616E">
        <w:trPr>
          <w:trHeight w:val="144"/>
        </w:trPr>
        <w:tc>
          <w:tcPr>
            <w:tcW w:w="621" w:type="dxa"/>
            <w:tcMar>
              <w:top w:w="0" w:type="dxa"/>
              <w:left w:w="115" w:type="dxa"/>
              <w:bottom w:w="0" w:type="dxa"/>
              <w:right w:w="115" w:type="dxa"/>
            </w:tcMar>
            <w:vAlign w:val="center"/>
          </w:tcPr>
          <w:p w14:paraId="50260FF0" w14:textId="36E1AEF5"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9" w:type="dxa"/>
            <w:vAlign w:val="center"/>
          </w:tcPr>
          <w:p w14:paraId="5F3E3D48" w14:textId="27F3EA82"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4C616E" w:rsidRPr="00D80BBB" w14:paraId="14DB85BC"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50E8FA6A" w14:textId="35B757FD" w:rsidR="004C616E" w:rsidRPr="00FE19F0" w:rsidRDefault="00AA1B3F" w:rsidP="004C616E">
            <w:pPr>
              <w:pStyle w:val="BodyText2"/>
              <w:rPr>
                <w:rFonts w:asciiTheme="minorHAnsi" w:hAnsiTheme="minorHAnsi"/>
                <w:b/>
                <w:sz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59" w14:textId="2215A39A" w:rsidR="00861FE1" w:rsidRDefault="00861FE1" w:rsidP="0037148B">
      <w:pPr>
        <w:rPr>
          <w:rFonts w:asciiTheme="minorHAnsi" w:hAnsiTheme="minorHAnsi"/>
          <w:sz w:val="18"/>
          <w:szCs w:val="18"/>
        </w:rPr>
      </w:pPr>
    </w:p>
    <w:p w14:paraId="3332229D" w14:textId="634C5552" w:rsidR="001E7C02" w:rsidRDefault="001E7C02"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F56B39" w:rsidRPr="00453345" w14:paraId="798E9664" w14:textId="77777777" w:rsidTr="001E5EDB">
        <w:trPr>
          <w:trHeight w:val="161"/>
        </w:trPr>
        <w:tc>
          <w:tcPr>
            <w:tcW w:w="10790" w:type="dxa"/>
            <w:vAlign w:val="center"/>
          </w:tcPr>
          <w:p w14:paraId="7DC7EAFB" w14:textId="6555E023" w:rsidR="00F56B39" w:rsidRPr="00CD4AE6" w:rsidRDefault="00A005E1" w:rsidP="00CD4AE6">
            <w:pPr>
              <w:pStyle w:val="Heading2"/>
              <w:spacing w:after="0"/>
              <w:rPr>
                <w:rFonts w:asciiTheme="minorHAnsi" w:hAnsiTheme="minorHAnsi"/>
              </w:rPr>
            </w:pPr>
            <w:r>
              <w:rPr>
                <w:rFonts w:asciiTheme="minorHAnsi" w:hAnsiTheme="minorHAnsi"/>
              </w:rPr>
              <w:t>F</w:t>
            </w:r>
            <w:r w:rsidR="00F56B39" w:rsidRPr="00A413B3">
              <w:rPr>
                <w:rFonts w:asciiTheme="minorHAnsi" w:hAnsiTheme="minorHAnsi"/>
              </w:rPr>
              <w:t>.</w:t>
            </w:r>
            <w:r w:rsidR="00F56B39">
              <w:rPr>
                <w:rFonts w:asciiTheme="minorHAnsi" w:hAnsiTheme="minorHAnsi"/>
              </w:rPr>
              <w:t xml:space="preserve"> Qualifying Exception Requirement</w:t>
            </w:r>
            <w:r w:rsidR="00F56B39" w:rsidRPr="00A413B3">
              <w:rPr>
                <w:rFonts w:asciiTheme="minorHAnsi" w:hAnsiTheme="minorHAnsi"/>
              </w:rPr>
              <w:t xml:space="preserve">  </w:t>
            </w:r>
          </w:p>
        </w:tc>
      </w:tr>
      <w:tr w:rsidR="00F56B39" w:rsidRPr="00453345" w14:paraId="3B5A05AC" w14:textId="77777777" w:rsidTr="001E5EDB">
        <w:trPr>
          <w:trHeight w:val="70"/>
        </w:trPr>
        <w:tc>
          <w:tcPr>
            <w:tcW w:w="10790" w:type="dxa"/>
            <w:vAlign w:val="center"/>
          </w:tcPr>
          <w:p w14:paraId="6E2C7A3A" w14:textId="77777777" w:rsidR="00F56B39" w:rsidRPr="00287707" w:rsidRDefault="00F56B39" w:rsidP="001E5EDB">
            <w:pPr>
              <w:pStyle w:val="BodyText2"/>
              <w:spacing w:before="0" w:after="0"/>
              <w:ind w:left="1"/>
              <w:rPr>
                <w:rFonts w:asciiTheme="minorHAnsi" w:hAnsiTheme="minorHAnsi"/>
                <w:sz w:val="20"/>
              </w:rPr>
            </w:pPr>
            <w:r>
              <w:rPr>
                <w:rFonts w:asciiTheme="minorHAnsi" w:hAnsiTheme="minorHAnsi"/>
                <w:b/>
                <w:sz w:val="20"/>
              </w:rPr>
              <w:t>Limited Solar Access</w:t>
            </w:r>
            <w:r w:rsidRPr="00287707">
              <w:rPr>
                <w:rFonts w:asciiTheme="minorHAnsi" w:hAnsiTheme="minorHAnsi"/>
                <w:sz w:val="20"/>
              </w:rPr>
              <w:t xml:space="preserve"> </w:t>
            </w:r>
          </w:p>
        </w:tc>
      </w:tr>
      <w:tr w:rsidR="00F56B39" w:rsidRPr="00453345" w14:paraId="7BF5E934" w14:textId="77777777" w:rsidTr="001E5EDB">
        <w:trPr>
          <w:trHeight w:val="275"/>
        </w:trPr>
        <w:tc>
          <w:tcPr>
            <w:tcW w:w="10790" w:type="dxa"/>
            <w:vAlign w:val="center"/>
          </w:tcPr>
          <w:p w14:paraId="0798620B" w14:textId="77777777" w:rsidR="00F56B39" w:rsidRPr="00287707" w:rsidRDefault="00F56B39" w:rsidP="001E5EDB">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CE35BC" w:rsidRPr="00453345" w14:paraId="65DEE118"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735D85B2" w14:textId="5217AA7D" w:rsidR="00CE35BC" w:rsidRDefault="00CE35BC" w:rsidP="00CE35BC">
            <w:pPr>
              <w:pStyle w:val="BodyText2"/>
              <w:rPr>
                <w:rFonts w:asciiTheme="minorHAnsi" w:hAnsiTheme="minorHAnsi"/>
                <w:b/>
                <w:sz w:val="20"/>
              </w:rPr>
            </w:pPr>
            <w:r w:rsidRPr="00E14B45">
              <w:rPr>
                <w:rFonts w:asciiTheme="minorHAnsi" w:hAnsiTheme="minorHAnsi"/>
                <w:b/>
                <w:sz w:val="20"/>
              </w:rPr>
              <w:t>Declared emergency area</w:t>
            </w:r>
          </w:p>
        </w:tc>
      </w:tr>
      <w:tr w:rsidR="00CE35BC" w:rsidRPr="00453345" w14:paraId="485CD009"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26E310F" w14:textId="20B5AD2F" w:rsidR="00CE35BC" w:rsidRDefault="00CE35BC" w:rsidP="00CE35BC">
            <w:pPr>
              <w:pStyle w:val="BodyText2"/>
              <w:rPr>
                <w:rFonts w:asciiTheme="minorHAnsi" w:hAnsiTheme="minorHAnsi"/>
                <w:b/>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w:t>
            </w:r>
            <w:r w:rsidR="00D52371">
              <w:rPr>
                <w:rFonts w:asciiTheme="minorHAnsi" w:hAnsiTheme="minorHAnsi"/>
                <w:bCs/>
                <w:sz w:val="20"/>
              </w:rPr>
              <w:t xml:space="preserve"> (AB-178)</w:t>
            </w:r>
            <w:r w:rsidRPr="00FC7B3A">
              <w:rPr>
                <w:rFonts w:asciiTheme="minorHAnsi" w:hAnsiTheme="minorHAnsi"/>
                <w:bCs/>
                <w:sz w:val="20"/>
              </w:rPr>
              <w:t>, it must comply with PV requirement applicable on original</w:t>
            </w:r>
            <w:r>
              <w:rPr>
                <w:rFonts w:asciiTheme="minorHAnsi" w:hAnsiTheme="minorHAnsi"/>
                <w:bCs/>
                <w:sz w:val="20"/>
              </w:rPr>
              <w:t xml:space="preserve">ly constructed </w:t>
            </w:r>
            <w:r w:rsidRPr="00FC7B3A">
              <w:rPr>
                <w:rFonts w:asciiTheme="minorHAnsi" w:hAnsiTheme="minorHAnsi"/>
                <w:bCs/>
                <w:sz w:val="20"/>
              </w:rPr>
              <w:t>permit date</w:t>
            </w:r>
            <w:r>
              <w:rPr>
                <w:rFonts w:asciiTheme="minorHAnsi" w:hAnsiTheme="minorHAnsi"/>
                <w:bCs/>
                <w:sz w:val="20"/>
              </w:rPr>
              <w:t xml:space="preserve">. Eligibility </w:t>
            </w:r>
            <w:r w:rsidR="00636860">
              <w:rPr>
                <w:rFonts w:asciiTheme="minorHAnsi" w:hAnsiTheme="minorHAnsi"/>
                <w:bCs/>
                <w:sz w:val="20"/>
              </w:rPr>
              <w:t xml:space="preserve">to this exception, </w:t>
            </w:r>
            <w:r>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Pr>
                <w:rFonts w:asciiTheme="minorHAnsi" w:hAnsiTheme="minorHAnsi"/>
                <w:bCs/>
                <w:sz w:val="20"/>
              </w:rPr>
              <w:t xml:space="preserve">shall be </w:t>
            </w:r>
            <w:r w:rsidRPr="00FC7B3A">
              <w:rPr>
                <w:rFonts w:asciiTheme="minorHAnsi" w:hAnsiTheme="minorHAnsi"/>
                <w:bCs/>
                <w:sz w:val="20"/>
              </w:rPr>
              <w:t xml:space="preserve">confirmed by the enforcement agency. </w:t>
            </w:r>
          </w:p>
        </w:tc>
      </w:tr>
      <w:tr w:rsidR="00CE35BC" w:rsidRPr="00453345" w14:paraId="3F4960EF"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24006C59" w14:textId="77777777" w:rsidR="00CE35BC" w:rsidRPr="00287707" w:rsidRDefault="00CE35BC" w:rsidP="00CE35BC">
            <w:pPr>
              <w:pStyle w:val="BodyText2"/>
              <w:rPr>
                <w:rFonts w:asciiTheme="minorHAnsi" w:hAnsiTheme="minorHAnsi"/>
                <w:b/>
                <w:sz w:val="20"/>
              </w:rPr>
            </w:pPr>
            <w:r>
              <w:rPr>
                <w:rFonts w:asciiTheme="minorHAnsi" w:hAnsiTheme="minorHAnsi"/>
                <w:b/>
                <w:sz w:val="20"/>
              </w:rPr>
              <w:t>Snow Load</w:t>
            </w:r>
          </w:p>
        </w:tc>
      </w:tr>
      <w:tr w:rsidR="00CE35BC" w:rsidRPr="00453345" w14:paraId="2EE8EBD3"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7D18790D" w14:textId="77777777" w:rsidR="00CE35BC" w:rsidRPr="00811E01" w:rsidRDefault="00CE35BC" w:rsidP="00CE35BC">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Pr>
                <w:rFonts w:asciiTheme="minorHAnsi" w:hAnsiTheme="minorHAnsi"/>
                <w:sz w:val="20"/>
              </w:rPr>
              <w:t>.</w:t>
            </w:r>
          </w:p>
        </w:tc>
      </w:tr>
      <w:tr w:rsidR="00CE35BC" w:rsidRPr="00453345" w14:paraId="2F100124"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8ABBA1F" w14:textId="77777777" w:rsidR="00CE35BC" w:rsidRPr="009F30C1" w:rsidRDefault="00CE35BC" w:rsidP="00CE35BC">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CE35BC" w:rsidRPr="00453345" w14:paraId="29E21194" w14:textId="77777777" w:rsidTr="00616E46">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14089FAB" w14:textId="68CC9194" w:rsidR="00CE35BC" w:rsidRPr="00287707" w:rsidRDefault="00CE35BC" w:rsidP="00CE35BC">
            <w:pPr>
              <w:pStyle w:val="BodyText2"/>
              <w:rPr>
                <w:rFonts w:asciiTheme="minorHAnsi" w:hAnsiTheme="minorHAnsi"/>
                <w:sz w:val="20"/>
              </w:rPr>
            </w:pPr>
            <w:r>
              <w:rPr>
                <w:rFonts w:asciiTheme="minorHAnsi" w:hAnsiTheme="minorHAnsi"/>
                <w:sz w:val="20"/>
              </w:rPr>
              <w:t>Only buildings within the jurisdiction of Trinity P</w:t>
            </w:r>
            <w:r w:rsidR="00EE3739">
              <w:rPr>
                <w:rFonts w:asciiTheme="minorHAnsi" w:hAnsiTheme="minorHAnsi"/>
                <w:sz w:val="20"/>
              </w:rPr>
              <w:t>ublic Utility District</w:t>
            </w:r>
            <w:r>
              <w:rPr>
                <w:rFonts w:asciiTheme="minorHAnsi" w:hAnsiTheme="minorHAnsi"/>
                <w:sz w:val="20"/>
              </w:rPr>
              <w:t xml:space="preserve"> or the City of Needles qualify for this exception.</w:t>
            </w:r>
          </w:p>
        </w:tc>
      </w:tr>
      <w:tr w:rsidR="00CE35BC" w:rsidRPr="00453345" w14:paraId="1FC08955" w14:textId="77777777" w:rsidTr="00616E46">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60C925EB" w14:textId="77777777" w:rsidR="00CE35BC" w:rsidRPr="00D80BBB" w:rsidRDefault="00CE35BC" w:rsidP="00CE35BC">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71AB2BB2" w14:textId="77777777" w:rsidR="00F56B39" w:rsidRDefault="00F56B3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5134"/>
        <w:gridCol w:w="5034"/>
      </w:tblGrid>
      <w:tr w:rsidR="0034454E" w:rsidRPr="00A3784E" w14:paraId="1ACBCEF5" w14:textId="77777777" w:rsidTr="0034454E">
        <w:trPr>
          <w:trHeight w:val="144"/>
        </w:trPr>
        <w:tc>
          <w:tcPr>
            <w:tcW w:w="10790" w:type="dxa"/>
            <w:gridSpan w:val="3"/>
            <w:tcMar>
              <w:top w:w="0" w:type="dxa"/>
              <w:left w:w="115" w:type="dxa"/>
              <w:bottom w:w="0" w:type="dxa"/>
              <w:right w:w="115" w:type="dxa"/>
            </w:tcMar>
            <w:vAlign w:val="center"/>
          </w:tcPr>
          <w:p w14:paraId="4E93E52D" w14:textId="2A84904F" w:rsidR="0034454E" w:rsidRPr="005A65A3" w:rsidRDefault="00A005E1" w:rsidP="0034454E">
            <w:pPr>
              <w:pStyle w:val="Heading2"/>
              <w:spacing w:before="0" w:after="0"/>
            </w:pPr>
            <w:r>
              <w:rPr>
                <w:rFonts w:asciiTheme="minorHAnsi" w:hAnsiTheme="minorHAnsi"/>
              </w:rPr>
              <w:t>G</w:t>
            </w:r>
            <w:r w:rsidR="0034454E" w:rsidRPr="00A3784E">
              <w:rPr>
                <w:rFonts w:asciiTheme="minorHAnsi" w:hAnsiTheme="minorHAnsi"/>
              </w:rPr>
              <w:t xml:space="preserve">. </w:t>
            </w:r>
            <w:r w:rsidR="0034454E">
              <w:rPr>
                <w:rFonts w:asciiTheme="minorHAnsi" w:hAnsiTheme="minorHAnsi"/>
              </w:rPr>
              <w:t>SMUD Solar Share Program</w:t>
            </w:r>
          </w:p>
        </w:tc>
      </w:tr>
      <w:tr w:rsidR="0034454E" w:rsidRPr="00A3784E" w14:paraId="3B06A64C" w14:textId="77777777" w:rsidTr="00097600">
        <w:trPr>
          <w:trHeight w:val="144"/>
        </w:trPr>
        <w:tc>
          <w:tcPr>
            <w:tcW w:w="622" w:type="dxa"/>
            <w:tcMar>
              <w:top w:w="29" w:type="dxa"/>
              <w:left w:w="115" w:type="dxa"/>
              <w:bottom w:w="29" w:type="dxa"/>
              <w:right w:w="115" w:type="dxa"/>
            </w:tcMar>
            <w:vAlign w:val="center"/>
          </w:tcPr>
          <w:p w14:paraId="17CF5E27" w14:textId="77777777" w:rsidR="0034454E" w:rsidRDefault="0034454E" w:rsidP="0034454E">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134" w:type="dxa"/>
            <w:vAlign w:val="center"/>
          </w:tcPr>
          <w:p w14:paraId="095BCD25" w14:textId="77777777" w:rsidR="0034454E" w:rsidRDefault="0034454E" w:rsidP="0034454E">
            <w:pPr>
              <w:pStyle w:val="Default"/>
              <w:rPr>
                <w:rFonts w:asciiTheme="minorHAnsi" w:hAnsiTheme="minorHAnsi"/>
                <w:sz w:val="20"/>
                <w:szCs w:val="18"/>
              </w:rPr>
            </w:pPr>
            <w:r>
              <w:rPr>
                <w:rFonts w:asciiTheme="minorHAnsi" w:hAnsiTheme="minorHAnsi"/>
                <w:sz w:val="20"/>
                <w:szCs w:val="18"/>
              </w:rPr>
              <w:t>Required kW</w:t>
            </w:r>
          </w:p>
        </w:tc>
        <w:tc>
          <w:tcPr>
            <w:tcW w:w="5034" w:type="dxa"/>
            <w:vAlign w:val="center"/>
          </w:tcPr>
          <w:p w14:paraId="21D9C927" w14:textId="304B58EF" w:rsidR="0034454E" w:rsidRDefault="0034454E" w:rsidP="0034454E">
            <w:pPr>
              <w:pStyle w:val="Default"/>
              <w:rPr>
                <w:rFonts w:asciiTheme="minorHAnsi" w:hAnsiTheme="minorHAnsi"/>
                <w:sz w:val="20"/>
                <w:szCs w:val="18"/>
              </w:rPr>
            </w:pPr>
          </w:p>
        </w:tc>
      </w:tr>
      <w:tr w:rsidR="00701BFA" w:rsidRPr="00A3784E" w14:paraId="64EDFEB8" w14:textId="77777777" w:rsidTr="009F1698">
        <w:trPr>
          <w:trHeight w:val="144"/>
          <w:ins w:id="0" w:author="Alhabibi, Haider@Energy" w:date="2022-08-16T13:38:00Z"/>
        </w:trPr>
        <w:tc>
          <w:tcPr>
            <w:tcW w:w="622" w:type="dxa"/>
            <w:tcMar>
              <w:top w:w="29" w:type="dxa"/>
              <w:left w:w="115" w:type="dxa"/>
              <w:bottom w:w="29" w:type="dxa"/>
              <w:right w:w="115" w:type="dxa"/>
            </w:tcMar>
            <w:vAlign w:val="center"/>
          </w:tcPr>
          <w:p w14:paraId="7B5A47B5" w14:textId="47E9F86E" w:rsidR="00701BFA" w:rsidRDefault="00701BFA" w:rsidP="00701BFA">
            <w:pPr>
              <w:pStyle w:val="BodyText2"/>
              <w:spacing w:before="0" w:after="0"/>
              <w:jc w:val="center"/>
              <w:rPr>
                <w:ins w:id="1" w:author="Alhabibi, Haider@Energy" w:date="2022-08-16T13:38:00Z"/>
                <w:rFonts w:asciiTheme="minorHAnsi" w:hAnsiTheme="minorHAnsi"/>
                <w:sz w:val="18"/>
                <w:szCs w:val="18"/>
              </w:rPr>
            </w:pPr>
            <w:ins w:id="2" w:author="Alhabibi, Haider@Energy" w:date="2022-08-16T13:39:00Z">
              <w:r>
                <w:rPr>
                  <w:rFonts w:asciiTheme="minorHAnsi" w:hAnsiTheme="minorHAnsi"/>
                  <w:sz w:val="18"/>
                  <w:szCs w:val="18"/>
                </w:rPr>
                <w:t>02</w:t>
              </w:r>
            </w:ins>
          </w:p>
        </w:tc>
        <w:tc>
          <w:tcPr>
            <w:tcW w:w="5134" w:type="dxa"/>
            <w:vAlign w:val="center"/>
          </w:tcPr>
          <w:p w14:paraId="04410915" w14:textId="77777777" w:rsidR="00701BFA" w:rsidRDefault="00701BFA" w:rsidP="00701BFA">
            <w:pPr>
              <w:pStyle w:val="Default"/>
              <w:rPr>
                <w:ins w:id="3" w:author="Alhabibi, Haider@Energy" w:date="2022-08-16T13:38:00Z"/>
                <w:rFonts w:asciiTheme="minorHAnsi" w:hAnsiTheme="minorHAnsi"/>
                <w:sz w:val="20"/>
                <w:szCs w:val="18"/>
              </w:rPr>
            </w:pPr>
            <w:ins w:id="4" w:author="Alhabibi, Haider@Energy" w:date="2022-08-16T13:39:00Z">
              <w:r>
                <w:rPr>
                  <w:rFonts w:asciiTheme="minorHAnsi" w:hAnsiTheme="minorHAnsi"/>
                  <w:sz w:val="20"/>
                  <w:szCs w:val="18"/>
                </w:rPr>
                <w:t xml:space="preserve">Standard Design </w:t>
              </w:r>
              <w:commentRangeStart w:id="5"/>
              <w:r>
                <w:rPr>
                  <w:rFonts w:asciiTheme="minorHAnsi" w:hAnsiTheme="minorHAnsi"/>
                  <w:sz w:val="20"/>
                  <w:szCs w:val="18"/>
                </w:rPr>
                <w:t>kW</w:t>
              </w:r>
              <w:commentRangeEnd w:id="5"/>
              <w:r>
                <w:rPr>
                  <w:rStyle w:val="CommentReference"/>
                  <w:rFonts w:ascii="Times New Roman" w:hAnsi="Times New Roman" w:cs="Times New Roman"/>
                  <w:color w:val="auto"/>
                </w:rPr>
                <w:commentReference w:id="5"/>
              </w:r>
              <w:r>
                <w:rPr>
                  <w:rFonts w:asciiTheme="minorHAnsi" w:hAnsiTheme="minorHAnsi"/>
                  <w:sz w:val="20"/>
                  <w:szCs w:val="18"/>
                </w:rPr>
                <w:t xml:space="preserve"> (CFI1 orientation and 98% solar access)</w:t>
              </w:r>
            </w:ins>
          </w:p>
        </w:tc>
        <w:tc>
          <w:tcPr>
            <w:tcW w:w="5034" w:type="dxa"/>
            <w:vAlign w:val="center"/>
          </w:tcPr>
          <w:p w14:paraId="517DDF57" w14:textId="6175EE3A" w:rsidR="00701BFA" w:rsidRDefault="00701BFA" w:rsidP="00701BFA">
            <w:pPr>
              <w:pStyle w:val="Default"/>
              <w:rPr>
                <w:ins w:id="6" w:author="Alhabibi, Haider@Energy" w:date="2022-08-16T13:38:00Z"/>
                <w:rFonts w:asciiTheme="minorHAnsi" w:hAnsiTheme="minorHAnsi"/>
                <w:sz w:val="20"/>
                <w:szCs w:val="18"/>
              </w:rPr>
            </w:pPr>
          </w:p>
        </w:tc>
      </w:tr>
      <w:tr w:rsidR="00701BFA" w:rsidRPr="00A3784E" w14:paraId="4B74816C" w14:textId="77777777" w:rsidTr="0034454E">
        <w:trPr>
          <w:trHeight w:val="144"/>
        </w:trPr>
        <w:tc>
          <w:tcPr>
            <w:tcW w:w="622" w:type="dxa"/>
            <w:tcMar>
              <w:top w:w="29" w:type="dxa"/>
              <w:left w:w="115" w:type="dxa"/>
              <w:bottom w:w="29" w:type="dxa"/>
              <w:right w:w="115" w:type="dxa"/>
            </w:tcMar>
            <w:vAlign w:val="center"/>
          </w:tcPr>
          <w:p w14:paraId="0926963E" w14:textId="49FB29B5" w:rsidR="00701BFA" w:rsidRPr="00A3784E" w:rsidRDefault="00701BFA" w:rsidP="00701BFA">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168" w:type="dxa"/>
            <w:gridSpan w:val="2"/>
            <w:vAlign w:val="center"/>
          </w:tcPr>
          <w:p w14:paraId="285E79D4" w14:textId="77777777" w:rsidR="00701BFA" w:rsidRPr="00A3784E" w:rsidRDefault="00701BFA" w:rsidP="00701BFA">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 xml:space="preserve">Attestation of Premise Registration in Neighborhood </w:t>
            </w:r>
            <w:proofErr w:type="spellStart"/>
            <w:r w:rsidRPr="005A65A3">
              <w:rPr>
                <w:rFonts w:asciiTheme="minorHAnsi" w:hAnsiTheme="minorHAnsi"/>
                <w:sz w:val="20"/>
                <w:szCs w:val="18"/>
              </w:rPr>
              <w:t>SolarShares</w:t>
            </w:r>
            <w:proofErr w:type="spellEnd"/>
            <w:r w:rsidRPr="005A65A3">
              <w:rPr>
                <w:rFonts w:asciiTheme="minorHAnsi" w:hAnsiTheme="minorHAnsi"/>
                <w:sz w:val="20"/>
                <w:szCs w:val="18"/>
              </w:rPr>
              <w:t xml:space="preserve"> (Attestation)</w:t>
            </w:r>
            <w:r>
              <w:rPr>
                <w:rFonts w:asciiTheme="minorHAnsi" w:hAnsiTheme="minorHAnsi"/>
                <w:sz w:val="20"/>
                <w:szCs w:val="18"/>
              </w:rPr>
              <w:t>.</w:t>
            </w:r>
            <w:r w:rsidRPr="005A65A3">
              <w:rPr>
                <w:rFonts w:asciiTheme="minorHAnsi" w:hAnsiTheme="minorHAnsi"/>
                <w:sz w:val="20"/>
                <w:szCs w:val="18"/>
              </w:rPr>
              <w:t xml:space="preserve"> </w:t>
            </w:r>
          </w:p>
        </w:tc>
      </w:tr>
      <w:tr w:rsidR="00701BFA" w:rsidRPr="00D80BBB" w14:paraId="454091B8" w14:textId="77777777" w:rsidTr="00C379AD">
        <w:tblPrEx>
          <w:tblCellMar>
            <w:left w:w="86" w:type="dxa"/>
            <w:right w:w="86" w:type="dxa"/>
          </w:tblCellMar>
        </w:tblPrEx>
        <w:trPr>
          <w:trHeight w:val="296"/>
        </w:trPr>
        <w:tc>
          <w:tcPr>
            <w:tcW w:w="10790" w:type="dxa"/>
            <w:gridSpan w:val="3"/>
            <w:tcBorders>
              <w:top w:val="single" w:sz="4" w:space="0" w:color="auto"/>
              <w:left w:val="single" w:sz="4" w:space="0" w:color="auto"/>
              <w:bottom w:val="single" w:sz="4" w:space="0" w:color="auto"/>
              <w:right w:val="single" w:sz="4" w:space="0" w:color="auto"/>
            </w:tcBorders>
            <w:vAlign w:val="center"/>
          </w:tcPr>
          <w:p w14:paraId="4F95EA0B" w14:textId="77777777" w:rsidR="00701BFA" w:rsidRPr="00D80BBB" w:rsidRDefault="00701BFA" w:rsidP="00701BFA">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2EDE318" w14:textId="77777777" w:rsidR="0034454E" w:rsidRDefault="0034454E" w:rsidP="0037148B">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670948" w:rsidRPr="008B38A1" w14:paraId="5910A892"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1391BD1C" w14:textId="437BD6A7" w:rsidR="00670948" w:rsidRPr="008B38A1" w:rsidRDefault="009B57A1" w:rsidP="00B046FC">
            <w:pPr>
              <w:spacing w:line="276" w:lineRule="auto"/>
              <w:rPr>
                <w:rFonts w:asciiTheme="minorHAnsi" w:eastAsia="Calibri" w:hAnsiTheme="minorHAnsi"/>
                <w:b/>
                <w:sz w:val="18"/>
                <w:szCs w:val="18"/>
              </w:rPr>
            </w:pPr>
            <w:r>
              <w:rPr>
                <w:rFonts w:asciiTheme="minorHAnsi" w:eastAsia="Calibri" w:hAnsiTheme="minorHAnsi"/>
                <w:b/>
                <w:szCs w:val="18"/>
              </w:rPr>
              <w:t>H</w:t>
            </w:r>
            <w:r w:rsidR="00670948" w:rsidRPr="004F73D0">
              <w:rPr>
                <w:rFonts w:asciiTheme="minorHAnsi" w:eastAsia="Calibri" w:hAnsiTheme="minorHAnsi"/>
                <w:b/>
                <w:szCs w:val="18"/>
              </w:rPr>
              <w:t>. Compliance Statement</w:t>
            </w:r>
          </w:p>
        </w:tc>
      </w:tr>
      <w:tr w:rsidR="00670948" w:rsidRPr="008B38A1" w14:paraId="342A3961"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6F1FDB3A" w14:textId="13901454" w:rsidR="00670948" w:rsidRPr="00B65067" w:rsidRDefault="00670948" w:rsidP="00B046FC">
            <w:pPr>
              <w:rPr>
                <w:rFonts w:asciiTheme="minorHAnsi" w:eastAsia="Calibri" w:hAnsiTheme="minorHAnsi"/>
                <w:b/>
                <w:sz w:val="18"/>
                <w:szCs w:val="18"/>
              </w:rPr>
            </w:pPr>
          </w:p>
        </w:tc>
      </w:tr>
    </w:tbl>
    <w:p w14:paraId="559F6029" w14:textId="47D0F903" w:rsidR="009E276A" w:rsidRDefault="009E276A" w:rsidP="0037148B">
      <w:pPr>
        <w:rPr>
          <w:rFonts w:asciiTheme="minorHAnsi" w:hAnsiTheme="minorHAnsi"/>
          <w:sz w:val="18"/>
          <w:szCs w:val="18"/>
        </w:rPr>
      </w:pPr>
    </w:p>
    <w:p w14:paraId="36EDB33E" w14:textId="77777777" w:rsidR="009E276A" w:rsidRDefault="009E276A">
      <w:pPr>
        <w:rPr>
          <w:rFonts w:asciiTheme="minorHAnsi" w:hAnsiTheme="minorHAnsi"/>
          <w:sz w:val="18"/>
          <w:szCs w:val="18"/>
        </w:rPr>
      </w:pPr>
      <w:r>
        <w:rPr>
          <w:rFonts w:asciiTheme="minorHAnsi" w:hAnsiTheme="minorHAnsi"/>
          <w:sz w:val="18"/>
          <w:szCs w:val="18"/>
        </w:rPr>
        <w:br w:type="page"/>
      </w:r>
    </w:p>
    <w:p w14:paraId="5E2E2FE6" w14:textId="34E808F3" w:rsidR="002D6034" w:rsidRDefault="002D6034">
      <w:pPr>
        <w:rPr>
          <w:rFonts w:asciiTheme="minorHAnsi" w:hAnsiTheme="minorHAnsi"/>
          <w:sz w:val="18"/>
          <w:szCs w:val="18"/>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E92620" w:rsidRPr="004C5DBE" w14:paraId="4F120258" w14:textId="77777777" w:rsidTr="009014D8">
        <w:trPr>
          <w:trHeight w:val="206"/>
        </w:trPr>
        <w:tc>
          <w:tcPr>
            <w:tcW w:w="10943" w:type="dxa"/>
            <w:gridSpan w:val="4"/>
            <w:vAlign w:val="center"/>
          </w:tcPr>
          <w:p w14:paraId="0CB67779" w14:textId="77777777" w:rsidR="00E92620" w:rsidRPr="00E235FA" w:rsidRDefault="00E92620" w:rsidP="009014D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7" w:name="_Hlk86243627"/>
            <w:r w:rsidRPr="00E235FA">
              <w:rPr>
                <w:rFonts w:asciiTheme="minorHAnsi" w:hAnsiTheme="minorHAnsi" w:cs="Arial"/>
                <w:b/>
                <w:caps/>
              </w:rPr>
              <w:t>Documentation Author's Declaration Statement</w:t>
            </w:r>
          </w:p>
        </w:tc>
      </w:tr>
      <w:tr w:rsidR="00E92620" w:rsidRPr="004C5DBE" w14:paraId="3340A395" w14:textId="77777777" w:rsidTr="009014D8">
        <w:trPr>
          <w:trHeight w:hRule="exact" w:val="262"/>
        </w:trPr>
        <w:tc>
          <w:tcPr>
            <w:tcW w:w="10943" w:type="dxa"/>
            <w:gridSpan w:val="4"/>
            <w:vAlign w:val="center"/>
          </w:tcPr>
          <w:p w14:paraId="00F0DC50" w14:textId="77777777" w:rsidR="00E92620" w:rsidRPr="00E235FA" w:rsidRDefault="00E92620" w:rsidP="009014D8">
            <w:pPr>
              <w:keepNext/>
              <w:numPr>
                <w:ilvl w:val="0"/>
                <w:numId w:val="15"/>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E92620" w:rsidRPr="004C5DBE" w14:paraId="0638C98C" w14:textId="77777777" w:rsidTr="009014D8">
        <w:trPr>
          <w:trHeight w:val="360"/>
        </w:trPr>
        <w:tc>
          <w:tcPr>
            <w:tcW w:w="5577" w:type="dxa"/>
            <w:gridSpan w:val="2"/>
          </w:tcPr>
          <w:p w14:paraId="51D05FA6" w14:textId="77777777" w:rsidR="00E92620" w:rsidRPr="00E235FA" w:rsidRDefault="00E92620" w:rsidP="009014D8">
            <w:pPr>
              <w:keepNext/>
              <w:rPr>
                <w:rFonts w:asciiTheme="minorHAnsi" w:hAnsiTheme="minorHAnsi"/>
              </w:rPr>
            </w:pPr>
            <w:r w:rsidRPr="00E235FA">
              <w:rPr>
                <w:rFonts w:asciiTheme="minorHAnsi" w:hAnsiTheme="minorHAnsi"/>
              </w:rPr>
              <w:t>Documentation Author Name:</w:t>
            </w:r>
          </w:p>
        </w:tc>
        <w:tc>
          <w:tcPr>
            <w:tcW w:w="5366" w:type="dxa"/>
            <w:gridSpan w:val="2"/>
          </w:tcPr>
          <w:p w14:paraId="41F24473" w14:textId="77777777" w:rsidR="00E92620" w:rsidRPr="00E235FA" w:rsidRDefault="00E92620" w:rsidP="009014D8">
            <w:pPr>
              <w:keepNext/>
              <w:rPr>
                <w:rFonts w:asciiTheme="minorHAnsi" w:hAnsiTheme="minorHAnsi"/>
              </w:rPr>
            </w:pPr>
            <w:r w:rsidRPr="00E235FA">
              <w:rPr>
                <w:rFonts w:asciiTheme="minorHAnsi" w:hAnsiTheme="minorHAnsi"/>
              </w:rPr>
              <w:t>Documentation Author Signature:</w:t>
            </w:r>
          </w:p>
        </w:tc>
      </w:tr>
      <w:tr w:rsidR="00E92620" w:rsidRPr="004C5DBE" w14:paraId="64BA4B7B" w14:textId="77777777" w:rsidTr="009014D8">
        <w:trPr>
          <w:trHeight w:val="360"/>
        </w:trPr>
        <w:tc>
          <w:tcPr>
            <w:tcW w:w="5577" w:type="dxa"/>
            <w:gridSpan w:val="2"/>
          </w:tcPr>
          <w:p w14:paraId="4B98A433" w14:textId="77777777" w:rsidR="00E92620" w:rsidRPr="00E235FA" w:rsidRDefault="00E92620" w:rsidP="009014D8">
            <w:pPr>
              <w:keepNext/>
              <w:rPr>
                <w:rFonts w:asciiTheme="minorHAnsi" w:hAnsiTheme="minorHAnsi"/>
              </w:rPr>
            </w:pPr>
            <w:r w:rsidRPr="00E235FA">
              <w:rPr>
                <w:rFonts w:asciiTheme="minorHAnsi" w:hAnsiTheme="minorHAnsi"/>
              </w:rPr>
              <w:t>Documentation Author Company Name:</w:t>
            </w:r>
          </w:p>
        </w:tc>
        <w:tc>
          <w:tcPr>
            <w:tcW w:w="5366" w:type="dxa"/>
            <w:gridSpan w:val="2"/>
          </w:tcPr>
          <w:p w14:paraId="39E0160A" w14:textId="77777777" w:rsidR="00E92620" w:rsidRPr="00E235FA" w:rsidRDefault="00E92620" w:rsidP="009014D8">
            <w:pPr>
              <w:keepNext/>
              <w:rPr>
                <w:rFonts w:asciiTheme="minorHAnsi" w:hAnsiTheme="minorHAnsi"/>
              </w:rPr>
            </w:pPr>
            <w:r w:rsidRPr="00E235FA">
              <w:rPr>
                <w:rFonts w:asciiTheme="minorHAnsi" w:hAnsiTheme="minorHAnsi"/>
              </w:rPr>
              <w:t>Date Signed:</w:t>
            </w:r>
          </w:p>
        </w:tc>
      </w:tr>
      <w:tr w:rsidR="00E92620" w:rsidRPr="004C5DBE" w14:paraId="17305886" w14:textId="77777777" w:rsidTr="009014D8">
        <w:trPr>
          <w:trHeight w:val="360"/>
        </w:trPr>
        <w:tc>
          <w:tcPr>
            <w:tcW w:w="5577" w:type="dxa"/>
            <w:gridSpan w:val="2"/>
          </w:tcPr>
          <w:p w14:paraId="59EEA352" w14:textId="77777777" w:rsidR="00E92620" w:rsidRPr="00E235FA" w:rsidRDefault="00E92620" w:rsidP="009014D8">
            <w:pPr>
              <w:keepNext/>
              <w:rPr>
                <w:rFonts w:asciiTheme="minorHAnsi" w:hAnsiTheme="minorHAnsi"/>
              </w:rPr>
            </w:pPr>
            <w:r w:rsidRPr="00E235FA">
              <w:rPr>
                <w:rFonts w:asciiTheme="minorHAnsi" w:hAnsiTheme="minorHAnsi"/>
              </w:rPr>
              <w:t>Address:</w:t>
            </w:r>
          </w:p>
        </w:tc>
        <w:tc>
          <w:tcPr>
            <w:tcW w:w="5366" w:type="dxa"/>
            <w:gridSpan w:val="2"/>
          </w:tcPr>
          <w:p w14:paraId="32FC615F" w14:textId="77777777" w:rsidR="00E92620" w:rsidRPr="00E235FA" w:rsidRDefault="00E92620" w:rsidP="009014D8">
            <w:pPr>
              <w:keepNext/>
              <w:rPr>
                <w:rFonts w:asciiTheme="minorHAnsi" w:hAnsiTheme="minorHAnsi"/>
              </w:rPr>
            </w:pPr>
            <w:r w:rsidRPr="00E235FA">
              <w:rPr>
                <w:rFonts w:asciiTheme="minorHAnsi" w:hAnsiTheme="minorHAnsi"/>
              </w:rPr>
              <w:t>CEA/HERS Certification Identification (If applicable):</w:t>
            </w:r>
          </w:p>
        </w:tc>
      </w:tr>
      <w:tr w:rsidR="00E92620" w:rsidRPr="004C5DBE" w14:paraId="59FCCA59" w14:textId="77777777" w:rsidTr="009014D8">
        <w:trPr>
          <w:trHeight w:val="360"/>
        </w:trPr>
        <w:tc>
          <w:tcPr>
            <w:tcW w:w="5577" w:type="dxa"/>
            <w:gridSpan w:val="2"/>
          </w:tcPr>
          <w:p w14:paraId="34C0CC72" w14:textId="77777777" w:rsidR="00E92620" w:rsidRPr="00E235FA" w:rsidRDefault="00E92620" w:rsidP="009014D8">
            <w:pPr>
              <w:keepNext/>
              <w:rPr>
                <w:rFonts w:asciiTheme="minorHAnsi" w:hAnsiTheme="minorHAnsi"/>
              </w:rPr>
            </w:pPr>
            <w:r w:rsidRPr="00E235FA">
              <w:rPr>
                <w:rFonts w:asciiTheme="minorHAnsi" w:hAnsiTheme="minorHAnsi"/>
              </w:rPr>
              <w:t>City/State/Zip:</w:t>
            </w:r>
          </w:p>
        </w:tc>
        <w:tc>
          <w:tcPr>
            <w:tcW w:w="5366" w:type="dxa"/>
            <w:gridSpan w:val="2"/>
          </w:tcPr>
          <w:p w14:paraId="636FFAFE" w14:textId="77777777" w:rsidR="00E92620" w:rsidRPr="00E235FA" w:rsidRDefault="00E92620" w:rsidP="009014D8">
            <w:pPr>
              <w:keepNext/>
              <w:rPr>
                <w:rFonts w:asciiTheme="minorHAnsi" w:hAnsiTheme="minorHAnsi"/>
              </w:rPr>
            </w:pPr>
            <w:r w:rsidRPr="00E235FA">
              <w:rPr>
                <w:rFonts w:asciiTheme="minorHAnsi" w:hAnsiTheme="minorHAnsi"/>
              </w:rPr>
              <w:t>Phone:</w:t>
            </w:r>
          </w:p>
        </w:tc>
      </w:tr>
      <w:tr w:rsidR="00E92620" w:rsidRPr="004C5DBE" w14:paraId="570B3FDE" w14:textId="77777777" w:rsidTr="009014D8">
        <w:tblPrEx>
          <w:tblCellMar>
            <w:left w:w="115" w:type="dxa"/>
            <w:right w:w="115" w:type="dxa"/>
          </w:tblCellMar>
        </w:tblPrEx>
        <w:trPr>
          <w:trHeight w:val="296"/>
        </w:trPr>
        <w:tc>
          <w:tcPr>
            <w:tcW w:w="10943" w:type="dxa"/>
            <w:gridSpan w:val="4"/>
            <w:vAlign w:val="center"/>
          </w:tcPr>
          <w:p w14:paraId="51EB9DA2" w14:textId="77777777" w:rsidR="00E92620" w:rsidRPr="00E235FA" w:rsidRDefault="00E92620" w:rsidP="009014D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E92620" w:rsidRPr="004C5DBE" w14:paraId="6B5DE8E7" w14:textId="77777777" w:rsidTr="009014D8">
        <w:tblPrEx>
          <w:tblCellMar>
            <w:left w:w="115" w:type="dxa"/>
            <w:right w:w="115" w:type="dxa"/>
          </w:tblCellMar>
        </w:tblPrEx>
        <w:trPr>
          <w:trHeight w:val="504"/>
        </w:trPr>
        <w:tc>
          <w:tcPr>
            <w:tcW w:w="10943" w:type="dxa"/>
            <w:gridSpan w:val="4"/>
          </w:tcPr>
          <w:p w14:paraId="659E16B1" w14:textId="77777777" w:rsidR="00E92620" w:rsidRPr="00E235FA" w:rsidRDefault="00E92620" w:rsidP="00E23346">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CD9657B" w14:textId="77777777" w:rsidR="00E92620" w:rsidRPr="00E235FA" w:rsidRDefault="00E92620" w:rsidP="00E23346">
            <w:pPr>
              <w:keepNext/>
              <w:numPr>
                <w:ilvl w:val="0"/>
                <w:numId w:val="16"/>
              </w:numPr>
              <w:tabs>
                <w:tab w:val="left" w:pos="-2600"/>
              </w:tabs>
              <w:ind w:left="697"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3B171014" w14:textId="77777777" w:rsidR="00E92620" w:rsidRPr="00E235FA" w:rsidRDefault="00E92620" w:rsidP="00E23346">
            <w:pPr>
              <w:keepNext/>
              <w:widowControl w:val="0"/>
              <w:numPr>
                <w:ilvl w:val="0"/>
                <w:numId w:val="16"/>
              </w:numPr>
              <w:ind w:left="697"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7ED0946C" w14:textId="77777777" w:rsidR="00E92620" w:rsidRPr="00E235FA" w:rsidRDefault="00E92620" w:rsidP="00E23346">
            <w:pPr>
              <w:keepNext/>
              <w:numPr>
                <w:ilvl w:val="0"/>
                <w:numId w:val="16"/>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2DAE62D" w14:textId="77777777" w:rsidR="00E92620" w:rsidRPr="00E235FA" w:rsidRDefault="00E92620" w:rsidP="00E23346">
            <w:pPr>
              <w:keepNext/>
              <w:numPr>
                <w:ilvl w:val="0"/>
                <w:numId w:val="16"/>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42BD1866" w14:textId="77777777" w:rsidR="00E92620" w:rsidRPr="00E235FA" w:rsidRDefault="00E92620" w:rsidP="00E23346">
            <w:pPr>
              <w:keepNext/>
              <w:numPr>
                <w:ilvl w:val="0"/>
                <w:numId w:val="16"/>
              </w:numPr>
              <w:autoSpaceDE w:val="0"/>
              <w:autoSpaceDN w:val="0"/>
              <w:adjustRightInd w:val="0"/>
              <w:ind w:left="697"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92620" w:rsidRPr="004C5DBE" w14:paraId="5185DFDC" w14:textId="77777777" w:rsidTr="009014D8">
        <w:tblPrEx>
          <w:tblCellMar>
            <w:left w:w="108" w:type="dxa"/>
            <w:right w:w="108" w:type="dxa"/>
          </w:tblCellMar>
        </w:tblPrEx>
        <w:trPr>
          <w:trHeight w:val="360"/>
        </w:trPr>
        <w:tc>
          <w:tcPr>
            <w:tcW w:w="5307" w:type="dxa"/>
          </w:tcPr>
          <w:p w14:paraId="0CBCDCAF" w14:textId="77777777" w:rsidR="00E92620" w:rsidRPr="00E235FA" w:rsidRDefault="00E92620" w:rsidP="009014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446AD54E" w14:textId="77777777" w:rsidR="00E92620" w:rsidRPr="00E235FA" w:rsidRDefault="00E92620" w:rsidP="009014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E92620" w:rsidRPr="004C5DBE" w14:paraId="0D99ACDD" w14:textId="77777777" w:rsidTr="009014D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7E9E28D"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2A4F6B8"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E92620" w:rsidRPr="004C5DBE" w14:paraId="6591B09D" w14:textId="77777777" w:rsidTr="009014D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8960B8"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05059CC"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E92620" w:rsidRPr="004C5DBE" w14:paraId="6BDD33CA" w14:textId="77777777" w:rsidTr="009014D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1315825"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D0F4680"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4E108C25" w14:textId="77777777" w:rsidR="00E92620" w:rsidRPr="00E235FA" w:rsidRDefault="00E92620" w:rsidP="009014D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7"/>
    </w:tbl>
    <w:p w14:paraId="16BE198D" w14:textId="77777777" w:rsidR="0044189E" w:rsidRDefault="0044189E" w:rsidP="00012A93">
      <w:pPr>
        <w:rPr>
          <w:rFonts w:asciiTheme="minorHAnsi" w:hAnsiTheme="minorHAnsi"/>
          <w:sz w:val="18"/>
          <w:szCs w:val="18"/>
        </w:rPr>
        <w:sectPr w:rsidR="0044189E" w:rsidSect="00E20FE0">
          <w:headerReference w:type="default" r:id="rId16"/>
          <w:footerReference w:type="default" r:id="rId17"/>
          <w:pgSz w:w="12240" w:h="15840" w:code="1"/>
          <w:pgMar w:top="720" w:right="720" w:bottom="720" w:left="720" w:header="450" w:footer="576" w:gutter="0"/>
          <w:pgNumType w:start="1"/>
          <w:cols w:space="720"/>
          <w:docGrid w:linePitch="272"/>
        </w:sectPr>
      </w:pPr>
    </w:p>
    <w:p w14:paraId="687253C1" w14:textId="61F674AF" w:rsidR="0044189E" w:rsidRPr="0044189E" w:rsidRDefault="0044189E" w:rsidP="0044189E">
      <w:pPr>
        <w:jc w:val="center"/>
        <w:rPr>
          <w:rFonts w:asciiTheme="minorHAnsi" w:hAnsiTheme="minorHAnsi"/>
          <w:b/>
        </w:rPr>
      </w:pPr>
      <w:r w:rsidRPr="0044189E">
        <w:rPr>
          <w:rFonts w:asciiTheme="minorHAnsi" w:hAnsiTheme="minorHAnsi"/>
          <w:b/>
        </w:rPr>
        <w:lastRenderedPageBreak/>
        <w:t>CF2R-</w:t>
      </w:r>
      <w:r>
        <w:rPr>
          <w:rFonts w:asciiTheme="minorHAnsi" w:hAnsiTheme="minorHAnsi"/>
          <w:b/>
        </w:rPr>
        <w:t>PVB</w:t>
      </w:r>
      <w:r w:rsidRPr="0044189E">
        <w:rPr>
          <w:rFonts w:asciiTheme="minorHAnsi" w:hAnsiTheme="minorHAnsi"/>
          <w:b/>
        </w:rPr>
        <w:t>-01-E User Instructions</w:t>
      </w:r>
    </w:p>
    <w:p w14:paraId="050410EC" w14:textId="77777777" w:rsidR="0044189E" w:rsidRPr="0044189E" w:rsidRDefault="0044189E" w:rsidP="0044189E">
      <w:pPr>
        <w:spacing w:before="120"/>
        <w:rPr>
          <w:rFonts w:asciiTheme="minorHAnsi" w:hAnsiTheme="minorHAnsi"/>
          <w:b/>
        </w:rPr>
      </w:pPr>
    </w:p>
    <w:p w14:paraId="0809E03D" w14:textId="77777777" w:rsidR="0044189E" w:rsidRPr="0044189E" w:rsidRDefault="0044189E" w:rsidP="007A0ABA">
      <w:pPr>
        <w:numPr>
          <w:ilvl w:val="0"/>
          <w:numId w:val="13"/>
        </w:numPr>
        <w:spacing w:before="120" w:line="276" w:lineRule="auto"/>
        <w:ind w:left="270" w:hanging="270"/>
        <w:contextualSpacing/>
        <w:rPr>
          <w:rFonts w:asciiTheme="minorHAnsi" w:hAnsiTheme="minorHAnsi"/>
          <w:b/>
        </w:rPr>
      </w:pPr>
      <w:r w:rsidRPr="0044189E">
        <w:rPr>
          <w:rFonts w:asciiTheme="minorHAnsi" w:hAnsiTheme="minorHAnsi"/>
          <w:b/>
        </w:rPr>
        <w:t>General Information</w:t>
      </w:r>
    </w:p>
    <w:p w14:paraId="0BA88F4F" w14:textId="302194F5" w:rsidR="007C78AC" w:rsidRPr="00E92620" w:rsidRDefault="007C78AC"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r w:rsidRPr="00E92620">
        <w:rPr>
          <w:rFonts w:asciiTheme="minorHAnsi" w:hAnsiTheme="minorHAnsi"/>
        </w:rPr>
        <w:t>For information only and requires no user input.</w:t>
      </w:r>
    </w:p>
    <w:p w14:paraId="3E5FDE8B" w14:textId="0CD5835A" w:rsidR="007C78AC" w:rsidRPr="00E92620" w:rsidRDefault="007C78AC"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r w:rsidRPr="00E92620">
        <w:rPr>
          <w:rFonts w:asciiTheme="minorHAnsi" w:hAnsiTheme="minorHAnsi"/>
        </w:rPr>
        <w:t>For information only and requires no user input.</w:t>
      </w:r>
    </w:p>
    <w:p w14:paraId="7E3CC9A5" w14:textId="2A955DAF" w:rsidR="007C78AC" w:rsidRPr="00E92620" w:rsidRDefault="007C78AC"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proofErr w:type="gramStart"/>
      <w:r w:rsidRPr="00E92620">
        <w:rPr>
          <w:rFonts w:asciiTheme="minorHAnsi" w:hAnsiTheme="minorHAnsi"/>
        </w:rPr>
        <w:t>User</w:t>
      </w:r>
      <w:proofErr w:type="gramEnd"/>
      <w:r w:rsidRPr="00E92620">
        <w:rPr>
          <w:rFonts w:asciiTheme="minorHAnsi" w:hAnsiTheme="minorHAnsi"/>
        </w:rPr>
        <w:t xml:space="preserve"> choose from list of qualifying exceptions to the PV requirements.  If no exception applicable, choose N/A</w:t>
      </w:r>
    </w:p>
    <w:p w14:paraId="3AD5C2FB" w14:textId="428C8742" w:rsidR="007C78AC" w:rsidRPr="00E92620" w:rsidRDefault="007C78AC"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r w:rsidRPr="00E92620">
        <w:rPr>
          <w:rFonts w:asciiTheme="minorHAnsi" w:hAnsiTheme="minorHAnsi"/>
        </w:rPr>
        <w:t>For information only and requires no user input.</w:t>
      </w:r>
    </w:p>
    <w:p w14:paraId="6C91DDB1" w14:textId="6E33B4A8" w:rsidR="0044189E" w:rsidRPr="00E92620" w:rsidRDefault="007C78AC"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r w:rsidRPr="00E92620">
        <w:rPr>
          <w:rFonts w:asciiTheme="minorHAnsi" w:hAnsiTheme="minorHAnsi"/>
        </w:rPr>
        <w:t>For information only and requires no user input.</w:t>
      </w:r>
    </w:p>
    <w:p w14:paraId="2A624933" w14:textId="4BF4FE9E" w:rsidR="00B21E66" w:rsidRPr="00E92620" w:rsidRDefault="00B21E66" w:rsidP="00A22E8B">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20"/>
        <w:rPr>
          <w:rFonts w:asciiTheme="minorHAnsi" w:hAnsiTheme="minorHAnsi"/>
        </w:rPr>
      </w:pPr>
      <w:r w:rsidRPr="00E92620">
        <w:rPr>
          <w:rFonts w:asciiTheme="minorHAnsi" w:hAnsiTheme="minorHAnsi"/>
        </w:rPr>
        <w:t>For information only and requires no user input.</w:t>
      </w:r>
    </w:p>
    <w:p w14:paraId="32F2BF05" w14:textId="77777777" w:rsidR="0044189E" w:rsidRPr="0044189E" w:rsidRDefault="0044189E" w:rsidP="00870F4C">
      <w:pPr>
        <w:ind w:left="360"/>
        <w:rPr>
          <w:rFonts w:asciiTheme="minorHAnsi" w:hAnsiTheme="minorHAnsi"/>
        </w:rPr>
      </w:pPr>
    </w:p>
    <w:p w14:paraId="2596F610" w14:textId="6798241D" w:rsidR="0044189E" w:rsidRPr="0044189E" w:rsidRDefault="007A0ABA" w:rsidP="007A0ABA">
      <w:pPr>
        <w:numPr>
          <w:ilvl w:val="0"/>
          <w:numId w:val="13"/>
        </w:numPr>
        <w:spacing w:before="120" w:line="276" w:lineRule="auto"/>
        <w:ind w:left="270" w:hanging="270"/>
        <w:contextualSpacing/>
        <w:rPr>
          <w:rFonts w:asciiTheme="minorHAnsi" w:hAnsiTheme="minorHAnsi"/>
          <w:b/>
        </w:rPr>
      </w:pPr>
      <w:r>
        <w:rPr>
          <w:rFonts w:asciiTheme="minorHAnsi" w:hAnsiTheme="minorHAnsi"/>
          <w:b/>
        </w:rPr>
        <w:t>Design Photovoltaic Systems Information</w:t>
      </w:r>
    </w:p>
    <w:p w14:paraId="4391A739" w14:textId="26E3E0EA" w:rsidR="0044189E" w:rsidRDefault="007A0ABA" w:rsidP="001E7C02">
      <w:pPr>
        <w:rPr>
          <w:rFonts w:asciiTheme="minorHAnsi" w:hAnsiTheme="minorHAnsi"/>
        </w:rPr>
      </w:pPr>
      <w:r w:rsidRPr="007A0ABA">
        <w:rPr>
          <w:rFonts w:asciiTheme="minorHAnsi" w:hAnsiTheme="minorHAnsi"/>
        </w:rPr>
        <w:t xml:space="preserve">This table reports the </w:t>
      </w:r>
      <w:r>
        <w:rPr>
          <w:rFonts w:asciiTheme="minorHAnsi" w:hAnsiTheme="minorHAnsi"/>
        </w:rPr>
        <w:t>PV</w:t>
      </w:r>
      <w:r w:rsidRPr="007A0ABA">
        <w:rPr>
          <w:rFonts w:asciiTheme="minorHAnsi" w:hAnsiTheme="minorHAnsi"/>
        </w:rPr>
        <w:t xml:space="preserve"> system features that were specified on the registered CF1R compliance document for this project. For information only and requires no user input.</w:t>
      </w:r>
    </w:p>
    <w:p w14:paraId="7083DDA5" w14:textId="2E55AF15" w:rsidR="007A0ABA" w:rsidRDefault="007A0ABA" w:rsidP="00012A93">
      <w:pPr>
        <w:rPr>
          <w:rFonts w:asciiTheme="minorHAnsi" w:hAnsiTheme="minorHAnsi"/>
          <w:sz w:val="18"/>
          <w:szCs w:val="18"/>
        </w:rPr>
      </w:pPr>
    </w:p>
    <w:p w14:paraId="1E88DDA3" w14:textId="3E74EAB8" w:rsidR="00DB50FB" w:rsidRPr="0044189E" w:rsidRDefault="00DB50FB" w:rsidP="00DB50FB">
      <w:pPr>
        <w:numPr>
          <w:ilvl w:val="0"/>
          <w:numId w:val="13"/>
        </w:numPr>
        <w:spacing w:before="120" w:line="276" w:lineRule="auto"/>
        <w:ind w:left="270" w:hanging="270"/>
        <w:contextualSpacing/>
        <w:rPr>
          <w:rFonts w:asciiTheme="minorHAnsi" w:hAnsiTheme="minorHAnsi"/>
          <w:b/>
        </w:rPr>
      </w:pPr>
      <w:r>
        <w:rPr>
          <w:rFonts w:asciiTheme="minorHAnsi" w:hAnsiTheme="minorHAnsi"/>
          <w:b/>
        </w:rPr>
        <w:t>Installed Photovoltaic Systems Information</w:t>
      </w:r>
    </w:p>
    <w:p w14:paraId="17957E74" w14:textId="6D8E496C" w:rsidR="007A0ABA" w:rsidRPr="00E92620" w:rsidRDefault="00DB50FB"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PV Array ID or Name - Reference information from CF1R.</w:t>
      </w:r>
    </w:p>
    <w:p w14:paraId="5D20E5E1" w14:textId="50D2724E" w:rsidR="007A0ABA" w:rsidRPr="00E92620" w:rsidRDefault="00DB50FB"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 xml:space="preserve">DC System Size – Enter the </w:t>
      </w:r>
      <w:proofErr w:type="spellStart"/>
      <w:r w:rsidRPr="00E92620">
        <w:rPr>
          <w:rFonts w:asciiTheme="minorHAnsi" w:hAnsiTheme="minorHAnsi"/>
        </w:rPr>
        <w:t>kWdc</w:t>
      </w:r>
      <w:proofErr w:type="spellEnd"/>
      <w:r w:rsidR="00342C50" w:rsidRPr="00E92620">
        <w:rPr>
          <w:rFonts w:asciiTheme="minorHAnsi" w:hAnsiTheme="minorHAnsi"/>
        </w:rPr>
        <w:t xml:space="preserve"> of the array.  Must be equal or greater the design system</w:t>
      </w:r>
      <w:r w:rsidR="00AF3852" w:rsidRPr="00E92620">
        <w:rPr>
          <w:rFonts w:asciiTheme="minorHAnsi" w:hAnsiTheme="minorHAnsi"/>
        </w:rPr>
        <w:t xml:space="preserve"> size</w:t>
      </w:r>
      <w:r w:rsidR="00342C50" w:rsidRPr="00E92620">
        <w:rPr>
          <w:rFonts w:asciiTheme="minorHAnsi" w:hAnsiTheme="minorHAnsi"/>
        </w:rPr>
        <w:t xml:space="preserve"> for this array</w:t>
      </w:r>
      <w:r w:rsidR="00AF3852" w:rsidRPr="00E92620">
        <w:rPr>
          <w:rFonts w:asciiTheme="minorHAnsi" w:hAnsiTheme="minorHAnsi"/>
        </w:rPr>
        <w:t>.</w:t>
      </w:r>
    </w:p>
    <w:p w14:paraId="521FDC5A" w14:textId="150EFBFC" w:rsidR="007A0ABA" w:rsidRPr="00E92620" w:rsidRDefault="00342C50"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 xml:space="preserve">Module Type – </w:t>
      </w:r>
      <w:r w:rsidR="00F534D3" w:rsidRPr="00E92620">
        <w:rPr>
          <w:rFonts w:asciiTheme="minorHAnsi" w:hAnsiTheme="minorHAnsi"/>
        </w:rPr>
        <w:t>If the array meet</w:t>
      </w:r>
      <w:r w:rsidR="00AF3852" w:rsidRPr="00E92620">
        <w:rPr>
          <w:rFonts w:asciiTheme="minorHAnsi" w:hAnsiTheme="minorHAnsi"/>
        </w:rPr>
        <w:t>s</w:t>
      </w:r>
      <w:r w:rsidR="00F534D3" w:rsidRPr="00E92620">
        <w:rPr>
          <w:rFonts w:asciiTheme="minorHAnsi" w:hAnsiTheme="minorHAnsi"/>
        </w:rPr>
        <w:t xml:space="preserve"> the California Flexible Installation criteria, then e</w:t>
      </w:r>
      <w:r w:rsidRPr="00E92620">
        <w:rPr>
          <w:rFonts w:asciiTheme="minorHAnsi" w:hAnsiTheme="minorHAnsi"/>
        </w:rPr>
        <w:t xml:space="preserve">nter the </w:t>
      </w:r>
      <w:r w:rsidR="00AF3852" w:rsidRPr="00E92620">
        <w:rPr>
          <w:rFonts w:asciiTheme="minorHAnsi" w:hAnsiTheme="minorHAnsi"/>
        </w:rPr>
        <w:t>Module Type.   Different module types are Standard and Premium.</w:t>
      </w:r>
    </w:p>
    <w:p w14:paraId="2B554CF3" w14:textId="62D788DE" w:rsidR="007A0ABA" w:rsidRPr="00E92620" w:rsidRDefault="007A0ABA"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 xml:space="preserve"> </w:t>
      </w:r>
      <w:r w:rsidR="00AF3852" w:rsidRPr="00E92620">
        <w:rPr>
          <w:rFonts w:asciiTheme="minorHAnsi" w:hAnsiTheme="minorHAnsi"/>
        </w:rPr>
        <w:t xml:space="preserve">Azimuth - If the array meets the California Flexible Installation criteria, then enter the azimuth of the array in degrees from North.   </w:t>
      </w:r>
    </w:p>
    <w:p w14:paraId="282A801D" w14:textId="30942424" w:rsidR="007A0ABA" w:rsidRPr="00E92620" w:rsidRDefault="00AF3852"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Tilt Input - Different Tilt input are Degree and Pitch.</w:t>
      </w:r>
    </w:p>
    <w:p w14:paraId="41B163FE" w14:textId="0C40D664" w:rsidR="00AF3852" w:rsidRPr="00E92620" w:rsidRDefault="00F36380"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Angle/Tilt</w:t>
      </w:r>
      <w:r w:rsidR="00AF3852" w:rsidRPr="00E92620">
        <w:rPr>
          <w:rFonts w:asciiTheme="minorHAnsi" w:hAnsiTheme="minorHAnsi"/>
        </w:rPr>
        <w:t xml:space="preserve"> - </w:t>
      </w:r>
      <w:r w:rsidRPr="00E92620">
        <w:rPr>
          <w:rFonts w:asciiTheme="minorHAnsi" w:hAnsiTheme="minorHAnsi"/>
        </w:rPr>
        <w:t>E</w:t>
      </w:r>
      <w:r w:rsidR="00AF3852" w:rsidRPr="00E92620">
        <w:rPr>
          <w:rFonts w:asciiTheme="minorHAnsi" w:hAnsiTheme="minorHAnsi"/>
        </w:rPr>
        <w:t>nter the value of the angle or tilt.</w:t>
      </w:r>
    </w:p>
    <w:p w14:paraId="03F0B248" w14:textId="5267CF99" w:rsidR="00F36380" w:rsidRPr="00E92620" w:rsidRDefault="00F36380"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Annual Solar access – Enter the percent of solar access</w:t>
      </w:r>
    </w:p>
    <w:p w14:paraId="08EF58E3" w14:textId="2382E3B4" w:rsidR="00AF3852" w:rsidRPr="00E92620" w:rsidRDefault="00AF3852"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 xml:space="preserve">Inverter Efficiency – Enter the inverter efficiency in percent.   Must be equal or greater the design inverter </w:t>
      </w:r>
      <w:r w:rsidR="00F36380" w:rsidRPr="00E92620">
        <w:rPr>
          <w:rFonts w:asciiTheme="minorHAnsi" w:hAnsiTheme="minorHAnsi"/>
        </w:rPr>
        <w:t>efficiency</w:t>
      </w:r>
      <w:r w:rsidRPr="00E92620">
        <w:rPr>
          <w:rFonts w:asciiTheme="minorHAnsi" w:hAnsiTheme="minorHAnsi"/>
        </w:rPr>
        <w:t xml:space="preserve"> for this array. </w:t>
      </w:r>
    </w:p>
    <w:p w14:paraId="1C4283B8" w14:textId="3EE286EF" w:rsidR="00F36380" w:rsidRPr="00E92620" w:rsidRDefault="00F36380"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Array Type – Choose from: fixed (open rack), tracking (one axis), tracking (two axis)</w:t>
      </w:r>
    </w:p>
    <w:p w14:paraId="1BC3CA38" w14:textId="66AE9D8F" w:rsidR="00F36380" w:rsidRPr="00E92620" w:rsidRDefault="00F36380" w:rsidP="00E92620">
      <w:pPr>
        <w:pStyle w:val="ListParagraph"/>
        <w:numPr>
          <w:ilvl w:val="0"/>
          <w:numId w:val="18"/>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92620">
        <w:rPr>
          <w:rFonts w:asciiTheme="minorHAnsi" w:hAnsiTheme="minorHAnsi"/>
        </w:rPr>
        <w:t>Module Level Power Electronics – Choose from: microinverters or DC power optimizers</w:t>
      </w:r>
    </w:p>
    <w:p w14:paraId="627DDDC8" w14:textId="5699531C" w:rsidR="00AF3852"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p>
    <w:p w14:paraId="01D9C5E0"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5201F852" w14:textId="6E984750"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Solar Access Verification</w:t>
      </w:r>
    </w:p>
    <w:p w14:paraId="58ADD553" w14:textId="07A3CC1E" w:rsidR="00870F4C" w:rsidRDefault="00870F4C" w:rsidP="001E7C0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r w:rsidRPr="00870F4C">
        <w:rPr>
          <w:rFonts w:asciiTheme="minorHAnsi" w:hAnsiTheme="minorHAnsi"/>
        </w:rPr>
        <w:t>Installer must ensure all the requirements on this table are met.</w:t>
      </w:r>
    </w:p>
    <w:p w14:paraId="31DA4409"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2DF89647" w14:textId="5CB165F7"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System Monitoring Requirements</w:t>
      </w:r>
    </w:p>
    <w:p w14:paraId="34A9E7A1" w14:textId="62A9AC99" w:rsidR="00B21E66" w:rsidRDefault="00870F4C" w:rsidP="00B21E66">
      <w:pPr>
        <w:ind w:left="-90"/>
        <w:rPr>
          <w:rFonts w:asciiTheme="minorHAnsi" w:hAnsiTheme="minorHAnsi"/>
        </w:rPr>
      </w:pPr>
      <w:r w:rsidRPr="00870F4C">
        <w:rPr>
          <w:rFonts w:asciiTheme="minorHAnsi" w:hAnsiTheme="minorHAnsi"/>
        </w:rPr>
        <w:t>Installer must ensure all the requirements on this table are met.</w:t>
      </w:r>
    </w:p>
    <w:p w14:paraId="527A2A92" w14:textId="77777777" w:rsidR="00B21E66" w:rsidRDefault="00B21E66" w:rsidP="00B21E66">
      <w:pPr>
        <w:ind w:left="-90"/>
        <w:rPr>
          <w:rFonts w:asciiTheme="minorHAnsi" w:hAnsiTheme="minorHAnsi"/>
        </w:rPr>
      </w:pPr>
    </w:p>
    <w:p w14:paraId="10AEC345" w14:textId="2E29B5BF" w:rsidR="002B7D88" w:rsidRPr="00B21E66" w:rsidRDefault="002B7D88" w:rsidP="00B21E66">
      <w:pPr>
        <w:pStyle w:val="ListParagraph"/>
        <w:numPr>
          <w:ilvl w:val="0"/>
          <w:numId w:val="13"/>
        </w:numPr>
        <w:ind w:left="270"/>
        <w:rPr>
          <w:rFonts w:asciiTheme="minorHAnsi" w:hAnsiTheme="minorHAnsi"/>
        </w:rPr>
      </w:pPr>
      <w:r w:rsidRPr="00B21E66">
        <w:rPr>
          <w:rFonts w:asciiTheme="minorHAnsi" w:hAnsiTheme="minorHAnsi"/>
          <w:b/>
        </w:rPr>
        <w:t>Qualifying Exception Verification</w:t>
      </w:r>
    </w:p>
    <w:p w14:paraId="1930BF9B" w14:textId="34B071F2" w:rsidR="002B7D88" w:rsidRP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rPr>
      </w:pPr>
      <w:r w:rsidRPr="002B7D88">
        <w:rPr>
          <w:rFonts w:asciiTheme="minorHAnsi" w:hAnsiTheme="minorHAnsi"/>
        </w:rPr>
        <w:t>Installer must ensure all the requirements on this table are met.</w:t>
      </w:r>
    </w:p>
    <w:p w14:paraId="672C944E" w14:textId="77777777" w:rsid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b/>
        </w:rPr>
      </w:pPr>
    </w:p>
    <w:p w14:paraId="449A3A08" w14:textId="73F4D619" w:rsidR="00B21E66" w:rsidRDefault="00B21E66" w:rsidP="00B21E66">
      <w:pPr>
        <w:pStyle w:val="ListParagraph"/>
        <w:numPr>
          <w:ilvl w:val="0"/>
          <w:numId w:val="13"/>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rPr>
          <w:rFonts w:asciiTheme="minorHAnsi" w:hAnsiTheme="minorHAnsi"/>
          <w:b/>
        </w:rPr>
      </w:pPr>
      <w:r w:rsidRPr="00B21E66">
        <w:rPr>
          <w:rFonts w:asciiTheme="minorHAnsi" w:hAnsiTheme="minorHAnsi"/>
          <w:b/>
        </w:rPr>
        <w:t>SMUD Solar Share Program</w:t>
      </w:r>
    </w:p>
    <w:p w14:paraId="36BD6522" w14:textId="73F4D619" w:rsidR="00B21E66" w:rsidRPr="00B21E66" w:rsidRDefault="00B21E66" w:rsidP="00B21E66">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rPr>
      </w:pPr>
      <w:r w:rsidRPr="00B21E66">
        <w:rPr>
          <w:rFonts w:asciiTheme="minorHAnsi" w:hAnsiTheme="minorHAnsi"/>
        </w:rPr>
        <w:t>Installer must ensure all the requirements on this table are met.</w:t>
      </w:r>
    </w:p>
    <w:p w14:paraId="12C67ABD" w14:textId="7777777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b/>
        </w:rPr>
      </w:pPr>
    </w:p>
    <w:p w14:paraId="022B5DFF" w14:textId="268B2F1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rPr>
          <w:rFonts w:asciiTheme="minorHAnsi" w:hAnsiTheme="minorHAnsi"/>
          <w:b/>
        </w:rPr>
        <w:sectPr w:rsidR="00B21E66" w:rsidRPr="00B21E66" w:rsidSect="00066CB2">
          <w:headerReference w:type="default" r:id="rId18"/>
          <w:footerReference w:type="default" r:id="rId19"/>
          <w:pgSz w:w="12240" w:h="15840" w:code="1"/>
          <w:pgMar w:top="720" w:right="720" w:bottom="720" w:left="720" w:header="432" w:footer="576" w:gutter="0"/>
          <w:pgNumType w:start="1"/>
          <w:cols w:space="720"/>
          <w:docGrid w:linePitch="272"/>
        </w:sectPr>
      </w:pPr>
      <w:r w:rsidRPr="00B21E66">
        <w:rPr>
          <w:rFonts w:asciiTheme="minorHAnsi" w:hAnsiTheme="minorHAnsi"/>
          <w:b/>
        </w:rP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0"/>
        <w:gridCol w:w="1666"/>
        <w:gridCol w:w="2128"/>
        <w:gridCol w:w="541"/>
        <w:gridCol w:w="1563"/>
        <w:gridCol w:w="589"/>
        <w:gridCol w:w="1703"/>
        <w:gridCol w:w="1990"/>
      </w:tblGrid>
      <w:tr w:rsidR="002B369F" w:rsidRPr="00FB0E1A" w14:paraId="37BAEF8C" w14:textId="77777777" w:rsidTr="007B0BD6">
        <w:trPr>
          <w:trHeight w:val="144"/>
        </w:trPr>
        <w:tc>
          <w:tcPr>
            <w:tcW w:w="10790" w:type="dxa"/>
            <w:gridSpan w:val="8"/>
            <w:tcMar>
              <w:top w:w="0" w:type="dxa"/>
              <w:left w:w="115" w:type="dxa"/>
              <w:bottom w:w="0" w:type="dxa"/>
              <w:right w:w="115" w:type="dxa"/>
            </w:tcMar>
            <w:vAlign w:val="center"/>
          </w:tcPr>
          <w:p w14:paraId="78D252AF" w14:textId="7F6D23A6" w:rsidR="002B369F" w:rsidRPr="00A3784E" w:rsidRDefault="002B369F" w:rsidP="00D27D7E">
            <w:pPr>
              <w:pStyle w:val="Heading2"/>
              <w:spacing w:before="0" w:after="0"/>
            </w:pPr>
            <w:r>
              <w:rPr>
                <w:rFonts w:asciiTheme="minorHAnsi" w:hAnsiTheme="minorHAnsi"/>
              </w:rPr>
              <w:lastRenderedPageBreak/>
              <w:t xml:space="preserve">A. </w:t>
            </w:r>
            <w:r w:rsidRPr="00FB0E1A">
              <w:rPr>
                <w:rFonts w:asciiTheme="minorHAnsi" w:hAnsiTheme="minorHAnsi"/>
              </w:rPr>
              <w:t>General Information</w:t>
            </w:r>
          </w:p>
        </w:tc>
      </w:tr>
      <w:tr w:rsidR="003172B5" w:rsidRPr="00FB0E1A" w14:paraId="120B186E" w14:textId="77777777" w:rsidTr="007B0BD6">
        <w:trPr>
          <w:trHeight w:val="144"/>
        </w:trPr>
        <w:tc>
          <w:tcPr>
            <w:tcW w:w="610" w:type="dxa"/>
            <w:tcMar>
              <w:top w:w="0" w:type="dxa"/>
              <w:left w:w="115" w:type="dxa"/>
              <w:bottom w:w="0" w:type="dxa"/>
              <w:right w:w="115" w:type="dxa"/>
            </w:tcMar>
            <w:vAlign w:val="center"/>
          </w:tcPr>
          <w:p w14:paraId="19849DF6" w14:textId="77777777" w:rsidR="003172B5" w:rsidRPr="00A3784E" w:rsidRDefault="003172B5" w:rsidP="003172B5">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0FACA084"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8" w:type="dxa"/>
            <w:vAlign w:val="center"/>
          </w:tcPr>
          <w:p w14:paraId="6C9699A1" w14:textId="501CE984" w:rsidR="003172B5" w:rsidRPr="00D27D7E" w:rsidRDefault="003172B5" w:rsidP="00B24B01">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Reference text from CF1R</w:t>
            </w:r>
            <w:r w:rsidRPr="00D27D7E">
              <w:rPr>
                <w:rFonts w:asciiTheme="minorHAnsi" w:hAnsiTheme="minorHAnsi"/>
                <w:sz w:val="18"/>
                <w:szCs w:val="18"/>
              </w:rPr>
              <w:t>&gt;&gt;</w:t>
            </w:r>
          </w:p>
        </w:tc>
        <w:tc>
          <w:tcPr>
            <w:tcW w:w="541" w:type="dxa"/>
            <w:vAlign w:val="center"/>
          </w:tcPr>
          <w:p w14:paraId="68909FBC" w14:textId="1051BF08" w:rsidR="003172B5" w:rsidRPr="00D27D7E" w:rsidRDefault="003172B5" w:rsidP="003172B5">
            <w:pPr>
              <w:pStyle w:val="BodyText2"/>
              <w:spacing w:before="0" w:after="0"/>
              <w:jc w:val="center"/>
              <w:rPr>
                <w:rFonts w:asciiTheme="minorHAnsi" w:hAnsiTheme="minorHAnsi"/>
                <w:sz w:val="18"/>
                <w:szCs w:val="18"/>
              </w:rPr>
            </w:pPr>
            <w:r w:rsidRPr="00D27D7E">
              <w:rPr>
                <w:rFonts w:asciiTheme="minorHAnsi" w:hAnsiTheme="minorHAnsi"/>
                <w:sz w:val="18"/>
                <w:szCs w:val="18"/>
              </w:rPr>
              <w:t>0</w:t>
            </w:r>
            <w:r w:rsidR="007F3434">
              <w:rPr>
                <w:rFonts w:asciiTheme="minorHAnsi" w:hAnsiTheme="minorHAnsi"/>
                <w:sz w:val="18"/>
                <w:szCs w:val="18"/>
              </w:rPr>
              <w:t>2</w:t>
            </w:r>
          </w:p>
        </w:tc>
        <w:tc>
          <w:tcPr>
            <w:tcW w:w="1563" w:type="dxa"/>
            <w:vAlign w:val="center"/>
          </w:tcPr>
          <w:p w14:paraId="0F4CDF05" w14:textId="77777777" w:rsidR="003172B5" w:rsidRPr="00D27D7E" w:rsidRDefault="003172B5" w:rsidP="003172B5">
            <w:pPr>
              <w:pStyle w:val="BodyText2"/>
              <w:spacing w:before="0" w:after="0"/>
              <w:rPr>
                <w:rFonts w:asciiTheme="minorHAnsi" w:hAnsiTheme="minorHAnsi"/>
                <w:sz w:val="18"/>
                <w:szCs w:val="18"/>
              </w:rPr>
            </w:pPr>
            <w:r w:rsidRPr="00D27D7E">
              <w:rPr>
                <w:rFonts w:asciiTheme="minorHAnsi" w:hAnsiTheme="minorHAnsi"/>
                <w:sz w:val="18"/>
                <w:szCs w:val="18"/>
              </w:rPr>
              <w:t>Building Type</w:t>
            </w:r>
          </w:p>
        </w:tc>
        <w:tc>
          <w:tcPr>
            <w:tcW w:w="4282" w:type="dxa"/>
            <w:gridSpan w:val="3"/>
            <w:vAlign w:val="center"/>
          </w:tcPr>
          <w:p w14:paraId="13146FA0" w14:textId="10DF7705" w:rsidR="003172B5" w:rsidRPr="00D27D7E" w:rsidRDefault="003172B5" w:rsidP="00D27D7E">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r>
      <w:tr w:rsidR="003172B5" w:rsidRPr="00FB0E1A" w14:paraId="6E7F8D95" w14:textId="77777777" w:rsidTr="007B0BD6">
        <w:trPr>
          <w:trHeight w:val="710"/>
        </w:trPr>
        <w:tc>
          <w:tcPr>
            <w:tcW w:w="610" w:type="dxa"/>
            <w:tcMar>
              <w:top w:w="0" w:type="dxa"/>
              <w:left w:w="115" w:type="dxa"/>
              <w:bottom w:w="0" w:type="dxa"/>
              <w:right w:w="115" w:type="dxa"/>
            </w:tcMar>
            <w:vAlign w:val="center"/>
          </w:tcPr>
          <w:p w14:paraId="4EB4FC7E" w14:textId="2B1A4902" w:rsidR="003172B5" w:rsidRPr="00A3784E" w:rsidRDefault="003172B5" w:rsidP="003172B5">
            <w:pPr>
              <w:pStyle w:val="BodyText2"/>
              <w:spacing w:before="0" w:after="0"/>
              <w:jc w:val="center"/>
              <w:rPr>
                <w:rFonts w:asciiTheme="minorHAnsi" w:hAnsiTheme="minorHAnsi"/>
                <w:sz w:val="18"/>
                <w:szCs w:val="18"/>
              </w:rPr>
            </w:pPr>
            <w:r>
              <w:rPr>
                <w:rFonts w:asciiTheme="minorHAnsi" w:hAnsiTheme="minorHAnsi"/>
                <w:sz w:val="18"/>
                <w:szCs w:val="18"/>
              </w:rPr>
              <w:t>0</w:t>
            </w:r>
            <w:r w:rsidR="007F3434">
              <w:rPr>
                <w:rFonts w:asciiTheme="minorHAnsi" w:hAnsiTheme="minorHAnsi"/>
                <w:sz w:val="18"/>
                <w:szCs w:val="18"/>
              </w:rPr>
              <w:t>3</w:t>
            </w:r>
          </w:p>
        </w:tc>
        <w:tc>
          <w:tcPr>
            <w:tcW w:w="1666" w:type="dxa"/>
            <w:vAlign w:val="center"/>
          </w:tcPr>
          <w:p w14:paraId="10474106"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8" w:type="dxa"/>
            <w:vAlign w:val="center"/>
          </w:tcPr>
          <w:p w14:paraId="18962F17" w14:textId="6CCACC48" w:rsidR="003172B5" w:rsidRPr="00D27D7E" w:rsidRDefault="003172B5" w:rsidP="00D73395">
            <w:pPr>
              <w:pStyle w:val="BodyText2"/>
              <w:spacing w:before="0" w:after="0"/>
              <w:rPr>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c>
          <w:tcPr>
            <w:tcW w:w="541" w:type="dxa"/>
            <w:vAlign w:val="center"/>
          </w:tcPr>
          <w:p w14:paraId="549949C4" w14:textId="2A6FA6EC" w:rsidR="003172B5" w:rsidRPr="00E8224B" w:rsidRDefault="003172B5" w:rsidP="003172B5">
            <w:pPr>
              <w:pStyle w:val="BodyText2"/>
              <w:spacing w:before="0" w:after="0"/>
              <w:jc w:val="center"/>
              <w:rPr>
                <w:rFonts w:asciiTheme="minorHAnsi" w:hAnsiTheme="minorHAnsi" w:cstheme="minorHAnsi"/>
                <w:sz w:val="18"/>
                <w:szCs w:val="18"/>
              </w:rPr>
            </w:pPr>
            <w:r w:rsidRPr="00E8224B">
              <w:rPr>
                <w:rFonts w:asciiTheme="minorHAnsi" w:hAnsiTheme="minorHAnsi" w:cstheme="minorHAnsi"/>
                <w:sz w:val="18"/>
                <w:szCs w:val="18"/>
              </w:rPr>
              <w:t>0</w:t>
            </w:r>
            <w:r w:rsidR="007F3434">
              <w:rPr>
                <w:rFonts w:asciiTheme="minorHAnsi" w:hAnsiTheme="minorHAnsi" w:cstheme="minorHAnsi"/>
                <w:sz w:val="18"/>
                <w:szCs w:val="18"/>
              </w:rPr>
              <w:t>4</w:t>
            </w:r>
          </w:p>
        </w:tc>
        <w:tc>
          <w:tcPr>
            <w:tcW w:w="1563" w:type="dxa"/>
            <w:vAlign w:val="center"/>
          </w:tcPr>
          <w:p w14:paraId="17AFB7D3" w14:textId="77777777" w:rsidR="003172B5" w:rsidRPr="00D27D7E" w:rsidRDefault="003172B5" w:rsidP="003172B5">
            <w:pPr>
              <w:pStyle w:val="BodyText2"/>
              <w:spacing w:before="0" w:after="0"/>
              <w:rPr>
                <w:sz w:val="18"/>
                <w:szCs w:val="18"/>
              </w:rPr>
            </w:pPr>
            <w:r w:rsidRPr="00D27D7E">
              <w:rPr>
                <w:rFonts w:asciiTheme="minorHAnsi" w:hAnsiTheme="minorHAnsi"/>
                <w:sz w:val="18"/>
                <w:szCs w:val="18"/>
              </w:rPr>
              <w:t>Method of Compliance:</w:t>
            </w:r>
          </w:p>
        </w:tc>
        <w:tc>
          <w:tcPr>
            <w:tcW w:w="4282" w:type="dxa"/>
            <w:gridSpan w:val="3"/>
          </w:tcPr>
          <w:p w14:paraId="4B2BE867" w14:textId="4AC5825C" w:rsidR="003172B5" w:rsidRPr="00D27D7E" w:rsidRDefault="003172B5" w:rsidP="003E5362">
            <w:pPr>
              <w:pStyle w:val="BodyText2"/>
              <w:spacing w:before="0" w:after="0"/>
              <w:rPr>
                <w:sz w:val="18"/>
                <w:szCs w:val="18"/>
              </w:rPr>
            </w:pPr>
            <w:r w:rsidRPr="00D27D7E">
              <w:rPr>
                <w:rFonts w:asciiTheme="minorHAnsi" w:hAnsiTheme="minorHAnsi"/>
                <w:sz w:val="18"/>
                <w:szCs w:val="18"/>
              </w:rPr>
              <w:t>&lt;&lt;</w:t>
            </w:r>
            <w:r w:rsidR="005862C4" w:rsidRPr="00D27D7E">
              <w:rPr>
                <w:rFonts w:ascii="Calibri" w:hAnsi="Calibri"/>
                <w:sz w:val="18"/>
                <w:szCs w:val="18"/>
              </w:rPr>
              <w:t>R</w:t>
            </w:r>
            <w:r w:rsidR="00BC6060" w:rsidRPr="00D27D7E">
              <w:rPr>
                <w:rFonts w:ascii="Calibri" w:hAnsi="Calibri"/>
                <w:sz w:val="18"/>
                <w:szCs w:val="18"/>
              </w:rPr>
              <w:t xml:space="preserve">eference </w:t>
            </w:r>
            <w:r w:rsidR="00C81669" w:rsidRPr="00D27D7E">
              <w:rPr>
                <w:rFonts w:ascii="Calibri" w:hAnsi="Calibri"/>
                <w:sz w:val="18"/>
                <w:szCs w:val="18"/>
              </w:rPr>
              <w:t xml:space="preserve">CF1R </w:t>
            </w:r>
            <w:r w:rsidR="00BC6060" w:rsidRPr="00D27D7E">
              <w:rPr>
                <w:rFonts w:ascii="Calibri" w:hAnsi="Calibri"/>
                <w:sz w:val="18"/>
                <w:szCs w:val="18"/>
              </w:rPr>
              <w:t>document:</w:t>
            </w:r>
            <w:r w:rsidR="00C81669" w:rsidRPr="00D27D7E">
              <w:rPr>
                <w:rFonts w:ascii="Calibri" w:hAnsi="Calibri"/>
                <w:sz w:val="18"/>
                <w:szCs w:val="18"/>
              </w:rPr>
              <w:t xml:space="preserve"> allowed values: P</w:t>
            </w:r>
            <w:r w:rsidR="00BC6060" w:rsidRPr="00D27D7E">
              <w:rPr>
                <w:rFonts w:ascii="Calibri" w:hAnsi="Calibri"/>
                <w:sz w:val="18"/>
                <w:szCs w:val="18"/>
              </w:rPr>
              <w:t xml:space="preserve">erformance or </w:t>
            </w:r>
            <w:r w:rsidR="00C81669" w:rsidRPr="00D27D7E">
              <w:rPr>
                <w:rFonts w:ascii="Calibri" w:hAnsi="Calibri"/>
                <w:sz w:val="18"/>
                <w:szCs w:val="18"/>
              </w:rPr>
              <w:t>P</w:t>
            </w:r>
            <w:r w:rsidR="00BC6060" w:rsidRPr="00D27D7E">
              <w:rPr>
                <w:rFonts w:ascii="Calibri" w:hAnsi="Calibri"/>
                <w:sz w:val="18"/>
                <w:szCs w:val="18"/>
              </w:rPr>
              <w:t>rescriptive</w:t>
            </w:r>
            <w:r w:rsidRPr="00D27D7E">
              <w:rPr>
                <w:rFonts w:asciiTheme="minorHAnsi" w:hAnsiTheme="minorHAnsi"/>
                <w:sz w:val="18"/>
                <w:szCs w:val="18"/>
              </w:rPr>
              <w:t>&gt;&gt;</w:t>
            </w:r>
          </w:p>
        </w:tc>
      </w:tr>
      <w:tr w:rsidR="007B0BD6" w:rsidRPr="00FB0E1A" w14:paraId="7CB768E4" w14:textId="698314C5" w:rsidTr="007B0BD6">
        <w:trPr>
          <w:trHeight w:val="1610"/>
        </w:trPr>
        <w:tc>
          <w:tcPr>
            <w:tcW w:w="610" w:type="dxa"/>
            <w:tcMar>
              <w:top w:w="0" w:type="dxa"/>
              <w:left w:w="115" w:type="dxa"/>
              <w:bottom w:w="0" w:type="dxa"/>
              <w:right w:w="115" w:type="dxa"/>
            </w:tcMar>
            <w:vAlign w:val="center"/>
          </w:tcPr>
          <w:p w14:paraId="2E6788FD" w14:textId="1863735E" w:rsidR="007B0BD6" w:rsidRDefault="007B0BD6" w:rsidP="007B0BD6">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54FF0F20"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4232" w:type="dxa"/>
            <w:gridSpan w:val="3"/>
          </w:tcPr>
          <w:p w14:paraId="1DC4143F" w14:textId="671C8407" w:rsidR="007B0BD6" w:rsidRPr="00E63378" w:rsidRDefault="007B0BD6" w:rsidP="007B0BD6">
            <w:pPr>
              <w:pStyle w:val="BodyText2"/>
              <w:spacing w:before="0" w:after="0"/>
              <w:rPr>
                <w:rFonts w:asciiTheme="minorHAnsi" w:hAnsiTheme="minorHAnsi"/>
                <w:sz w:val="18"/>
                <w:szCs w:val="18"/>
              </w:rPr>
            </w:pPr>
            <w:r w:rsidRPr="00E63378">
              <w:rPr>
                <w:rFonts w:asciiTheme="minorHAnsi" w:hAnsiTheme="minorHAnsi"/>
                <w:sz w:val="18"/>
                <w:szCs w:val="18"/>
              </w:rPr>
              <w:t>&lt;&lt;</w:t>
            </w:r>
            <w:r w:rsidRPr="00D27D7E">
              <w:rPr>
                <w:rFonts w:asciiTheme="minorHAnsi" w:hAnsiTheme="minorHAnsi"/>
                <w:sz w:val="18"/>
                <w:szCs w:val="18"/>
              </w:rPr>
              <w:t xml:space="preserve"> </w:t>
            </w:r>
            <w:r w:rsidRPr="00E63378">
              <w:rPr>
                <w:rFonts w:asciiTheme="minorHAnsi" w:hAnsiTheme="minorHAnsi"/>
                <w:sz w:val="18"/>
                <w:szCs w:val="18"/>
              </w:rPr>
              <w:t>user pick from list</w:t>
            </w:r>
            <w:r>
              <w:rPr>
                <w:rFonts w:asciiTheme="minorHAnsi" w:hAnsiTheme="minorHAnsi"/>
                <w:sz w:val="18"/>
                <w:szCs w:val="18"/>
              </w:rPr>
              <w:t>:</w:t>
            </w:r>
          </w:p>
          <w:p w14:paraId="0649769A" w14:textId="10956E87" w:rsidR="007B0BD6" w:rsidRPr="00E63378" w:rsidRDefault="007B0BD6" w:rsidP="007B0BD6">
            <w:pPr>
              <w:pStyle w:val="BodyText2"/>
              <w:spacing w:before="0" w:after="0"/>
              <w:rPr>
                <w:rFonts w:asciiTheme="minorHAnsi" w:hAnsiTheme="minorHAnsi"/>
                <w:sz w:val="18"/>
                <w:szCs w:val="18"/>
              </w:rPr>
            </w:pPr>
            <w:r>
              <w:rPr>
                <w:rFonts w:asciiTheme="minorHAnsi" w:hAnsiTheme="minorHAnsi"/>
                <w:sz w:val="18"/>
                <w:szCs w:val="18"/>
              </w:rPr>
              <w:t xml:space="preserve">No PV – </w:t>
            </w:r>
            <w:r w:rsidR="006E5FCC">
              <w:rPr>
                <w:rFonts w:asciiTheme="minorHAnsi" w:hAnsiTheme="minorHAnsi"/>
                <w:sz w:val="18"/>
                <w:szCs w:val="18"/>
              </w:rPr>
              <w:t>SARA less than 80 contiguous sq ft</w:t>
            </w:r>
            <w:r>
              <w:rPr>
                <w:rFonts w:asciiTheme="minorHAnsi" w:hAnsiTheme="minorHAnsi"/>
                <w:sz w:val="18"/>
                <w:szCs w:val="18"/>
              </w:rPr>
              <w:t xml:space="preserve"> (Trigger CF2R-SRA-01) </w:t>
            </w:r>
          </w:p>
          <w:p w14:paraId="4B57B0E2" w14:textId="4FBDED96" w:rsidR="007B0BD6" w:rsidRDefault="006E5FCC" w:rsidP="007B0BD6">
            <w:pPr>
              <w:pStyle w:val="BodyText2"/>
              <w:spacing w:before="0" w:after="0"/>
              <w:rPr>
                <w:rFonts w:asciiTheme="minorHAnsi" w:hAnsiTheme="minorHAnsi"/>
                <w:sz w:val="18"/>
                <w:szCs w:val="18"/>
              </w:rPr>
            </w:pPr>
            <w:r>
              <w:rPr>
                <w:rFonts w:asciiTheme="minorHAnsi" w:hAnsiTheme="minorHAnsi"/>
                <w:sz w:val="18"/>
                <w:szCs w:val="18"/>
              </w:rPr>
              <w:t xml:space="preserve">No PV – required PV less than 1.8 </w:t>
            </w:r>
            <w:proofErr w:type="spellStart"/>
            <w:r>
              <w:rPr>
                <w:rFonts w:asciiTheme="minorHAnsi" w:hAnsiTheme="minorHAnsi"/>
                <w:sz w:val="18"/>
                <w:szCs w:val="18"/>
              </w:rPr>
              <w:t>kWdc</w:t>
            </w:r>
            <w:proofErr w:type="spellEnd"/>
          </w:p>
          <w:p w14:paraId="28BFC5E2"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Plan approved before 1/1/20</w:t>
            </w:r>
          </w:p>
          <w:p w14:paraId="28BEED4C" w14:textId="65A25BB1"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Battery storage (Trigger CF2R-PVB-02)</w:t>
            </w:r>
          </w:p>
          <w:p w14:paraId="20A47489" w14:textId="3B99F522" w:rsidR="0017202E" w:rsidRDefault="0017202E" w:rsidP="007B0BD6">
            <w:pPr>
              <w:pStyle w:val="BodyText2"/>
              <w:spacing w:before="0" w:after="0"/>
              <w:rPr>
                <w:rFonts w:asciiTheme="minorHAnsi" w:hAnsiTheme="minorHAnsi"/>
                <w:sz w:val="18"/>
                <w:szCs w:val="18"/>
              </w:rPr>
            </w:pPr>
            <w:r>
              <w:rPr>
                <w:rFonts w:asciiTheme="minorHAnsi" w:hAnsiTheme="minorHAnsi"/>
                <w:sz w:val="18"/>
                <w:szCs w:val="18"/>
              </w:rPr>
              <w:t>Community Solar</w:t>
            </w:r>
          </w:p>
          <w:p w14:paraId="1C5DE362" w14:textId="24374C6C" w:rsidR="00E9046F" w:rsidRDefault="000017E6" w:rsidP="007B0BD6">
            <w:pPr>
              <w:pStyle w:val="BodyText2"/>
              <w:spacing w:before="0" w:after="0"/>
              <w:rPr>
                <w:rFonts w:asciiTheme="minorHAnsi" w:hAnsiTheme="minorHAnsi"/>
                <w:sz w:val="18"/>
                <w:szCs w:val="18"/>
              </w:rPr>
            </w:pPr>
            <w:r>
              <w:rPr>
                <w:rFonts w:asciiTheme="minorHAnsi" w:hAnsiTheme="minorHAnsi"/>
                <w:sz w:val="18"/>
                <w:szCs w:val="18"/>
              </w:rPr>
              <w:t>Declared emergency area before 1/1/20</w:t>
            </w:r>
          </w:p>
          <w:p w14:paraId="5B5966F3" w14:textId="7BDCE165" w:rsidR="0072089E" w:rsidRDefault="0072089E" w:rsidP="007B0BD6">
            <w:pPr>
              <w:pStyle w:val="BodyText2"/>
              <w:spacing w:before="0" w:after="0"/>
              <w:rPr>
                <w:rFonts w:asciiTheme="minorHAnsi" w:hAnsiTheme="minorHAnsi"/>
                <w:sz w:val="18"/>
                <w:szCs w:val="18"/>
              </w:rPr>
            </w:pPr>
            <w:r>
              <w:rPr>
                <w:rFonts w:asciiTheme="minorHAnsi" w:hAnsiTheme="minorHAnsi"/>
                <w:sz w:val="18"/>
                <w:szCs w:val="18"/>
              </w:rPr>
              <w:t>No PV – Snow loads</w:t>
            </w:r>
          </w:p>
          <w:p w14:paraId="63BFE24A" w14:textId="66B0ED0C" w:rsidR="00893072" w:rsidRDefault="00893072" w:rsidP="007B0BD6">
            <w:pPr>
              <w:pStyle w:val="BodyText2"/>
              <w:spacing w:before="0" w:after="0"/>
              <w:rPr>
                <w:rFonts w:asciiTheme="minorHAnsi" w:hAnsiTheme="minorHAnsi"/>
                <w:sz w:val="18"/>
                <w:szCs w:val="18"/>
              </w:rPr>
            </w:pPr>
            <w:r>
              <w:rPr>
                <w:rFonts w:asciiTheme="minorHAnsi" w:hAnsiTheme="minorHAnsi"/>
                <w:sz w:val="18"/>
                <w:szCs w:val="18"/>
              </w:rPr>
              <w:t>Section 10-109(k) PV determination</w:t>
            </w:r>
          </w:p>
          <w:p w14:paraId="4CA8A464" w14:textId="3DFC83B7" w:rsidR="007B0BD6" w:rsidRPr="00A3784E" w:rsidRDefault="007B0BD6" w:rsidP="007B0BD6">
            <w:pPr>
              <w:pStyle w:val="BodyText2"/>
              <w:spacing w:before="0" w:after="0"/>
              <w:rPr>
                <w:sz w:val="18"/>
                <w:szCs w:val="18"/>
              </w:rPr>
            </w:pPr>
            <w:r>
              <w:rPr>
                <w:rFonts w:asciiTheme="minorHAnsi" w:hAnsiTheme="minorHAnsi"/>
                <w:sz w:val="18"/>
                <w:szCs w:val="18"/>
              </w:rPr>
              <w:t xml:space="preserve">NA </w:t>
            </w:r>
            <w:r w:rsidRPr="00E63378">
              <w:rPr>
                <w:rFonts w:asciiTheme="minorHAnsi" w:hAnsiTheme="minorHAnsi"/>
                <w:sz w:val="18"/>
                <w:szCs w:val="18"/>
              </w:rPr>
              <w:t>&gt;&gt;</w:t>
            </w:r>
          </w:p>
        </w:tc>
        <w:tc>
          <w:tcPr>
            <w:tcW w:w="589" w:type="dxa"/>
            <w:vAlign w:val="center"/>
          </w:tcPr>
          <w:p w14:paraId="7887E3D7" w14:textId="2C9A3DC6" w:rsidR="007B0BD6" w:rsidRPr="00A3784E" w:rsidRDefault="007B0BD6" w:rsidP="007B0BD6">
            <w:pPr>
              <w:pStyle w:val="BodyText2"/>
              <w:spacing w:before="0" w:after="0"/>
              <w:jc w:val="center"/>
              <w:rPr>
                <w:sz w:val="18"/>
                <w:szCs w:val="18"/>
              </w:rPr>
            </w:pPr>
            <w:r w:rsidRPr="007B0BD6">
              <w:rPr>
                <w:rFonts w:asciiTheme="minorHAnsi" w:hAnsiTheme="minorHAnsi" w:cstheme="minorHAnsi"/>
                <w:sz w:val="18"/>
                <w:szCs w:val="18"/>
              </w:rPr>
              <w:t>06</w:t>
            </w:r>
          </w:p>
        </w:tc>
        <w:tc>
          <w:tcPr>
            <w:tcW w:w="1703" w:type="dxa"/>
            <w:vAlign w:val="center"/>
          </w:tcPr>
          <w:p w14:paraId="02DDD198" w14:textId="2ADB74F6" w:rsidR="007B0BD6" w:rsidRPr="00A3784E" w:rsidRDefault="007B0BD6" w:rsidP="007B0BD6">
            <w:pPr>
              <w:pStyle w:val="BodyText2"/>
              <w:spacing w:before="0" w:after="0"/>
              <w:rPr>
                <w:sz w:val="18"/>
                <w:szCs w:val="18"/>
              </w:rPr>
            </w:pPr>
            <w:r>
              <w:rPr>
                <w:rFonts w:asciiTheme="minorHAnsi" w:hAnsiTheme="minorHAnsi"/>
                <w:sz w:val="18"/>
                <w:szCs w:val="18"/>
              </w:rPr>
              <w:t>Community Solar</w:t>
            </w:r>
          </w:p>
        </w:tc>
        <w:tc>
          <w:tcPr>
            <w:tcW w:w="1990" w:type="dxa"/>
            <w:vAlign w:val="center"/>
          </w:tcPr>
          <w:p w14:paraId="64C0B576" w14:textId="7F8FAFDB" w:rsidR="007B0BD6" w:rsidRPr="00A3784E" w:rsidRDefault="007B0BD6" w:rsidP="007B0BD6">
            <w:pPr>
              <w:pStyle w:val="BodyText2"/>
              <w:spacing w:before="0" w:after="0"/>
              <w:rPr>
                <w:sz w:val="18"/>
                <w:szCs w:val="18"/>
              </w:rPr>
            </w:pPr>
            <w:r w:rsidRPr="00D27D7E">
              <w:rPr>
                <w:rFonts w:asciiTheme="minorHAnsi" w:hAnsiTheme="minorHAnsi"/>
                <w:sz w:val="18"/>
                <w:szCs w:val="18"/>
              </w:rPr>
              <w:t>&lt;&lt;Auto filled field text: Reference text from CF1R</w:t>
            </w:r>
            <w:r w:rsidR="00F96F27">
              <w:rPr>
                <w:rFonts w:asciiTheme="minorHAnsi" w:hAnsiTheme="minorHAnsi"/>
                <w:sz w:val="18"/>
                <w:szCs w:val="18"/>
              </w:rPr>
              <w:t>; allow NA&gt;&gt;</w:t>
            </w:r>
          </w:p>
        </w:tc>
      </w:tr>
    </w:tbl>
    <w:p w14:paraId="527996E0" w14:textId="1E42583B" w:rsidR="002B369F" w:rsidRDefault="002B369F" w:rsidP="00012A93">
      <w:pPr>
        <w:rPr>
          <w:rFonts w:asciiTheme="minorHAnsi" w:hAnsiTheme="minorHAnsi"/>
          <w:sz w:val="18"/>
          <w:szCs w:val="18"/>
        </w:rPr>
      </w:pPr>
    </w:p>
    <w:tbl>
      <w:tblP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5"/>
        <w:gridCol w:w="900"/>
        <w:gridCol w:w="900"/>
        <w:gridCol w:w="810"/>
        <w:gridCol w:w="612"/>
        <w:gridCol w:w="1071"/>
        <w:gridCol w:w="747"/>
        <w:gridCol w:w="1169"/>
        <w:gridCol w:w="720"/>
        <w:gridCol w:w="810"/>
        <w:gridCol w:w="1081"/>
        <w:gridCol w:w="629"/>
        <w:gridCol w:w="901"/>
      </w:tblGrid>
      <w:tr w:rsidR="000643FB" w:rsidRPr="00496CC8" w14:paraId="2079A4B7" w14:textId="794AEC56" w:rsidTr="000643FB">
        <w:trPr>
          <w:trHeight w:val="144"/>
        </w:trPr>
        <w:tc>
          <w:tcPr>
            <w:tcW w:w="11155" w:type="dxa"/>
            <w:gridSpan w:val="13"/>
            <w:tcBorders>
              <w:top w:val="single" w:sz="4" w:space="0" w:color="auto"/>
              <w:left w:val="single" w:sz="4" w:space="0" w:color="auto"/>
              <w:bottom w:val="single" w:sz="4" w:space="0" w:color="auto"/>
              <w:right w:val="single" w:sz="4" w:space="0" w:color="auto"/>
            </w:tcBorders>
          </w:tcPr>
          <w:p w14:paraId="5820D079" w14:textId="77777777" w:rsidR="000643FB" w:rsidRPr="00496CC8"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Theme="minorHAnsi" w:eastAsia="Calibri" w:hAnsiTheme="minorHAnsi" w:cs="Arial"/>
                <w:b/>
                <w:sz w:val="16"/>
                <w:szCs w:val="16"/>
              </w:rPr>
              <w:lastRenderedPageBreak/>
              <w:t xml:space="preserve">B. Design Photovoltaic Systems Information </w:t>
            </w:r>
          </w:p>
          <w:p w14:paraId="4A5991F5" w14:textId="7068AA84" w:rsidR="000643FB" w:rsidRPr="00496CC8" w:rsidRDefault="000643FB" w:rsidP="0017202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Calibri" w:hAnsi="Calibri"/>
                <w:sz w:val="16"/>
                <w:szCs w:val="16"/>
              </w:rPr>
              <w:t>&lt;&lt;if A05 = “</w:t>
            </w:r>
            <w:r w:rsidRPr="00496CC8">
              <w:rPr>
                <w:rFonts w:asciiTheme="minorHAnsi" w:hAnsiTheme="minorHAnsi"/>
                <w:sz w:val="16"/>
                <w:szCs w:val="16"/>
              </w:rPr>
              <w:t xml:space="preserve">No PV – </w:t>
            </w:r>
            <w:ins w:id="8" w:author="Alhabibi, Haider@Energy" w:date="2022-09-16T12:21:00Z">
              <w:r w:rsidR="00855BE0" w:rsidRPr="00D647E0">
                <w:rPr>
                  <w:rFonts w:asciiTheme="minorHAnsi" w:hAnsiTheme="minorHAnsi"/>
                  <w:sz w:val="16"/>
                  <w:szCs w:val="16"/>
                </w:rPr>
                <w:t>SARA less than 80 contiguous sq ft</w:t>
              </w:r>
              <w:r w:rsidR="00855BE0" w:rsidRPr="00496CC8">
                <w:rPr>
                  <w:rFonts w:asciiTheme="minorHAnsi" w:hAnsiTheme="minorHAnsi"/>
                  <w:sz w:val="16"/>
                  <w:szCs w:val="16"/>
                </w:rPr>
                <w:t xml:space="preserve"> </w:t>
              </w:r>
            </w:ins>
            <w:del w:id="9" w:author="Alhabibi, Haider@Energy" w:date="2022-09-16T12:21:00Z">
              <w:r w:rsidRPr="00496CC8" w:rsidDel="00855BE0">
                <w:rPr>
                  <w:rFonts w:asciiTheme="minorHAnsi" w:hAnsiTheme="minorHAnsi"/>
                  <w:sz w:val="16"/>
                  <w:szCs w:val="16"/>
                </w:rPr>
                <w:delText>limited solar access</w:delText>
              </w:r>
            </w:del>
            <w:r w:rsidRPr="00496CC8">
              <w:rPr>
                <w:rFonts w:asciiTheme="minorHAnsi" w:hAnsiTheme="minorHAnsi"/>
                <w:sz w:val="16"/>
                <w:szCs w:val="16"/>
              </w:rPr>
              <w:t>”</w:t>
            </w:r>
            <w:r w:rsidR="006E753B">
              <w:rPr>
                <w:rFonts w:asciiTheme="minorHAnsi" w:hAnsiTheme="minorHAnsi"/>
                <w:sz w:val="16"/>
                <w:szCs w:val="16"/>
              </w:rPr>
              <w:t xml:space="preserve">, </w:t>
            </w:r>
            <w:ins w:id="10" w:author="Alhabibi, Haider@Energy" w:date="2022-09-16T12:22:00Z">
              <w:r w:rsidR="002F5B8F" w:rsidRPr="002F5B8F">
                <w:rPr>
                  <w:rFonts w:asciiTheme="minorHAnsi" w:hAnsiTheme="minorHAnsi"/>
                  <w:sz w:val="16"/>
                  <w:szCs w:val="16"/>
                </w:rPr>
                <w:t xml:space="preserve">“No PV – required PV less than 1.8 </w:t>
              </w:r>
              <w:proofErr w:type="spellStart"/>
              <w:r w:rsidR="002F5B8F" w:rsidRPr="002F5B8F">
                <w:rPr>
                  <w:rFonts w:asciiTheme="minorHAnsi" w:hAnsiTheme="minorHAnsi"/>
                  <w:sz w:val="16"/>
                  <w:szCs w:val="16"/>
                </w:rPr>
                <w:t>kWdc</w:t>
              </w:r>
              <w:proofErr w:type="spellEnd"/>
              <w:r w:rsidR="002F5B8F" w:rsidRPr="002F5B8F">
                <w:rPr>
                  <w:rFonts w:asciiTheme="minorHAnsi" w:hAnsiTheme="minorHAnsi"/>
                  <w:sz w:val="16"/>
                  <w:szCs w:val="16"/>
                </w:rPr>
                <w:t xml:space="preserve">”, </w:t>
              </w:r>
            </w:ins>
            <w:r w:rsidR="006E753B">
              <w:rPr>
                <w:rFonts w:asciiTheme="minorHAnsi" w:hAnsiTheme="minorHAnsi"/>
                <w:sz w:val="16"/>
                <w:szCs w:val="16"/>
              </w:rPr>
              <w:t>“Community</w:t>
            </w:r>
            <w:r w:rsidR="0017202E">
              <w:rPr>
                <w:rFonts w:asciiTheme="minorHAnsi" w:hAnsiTheme="minorHAnsi"/>
                <w:sz w:val="16"/>
                <w:szCs w:val="16"/>
              </w:rPr>
              <w:t xml:space="preserve"> Solar”</w:t>
            </w:r>
            <w:r w:rsidR="00130F84">
              <w:rPr>
                <w:rFonts w:asciiTheme="minorHAnsi" w:hAnsiTheme="minorHAnsi"/>
                <w:sz w:val="16"/>
                <w:szCs w:val="16"/>
              </w:rPr>
              <w:t>,</w:t>
            </w:r>
            <w:r w:rsidR="00130F84">
              <w:t xml:space="preserve"> </w:t>
            </w:r>
            <w:r w:rsidR="004136FA">
              <w:rPr>
                <w:rFonts w:asciiTheme="minorHAnsi" w:hAnsiTheme="minorHAnsi"/>
                <w:sz w:val="16"/>
                <w:szCs w:val="16"/>
              </w:rPr>
              <w:t>“</w:t>
            </w:r>
            <w:r w:rsidR="00130F84" w:rsidRPr="00130F84">
              <w:rPr>
                <w:rFonts w:asciiTheme="minorHAnsi" w:hAnsiTheme="minorHAnsi"/>
                <w:sz w:val="16"/>
                <w:szCs w:val="16"/>
              </w:rPr>
              <w:t>Declared emergency area before 1/1/20</w:t>
            </w:r>
            <w:r w:rsidR="00130F84">
              <w:rPr>
                <w:rFonts w:asciiTheme="minorHAnsi" w:hAnsiTheme="minorHAnsi"/>
                <w:sz w:val="16"/>
                <w:szCs w:val="16"/>
              </w:rPr>
              <w:t>”</w:t>
            </w:r>
            <w:r w:rsidR="00130F84" w:rsidRPr="00130F84">
              <w:rPr>
                <w:rFonts w:asciiTheme="minorHAnsi" w:hAnsiTheme="minorHAnsi"/>
                <w:sz w:val="16"/>
                <w:szCs w:val="16"/>
              </w:rPr>
              <w:t xml:space="preserve">, </w:t>
            </w:r>
            <w:r w:rsidR="00130F84">
              <w:rPr>
                <w:rFonts w:asciiTheme="minorHAnsi" w:hAnsiTheme="minorHAnsi"/>
                <w:sz w:val="16"/>
                <w:szCs w:val="16"/>
              </w:rPr>
              <w:t>“</w:t>
            </w:r>
            <w:r w:rsidR="00130F84" w:rsidRPr="00130F84">
              <w:rPr>
                <w:rFonts w:asciiTheme="minorHAnsi" w:hAnsiTheme="minorHAnsi"/>
                <w:sz w:val="16"/>
                <w:szCs w:val="16"/>
              </w:rPr>
              <w:t>No PV – Snow loads</w:t>
            </w:r>
            <w:r w:rsidR="00130F84">
              <w:rPr>
                <w:rFonts w:asciiTheme="minorHAnsi" w:hAnsiTheme="minorHAnsi"/>
                <w:sz w:val="16"/>
                <w:szCs w:val="16"/>
              </w:rPr>
              <w:t>”</w:t>
            </w:r>
            <w:r w:rsidR="00130F84" w:rsidRPr="00130F84">
              <w:rPr>
                <w:rFonts w:asciiTheme="minorHAnsi" w:hAnsiTheme="minorHAnsi"/>
                <w:sz w:val="16"/>
                <w:szCs w:val="16"/>
              </w:rPr>
              <w:t xml:space="preserve">, or </w:t>
            </w:r>
            <w:r w:rsidR="00130F84">
              <w:rPr>
                <w:rFonts w:asciiTheme="minorHAnsi" w:hAnsiTheme="minorHAnsi"/>
                <w:sz w:val="16"/>
                <w:szCs w:val="16"/>
              </w:rPr>
              <w:t>“</w:t>
            </w:r>
            <w:r w:rsidR="00130F84" w:rsidRPr="00130F84">
              <w:rPr>
                <w:rFonts w:asciiTheme="minorHAnsi" w:hAnsiTheme="minorHAnsi"/>
                <w:sz w:val="16"/>
                <w:szCs w:val="16"/>
              </w:rPr>
              <w:t>No PV - Section 10-109(k) PV determination</w:t>
            </w:r>
            <w:r w:rsidR="00130F84">
              <w:rPr>
                <w:rFonts w:asciiTheme="minorHAnsi" w:hAnsiTheme="minorHAnsi"/>
                <w:sz w:val="16"/>
                <w:szCs w:val="16"/>
              </w:rPr>
              <w:t>”</w:t>
            </w:r>
            <w:r w:rsidRPr="00496CC8">
              <w:rPr>
                <w:rFonts w:asciiTheme="minorHAnsi" w:hAnsiTheme="minorHAnsi"/>
                <w:sz w:val="16"/>
                <w:szCs w:val="16"/>
              </w:rPr>
              <w:t xml:space="preserve">, then display </w:t>
            </w:r>
            <w:r w:rsidRPr="00496CC8">
              <w:rPr>
                <w:rFonts w:asciiTheme="minorHAnsi" w:hAnsiTheme="minorHAnsi" w:cstheme="minorHAnsi"/>
                <w:sz w:val="16"/>
                <w:szCs w:val="16"/>
              </w:rPr>
              <w:t>the "section does not apply" message; else display this entire table &gt;&gt;</w:t>
            </w:r>
          </w:p>
        </w:tc>
      </w:tr>
      <w:tr w:rsidR="000643FB" w:rsidRPr="00496CC8" w14:paraId="3D726502" w14:textId="2E126E39" w:rsidTr="00AD56F3">
        <w:trPr>
          <w:trHeight w:val="144"/>
        </w:trPr>
        <w:tc>
          <w:tcPr>
            <w:tcW w:w="805" w:type="dxa"/>
            <w:tcBorders>
              <w:top w:val="single" w:sz="4" w:space="0" w:color="auto"/>
              <w:left w:val="single" w:sz="4" w:space="0" w:color="auto"/>
              <w:bottom w:val="single" w:sz="4" w:space="0" w:color="auto"/>
              <w:right w:val="single" w:sz="4" w:space="0" w:color="auto"/>
            </w:tcBorders>
            <w:vAlign w:val="center"/>
          </w:tcPr>
          <w:p w14:paraId="4A78E3E7"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01</w:t>
            </w:r>
          </w:p>
        </w:tc>
        <w:tc>
          <w:tcPr>
            <w:tcW w:w="900" w:type="dxa"/>
            <w:tcBorders>
              <w:top w:val="single" w:sz="4" w:space="0" w:color="auto"/>
              <w:left w:val="single" w:sz="4" w:space="0" w:color="auto"/>
              <w:bottom w:val="single" w:sz="4" w:space="0" w:color="auto"/>
              <w:right w:val="single" w:sz="4" w:space="0" w:color="auto"/>
            </w:tcBorders>
            <w:vAlign w:val="center"/>
          </w:tcPr>
          <w:p w14:paraId="1ACBE16C"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02</w:t>
            </w:r>
          </w:p>
        </w:tc>
        <w:tc>
          <w:tcPr>
            <w:tcW w:w="900" w:type="dxa"/>
            <w:tcBorders>
              <w:top w:val="single" w:sz="4" w:space="0" w:color="auto"/>
              <w:left w:val="single" w:sz="4" w:space="0" w:color="auto"/>
              <w:bottom w:val="single" w:sz="4" w:space="0" w:color="auto"/>
              <w:right w:val="single" w:sz="4" w:space="0" w:color="auto"/>
            </w:tcBorders>
          </w:tcPr>
          <w:p w14:paraId="6651A504" w14:textId="6F1C0CAE"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03</w:t>
            </w:r>
          </w:p>
        </w:tc>
        <w:tc>
          <w:tcPr>
            <w:tcW w:w="810" w:type="dxa"/>
            <w:tcBorders>
              <w:top w:val="single" w:sz="4" w:space="0" w:color="auto"/>
              <w:left w:val="single" w:sz="4" w:space="0" w:color="auto"/>
              <w:bottom w:val="single" w:sz="4" w:space="0" w:color="auto"/>
              <w:right w:val="single" w:sz="4" w:space="0" w:color="auto"/>
            </w:tcBorders>
            <w:vAlign w:val="center"/>
          </w:tcPr>
          <w:p w14:paraId="1A93B12C" w14:textId="3A4DA980" w:rsidR="000643FB" w:rsidRPr="00EC5DF0" w:rsidRDefault="000643FB" w:rsidP="00307E61">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04</w:t>
            </w:r>
          </w:p>
        </w:tc>
        <w:tc>
          <w:tcPr>
            <w:tcW w:w="612" w:type="dxa"/>
            <w:tcBorders>
              <w:top w:val="single" w:sz="4" w:space="0" w:color="auto"/>
              <w:left w:val="single" w:sz="4" w:space="0" w:color="auto"/>
              <w:bottom w:val="single" w:sz="4" w:space="0" w:color="auto"/>
              <w:right w:val="single" w:sz="4" w:space="0" w:color="auto"/>
            </w:tcBorders>
            <w:vAlign w:val="center"/>
          </w:tcPr>
          <w:p w14:paraId="2F009CA8" w14:textId="506C70DC" w:rsidR="000643FB" w:rsidRPr="00EC5DF0"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EC5DF0">
              <w:rPr>
                <w:rFonts w:ascii="Calibri" w:hAnsi="Calibri"/>
                <w:sz w:val="16"/>
                <w:szCs w:val="16"/>
              </w:rPr>
              <w:t>05</w:t>
            </w:r>
          </w:p>
        </w:tc>
        <w:tc>
          <w:tcPr>
            <w:tcW w:w="1071" w:type="dxa"/>
            <w:tcBorders>
              <w:top w:val="single" w:sz="4" w:space="0" w:color="auto"/>
              <w:left w:val="single" w:sz="4" w:space="0" w:color="auto"/>
              <w:bottom w:val="single" w:sz="4" w:space="0" w:color="auto"/>
              <w:right w:val="single" w:sz="4" w:space="0" w:color="auto"/>
            </w:tcBorders>
            <w:vAlign w:val="center"/>
          </w:tcPr>
          <w:p w14:paraId="4586B14C" w14:textId="6B328E32" w:rsidR="000643FB" w:rsidRPr="00EC5DF0"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EC5DF0">
              <w:rPr>
                <w:rFonts w:ascii="Calibri" w:hAnsi="Calibri"/>
                <w:sz w:val="16"/>
                <w:szCs w:val="16"/>
              </w:rPr>
              <w:t>06</w:t>
            </w:r>
          </w:p>
        </w:tc>
        <w:tc>
          <w:tcPr>
            <w:tcW w:w="747" w:type="dxa"/>
            <w:tcBorders>
              <w:top w:val="single" w:sz="4" w:space="0" w:color="auto"/>
              <w:left w:val="single" w:sz="4" w:space="0" w:color="auto"/>
              <w:bottom w:val="single" w:sz="4" w:space="0" w:color="auto"/>
              <w:right w:val="single" w:sz="4" w:space="0" w:color="auto"/>
            </w:tcBorders>
            <w:vAlign w:val="center"/>
          </w:tcPr>
          <w:p w14:paraId="5FB7CC8B" w14:textId="0D86120C" w:rsidR="000643FB" w:rsidRPr="00EC5DF0" w:rsidRDefault="000643FB" w:rsidP="00307E61">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07</w:t>
            </w:r>
          </w:p>
        </w:tc>
        <w:tc>
          <w:tcPr>
            <w:tcW w:w="1169" w:type="dxa"/>
            <w:tcBorders>
              <w:top w:val="single" w:sz="4" w:space="0" w:color="auto"/>
              <w:left w:val="single" w:sz="4" w:space="0" w:color="auto"/>
              <w:bottom w:val="single" w:sz="4" w:space="0" w:color="auto"/>
              <w:right w:val="single" w:sz="4" w:space="0" w:color="auto"/>
            </w:tcBorders>
            <w:vAlign w:val="center"/>
          </w:tcPr>
          <w:p w14:paraId="5B4C8966" w14:textId="6B6F0FD4" w:rsidR="000643FB" w:rsidRPr="00EC5DF0"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EC5DF0">
              <w:rPr>
                <w:rFonts w:ascii="Calibri" w:hAnsi="Calibri"/>
                <w:sz w:val="16"/>
                <w:szCs w:val="16"/>
              </w:rPr>
              <w:t>08</w:t>
            </w:r>
          </w:p>
        </w:tc>
        <w:tc>
          <w:tcPr>
            <w:tcW w:w="720" w:type="dxa"/>
            <w:tcBorders>
              <w:top w:val="single" w:sz="4" w:space="0" w:color="auto"/>
              <w:left w:val="single" w:sz="4" w:space="0" w:color="auto"/>
              <w:right w:val="single" w:sz="4" w:space="0" w:color="auto"/>
            </w:tcBorders>
          </w:tcPr>
          <w:p w14:paraId="26ACC4D6" w14:textId="43E6B87F" w:rsidR="000643FB" w:rsidRPr="00EC5DF0" w:rsidRDefault="000643FB" w:rsidP="00307E61">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09</w:t>
            </w:r>
          </w:p>
        </w:tc>
        <w:tc>
          <w:tcPr>
            <w:tcW w:w="810" w:type="dxa"/>
            <w:tcBorders>
              <w:top w:val="single" w:sz="4" w:space="0" w:color="auto"/>
              <w:left w:val="single" w:sz="4" w:space="0" w:color="auto"/>
              <w:right w:val="single" w:sz="4" w:space="0" w:color="auto"/>
            </w:tcBorders>
            <w:vAlign w:val="center"/>
          </w:tcPr>
          <w:p w14:paraId="52415673" w14:textId="296AF3A0" w:rsidR="000643FB" w:rsidRPr="00EC5DF0" w:rsidRDefault="000643FB" w:rsidP="00307E61">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Calibri" w:hAnsi="Calibri"/>
                <w:sz w:val="16"/>
                <w:szCs w:val="16"/>
              </w:rPr>
              <w:t>10</w:t>
            </w:r>
          </w:p>
        </w:tc>
        <w:tc>
          <w:tcPr>
            <w:tcW w:w="1081" w:type="dxa"/>
            <w:tcBorders>
              <w:top w:val="single" w:sz="4" w:space="0" w:color="auto"/>
              <w:left w:val="single" w:sz="4" w:space="0" w:color="auto"/>
              <w:right w:val="single" w:sz="4" w:space="0" w:color="auto"/>
            </w:tcBorders>
            <w:vAlign w:val="center"/>
          </w:tcPr>
          <w:p w14:paraId="0A175DB3" w14:textId="07111C77" w:rsidR="000643FB" w:rsidRPr="00EC5DF0"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6"/>
                <w:szCs w:val="16"/>
              </w:rPr>
            </w:pPr>
            <w:r w:rsidRPr="00EC5DF0">
              <w:rPr>
                <w:rFonts w:ascii="Calibri" w:hAnsi="Calibri"/>
                <w:sz w:val="16"/>
                <w:szCs w:val="16"/>
              </w:rPr>
              <w:t>11</w:t>
            </w:r>
          </w:p>
        </w:tc>
        <w:tc>
          <w:tcPr>
            <w:tcW w:w="629" w:type="dxa"/>
            <w:tcBorders>
              <w:top w:val="single" w:sz="4" w:space="0" w:color="auto"/>
              <w:left w:val="single" w:sz="4" w:space="0" w:color="auto"/>
              <w:right w:val="single" w:sz="4" w:space="0" w:color="auto"/>
            </w:tcBorders>
          </w:tcPr>
          <w:p w14:paraId="7EAC9435" w14:textId="3DF5D575" w:rsidR="000643FB" w:rsidRPr="00EC5DF0"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6"/>
                <w:szCs w:val="16"/>
              </w:rPr>
            </w:pPr>
            <w:r w:rsidRPr="00EC5DF0">
              <w:rPr>
                <w:rFonts w:ascii="Calibri" w:hAnsi="Calibri"/>
                <w:sz w:val="16"/>
                <w:szCs w:val="16"/>
              </w:rPr>
              <w:t>12</w:t>
            </w:r>
          </w:p>
        </w:tc>
        <w:tc>
          <w:tcPr>
            <w:tcW w:w="901" w:type="dxa"/>
            <w:tcBorders>
              <w:top w:val="single" w:sz="4" w:space="0" w:color="auto"/>
              <w:left w:val="single" w:sz="4" w:space="0" w:color="auto"/>
              <w:right w:val="single" w:sz="4" w:space="0" w:color="auto"/>
            </w:tcBorders>
          </w:tcPr>
          <w:p w14:paraId="141B3A8E" w14:textId="6BB946BD" w:rsidR="000643FB" w:rsidRPr="00EC5DF0"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6"/>
                <w:szCs w:val="16"/>
              </w:rPr>
            </w:pPr>
            <w:r w:rsidRPr="00EC5DF0">
              <w:rPr>
                <w:rFonts w:ascii="Calibri" w:hAnsi="Calibri"/>
                <w:sz w:val="16"/>
                <w:szCs w:val="16"/>
              </w:rPr>
              <w:t>13</w:t>
            </w:r>
          </w:p>
        </w:tc>
      </w:tr>
      <w:tr w:rsidR="000643FB" w:rsidRPr="00496CC8" w14:paraId="54D7DE6B" w14:textId="4A8D99E7" w:rsidTr="00AD56F3">
        <w:trPr>
          <w:trHeight w:val="144"/>
        </w:trPr>
        <w:tc>
          <w:tcPr>
            <w:tcW w:w="805" w:type="dxa"/>
            <w:tcBorders>
              <w:top w:val="single" w:sz="4" w:space="0" w:color="auto"/>
              <w:left w:val="single" w:sz="4" w:space="0" w:color="auto"/>
              <w:bottom w:val="single" w:sz="4" w:space="0" w:color="auto"/>
              <w:right w:val="single" w:sz="4" w:space="0" w:color="auto"/>
            </w:tcBorders>
            <w:vAlign w:val="bottom"/>
          </w:tcPr>
          <w:p w14:paraId="6899D46B"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PV Array ID or Name</w:t>
            </w:r>
          </w:p>
        </w:tc>
        <w:tc>
          <w:tcPr>
            <w:tcW w:w="900" w:type="dxa"/>
            <w:tcBorders>
              <w:top w:val="single" w:sz="4" w:space="0" w:color="auto"/>
              <w:left w:val="single" w:sz="4" w:space="0" w:color="auto"/>
              <w:bottom w:val="single" w:sz="4" w:space="0" w:color="auto"/>
              <w:right w:val="single" w:sz="4" w:space="0" w:color="auto"/>
            </w:tcBorders>
            <w:vAlign w:val="bottom"/>
          </w:tcPr>
          <w:p w14:paraId="7076ECC7" w14:textId="5A486CBE" w:rsidR="000643FB" w:rsidRPr="00EC5DF0" w:rsidRDefault="000643FB" w:rsidP="001B6212">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Adjusted Minimum PV Size (kW)</w:t>
            </w:r>
          </w:p>
        </w:tc>
        <w:tc>
          <w:tcPr>
            <w:tcW w:w="900" w:type="dxa"/>
            <w:tcBorders>
              <w:top w:val="single" w:sz="4" w:space="0" w:color="auto"/>
              <w:left w:val="single" w:sz="4" w:space="0" w:color="auto"/>
              <w:bottom w:val="single" w:sz="4" w:space="0" w:color="auto"/>
              <w:right w:val="single" w:sz="4" w:space="0" w:color="auto"/>
            </w:tcBorders>
            <w:vAlign w:val="bottom"/>
          </w:tcPr>
          <w:p w14:paraId="4D358337" w14:textId="74E6012C" w:rsidR="000643FB" w:rsidRPr="00EC5DF0" w:rsidRDefault="000643FB" w:rsidP="00D53C02">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Adjusted Value from Exception</w:t>
            </w:r>
          </w:p>
        </w:tc>
        <w:tc>
          <w:tcPr>
            <w:tcW w:w="810" w:type="dxa"/>
            <w:tcBorders>
              <w:top w:val="single" w:sz="4" w:space="0" w:color="auto"/>
              <w:left w:val="single" w:sz="4" w:space="0" w:color="auto"/>
              <w:bottom w:val="single" w:sz="4" w:space="0" w:color="auto"/>
              <w:right w:val="single" w:sz="4" w:space="0" w:color="auto"/>
            </w:tcBorders>
            <w:vAlign w:val="bottom"/>
          </w:tcPr>
          <w:p w14:paraId="1D667B51"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Module Type</w:t>
            </w:r>
          </w:p>
        </w:tc>
        <w:tc>
          <w:tcPr>
            <w:tcW w:w="612" w:type="dxa"/>
            <w:tcBorders>
              <w:top w:val="single" w:sz="4" w:space="0" w:color="auto"/>
              <w:left w:val="single" w:sz="4" w:space="0" w:color="auto"/>
              <w:bottom w:val="single" w:sz="4" w:space="0" w:color="auto"/>
              <w:right w:val="single" w:sz="4" w:space="0" w:color="auto"/>
            </w:tcBorders>
            <w:vAlign w:val="bottom"/>
          </w:tcPr>
          <w:p w14:paraId="7F9590FD" w14:textId="4C36D11E" w:rsidR="000643FB" w:rsidRPr="00EC5DF0" w:rsidRDefault="000643FB" w:rsidP="000C71B9">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 xml:space="preserve">CFI </w:t>
            </w:r>
          </w:p>
        </w:tc>
        <w:tc>
          <w:tcPr>
            <w:tcW w:w="1071" w:type="dxa"/>
            <w:tcBorders>
              <w:top w:val="single" w:sz="4" w:space="0" w:color="auto"/>
              <w:left w:val="single" w:sz="4" w:space="0" w:color="auto"/>
              <w:bottom w:val="single" w:sz="4" w:space="0" w:color="auto"/>
              <w:right w:val="single" w:sz="4" w:space="0" w:color="auto"/>
            </w:tcBorders>
            <w:vAlign w:val="bottom"/>
          </w:tcPr>
          <w:p w14:paraId="27E82D74"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Azimuth (deg)</w:t>
            </w:r>
          </w:p>
        </w:tc>
        <w:tc>
          <w:tcPr>
            <w:tcW w:w="747" w:type="dxa"/>
            <w:tcBorders>
              <w:top w:val="single" w:sz="4" w:space="0" w:color="auto"/>
              <w:left w:val="single" w:sz="4" w:space="0" w:color="auto"/>
              <w:bottom w:val="single" w:sz="4" w:space="0" w:color="auto"/>
              <w:right w:val="single" w:sz="4" w:space="0" w:color="auto"/>
            </w:tcBorders>
            <w:vAlign w:val="bottom"/>
          </w:tcPr>
          <w:p w14:paraId="046B2787" w14:textId="278091B6" w:rsidR="000643FB" w:rsidRPr="00EC5DF0"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Tilt Input (Deg/Pitch)</w:t>
            </w:r>
          </w:p>
        </w:tc>
        <w:tc>
          <w:tcPr>
            <w:tcW w:w="1169" w:type="dxa"/>
            <w:tcBorders>
              <w:top w:val="single" w:sz="4" w:space="0" w:color="auto"/>
              <w:left w:val="single" w:sz="4" w:space="0" w:color="auto"/>
              <w:bottom w:val="single" w:sz="4" w:space="0" w:color="auto"/>
              <w:right w:val="single" w:sz="4" w:space="0" w:color="auto"/>
            </w:tcBorders>
            <w:vAlign w:val="bottom"/>
          </w:tcPr>
          <w:p w14:paraId="11247237" w14:textId="292ED341" w:rsidR="000643FB" w:rsidRPr="00EC5DF0"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EC5DF0">
              <w:rPr>
                <w:rFonts w:asciiTheme="minorHAnsi" w:hAnsiTheme="minorHAnsi"/>
                <w:sz w:val="16"/>
                <w:szCs w:val="16"/>
              </w:rPr>
              <w:t>Angle/Tilt</w:t>
            </w:r>
          </w:p>
        </w:tc>
        <w:tc>
          <w:tcPr>
            <w:tcW w:w="720" w:type="dxa"/>
            <w:tcBorders>
              <w:left w:val="single" w:sz="4" w:space="0" w:color="auto"/>
              <w:right w:val="single" w:sz="4" w:space="0" w:color="auto"/>
            </w:tcBorders>
            <w:vAlign w:val="bottom"/>
          </w:tcPr>
          <w:p w14:paraId="46C28193" w14:textId="4BC55FD7" w:rsidR="000643FB" w:rsidRPr="00EC5DF0" w:rsidRDefault="000643FB" w:rsidP="0044075D">
            <w:pPr>
              <w:keepNext/>
              <w:tabs>
                <w:tab w:val="left" w:pos="2160"/>
                <w:tab w:val="left" w:pos="2700"/>
                <w:tab w:val="left" w:pos="3420"/>
                <w:tab w:val="left" w:pos="3780"/>
                <w:tab w:val="left" w:pos="5760"/>
                <w:tab w:val="left" w:pos="7212"/>
              </w:tabs>
              <w:contextualSpacing/>
              <w:jc w:val="center"/>
              <w:rPr>
                <w:rFonts w:asciiTheme="minorHAnsi" w:hAnsiTheme="minorHAnsi"/>
                <w:sz w:val="16"/>
                <w:szCs w:val="16"/>
              </w:rPr>
            </w:pPr>
            <w:r w:rsidRPr="00EC5DF0">
              <w:rPr>
                <w:rFonts w:asciiTheme="minorHAnsi" w:hAnsiTheme="minorHAnsi"/>
                <w:sz w:val="16"/>
                <w:szCs w:val="16"/>
              </w:rPr>
              <w:t>Annual Solar Access (%)</w:t>
            </w:r>
          </w:p>
        </w:tc>
        <w:tc>
          <w:tcPr>
            <w:tcW w:w="810" w:type="dxa"/>
            <w:tcBorders>
              <w:left w:val="single" w:sz="4" w:space="0" w:color="auto"/>
              <w:right w:val="single" w:sz="4" w:space="0" w:color="auto"/>
            </w:tcBorders>
            <w:vAlign w:val="bottom"/>
          </w:tcPr>
          <w:p w14:paraId="110102AE" w14:textId="4D07FEB0" w:rsidR="000643FB" w:rsidRPr="00EC5DF0"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EC5DF0">
              <w:rPr>
                <w:rFonts w:asciiTheme="minorHAnsi" w:hAnsiTheme="minorHAnsi"/>
                <w:sz w:val="16"/>
                <w:szCs w:val="16"/>
              </w:rPr>
              <w:t>Inverter Efficiency (%)</w:t>
            </w:r>
          </w:p>
        </w:tc>
        <w:tc>
          <w:tcPr>
            <w:tcW w:w="1081" w:type="dxa"/>
            <w:tcBorders>
              <w:left w:val="single" w:sz="4" w:space="0" w:color="auto"/>
              <w:right w:val="single" w:sz="4" w:space="0" w:color="auto"/>
            </w:tcBorders>
            <w:vAlign w:val="bottom"/>
          </w:tcPr>
          <w:p w14:paraId="7C2FE7AD" w14:textId="34DBA446" w:rsidR="000643FB" w:rsidRPr="00EC5DF0"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EC5DF0">
              <w:rPr>
                <w:rFonts w:asciiTheme="minorHAnsi" w:hAnsiTheme="minorHAnsi"/>
                <w:sz w:val="16"/>
                <w:szCs w:val="16"/>
              </w:rPr>
              <w:t>Shading Requirement Compliance Path</w:t>
            </w:r>
          </w:p>
        </w:tc>
        <w:tc>
          <w:tcPr>
            <w:tcW w:w="629" w:type="dxa"/>
            <w:tcBorders>
              <w:left w:val="single" w:sz="4" w:space="0" w:color="auto"/>
              <w:right w:val="single" w:sz="4" w:space="0" w:color="auto"/>
            </w:tcBorders>
            <w:vAlign w:val="bottom"/>
          </w:tcPr>
          <w:p w14:paraId="755990A0" w14:textId="6EA1F47B" w:rsidR="000643FB" w:rsidRPr="00EC5DF0"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6"/>
                <w:szCs w:val="16"/>
              </w:rPr>
            </w:pPr>
            <w:r w:rsidRPr="00EC5DF0">
              <w:rPr>
                <w:rFonts w:asciiTheme="minorHAnsi" w:hAnsiTheme="minorHAnsi"/>
                <w:sz w:val="16"/>
                <w:szCs w:val="16"/>
              </w:rPr>
              <w:t>Array Type</w:t>
            </w:r>
          </w:p>
        </w:tc>
        <w:tc>
          <w:tcPr>
            <w:tcW w:w="901" w:type="dxa"/>
            <w:tcBorders>
              <w:left w:val="single" w:sz="4" w:space="0" w:color="auto"/>
              <w:right w:val="single" w:sz="4" w:space="0" w:color="auto"/>
            </w:tcBorders>
            <w:vAlign w:val="bottom"/>
          </w:tcPr>
          <w:p w14:paraId="3556142D" w14:textId="12A5B4B1" w:rsidR="000643FB" w:rsidRPr="00EC5DF0"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6"/>
                <w:szCs w:val="16"/>
              </w:rPr>
            </w:pPr>
            <w:r w:rsidRPr="00EC5DF0">
              <w:rPr>
                <w:rFonts w:asciiTheme="minorHAnsi" w:hAnsiTheme="minorHAnsi"/>
                <w:sz w:val="16"/>
                <w:szCs w:val="16"/>
              </w:rPr>
              <w:t>Module Level Power Electronics</w:t>
            </w:r>
          </w:p>
        </w:tc>
      </w:tr>
      <w:tr w:rsidR="000643FB" w:rsidRPr="00496CC8" w14:paraId="593DEFBE" w14:textId="7D3C0F76" w:rsidTr="00AD56F3">
        <w:trPr>
          <w:trHeight w:val="144"/>
        </w:trPr>
        <w:tc>
          <w:tcPr>
            <w:tcW w:w="805" w:type="dxa"/>
            <w:tcBorders>
              <w:top w:val="single" w:sz="4" w:space="0" w:color="auto"/>
              <w:left w:val="single" w:sz="4" w:space="0" w:color="auto"/>
              <w:bottom w:val="single" w:sz="4" w:space="0" w:color="auto"/>
              <w:right w:val="single" w:sz="4" w:space="0" w:color="auto"/>
            </w:tcBorders>
          </w:tcPr>
          <w:p w14:paraId="787C9166" w14:textId="6DCB5C3C" w:rsidR="000643FB" w:rsidRPr="00EC5DF0" w:rsidRDefault="000643FB" w:rsidP="00C7187B">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sz w:val="16"/>
                <w:szCs w:val="16"/>
              </w:rPr>
              <w:t>&lt;&lt;</w:t>
            </w:r>
            <w:r w:rsidRPr="00EC5DF0">
              <w:rPr>
                <w:rFonts w:ascii="Calibri" w:hAnsi="Calibri"/>
                <w:sz w:val="16"/>
                <w:szCs w:val="16"/>
              </w:rPr>
              <w:t>auto filled text: referenced from CF1R; elseif not available, user input</w:t>
            </w:r>
            <w:r w:rsidRPr="00EC5DF0">
              <w:rPr>
                <w:rFonts w:asciiTheme="minorHAnsi" w:hAnsiTheme="minorHAnsi"/>
                <w:sz w:val="16"/>
                <w:szCs w:val="16"/>
              </w:rPr>
              <w:t>&gt;&gt;</w:t>
            </w:r>
          </w:p>
        </w:tc>
        <w:tc>
          <w:tcPr>
            <w:tcW w:w="900" w:type="dxa"/>
            <w:tcBorders>
              <w:top w:val="single" w:sz="4" w:space="0" w:color="auto"/>
              <w:left w:val="single" w:sz="4" w:space="0" w:color="auto"/>
              <w:bottom w:val="single" w:sz="4" w:space="0" w:color="auto"/>
              <w:right w:val="single" w:sz="4" w:space="0" w:color="auto"/>
            </w:tcBorders>
          </w:tcPr>
          <w:p w14:paraId="5DE2F0C9" w14:textId="2C13F969" w:rsidR="000643FB" w:rsidRPr="00EC5DF0" w:rsidRDefault="000643FB" w:rsidP="00845BE8">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sz w:val="16"/>
                <w:szCs w:val="16"/>
              </w:rPr>
              <w:t>&lt;&lt;</w:t>
            </w:r>
            <w:r w:rsidRPr="00EC5DF0">
              <w:rPr>
                <w:rFonts w:ascii="Calibri" w:hAnsi="Calibri"/>
                <w:sz w:val="16"/>
                <w:szCs w:val="16"/>
              </w:rPr>
              <w:t>auto filled text: referenced from CF1R</w:t>
            </w:r>
            <w:r w:rsidRPr="00EC5DF0">
              <w:rPr>
                <w:rFonts w:asciiTheme="minorHAnsi" w:hAnsiTheme="minorHAnsi"/>
                <w:sz w:val="16"/>
                <w:szCs w:val="16"/>
              </w:rPr>
              <w:t>&gt;&gt;</w:t>
            </w:r>
          </w:p>
        </w:tc>
        <w:tc>
          <w:tcPr>
            <w:tcW w:w="900" w:type="dxa"/>
            <w:tcBorders>
              <w:top w:val="single" w:sz="4" w:space="0" w:color="auto"/>
              <w:left w:val="single" w:sz="4" w:space="0" w:color="auto"/>
              <w:bottom w:val="single" w:sz="4" w:space="0" w:color="auto"/>
              <w:right w:val="single" w:sz="4" w:space="0" w:color="auto"/>
            </w:tcBorders>
          </w:tcPr>
          <w:p w14:paraId="779B5B62" w14:textId="77777777" w:rsidR="000643FB" w:rsidRPr="00EC5DF0" w:rsidRDefault="000643FB" w:rsidP="00A87231">
            <w:pPr>
              <w:rPr>
                <w:rFonts w:ascii="Calibri" w:hAnsi="Calibri"/>
                <w:sz w:val="16"/>
                <w:szCs w:val="16"/>
              </w:rPr>
            </w:pPr>
            <w:r w:rsidRPr="00EC5DF0">
              <w:rPr>
                <w:rFonts w:ascii="Calibri" w:hAnsi="Calibri"/>
                <w:sz w:val="16"/>
                <w:szCs w:val="16"/>
              </w:rPr>
              <w:t xml:space="preserve">&lt;&lt;if performance, then value = </w:t>
            </w:r>
            <w:proofErr w:type="gramStart"/>
            <w:r w:rsidRPr="00EC5DF0">
              <w:rPr>
                <w:rFonts w:ascii="Calibri" w:hAnsi="Calibri"/>
                <w:sz w:val="16"/>
                <w:szCs w:val="16"/>
              </w:rPr>
              <w:t>B02;</w:t>
            </w:r>
            <w:proofErr w:type="gramEnd"/>
          </w:p>
          <w:p w14:paraId="143FDEFE" w14:textId="42A36828" w:rsidR="000643FB" w:rsidRPr="00EC5DF0" w:rsidRDefault="000643FB" w:rsidP="00A87231">
            <w:pPr>
              <w:rPr>
                <w:rFonts w:ascii="Calibri" w:hAnsi="Calibri"/>
                <w:sz w:val="16"/>
                <w:szCs w:val="16"/>
              </w:rPr>
            </w:pPr>
            <w:r w:rsidRPr="00EC5DF0">
              <w:rPr>
                <w:rFonts w:ascii="Calibri" w:hAnsi="Calibri"/>
                <w:sz w:val="16"/>
                <w:szCs w:val="16"/>
              </w:rPr>
              <w:t xml:space="preserve">Elseif prescriptive and A05 = NA, then autofill from </w:t>
            </w:r>
            <w:proofErr w:type="gramStart"/>
            <w:r w:rsidRPr="00EC5DF0">
              <w:rPr>
                <w:rFonts w:ascii="Calibri" w:hAnsi="Calibri"/>
                <w:sz w:val="16"/>
                <w:szCs w:val="16"/>
              </w:rPr>
              <w:t>B02;</w:t>
            </w:r>
            <w:proofErr w:type="gramEnd"/>
          </w:p>
          <w:p w14:paraId="615922CA" w14:textId="7C3B4797" w:rsidR="000643FB" w:rsidRPr="00EC5DF0" w:rsidRDefault="000643FB" w:rsidP="00A87231">
            <w:pPr>
              <w:rPr>
                <w:rFonts w:ascii="Calibri" w:hAnsi="Calibri"/>
                <w:sz w:val="16"/>
                <w:szCs w:val="16"/>
              </w:rPr>
            </w:pPr>
            <w:r w:rsidRPr="00EC5DF0">
              <w:rPr>
                <w:rFonts w:ascii="Calibri" w:hAnsi="Calibri"/>
                <w:sz w:val="16"/>
                <w:szCs w:val="16"/>
              </w:rPr>
              <w:t>elseif A05 = “</w:t>
            </w:r>
            <w:r w:rsidRPr="00EC5DF0">
              <w:rPr>
                <w:rFonts w:asciiTheme="minorHAnsi" w:hAnsiTheme="minorHAnsi"/>
                <w:sz w:val="16"/>
                <w:szCs w:val="16"/>
              </w:rPr>
              <w:t>Battery storage”, then value = ((O04 from CF1R*0.75) + O05 from CF1R</w:t>
            </w:r>
            <w:proofErr w:type="gramStart"/>
            <w:r w:rsidRPr="00EC5DF0">
              <w:rPr>
                <w:rFonts w:asciiTheme="minorHAnsi" w:hAnsiTheme="minorHAnsi"/>
                <w:sz w:val="16"/>
                <w:szCs w:val="16"/>
              </w:rPr>
              <w:t>);</w:t>
            </w:r>
            <w:proofErr w:type="gramEnd"/>
          </w:p>
          <w:p w14:paraId="4AA22521" w14:textId="0ED15CD8" w:rsidR="000643FB" w:rsidRPr="00EC5DF0" w:rsidRDefault="000643FB" w:rsidP="00A87231">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Calibri" w:hAnsi="Calibri"/>
                <w:sz w:val="16"/>
                <w:szCs w:val="16"/>
              </w:rPr>
              <w:t xml:space="preserve">Else user input: </w:t>
            </w:r>
            <w:proofErr w:type="spellStart"/>
            <w:r w:rsidRPr="00EC5DF0">
              <w:rPr>
                <w:rFonts w:ascii="Calibri" w:hAnsi="Calibri"/>
                <w:sz w:val="16"/>
                <w:szCs w:val="16"/>
              </w:rPr>
              <w:t>decimalnonnegative</w:t>
            </w:r>
            <w:proofErr w:type="spellEnd"/>
            <w:r w:rsidRPr="00EC5DF0" w:rsidDel="00101C4A">
              <w:rPr>
                <w:rFonts w:ascii="Calibri" w:hAnsi="Calibri"/>
                <w:sz w:val="16"/>
                <w:szCs w:val="16"/>
              </w:rPr>
              <w:t xml:space="preserve"> </w:t>
            </w:r>
            <w:r w:rsidRPr="00EC5DF0">
              <w:rPr>
                <w:rFonts w:ascii="Calibri" w:hAnsi="Calibri"/>
                <w:sz w:val="16"/>
                <w:szCs w:val="16"/>
              </w:rPr>
              <w:t>&gt;&gt;</w:t>
            </w:r>
          </w:p>
          <w:p w14:paraId="5D7C976B" w14:textId="77777777" w:rsidR="000643FB" w:rsidRPr="00EC5DF0" w:rsidRDefault="000643FB" w:rsidP="0051233F">
            <w:pPr>
              <w:keepNext/>
              <w:tabs>
                <w:tab w:val="left" w:pos="2160"/>
                <w:tab w:val="left" w:pos="2700"/>
                <w:tab w:val="left" w:pos="3420"/>
                <w:tab w:val="left" w:pos="3780"/>
                <w:tab w:val="left" w:pos="5760"/>
                <w:tab w:val="left" w:pos="7212"/>
              </w:tabs>
              <w:rPr>
                <w:rFonts w:asciiTheme="minorHAnsi" w:hAnsiTheme="minorHAnsi"/>
                <w:sz w:val="16"/>
                <w:szCs w:val="16"/>
                <w:highlight w:val="yellow"/>
              </w:rPr>
            </w:pPr>
          </w:p>
          <w:p w14:paraId="191F836D" w14:textId="367A2409" w:rsidR="000643FB" w:rsidRPr="00EC5DF0" w:rsidRDefault="000643FB" w:rsidP="0051233F">
            <w:pPr>
              <w:keepNext/>
              <w:tabs>
                <w:tab w:val="left" w:pos="2160"/>
                <w:tab w:val="left" w:pos="2700"/>
                <w:tab w:val="left" w:pos="3420"/>
                <w:tab w:val="left" w:pos="3780"/>
                <w:tab w:val="left" w:pos="5760"/>
                <w:tab w:val="left" w:pos="7212"/>
              </w:tabs>
              <w:rPr>
                <w:rFonts w:asciiTheme="minorHAnsi" w:hAnsiTheme="minorHAnsi"/>
                <w:sz w:val="16"/>
                <w:szCs w:val="16"/>
                <w:highlight w:val="yellow"/>
              </w:rPr>
            </w:pPr>
          </w:p>
        </w:tc>
        <w:tc>
          <w:tcPr>
            <w:tcW w:w="810" w:type="dxa"/>
            <w:tcBorders>
              <w:top w:val="single" w:sz="4" w:space="0" w:color="auto"/>
              <w:left w:val="single" w:sz="4" w:space="0" w:color="auto"/>
              <w:bottom w:val="single" w:sz="4" w:space="0" w:color="auto"/>
              <w:right w:val="single" w:sz="4" w:space="0" w:color="auto"/>
            </w:tcBorders>
          </w:tcPr>
          <w:p w14:paraId="39D58A07" w14:textId="77777777" w:rsidR="000643FB" w:rsidRPr="00EC5DF0" w:rsidRDefault="000643FB" w:rsidP="0051233F">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Theme="minorHAnsi" w:hAnsiTheme="minorHAnsi"/>
                <w:sz w:val="16"/>
                <w:szCs w:val="16"/>
              </w:rPr>
              <w:t>&lt;&lt;From CF1R-PRF-</w:t>
            </w:r>
            <w:proofErr w:type="gramStart"/>
            <w:r w:rsidRPr="00EC5DF0">
              <w:rPr>
                <w:rFonts w:asciiTheme="minorHAnsi" w:hAnsiTheme="minorHAnsi"/>
                <w:sz w:val="16"/>
                <w:szCs w:val="16"/>
              </w:rPr>
              <w:t>01;</w:t>
            </w:r>
            <w:proofErr w:type="gramEnd"/>
          </w:p>
          <w:p w14:paraId="663C3D3D" w14:textId="767EF86F" w:rsidR="000643FB" w:rsidRPr="00EC5DF0" w:rsidRDefault="000643FB" w:rsidP="001B6212">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sz w:val="16"/>
                <w:szCs w:val="16"/>
              </w:rPr>
              <w:t>Else = NA&gt;&gt;</w:t>
            </w:r>
          </w:p>
        </w:tc>
        <w:tc>
          <w:tcPr>
            <w:tcW w:w="612" w:type="dxa"/>
            <w:tcBorders>
              <w:top w:val="single" w:sz="4" w:space="0" w:color="auto"/>
              <w:left w:val="single" w:sz="4" w:space="0" w:color="auto"/>
              <w:bottom w:val="single" w:sz="4" w:space="0" w:color="auto"/>
              <w:right w:val="single" w:sz="4" w:space="0" w:color="auto"/>
            </w:tcBorders>
          </w:tcPr>
          <w:p w14:paraId="30062E6B" w14:textId="367DC4D1" w:rsidR="000643FB" w:rsidRPr="00EC5DF0" w:rsidRDefault="000643FB" w:rsidP="00CD5012">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sz w:val="16"/>
                <w:szCs w:val="16"/>
              </w:rPr>
              <w:t>&lt;&lt;From CF1R-PRF-01 (Da06_ CFI_PV), value = Yes (true) if CFI1 or CFI2 is chosen, else value = No (false); Else if prescriptive, value = NA&gt;&gt;</w:t>
            </w:r>
          </w:p>
        </w:tc>
        <w:tc>
          <w:tcPr>
            <w:tcW w:w="1071" w:type="dxa"/>
            <w:tcBorders>
              <w:top w:val="single" w:sz="4" w:space="0" w:color="auto"/>
              <w:left w:val="single" w:sz="4" w:space="0" w:color="auto"/>
              <w:bottom w:val="single" w:sz="4" w:space="0" w:color="auto"/>
              <w:right w:val="single" w:sz="4" w:space="0" w:color="auto"/>
            </w:tcBorders>
          </w:tcPr>
          <w:p w14:paraId="4E8FEDBF" w14:textId="1C81DDC5" w:rsidR="000643FB" w:rsidRPr="00EC5DF0" w:rsidRDefault="000643FB" w:rsidP="0083408D">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&lt;&lt;If performance and CFI = Yes, then if CF1R-PRF Da07_AzimuthRange = 150 to 270, user input between 150 and 270;</w:t>
            </w:r>
            <w:r w:rsidRPr="00EC5DF0">
              <w:rPr>
                <w:sz w:val="16"/>
                <w:szCs w:val="16"/>
              </w:rPr>
              <w:t xml:space="preserve"> </w:t>
            </w:r>
            <w:r w:rsidRPr="00EC5DF0">
              <w:rPr>
                <w:rFonts w:asciiTheme="minorHAnsi" w:hAnsiTheme="minorHAnsi" w:cstheme="minorHAnsi"/>
                <w:sz w:val="16"/>
                <w:szCs w:val="16"/>
              </w:rPr>
              <w:t>else</w:t>
            </w:r>
            <w:r w:rsidRPr="00EC5DF0">
              <w:rPr>
                <w:rFonts w:ascii="Calibri" w:hAnsi="Calibri"/>
                <w:sz w:val="16"/>
                <w:szCs w:val="16"/>
              </w:rPr>
              <w:t>if CF1R-PRF Da07_AzimuthRange = 105 to 300, then user input between 105 and 300;</w:t>
            </w:r>
            <w:r w:rsidRPr="00EC5DF0">
              <w:rPr>
                <w:sz w:val="16"/>
                <w:szCs w:val="16"/>
              </w:rPr>
              <w:t xml:space="preserve"> </w:t>
            </w:r>
            <w:r w:rsidRPr="00EC5DF0">
              <w:rPr>
                <w:rFonts w:asciiTheme="minorHAnsi" w:hAnsiTheme="minorHAnsi" w:cstheme="minorHAnsi"/>
                <w:sz w:val="16"/>
                <w:szCs w:val="16"/>
              </w:rPr>
              <w:t>else if performance and CFI = Yes and value is not on CF1R-PRF, then user input between 150 and 270; else</w:t>
            </w:r>
            <w:r w:rsidRPr="00EC5DF0">
              <w:rPr>
                <w:sz w:val="16"/>
                <w:szCs w:val="16"/>
              </w:rPr>
              <w:t xml:space="preserve"> </w:t>
            </w:r>
            <w:r w:rsidRPr="00EC5DF0">
              <w:rPr>
                <w:rFonts w:ascii="Calibri" w:hAnsi="Calibri"/>
                <w:sz w:val="16"/>
                <w:szCs w:val="16"/>
              </w:rPr>
              <w:t xml:space="preserve">if performance and CFI=No, use value from CF1R-PRF Da07_Azimuth; else if performance and CFI=No and value is not on CF1R-PRF, then user input between 0 and 359; </w:t>
            </w:r>
          </w:p>
          <w:p w14:paraId="0562DE20" w14:textId="372AC2AC"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if prescriptive, then user input between</w:t>
            </w:r>
          </w:p>
          <w:p w14:paraId="2B7F3698" w14:textId="20F8BFD3"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 xml:space="preserve">0 and 359&gt;&gt; </w:t>
            </w:r>
          </w:p>
          <w:p w14:paraId="782F8FDE" w14:textId="511780F3"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p>
        </w:tc>
        <w:tc>
          <w:tcPr>
            <w:tcW w:w="747" w:type="dxa"/>
            <w:tcBorders>
              <w:top w:val="single" w:sz="4" w:space="0" w:color="auto"/>
              <w:left w:val="single" w:sz="4" w:space="0" w:color="auto"/>
              <w:bottom w:val="single" w:sz="4" w:space="0" w:color="auto"/>
              <w:right w:val="single" w:sz="4" w:space="0" w:color="auto"/>
            </w:tcBorders>
          </w:tcPr>
          <w:p w14:paraId="6A89DD7E" w14:textId="77777777" w:rsidR="000643FB" w:rsidRPr="00EC5DF0" w:rsidRDefault="000643FB" w:rsidP="0051233F">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Theme="minorHAnsi" w:hAnsiTheme="minorHAnsi"/>
                <w:sz w:val="16"/>
                <w:szCs w:val="16"/>
              </w:rPr>
              <w:t>&lt;&lt;From CF1R-PRF-</w:t>
            </w:r>
            <w:proofErr w:type="gramStart"/>
            <w:r w:rsidRPr="00EC5DF0">
              <w:rPr>
                <w:rFonts w:asciiTheme="minorHAnsi" w:hAnsiTheme="minorHAnsi"/>
                <w:sz w:val="16"/>
                <w:szCs w:val="16"/>
              </w:rPr>
              <w:t>01;</w:t>
            </w:r>
            <w:proofErr w:type="gramEnd"/>
            <w:r w:rsidRPr="00EC5DF0">
              <w:rPr>
                <w:rFonts w:asciiTheme="minorHAnsi" w:hAnsiTheme="minorHAnsi"/>
                <w:sz w:val="16"/>
                <w:szCs w:val="16"/>
              </w:rPr>
              <w:t xml:space="preserve"> </w:t>
            </w:r>
          </w:p>
          <w:p w14:paraId="5D85746C" w14:textId="5AB0725C" w:rsidR="000643FB" w:rsidRPr="00EC5DF0" w:rsidRDefault="000643FB" w:rsidP="0051233F">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Theme="minorHAnsi" w:hAnsiTheme="minorHAnsi"/>
                <w:sz w:val="16"/>
                <w:szCs w:val="16"/>
              </w:rPr>
              <w:t>else user pick from list:</w:t>
            </w:r>
          </w:p>
          <w:p w14:paraId="63D04D71" w14:textId="77777777" w:rsidR="000643FB" w:rsidRPr="00EC5DF0"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Theme="minorHAnsi" w:hAnsiTheme="minorHAnsi"/>
                <w:sz w:val="16"/>
                <w:szCs w:val="16"/>
              </w:rPr>
            </w:pPr>
            <w:r w:rsidRPr="00EC5DF0">
              <w:rPr>
                <w:rFonts w:asciiTheme="minorHAnsi" w:hAnsiTheme="minorHAnsi"/>
                <w:sz w:val="16"/>
                <w:szCs w:val="16"/>
              </w:rPr>
              <w:t>Deg</w:t>
            </w:r>
          </w:p>
          <w:p w14:paraId="0785A76A" w14:textId="2B56F7FF" w:rsidR="000643FB" w:rsidRPr="00EC5DF0"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Calibri" w:hAnsi="Calibri"/>
                <w:sz w:val="16"/>
                <w:szCs w:val="16"/>
              </w:rPr>
            </w:pPr>
            <w:r w:rsidRPr="00EC5DF0">
              <w:rPr>
                <w:rFonts w:asciiTheme="minorHAnsi" w:hAnsiTheme="minorHAnsi"/>
                <w:sz w:val="16"/>
                <w:szCs w:val="16"/>
              </w:rPr>
              <w:t>Pitch&gt;&gt;</w:t>
            </w:r>
          </w:p>
        </w:tc>
        <w:tc>
          <w:tcPr>
            <w:tcW w:w="1169" w:type="dxa"/>
            <w:tcBorders>
              <w:top w:val="single" w:sz="4" w:space="0" w:color="auto"/>
              <w:left w:val="single" w:sz="4" w:space="0" w:color="auto"/>
              <w:bottom w:val="single" w:sz="4" w:space="0" w:color="auto"/>
              <w:right w:val="single" w:sz="4" w:space="0" w:color="auto"/>
            </w:tcBorders>
          </w:tcPr>
          <w:p w14:paraId="27E174C6" w14:textId="2BD15CD3"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&lt;&lt;If prescriptive and B07=Deg and (B06</w:t>
            </w:r>
            <w:r w:rsidRPr="00EC5DF0">
              <w:rPr>
                <w:rFonts w:ascii="Calibri" w:hAnsi="Calibri" w:cs="Calibri"/>
                <w:sz w:val="16"/>
                <w:szCs w:val="16"/>
              </w:rPr>
              <w:t>≤</w:t>
            </w:r>
            <w:r w:rsidRPr="00EC5DF0">
              <w:rPr>
                <w:rFonts w:ascii="Calibri" w:hAnsi="Calibri"/>
                <w:sz w:val="16"/>
                <w:szCs w:val="16"/>
              </w:rPr>
              <w:t>59 or B06</w:t>
            </w:r>
            <w:r w:rsidRPr="00EC5DF0">
              <w:rPr>
                <w:rFonts w:ascii="Calibri" w:hAnsi="Calibri" w:cs="Calibri"/>
                <w:sz w:val="16"/>
                <w:szCs w:val="16"/>
              </w:rPr>
              <w:t>≥</w:t>
            </w:r>
            <w:r w:rsidRPr="00EC5DF0">
              <w:rPr>
                <w:rFonts w:ascii="Calibri" w:hAnsi="Calibri"/>
                <w:sz w:val="16"/>
                <w:szCs w:val="16"/>
              </w:rPr>
              <w:t xml:space="preserve">301), then user input </w:t>
            </w:r>
          </w:p>
          <w:p w14:paraId="1A1D84E3" w14:textId="077D95C6"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 xml:space="preserve">0 ≤B08≤ 10; </w:t>
            </w:r>
            <w:r w:rsidR="00C529F2" w:rsidRPr="00EC5DF0">
              <w:rPr>
                <w:rFonts w:ascii="Calibri" w:hAnsi="Calibri"/>
                <w:sz w:val="16"/>
                <w:szCs w:val="16"/>
              </w:rPr>
              <w:t>else</w:t>
            </w:r>
            <w:r w:rsidRPr="00EC5DF0">
              <w:rPr>
                <w:rFonts w:ascii="Calibri" w:hAnsi="Calibri"/>
                <w:sz w:val="16"/>
                <w:szCs w:val="16"/>
              </w:rPr>
              <w:t>if prescriptive and B07=Deg and 90</w:t>
            </w:r>
            <w:r w:rsidRPr="00EC5DF0">
              <w:rPr>
                <w:rFonts w:ascii="Calibri" w:hAnsi="Calibri" w:cs="Calibri"/>
                <w:sz w:val="16"/>
                <w:szCs w:val="16"/>
              </w:rPr>
              <w:t>≤</w:t>
            </w:r>
            <w:r w:rsidRPr="00EC5DF0">
              <w:rPr>
                <w:rFonts w:ascii="Calibri" w:hAnsi="Calibri"/>
                <w:sz w:val="16"/>
                <w:szCs w:val="16"/>
              </w:rPr>
              <w:t>B06</w:t>
            </w:r>
            <w:r w:rsidRPr="00EC5DF0">
              <w:rPr>
                <w:rFonts w:ascii="Calibri" w:hAnsi="Calibri" w:cs="Calibri"/>
                <w:sz w:val="16"/>
                <w:szCs w:val="16"/>
              </w:rPr>
              <w:t>≤</w:t>
            </w:r>
            <w:r w:rsidRPr="00EC5DF0">
              <w:rPr>
                <w:rFonts w:ascii="Calibri" w:hAnsi="Calibri"/>
                <w:sz w:val="16"/>
                <w:szCs w:val="16"/>
              </w:rPr>
              <w:t>300, then user input 0 ≤B08</w:t>
            </w:r>
            <w:r w:rsidRPr="00EC5DF0">
              <w:rPr>
                <w:rFonts w:ascii="Calibri" w:hAnsi="Calibri" w:cs="Calibri"/>
                <w:sz w:val="16"/>
                <w:szCs w:val="16"/>
              </w:rPr>
              <w:t>&lt;</w:t>
            </w:r>
            <w:proofErr w:type="gramStart"/>
            <w:r w:rsidRPr="00EC5DF0">
              <w:rPr>
                <w:rFonts w:ascii="Calibri" w:hAnsi="Calibri"/>
                <w:sz w:val="16"/>
                <w:szCs w:val="16"/>
              </w:rPr>
              <w:t>90;</w:t>
            </w:r>
            <w:proofErr w:type="gramEnd"/>
          </w:p>
          <w:p w14:paraId="37322DEB" w14:textId="7D2DA60D" w:rsidR="000643FB" w:rsidRPr="00EC5DF0" w:rsidRDefault="00C529F2"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else</w:t>
            </w:r>
            <w:r w:rsidR="000643FB" w:rsidRPr="00EC5DF0">
              <w:rPr>
                <w:rFonts w:ascii="Calibri" w:hAnsi="Calibri"/>
                <w:sz w:val="16"/>
                <w:szCs w:val="16"/>
              </w:rPr>
              <w:t>if prescriptive and B07=Pitch and (B06</w:t>
            </w:r>
            <w:r w:rsidR="000643FB" w:rsidRPr="00EC5DF0">
              <w:rPr>
                <w:rFonts w:ascii="Calibri" w:hAnsi="Calibri" w:cs="Calibri"/>
                <w:sz w:val="16"/>
                <w:szCs w:val="16"/>
              </w:rPr>
              <w:t>≤</w:t>
            </w:r>
            <w:r w:rsidR="000643FB" w:rsidRPr="00EC5DF0">
              <w:rPr>
                <w:rFonts w:ascii="Calibri" w:hAnsi="Calibri"/>
                <w:sz w:val="16"/>
                <w:szCs w:val="16"/>
              </w:rPr>
              <w:t>59 or B06</w:t>
            </w:r>
            <w:r w:rsidR="000643FB" w:rsidRPr="00EC5DF0">
              <w:rPr>
                <w:rFonts w:ascii="Calibri" w:hAnsi="Calibri" w:cs="Calibri"/>
                <w:sz w:val="16"/>
                <w:szCs w:val="16"/>
              </w:rPr>
              <w:t>≥</w:t>
            </w:r>
            <w:r w:rsidR="000643FB" w:rsidRPr="00EC5DF0">
              <w:rPr>
                <w:rFonts w:ascii="Calibri" w:hAnsi="Calibri"/>
                <w:sz w:val="16"/>
                <w:szCs w:val="16"/>
              </w:rPr>
              <w:t>301), then user input</w:t>
            </w:r>
          </w:p>
          <w:p w14:paraId="468EB20B" w14:textId="77777777" w:rsidR="00C529F2" w:rsidRPr="00EC5DF0" w:rsidRDefault="000643FB" w:rsidP="0051233F">
            <w:pPr>
              <w:keepNext/>
              <w:tabs>
                <w:tab w:val="left" w:pos="2160"/>
                <w:tab w:val="left" w:pos="2700"/>
                <w:tab w:val="left" w:pos="3420"/>
                <w:tab w:val="left" w:pos="3780"/>
                <w:tab w:val="left" w:pos="5760"/>
                <w:tab w:val="left" w:pos="7212"/>
              </w:tabs>
              <w:rPr>
                <w:sz w:val="16"/>
                <w:szCs w:val="16"/>
              </w:rPr>
            </w:pPr>
            <w:r w:rsidRPr="00EC5DF0">
              <w:rPr>
                <w:rFonts w:ascii="Calibri" w:hAnsi="Calibri"/>
                <w:sz w:val="16"/>
                <w:szCs w:val="16"/>
              </w:rPr>
              <w:t xml:space="preserve">0 ≤B08≤ </w:t>
            </w:r>
            <w:proofErr w:type="gramStart"/>
            <w:r w:rsidRPr="00EC5DF0">
              <w:rPr>
                <w:rFonts w:ascii="Calibri" w:hAnsi="Calibri"/>
                <w:sz w:val="16"/>
                <w:szCs w:val="16"/>
              </w:rPr>
              <w:t>2;</w:t>
            </w:r>
            <w:proofErr w:type="gramEnd"/>
            <w:r w:rsidRPr="00EC5DF0">
              <w:rPr>
                <w:sz w:val="16"/>
                <w:szCs w:val="16"/>
              </w:rPr>
              <w:t xml:space="preserve"> </w:t>
            </w:r>
          </w:p>
          <w:p w14:paraId="11685667" w14:textId="246CED59" w:rsidR="000643FB" w:rsidRPr="00EC5DF0" w:rsidRDefault="00C529F2"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cstheme="minorHAnsi"/>
                <w:sz w:val="16"/>
                <w:szCs w:val="16"/>
              </w:rPr>
              <w:t>else</w:t>
            </w:r>
            <w:r w:rsidR="000643FB" w:rsidRPr="00EC5DF0">
              <w:rPr>
                <w:rFonts w:ascii="Calibri" w:hAnsi="Calibri"/>
                <w:sz w:val="16"/>
                <w:szCs w:val="16"/>
              </w:rPr>
              <w:t>if prescriptive and B07=Pitch and 90≤B06≤300, then user input 0 ≤B08≤</w:t>
            </w:r>
            <w:proofErr w:type="gramStart"/>
            <w:r w:rsidR="000643FB" w:rsidRPr="00EC5DF0">
              <w:rPr>
                <w:rFonts w:ascii="Calibri" w:hAnsi="Calibri"/>
                <w:sz w:val="16"/>
                <w:szCs w:val="16"/>
              </w:rPr>
              <w:t>50;</w:t>
            </w:r>
            <w:proofErr w:type="gramEnd"/>
          </w:p>
          <w:p w14:paraId="25611247" w14:textId="5597E164" w:rsidR="000643FB" w:rsidRPr="00EC5DF0" w:rsidRDefault="000643FB"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 xml:space="preserve">elseif performance and CFI = Yes, then value from CF1R-PRF and ≤ </w:t>
            </w:r>
            <w:proofErr w:type="gramStart"/>
            <w:r w:rsidRPr="00EC5DF0">
              <w:rPr>
                <w:rFonts w:ascii="Calibri" w:hAnsi="Calibri"/>
                <w:sz w:val="16"/>
                <w:szCs w:val="16"/>
              </w:rPr>
              <w:t>7;</w:t>
            </w:r>
            <w:proofErr w:type="gramEnd"/>
          </w:p>
          <w:p w14:paraId="53AF1F0C" w14:textId="7E28A27B" w:rsidR="000643FB" w:rsidRPr="00EC5DF0" w:rsidRDefault="00C529F2" w:rsidP="0051233F">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else</w:t>
            </w:r>
            <w:r w:rsidR="000643FB" w:rsidRPr="00EC5DF0">
              <w:rPr>
                <w:rFonts w:ascii="Calibri" w:hAnsi="Calibri"/>
                <w:sz w:val="16"/>
                <w:szCs w:val="16"/>
              </w:rPr>
              <w:t xml:space="preserve">if performance and CFI = No, then value from CF1R-PRF&gt;&gt; </w:t>
            </w:r>
          </w:p>
        </w:tc>
        <w:tc>
          <w:tcPr>
            <w:tcW w:w="720" w:type="dxa"/>
            <w:tcBorders>
              <w:left w:val="single" w:sz="4" w:space="0" w:color="auto"/>
              <w:right w:val="single" w:sz="4" w:space="0" w:color="auto"/>
            </w:tcBorders>
          </w:tcPr>
          <w:p w14:paraId="0BF3B880" w14:textId="5E731159" w:rsidR="000643FB" w:rsidRPr="00EC5DF0" w:rsidRDefault="000643FB" w:rsidP="007C33CC">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EC5DF0">
              <w:rPr>
                <w:rFonts w:asciiTheme="minorHAnsi" w:hAnsiTheme="minorHAnsi"/>
                <w:sz w:val="16"/>
                <w:szCs w:val="16"/>
              </w:rPr>
              <w:t xml:space="preserve">&lt;&lt;From CF1R-PRF-01; Else value = </w:t>
            </w:r>
            <w:r w:rsidR="005631FC" w:rsidRPr="00EC5DF0">
              <w:rPr>
                <w:rFonts w:asciiTheme="minorHAnsi" w:hAnsiTheme="minorHAnsi"/>
                <w:sz w:val="16"/>
                <w:szCs w:val="16"/>
              </w:rPr>
              <w:t>98</w:t>
            </w:r>
            <w:r w:rsidRPr="00EC5DF0">
              <w:rPr>
                <w:rFonts w:asciiTheme="minorHAnsi" w:hAnsiTheme="minorHAnsi"/>
                <w:sz w:val="16"/>
                <w:szCs w:val="16"/>
              </w:rPr>
              <w:t>&gt;&gt;</w:t>
            </w:r>
          </w:p>
        </w:tc>
        <w:tc>
          <w:tcPr>
            <w:tcW w:w="810" w:type="dxa"/>
            <w:tcBorders>
              <w:left w:val="single" w:sz="4" w:space="0" w:color="auto"/>
              <w:right w:val="single" w:sz="4" w:space="0" w:color="auto"/>
            </w:tcBorders>
          </w:tcPr>
          <w:p w14:paraId="0C5F5B7A" w14:textId="2EF1C3DD" w:rsidR="000643FB" w:rsidRPr="00EC5DF0" w:rsidRDefault="000643FB" w:rsidP="00C7187B">
            <w:pPr>
              <w:keepNext/>
              <w:tabs>
                <w:tab w:val="left" w:pos="2160"/>
                <w:tab w:val="left" w:pos="2700"/>
                <w:tab w:val="left" w:pos="3420"/>
                <w:tab w:val="left" w:pos="3780"/>
                <w:tab w:val="left" w:pos="5760"/>
                <w:tab w:val="left" w:pos="7212"/>
              </w:tabs>
              <w:contextualSpacing/>
              <w:rPr>
                <w:rFonts w:ascii="Calibri" w:hAnsi="Calibri"/>
                <w:sz w:val="16"/>
                <w:szCs w:val="16"/>
              </w:rPr>
            </w:pPr>
            <w:r w:rsidRPr="00EC5DF0">
              <w:rPr>
                <w:rFonts w:asciiTheme="minorHAnsi" w:hAnsiTheme="minorHAnsi"/>
                <w:sz w:val="16"/>
                <w:szCs w:val="16"/>
              </w:rPr>
              <w:t>&lt;&lt;From CF1R-PRF-01; Else = NA&gt;&gt;</w:t>
            </w:r>
          </w:p>
        </w:tc>
        <w:tc>
          <w:tcPr>
            <w:tcW w:w="1081" w:type="dxa"/>
            <w:tcBorders>
              <w:left w:val="single" w:sz="4" w:space="0" w:color="auto"/>
              <w:right w:val="single" w:sz="4" w:space="0" w:color="auto"/>
            </w:tcBorders>
          </w:tcPr>
          <w:p w14:paraId="3F3E6F3B" w14:textId="32CC6931" w:rsidR="000643FB" w:rsidRPr="00EC5DF0" w:rsidRDefault="000643FB" w:rsidP="00CF77C5">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Theme="minorHAnsi" w:hAnsiTheme="minorHAnsi"/>
                <w:sz w:val="16"/>
                <w:szCs w:val="16"/>
              </w:rPr>
              <w:t>&lt;&lt;Default value = “Minimum Shading Criterion”&gt;&gt;</w:t>
            </w:r>
          </w:p>
        </w:tc>
        <w:tc>
          <w:tcPr>
            <w:tcW w:w="629" w:type="dxa"/>
            <w:tcBorders>
              <w:left w:val="single" w:sz="4" w:space="0" w:color="auto"/>
              <w:right w:val="single" w:sz="4" w:space="0" w:color="auto"/>
            </w:tcBorders>
          </w:tcPr>
          <w:p w14:paraId="1A9BE67B" w14:textId="73CB866F" w:rsidR="000643FB" w:rsidRPr="00EC5DF0" w:rsidRDefault="000643FB" w:rsidP="00CF77C5">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Theme="minorHAnsi" w:hAnsiTheme="minorHAnsi"/>
                <w:sz w:val="16"/>
                <w:szCs w:val="16"/>
              </w:rPr>
              <w:t>&lt;&lt;From CF1R-PRF-01; Else = NA&gt;&gt;</w:t>
            </w:r>
          </w:p>
        </w:tc>
        <w:tc>
          <w:tcPr>
            <w:tcW w:w="901" w:type="dxa"/>
            <w:tcBorders>
              <w:left w:val="single" w:sz="4" w:space="0" w:color="auto"/>
              <w:right w:val="single" w:sz="4" w:space="0" w:color="auto"/>
            </w:tcBorders>
          </w:tcPr>
          <w:p w14:paraId="042A109D" w14:textId="68264BF3" w:rsidR="000643FB" w:rsidRPr="00EC5DF0" w:rsidRDefault="000643FB" w:rsidP="00CF77C5">
            <w:pPr>
              <w:keepNext/>
              <w:tabs>
                <w:tab w:val="left" w:pos="2160"/>
                <w:tab w:val="left" w:pos="2700"/>
                <w:tab w:val="left" w:pos="3420"/>
                <w:tab w:val="left" w:pos="3780"/>
                <w:tab w:val="left" w:pos="5760"/>
                <w:tab w:val="left" w:pos="7212"/>
              </w:tabs>
              <w:rPr>
                <w:rFonts w:asciiTheme="minorHAnsi" w:hAnsiTheme="minorHAnsi"/>
                <w:sz w:val="16"/>
                <w:szCs w:val="16"/>
              </w:rPr>
            </w:pPr>
            <w:r w:rsidRPr="00EC5DF0">
              <w:rPr>
                <w:rFonts w:asciiTheme="minorHAnsi" w:hAnsiTheme="minorHAnsi"/>
                <w:sz w:val="16"/>
                <w:szCs w:val="16"/>
              </w:rPr>
              <w:t>&lt;&lt;From CF1R-PRF-01; Else = NA&gt;&gt;</w:t>
            </w:r>
          </w:p>
        </w:tc>
      </w:tr>
      <w:tr w:rsidR="000643FB" w:rsidRPr="00496CC8" w14:paraId="23BF7B4E" w14:textId="1E8BCA7E" w:rsidTr="00AD56F3">
        <w:trPr>
          <w:trHeight w:val="144"/>
        </w:trPr>
        <w:tc>
          <w:tcPr>
            <w:tcW w:w="805" w:type="dxa"/>
            <w:tcBorders>
              <w:top w:val="single" w:sz="4" w:space="0" w:color="auto"/>
              <w:left w:val="single" w:sz="4" w:space="0" w:color="auto"/>
              <w:bottom w:val="single" w:sz="4" w:space="0" w:color="auto"/>
              <w:right w:val="single" w:sz="4" w:space="0" w:color="auto"/>
            </w:tcBorders>
            <w:vAlign w:val="center"/>
          </w:tcPr>
          <w:p w14:paraId="382334ED"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39B226F7"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26BDC48"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028D946C"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612" w:type="dxa"/>
            <w:tcBorders>
              <w:top w:val="single" w:sz="4" w:space="0" w:color="auto"/>
              <w:left w:val="single" w:sz="4" w:space="0" w:color="auto"/>
              <w:bottom w:val="single" w:sz="4" w:space="0" w:color="auto"/>
              <w:right w:val="single" w:sz="4" w:space="0" w:color="auto"/>
            </w:tcBorders>
            <w:vAlign w:val="center"/>
          </w:tcPr>
          <w:p w14:paraId="0C8399AD"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071" w:type="dxa"/>
            <w:tcBorders>
              <w:top w:val="single" w:sz="4" w:space="0" w:color="auto"/>
              <w:left w:val="single" w:sz="4" w:space="0" w:color="auto"/>
              <w:bottom w:val="single" w:sz="4" w:space="0" w:color="auto"/>
              <w:right w:val="single" w:sz="4" w:space="0" w:color="auto"/>
            </w:tcBorders>
            <w:vAlign w:val="center"/>
          </w:tcPr>
          <w:p w14:paraId="2FAB3C4C"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47" w:type="dxa"/>
            <w:tcBorders>
              <w:top w:val="single" w:sz="4" w:space="0" w:color="auto"/>
              <w:left w:val="single" w:sz="4" w:space="0" w:color="auto"/>
              <w:bottom w:val="single" w:sz="4" w:space="0" w:color="auto"/>
              <w:right w:val="single" w:sz="4" w:space="0" w:color="auto"/>
            </w:tcBorders>
          </w:tcPr>
          <w:p w14:paraId="5E41887D"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169" w:type="dxa"/>
            <w:tcBorders>
              <w:top w:val="single" w:sz="4" w:space="0" w:color="auto"/>
              <w:left w:val="single" w:sz="4" w:space="0" w:color="auto"/>
              <w:bottom w:val="single" w:sz="4" w:space="0" w:color="auto"/>
              <w:right w:val="single" w:sz="4" w:space="0" w:color="auto"/>
            </w:tcBorders>
            <w:vAlign w:val="center"/>
          </w:tcPr>
          <w:p w14:paraId="5734EDCA" w14:textId="2D7435D2"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sz="4" w:space="0" w:color="auto"/>
              <w:bottom w:val="single" w:sz="4" w:space="0" w:color="auto"/>
              <w:right w:val="single" w:sz="4" w:space="0" w:color="auto"/>
            </w:tcBorders>
          </w:tcPr>
          <w:p w14:paraId="49FBE205"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0" w:type="dxa"/>
            <w:tcBorders>
              <w:left w:val="single" w:sz="4" w:space="0" w:color="auto"/>
              <w:bottom w:val="single" w:sz="4" w:space="0" w:color="auto"/>
              <w:right w:val="single" w:sz="4" w:space="0" w:color="auto"/>
            </w:tcBorders>
            <w:vAlign w:val="center"/>
          </w:tcPr>
          <w:p w14:paraId="36369BFD" w14:textId="1FF9B75B"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081" w:type="dxa"/>
            <w:tcBorders>
              <w:left w:val="single" w:sz="4" w:space="0" w:color="auto"/>
              <w:bottom w:val="single" w:sz="4" w:space="0" w:color="auto"/>
              <w:right w:val="single" w:sz="4" w:space="0" w:color="auto"/>
            </w:tcBorders>
            <w:vAlign w:val="center"/>
          </w:tcPr>
          <w:p w14:paraId="40F8CC39" w14:textId="4B5C7D10"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629" w:type="dxa"/>
            <w:tcBorders>
              <w:left w:val="single" w:sz="4" w:space="0" w:color="auto"/>
              <w:bottom w:val="single" w:sz="4" w:space="0" w:color="auto"/>
              <w:right w:val="single" w:sz="4" w:space="0" w:color="auto"/>
            </w:tcBorders>
          </w:tcPr>
          <w:p w14:paraId="0B7ECD87" w14:textId="77777777"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1" w:type="dxa"/>
            <w:tcBorders>
              <w:left w:val="single" w:sz="4" w:space="0" w:color="auto"/>
              <w:bottom w:val="single" w:sz="4" w:space="0" w:color="auto"/>
              <w:right w:val="single" w:sz="4" w:space="0" w:color="auto"/>
            </w:tcBorders>
          </w:tcPr>
          <w:p w14:paraId="73E3F8D2" w14:textId="2C31BF26" w:rsidR="000643FB" w:rsidRPr="00EC5DF0"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r>
      <w:tr w:rsidR="007F2605" w:rsidRPr="00496CC8" w14:paraId="6E8FF330" w14:textId="41D083FB" w:rsidTr="00AD56F3">
        <w:trPr>
          <w:trHeight w:val="438"/>
        </w:trPr>
        <w:tc>
          <w:tcPr>
            <w:tcW w:w="805" w:type="dxa"/>
            <w:tcBorders>
              <w:top w:val="single" w:sz="4" w:space="0" w:color="auto"/>
              <w:left w:val="single" w:sz="4" w:space="0" w:color="auto"/>
              <w:bottom w:val="single" w:sz="4" w:space="0" w:color="auto"/>
              <w:right w:val="single" w:sz="4" w:space="0" w:color="auto"/>
            </w:tcBorders>
            <w:vAlign w:val="center"/>
          </w:tcPr>
          <w:p w14:paraId="18A55C91" w14:textId="7C341582" w:rsidR="007F2605" w:rsidRPr="00EC5DF0" w:rsidRDefault="007F2605" w:rsidP="0051233F">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14</w:t>
            </w:r>
          </w:p>
        </w:tc>
        <w:tc>
          <w:tcPr>
            <w:tcW w:w="2610" w:type="dxa"/>
            <w:gridSpan w:val="3"/>
            <w:tcBorders>
              <w:top w:val="single" w:sz="4" w:space="0" w:color="auto"/>
              <w:left w:val="single" w:sz="4" w:space="0" w:color="auto"/>
              <w:bottom w:val="single" w:sz="4" w:space="0" w:color="auto"/>
              <w:right w:val="single" w:sz="4" w:space="0" w:color="auto"/>
            </w:tcBorders>
            <w:vAlign w:val="center"/>
          </w:tcPr>
          <w:p w14:paraId="6A10E93E" w14:textId="22ECBC72" w:rsidR="007F2605" w:rsidRPr="00EC5DF0" w:rsidRDefault="007F2605" w:rsidP="0051233F">
            <w:pPr>
              <w:keepNext/>
              <w:tabs>
                <w:tab w:val="left" w:pos="2160"/>
                <w:tab w:val="left" w:pos="2700"/>
                <w:tab w:val="left" w:pos="3420"/>
                <w:tab w:val="left" w:pos="3780"/>
                <w:tab w:val="left" w:pos="5760"/>
                <w:tab w:val="left" w:pos="7212"/>
              </w:tabs>
              <w:jc w:val="center"/>
              <w:rPr>
                <w:rFonts w:ascii="Calibri" w:hAnsi="Calibri"/>
                <w:sz w:val="16"/>
                <w:szCs w:val="16"/>
              </w:rPr>
            </w:pPr>
            <w:r w:rsidRPr="00EC5DF0">
              <w:rPr>
                <w:rFonts w:ascii="Calibri" w:hAnsi="Calibri"/>
                <w:sz w:val="16"/>
                <w:szCs w:val="16"/>
              </w:rPr>
              <w:t>Total DC System Size (kW)</w:t>
            </w:r>
          </w:p>
        </w:tc>
        <w:tc>
          <w:tcPr>
            <w:tcW w:w="7740" w:type="dxa"/>
            <w:gridSpan w:val="9"/>
            <w:tcBorders>
              <w:top w:val="single" w:sz="4" w:space="0" w:color="auto"/>
              <w:left w:val="single" w:sz="4" w:space="0" w:color="auto"/>
              <w:bottom w:val="single" w:sz="4" w:space="0" w:color="auto"/>
              <w:right w:val="single" w:sz="4" w:space="0" w:color="auto"/>
            </w:tcBorders>
          </w:tcPr>
          <w:p w14:paraId="7763FE96" w14:textId="5EF81454" w:rsidR="007F2605" w:rsidRPr="00EC5DF0" w:rsidRDefault="007F2605" w:rsidP="00CE2C99">
            <w:pPr>
              <w:keepNext/>
              <w:tabs>
                <w:tab w:val="left" w:pos="2160"/>
                <w:tab w:val="left" w:pos="2700"/>
                <w:tab w:val="left" w:pos="3420"/>
                <w:tab w:val="left" w:pos="3780"/>
                <w:tab w:val="left" w:pos="5760"/>
                <w:tab w:val="left" w:pos="7212"/>
              </w:tabs>
              <w:rPr>
                <w:rFonts w:ascii="Calibri" w:hAnsi="Calibri"/>
                <w:sz w:val="16"/>
                <w:szCs w:val="16"/>
              </w:rPr>
            </w:pPr>
            <w:r w:rsidRPr="00EC5DF0">
              <w:rPr>
                <w:rFonts w:ascii="Calibri" w:hAnsi="Calibri"/>
                <w:sz w:val="16"/>
                <w:szCs w:val="16"/>
              </w:rPr>
              <w:t>&lt;&lt;Sum of B03&gt;&gt;</w:t>
            </w:r>
          </w:p>
        </w:tc>
      </w:tr>
    </w:tbl>
    <w:p w14:paraId="28B2F2BD" w14:textId="0FFB6F46" w:rsidR="001E4DEA" w:rsidRDefault="001E4DEA" w:rsidP="00012A93">
      <w:pPr>
        <w:rPr>
          <w:rFonts w:asciiTheme="minorHAnsi" w:hAnsiTheme="minorHAnsi"/>
          <w:sz w:val="18"/>
          <w:szCs w:val="18"/>
        </w:rPr>
      </w:pPr>
    </w:p>
    <w:tbl>
      <w:tblPr>
        <w:tblW w:w="10899" w:type="dxa"/>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82"/>
        <w:gridCol w:w="1078"/>
        <w:gridCol w:w="899"/>
        <w:gridCol w:w="1258"/>
        <w:gridCol w:w="1078"/>
        <w:gridCol w:w="990"/>
        <w:gridCol w:w="1081"/>
        <w:gridCol w:w="1073"/>
        <w:gridCol w:w="1080"/>
        <w:gridCol w:w="1367"/>
        <w:gridCol w:w="13"/>
      </w:tblGrid>
      <w:tr w:rsidR="007F2605" w:rsidRPr="00DF3A28" w14:paraId="59C94EE5" w14:textId="4C1C62DB" w:rsidTr="00BA73B1">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tcPr>
          <w:p w14:paraId="3BDE5332" w14:textId="77777777"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lastRenderedPageBreak/>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p w14:paraId="5B2A6F57" w14:textId="414394B0" w:rsidR="000643FB" w:rsidRDefault="000643FB" w:rsidP="006E718F">
            <w:pPr>
              <w:pStyle w:val="BodyText2"/>
              <w:spacing w:before="0" w:after="0"/>
              <w:rPr>
                <w:rFonts w:asciiTheme="minorHAnsi" w:hAnsiTheme="minorHAnsi" w:cstheme="minorHAnsi"/>
                <w:sz w:val="18"/>
                <w:szCs w:val="18"/>
              </w:rPr>
            </w:pPr>
            <w:r>
              <w:rPr>
                <w:rFonts w:ascii="Calibri" w:hAnsi="Calibri"/>
                <w:sz w:val="18"/>
                <w:szCs w:val="18"/>
              </w:rPr>
              <w:t>&lt;&lt;if A05 = “</w:t>
            </w:r>
            <w:r>
              <w:rPr>
                <w:rFonts w:asciiTheme="minorHAnsi" w:hAnsiTheme="minorHAnsi"/>
                <w:sz w:val="18"/>
                <w:szCs w:val="18"/>
              </w:rPr>
              <w:t xml:space="preserve">No PV – </w:t>
            </w:r>
            <w:r w:rsidR="00BD3E7D">
              <w:rPr>
                <w:rFonts w:asciiTheme="minorHAnsi" w:hAnsiTheme="minorHAnsi"/>
                <w:sz w:val="18"/>
                <w:szCs w:val="18"/>
              </w:rPr>
              <w:t>SARA less than 80 contiguous sq ft</w:t>
            </w:r>
            <w:r>
              <w:rPr>
                <w:rFonts w:asciiTheme="minorHAnsi" w:hAnsiTheme="minorHAnsi"/>
                <w:sz w:val="18"/>
                <w:szCs w:val="18"/>
              </w:rPr>
              <w:t>”</w:t>
            </w:r>
            <w:r w:rsidR="00130F84">
              <w:rPr>
                <w:rFonts w:asciiTheme="minorHAnsi" w:hAnsiTheme="minorHAnsi"/>
                <w:sz w:val="18"/>
                <w:szCs w:val="18"/>
              </w:rPr>
              <w:t>,</w:t>
            </w:r>
            <w:r w:rsidR="0050296E">
              <w:rPr>
                <w:rFonts w:asciiTheme="minorHAnsi" w:hAnsiTheme="minorHAnsi"/>
                <w:sz w:val="18"/>
                <w:szCs w:val="18"/>
              </w:rPr>
              <w:t xml:space="preserve"> </w:t>
            </w:r>
            <w:r w:rsidR="00BD3E7D">
              <w:rPr>
                <w:rFonts w:asciiTheme="minorHAnsi" w:hAnsiTheme="minorHAnsi"/>
                <w:sz w:val="18"/>
                <w:szCs w:val="18"/>
              </w:rPr>
              <w:t xml:space="preserve">“No PV – required PV less than 1.8 </w:t>
            </w:r>
            <w:proofErr w:type="spellStart"/>
            <w:r w:rsidR="00BD3E7D">
              <w:rPr>
                <w:rFonts w:asciiTheme="minorHAnsi" w:hAnsiTheme="minorHAnsi"/>
                <w:sz w:val="18"/>
                <w:szCs w:val="18"/>
              </w:rPr>
              <w:t>kWdc</w:t>
            </w:r>
            <w:proofErr w:type="spellEnd"/>
            <w:r w:rsidR="00BD3E7D">
              <w:rPr>
                <w:rFonts w:asciiTheme="minorHAnsi" w:hAnsiTheme="minorHAnsi"/>
                <w:sz w:val="18"/>
                <w:szCs w:val="18"/>
              </w:rPr>
              <w:t>”</w:t>
            </w:r>
            <w:ins w:id="11" w:author="Alhabibi, Haider@Energy" w:date="2022-09-16T14:55:00Z">
              <w:r w:rsidR="006E718F">
                <w:rPr>
                  <w:rFonts w:asciiTheme="minorHAnsi" w:hAnsiTheme="minorHAnsi"/>
                  <w:sz w:val="18"/>
                  <w:szCs w:val="18"/>
                </w:rPr>
                <w:t>,</w:t>
              </w:r>
            </w:ins>
            <w:ins w:id="12" w:author="Alhabibi, Haider@Energy" w:date="2022-09-16T14:53:00Z">
              <w:r w:rsidR="00054F15" w:rsidRPr="00054F15">
                <w:rPr>
                  <w:rFonts w:asciiTheme="minorHAnsi" w:hAnsiTheme="minorHAnsi"/>
                  <w:szCs w:val="16"/>
                </w:rPr>
                <w:t xml:space="preserve"> </w:t>
              </w:r>
              <w:r w:rsidR="00054F15" w:rsidRPr="00054F15">
                <w:rPr>
                  <w:rFonts w:asciiTheme="minorHAnsi" w:hAnsiTheme="minorHAnsi"/>
                  <w:sz w:val="18"/>
                  <w:szCs w:val="18"/>
                </w:rPr>
                <w:t>“Community Solar”</w:t>
              </w:r>
            </w:ins>
            <w:r w:rsidR="00130F84">
              <w:rPr>
                <w:rFonts w:asciiTheme="minorHAnsi" w:hAnsiTheme="minorHAnsi"/>
                <w:sz w:val="18"/>
                <w:szCs w:val="18"/>
              </w:rPr>
              <w:t>,</w:t>
            </w:r>
            <w:r w:rsidR="00130F84" w:rsidRPr="00130F84">
              <w:rPr>
                <w:rFonts w:asciiTheme="minorHAnsi" w:hAnsiTheme="minorHAnsi"/>
                <w:sz w:val="18"/>
                <w:szCs w:val="18"/>
              </w:rPr>
              <w:t xml:space="preserve"> “Declared emergency area before 1/1/20”, “No PV – Snow loads”, or “No PV - Section 10-109(k) PV determination”</w:t>
            </w:r>
            <w:del w:id="13" w:author="Alhabibi, Haider@Energy" w:date="2022-09-22T12:28:00Z">
              <w:r w:rsidR="00832518" w:rsidDel="001C75E2">
                <w:rPr>
                  <w:rFonts w:asciiTheme="minorHAnsi" w:hAnsiTheme="minorHAnsi"/>
                  <w:sz w:val="18"/>
                  <w:szCs w:val="18"/>
                </w:rPr>
                <w:delText xml:space="preserve"> or (if A06 </w:delText>
              </w:r>
              <w:r w:rsidR="00832518" w:rsidDel="001C75E2">
                <w:rPr>
                  <w:rFonts w:asciiTheme="minorHAnsi" w:hAnsiTheme="minorHAnsi" w:cstheme="minorHAnsi"/>
                  <w:sz w:val="18"/>
                  <w:szCs w:val="18"/>
                </w:rPr>
                <w:delText>≠</w:delText>
              </w:r>
              <w:r w:rsidR="00832518" w:rsidDel="001C75E2">
                <w:rPr>
                  <w:rFonts w:asciiTheme="minorHAnsi" w:hAnsiTheme="minorHAnsi"/>
                  <w:sz w:val="18"/>
                  <w:szCs w:val="18"/>
                </w:rPr>
                <w:delText>“Opt-out”)</w:delText>
              </w:r>
              <w:r w:rsidR="00832518" w:rsidRPr="00087FA1" w:rsidDel="001C75E2">
                <w:rPr>
                  <w:rFonts w:asciiTheme="minorHAnsi" w:hAnsiTheme="minorHAnsi"/>
                  <w:sz w:val="18"/>
                  <w:szCs w:val="18"/>
                </w:rPr>
                <w:delText>,</w:delText>
              </w:r>
            </w:del>
            <w:r>
              <w:rPr>
                <w:rFonts w:asciiTheme="minorHAnsi" w:hAnsiTheme="minorHAnsi"/>
                <w:sz w:val="18"/>
                <w:szCs w:val="18"/>
              </w:rPr>
              <w:t xml:space="preserve">, then </w:t>
            </w:r>
            <w:r w:rsidRPr="00741143">
              <w:rPr>
                <w:rFonts w:asciiTheme="minorHAnsi" w:hAnsiTheme="minorHAnsi"/>
                <w:sz w:val="18"/>
                <w:szCs w:val="18"/>
              </w:rPr>
              <w:t xml:space="preserve">display </w:t>
            </w:r>
            <w:r w:rsidRPr="00741143">
              <w:rPr>
                <w:rFonts w:asciiTheme="minorHAnsi" w:hAnsiTheme="minorHAnsi" w:cstheme="minorHAnsi"/>
                <w:sz w:val="18"/>
                <w:szCs w:val="18"/>
              </w:rPr>
              <w:t>the "section does not apply" message; else display this entire table&gt;&gt;</w:t>
            </w:r>
          </w:p>
          <w:p w14:paraId="78094997" w14:textId="20E59E2A"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sidRPr="00263454">
              <w:rPr>
                <w:rFonts w:ascii="Calibri" w:hAnsi="Calibri"/>
                <w:sz w:val="18"/>
                <w:szCs w:val="18"/>
              </w:rPr>
              <w:t>&lt;&lt;</w:t>
            </w:r>
            <w:r w:rsidR="00795E21" w:rsidRPr="00795E21">
              <w:rPr>
                <w:rFonts w:ascii="Calibri" w:hAnsi="Calibri"/>
                <w:sz w:val="18"/>
                <w:szCs w:val="18"/>
              </w:rPr>
              <w:t>For each record in table B, require a record in Table C.  If B05 is Yes for an array, allow user to add a record in Table C for that array.</w:t>
            </w:r>
            <w:r w:rsidR="007E54D5">
              <w:rPr>
                <w:rFonts w:ascii="Calibri" w:hAnsi="Calibri"/>
                <w:sz w:val="18"/>
                <w:szCs w:val="18"/>
              </w:rPr>
              <w:t xml:space="preserve"> </w:t>
            </w:r>
          </w:p>
        </w:tc>
      </w:tr>
      <w:tr w:rsidR="007F2605" w:rsidRPr="00DF3A28" w14:paraId="459C26A8" w14:textId="205C91B1"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1AE4800F"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01</w:t>
            </w:r>
          </w:p>
        </w:tc>
        <w:tc>
          <w:tcPr>
            <w:tcW w:w="1078" w:type="dxa"/>
            <w:tcBorders>
              <w:top w:val="single" w:sz="4" w:space="0" w:color="auto"/>
              <w:left w:val="single" w:sz="4" w:space="0" w:color="auto"/>
              <w:bottom w:val="single" w:sz="4" w:space="0" w:color="auto"/>
              <w:right w:val="single" w:sz="4" w:space="0" w:color="auto"/>
            </w:tcBorders>
            <w:vAlign w:val="center"/>
          </w:tcPr>
          <w:p w14:paraId="4B118342"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02</w:t>
            </w:r>
          </w:p>
        </w:tc>
        <w:tc>
          <w:tcPr>
            <w:tcW w:w="899" w:type="dxa"/>
            <w:tcBorders>
              <w:top w:val="single" w:sz="4" w:space="0" w:color="auto"/>
              <w:left w:val="single" w:sz="4" w:space="0" w:color="auto"/>
              <w:bottom w:val="single" w:sz="4" w:space="0" w:color="auto"/>
              <w:right w:val="single" w:sz="4" w:space="0" w:color="auto"/>
            </w:tcBorders>
            <w:vAlign w:val="center"/>
          </w:tcPr>
          <w:p w14:paraId="79E56393"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03</w:t>
            </w:r>
          </w:p>
        </w:tc>
        <w:tc>
          <w:tcPr>
            <w:tcW w:w="1258" w:type="dxa"/>
            <w:tcBorders>
              <w:top w:val="single" w:sz="4" w:space="0" w:color="auto"/>
              <w:left w:val="single" w:sz="4" w:space="0" w:color="auto"/>
              <w:bottom w:val="single" w:sz="4" w:space="0" w:color="auto"/>
              <w:right w:val="single" w:sz="4" w:space="0" w:color="auto"/>
            </w:tcBorders>
            <w:vAlign w:val="center"/>
          </w:tcPr>
          <w:p w14:paraId="13A0EE83" w14:textId="6349A259"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04</w:t>
            </w:r>
          </w:p>
        </w:tc>
        <w:tc>
          <w:tcPr>
            <w:tcW w:w="1078" w:type="dxa"/>
            <w:tcBorders>
              <w:top w:val="single" w:sz="4" w:space="0" w:color="auto"/>
              <w:left w:val="single" w:sz="4" w:space="0" w:color="auto"/>
              <w:bottom w:val="single" w:sz="4" w:space="0" w:color="auto"/>
              <w:right w:val="single" w:sz="4" w:space="0" w:color="auto"/>
            </w:tcBorders>
            <w:vAlign w:val="center"/>
          </w:tcPr>
          <w:p w14:paraId="1FEAC393" w14:textId="1AE61051"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05</w:t>
            </w:r>
          </w:p>
        </w:tc>
        <w:tc>
          <w:tcPr>
            <w:tcW w:w="990" w:type="dxa"/>
            <w:tcBorders>
              <w:top w:val="single" w:sz="4" w:space="0" w:color="auto"/>
              <w:left w:val="single" w:sz="4" w:space="0" w:color="auto"/>
              <w:bottom w:val="single" w:sz="4" w:space="0" w:color="auto"/>
              <w:right w:val="single" w:sz="4" w:space="0" w:color="auto"/>
            </w:tcBorders>
            <w:vAlign w:val="center"/>
          </w:tcPr>
          <w:p w14:paraId="0C5DA9C9" w14:textId="070CC10E"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06</w:t>
            </w:r>
          </w:p>
        </w:tc>
        <w:tc>
          <w:tcPr>
            <w:tcW w:w="1081" w:type="dxa"/>
            <w:tcBorders>
              <w:top w:val="single" w:sz="4" w:space="0" w:color="auto"/>
              <w:left w:val="single" w:sz="4" w:space="0" w:color="auto"/>
              <w:bottom w:val="single" w:sz="4" w:space="0" w:color="auto"/>
              <w:right w:val="single" w:sz="4" w:space="0" w:color="auto"/>
            </w:tcBorders>
          </w:tcPr>
          <w:p w14:paraId="559779B8" w14:textId="64265528"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07</w:t>
            </w:r>
          </w:p>
        </w:tc>
        <w:tc>
          <w:tcPr>
            <w:tcW w:w="1073" w:type="dxa"/>
            <w:tcBorders>
              <w:top w:val="single" w:sz="4" w:space="0" w:color="auto"/>
              <w:left w:val="single" w:sz="4" w:space="0" w:color="auto"/>
              <w:bottom w:val="single" w:sz="4" w:space="0" w:color="auto"/>
              <w:right w:val="single" w:sz="4" w:space="0" w:color="auto"/>
            </w:tcBorders>
            <w:vAlign w:val="center"/>
          </w:tcPr>
          <w:p w14:paraId="00472D29" w14:textId="36595D75"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08</w:t>
            </w:r>
          </w:p>
        </w:tc>
        <w:tc>
          <w:tcPr>
            <w:tcW w:w="1080" w:type="dxa"/>
            <w:tcBorders>
              <w:top w:val="single" w:sz="4" w:space="0" w:color="auto"/>
              <w:left w:val="single" w:sz="4" w:space="0" w:color="auto"/>
              <w:bottom w:val="single" w:sz="4" w:space="0" w:color="auto"/>
              <w:right w:val="single" w:sz="4" w:space="0" w:color="auto"/>
            </w:tcBorders>
          </w:tcPr>
          <w:p w14:paraId="319AE80E" w14:textId="3D45B3F1"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09</w:t>
            </w:r>
          </w:p>
        </w:tc>
        <w:tc>
          <w:tcPr>
            <w:tcW w:w="1367" w:type="dxa"/>
            <w:tcBorders>
              <w:top w:val="single" w:sz="4" w:space="0" w:color="auto"/>
              <w:left w:val="single" w:sz="4" w:space="0" w:color="auto"/>
              <w:bottom w:val="single" w:sz="4" w:space="0" w:color="auto"/>
              <w:right w:val="single" w:sz="4" w:space="0" w:color="auto"/>
            </w:tcBorders>
          </w:tcPr>
          <w:p w14:paraId="1A4DF16B" w14:textId="53182739"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10</w:t>
            </w:r>
          </w:p>
        </w:tc>
      </w:tr>
      <w:tr w:rsidR="007F2605" w:rsidRPr="00DF3A28" w14:paraId="7A05312F" w14:textId="1457B248" w:rsidTr="00795E21">
        <w:trPr>
          <w:gridAfter w:val="1"/>
          <w:wAfter w:w="13" w:type="dxa"/>
          <w:cantSplit/>
          <w:trHeight w:val="674"/>
        </w:trPr>
        <w:tc>
          <w:tcPr>
            <w:tcW w:w="982" w:type="dxa"/>
            <w:tcBorders>
              <w:top w:val="single" w:sz="4" w:space="0" w:color="auto"/>
              <w:left w:val="single" w:sz="4" w:space="0" w:color="auto"/>
              <w:bottom w:val="single" w:sz="4" w:space="0" w:color="auto"/>
              <w:right w:val="single" w:sz="4" w:space="0" w:color="auto"/>
            </w:tcBorders>
            <w:vAlign w:val="bottom"/>
          </w:tcPr>
          <w:p w14:paraId="1283CDAF"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PV Array ID or Name</w:t>
            </w:r>
          </w:p>
        </w:tc>
        <w:tc>
          <w:tcPr>
            <w:tcW w:w="1078" w:type="dxa"/>
            <w:tcBorders>
              <w:top w:val="single" w:sz="4" w:space="0" w:color="auto"/>
              <w:left w:val="single" w:sz="4" w:space="0" w:color="auto"/>
              <w:bottom w:val="single" w:sz="4" w:space="0" w:color="auto"/>
              <w:right w:val="single" w:sz="4" w:space="0" w:color="auto"/>
            </w:tcBorders>
            <w:vAlign w:val="bottom"/>
          </w:tcPr>
          <w:p w14:paraId="65765B7C"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DC System Size (kW)</w:t>
            </w:r>
          </w:p>
        </w:tc>
        <w:tc>
          <w:tcPr>
            <w:tcW w:w="899" w:type="dxa"/>
            <w:tcBorders>
              <w:top w:val="single" w:sz="4" w:space="0" w:color="auto"/>
              <w:left w:val="single" w:sz="4" w:space="0" w:color="auto"/>
              <w:bottom w:val="single" w:sz="4" w:space="0" w:color="auto"/>
              <w:right w:val="single" w:sz="4" w:space="0" w:color="auto"/>
            </w:tcBorders>
            <w:vAlign w:val="bottom"/>
          </w:tcPr>
          <w:p w14:paraId="08A084A2"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Module Type</w:t>
            </w:r>
          </w:p>
        </w:tc>
        <w:tc>
          <w:tcPr>
            <w:tcW w:w="1258" w:type="dxa"/>
            <w:tcBorders>
              <w:top w:val="single" w:sz="4" w:space="0" w:color="auto"/>
              <w:left w:val="single" w:sz="4" w:space="0" w:color="auto"/>
              <w:bottom w:val="single" w:sz="4" w:space="0" w:color="auto"/>
              <w:right w:val="single" w:sz="4" w:space="0" w:color="auto"/>
            </w:tcBorders>
            <w:vAlign w:val="bottom"/>
          </w:tcPr>
          <w:p w14:paraId="38E63544"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Azimuth (deg)</w:t>
            </w:r>
          </w:p>
        </w:tc>
        <w:tc>
          <w:tcPr>
            <w:tcW w:w="1078" w:type="dxa"/>
            <w:tcBorders>
              <w:top w:val="single" w:sz="4" w:space="0" w:color="auto"/>
              <w:left w:val="single" w:sz="4" w:space="0" w:color="auto"/>
              <w:bottom w:val="single" w:sz="4" w:space="0" w:color="auto"/>
              <w:right w:val="single" w:sz="4" w:space="0" w:color="auto"/>
            </w:tcBorders>
            <w:vAlign w:val="bottom"/>
          </w:tcPr>
          <w:p w14:paraId="72963B48" w14:textId="15537F1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Tilt Input (Deg/Pitch)</w:t>
            </w:r>
          </w:p>
        </w:tc>
        <w:tc>
          <w:tcPr>
            <w:tcW w:w="990" w:type="dxa"/>
            <w:tcBorders>
              <w:top w:val="single" w:sz="4" w:space="0" w:color="auto"/>
              <w:left w:val="single" w:sz="4" w:space="0" w:color="auto"/>
              <w:bottom w:val="single" w:sz="4" w:space="0" w:color="auto"/>
              <w:right w:val="single" w:sz="4" w:space="0" w:color="auto"/>
            </w:tcBorders>
            <w:vAlign w:val="bottom"/>
          </w:tcPr>
          <w:p w14:paraId="086D213C" w14:textId="3F3F4CE1"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 xml:space="preserve"> Angle/Tilt</w:t>
            </w:r>
          </w:p>
        </w:tc>
        <w:tc>
          <w:tcPr>
            <w:tcW w:w="1081" w:type="dxa"/>
            <w:tcBorders>
              <w:top w:val="single" w:sz="4" w:space="0" w:color="auto"/>
              <w:left w:val="single" w:sz="4" w:space="0" w:color="auto"/>
              <w:bottom w:val="single" w:sz="4" w:space="0" w:color="auto"/>
              <w:right w:val="single" w:sz="4" w:space="0" w:color="auto"/>
            </w:tcBorders>
            <w:vAlign w:val="bottom"/>
          </w:tcPr>
          <w:p w14:paraId="4B51A384" w14:textId="2C7BC4E8"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Annual Solar Access (%)</w:t>
            </w:r>
          </w:p>
        </w:tc>
        <w:tc>
          <w:tcPr>
            <w:tcW w:w="1073" w:type="dxa"/>
            <w:tcBorders>
              <w:top w:val="single" w:sz="4" w:space="0" w:color="auto"/>
              <w:left w:val="single" w:sz="4" w:space="0" w:color="auto"/>
              <w:bottom w:val="single" w:sz="4" w:space="0" w:color="auto"/>
              <w:right w:val="single" w:sz="4" w:space="0" w:color="auto"/>
            </w:tcBorders>
            <w:vAlign w:val="bottom"/>
          </w:tcPr>
          <w:p w14:paraId="5DA0B9CF" w14:textId="2F2576F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Inverter Efficiency (%)</w:t>
            </w:r>
          </w:p>
        </w:tc>
        <w:tc>
          <w:tcPr>
            <w:tcW w:w="1080" w:type="dxa"/>
            <w:tcBorders>
              <w:top w:val="single" w:sz="4" w:space="0" w:color="auto"/>
              <w:left w:val="single" w:sz="4" w:space="0" w:color="auto"/>
              <w:bottom w:val="single" w:sz="4" w:space="0" w:color="auto"/>
              <w:right w:val="single" w:sz="4" w:space="0" w:color="auto"/>
            </w:tcBorders>
            <w:vAlign w:val="bottom"/>
          </w:tcPr>
          <w:p w14:paraId="0B5EC88E" w14:textId="1FBED8FC"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Pr>
                <w:rFonts w:asciiTheme="minorHAnsi" w:hAnsiTheme="minorHAnsi"/>
                <w:sz w:val="16"/>
                <w:szCs w:val="16"/>
              </w:rPr>
              <w:t>Array Type</w:t>
            </w:r>
          </w:p>
        </w:tc>
        <w:tc>
          <w:tcPr>
            <w:tcW w:w="1367" w:type="dxa"/>
            <w:tcBorders>
              <w:left w:val="single" w:sz="4" w:space="0" w:color="auto"/>
              <w:right w:val="single" w:sz="4" w:space="0" w:color="auto"/>
            </w:tcBorders>
            <w:vAlign w:val="bottom"/>
          </w:tcPr>
          <w:p w14:paraId="035F3E90" w14:textId="0D5558E0" w:rsidR="007F2605" w:rsidRPr="007F2605"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7F2605">
              <w:rPr>
                <w:rFonts w:asciiTheme="minorHAnsi" w:hAnsiTheme="minorHAnsi"/>
                <w:sz w:val="16"/>
                <w:szCs w:val="16"/>
              </w:rPr>
              <w:t>Module Level Power Electronics</w:t>
            </w:r>
          </w:p>
        </w:tc>
      </w:tr>
      <w:tr w:rsidR="007F2605" w:rsidRPr="00DF3A28" w14:paraId="2F44D595" w14:textId="71BD6FE2"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tcPr>
          <w:p w14:paraId="343CC2FF" w14:textId="5C855120"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&lt;&lt;auto filled text: referenced from CF1R</w:t>
            </w:r>
            <w:r w:rsidR="007E54D5">
              <w:rPr>
                <w:rFonts w:asciiTheme="minorHAnsi" w:hAnsiTheme="minorHAnsi"/>
                <w:sz w:val="16"/>
                <w:szCs w:val="16"/>
              </w:rPr>
              <w:t>; else user input</w:t>
            </w:r>
            <w:r w:rsidRPr="000643FB">
              <w:rPr>
                <w:rFonts w:asciiTheme="minorHAnsi" w:hAnsiTheme="minorHAnsi"/>
                <w:sz w:val="16"/>
                <w:szCs w:val="16"/>
              </w:rPr>
              <w:t>&gt;&gt;</w:t>
            </w:r>
          </w:p>
        </w:tc>
        <w:tc>
          <w:tcPr>
            <w:tcW w:w="1078" w:type="dxa"/>
            <w:tcBorders>
              <w:top w:val="single" w:sz="4" w:space="0" w:color="auto"/>
              <w:left w:val="single" w:sz="4" w:space="0" w:color="auto"/>
              <w:bottom w:val="single" w:sz="4" w:space="0" w:color="auto"/>
              <w:right w:val="single" w:sz="4" w:space="0" w:color="auto"/>
            </w:tcBorders>
          </w:tcPr>
          <w:p w14:paraId="66210757" w14:textId="5A2AD9C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B03 but allow user to </w:t>
            </w:r>
            <w:proofErr w:type="gramStart"/>
            <w:r w:rsidRPr="000643FB">
              <w:rPr>
                <w:rFonts w:asciiTheme="minorHAnsi" w:hAnsiTheme="minorHAnsi"/>
                <w:sz w:val="16"/>
                <w:szCs w:val="16"/>
              </w:rPr>
              <w:t>override;</w:t>
            </w:r>
            <w:proofErr w:type="gramEnd"/>
            <w:r w:rsidRPr="000643FB">
              <w:rPr>
                <w:rFonts w:asciiTheme="minorHAnsi" w:hAnsiTheme="minorHAnsi"/>
                <w:sz w:val="16"/>
                <w:szCs w:val="16"/>
              </w:rPr>
              <w:t xml:space="preserve"> </w:t>
            </w:r>
          </w:p>
          <w:p w14:paraId="1A119245" w14:textId="1FE560B1"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899" w:type="dxa"/>
            <w:tcBorders>
              <w:top w:val="single" w:sz="4" w:space="0" w:color="auto"/>
              <w:left w:val="single" w:sz="4" w:space="0" w:color="auto"/>
              <w:bottom w:val="single" w:sz="4" w:space="0" w:color="auto"/>
              <w:right w:val="single" w:sz="4" w:space="0" w:color="auto"/>
            </w:tcBorders>
          </w:tcPr>
          <w:p w14:paraId="3325A724" w14:textId="5D4F3F1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B04;</w:t>
            </w:r>
            <w:proofErr w:type="gramEnd"/>
          </w:p>
          <w:p w14:paraId="6736BF03" w14:textId="17BAEA8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Else user pick from list:</w:t>
            </w:r>
          </w:p>
          <w:p w14:paraId="1400A4CE" w14:textId="3536F9C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Standard,</w:t>
            </w:r>
          </w:p>
          <w:p w14:paraId="2F252E8B" w14:textId="6337A79E"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Premium &gt;&gt;</w:t>
            </w:r>
          </w:p>
        </w:tc>
        <w:tc>
          <w:tcPr>
            <w:tcW w:w="1258" w:type="dxa"/>
            <w:tcBorders>
              <w:top w:val="single" w:sz="4" w:space="0" w:color="auto"/>
              <w:left w:val="single" w:sz="4" w:space="0" w:color="auto"/>
              <w:bottom w:val="single" w:sz="4" w:space="0" w:color="auto"/>
              <w:right w:val="single" w:sz="4" w:space="0" w:color="auto"/>
            </w:tcBorders>
          </w:tcPr>
          <w:p w14:paraId="441B96CB" w14:textId="4C07DD1A"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B06; elseif B05 = Yes, then if CF1R-PRF Da07_AzimuthRange = 150 to 270, user input between 150 and </w:t>
            </w:r>
            <w:proofErr w:type="gramStart"/>
            <w:r w:rsidRPr="000643FB">
              <w:rPr>
                <w:rFonts w:asciiTheme="minorHAnsi" w:hAnsiTheme="minorHAnsi"/>
                <w:sz w:val="16"/>
                <w:szCs w:val="16"/>
              </w:rPr>
              <w:t>270;</w:t>
            </w:r>
            <w:proofErr w:type="gramEnd"/>
          </w:p>
          <w:p w14:paraId="15E8AD5C" w14:textId="13D1886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Elseif CF1R-PRF Da07_AzimuthRange = 105 to 300, then user input between 105 and </w:t>
            </w:r>
            <w:proofErr w:type="gramStart"/>
            <w:r w:rsidRPr="000643FB">
              <w:rPr>
                <w:rFonts w:asciiTheme="minorHAnsi" w:hAnsiTheme="minorHAnsi"/>
                <w:sz w:val="16"/>
                <w:szCs w:val="16"/>
              </w:rPr>
              <w:t>300;</w:t>
            </w:r>
            <w:proofErr w:type="gramEnd"/>
          </w:p>
          <w:p w14:paraId="7011261F" w14:textId="1D631F22"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 (value must be &gt; 0 and ≤ 359&gt;&gt;</w:t>
            </w:r>
          </w:p>
        </w:tc>
        <w:tc>
          <w:tcPr>
            <w:tcW w:w="1078" w:type="dxa"/>
            <w:tcBorders>
              <w:top w:val="single" w:sz="4" w:space="0" w:color="auto"/>
              <w:left w:val="single" w:sz="4" w:space="0" w:color="auto"/>
              <w:bottom w:val="single" w:sz="4" w:space="0" w:color="auto"/>
              <w:right w:val="single" w:sz="4" w:space="0" w:color="auto"/>
            </w:tcBorders>
          </w:tcPr>
          <w:p w14:paraId="5F7E6D73" w14:textId="1516360D"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B07;</w:t>
            </w:r>
            <w:proofErr w:type="gramEnd"/>
          </w:p>
          <w:p w14:paraId="40882179" w14:textId="1F026C9B"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 user pick from list: </w:t>
            </w:r>
          </w:p>
          <w:p w14:paraId="0194BDA4" w14:textId="77777777"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38" w:hanging="176"/>
              <w:rPr>
                <w:rFonts w:ascii="Calibri" w:hAnsi="Calibri"/>
                <w:sz w:val="16"/>
                <w:szCs w:val="16"/>
              </w:rPr>
            </w:pPr>
            <w:r w:rsidRPr="000643FB">
              <w:rPr>
                <w:rFonts w:asciiTheme="minorHAnsi" w:hAnsiTheme="minorHAnsi"/>
                <w:sz w:val="16"/>
                <w:szCs w:val="16"/>
              </w:rPr>
              <w:t>Deg</w:t>
            </w:r>
          </w:p>
          <w:p w14:paraId="17800DB9" w14:textId="421A6942"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42" w:hanging="180"/>
              <w:rPr>
                <w:rFonts w:ascii="Calibri" w:hAnsi="Calibri"/>
                <w:sz w:val="16"/>
                <w:szCs w:val="16"/>
              </w:rPr>
            </w:pPr>
            <w:r w:rsidRPr="000643FB">
              <w:rPr>
                <w:rFonts w:asciiTheme="minorHAnsi" w:hAnsiTheme="minorHAnsi"/>
                <w:sz w:val="16"/>
                <w:szCs w:val="16"/>
              </w:rPr>
              <w:t>Pitch&gt;&gt;</w:t>
            </w:r>
          </w:p>
        </w:tc>
        <w:tc>
          <w:tcPr>
            <w:tcW w:w="990" w:type="dxa"/>
            <w:tcBorders>
              <w:top w:val="single" w:sz="4" w:space="0" w:color="auto"/>
              <w:left w:val="single" w:sz="4" w:space="0" w:color="auto"/>
              <w:bottom w:val="single" w:sz="4" w:space="0" w:color="auto"/>
              <w:right w:val="single" w:sz="4" w:space="0" w:color="auto"/>
            </w:tcBorders>
          </w:tcPr>
          <w:p w14:paraId="6FFCC524" w14:textId="10244A3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B08; Else user input (value must be &gt; 0 and &lt; 10)&gt;&gt;</w:t>
            </w:r>
          </w:p>
        </w:tc>
        <w:tc>
          <w:tcPr>
            <w:tcW w:w="1081" w:type="dxa"/>
            <w:tcBorders>
              <w:top w:val="single" w:sz="4" w:space="0" w:color="auto"/>
              <w:left w:val="single" w:sz="4" w:space="0" w:color="auto"/>
              <w:bottom w:val="single" w:sz="4" w:space="0" w:color="auto"/>
              <w:right w:val="single" w:sz="4" w:space="0" w:color="auto"/>
            </w:tcBorders>
          </w:tcPr>
          <w:p w14:paraId="561ED59A" w14:textId="6403402F" w:rsidR="007F2605" w:rsidRPr="000643FB" w:rsidRDefault="007F2605" w:rsidP="007E54D5">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0643FB">
              <w:rPr>
                <w:rFonts w:asciiTheme="minorHAnsi" w:hAnsiTheme="minorHAnsi"/>
                <w:sz w:val="16"/>
                <w:szCs w:val="16"/>
              </w:rPr>
              <w:t>&lt;&lt;reference value from B09 as default, but allow user to override</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1073" w:type="dxa"/>
            <w:tcBorders>
              <w:top w:val="single" w:sz="4" w:space="0" w:color="auto"/>
              <w:left w:val="single" w:sz="4" w:space="0" w:color="auto"/>
              <w:bottom w:val="single" w:sz="4" w:space="0" w:color="auto"/>
              <w:right w:val="single" w:sz="4" w:space="0" w:color="auto"/>
            </w:tcBorders>
          </w:tcPr>
          <w:p w14:paraId="4F23E63F" w14:textId="1889ADF8" w:rsidR="007F2605" w:rsidRPr="000643FB" w:rsidRDefault="007F2605">
            <w:pPr>
              <w:keepNext/>
              <w:tabs>
                <w:tab w:val="left" w:pos="2160"/>
                <w:tab w:val="left" w:pos="2700"/>
                <w:tab w:val="left" w:pos="3420"/>
                <w:tab w:val="left" w:pos="3780"/>
                <w:tab w:val="left" w:pos="5760"/>
                <w:tab w:val="left" w:pos="7212"/>
              </w:tabs>
              <w:contextualSpacing/>
              <w:rPr>
                <w:rFonts w:ascii="Calibri" w:hAnsi="Calibri"/>
                <w:sz w:val="16"/>
                <w:szCs w:val="16"/>
              </w:rPr>
            </w:pPr>
            <w:r w:rsidRPr="000643FB">
              <w:rPr>
                <w:rFonts w:asciiTheme="minorHAnsi" w:hAnsiTheme="minorHAnsi"/>
                <w:sz w:val="16"/>
                <w:szCs w:val="16"/>
              </w:rPr>
              <w:t xml:space="preserve">&lt;&lt;reference value from B10 as default, but allow user to override </w:t>
            </w:r>
            <w:r w:rsidR="00DE66E5">
              <w:rPr>
                <w:rFonts w:asciiTheme="minorHAnsi" w:hAnsiTheme="minorHAnsi"/>
                <w:sz w:val="16"/>
                <w:szCs w:val="16"/>
              </w:rPr>
              <w:t>with a higher number</w:t>
            </w:r>
            <w:r w:rsidRPr="000643FB">
              <w:rPr>
                <w:rFonts w:asciiTheme="minorHAnsi" w:hAnsiTheme="minorHAnsi"/>
                <w:sz w:val="16"/>
                <w:szCs w:val="16"/>
              </w:rPr>
              <w:t>&gt;&gt;</w:t>
            </w:r>
          </w:p>
        </w:tc>
        <w:tc>
          <w:tcPr>
            <w:tcW w:w="1080" w:type="dxa"/>
            <w:tcBorders>
              <w:top w:val="single" w:sz="4" w:space="0" w:color="auto"/>
              <w:left w:val="single" w:sz="4" w:space="0" w:color="auto"/>
              <w:bottom w:val="single" w:sz="4" w:space="0" w:color="auto"/>
              <w:right w:val="single" w:sz="4" w:space="0" w:color="auto"/>
            </w:tcBorders>
          </w:tcPr>
          <w:p w14:paraId="52CCA7B0" w14:textId="4AD68D09"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B12&gt;&gt;</w:t>
            </w:r>
          </w:p>
        </w:tc>
        <w:tc>
          <w:tcPr>
            <w:tcW w:w="1367" w:type="dxa"/>
            <w:tcBorders>
              <w:top w:val="single" w:sz="4" w:space="0" w:color="auto"/>
              <w:left w:val="single" w:sz="4" w:space="0" w:color="auto"/>
              <w:bottom w:val="single" w:sz="4" w:space="0" w:color="auto"/>
              <w:right w:val="single" w:sz="4" w:space="0" w:color="auto"/>
            </w:tcBorders>
          </w:tcPr>
          <w:p w14:paraId="0B7A26BE" w14:textId="7D8E067D"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w:t>
            </w:r>
            <w:r w:rsidR="00C23F85" w:rsidRPr="04577547">
              <w:rPr>
                <w:rFonts w:asciiTheme="minorHAnsi" w:hAnsiTheme="minorHAnsi"/>
                <w:sz w:val="16"/>
                <w:szCs w:val="16"/>
              </w:rPr>
              <w:t>3</w:t>
            </w:r>
            <w:r w:rsidRPr="04577547">
              <w:rPr>
                <w:rFonts w:asciiTheme="minorHAnsi" w:hAnsiTheme="minorHAnsi"/>
                <w:sz w:val="16"/>
                <w:szCs w:val="16"/>
              </w:rPr>
              <w:t xml:space="preserve"> as default,</w:t>
            </w:r>
            <w:r w:rsidR="1FC8C20C" w:rsidRPr="04577547">
              <w:rPr>
                <w:rFonts w:asciiTheme="minorHAnsi" w:hAnsiTheme="minorHAnsi"/>
                <w:sz w:val="16"/>
                <w:szCs w:val="16"/>
              </w:rPr>
              <w:t xml:space="preserve"> if B13 = “none”, then</w:t>
            </w:r>
            <w:r w:rsidRPr="04577547">
              <w:rPr>
                <w:rFonts w:asciiTheme="minorHAnsi" w:hAnsiTheme="minorHAnsi"/>
                <w:sz w:val="16"/>
                <w:szCs w:val="16"/>
              </w:rPr>
              <w:t xml:space="preserve"> allow user to </w:t>
            </w:r>
            <w:r w:rsidR="00B7147C" w:rsidRPr="04577547">
              <w:rPr>
                <w:rFonts w:asciiTheme="minorHAnsi" w:hAnsiTheme="minorHAnsi"/>
                <w:sz w:val="16"/>
                <w:szCs w:val="16"/>
              </w:rPr>
              <w:t xml:space="preserve">override and </w:t>
            </w:r>
            <w:r w:rsidRPr="04577547">
              <w:rPr>
                <w:rFonts w:asciiTheme="minorHAnsi" w:hAnsiTheme="minorHAnsi"/>
                <w:sz w:val="16"/>
                <w:szCs w:val="16"/>
              </w:rPr>
              <w:t>pick from list: *</w:t>
            </w:r>
            <w:r w:rsidR="47D60867" w:rsidRPr="04577547">
              <w:rPr>
                <w:rFonts w:asciiTheme="minorHAnsi" w:hAnsiTheme="minorHAnsi"/>
                <w:sz w:val="16"/>
                <w:szCs w:val="16"/>
              </w:rPr>
              <w:t>M</w:t>
            </w:r>
            <w:r w:rsidRPr="04577547">
              <w:rPr>
                <w:rFonts w:asciiTheme="minorHAnsi" w:hAnsiTheme="minorHAnsi"/>
                <w:sz w:val="16"/>
                <w:szCs w:val="16"/>
              </w:rPr>
              <w:t>icroinverters or *DC power Optimizers&gt;&gt;</w:t>
            </w:r>
          </w:p>
        </w:tc>
      </w:tr>
      <w:tr w:rsidR="007F2605" w:rsidRPr="00DF3A28" w14:paraId="01EDCBB0" w14:textId="5CE3C950"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7EC26EAC" w14:textId="1A4F518E"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041CA98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99" w:type="dxa"/>
            <w:tcBorders>
              <w:top w:val="single" w:sz="4" w:space="0" w:color="auto"/>
              <w:left w:val="single" w:sz="4" w:space="0" w:color="auto"/>
              <w:bottom w:val="single" w:sz="4" w:space="0" w:color="auto"/>
              <w:right w:val="single" w:sz="4" w:space="0" w:color="auto"/>
            </w:tcBorders>
            <w:vAlign w:val="center"/>
          </w:tcPr>
          <w:p w14:paraId="5A9F9ECA"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58" w:type="dxa"/>
            <w:tcBorders>
              <w:top w:val="single" w:sz="4" w:space="0" w:color="auto"/>
              <w:left w:val="single" w:sz="4" w:space="0" w:color="auto"/>
              <w:bottom w:val="single" w:sz="4" w:space="0" w:color="auto"/>
              <w:right w:val="single" w:sz="4" w:space="0" w:color="auto"/>
            </w:tcBorders>
            <w:vAlign w:val="center"/>
          </w:tcPr>
          <w:p w14:paraId="389B9EEC"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452CA105"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5685D34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1" w:type="dxa"/>
            <w:tcBorders>
              <w:top w:val="single" w:sz="4" w:space="0" w:color="auto"/>
              <w:left w:val="single" w:sz="4" w:space="0" w:color="auto"/>
              <w:bottom w:val="single" w:sz="4" w:space="0" w:color="auto"/>
              <w:right w:val="single" w:sz="4" w:space="0" w:color="auto"/>
            </w:tcBorders>
          </w:tcPr>
          <w:p w14:paraId="1C18217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3" w:type="dxa"/>
            <w:tcBorders>
              <w:top w:val="single" w:sz="4" w:space="0" w:color="auto"/>
              <w:left w:val="single" w:sz="4" w:space="0" w:color="auto"/>
              <w:bottom w:val="single" w:sz="4" w:space="0" w:color="auto"/>
              <w:right w:val="single" w:sz="4" w:space="0" w:color="auto"/>
            </w:tcBorders>
            <w:vAlign w:val="center"/>
          </w:tcPr>
          <w:p w14:paraId="670690CC" w14:textId="77F5645C"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486B0BE0"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67" w:type="dxa"/>
            <w:tcBorders>
              <w:top w:val="single" w:sz="4" w:space="0" w:color="auto"/>
              <w:left w:val="single" w:sz="4" w:space="0" w:color="auto"/>
              <w:bottom w:val="single" w:sz="4" w:space="0" w:color="auto"/>
              <w:right w:val="single" w:sz="4" w:space="0" w:color="auto"/>
            </w:tcBorders>
          </w:tcPr>
          <w:p w14:paraId="29AEF2C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F2605" w:rsidRPr="00DF3A28" w14:paraId="1679E10E" w14:textId="43B48CF5" w:rsidTr="00BA73B1">
        <w:trPr>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698A101E" w14:textId="6FE6E85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11</w:t>
            </w:r>
          </w:p>
        </w:tc>
        <w:tc>
          <w:tcPr>
            <w:tcW w:w="1078" w:type="dxa"/>
            <w:tcBorders>
              <w:top w:val="single" w:sz="4" w:space="0" w:color="auto"/>
              <w:left w:val="single" w:sz="4" w:space="0" w:color="auto"/>
              <w:bottom w:val="single" w:sz="4" w:space="0" w:color="auto"/>
              <w:right w:val="single" w:sz="4" w:space="0" w:color="auto"/>
            </w:tcBorders>
            <w:vAlign w:val="center"/>
          </w:tcPr>
          <w:p w14:paraId="70994356" w14:textId="44E6C62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Total DC System Size (kW)</w:t>
            </w:r>
          </w:p>
        </w:tc>
        <w:tc>
          <w:tcPr>
            <w:tcW w:w="8839" w:type="dxa"/>
            <w:gridSpan w:val="9"/>
            <w:tcBorders>
              <w:top w:val="single" w:sz="4" w:space="0" w:color="auto"/>
              <w:left w:val="single" w:sz="4" w:space="0" w:color="auto"/>
              <w:bottom w:val="single" w:sz="4" w:space="0" w:color="auto"/>
              <w:right w:val="single" w:sz="4" w:space="0" w:color="auto"/>
            </w:tcBorders>
          </w:tcPr>
          <w:p w14:paraId="00905ED6" w14:textId="7C1341EA" w:rsidR="007F2605" w:rsidRPr="008D7FAE"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8D7FAE">
              <w:rPr>
                <w:rFonts w:ascii="Calibri" w:hAnsi="Calibri"/>
                <w:sz w:val="16"/>
                <w:szCs w:val="16"/>
              </w:rPr>
              <w:t>&lt;&lt;Sum of C02&gt;&gt;</w:t>
            </w:r>
          </w:p>
        </w:tc>
      </w:tr>
      <w:tr w:rsidR="00795E21" w:rsidRPr="00DF3A28" w14:paraId="6F17B0AA" w14:textId="77777777" w:rsidTr="001E5EDB">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vAlign w:val="center"/>
          </w:tcPr>
          <w:p w14:paraId="428B2503" w14:textId="59EB77B2" w:rsidR="00795E21" w:rsidRPr="008D7FAE" w:rsidRDefault="00795E21" w:rsidP="007F2605">
            <w:pPr>
              <w:keepNext/>
              <w:tabs>
                <w:tab w:val="left" w:pos="2160"/>
                <w:tab w:val="left" w:pos="2700"/>
                <w:tab w:val="left" w:pos="3420"/>
                <w:tab w:val="left" w:pos="3780"/>
                <w:tab w:val="left" w:pos="5760"/>
                <w:tab w:val="left" w:pos="7212"/>
              </w:tabs>
              <w:rPr>
                <w:rFonts w:ascii="Calibri" w:hAnsi="Calibri"/>
                <w:sz w:val="16"/>
                <w:szCs w:val="16"/>
              </w:rPr>
            </w:pPr>
            <w:r w:rsidRPr="00AD1BCF">
              <w:rPr>
                <w:rFonts w:asciiTheme="minorHAnsi" w:hAnsiTheme="minorHAnsi"/>
                <w:b/>
              </w:rPr>
              <w:t xml:space="preserve">If the installer certifies that the installed </w:t>
            </w:r>
            <w:r>
              <w:rPr>
                <w:rFonts w:asciiTheme="minorHAnsi" w:hAnsiTheme="minorHAnsi"/>
                <w:b/>
              </w:rPr>
              <w:t>PV system</w:t>
            </w:r>
            <w:r w:rsidRPr="00AD1BCF">
              <w:rPr>
                <w:rFonts w:asciiTheme="minorHAnsi" w:hAnsiTheme="minorHAnsi"/>
                <w:b/>
              </w:rPr>
              <w:t xml:space="preserve"> matches</w:t>
            </w:r>
            <w:r>
              <w:rPr>
                <w:rFonts w:asciiTheme="minorHAnsi" w:hAnsiTheme="minorHAnsi"/>
                <w:b/>
              </w:rPr>
              <w:t xml:space="preserve"> or exceeds</w:t>
            </w:r>
            <w:r w:rsidRPr="00AD1BCF">
              <w:rPr>
                <w:rFonts w:asciiTheme="minorHAnsi" w:hAnsiTheme="minorHAnsi"/>
                <w:b/>
              </w:rPr>
              <w:t xml:space="preserve"> the design </w:t>
            </w:r>
            <w:r>
              <w:rPr>
                <w:rFonts w:asciiTheme="minorHAnsi" w:hAnsiTheme="minorHAnsi"/>
                <w:b/>
              </w:rPr>
              <w:t>PV system</w:t>
            </w:r>
            <w:r w:rsidRPr="00AD1BCF">
              <w:rPr>
                <w:rFonts w:asciiTheme="minorHAnsi" w:hAnsiTheme="minorHAnsi"/>
                <w:b/>
              </w:rPr>
              <w:t xml:space="preserve">, the building complies with the </w:t>
            </w:r>
            <w:r>
              <w:rPr>
                <w:rFonts w:asciiTheme="minorHAnsi" w:hAnsiTheme="minorHAnsi"/>
                <w:b/>
              </w:rPr>
              <w:t>PV system</w:t>
            </w:r>
            <w:r w:rsidRPr="00AD1BCF">
              <w:rPr>
                <w:rFonts w:asciiTheme="minorHAnsi" w:hAnsiTheme="minorHAnsi"/>
                <w:b/>
              </w:rPr>
              <w:t xml:space="preserve"> requirement, otherwise it does not comply.</w:t>
            </w:r>
            <w:r w:rsidRPr="00AD1BCF">
              <w:rPr>
                <w:rFonts w:asciiTheme="minorHAnsi" w:hAnsiTheme="minorHAnsi"/>
                <w:b/>
                <w:sz w:val="28"/>
                <w:szCs w:val="24"/>
              </w:rPr>
              <w:t xml:space="preserve">  </w:t>
            </w:r>
          </w:p>
        </w:tc>
      </w:tr>
    </w:tbl>
    <w:p w14:paraId="4196EB34" w14:textId="77777777" w:rsidR="00012A93" w:rsidRPr="00AE54EA" w:rsidRDefault="00012A93" w:rsidP="00012A93">
      <w:pPr>
        <w:rPr>
          <w:rFonts w:asciiTheme="minorHAnsi" w:hAnsiTheme="minorHAnsi"/>
          <w:sz w:val="18"/>
          <w:szCs w:val="18"/>
        </w:rPr>
      </w:pPr>
    </w:p>
    <w:p w14:paraId="4196EB5E" w14:textId="180CD7D2" w:rsidR="00012A93"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A5A67" w:rsidRPr="00A3784E" w14:paraId="471CD623" w14:textId="77777777" w:rsidTr="00731EC8">
        <w:trPr>
          <w:trHeight w:val="144"/>
        </w:trPr>
        <w:tc>
          <w:tcPr>
            <w:tcW w:w="10790" w:type="dxa"/>
            <w:gridSpan w:val="2"/>
            <w:tcMar>
              <w:top w:w="0" w:type="dxa"/>
              <w:left w:w="115" w:type="dxa"/>
              <w:bottom w:w="0" w:type="dxa"/>
              <w:right w:w="115" w:type="dxa"/>
            </w:tcMar>
            <w:vAlign w:val="center"/>
          </w:tcPr>
          <w:p w14:paraId="4D1AA8B9" w14:textId="46C5ED09" w:rsidR="002A5A67" w:rsidRDefault="00CF3BFD" w:rsidP="00E0089F">
            <w:pPr>
              <w:pStyle w:val="Heading2"/>
              <w:spacing w:before="0" w:after="0"/>
              <w:rPr>
                <w:rFonts w:asciiTheme="minorHAnsi" w:hAnsiTheme="minorHAnsi"/>
              </w:rPr>
            </w:pPr>
            <w:r>
              <w:rPr>
                <w:rFonts w:asciiTheme="minorHAnsi" w:hAnsiTheme="minorHAnsi"/>
              </w:rPr>
              <w:t>D</w:t>
            </w:r>
            <w:r w:rsidR="002A5A67" w:rsidRPr="00A3784E">
              <w:rPr>
                <w:rFonts w:asciiTheme="minorHAnsi" w:hAnsiTheme="minorHAnsi"/>
              </w:rPr>
              <w:t xml:space="preserve">. </w:t>
            </w:r>
            <w:r w:rsidR="002A5A67">
              <w:rPr>
                <w:rFonts w:asciiTheme="minorHAnsi" w:hAnsiTheme="minorHAnsi"/>
              </w:rPr>
              <w:t>Solar Access Verification</w:t>
            </w:r>
          </w:p>
          <w:p w14:paraId="6AA13FE3" w14:textId="5DCBF55D" w:rsidR="00C47ED7" w:rsidRPr="00087FA1" w:rsidRDefault="00C47ED7">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r w:rsidR="00684B48">
              <w:rPr>
                <w:rFonts w:asciiTheme="minorHAnsi" w:hAnsiTheme="minorHAnsi"/>
                <w:sz w:val="18"/>
                <w:szCs w:val="18"/>
              </w:rPr>
              <w:t>SARA less than 80 contiguous sq ft</w:t>
            </w:r>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r w:rsidR="00684B48">
              <w:rPr>
                <w:rFonts w:asciiTheme="minorHAnsi" w:hAnsiTheme="minorHAnsi"/>
                <w:sz w:val="18"/>
                <w:szCs w:val="18"/>
              </w:rPr>
              <w:t xml:space="preserve">“No PV – required PV less than 1.8 </w:t>
            </w:r>
            <w:proofErr w:type="spellStart"/>
            <w:r w:rsidR="00684B48">
              <w:rPr>
                <w:rFonts w:asciiTheme="minorHAnsi" w:hAnsiTheme="minorHAnsi"/>
                <w:sz w:val="18"/>
                <w:szCs w:val="18"/>
              </w:rPr>
              <w:t>kWdc</w:t>
            </w:r>
            <w:proofErr w:type="spellEnd"/>
            <w:r w:rsidR="00684B48">
              <w:rPr>
                <w:rFonts w:asciiTheme="minorHAnsi" w:hAnsiTheme="minorHAnsi"/>
                <w:sz w:val="18"/>
                <w:szCs w:val="18"/>
              </w:rPr>
              <w:t>”</w:t>
            </w:r>
            <w:r w:rsidR="00611920">
              <w:rPr>
                <w:rFonts w:asciiTheme="minorHAnsi" w:hAnsiTheme="minorHAnsi"/>
                <w:sz w:val="18"/>
                <w:szCs w:val="18"/>
              </w:rPr>
              <w:t>,</w:t>
            </w:r>
            <w:ins w:id="14" w:author="Alhabibi, Haider@Energy" w:date="2022-09-16T14:55:00Z">
              <w:r w:rsidR="006E718F" w:rsidRPr="006E718F">
                <w:rPr>
                  <w:rFonts w:asciiTheme="minorHAnsi" w:hAnsiTheme="minorHAnsi"/>
                  <w:sz w:val="18"/>
                  <w:szCs w:val="18"/>
                </w:rPr>
                <w:t>“Community Solar”</w:t>
              </w:r>
            </w:ins>
            <w:r w:rsidR="00684B48">
              <w:rPr>
                <w:rFonts w:asciiTheme="minorHAnsi" w:hAnsiTheme="minorHAnsi"/>
                <w:sz w:val="18"/>
                <w:szCs w:val="18"/>
              </w:rPr>
              <w:t xml:space="preserve"> </w:t>
            </w:r>
            <w:r w:rsidR="004D2851">
              <w:rPr>
                <w:rFonts w:asciiTheme="minorHAnsi" w:hAnsiTheme="minorHAnsi"/>
                <w:sz w:val="18"/>
                <w:szCs w:val="18"/>
              </w:rPr>
              <w:t xml:space="preserve">, </w:t>
            </w:r>
            <w:r w:rsidR="005A1CD6" w:rsidRPr="005A1CD6">
              <w:rPr>
                <w:rFonts w:asciiTheme="minorHAnsi" w:hAnsiTheme="minorHAnsi"/>
                <w:sz w:val="18"/>
                <w:szCs w:val="18"/>
              </w:rPr>
              <w:t>“Declared emergency area before 1/1/20”, “No PV – Snow loads”, or “No PV - Section 10-109(k) PV determination”</w:t>
            </w:r>
            <w:del w:id="15" w:author="Alhabibi, Haider@Energy" w:date="2022-09-22T12:25:00Z">
              <w:r w:rsidR="00EA0962" w:rsidDel="00147F30">
                <w:rPr>
                  <w:rFonts w:asciiTheme="minorHAnsi" w:hAnsiTheme="minorHAnsi"/>
                  <w:sz w:val="18"/>
                  <w:szCs w:val="18"/>
                </w:rPr>
                <w:delText xml:space="preserve">, or </w:delText>
              </w:r>
              <w:r w:rsidR="001D64A8" w:rsidDel="00147F30">
                <w:rPr>
                  <w:rFonts w:asciiTheme="minorHAnsi" w:hAnsiTheme="minorHAnsi"/>
                  <w:sz w:val="18"/>
                  <w:szCs w:val="18"/>
                </w:rPr>
                <w:delText>(</w:delText>
              </w:r>
              <w:r w:rsidR="00EA0962" w:rsidDel="00147F30">
                <w:rPr>
                  <w:rFonts w:asciiTheme="minorHAnsi" w:hAnsiTheme="minorHAnsi"/>
                  <w:sz w:val="18"/>
                  <w:szCs w:val="18"/>
                </w:rPr>
                <w:delText xml:space="preserve">if A06 </w:delText>
              </w:r>
              <w:r w:rsidR="00E6450A" w:rsidDel="00147F30">
                <w:rPr>
                  <w:rFonts w:asciiTheme="minorHAnsi" w:hAnsiTheme="minorHAnsi" w:cstheme="minorHAnsi"/>
                  <w:sz w:val="18"/>
                  <w:szCs w:val="18"/>
                </w:rPr>
                <w:delText>≠</w:delText>
              </w:r>
              <w:r w:rsidR="001D64A8" w:rsidDel="00147F30">
                <w:rPr>
                  <w:rFonts w:asciiTheme="minorHAnsi" w:hAnsiTheme="minorHAnsi"/>
                  <w:sz w:val="18"/>
                  <w:szCs w:val="18"/>
                </w:rPr>
                <w:delText xml:space="preserve"> “Opt-out”)</w:delText>
              </w:r>
            </w:del>
            <w:ins w:id="16" w:author="Alhabibi, Haider@Energy" w:date="2022-09-22T12:28:00Z">
              <w:r w:rsidR="001C75E2">
                <w:rPr>
                  <w:rFonts w:asciiTheme="minorHAnsi" w:hAnsiTheme="minorHAnsi"/>
                  <w:sz w:val="18"/>
                  <w:szCs w:val="18"/>
                </w:rPr>
                <w:t>,</w:t>
              </w:r>
            </w:ins>
            <w:ins w:id="17" w:author="Alhabibi, Haider@Energy" w:date="2022-09-22T12:25:00Z">
              <w:r w:rsidR="00C13421">
                <w:rPr>
                  <w:rFonts w:asciiTheme="minorHAnsi" w:hAnsiTheme="minorHAnsi"/>
                  <w:sz w:val="18"/>
                  <w:szCs w:val="18"/>
                </w:rPr>
                <w:t xml:space="preserve"> </w:t>
              </w:r>
            </w:ins>
            <w:r w:rsidRPr="00087FA1">
              <w:rPr>
                <w:rFonts w:asciiTheme="minorHAnsi" w:hAnsiTheme="minorHAnsi"/>
                <w:sz w:val="18"/>
                <w:szCs w:val="18"/>
              </w:rPr>
              <w:t xml:space="preserve">then display </w:t>
            </w:r>
            <w:r w:rsidRPr="00087FA1">
              <w:rPr>
                <w:rFonts w:asciiTheme="minorHAnsi" w:hAnsiTheme="minorHAnsi" w:cstheme="minorHAnsi"/>
                <w:sz w:val="18"/>
                <w:szCs w:val="18"/>
              </w:rPr>
              <w:t>the "section does not apply" message; else display this entire table &gt;&gt;</w:t>
            </w:r>
          </w:p>
        </w:tc>
      </w:tr>
      <w:tr w:rsidR="002A5A67" w:rsidRPr="00A3784E" w14:paraId="7F5C06EC" w14:textId="77777777" w:rsidTr="00731EC8">
        <w:trPr>
          <w:trHeight w:val="144"/>
        </w:trPr>
        <w:tc>
          <w:tcPr>
            <w:tcW w:w="622" w:type="dxa"/>
            <w:tcMar>
              <w:top w:w="29" w:type="dxa"/>
              <w:left w:w="115" w:type="dxa"/>
              <w:bottom w:w="29" w:type="dxa"/>
              <w:right w:w="115" w:type="dxa"/>
            </w:tcMar>
            <w:vAlign w:val="center"/>
          </w:tcPr>
          <w:p w14:paraId="384FD20F" w14:textId="77777777" w:rsidR="002A5A67" w:rsidRPr="00A3784E" w:rsidRDefault="002A5A67" w:rsidP="00E0089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693A5F04" w14:textId="3AAD273A" w:rsidR="002A5A67" w:rsidRPr="00A3784E" w:rsidRDefault="002A5A67" w:rsidP="00DA5429">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r w:rsidR="00CF3BFD">
              <w:rPr>
                <w:rFonts w:asciiTheme="minorHAnsi" w:hAnsiTheme="minorHAnsi"/>
                <w:sz w:val="20"/>
                <w:szCs w:val="18"/>
              </w:rPr>
              <w:t>annual solar access %</w:t>
            </w:r>
            <w:r w:rsidRPr="00FE19F0">
              <w:rPr>
                <w:rFonts w:asciiTheme="minorHAnsi" w:hAnsiTheme="minorHAnsi"/>
                <w:sz w:val="20"/>
                <w:szCs w:val="18"/>
              </w:rPr>
              <w:t xml:space="preserve"> in Table </w:t>
            </w:r>
            <w:r w:rsidR="00CF3BFD">
              <w:rPr>
                <w:rFonts w:asciiTheme="minorHAnsi" w:hAnsiTheme="minorHAnsi"/>
                <w:sz w:val="20"/>
                <w:szCs w:val="18"/>
              </w:rPr>
              <w:t>B</w:t>
            </w:r>
            <w:r>
              <w:rPr>
                <w:rFonts w:asciiTheme="minorHAnsi" w:hAnsiTheme="minorHAnsi"/>
                <w:sz w:val="20"/>
                <w:szCs w:val="18"/>
              </w:rPr>
              <w:t>. The verification must be done by measurements from an approved solar assessment tool or other CEC approved alternative methods</w:t>
            </w:r>
            <w:r w:rsidR="00DA5429">
              <w:rPr>
                <w:rFonts w:asciiTheme="minorHAnsi" w:hAnsiTheme="minorHAnsi"/>
                <w:sz w:val="20"/>
                <w:szCs w:val="18"/>
              </w:rPr>
              <w:t xml:space="preserve">. </w:t>
            </w:r>
            <w:r w:rsidR="00DA5429"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A948D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r w:rsidR="00116008">
              <w:rPr>
                <w:rFonts w:asciiTheme="minorHAnsi" w:hAnsiTheme="minorHAnsi"/>
                <w:sz w:val="20"/>
                <w:szCs w:val="18"/>
              </w:rPr>
              <w:t>.</w:t>
            </w:r>
          </w:p>
        </w:tc>
      </w:tr>
      <w:tr w:rsidR="00731EC8" w:rsidRPr="00D80BBB" w14:paraId="0B623015"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3E3207E" w14:textId="1107B41E" w:rsidR="00731EC8" w:rsidRPr="00D80BBB" w:rsidRDefault="00B65067" w:rsidP="00B65067">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6DB23640" w14:textId="77777777" w:rsidR="008D7FAE" w:rsidRDefault="008D7FAE"/>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87707" w:rsidRPr="00A3784E" w14:paraId="5E9831B0" w14:textId="77777777" w:rsidTr="00CD34A6">
        <w:trPr>
          <w:trHeight w:val="144"/>
        </w:trPr>
        <w:tc>
          <w:tcPr>
            <w:tcW w:w="10790" w:type="dxa"/>
            <w:gridSpan w:val="2"/>
            <w:tcMar>
              <w:top w:w="0" w:type="dxa"/>
              <w:left w:w="115" w:type="dxa"/>
              <w:bottom w:w="0" w:type="dxa"/>
              <w:right w:w="115" w:type="dxa"/>
            </w:tcMar>
          </w:tcPr>
          <w:p w14:paraId="6BA607C0" w14:textId="1FC6A98C" w:rsidR="00287707" w:rsidRDefault="00CF3BFD" w:rsidP="00AA1B3F">
            <w:pPr>
              <w:pStyle w:val="Heading2"/>
              <w:spacing w:before="0" w:after="0"/>
              <w:rPr>
                <w:rFonts w:asciiTheme="minorHAnsi" w:hAnsiTheme="minorHAnsi"/>
              </w:rPr>
            </w:pPr>
            <w:r>
              <w:rPr>
                <w:rFonts w:asciiTheme="minorHAnsi" w:hAnsiTheme="minorHAnsi"/>
              </w:rPr>
              <w:t>E</w:t>
            </w:r>
            <w:r w:rsidR="00287707" w:rsidRPr="00A3784E">
              <w:rPr>
                <w:rFonts w:asciiTheme="minorHAnsi" w:hAnsiTheme="minorHAnsi"/>
              </w:rPr>
              <w:t xml:space="preserve">. </w:t>
            </w:r>
            <w:r w:rsidR="00287707">
              <w:rPr>
                <w:rFonts w:asciiTheme="minorHAnsi" w:hAnsiTheme="minorHAnsi"/>
              </w:rPr>
              <w:t>System Monitoring Requirements</w:t>
            </w:r>
          </w:p>
          <w:p w14:paraId="10BA854A" w14:textId="7D1A3C76" w:rsidR="00C47ED7" w:rsidRPr="00087FA1" w:rsidRDefault="00C47ED7" w:rsidP="00795E21">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r w:rsidR="00611920">
              <w:rPr>
                <w:rFonts w:asciiTheme="minorHAnsi" w:hAnsiTheme="minorHAnsi"/>
                <w:sz w:val="18"/>
                <w:szCs w:val="18"/>
              </w:rPr>
              <w:t xml:space="preserve"> </w:t>
            </w:r>
            <w:r w:rsidR="00DA73FB">
              <w:rPr>
                <w:rFonts w:asciiTheme="minorHAnsi" w:hAnsiTheme="minorHAnsi"/>
                <w:sz w:val="18"/>
                <w:szCs w:val="18"/>
              </w:rPr>
              <w:t>S</w:t>
            </w:r>
            <w:r w:rsidR="00611920">
              <w:rPr>
                <w:rFonts w:asciiTheme="minorHAnsi" w:hAnsiTheme="minorHAnsi"/>
                <w:sz w:val="18"/>
                <w:szCs w:val="18"/>
              </w:rPr>
              <w:t>ARA less than 80 contiguous sq ft</w:t>
            </w:r>
            <w:r w:rsidR="00611920" w:rsidRPr="00087FA1" w:rsidDel="00611920">
              <w:rPr>
                <w:rFonts w:asciiTheme="minorHAnsi" w:hAnsiTheme="minorHAnsi"/>
                <w:sz w:val="18"/>
                <w:szCs w:val="18"/>
              </w:rPr>
              <w:t xml:space="preserve"> </w:t>
            </w:r>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r w:rsidR="00611920">
              <w:rPr>
                <w:rFonts w:asciiTheme="minorHAnsi" w:hAnsiTheme="minorHAnsi"/>
                <w:sz w:val="18"/>
                <w:szCs w:val="18"/>
              </w:rPr>
              <w:t xml:space="preserve">“No PV – required PV less than 1.8 </w:t>
            </w:r>
            <w:proofErr w:type="spellStart"/>
            <w:r w:rsidR="00611920">
              <w:rPr>
                <w:rFonts w:asciiTheme="minorHAnsi" w:hAnsiTheme="minorHAnsi"/>
                <w:sz w:val="18"/>
                <w:szCs w:val="18"/>
              </w:rPr>
              <w:t>kWdc</w:t>
            </w:r>
            <w:proofErr w:type="spellEnd"/>
            <w:r w:rsidR="00611920">
              <w:rPr>
                <w:rFonts w:asciiTheme="minorHAnsi" w:hAnsiTheme="minorHAnsi"/>
                <w:sz w:val="18"/>
                <w:szCs w:val="18"/>
              </w:rPr>
              <w:t>,</w:t>
            </w:r>
            <w:ins w:id="18" w:author="Alhabibi, Haider@Energy" w:date="2022-09-16T14:55:00Z">
              <w:r w:rsidR="006E718F" w:rsidRPr="006E718F">
                <w:rPr>
                  <w:rFonts w:asciiTheme="minorHAnsi" w:hAnsiTheme="minorHAnsi"/>
                  <w:sz w:val="18"/>
                  <w:szCs w:val="18"/>
                </w:rPr>
                <w:t>“Community Solar”</w:t>
              </w:r>
            </w:ins>
            <w:r w:rsidR="00611920">
              <w:rPr>
                <w:rFonts w:asciiTheme="minorHAnsi" w:hAnsiTheme="minorHAnsi"/>
                <w:sz w:val="18"/>
                <w:szCs w:val="18"/>
              </w:rPr>
              <w:t xml:space="preserve"> </w:t>
            </w:r>
            <w:r w:rsidR="004D2851">
              <w:rPr>
                <w:rFonts w:asciiTheme="minorHAnsi" w:hAnsiTheme="minorHAnsi"/>
                <w:sz w:val="18"/>
                <w:szCs w:val="18"/>
              </w:rPr>
              <w:t>,</w:t>
            </w:r>
            <w:r w:rsidR="004D2851" w:rsidRPr="004D2851">
              <w:rPr>
                <w:rFonts w:asciiTheme="minorHAnsi" w:hAnsiTheme="minorHAnsi"/>
                <w:sz w:val="18"/>
                <w:szCs w:val="18"/>
              </w:rPr>
              <w:t xml:space="preserve"> “Declared emergency area before 1/1/20”, “No PV – Snow loads”, or “No PV - Section 10-109(k) PV determination”</w:t>
            </w:r>
            <w:del w:id="19" w:author="Alhabibi, Haider@Energy" w:date="2022-09-22T12:28:00Z">
              <w:r w:rsidR="00C11AC1" w:rsidDel="001C75E2">
                <w:rPr>
                  <w:rFonts w:asciiTheme="minorHAnsi" w:hAnsiTheme="minorHAnsi"/>
                  <w:sz w:val="18"/>
                  <w:szCs w:val="18"/>
                </w:rPr>
                <w:delText xml:space="preserve">, or (if A06 </w:delText>
              </w:r>
              <w:r w:rsidR="00E6450A" w:rsidDel="001C75E2">
                <w:rPr>
                  <w:rFonts w:asciiTheme="minorHAnsi" w:hAnsiTheme="minorHAnsi" w:cstheme="minorHAnsi"/>
                  <w:sz w:val="18"/>
                  <w:szCs w:val="18"/>
                </w:rPr>
                <w:delText>≠</w:delText>
              </w:r>
              <w:r w:rsidR="00C11AC1" w:rsidDel="001C75E2">
                <w:rPr>
                  <w:rFonts w:asciiTheme="minorHAnsi" w:hAnsiTheme="minorHAnsi"/>
                  <w:sz w:val="18"/>
                  <w:szCs w:val="18"/>
                </w:rPr>
                <w:delText>“Opt-out”)</w:delText>
              </w:r>
            </w:del>
            <w:r w:rsidRPr="00087FA1">
              <w:rPr>
                <w:rFonts w:asciiTheme="minorHAnsi" w:hAnsiTheme="minorHAnsi"/>
                <w:sz w:val="18"/>
                <w:szCs w:val="18"/>
              </w:rPr>
              <w:t xml:space="preserve">, then display </w:t>
            </w:r>
            <w:r w:rsidRPr="00087FA1">
              <w:rPr>
                <w:rFonts w:asciiTheme="minorHAnsi" w:hAnsiTheme="minorHAnsi" w:cstheme="minorBidi"/>
                <w:sz w:val="18"/>
                <w:szCs w:val="18"/>
              </w:rPr>
              <w:t>the "section does not apply" message; else display this entire table &gt;&gt;</w:t>
            </w:r>
          </w:p>
        </w:tc>
      </w:tr>
      <w:tr w:rsidR="00287707" w:rsidRPr="00A3784E" w14:paraId="382F00D2" w14:textId="77777777" w:rsidTr="00CD34A6">
        <w:trPr>
          <w:trHeight w:val="144"/>
        </w:trPr>
        <w:tc>
          <w:tcPr>
            <w:tcW w:w="10790" w:type="dxa"/>
            <w:gridSpan w:val="2"/>
            <w:tcMar>
              <w:top w:w="0" w:type="dxa"/>
              <w:left w:w="115" w:type="dxa"/>
              <w:bottom w:w="0" w:type="dxa"/>
              <w:right w:w="115" w:type="dxa"/>
            </w:tcMar>
            <w:vAlign w:val="center"/>
          </w:tcPr>
          <w:p w14:paraId="7B103786" w14:textId="3C615506" w:rsidR="00287707" w:rsidRPr="00A3784E" w:rsidRDefault="00287707" w:rsidP="00AA1B3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r w:rsidR="00F61B1F">
              <w:rPr>
                <w:rFonts w:asciiTheme="minorHAnsi" w:hAnsiTheme="minorHAnsi"/>
                <w:sz w:val="18"/>
                <w:szCs w:val="18"/>
              </w:rPr>
              <w:t>:</w:t>
            </w:r>
          </w:p>
        </w:tc>
      </w:tr>
      <w:tr w:rsidR="00287707" w:rsidRPr="00A3784E" w14:paraId="2868F631" w14:textId="77777777" w:rsidTr="00CD34A6">
        <w:trPr>
          <w:trHeight w:val="144"/>
        </w:trPr>
        <w:tc>
          <w:tcPr>
            <w:tcW w:w="622" w:type="dxa"/>
            <w:tcMar>
              <w:top w:w="0" w:type="dxa"/>
              <w:left w:w="115" w:type="dxa"/>
              <w:bottom w:w="0" w:type="dxa"/>
              <w:right w:w="115" w:type="dxa"/>
            </w:tcMar>
            <w:vAlign w:val="center"/>
          </w:tcPr>
          <w:p w14:paraId="7E3F5CEA"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8" w:type="dxa"/>
          </w:tcPr>
          <w:p w14:paraId="5FDC7B09"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287707" w:rsidRPr="00A3784E" w14:paraId="31D77C7D" w14:textId="77777777" w:rsidTr="00CD34A6">
        <w:trPr>
          <w:trHeight w:val="144"/>
        </w:trPr>
        <w:tc>
          <w:tcPr>
            <w:tcW w:w="622" w:type="dxa"/>
            <w:tcMar>
              <w:top w:w="0" w:type="dxa"/>
              <w:left w:w="115" w:type="dxa"/>
              <w:bottom w:w="0" w:type="dxa"/>
              <w:right w:w="115" w:type="dxa"/>
            </w:tcMar>
            <w:vAlign w:val="center"/>
          </w:tcPr>
          <w:p w14:paraId="5DB97B2F"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8" w:type="dxa"/>
            <w:vAlign w:val="center"/>
          </w:tcPr>
          <w:p w14:paraId="2FB79B8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Number of PV modules and nominal watt rating of each module</w:t>
            </w:r>
          </w:p>
        </w:tc>
      </w:tr>
      <w:tr w:rsidR="00287707" w:rsidRPr="00A3784E" w14:paraId="780D065F" w14:textId="77777777" w:rsidTr="00CD34A6">
        <w:trPr>
          <w:trHeight w:val="144"/>
        </w:trPr>
        <w:tc>
          <w:tcPr>
            <w:tcW w:w="622" w:type="dxa"/>
            <w:tcMar>
              <w:top w:w="0" w:type="dxa"/>
              <w:left w:w="115" w:type="dxa"/>
              <w:bottom w:w="0" w:type="dxa"/>
              <w:right w:w="115" w:type="dxa"/>
            </w:tcMar>
            <w:vAlign w:val="center"/>
          </w:tcPr>
          <w:p w14:paraId="32CFA273"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8" w:type="dxa"/>
            <w:vAlign w:val="center"/>
          </w:tcPr>
          <w:p w14:paraId="6297E3DA" w14:textId="3331D52F"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00287707" w:rsidRPr="00A3784E" w14:paraId="41E36BC2" w14:textId="77777777" w:rsidTr="00CD34A6">
        <w:trPr>
          <w:trHeight w:val="144"/>
        </w:trPr>
        <w:tc>
          <w:tcPr>
            <w:tcW w:w="622" w:type="dxa"/>
            <w:tcMar>
              <w:top w:w="0" w:type="dxa"/>
              <w:left w:w="115" w:type="dxa"/>
              <w:bottom w:w="0" w:type="dxa"/>
              <w:right w:w="115" w:type="dxa"/>
            </w:tcMar>
            <w:vAlign w:val="center"/>
          </w:tcPr>
          <w:p w14:paraId="26BA651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8" w:type="dxa"/>
            <w:vAlign w:val="center"/>
          </w:tcPr>
          <w:p w14:paraId="57C529DA"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287707" w:rsidRPr="00A3784E" w14:paraId="67BB8A70" w14:textId="77777777" w:rsidTr="00CD34A6">
        <w:trPr>
          <w:trHeight w:val="144"/>
        </w:trPr>
        <w:tc>
          <w:tcPr>
            <w:tcW w:w="622" w:type="dxa"/>
            <w:tcMar>
              <w:top w:w="0" w:type="dxa"/>
              <w:left w:w="115" w:type="dxa"/>
              <w:bottom w:w="0" w:type="dxa"/>
              <w:right w:w="115" w:type="dxa"/>
            </w:tcMar>
            <w:vAlign w:val="center"/>
          </w:tcPr>
          <w:p w14:paraId="4CA9C9F7"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8" w:type="dxa"/>
            <w:vAlign w:val="center"/>
          </w:tcPr>
          <w:p w14:paraId="28B5F66D"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287707" w:rsidRPr="00A3784E" w14:paraId="32B9F6AE" w14:textId="77777777" w:rsidTr="00CD34A6">
        <w:trPr>
          <w:trHeight w:val="144"/>
        </w:trPr>
        <w:tc>
          <w:tcPr>
            <w:tcW w:w="622" w:type="dxa"/>
            <w:tcMar>
              <w:top w:w="0" w:type="dxa"/>
              <w:left w:w="115" w:type="dxa"/>
              <w:bottom w:w="0" w:type="dxa"/>
              <w:right w:w="115" w:type="dxa"/>
            </w:tcMar>
            <w:vAlign w:val="center"/>
          </w:tcPr>
          <w:p w14:paraId="20BAD88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8" w:type="dxa"/>
            <w:vAlign w:val="center"/>
          </w:tcPr>
          <w:p w14:paraId="3B11BE2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D27D7E" w:rsidRPr="00D80BBB" w14:paraId="3000D202" w14:textId="77777777" w:rsidTr="00CD34A6">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6401B16F" w14:textId="4281CE85" w:rsidR="00D27D7E" w:rsidRPr="00D80BBB" w:rsidRDefault="00B65067" w:rsidP="00AA1B3F">
            <w:pPr>
              <w:pStyle w:val="BodyText2"/>
              <w:rPr>
                <w:rFonts w:asciiTheme="minorHAnsi" w:hAnsiTheme="minorHAnsi"/>
                <w:b/>
              </w:rPr>
            </w:pPr>
            <w:r w:rsidRPr="0023694B">
              <w:rPr>
                <w:rFonts w:asciiTheme="minorHAnsi" w:hAnsiTheme="minorHAnsi"/>
                <w:b/>
                <w:sz w:val="20"/>
                <w:szCs w:val="20"/>
              </w:rPr>
              <w:lastRenderedPageBreak/>
              <w:t xml:space="preserve">The responsible person’s signature on this compliance document affirms that all applicable requirements in this table have been met.  </w:t>
            </w:r>
          </w:p>
        </w:tc>
      </w:tr>
    </w:tbl>
    <w:p w14:paraId="4196EB7D" w14:textId="2F7DED2D" w:rsidR="00012A93" w:rsidRDefault="00012A93" w:rsidP="00012A93">
      <w:pPr>
        <w:rPr>
          <w:rFonts w:asciiTheme="minorHAnsi" w:hAnsiTheme="minorHAnsi"/>
          <w:sz w:val="18"/>
          <w:szCs w:val="18"/>
        </w:rPr>
      </w:pPr>
    </w:p>
    <w:p w14:paraId="24C3940D" w14:textId="12BE3135" w:rsidR="002B7D88" w:rsidRDefault="002B7D88"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C7420E" w:rsidRPr="00453345" w14:paraId="4A038B56" w14:textId="77777777" w:rsidTr="001E5EDB">
        <w:trPr>
          <w:trHeight w:val="161"/>
        </w:trPr>
        <w:tc>
          <w:tcPr>
            <w:tcW w:w="10790" w:type="dxa"/>
            <w:vAlign w:val="center"/>
          </w:tcPr>
          <w:p w14:paraId="586A19F0" w14:textId="6781429B" w:rsidR="00C7420E" w:rsidRDefault="00CF3BFD" w:rsidP="001E5EDB">
            <w:pPr>
              <w:pStyle w:val="Heading2"/>
              <w:spacing w:after="0"/>
              <w:rPr>
                <w:rFonts w:asciiTheme="minorHAnsi" w:hAnsiTheme="minorHAnsi"/>
              </w:rPr>
            </w:pPr>
            <w:bookmarkStart w:id="20" w:name="_Hlk66364187"/>
            <w:r>
              <w:rPr>
                <w:rFonts w:asciiTheme="minorHAnsi" w:hAnsiTheme="minorHAnsi"/>
              </w:rPr>
              <w:t>F</w:t>
            </w:r>
            <w:r w:rsidR="00C7420E" w:rsidRPr="00A413B3">
              <w:rPr>
                <w:rFonts w:asciiTheme="minorHAnsi" w:hAnsiTheme="minorHAnsi"/>
              </w:rPr>
              <w:t>.</w:t>
            </w:r>
            <w:r w:rsidR="00C7420E">
              <w:rPr>
                <w:rFonts w:asciiTheme="minorHAnsi" w:hAnsiTheme="minorHAnsi"/>
              </w:rPr>
              <w:t xml:space="preserve"> Qualifying Exception Requirement</w:t>
            </w:r>
            <w:r w:rsidR="00C7420E" w:rsidRPr="00A413B3">
              <w:rPr>
                <w:rFonts w:asciiTheme="minorHAnsi" w:hAnsiTheme="minorHAnsi"/>
              </w:rPr>
              <w:t xml:space="preserve">  </w:t>
            </w:r>
          </w:p>
          <w:p w14:paraId="3FF79DD6" w14:textId="498E86D8" w:rsidR="00C7420E" w:rsidRDefault="00F3648C" w:rsidP="001E5EDB">
            <w:pPr>
              <w:pStyle w:val="Heading2"/>
              <w:spacing w:before="0" w:after="0"/>
              <w:rPr>
                <w:rFonts w:ascii="Calibri" w:hAnsi="Calibri"/>
                <w:b w:val="0"/>
                <w:sz w:val="18"/>
                <w:szCs w:val="18"/>
              </w:rPr>
            </w:pPr>
            <w:r w:rsidRPr="00F3648C">
              <w:rPr>
                <w:rFonts w:ascii="Calibri" w:hAnsi="Calibri"/>
                <w:b w:val="0"/>
                <w:sz w:val="18"/>
                <w:szCs w:val="18"/>
              </w:rPr>
              <w:t xml:space="preserve">&lt;&lt;If A05 “Qualifying Exceptions” = “NA” or “Community Solar”, then display the "section does not apply" </w:t>
            </w:r>
            <w:proofErr w:type="gramStart"/>
            <w:r w:rsidRPr="00F3648C">
              <w:rPr>
                <w:rFonts w:ascii="Calibri" w:hAnsi="Calibri"/>
                <w:b w:val="0"/>
                <w:sz w:val="18"/>
                <w:szCs w:val="18"/>
              </w:rPr>
              <w:t>message;</w:t>
            </w:r>
            <w:proofErr w:type="gramEnd"/>
            <w:r w:rsidRPr="00F3648C">
              <w:rPr>
                <w:rFonts w:ascii="Calibri" w:hAnsi="Calibri"/>
                <w:b w:val="0"/>
                <w:sz w:val="18"/>
                <w:szCs w:val="18"/>
              </w:rPr>
              <w:t xml:space="preserve"> </w:t>
            </w:r>
          </w:p>
          <w:p w14:paraId="20F16A10" w14:textId="18978D93" w:rsidR="001D4555" w:rsidRDefault="004C039F" w:rsidP="00E14B45">
            <w:pPr>
              <w:pStyle w:val="BodyText2"/>
              <w:spacing w:before="0" w:after="0"/>
              <w:rPr>
                <w:rFonts w:ascii="Calibri" w:hAnsi="Calibri"/>
                <w:sz w:val="18"/>
                <w:szCs w:val="18"/>
              </w:rPr>
            </w:pPr>
            <w:r>
              <w:rPr>
                <w:rFonts w:ascii="Calibri" w:hAnsi="Calibri"/>
                <w:sz w:val="18"/>
                <w:szCs w:val="18"/>
              </w:rPr>
              <w:t xml:space="preserve">Else </w:t>
            </w:r>
            <w:r w:rsidR="00E15D9F">
              <w:rPr>
                <w:rFonts w:ascii="Calibri" w:hAnsi="Calibri"/>
                <w:sz w:val="18"/>
                <w:szCs w:val="18"/>
              </w:rPr>
              <w:t xml:space="preserve">If </w:t>
            </w:r>
            <w:r w:rsidR="00E15D9F" w:rsidRPr="00E15D9F">
              <w:rPr>
                <w:rFonts w:ascii="Calibri" w:hAnsi="Calibri"/>
                <w:sz w:val="18"/>
                <w:szCs w:val="18"/>
              </w:rPr>
              <w:t>A05 “Qualifying Exceptions” =</w:t>
            </w:r>
            <w:r w:rsidR="00E15D9F">
              <w:rPr>
                <w:rFonts w:ascii="Calibri" w:hAnsi="Calibri"/>
                <w:sz w:val="18"/>
                <w:szCs w:val="18"/>
              </w:rPr>
              <w:t xml:space="preserve"> “</w:t>
            </w:r>
            <w:r w:rsidR="001D4555" w:rsidRPr="001D4555">
              <w:rPr>
                <w:rFonts w:ascii="Calibri" w:hAnsi="Calibri"/>
                <w:sz w:val="18"/>
                <w:szCs w:val="18"/>
              </w:rPr>
              <w:t xml:space="preserve">No PV – </w:t>
            </w:r>
            <w:r w:rsidR="00DA73FB">
              <w:rPr>
                <w:rFonts w:asciiTheme="minorHAnsi" w:hAnsiTheme="minorHAnsi"/>
                <w:sz w:val="18"/>
                <w:szCs w:val="18"/>
              </w:rPr>
              <w:t>SARA less than 80 contiguous sq ft</w:t>
            </w:r>
            <w:proofErr w:type="gramStart"/>
            <w:r w:rsidR="001D4555">
              <w:rPr>
                <w:rFonts w:ascii="Calibri" w:hAnsi="Calibri"/>
                <w:sz w:val="18"/>
                <w:szCs w:val="18"/>
              </w:rPr>
              <w:t xml:space="preserve">”,  </w:t>
            </w:r>
            <w:r w:rsidR="00AF680F">
              <w:rPr>
                <w:rFonts w:ascii="Calibri" w:hAnsi="Calibri"/>
                <w:sz w:val="18"/>
                <w:szCs w:val="18"/>
              </w:rPr>
              <w:t>,</w:t>
            </w:r>
            <w:proofErr w:type="gramEnd"/>
            <w:r w:rsidR="00AF680F">
              <w:rPr>
                <w:rFonts w:ascii="Calibri" w:hAnsi="Calibri"/>
                <w:sz w:val="18"/>
                <w:szCs w:val="18"/>
              </w:rPr>
              <w:t xml:space="preserve"> or </w:t>
            </w:r>
            <w:r w:rsidR="00E14B45">
              <w:rPr>
                <w:rFonts w:ascii="Calibri" w:hAnsi="Calibri"/>
                <w:sz w:val="18"/>
                <w:szCs w:val="18"/>
              </w:rPr>
              <w:t>“</w:t>
            </w:r>
            <w:r w:rsidR="00E14B45">
              <w:rPr>
                <w:rFonts w:asciiTheme="minorHAnsi" w:hAnsiTheme="minorHAnsi"/>
                <w:sz w:val="18"/>
                <w:szCs w:val="18"/>
              </w:rPr>
              <w:t>Plan approved before 1/1/20” then</w:t>
            </w:r>
            <w:r w:rsidR="001D4555">
              <w:rPr>
                <w:rFonts w:ascii="Calibri" w:hAnsi="Calibri"/>
                <w:sz w:val="18"/>
                <w:szCs w:val="18"/>
              </w:rPr>
              <w:t xml:space="preserve"> display </w:t>
            </w:r>
            <w:r w:rsidR="004604E4" w:rsidRPr="004604E4">
              <w:rPr>
                <w:rFonts w:ascii="Calibri" w:hAnsi="Calibri"/>
                <w:sz w:val="18"/>
                <w:szCs w:val="18"/>
              </w:rPr>
              <w:t>row “</w:t>
            </w:r>
            <w:r w:rsidR="00632528">
              <w:rPr>
                <w:rFonts w:ascii="Calibri" w:hAnsi="Calibri"/>
                <w:sz w:val="18"/>
                <w:szCs w:val="18"/>
              </w:rPr>
              <w:t>Limited Solar Access”</w:t>
            </w:r>
            <w:r w:rsidR="004604E4" w:rsidRPr="004604E4">
              <w:rPr>
                <w:rFonts w:ascii="Calibri" w:hAnsi="Calibri"/>
                <w:sz w:val="18"/>
                <w:szCs w:val="18"/>
              </w:rPr>
              <w:t xml:space="preserve"> below; </w:t>
            </w:r>
          </w:p>
          <w:p w14:paraId="01982462" w14:textId="27F2BDC0" w:rsidR="000017E6" w:rsidRDefault="000017E6" w:rsidP="001D4555">
            <w:pPr>
              <w:rPr>
                <w:rFonts w:ascii="Calibri" w:hAnsi="Calibri"/>
                <w:sz w:val="18"/>
                <w:szCs w:val="18"/>
              </w:rPr>
            </w:pPr>
            <w:r w:rsidRPr="000017E6">
              <w:rPr>
                <w:rFonts w:ascii="Calibri" w:hAnsi="Calibri"/>
                <w:sz w:val="18"/>
                <w:szCs w:val="18"/>
              </w:rPr>
              <w:t>Else if A05 “Qualifying Exceptions</w:t>
            </w:r>
            <w:r>
              <w:rPr>
                <w:rFonts w:ascii="Calibri" w:hAnsi="Calibri"/>
                <w:sz w:val="18"/>
                <w:szCs w:val="18"/>
              </w:rPr>
              <w:t>” = “Declared emergency area before 1/1/20” then display row “</w:t>
            </w:r>
            <w:r w:rsidRPr="000017E6">
              <w:rPr>
                <w:rFonts w:ascii="Calibri" w:hAnsi="Calibri"/>
                <w:sz w:val="18"/>
                <w:szCs w:val="18"/>
              </w:rPr>
              <w:t>Declared emergency area</w:t>
            </w:r>
            <w:r>
              <w:rPr>
                <w:rFonts w:ascii="Calibri" w:hAnsi="Calibri"/>
                <w:sz w:val="18"/>
                <w:szCs w:val="18"/>
              </w:rPr>
              <w:t xml:space="preserve">” </w:t>
            </w:r>
            <w:proofErr w:type="gramStart"/>
            <w:r>
              <w:rPr>
                <w:rFonts w:ascii="Calibri" w:hAnsi="Calibri"/>
                <w:sz w:val="18"/>
                <w:szCs w:val="18"/>
              </w:rPr>
              <w:t>below;</w:t>
            </w:r>
            <w:proofErr w:type="gramEnd"/>
          </w:p>
          <w:p w14:paraId="32D563E8" w14:textId="77777777" w:rsidR="001D4555" w:rsidRDefault="004604E4" w:rsidP="001D4555">
            <w:pPr>
              <w:rPr>
                <w:rFonts w:ascii="Calibri" w:hAnsi="Calibri"/>
                <w:sz w:val="18"/>
                <w:szCs w:val="18"/>
              </w:rPr>
            </w:pPr>
            <w:r w:rsidRPr="004604E4">
              <w:rPr>
                <w:rFonts w:ascii="Calibri" w:hAnsi="Calibri"/>
                <w:sz w:val="18"/>
                <w:szCs w:val="18"/>
              </w:rPr>
              <w:t>Else</w:t>
            </w:r>
            <w:r w:rsidR="001D4555">
              <w:rPr>
                <w:rFonts w:ascii="Calibri" w:hAnsi="Calibri"/>
                <w:sz w:val="18"/>
                <w:szCs w:val="18"/>
              </w:rPr>
              <w:t xml:space="preserve"> if</w:t>
            </w:r>
            <w:r w:rsidRPr="004604E4">
              <w:rPr>
                <w:rFonts w:ascii="Calibri" w:hAnsi="Calibri"/>
                <w:sz w:val="18"/>
                <w:szCs w:val="18"/>
              </w:rPr>
              <w:t xml:space="preserve"> </w:t>
            </w:r>
            <w:r w:rsidR="001D4555" w:rsidRPr="001D4555">
              <w:rPr>
                <w:rFonts w:ascii="Calibri" w:hAnsi="Calibri"/>
                <w:sz w:val="18"/>
                <w:szCs w:val="18"/>
              </w:rPr>
              <w:t>A05 “Qualifying Exceptions”</w:t>
            </w:r>
            <w:r w:rsidR="001D4555">
              <w:rPr>
                <w:rFonts w:ascii="Calibri" w:hAnsi="Calibri"/>
                <w:sz w:val="18"/>
                <w:szCs w:val="18"/>
              </w:rPr>
              <w:t xml:space="preserve"> = No PV – Snow Load” then </w:t>
            </w:r>
            <w:r w:rsidRPr="004604E4">
              <w:rPr>
                <w:rFonts w:ascii="Calibri" w:hAnsi="Calibri"/>
                <w:sz w:val="18"/>
                <w:szCs w:val="18"/>
              </w:rPr>
              <w:t>display row “</w:t>
            </w:r>
            <w:r w:rsidR="001D4555">
              <w:rPr>
                <w:rFonts w:ascii="Calibri" w:hAnsi="Calibri"/>
                <w:sz w:val="18"/>
                <w:szCs w:val="18"/>
              </w:rPr>
              <w:t>Snow load</w:t>
            </w:r>
            <w:r w:rsidRPr="004604E4">
              <w:rPr>
                <w:rFonts w:ascii="Calibri" w:hAnsi="Calibri"/>
                <w:sz w:val="18"/>
                <w:szCs w:val="18"/>
              </w:rPr>
              <w:t>”</w:t>
            </w:r>
            <w:r w:rsidR="001D4555">
              <w:rPr>
                <w:rFonts w:ascii="Calibri" w:hAnsi="Calibri"/>
                <w:sz w:val="18"/>
                <w:szCs w:val="18"/>
              </w:rPr>
              <w:t xml:space="preserve"> </w:t>
            </w:r>
            <w:proofErr w:type="gramStart"/>
            <w:r w:rsidR="001D4555">
              <w:rPr>
                <w:rFonts w:ascii="Calibri" w:hAnsi="Calibri"/>
                <w:sz w:val="18"/>
                <w:szCs w:val="18"/>
              </w:rPr>
              <w:t>below;</w:t>
            </w:r>
            <w:proofErr w:type="gramEnd"/>
          </w:p>
          <w:p w14:paraId="233BD914" w14:textId="6E269730" w:rsidR="004604E4" w:rsidRPr="004604E4" w:rsidRDefault="001D4555" w:rsidP="001D4555">
            <w:r>
              <w:rPr>
                <w:rFonts w:ascii="Calibri" w:hAnsi="Calibri"/>
                <w:sz w:val="18"/>
                <w:szCs w:val="18"/>
              </w:rPr>
              <w:t xml:space="preserve">Else if A05 </w:t>
            </w:r>
            <w:r w:rsidRPr="001D4555">
              <w:rPr>
                <w:rFonts w:ascii="Calibri" w:hAnsi="Calibri"/>
                <w:sz w:val="18"/>
                <w:szCs w:val="18"/>
              </w:rPr>
              <w:t xml:space="preserve">“Qualifying Exceptions” </w:t>
            </w:r>
            <w:r>
              <w:rPr>
                <w:rFonts w:ascii="Calibri" w:hAnsi="Calibri"/>
                <w:sz w:val="18"/>
                <w:szCs w:val="18"/>
              </w:rPr>
              <w:t xml:space="preserve">= </w:t>
            </w:r>
            <w:r w:rsidR="009F30C1">
              <w:rPr>
                <w:rFonts w:ascii="Calibri" w:hAnsi="Calibri"/>
                <w:sz w:val="18"/>
                <w:szCs w:val="18"/>
              </w:rPr>
              <w:t>“</w:t>
            </w:r>
            <w:r w:rsidRPr="001D4555">
              <w:rPr>
                <w:rFonts w:ascii="Calibri" w:hAnsi="Calibri"/>
                <w:sz w:val="18"/>
                <w:szCs w:val="18"/>
              </w:rPr>
              <w:t>Section 10-109(k) PV determination</w:t>
            </w:r>
            <w:r w:rsidR="009F30C1">
              <w:rPr>
                <w:rFonts w:ascii="Calibri" w:hAnsi="Calibri"/>
                <w:sz w:val="18"/>
                <w:szCs w:val="18"/>
              </w:rPr>
              <w:t>” then display row “Section 10-109(k) PV Requirement Determination”</w:t>
            </w:r>
            <w:r w:rsidR="004604E4" w:rsidRPr="004604E4">
              <w:rPr>
                <w:rFonts w:ascii="Calibri" w:hAnsi="Calibri"/>
                <w:sz w:val="18"/>
                <w:szCs w:val="18"/>
              </w:rPr>
              <w:t>&gt;&gt;</w:t>
            </w:r>
          </w:p>
        </w:tc>
      </w:tr>
      <w:tr w:rsidR="00C7420E" w:rsidRPr="00453345" w14:paraId="37C741CE" w14:textId="77777777" w:rsidTr="001E5EDB">
        <w:trPr>
          <w:trHeight w:val="70"/>
        </w:trPr>
        <w:tc>
          <w:tcPr>
            <w:tcW w:w="10790" w:type="dxa"/>
            <w:vAlign w:val="center"/>
          </w:tcPr>
          <w:p w14:paraId="05054F7E" w14:textId="5ACF1BD6" w:rsidR="00C7420E" w:rsidRPr="00287707" w:rsidRDefault="00632528" w:rsidP="001E5EDB">
            <w:pPr>
              <w:pStyle w:val="BodyText2"/>
              <w:spacing w:before="0" w:after="0"/>
              <w:ind w:left="1"/>
              <w:rPr>
                <w:rFonts w:asciiTheme="minorHAnsi" w:hAnsiTheme="minorHAnsi"/>
                <w:sz w:val="20"/>
              </w:rPr>
            </w:pPr>
            <w:r>
              <w:rPr>
                <w:rFonts w:asciiTheme="minorHAnsi" w:hAnsiTheme="minorHAnsi"/>
                <w:b/>
                <w:sz w:val="20"/>
              </w:rPr>
              <w:t>Limited Solar Access</w:t>
            </w:r>
            <w:r w:rsidR="00C7420E" w:rsidRPr="00287707">
              <w:rPr>
                <w:rFonts w:asciiTheme="minorHAnsi" w:hAnsiTheme="minorHAnsi"/>
                <w:sz w:val="20"/>
              </w:rPr>
              <w:t xml:space="preserve"> </w:t>
            </w:r>
          </w:p>
        </w:tc>
      </w:tr>
      <w:tr w:rsidR="004604E4" w:rsidRPr="00453345" w14:paraId="0EA0B37E" w14:textId="77777777" w:rsidTr="001E5EDB">
        <w:trPr>
          <w:trHeight w:val="275"/>
        </w:trPr>
        <w:tc>
          <w:tcPr>
            <w:tcW w:w="10790" w:type="dxa"/>
            <w:vAlign w:val="center"/>
          </w:tcPr>
          <w:p w14:paraId="5DBBF486" w14:textId="6B20810E" w:rsidR="004604E4" w:rsidRPr="00287707" w:rsidRDefault="004604E4" w:rsidP="001E5EDB">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E14B45" w:rsidRPr="00453345" w14:paraId="66C3270F"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FF64BB5" w14:textId="582FCECB" w:rsidR="00E14B45" w:rsidRDefault="00E14B45" w:rsidP="001E5EDB">
            <w:pPr>
              <w:pStyle w:val="BodyText2"/>
              <w:rPr>
                <w:rFonts w:asciiTheme="minorHAnsi" w:hAnsiTheme="minorHAnsi"/>
                <w:b/>
                <w:sz w:val="20"/>
              </w:rPr>
            </w:pPr>
            <w:bookmarkStart w:id="21" w:name="_Hlk66365518"/>
            <w:r w:rsidRPr="00E14B45">
              <w:rPr>
                <w:rFonts w:asciiTheme="minorHAnsi" w:hAnsiTheme="minorHAnsi"/>
                <w:b/>
                <w:sz w:val="20"/>
              </w:rPr>
              <w:t>Declared emergency area</w:t>
            </w:r>
          </w:p>
        </w:tc>
      </w:tr>
      <w:tr w:rsidR="00E14B45" w:rsidRPr="00453345" w14:paraId="0AEF69CE"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67BE4F27" w14:textId="33945FB0" w:rsidR="00E14B45" w:rsidRPr="00FC7B3A" w:rsidRDefault="00FC7B3A" w:rsidP="001E5EDB">
            <w:pPr>
              <w:pStyle w:val="BodyText2"/>
              <w:rPr>
                <w:rFonts w:asciiTheme="minorHAnsi" w:hAnsiTheme="minorHAnsi"/>
                <w:bCs/>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 (AB-178)</w:t>
            </w:r>
            <w:r w:rsidRPr="00FC7B3A">
              <w:rPr>
                <w:rFonts w:asciiTheme="minorHAnsi" w:hAnsiTheme="minorHAnsi"/>
                <w:bCs/>
                <w:sz w:val="20"/>
              </w:rPr>
              <w:t>, it must comply with PV requirement applicable on original</w:t>
            </w:r>
            <w:r w:rsidR="00CE35BC">
              <w:rPr>
                <w:rFonts w:asciiTheme="minorHAnsi" w:hAnsiTheme="minorHAnsi"/>
                <w:bCs/>
                <w:sz w:val="20"/>
              </w:rPr>
              <w:t xml:space="preserve">ly constructed </w:t>
            </w:r>
            <w:r w:rsidRPr="00FC7B3A">
              <w:rPr>
                <w:rFonts w:asciiTheme="minorHAnsi" w:hAnsiTheme="minorHAnsi"/>
                <w:bCs/>
                <w:sz w:val="20"/>
              </w:rPr>
              <w:t>permit date</w:t>
            </w:r>
            <w:r w:rsidR="00E80DF7">
              <w:rPr>
                <w:rFonts w:asciiTheme="minorHAnsi" w:hAnsiTheme="minorHAnsi"/>
                <w:bCs/>
                <w:sz w:val="20"/>
              </w:rPr>
              <w:t xml:space="preserve">. </w:t>
            </w:r>
            <w:r w:rsidR="00CD6175">
              <w:rPr>
                <w:rFonts w:asciiTheme="minorHAnsi" w:hAnsiTheme="minorHAnsi"/>
                <w:bCs/>
                <w:sz w:val="20"/>
              </w:rPr>
              <w:t xml:space="preserve">Eligibility </w:t>
            </w:r>
            <w:r w:rsidR="00636860">
              <w:rPr>
                <w:rFonts w:asciiTheme="minorHAnsi" w:hAnsiTheme="minorHAnsi"/>
                <w:bCs/>
                <w:sz w:val="20"/>
              </w:rPr>
              <w:t xml:space="preserve">for this exception, </w:t>
            </w:r>
            <w:r w:rsidR="00CD6175">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sidR="00CD6175">
              <w:rPr>
                <w:rFonts w:asciiTheme="minorHAnsi" w:hAnsiTheme="minorHAnsi"/>
                <w:bCs/>
                <w:sz w:val="20"/>
              </w:rPr>
              <w:t>s</w:t>
            </w:r>
            <w:r w:rsidR="00CE35BC">
              <w:rPr>
                <w:rFonts w:asciiTheme="minorHAnsi" w:hAnsiTheme="minorHAnsi"/>
                <w:bCs/>
                <w:sz w:val="20"/>
              </w:rPr>
              <w:t xml:space="preserve">hall </w:t>
            </w:r>
            <w:r w:rsidR="00CD6175">
              <w:rPr>
                <w:rFonts w:asciiTheme="minorHAnsi" w:hAnsiTheme="minorHAnsi"/>
                <w:bCs/>
                <w:sz w:val="20"/>
              </w:rPr>
              <w:t xml:space="preserve">be </w:t>
            </w:r>
            <w:r w:rsidRPr="00FC7B3A">
              <w:rPr>
                <w:rFonts w:asciiTheme="minorHAnsi" w:hAnsiTheme="minorHAnsi"/>
                <w:bCs/>
                <w:sz w:val="20"/>
              </w:rPr>
              <w:t xml:space="preserve">confirmed by the enforcement agency. </w:t>
            </w:r>
          </w:p>
        </w:tc>
      </w:tr>
      <w:bookmarkEnd w:id="21"/>
      <w:tr w:rsidR="00C7420E" w:rsidRPr="00453345" w14:paraId="5154C831"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46129116" w14:textId="036E31D4" w:rsidR="00C7420E" w:rsidRPr="00287707" w:rsidRDefault="0095050A" w:rsidP="001E5EDB">
            <w:pPr>
              <w:pStyle w:val="BodyText2"/>
              <w:rPr>
                <w:rFonts w:asciiTheme="minorHAnsi" w:hAnsiTheme="minorHAnsi"/>
                <w:b/>
                <w:sz w:val="20"/>
              </w:rPr>
            </w:pPr>
            <w:r>
              <w:rPr>
                <w:rFonts w:asciiTheme="minorHAnsi" w:hAnsiTheme="minorHAnsi"/>
                <w:b/>
                <w:sz w:val="20"/>
              </w:rPr>
              <w:t>Snow Load</w:t>
            </w:r>
          </w:p>
        </w:tc>
      </w:tr>
      <w:tr w:rsidR="00C7420E" w:rsidRPr="00453345" w14:paraId="1BF19AA4"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C90D96A" w14:textId="257E2096" w:rsidR="00C7420E" w:rsidRPr="00811E01" w:rsidRDefault="0095050A" w:rsidP="001E5EDB">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sidR="00BF5A32">
              <w:rPr>
                <w:rFonts w:asciiTheme="minorHAnsi" w:hAnsiTheme="minorHAnsi"/>
                <w:sz w:val="20"/>
              </w:rPr>
              <w:t>.</w:t>
            </w:r>
          </w:p>
        </w:tc>
      </w:tr>
      <w:tr w:rsidR="00F3648C" w:rsidRPr="00453345" w14:paraId="486DF32F"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2E10753A" w14:textId="2A30F963" w:rsidR="00F3648C" w:rsidRPr="009F30C1" w:rsidRDefault="009F30C1" w:rsidP="001E5EDB">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F3648C" w:rsidRPr="00453345" w14:paraId="3C196BE6"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D1725FF" w14:textId="32ECCD10" w:rsidR="00F3648C" w:rsidRPr="00287707" w:rsidRDefault="007F1BDB" w:rsidP="001E5EDB">
            <w:pPr>
              <w:pStyle w:val="BodyText2"/>
              <w:rPr>
                <w:rFonts w:asciiTheme="minorHAnsi" w:hAnsiTheme="minorHAnsi"/>
                <w:sz w:val="20"/>
              </w:rPr>
            </w:pPr>
            <w:r>
              <w:rPr>
                <w:rFonts w:asciiTheme="minorHAnsi" w:hAnsiTheme="minorHAnsi"/>
                <w:sz w:val="20"/>
              </w:rPr>
              <w:t>Only buildings</w:t>
            </w:r>
            <w:r w:rsidR="004F5226">
              <w:rPr>
                <w:rFonts w:asciiTheme="minorHAnsi" w:hAnsiTheme="minorHAnsi"/>
                <w:sz w:val="20"/>
              </w:rPr>
              <w:t xml:space="preserve"> with</w:t>
            </w:r>
            <w:r>
              <w:rPr>
                <w:rFonts w:asciiTheme="minorHAnsi" w:hAnsiTheme="minorHAnsi"/>
                <w:sz w:val="20"/>
              </w:rPr>
              <w:t xml:space="preserve">in </w:t>
            </w:r>
            <w:r w:rsidR="004C039F">
              <w:rPr>
                <w:rFonts w:asciiTheme="minorHAnsi" w:hAnsiTheme="minorHAnsi"/>
                <w:sz w:val="20"/>
              </w:rPr>
              <w:t xml:space="preserve">the jurisdiction of </w:t>
            </w:r>
            <w:r w:rsidR="004F5226">
              <w:rPr>
                <w:rFonts w:asciiTheme="minorHAnsi" w:hAnsiTheme="minorHAnsi"/>
                <w:sz w:val="20"/>
              </w:rPr>
              <w:t>Trinity P</w:t>
            </w:r>
            <w:r w:rsidR="00EE3739">
              <w:rPr>
                <w:rFonts w:asciiTheme="minorHAnsi" w:hAnsiTheme="minorHAnsi"/>
                <w:sz w:val="20"/>
              </w:rPr>
              <w:t>ublic Utility District</w:t>
            </w:r>
            <w:r w:rsidR="004F5226">
              <w:rPr>
                <w:rFonts w:asciiTheme="minorHAnsi" w:hAnsiTheme="minorHAnsi"/>
                <w:sz w:val="20"/>
              </w:rPr>
              <w:t xml:space="preserve"> or the City of Needles qualify for this exception.</w:t>
            </w:r>
          </w:p>
        </w:tc>
      </w:tr>
      <w:tr w:rsidR="00C7420E" w:rsidRPr="00453345" w14:paraId="3750AB32"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1EC644F8" w14:textId="77777777" w:rsidR="00C7420E" w:rsidRPr="00D80BBB" w:rsidRDefault="00C7420E" w:rsidP="001E5EDB">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20"/>
    </w:tbl>
    <w:p w14:paraId="25726C09" w14:textId="46FCACCE" w:rsidR="00C7420E" w:rsidRDefault="00C7420E" w:rsidP="00012A93">
      <w:pPr>
        <w:rPr>
          <w:rFonts w:asciiTheme="minorHAnsi" w:hAnsiTheme="minorHAnsi"/>
          <w:sz w:val="18"/>
          <w:szCs w:val="18"/>
        </w:rPr>
      </w:pPr>
    </w:p>
    <w:p w14:paraId="667E23AA" w14:textId="77777777" w:rsidR="00C7420E" w:rsidRDefault="00C7420E"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3514"/>
        <w:gridCol w:w="6654"/>
      </w:tblGrid>
      <w:tr w:rsidR="000023C4" w:rsidRPr="00A3784E" w14:paraId="77B47CFD" w14:textId="77777777" w:rsidTr="37812EE8">
        <w:trPr>
          <w:trHeight w:val="144"/>
        </w:trPr>
        <w:tc>
          <w:tcPr>
            <w:tcW w:w="10790" w:type="dxa"/>
            <w:gridSpan w:val="3"/>
            <w:tcMar>
              <w:top w:w="0" w:type="dxa"/>
              <w:left w:w="115" w:type="dxa"/>
              <w:bottom w:w="0" w:type="dxa"/>
              <w:right w:w="115" w:type="dxa"/>
            </w:tcMar>
            <w:vAlign w:val="center"/>
          </w:tcPr>
          <w:p w14:paraId="54F8A49B" w14:textId="3551F59D" w:rsidR="000023C4" w:rsidRDefault="00CF3BFD" w:rsidP="00741143">
            <w:pPr>
              <w:pStyle w:val="Heading2"/>
              <w:spacing w:before="0" w:after="0"/>
              <w:rPr>
                <w:rFonts w:asciiTheme="minorHAnsi" w:hAnsiTheme="minorHAnsi"/>
              </w:rPr>
            </w:pPr>
            <w:bookmarkStart w:id="22" w:name="_Hlk45095267"/>
            <w:r>
              <w:rPr>
                <w:rFonts w:asciiTheme="minorHAnsi" w:hAnsiTheme="minorHAnsi"/>
              </w:rPr>
              <w:t>G</w:t>
            </w:r>
            <w:r w:rsidR="000023C4" w:rsidRPr="00A3784E">
              <w:rPr>
                <w:rFonts w:asciiTheme="minorHAnsi" w:hAnsiTheme="minorHAnsi"/>
              </w:rPr>
              <w:t xml:space="preserve">. </w:t>
            </w:r>
            <w:r w:rsidR="000023C4">
              <w:rPr>
                <w:rFonts w:asciiTheme="minorHAnsi" w:hAnsiTheme="minorHAnsi"/>
              </w:rPr>
              <w:t>SMUD Solar Share Program</w:t>
            </w:r>
          </w:p>
          <w:p w14:paraId="61CFB08A" w14:textId="5EE589DB" w:rsidR="000023C4" w:rsidRPr="005A65A3" w:rsidRDefault="000023C4" w:rsidP="00795E21">
            <w:r w:rsidRPr="005A65A3">
              <w:rPr>
                <w:rFonts w:asciiTheme="minorHAnsi" w:hAnsiTheme="minorHAnsi" w:cstheme="minorHAnsi"/>
                <w:sz w:val="18"/>
                <w:szCs w:val="18"/>
              </w:rPr>
              <w:t>&lt;&lt;If A0</w:t>
            </w:r>
            <w:r w:rsidR="00795E21">
              <w:rPr>
                <w:rFonts w:asciiTheme="minorHAnsi" w:hAnsiTheme="minorHAnsi" w:cstheme="minorHAnsi"/>
                <w:sz w:val="18"/>
                <w:szCs w:val="18"/>
              </w:rPr>
              <w:t>5</w:t>
            </w:r>
            <w:r w:rsidRPr="005A65A3">
              <w:rPr>
                <w:rFonts w:asciiTheme="minorHAnsi" w:hAnsiTheme="minorHAnsi" w:cstheme="minorHAnsi"/>
                <w:sz w:val="18"/>
                <w:szCs w:val="18"/>
              </w:rPr>
              <w:t xml:space="preserve"> </w:t>
            </w:r>
            <w:r w:rsidR="00795E21">
              <w:rPr>
                <w:rFonts w:asciiTheme="minorHAnsi" w:hAnsiTheme="minorHAnsi" w:cstheme="minorHAnsi"/>
                <w:sz w:val="18"/>
                <w:szCs w:val="18"/>
              </w:rPr>
              <w:t xml:space="preserve">≠ </w:t>
            </w:r>
            <w:r w:rsidRPr="005A65A3">
              <w:rPr>
                <w:rFonts w:asciiTheme="minorHAnsi" w:hAnsiTheme="minorHAnsi" w:cstheme="minorHAnsi"/>
                <w:sz w:val="18"/>
                <w:szCs w:val="18"/>
              </w:rPr>
              <w:t>“Community Solar”, then display the "section does not apply" message; else display this entire table &gt;&gt;</w:t>
            </w:r>
          </w:p>
        </w:tc>
      </w:tr>
      <w:tr w:rsidR="00741143" w:rsidRPr="00A3784E" w14:paraId="48923606" w14:textId="2E46A7FC" w:rsidTr="37812EE8">
        <w:trPr>
          <w:trHeight w:val="144"/>
        </w:trPr>
        <w:tc>
          <w:tcPr>
            <w:tcW w:w="622" w:type="dxa"/>
            <w:tcMar>
              <w:top w:w="29" w:type="dxa"/>
              <w:left w:w="115" w:type="dxa"/>
              <w:bottom w:w="29" w:type="dxa"/>
              <w:right w:w="115" w:type="dxa"/>
            </w:tcMar>
            <w:vAlign w:val="center"/>
          </w:tcPr>
          <w:p w14:paraId="305246CA" w14:textId="39362349" w:rsidR="00741143" w:rsidRDefault="00741143" w:rsidP="0074114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3514" w:type="dxa"/>
            <w:vAlign w:val="center"/>
          </w:tcPr>
          <w:p w14:paraId="5F728CD8" w14:textId="5737CF0F" w:rsidR="00741143" w:rsidRDefault="00741143" w:rsidP="00741143">
            <w:pPr>
              <w:pStyle w:val="Default"/>
              <w:rPr>
                <w:rFonts w:asciiTheme="minorHAnsi" w:hAnsiTheme="minorHAnsi"/>
                <w:sz w:val="20"/>
                <w:szCs w:val="18"/>
              </w:rPr>
            </w:pPr>
            <w:r>
              <w:rPr>
                <w:rFonts w:asciiTheme="minorHAnsi" w:hAnsiTheme="minorHAnsi"/>
                <w:sz w:val="20"/>
                <w:szCs w:val="18"/>
              </w:rPr>
              <w:t>Required kW</w:t>
            </w:r>
          </w:p>
        </w:tc>
        <w:tc>
          <w:tcPr>
            <w:tcW w:w="6654" w:type="dxa"/>
            <w:vAlign w:val="center"/>
          </w:tcPr>
          <w:p w14:paraId="67A72B63" w14:textId="37A2D30D" w:rsidR="00741143" w:rsidRDefault="00741143" w:rsidP="00741143">
            <w:pPr>
              <w:pStyle w:val="Default"/>
              <w:rPr>
                <w:rFonts w:asciiTheme="minorHAnsi" w:hAnsiTheme="minorHAnsi"/>
                <w:sz w:val="20"/>
                <w:szCs w:val="18"/>
              </w:rPr>
            </w:pPr>
            <w:r>
              <w:rPr>
                <w:rFonts w:asciiTheme="minorHAnsi" w:hAnsiTheme="minorHAnsi"/>
                <w:sz w:val="20"/>
                <w:szCs w:val="18"/>
              </w:rPr>
              <w:t>&lt;&lt; From CF1R-PRF-01&gt;&gt;</w:t>
            </w:r>
          </w:p>
        </w:tc>
      </w:tr>
      <w:tr w:rsidR="0040591B" w:rsidRPr="00A3784E" w14:paraId="3DDE1340" w14:textId="77777777" w:rsidTr="37812EE8">
        <w:trPr>
          <w:trHeight w:val="144"/>
          <w:ins w:id="23" w:author="Alhabibi, Haider@Energy" w:date="2022-08-16T13:41:00Z"/>
        </w:trPr>
        <w:tc>
          <w:tcPr>
            <w:tcW w:w="622" w:type="dxa"/>
            <w:tcMar>
              <w:top w:w="29" w:type="dxa"/>
              <w:left w:w="115" w:type="dxa"/>
              <w:bottom w:w="29" w:type="dxa"/>
              <w:right w:w="115" w:type="dxa"/>
            </w:tcMar>
            <w:vAlign w:val="center"/>
          </w:tcPr>
          <w:p w14:paraId="1EA736A4" w14:textId="24C033BC" w:rsidR="0040591B" w:rsidRDefault="0040591B" w:rsidP="0040591B">
            <w:pPr>
              <w:pStyle w:val="BodyText2"/>
              <w:spacing w:before="0" w:after="0"/>
              <w:jc w:val="center"/>
              <w:rPr>
                <w:ins w:id="24" w:author="Alhabibi, Haider@Energy" w:date="2022-08-16T13:41:00Z"/>
                <w:rFonts w:asciiTheme="minorHAnsi" w:hAnsiTheme="minorHAnsi"/>
                <w:sz w:val="18"/>
                <w:szCs w:val="18"/>
              </w:rPr>
            </w:pPr>
            <w:ins w:id="25" w:author="Alhabibi, Haider@Energy" w:date="2022-08-16T13:41:00Z">
              <w:r>
                <w:rPr>
                  <w:rFonts w:asciiTheme="minorHAnsi" w:hAnsiTheme="minorHAnsi"/>
                  <w:sz w:val="18"/>
                  <w:szCs w:val="18"/>
                </w:rPr>
                <w:t>02</w:t>
              </w:r>
            </w:ins>
          </w:p>
        </w:tc>
        <w:tc>
          <w:tcPr>
            <w:tcW w:w="3514" w:type="dxa"/>
            <w:vAlign w:val="center"/>
          </w:tcPr>
          <w:p w14:paraId="0FE7F53E" w14:textId="2B3025F1" w:rsidR="0040591B" w:rsidRDefault="0040591B" w:rsidP="37812EE8">
            <w:pPr>
              <w:pStyle w:val="Default"/>
              <w:rPr>
                <w:ins w:id="26" w:author="Alhabibi, Haider@Energy" w:date="2022-08-16T13:41:00Z"/>
                <w:rFonts w:asciiTheme="minorHAnsi" w:hAnsiTheme="minorHAnsi"/>
                <w:sz w:val="20"/>
                <w:szCs w:val="20"/>
              </w:rPr>
            </w:pPr>
            <w:ins w:id="27" w:author="Alhabibi, Haider@Energy" w:date="2022-08-16T13:41:00Z">
              <w:r w:rsidRPr="37812EE8">
                <w:rPr>
                  <w:rFonts w:asciiTheme="minorHAnsi" w:hAnsiTheme="minorHAnsi"/>
                  <w:sz w:val="20"/>
                  <w:szCs w:val="20"/>
                </w:rPr>
                <w:t xml:space="preserve">Standard Design kW (CFI1 orientation </w:t>
              </w:r>
              <w:del w:id="28" w:author="Shewmaker, Michael@Energy" w:date="2022-09-29T16:29:00Z">
                <w:r w:rsidRPr="37812EE8" w:rsidDel="0040591B">
                  <w:rPr>
                    <w:rFonts w:asciiTheme="minorHAnsi" w:hAnsiTheme="minorHAnsi"/>
                    <w:sz w:val="20"/>
                    <w:szCs w:val="20"/>
                  </w:rPr>
                  <w:delText xml:space="preserve">with </w:delText>
                </w:r>
              </w:del>
            </w:ins>
            <w:ins w:id="29" w:author="Shewmaker, Michael@Energy" w:date="2022-09-29T16:29:00Z">
              <w:r w:rsidR="523CB9E1" w:rsidRPr="37812EE8">
                <w:rPr>
                  <w:rFonts w:asciiTheme="minorHAnsi" w:hAnsiTheme="minorHAnsi"/>
                  <w:sz w:val="20"/>
                  <w:szCs w:val="20"/>
                </w:rPr>
                <w:t xml:space="preserve">and </w:t>
              </w:r>
            </w:ins>
            <w:ins w:id="30" w:author="Alhabibi, Haider@Energy" w:date="2022-08-16T13:41:00Z">
              <w:r w:rsidRPr="37812EE8">
                <w:rPr>
                  <w:rFonts w:asciiTheme="minorHAnsi" w:hAnsiTheme="minorHAnsi"/>
                  <w:sz w:val="20"/>
                  <w:szCs w:val="20"/>
                </w:rPr>
                <w:t>98% Annual Solar Access)</w:t>
              </w:r>
            </w:ins>
          </w:p>
        </w:tc>
        <w:tc>
          <w:tcPr>
            <w:tcW w:w="6654" w:type="dxa"/>
            <w:vAlign w:val="center"/>
          </w:tcPr>
          <w:p w14:paraId="50B7FFD3" w14:textId="5C8653BB" w:rsidR="0040591B" w:rsidRDefault="0040591B" w:rsidP="0040591B">
            <w:pPr>
              <w:pStyle w:val="Default"/>
              <w:rPr>
                <w:ins w:id="31" w:author="Alhabibi, Haider@Energy" w:date="2022-08-16T13:41:00Z"/>
                <w:rFonts w:asciiTheme="minorHAnsi" w:hAnsiTheme="minorHAnsi"/>
                <w:sz w:val="20"/>
                <w:szCs w:val="18"/>
              </w:rPr>
            </w:pPr>
            <w:ins w:id="32" w:author="Alhabibi, Haider@Energy" w:date="2022-08-16T13:41:00Z">
              <w:r>
                <w:rPr>
                  <w:rFonts w:asciiTheme="minorHAnsi" w:hAnsiTheme="minorHAnsi"/>
                  <w:sz w:val="20"/>
                  <w:szCs w:val="18"/>
                </w:rPr>
                <w:t>&lt;&lt; From CF1R-PRF-01&gt;&gt;</w:t>
              </w:r>
            </w:ins>
          </w:p>
        </w:tc>
      </w:tr>
      <w:tr w:rsidR="000023C4" w:rsidRPr="00A3784E" w14:paraId="15A4F8EC" w14:textId="77777777" w:rsidTr="37812EE8">
        <w:trPr>
          <w:trHeight w:val="144"/>
        </w:trPr>
        <w:tc>
          <w:tcPr>
            <w:tcW w:w="622" w:type="dxa"/>
            <w:tcMar>
              <w:top w:w="29" w:type="dxa"/>
              <w:left w:w="115" w:type="dxa"/>
              <w:bottom w:w="29" w:type="dxa"/>
              <w:right w:w="115" w:type="dxa"/>
            </w:tcMar>
            <w:vAlign w:val="center"/>
          </w:tcPr>
          <w:p w14:paraId="622BF476" w14:textId="05E2D6F1" w:rsidR="000023C4" w:rsidRPr="00A3784E" w:rsidRDefault="000E6338" w:rsidP="00F96F27">
            <w:pPr>
              <w:pStyle w:val="BodyText2"/>
              <w:spacing w:before="0" w:after="0" w:line="259" w:lineRule="auto"/>
              <w:jc w:val="center"/>
              <w:rPr>
                <w:rFonts w:asciiTheme="minorHAnsi" w:hAnsiTheme="minorHAnsi"/>
                <w:sz w:val="18"/>
                <w:szCs w:val="18"/>
              </w:rPr>
            </w:pPr>
            <w:r>
              <w:rPr>
                <w:rFonts w:asciiTheme="minorHAnsi" w:hAnsiTheme="minorHAnsi"/>
                <w:sz w:val="18"/>
                <w:szCs w:val="18"/>
              </w:rPr>
              <w:t>03</w:t>
            </w:r>
          </w:p>
        </w:tc>
        <w:tc>
          <w:tcPr>
            <w:tcW w:w="10168" w:type="dxa"/>
            <w:gridSpan w:val="2"/>
            <w:vAlign w:val="center"/>
          </w:tcPr>
          <w:p w14:paraId="4B4E4B20" w14:textId="77777777" w:rsidR="000023C4" w:rsidRPr="00A3784E" w:rsidRDefault="000023C4" w:rsidP="00741143">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 xml:space="preserve">Attestation of Premise Registration in Neighborhood </w:t>
            </w:r>
            <w:proofErr w:type="spellStart"/>
            <w:r w:rsidRPr="005A65A3">
              <w:rPr>
                <w:rFonts w:asciiTheme="minorHAnsi" w:hAnsiTheme="minorHAnsi"/>
                <w:sz w:val="20"/>
                <w:szCs w:val="18"/>
              </w:rPr>
              <w:t>SolarShares</w:t>
            </w:r>
            <w:proofErr w:type="spellEnd"/>
            <w:r w:rsidRPr="005A65A3">
              <w:rPr>
                <w:rFonts w:asciiTheme="minorHAnsi" w:hAnsiTheme="minorHAnsi"/>
                <w:sz w:val="20"/>
                <w:szCs w:val="18"/>
              </w:rPr>
              <w:t xml:space="preserve"> (Attestation)</w:t>
            </w:r>
            <w:r>
              <w:rPr>
                <w:rFonts w:asciiTheme="minorHAnsi" w:hAnsiTheme="minorHAnsi"/>
                <w:sz w:val="20"/>
                <w:szCs w:val="18"/>
              </w:rPr>
              <w:t>.</w:t>
            </w:r>
            <w:r w:rsidRPr="005A65A3">
              <w:rPr>
                <w:rFonts w:asciiTheme="minorHAnsi" w:hAnsiTheme="minorHAnsi"/>
                <w:sz w:val="20"/>
                <w:szCs w:val="18"/>
              </w:rPr>
              <w:t xml:space="preserve"> </w:t>
            </w:r>
          </w:p>
        </w:tc>
      </w:tr>
      <w:tr w:rsidR="000023C4" w:rsidRPr="00D80BBB" w14:paraId="71D7B575" w14:textId="77777777" w:rsidTr="37812EE8">
        <w:tblPrEx>
          <w:tblCellMar>
            <w:left w:w="86" w:type="dxa"/>
            <w:right w:w="86" w:type="dxa"/>
          </w:tblCellMar>
        </w:tblPrEx>
        <w:trPr>
          <w:trHeight w:val="296"/>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74EE3798" w14:textId="77777777" w:rsidR="000023C4" w:rsidRPr="00D80BBB" w:rsidRDefault="000023C4" w:rsidP="00741143">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22"/>
    </w:tbl>
    <w:p w14:paraId="20D585BB" w14:textId="67FAA8D3" w:rsidR="000023C4" w:rsidRDefault="000023C4" w:rsidP="00012A93">
      <w:pPr>
        <w:rPr>
          <w:rFonts w:asciiTheme="minorHAnsi" w:hAnsiTheme="minorHAnsi"/>
          <w:sz w:val="18"/>
          <w:szCs w:val="18"/>
        </w:rPr>
      </w:pPr>
    </w:p>
    <w:p w14:paraId="14BEC003" w14:textId="77777777" w:rsidR="00E6450A" w:rsidRPr="00C005DB" w:rsidRDefault="00E6450A" w:rsidP="00012A93">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287707" w:rsidRPr="008B38A1" w14:paraId="4B3F37E7" w14:textId="77777777" w:rsidTr="352D4AE1">
        <w:trPr>
          <w:trHeight w:val="136"/>
        </w:trPr>
        <w:tc>
          <w:tcPr>
            <w:tcW w:w="107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1C358C" w14:textId="46777B99" w:rsidR="00287707" w:rsidRPr="008B38A1" w:rsidRDefault="00F76B43" w:rsidP="00E0089F">
            <w:pPr>
              <w:spacing w:line="276" w:lineRule="auto"/>
              <w:rPr>
                <w:rFonts w:asciiTheme="minorHAnsi" w:eastAsia="Calibri" w:hAnsiTheme="minorHAnsi"/>
                <w:b/>
                <w:sz w:val="18"/>
                <w:szCs w:val="18"/>
              </w:rPr>
            </w:pPr>
            <w:r>
              <w:rPr>
                <w:rFonts w:asciiTheme="minorHAnsi" w:eastAsia="Calibri" w:hAnsiTheme="minorHAnsi"/>
                <w:b/>
              </w:rPr>
              <w:t>H</w:t>
            </w:r>
            <w:r w:rsidR="00287707" w:rsidRPr="352D4AE1">
              <w:rPr>
                <w:rFonts w:asciiTheme="minorHAnsi" w:eastAsia="Calibri" w:hAnsiTheme="minorHAnsi"/>
                <w:b/>
              </w:rPr>
              <w:t>. Compliance Statement</w:t>
            </w:r>
          </w:p>
        </w:tc>
      </w:tr>
      <w:tr w:rsidR="00287707" w:rsidRPr="008B38A1" w14:paraId="51800070" w14:textId="77777777" w:rsidTr="352D4AE1">
        <w:trPr>
          <w:trHeight w:val="136"/>
        </w:trPr>
        <w:tc>
          <w:tcPr>
            <w:tcW w:w="107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507AB3" w14:textId="6FB93914" w:rsidR="00287707" w:rsidRPr="00EE0289" w:rsidRDefault="00287707">
            <w:pPr>
              <w:rPr>
                <w:rFonts w:asciiTheme="minorHAnsi" w:hAnsiTheme="minorHAnsi"/>
                <w:b/>
              </w:rPr>
            </w:pPr>
            <w:r w:rsidRPr="00EE0289">
              <w:rPr>
                <w:rFonts w:asciiTheme="minorHAnsi" w:hAnsiTheme="minorHAnsi"/>
                <w:b/>
              </w:rPr>
              <w:t>&lt;&lt;calculated field: if</w:t>
            </w:r>
            <w:r w:rsidR="00B65067" w:rsidRPr="00EE0289">
              <w:rPr>
                <w:rFonts w:asciiTheme="minorHAnsi" w:hAnsiTheme="minorHAnsi"/>
                <w:b/>
              </w:rPr>
              <w:t xml:space="preserve"> C</w:t>
            </w:r>
            <w:r w:rsidR="00C23F85" w:rsidRPr="00EE0289">
              <w:rPr>
                <w:rFonts w:asciiTheme="minorHAnsi" w:hAnsiTheme="minorHAnsi"/>
                <w:b/>
              </w:rPr>
              <w:t>11</w:t>
            </w:r>
            <w:r w:rsidR="00B65067" w:rsidRPr="00EE0289">
              <w:rPr>
                <w:rFonts w:asciiTheme="minorHAnsi" w:hAnsiTheme="minorHAnsi"/>
                <w:b/>
              </w:rPr>
              <w:t xml:space="preserve"> </w:t>
            </w:r>
            <w:r w:rsidR="00B65067" w:rsidRPr="00C47ED7">
              <w:rPr>
                <w:rFonts w:asciiTheme="minorHAnsi" w:hAnsiTheme="minorHAnsi"/>
                <w:b/>
              </w:rPr>
              <w:t>≥ B1</w:t>
            </w:r>
            <w:r w:rsidR="00C23F85">
              <w:rPr>
                <w:rFonts w:asciiTheme="minorHAnsi" w:hAnsiTheme="minorHAnsi"/>
                <w:b/>
              </w:rPr>
              <w:t>4</w:t>
            </w:r>
            <w:r w:rsidR="00C47ED7" w:rsidRPr="00C47ED7">
              <w:rPr>
                <w:rFonts w:asciiTheme="minorHAnsi" w:hAnsiTheme="minorHAnsi"/>
                <w:b/>
              </w:rPr>
              <w:t xml:space="preserve"> or A05 = </w:t>
            </w:r>
            <w:r w:rsidR="00A53C5F">
              <w:rPr>
                <w:rFonts w:asciiTheme="minorHAnsi" w:hAnsiTheme="minorHAnsi"/>
                <w:b/>
              </w:rPr>
              <w:t>“</w:t>
            </w:r>
            <w:r w:rsidR="00C47ED7" w:rsidRPr="00C47ED7">
              <w:rPr>
                <w:rFonts w:asciiTheme="minorHAnsi" w:hAnsiTheme="minorHAnsi"/>
                <w:b/>
              </w:rPr>
              <w:t xml:space="preserve">No PV – </w:t>
            </w:r>
            <w:r w:rsidR="00EE0289" w:rsidRPr="00EE0289">
              <w:rPr>
                <w:rFonts w:asciiTheme="minorHAnsi" w:hAnsiTheme="minorHAnsi"/>
                <w:b/>
              </w:rPr>
              <w:t>SARA less than 80 contiguous sq ft</w:t>
            </w:r>
            <w:r w:rsidR="00A53C5F">
              <w:rPr>
                <w:rFonts w:asciiTheme="minorHAnsi" w:hAnsiTheme="minorHAnsi"/>
                <w:b/>
              </w:rPr>
              <w:t>”</w:t>
            </w:r>
            <w:r w:rsidR="00EE0289">
              <w:rPr>
                <w:rFonts w:asciiTheme="minorHAnsi" w:hAnsiTheme="minorHAnsi"/>
                <w:b/>
              </w:rPr>
              <w:t xml:space="preserve">, </w:t>
            </w:r>
            <w:r w:rsidR="00EE0289" w:rsidRPr="00EE0289">
              <w:rPr>
                <w:rFonts w:asciiTheme="minorHAnsi" w:hAnsiTheme="minorHAnsi"/>
                <w:b/>
              </w:rPr>
              <w:t xml:space="preserve">“No PV – required PV less than 1.8 </w:t>
            </w:r>
            <w:proofErr w:type="spellStart"/>
            <w:r w:rsidR="00EE0289" w:rsidRPr="00EE0289">
              <w:rPr>
                <w:rFonts w:asciiTheme="minorHAnsi" w:hAnsiTheme="minorHAnsi"/>
                <w:b/>
              </w:rPr>
              <w:t>kWdc</w:t>
            </w:r>
            <w:proofErr w:type="spellEnd"/>
            <w:r w:rsidR="000F76AA" w:rsidRPr="00EE0289">
              <w:rPr>
                <w:rFonts w:asciiTheme="minorHAnsi" w:hAnsiTheme="minorHAnsi"/>
                <w:b/>
              </w:rPr>
              <w:t xml:space="preserve">”, </w:t>
            </w:r>
            <w:r w:rsidR="000F76AA">
              <w:rPr>
                <w:rFonts w:asciiTheme="minorHAnsi" w:hAnsiTheme="minorHAnsi"/>
                <w:b/>
              </w:rPr>
              <w:t>or</w:t>
            </w:r>
            <w:r w:rsidR="000023C4">
              <w:rPr>
                <w:rFonts w:asciiTheme="minorHAnsi" w:hAnsiTheme="minorHAnsi"/>
                <w:b/>
              </w:rPr>
              <w:t xml:space="preserve"> </w:t>
            </w:r>
            <w:r w:rsidR="000023C4" w:rsidRPr="0001239F">
              <w:rPr>
                <w:rFonts w:asciiTheme="minorHAnsi" w:hAnsiTheme="minorHAnsi"/>
                <w:b/>
              </w:rPr>
              <w:t>“Community Solar”</w:t>
            </w:r>
            <w:r w:rsidRPr="00EE0289">
              <w:rPr>
                <w:rFonts w:asciiTheme="minorHAnsi" w:hAnsiTheme="minorHAnsi"/>
                <w:b/>
              </w:rPr>
              <w:t xml:space="preserve">, then display result: </w:t>
            </w:r>
            <w:r w:rsidR="00E0089F" w:rsidRPr="00EE0289">
              <w:rPr>
                <w:rFonts w:asciiTheme="minorHAnsi" w:hAnsiTheme="minorHAnsi"/>
                <w:b/>
              </w:rPr>
              <w:t>P</w:t>
            </w:r>
            <w:r w:rsidRPr="00EE0289">
              <w:rPr>
                <w:rFonts w:asciiTheme="minorHAnsi" w:hAnsiTheme="minorHAnsi"/>
                <w:b/>
              </w:rPr>
              <w:t xml:space="preserve">ass - dwelling complies with the </w:t>
            </w:r>
            <w:r w:rsidR="002A5A67" w:rsidRPr="00EE0289">
              <w:rPr>
                <w:rFonts w:asciiTheme="minorHAnsi" w:hAnsiTheme="minorHAnsi"/>
                <w:b/>
              </w:rPr>
              <w:t>Photovoltaic Systems requirements</w:t>
            </w:r>
            <w:r w:rsidRPr="00EE0289">
              <w:rPr>
                <w:rFonts w:asciiTheme="minorHAnsi" w:hAnsiTheme="minorHAnsi"/>
                <w:b/>
              </w:rPr>
              <w:t xml:space="preserve">; else display result: </w:t>
            </w:r>
            <w:r w:rsidR="00E0089F" w:rsidRPr="00EE0289">
              <w:rPr>
                <w:rFonts w:asciiTheme="minorHAnsi" w:hAnsiTheme="minorHAnsi"/>
                <w:b/>
              </w:rPr>
              <w:t>F</w:t>
            </w:r>
            <w:r w:rsidRPr="00EE0289">
              <w:rPr>
                <w:rFonts w:asciiTheme="minorHAnsi" w:hAnsiTheme="minorHAnsi"/>
                <w:b/>
              </w:rPr>
              <w:t xml:space="preserve">ail - dwelling does not comply with the </w:t>
            </w:r>
            <w:r w:rsidR="002A5A67" w:rsidRPr="00EE0289">
              <w:rPr>
                <w:rFonts w:asciiTheme="minorHAnsi" w:hAnsiTheme="minorHAnsi"/>
                <w:b/>
              </w:rPr>
              <w:t>Photovoltaic System requirements</w:t>
            </w:r>
            <w:r w:rsidRPr="00EE0289">
              <w:rPr>
                <w:rFonts w:asciiTheme="minorHAnsi" w:hAnsiTheme="minorHAnsi"/>
                <w:b/>
              </w:rPr>
              <w:t>&gt;&gt;</w:t>
            </w:r>
          </w:p>
        </w:tc>
      </w:tr>
    </w:tbl>
    <w:p w14:paraId="4196EB91" w14:textId="276E98B7" w:rsidR="00E20FE0" w:rsidRDefault="00E20FE0" w:rsidP="000A4E0F"/>
    <w:p w14:paraId="58E560F2" w14:textId="52015B2A" w:rsidR="00E20FE0" w:rsidRDefault="00E20FE0"/>
    <w:p w14:paraId="3F89BE1D" w14:textId="77777777" w:rsidR="00670948" w:rsidRPr="00A3784E" w:rsidRDefault="00670948" w:rsidP="000A4E0F"/>
    <w:sectPr w:rsidR="00670948" w:rsidRPr="00A3784E" w:rsidSect="007C36F5">
      <w:headerReference w:type="default" r:id="rId20"/>
      <w:pgSz w:w="12240" w:h="15840" w:code="1"/>
      <w:pgMar w:top="720" w:right="720" w:bottom="720" w:left="720" w:header="432" w:footer="576"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lhabibi, Haider@Energy" w:date="2022-06-01T15:43:00Z" w:initials="AH">
    <w:p w14:paraId="291637DD" w14:textId="77777777" w:rsidR="002E42D5" w:rsidRDefault="00701BFA" w:rsidP="009014D8">
      <w:pPr>
        <w:pStyle w:val="CommentText"/>
      </w:pPr>
      <w:r>
        <w:rPr>
          <w:rStyle w:val="CommentReference"/>
        </w:rPr>
        <w:annotationRef/>
      </w:r>
      <w:r w:rsidR="002E42D5">
        <w:rPr>
          <w:color w:val="201F1E"/>
        </w:rPr>
        <w:t xml:space="preserve">Added </w:t>
      </w:r>
      <w:r w:rsidR="002E42D5">
        <w:t xml:space="preserve">"Standard Design kW (CFI1 orientation and 98% solar access)" to </w:t>
      </w:r>
      <w:r w:rsidR="002E42D5">
        <w:rPr>
          <w:color w:val="201F1E"/>
        </w:rPr>
        <w:t>Section G and should include this in the next revision batch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1637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2078D" w16cex:dateUtc="2022-06-01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1637DD" w16cid:durableId="264207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E1DB6" w14:textId="77777777" w:rsidR="00D41B82" w:rsidRDefault="00D41B82">
      <w:r>
        <w:separator/>
      </w:r>
    </w:p>
  </w:endnote>
  <w:endnote w:type="continuationSeparator" w:id="0">
    <w:p w14:paraId="7620D520" w14:textId="77777777" w:rsidR="00D41B82" w:rsidRDefault="00D41B82">
      <w:r>
        <w:continuationSeparator/>
      </w:r>
    </w:p>
  </w:endnote>
  <w:endnote w:type="continuationNotice" w:id="1">
    <w:p w14:paraId="7D6BABB9" w14:textId="77777777" w:rsidR="00D41B82" w:rsidRDefault="00D41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2119" w14:textId="4AAA34E4" w:rsidR="00F61748" w:rsidRPr="0071311B" w:rsidRDefault="00F61748" w:rsidP="00F61748">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00D65BBD" w:rsidRPr="0071311B">
      <w:rPr>
        <w:rFonts w:ascii="Calibri" w:hAnsi="Calibri"/>
        <w:sz w:val="18"/>
        <w:szCs w:val="18"/>
      </w:rPr>
      <w:tab/>
      <w:t xml:space="preserve"> HERS</w:t>
    </w:r>
    <w:r w:rsidRPr="0071311B">
      <w:rPr>
        <w:rFonts w:ascii="Calibri" w:hAnsi="Calibri"/>
        <w:sz w:val="18"/>
        <w:szCs w:val="18"/>
      </w:rPr>
      <w:t xml:space="preserve"> Provider:                       </w:t>
    </w:r>
  </w:p>
  <w:p w14:paraId="70A2A351" w14:textId="0E3E0966" w:rsidR="00F842D9" w:rsidRPr="00F61748" w:rsidRDefault="00F61748" w:rsidP="00F61748">
    <w:pPr>
      <w:tabs>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 Residential C</w:t>
    </w:r>
    <w:r w:rsidRPr="0071311B">
      <w:rPr>
        <w:rFonts w:ascii="Calibri" w:hAnsi="Calibri"/>
        <w:sz w:val="18"/>
        <w:szCs w:val="18"/>
      </w:rPr>
      <w:t>ompliance</w:t>
    </w:r>
    <w:r>
      <w:rPr>
        <w:rFonts w:ascii="Calibri" w:hAnsi="Calibri"/>
        <w:sz w:val="18"/>
        <w:szCs w:val="18"/>
      </w:rPr>
      <w:tab/>
      <w:t>January 2022</w:t>
    </w:r>
    <w:r>
      <w:rPr>
        <w:rFonts w:ascii="Calibri" w:hAnsi="Calibri"/>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B267" w14:textId="14224F98" w:rsidR="00F61748" w:rsidRPr="00F61748" w:rsidRDefault="00F61748" w:rsidP="00F61748">
    <w:pPr>
      <w:pBdr>
        <w:top w:val="single" w:sz="4" w:space="1" w:color="auto"/>
      </w:pBdr>
      <w:tabs>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 Residential C</w:t>
    </w:r>
    <w:r w:rsidRPr="0071311B">
      <w:rPr>
        <w:rFonts w:ascii="Calibri" w:hAnsi="Calibri"/>
        <w:sz w:val="18"/>
        <w:szCs w:val="18"/>
      </w:rPr>
      <w:t>ompliance</w:t>
    </w:r>
    <w:r>
      <w:rPr>
        <w:rFonts w:ascii="Calibri" w:hAnsi="Calibri"/>
        <w:sz w:val="18"/>
        <w:szCs w:val="18"/>
      </w:rPr>
      <w:tab/>
      <w:t>January 2022</w:t>
    </w:r>
    <w:r>
      <w:rPr>
        <w:rFonts w:ascii="Calibri" w:hAnsi="Calibr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F58DE" w14:textId="77777777" w:rsidR="00D41B82" w:rsidRDefault="00D41B82">
      <w:r>
        <w:separator/>
      </w:r>
    </w:p>
  </w:footnote>
  <w:footnote w:type="continuationSeparator" w:id="0">
    <w:p w14:paraId="2CC326B0" w14:textId="77777777" w:rsidR="00D41B82" w:rsidRDefault="00D41B82">
      <w:r>
        <w:continuationSeparator/>
      </w:r>
    </w:p>
  </w:footnote>
  <w:footnote w:type="continuationNotice" w:id="1">
    <w:p w14:paraId="5C72171C" w14:textId="77777777" w:rsidR="00D41B82" w:rsidRDefault="00D41B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08456" w14:textId="77777777" w:rsidR="007562F6" w:rsidRDefault="007562F6" w:rsidP="007562F6">
    <w:pPr>
      <w:pStyle w:val="Header"/>
      <w:ind w:left="360"/>
      <w:jc w:val="center"/>
      <w:rPr>
        <w:rFonts w:ascii="Arial" w:hAnsi="Arial" w:cs="Arial"/>
      </w:rPr>
    </w:pPr>
    <w:r w:rsidRPr="00BD3574">
      <w:rPr>
        <w:rFonts w:asciiTheme="minorHAnsi" w:hAnsiTheme="minorHAnsi" w:cstheme="minorHAnsi"/>
        <w:noProof/>
        <w:color w:val="2B579A"/>
        <w:sz w:val="28"/>
        <w:szCs w:val="28"/>
        <w:shd w:val="clear" w:color="auto" w:fill="E6E6E6"/>
      </w:rPr>
      <w:drawing>
        <wp:anchor distT="0" distB="0" distL="114300" distR="114300" simplePos="0" relativeHeight="251658240" behindDoc="0" locked="0" layoutInCell="1" allowOverlap="1" wp14:anchorId="4F5CD19A" wp14:editId="36E1E859">
          <wp:simplePos x="0" y="0"/>
          <wp:positionH relativeFrom="column">
            <wp:posOffset>0</wp:posOffset>
          </wp:positionH>
          <wp:positionV relativeFrom="paragraph">
            <wp:posOffset>47625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noProof/>
        <w:sz w:val="28"/>
        <w:szCs w:val="28"/>
      </w:rPr>
      <w:t>PHOTOVOLTAIC SYSTEMS</w:t>
    </w:r>
  </w:p>
  <w:p w14:paraId="24519F1A" w14:textId="77777777" w:rsidR="007562F6" w:rsidRDefault="007562F6" w:rsidP="007562F6">
    <w:pPr>
      <w:pStyle w:val="Header"/>
      <w:ind w:left="360"/>
      <w:rPr>
        <w:rFonts w:ascii="Arial" w:hAnsi="Arial" w:cs="Arial"/>
      </w:rPr>
    </w:pPr>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2</w:t>
    </w:r>
    <w:r w:rsidRPr="00A1081B">
      <w:rPr>
        <w:rFonts w:asciiTheme="minorHAnsi" w:hAnsiTheme="minorHAnsi" w:cstheme="minorHAnsi"/>
        <w:sz w:val="28"/>
        <w:szCs w:val="28"/>
      </w:rPr>
      <w:t>R-</w:t>
    </w:r>
    <w:r>
      <w:rPr>
        <w:rFonts w:asciiTheme="minorHAnsi" w:hAnsiTheme="minorHAnsi" w:cstheme="minorHAnsi"/>
        <w:sz w:val="28"/>
        <w:szCs w:val="28"/>
      </w:rPr>
      <w:t>PVB</w:t>
    </w:r>
    <w:r w:rsidRPr="00A1081B">
      <w:rPr>
        <w:rFonts w:asciiTheme="minorHAnsi" w:hAnsiTheme="minorHAnsi" w:cstheme="minorHAnsi"/>
        <w:sz w:val="28"/>
        <w:szCs w:val="28"/>
      </w:rPr>
      <w:t>-</w:t>
    </w:r>
    <w:r>
      <w:rPr>
        <w:rFonts w:asciiTheme="minorHAnsi" w:hAnsiTheme="minorHAnsi" w:cstheme="minorHAnsi"/>
        <w:sz w:val="28"/>
        <w:szCs w:val="28"/>
      </w:rPr>
      <w:t>01</w:t>
    </w:r>
    <w:r w:rsidRPr="00A1081B">
      <w:rPr>
        <w:rFonts w:asciiTheme="minorHAnsi" w:hAnsiTheme="minorHAnsi" w:cstheme="minorHAnsi"/>
        <w:sz w:val="28"/>
        <w:szCs w:val="28"/>
      </w:rPr>
      <w:t>-</w:t>
    </w:r>
    <w:r>
      <w:rPr>
        <w:rFonts w:asciiTheme="minorHAnsi" w:hAnsiTheme="minorHAnsi" w:cstheme="minorHAnsi"/>
        <w:sz w:val="28"/>
        <w:szCs w:val="28"/>
      </w:rPr>
      <w:t>E</w:t>
    </w:r>
  </w:p>
  <w:p w14:paraId="6A516356" w14:textId="77777777" w:rsidR="007562F6" w:rsidRPr="006C2D3E" w:rsidRDefault="007562F6" w:rsidP="007562F6">
    <w:pPr>
      <w:ind w:left="360"/>
      <w:rPr>
        <w:rFonts w:asciiTheme="minorHAnsi" w:hAnsiTheme="minorHAnsi" w:cstheme="minorHAnsi"/>
        <w:b/>
        <w:bCs/>
        <w:i/>
        <w:iCs/>
        <w:sz w:val="28"/>
        <w:szCs w:val="28"/>
      </w:rPr>
    </w:pPr>
    <w:r w:rsidRPr="004C04E9">
      <w:rPr>
        <w:rFonts w:asciiTheme="minorHAnsi" w:hAnsiTheme="minorHAnsi" w:cstheme="minorHAnsi"/>
        <w:sz w:val="28"/>
        <w:szCs w:val="28"/>
      </w:rPr>
      <w:ptab w:relativeTo="margin" w:alignment="center" w:leader="none"/>
    </w:r>
    <w:r w:rsidRPr="004C04E9">
      <w:rPr>
        <w:rFonts w:asciiTheme="minorHAnsi" w:hAnsiTheme="minorHAnsi" w:cstheme="minorHAnsi"/>
        <w:b/>
        <w:bCs/>
        <w:i/>
        <w:iCs/>
        <w:sz w:val="28"/>
        <w:szCs w:val="28"/>
      </w:rPr>
      <w:t>SAMPLE FORM – NOT VALID FOR SUBMISSION TO BUILDING DEPARTMENTS</w:t>
    </w:r>
  </w:p>
  <w:p w14:paraId="4196EBB4" w14:textId="77777777" w:rsidR="00F842D9" w:rsidRPr="007562F6" w:rsidRDefault="00F842D9" w:rsidP="00756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066CB2" w:rsidRPr="00F85124" w14:paraId="79E163D6" w14:textId="77777777" w:rsidTr="009014D8">
      <w:trPr>
        <w:trHeight w:val="288"/>
      </w:trPr>
      <w:tc>
        <w:tcPr>
          <w:tcW w:w="3877" w:type="pct"/>
        </w:tcPr>
        <w:p w14:paraId="2BE91E1E" w14:textId="77777777" w:rsidR="00066CB2" w:rsidRPr="002D18A0" w:rsidRDefault="00066CB2" w:rsidP="00066CB2">
          <w:pPr>
            <w:pStyle w:val="Style77"/>
            <w:rPr>
              <w:b/>
            </w:rPr>
          </w:pPr>
          <w:r>
            <w:t xml:space="preserve">CERTIFICATE OF </w:t>
          </w:r>
          <w:r w:rsidRPr="002E1053">
            <w:t>INSTALLATION</w:t>
          </w:r>
          <w:r>
            <w:t xml:space="preserve"> – USER INSTRUCTIONS</w:t>
          </w:r>
        </w:p>
      </w:tc>
      <w:tc>
        <w:tcPr>
          <w:tcW w:w="1123" w:type="pct"/>
        </w:tcPr>
        <w:p w14:paraId="2935393B" w14:textId="77777777" w:rsidR="00066CB2" w:rsidRPr="002D18A0" w:rsidRDefault="00066CB2" w:rsidP="00066CB2">
          <w:pPr>
            <w:pStyle w:val="Style78"/>
            <w:rPr>
              <w:b/>
            </w:rPr>
          </w:pPr>
          <w:r w:rsidRPr="002D18A0">
            <w:t>CF</w:t>
          </w:r>
          <w:r>
            <w:t>2</w:t>
          </w:r>
          <w:r w:rsidRPr="002D18A0">
            <w:t>R-</w:t>
          </w:r>
          <w:r>
            <w:t>PVB-01</w:t>
          </w:r>
          <w:r w:rsidRPr="002D18A0">
            <w:t>-E</w:t>
          </w:r>
        </w:p>
      </w:tc>
    </w:tr>
    <w:tr w:rsidR="00066CB2" w:rsidRPr="008E6418" w14:paraId="37FE2C50" w14:textId="77777777" w:rsidTr="009014D8">
      <w:trPr>
        <w:trHeight w:val="288"/>
      </w:trPr>
      <w:tc>
        <w:tcPr>
          <w:tcW w:w="3877" w:type="pct"/>
        </w:tcPr>
        <w:p w14:paraId="56BFF14E" w14:textId="77777777" w:rsidR="00066CB2" w:rsidRPr="002D18A0" w:rsidRDefault="00066CB2" w:rsidP="00066CB2">
          <w:pPr>
            <w:pStyle w:val="Style77"/>
          </w:pPr>
          <w:r>
            <w:t>Photovoltaic Systems</w:t>
          </w:r>
        </w:p>
      </w:tc>
      <w:tc>
        <w:tcPr>
          <w:tcW w:w="1123" w:type="pct"/>
        </w:tcPr>
        <w:p w14:paraId="1C99166E" w14:textId="0B56E61F" w:rsidR="00066CB2" w:rsidRPr="002D18A0" w:rsidRDefault="00066CB2" w:rsidP="00066CB2">
          <w:pPr>
            <w:pStyle w:val="Style78"/>
          </w:pPr>
          <w:r w:rsidRPr="002D18A0">
            <w:tab/>
            <w:t xml:space="preserve">(Page </w:t>
          </w:r>
          <w:r w:rsidRPr="00161773">
            <w:fldChar w:fldCharType="begin"/>
          </w:r>
          <w:r w:rsidRPr="00161773">
            <w:instrText xml:space="preserve"> PAGE   \* MERGEFORMAT </w:instrText>
          </w:r>
          <w:r w:rsidRPr="00161773">
            <w:fldChar w:fldCharType="separate"/>
          </w:r>
          <w:r w:rsidRPr="00161773">
            <w:t>2</w:t>
          </w:r>
          <w:r w:rsidRPr="00161773">
            <w:fldChar w:fldCharType="end"/>
          </w:r>
          <w:r w:rsidRPr="002D18A0">
            <w:t xml:space="preserve"> of </w:t>
          </w:r>
          <w:r>
            <w:rPr>
              <w:noProof/>
              <w:color w:val="2B579A"/>
              <w:shd w:val="clear" w:color="auto" w:fill="E6E6E6"/>
            </w:rPr>
            <w:fldChar w:fldCharType="begin"/>
          </w:r>
          <w:r>
            <w:rPr>
              <w:noProof/>
            </w:rPr>
            <w:instrText xml:space="preserve"> SECTIONPAGES   \* MERGEFORMAT </w:instrText>
          </w:r>
          <w:r>
            <w:rPr>
              <w:noProof/>
              <w:color w:val="2B579A"/>
              <w:shd w:val="clear" w:color="auto" w:fill="E6E6E6"/>
            </w:rPr>
            <w:fldChar w:fldCharType="separate"/>
          </w:r>
          <w:r w:rsidR="00E23346">
            <w:rPr>
              <w:noProof/>
            </w:rPr>
            <w:t>1</w:t>
          </w:r>
          <w:r>
            <w:rPr>
              <w:noProof/>
              <w:color w:val="2B579A"/>
              <w:shd w:val="clear" w:color="auto" w:fill="E6E6E6"/>
            </w:rPr>
            <w:fldChar w:fldCharType="end"/>
          </w:r>
          <w:r w:rsidRPr="002D18A0">
            <w:t>)</w:t>
          </w:r>
        </w:p>
      </w:tc>
    </w:tr>
  </w:tbl>
  <w:p w14:paraId="5909A338" w14:textId="77777777" w:rsidR="00F842D9" w:rsidRDefault="00F842D9"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32364" w:rsidRPr="00F85124" w14:paraId="7EC0F162" w14:textId="77777777" w:rsidTr="009014D8">
      <w:trPr>
        <w:cantSplit/>
        <w:trHeight w:val="288"/>
      </w:trPr>
      <w:tc>
        <w:tcPr>
          <w:tcW w:w="4016" w:type="pct"/>
          <w:gridSpan w:val="2"/>
          <w:tcBorders>
            <w:bottom w:val="single" w:sz="4" w:space="0" w:color="auto"/>
            <w:right w:val="nil"/>
          </w:tcBorders>
          <w:vAlign w:val="center"/>
        </w:tcPr>
        <w:p w14:paraId="7F7960D6" w14:textId="77777777" w:rsidR="00C32364" w:rsidRPr="00F85124" w:rsidRDefault="00C32364" w:rsidP="00C32364">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6E84FBE8" w14:textId="09AAE438" w:rsidR="00C32364" w:rsidRPr="00F85124" w:rsidRDefault="00C32364" w:rsidP="00C32364">
          <w:pPr>
            <w:pStyle w:val="Heading1"/>
            <w:jc w:val="right"/>
            <w:rPr>
              <w:rFonts w:asciiTheme="minorHAnsi" w:hAnsiTheme="minorHAnsi"/>
              <w:b w:val="0"/>
              <w:bCs/>
              <w:sz w:val="20"/>
            </w:rPr>
          </w:pPr>
          <w:r>
            <w:rPr>
              <w:rFonts w:asciiTheme="minorHAnsi" w:hAnsiTheme="minorHAnsi"/>
              <w:b w:val="0"/>
              <w:bCs/>
              <w:sz w:val="20"/>
            </w:rPr>
            <w:t>CF2R-</w:t>
          </w:r>
          <w:r w:rsidR="00D023E8">
            <w:rPr>
              <w:rFonts w:asciiTheme="minorHAnsi" w:hAnsiTheme="minorHAnsi"/>
              <w:b w:val="0"/>
              <w:bCs/>
              <w:sz w:val="20"/>
            </w:rPr>
            <w:t>PV</w:t>
          </w:r>
          <w:r w:rsidR="00A46415">
            <w:rPr>
              <w:rFonts w:asciiTheme="minorHAnsi" w:hAnsiTheme="minorHAnsi"/>
              <w:b w:val="0"/>
              <w:bCs/>
              <w:sz w:val="20"/>
            </w:rPr>
            <w:t>B</w:t>
          </w:r>
          <w:r>
            <w:rPr>
              <w:rFonts w:asciiTheme="minorHAnsi" w:hAnsiTheme="minorHAnsi"/>
              <w:b w:val="0"/>
              <w:bCs/>
              <w:sz w:val="20"/>
            </w:rPr>
            <w:t>-01-E</w:t>
          </w:r>
          <w:del w:id="33" w:author="Alhabibi, Haider@Energy" w:date="2022-09-22T12:43:00Z">
            <w:r w:rsidDel="00A46415">
              <w:rPr>
                <w:rFonts w:asciiTheme="minorHAnsi" w:hAnsiTheme="minorHAnsi"/>
                <w:b w:val="0"/>
                <w:bCs/>
                <w:sz w:val="20"/>
              </w:rPr>
              <w:delText xml:space="preserve"> </w:delText>
            </w:r>
          </w:del>
        </w:p>
      </w:tc>
    </w:tr>
    <w:tr w:rsidR="00C32364" w:rsidRPr="00F85124" w14:paraId="1F4F611C" w14:textId="77777777" w:rsidTr="009014D8">
      <w:trPr>
        <w:cantSplit/>
        <w:trHeight w:val="288"/>
      </w:trPr>
      <w:tc>
        <w:tcPr>
          <w:tcW w:w="2500" w:type="pct"/>
          <w:tcBorders>
            <w:right w:val="nil"/>
          </w:tcBorders>
        </w:tcPr>
        <w:p w14:paraId="4AF9316A" w14:textId="77777777" w:rsidR="00C32364" w:rsidRPr="00F85124" w:rsidRDefault="00C32364" w:rsidP="00C32364">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54E9903D" w14:textId="68468B7E" w:rsidR="00C32364" w:rsidRPr="00F85124" w:rsidRDefault="00C32364" w:rsidP="00C32364">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23346">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bl>
  <w:p w14:paraId="67478DE5" w14:textId="77777777" w:rsidR="00F842D9" w:rsidRPr="007C36F5" w:rsidRDefault="00F842D9" w:rsidP="007C36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F0459"/>
    <w:multiLevelType w:val="hybridMultilevel"/>
    <w:tmpl w:val="0BE81A02"/>
    <w:lvl w:ilvl="0" w:tplc="02303008">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26CF7"/>
    <w:multiLevelType w:val="hybridMultilevel"/>
    <w:tmpl w:val="95A447AE"/>
    <w:lvl w:ilvl="0" w:tplc="3AD21690">
      <w:start w:val="1"/>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D1501"/>
    <w:multiLevelType w:val="hybridMultilevel"/>
    <w:tmpl w:val="008EAB4A"/>
    <w:lvl w:ilvl="0" w:tplc="546C2440">
      <w:start w:val="1"/>
      <w:numFmt w:val="decimal"/>
      <w:lvlText w:val="%1."/>
      <w:lvlJc w:val="left"/>
      <w:pPr>
        <w:ind w:left="990" w:hanging="360"/>
      </w:pPr>
      <w:rPr>
        <w:rFonts w:hint="default"/>
        <w:b w:val="0"/>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D4FAA"/>
    <w:multiLevelType w:val="hybridMultilevel"/>
    <w:tmpl w:val="414EC0BE"/>
    <w:lvl w:ilvl="0" w:tplc="ABE0620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B2C82FE6"/>
    <w:lvl w:ilvl="0" w:tplc="18B2A4C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15:restartNumberingAfterBreak="0">
    <w:nsid w:val="4A6E14B6"/>
    <w:multiLevelType w:val="hybridMultilevel"/>
    <w:tmpl w:val="951A8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815676000">
    <w:abstractNumId w:val="4"/>
  </w:num>
  <w:num w:numId="2" w16cid:durableId="28722733">
    <w:abstractNumId w:val="14"/>
  </w:num>
  <w:num w:numId="3" w16cid:durableId="723333510">
    <w:abstractNumId w:val="1"/>
  </w:num>
  <w:num w:numId="4" w16cid:durableId="1629043667">
    <w:abstractNumId w:val="0"/>
  </w:num>
  <w:num w:numId="5" w16cid:durableId="172768968">
    <w:abstractNumId w:val="17"/>
  </w:num>
  <w:num w:numId="6" w16cid:durableId="1105272259">
    <w:abstractNumId w:val="15"/>
  </w:num>
  <w:num w:numId="7" w16cid:durableId="1015494013">
    <w:abstractNumId w:val="2"/>
  </w:num>
  <w:num w:numId="8" w16cid:durableId="1695419592">
    <w:abstractNumId w:val="12"/>
  </w:num>
  <w:num w:numId="9" w16cid:durableId="1409571763">
    <w:abstractNumId w:val="8"/>
  </w:num>
  <w:num w:numId="10" w16cid:durableId="571741493">
    <w:abstractNumId w:val="5"/>
  </w:num>
  <w:num w:numId="11" w16cid:durableId="836655764">
    <w:abstractNumId w:val="9"/>
  </w:num>
  <w:num w:numId="12" w16cid:durableId="489445745">
    <w:abstractNumId w:val="16"/>
  </w:num>
  <w:num w:numId="13" w16cid:durableId="1107770656">
    <w:abstractNumId w:val="6"/>
  </w:num>
  <w:num w:numId="14" w16cid:durableId="1776094654">
    <w:abstractNumId w:val="3"/>
  </w:num>
  <w:num w:numId="15" w16cid:durableId="2009556218">
    <w:abstractNumId w:val="11"/>
  </w:num>
  <w:num w:numId="16" w16cid:durableId="576790404">
    <w:abstractNumId w:val="10"/>
  </w:num>
  <w:num w:numId="17" w16cid:durableId="1133524772">
    <w:abstractNumId w:val="7"/>
  </w:num>
  <w:num w:numId="18" w16cid:durableId="581530776">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024"/>
    <w:rsid w:val="000017E6"/>
    <w:rsid w:val="000023C4"/>
    <w:rsid w:val="00003ADD"/>
    <w:rsid w:val="0000541A"/>
    <w:rsid w:val="00005F43"/>
    <w:rsid w:val="00010A74"/>
    <w:rsid w:val="0001208A"/>
    <w:rsid w:val="00012A85"/>
    <w:rsid w:val="00012A93"/>
    <w:rsid w:val="00013858"/>
    <w:rsid w:val="00014B07"/>
    <w:rsid w:val="000223B0"/>
    <w:rsid w:val="000232B2"/>
    <w:rsid w:val="00023ECE"/>
    <w:rsid w:val="000247AF"/>
    <w:rsid w:val="000311A4"/>
    <w:rsid w:val="00034997"/>
    <w:rsid w:val="00041230"/>
    <w:rsid w:val="000424ED"/>
    <w:rsid w:val="00051042"/>
    <w:rsid w:val="00053813"/>
    <w:rsid w:val="00054F15"/>
    <w:rsid w:val="000569D4"/>
    <w:rsid w:val="00056B9D"/>
    <w:rsid w:val="000609D8"/>
    <w:rsid w:val="00062523"/>
    <w:rsid w:val="000643FB"/>
    <w:rsid w:val="00066CB2"/>
    <w:rsid w:val="000678E1"/>
    <w:rsid w:val="00071D49"/>
    <w:rsid w:val="000735CB"/>
    <w:rsid w:val="00080162"/>
    <w:rsid w:val="00080688"/>
    <w:rsid w:val="00081774"/>
    <w:rsid w:val="0008205E"/>
    <w:rsid w:val="000827E0"/>
    <w:rsid w:val="00085389"/>
    <w:rsid w:val="0008777D"/>
    <w:rsid w:val="00087FA1"/>
    <w:rsid w:val="0009467D"/>
    <w:rsid w:val="00097600"/>
    <w:rsid w:val="000A1742"/>
    <w:rsid w:val="000A2B54"/>
    <w:rsid w:val="000A4E0F"/>
    <w:rsid w:val="000A503C"/>
    <w:rsid w:val="000A5054"/>
    <w:rsid w:val="000B6B0A"/>
    <w:rsid w:val="000C2323"/>
    <w:rsid w:val="000C36FB"/>
    <w:rsid w:val="000C3CE8"/>
    <w:rsid w:val="000C5AC9"/>
    <w:rsid w:val="000C62F7"/>
    <w:rsid w:val="000C71B9"/>
    <w:rsid w:val="000D0962"/>
    <w:rsid w:val="000E084F"/>
    <w:rsid w:val="000E2DB9"/>
    <w:rsid w:val="000E44B4"/>
    <w:rsid w:val="000E6338"/>
    <w:rsid w:val="000E7638"/>
    <w:rsid w:val="000E7AA5"/>
    <w:rsid w:val="000F2D80"/>
    <w:rsid w:val="000F3C9E"/>
    <w:rsid w:val="000F7142"/>
    <w:rsid w:val="000F76AA"/>
    <w:rsid w:val="001065BE"/>
    <w:rsid w:val="00107CC3"/>
    <w:rsid w:val="00107F86"/>
    <w:rsid w:val="00111CCD"/>
    <w:rsid w:val="00116008"/>
    <w:rsid w:val="00122E96"/>
    <w:rsid w:val="00124C34"/>
    <w:rsid w:val="00130F84"/>
    <w:rsid w:val="001453F5"/>
    <w:rsid w:val="00147F30"/>
    <w:rsid w:val="00152591"/>
    <w:rsid w:val="00157308"/>
    <w:rsid w:val="001642DA"/>
    <w:rsid w:val="00164977"/>
    <w:rsid w:val="00167D97"/>
    <w:rsid w:val="00170A61"/>
    <w:rsid w:val="00171BD5"/>
    <w:rsid w:val="0017202E"/>
    <w:rsid w:val="00175427"/>
    <w:rsid w:val="00177D82"/>
    <w:rsid w:val="00180112"/>
    <w:rsid w:val="00186A83"/>
    <w:rsid w:val="00190E99"/>
    <w:rsid w:val="00192B3E"/>
    <w:rsid w:val="00194C80"/>
    <w:rsid w:val="00197241"/>
    <w:rsid w:val="001A3F3D"/>
    <w:rsid w:val="001A5F67"/>
    <w:rsid w:val="001A794A"/>
    <w:rsid w:val="001A7EE7"/>
    <w:rsid w:val="001B0A37"/>
    <w:rsid w:val="001B0B2D"/>
    <w:rsid w:val="001B1FAC"/>
    <w:rsid w:val="001B39D0"/>
    <w:rsid w:val="001B6212"/>
    <w:rsid w:val="001B7004"/>
    <w:rsid w:val="001B7920"/>
    <w:rsid w:val="001B79C1"/>
    <w:rsid w:val="001C4084"/>
    <w:rsid w:val="001C6A87"/>
    <w:rsid w:val="001C75E2"/>
    <w:rsid w:val="001D3F40"/>
    <w:rsid w:val="001D4555"/>
    <w:rsid w:val="001D635D"/>
    <w:rsid w:val="001D64A8"/>
    <w:rsid w:val="001D793C"/>
    <w:rsid w:val="001E0862"/>
    <w:rsid w:val="001E0970"/>
    <w:rsid w:val="001E4DEA"/>
    <w:rsid w:val="001E5EDB"/>
    <w:rsid w:val="001E6363"/>
    <w:rsid w:val="001E7C02"/>
    <w:rsid w:val="001F1DCC"/>
    <w:rsid w:val="00200009"/>
    <w:rsid w:val="002001A0"/>
    <w:rsid w:val="00200CEB"/>
    <w:rsid w:val="00202F4E"/>
    <w:rsid w:val="00207D23"/>
    <w:rsid w:val="00213412"/>
    <w:rsid w:val="00231102"/>
    <w:rsid w:val="002315EE"/>
    <w:rsid w:val="0023183D"/>
    <w:rsid w:val="00231BE4"/>
    <w:rsid w:val="002342C2"/>
    <w:rsid w:val="00240B0B"/>
    <w:rsid w:val="0024112C"/>
    <w:rsid w:val="002422AB"/>
    <w:rsid w:val="00245E3C"/>
    <w:rsid w:val="002478EC"/>
    <w:rsid w:val="0025008C"/>
    <w:rsid w:val="00253F28"/>
    <w:rsid w:val="00262D27"/>
    <w:rsid w:val="00263454"/>
    <w:rsid w:val="0027204B"/>
    <w:rsid w:val="002727E8"/>
    <w:rsid w:val="00282153"/>
    <w:rsid w:val="00282299"/>
    <w:rsid w:val="00286064"/>
    <w:rsid w:val="00287707"/>
    <w:rsid w:val="002919F7"/>
    <w:rsid w:val="00292A8A"/>
    <w:rsid w:val="00295341"/>
    <w:rsid w:val="002A2217"/>
    <w:rsid w:val="002A570E"/>
    <w:rsid w:val="002A5A67"/>
    <w:rsid w:val="002B143E"/>
    <w:rsid w:val="002B2286"/>
    <w:rsid w:val="002B261F"/>
    <w:rsid w:val="002B369F"/>
    <w:rsid w:val="002B6F09"/>
    <w:rsid w:val="002B6F0F"/>
    <w:rsid w:val="002B777C"/>
    <w:rsid w:val="002B7822"/>
    <w:rsid w:val="002B7D88"/>
    <w:rsid w:val="002C16A2"/>
    <w:rsid w:val="002C4939"/>
    <w:rsid w:val="002D04F6"/>
    <w:rsid w:val="002D151D"/>
    <w:rsid w:val="002D6034"/>
    <w:rsid w:val="002E25ED"/>
    <w:rsid w:val="002E299F"/>
    <w:rsid w:val="002E42D5"/>
    <w:rsid w:val="002E4D5A"/>
    <w:rsid w:val="002E582C"/>
    <w:rsid w:val="002E615F"/>
    <w:rsid w:val="002F21CB"/>
    <w:rsid w:val="002F2D12"/>
    <w:rsid w:val="002F5B8F"/>
    <w:rsid w:val="00303831"/>
    <w:rsid w:val="00306658"/>
    <w:rsid w:val="00306751"/>
    <w:rsid w:val="00307E61"/>
    <w:rsid w:val="00310A3E"/>
    <w:rsid w:val="003166AF"/>
    <w:rsid w:val="003172B5"/>
    <w:rsid w:val="00324FEA"/>
    <w:rsid w:val="0032621F"/>
    <w:rsid w:val="003267BD"/>
    <w:rsid w:val="00331897"/>
    <w:rsid w:val="00331E49"/>
    <w:rsid w:val="00332CBB"/>
    <w:rsid w:val="00342C50"/>
    <w:rsid w:val="0034454E"/>
    <w:rsid w:val="0035296B"/>
    <w:rsid w:val="00355B60"/>
    <w:rsid w:val="00363BD6"/>
    <w:rsid w:val="00364A2D"/>
    <w:rsid w:val="00364ADC"/>
    <w:rsid w:val="0036524E"/>
    <w:rsid w:val="003677F9"/>
    <w:rsid w:val="0037148B"/>
    <w:rsid w:val="00374EDA"/>
    <w:rsid w:val="00380D8D"/>
    <w:rsid w:val="00381466"/>
    <w:rsid w:val="00382CD6"/>
    <w:rsid w:val="00383CB6"/>
    <w:rsid w:val="003937C9"/>
    <w:rsid w:val="003959C1"/>
    <w:rsid w:val="003B0243"/>
    <w:rsid w:val="003B2664"/>
    <w:rsid w:val="003B3122"/>
    <w:rsid w:val="003C5860"/>
    <w:rsid w:val="003C59D8"/>
    <w:rsid w:val="003D131B"/>
    <w:rsid w:val="003D619C"/>
    <w:rsid w:val="003E419E"/>
    <w:rsid w:val="003E5362"/>
    <w:rsid w:val="003E6422"/>
    <w:rsid w:val="003E6D68"/>
    <w:rsid w:val="003E71E0"/>
    <w:rsid w:val="003F2868"/>
    <w:rsid w:val="003F2CE3"/>
    <w:rsid w:val="003F55E9"/>
    <w:rsid w:val="00401A3F"/>
    <w:rsid w:val="0040591B"/>
    <w:rsid w:val="004110DC"/>
    <w:rsid w:val="004136FA"/>
    <w:rsid w:val="00414AFB"/>
    <w:rsid w:val="00415E25"/>
    <w:rsid w:val="00417281"/>
    <w:rsid w:val="0041739F"/>
    <w:rsid w:val="00421E7D"/>
    <w:rsid w:val="0042272B"/>
    <w:rsid w:val="00423A3E"/>
    <w:rsid w:val="00427DFA"/>
    <w:rsid w:val="0043126F"/>
    <w:rsid w:val="0044075D"/>
    <w:rsid w:val="0044189E"/>
    <w:rsid w:val="00445782"/>
    <w:rsid w:val="00447F28"/>
    <w:rsid w:val="00451870"/>
    <w:rsid w:val="004524CE"/>
    <w:rsid w:val="004544DB"/>
    <w:rsid w:val="004547BC"/>
    <w:rsid w:val="00454CA5"/>
    <w:rsid w:val="00455D12"/>
    <w:rsid w:val="00456759"/>
    <w:rsid w:val="004604E4"/>
    <w:rsid w:val="0046169A"/>
    <w:rsid w:val="00466B91"/>
    <w:rsid w:val="00467256"/>
    <w:rsid w:val="004679E4"/>
    <w:rsid w:val="00472C9D"/>
    <w:rsid w:val="004733C5"/>
    <w:rsid w:val="00474721"/>
    <w:rsid w:val="00474BFC"/>
    <w:rsid w:val="00485E1A"/>
    <w:rsid w:val="00490106"/>
    <w:rsid w:val="00491F93"/>
    <w:rsid w:val="00492E17"/>
    <w:rsid w:val="00496CC8"/>
    <w:rsid w:val="00497DDD"/>
    <w:rsid w:val="004A4590"/>
    <w:rsid w:val="004A5D68"/>
    <w:rsid w:val="004A7AC9"/>
    <w:rsid w:val="004B5AAD"/>
    <w:rsid w:val="004B644C"/>
    <w:rsid w:val="004B79AB"/>
    <w:rsid w:val="004C039F"/>
    <w:rsid w:val="004C1B3D"/>
    <w:rsid w:val="004C616E"/>
    <w:rsid w:val="004C7665"/>
    <w:rsid w:val="004D18AA"/>
    <w:rsid w:val="004D2851"/>
    <w:rsid w:val="004D2E05"/>
    <w:rsid w:val="004D4932"/>
    <w:rsid w:val="004D582D"/>
    <w:rsid w:val="004D6430"/>
    <w:rsid w:val="004E118F"/>
    <w:rsid w:val="004E7075"/>
    <w:rsid w:val="004E7D36"/>
    <w:rsid w:val="004F231B"/>
    <w:rsid w:val="004F3CB3"/>
    <w:rsid w:val="004F5226"/>
    <w:rsid w:val="004F593C"/>
    <w:rsid w:val="004F73D0"/>
    <w:rsid w:val="0050296E"/>
    <w:rsid w:val="00503342"/>
    <w:rsid w:val="005049F2"/>
    <w:rsid w:val="00506E7F"/>
    <w:rsid w:val="0051233F"/>
    <w:rsid w:val="00513ABD"/>
    <w:rsid w:val="0051413A"/>
    <w:rsid w:val="005144EC"/>
    <w:rsid w:val="0052113E"/>
    <w:rsid w:val="005227DA"/>
    <w:rsid w:val="00524693"/>
    <w:rsid w:val="00530A73"/>
    <w:rsid w:val="0053362D"/>
    <w:rsid w:val="00534237"/>
    <w:rsid w:val="0054133E"/>
    <w:rsid w:val="005416FB"/>
    <w:rsid w:val="0054722E"/>
    <w:rsid w:val="00553651"/>
    <w:rsid w:val="00561A3D"/>
    <w:rsid w:val="00561BC6"/>
    <w:rsid w:val="00562415"/>
    <w:rsid w:val="00562C8D"/>
    <w:rsid w:val="005631FC"/>
    <w:rsid w:val="00572539"/>
    <w:rsid w:val="00574390"/>
    <w:rsid w:val="00574B70"/>
    <w:rsid w:val="00575BF2"/>
    <w:rsid w:val="0057611A"/>
    <w:rsid w:val="005774A9"/>
    <w:rsid w:val="00581818"/>
    <w:rsid w:val="005822F1"/>
    <w:rsid w:val="00582B60"/>
    <w:rsid w:val="00583AC4"/>
    <w:rsid w:val="00585B39"/>
    <w:rsid w:val="005862C4"/>
    <w:rsid w:val="0059064A"/>
    <w:rsid w:val="00590784"/>
    <w:rsid w:val="005946DD"/>
    <w:rsid w:val="00595EC9"/>
    <w:rsid w:val="005978B5"/>
    <w:rsid w:val="005A1CD6"/>
    <w:rsid w:val="005A47E9"/>
    <w:rsid w:val="005B2A38"/>
    <w:rsid w:val="005B48AA"/>
    <w:rsid w:val="005B4DC9"/>
    <w:rsid w:val="005B4F4A"/>
    <w:rsid w:val="005C58A8"/>
    <w:rsid w:val="005D193F"/>
    <w:rsid w:val="005D200B"/>
    <w:rsid w:val="005D2157"/>
    <w:rsid w:val="005D314D"/>
    <w:rsid w:val="005D5A10"/>
    <w:rsid w:val="005E19CD"/>
    <w:rsid w:val="005E3743"/>
    <w:rsid w:val="005E781A"/>
    <w:rsid w:val="005E7F3A"/>
    <w:rsid w:val="005F011E"/>
    <w:rsid w:val="005F1465"/>
    <w:rsid w:val="005F3958"/>
    <w:rsid w:val="00602FED"/>
    <w:rsid w:val="006045D5"/>
    <w:rsid w:val="0060730D"/>
    <w:rsid w:val="0061072F"/>
    <w:rsid w:val="00610AEE"/>
    <w:rsid w:val="0061154D"/>
    <w:rsid w:val="00611920"/>
    <w:rsid w:val="0061354B"/>
    <w:rsid w:val="00616E46"/>
    <w:rsid w:val="00621925"/>
    <w:rsid w:val="00625FB1"/>
    <w:rsid w:val="00632528"/>
    <w:rsid w:val="00636860"/>
    <w:rsid w:val="00636F05"/>
    <w:rsid w:val="00642147"/>
    <w:rsid w:val="0064793D"/>
    <w:rsid w:val="00647ACA"/>
    <w:rsid w:val="00651FC9"/>
    <w:rsid w:val="006562BE"/>
    <w:rsid w:val="006614CE"/>
    <w:rsid w:val="00664BCE"/>
    <w:rsid w:val="006662D5"/>
    <w:rsid w:val="00670948"/>
    <w:rsid w:val="006713E4"/>
    <w:rsid w:val="006746EA"/>
    <w:rsid w:val="00677251"/>
    <w:rsid w:val="00681DC7"/>
    <w:rsid w:val="00683381"/>
    <w:rsid w:val="0068357D"/>
    <w:rsid w:val="00683BAD"/>
    <w:rsid w:val="00684B48"/>
    <w:rsid w:val="00685389"/>
    <w:rsid w:val="0068552E"/>
    <w:rsid w:val="00687436"/>
    <w:rsid w:val="006877B0"/>
    <w:rsid w:val="006950F5"/>
    <w:rsid w:val="006A545B"/>
    <w:rsid w:val="006A792B"/>
    <w:rsid w:val="006B06F0"/>
    <w:rsid w:val="006B0EBD"/>
    <w:rsid w:val="006B301C"/>
    <w:rsid w:val="006B46A6"/>
    <w:rsid w:val="006B7BA0"/>
    <w:rsid w:val="006B7E71"/>
    <w:rsid w:val="006C094E"/>
    <w:rsid w:val="006C5417"/>
    <w:rsid w:val="006C5B53"/>
    <w:rsid w:val="006C67FA"/>
    <w:rsid w:val="006C6C90"/>
    <w:rsid w:val="006D1864"/>
    <w:rsid w:val="006D5C60"/>
    <w:rsid w:val="006E0F2E"/>
    <w:rsid w:val="006E19BA"/>
    <w:rsid w:val="006E33B8"/>
    <w:rsid w:val="006E554B"/>
    <w:rsid w:val="006E5FCC"/>
    <w:rsid w:val="006E6DAD"/>
    <w:rsid w:val="006E718F"/>
    <w:rsid w:val="006E753B"/>
    <w:rsid w:val="006F1490"/>
    <w:rsid w:val="006F14FE"/>
    <w:rsid w:val="006F299A"/>
    <w:rsid w:val="006F315F"/>
    <w:rsid w:val="006F36C5"/>
    <w:rsid w:val="00701BFA"/>
    <w:rsid w:val="00702DC4"/>
    <w:rsid w:val="00702F3E"/>
    <w:rsid w:val="00715475"/>
    <w:rsid w:val="00717A25"/>
    <w:rsid w:val="0072089E"/>
    <w:rsid w:val="0072231F"/>
    <w:rsid w:val="00727423"/>
    <w:rsid w:val="00730CF2"/>
    <w:rsid w:val="00731B56"/>
    <w:rsid w:val="00731EC8"/>
    <w:rsid w:val="007321EB"/>
    <w:rsid w:val="00734899"/>
    <w:rsid w:val="00735772"/>
    <w:rsid w:val="00735BBD"/>
    <w:rsid w:val="0073730A"/>
    <w:rsid w:val="0073789C"/>
    <w:rsid w:val="00740D52"/>
    <w:rsid w:val="00740E16"/>
    <w:rsid w:val="00741143"/>
    <w:rsid w:val="00743BDE"/>
    <w:rsid w:val="007449EF"/>
    <w:rsid w:val="0074769A"/>
    <w:rsid w:val="00750C86"/>
    <w:rsid w:val="0075203B"/>
    <w:rsid w:val="00752FFD"/>
    <w:rsid w:val="007562F6"/>
    <w:rsid w:val="00757670"/>
    <w:rsid w:val="0076210E"/>
    <w:rsid w:val="00763B72"/>
    <w:rsid w:val="00767C38"/>
    <w:rsid w:val="00770127"/>
    <w:rsid w:val="0077074E"/>
    <w:rsid w:val="007715D5"/>
    <w:rsid w:val="00771C0B"/>
    <w:rsid w:val="00773243"/>
    <w:rsid w:val="007734A7"/>
    <w:rsid w:val="00776CB9"/>
    <w:rsid w:val="00777334"/>
    <w:rsid w:val="00777B2F"/>
    <w:rsid w:val="007865D9"/>
    <w:rsid w:val="007872CC"/>
    <w:rsid w:val="00791123"/>
    <w:rsid w:val="00791A1B"/>
    <w:rsid w:val="007934FD"/>
    <w:rsid w:val="00795E21"/>
    <w:rsid w:val="00796556"/>
    <w:rsid w:val="007A0ABA"/>
    <w:rsid w:val="007A3433"/>
    <w:rsid w:val="007A7DC6"/>
    <w:rsid w:val="007B0BD6"/>
    <w:rsid w:val="007B27F0"/>
    <w:rsid w:val="007B767D"/>
    <w:rsid w:val="007B77D7"/>
    <w:rsid w:val="007C33CC"/>
    <w:rsid w:val="007C36F5"/>
    <w:rsid w:val="007C458A"/>
    <w:rsid w:val="007C53B5"/>
    <w:rsid w:val="007C78AC"/>
    <w:rsid w:val="007D01AB"/>
    <w:rsid w:val="007E1CA9"/>
    <w:rsid w:val="007E54D5"/>
    <w:rsid w:val="007E668D"/>
    <w:rsid w:val="007E730B"/>
    <w:rsid w:val="007F0719"/>
    <w:rsid w:val="007F08AA"/>
    <w:rsid w:val="007F1A27"/>
    <w:rsid w:val="007F1BDB"/>
    <w:rsid w:val="007F2403"/>
    <w:rsid w:val="007F2605"/>
    <w:rsid w:val="007F2ED2"/>
    <w:rsid w:val="007F3434"/>
    <w:rsid w:val="007F583F"/>
    <w:rsid w:val="007F71E8"/>
    <w:rsid w:val="0080000B"/>
    <w:rsid w:val="00804169"/>
    <w:rsid w:val="008051A4"/>
    <w:rsid w:val="00823D95"/>
    <w:rsid w:val="008258F0"/>
    <w:rsid w:val="00832518"/>
    <w:rsid w:val="00832DA9"/>
    <w:rsid w:val="0083408D"/>
    <w:rsid w:val="008358D2"/>
    <w:rsid w:val="008374FF"/>
    <w:rsid w:val="0084113D"/>
    <w:rsid w:val="008433C6"/>
    <w:rsid w:val="00843F21"/>
    <w:rsid w:val="0084471B"/>
    <w:rsid w:val="00845AD6"/>
    <w:rsid w:val="00845BE8"/>
    <w:rsid w:val="008460CC"/>
    <w:rsid w:val="00850A0C"/>
    <w:rsid w:val="0085154C"/>
    <w:rsid w:val="0085324B"/>
    <w:rsid w:val="00855BE0"/>
    <w:rsid w:val="00856CF2"/>
    <w:rsid w:val="00861FE1"/>
    <w:rsid w:val="00862E35"/>
    <w:rsid w:val="00865A28"/>
    <w:rsid w:val="00867FF0"/>
    <w:rsid w:val="00870909"/>
    <w:rsid w:val="00870F4C"/>
    <w:rsid w:val="00871549"/>
    <w:rsid w:val="00871886"/>
    <w:rsid w:val="00871BD4"/>
    <w:rsid w:val="008739DD"/>
    <w:rsid w:val="00875873"/>
    <w:rsid w:val="00876518"/>
    <w:rsid w:val="00886F2C"/>
    <w:rsid w:val="00887F27"/>
    <w:rsid w:val="008917B5"/>
    <w:rsid w:val="008921A8"/>
    <w:rsid w:val="00893072"/>
    <w:rsid w:val="008A116E"/>
    <w:rsid w:val="008A32E2"/>
    <w:rsid w:val="008B0F87"/>
    <w:rsid w:val="008B1DA6"/>
    <w:rsid w:val="008B2512"/>
    <w:rsid w:val="008B38A1"/>
    <w:rsid w:val="008B6966"/>
    <w:rsid w:val="008C070F"/>
    <w:rsid w:val="008C2E91"/>
    <w:rsid w:val="008C3C12"/>
    <w:rsid w:val="008C551F"/>
    <w:rsid w:val="008C71D9"/>
    <w:rsid w:val="008D7360"/>
    <w:rsid w:val="008D7FAE"/>
    <w:rsid w:val="00900AFB"/>
    <w:rsid w:val="009014D8"/>
    <w:rsid w:val="00902EE5"/>
    <w:rsid w:val="00904FC6"/>
    <w:rsid w:val="009055E0"/>
    <w:rsid w:val="00905C1E"/>
    <w:rsid w:val="0090693A"/>
    <w:rsid w:val="00915E15"/>
    <w:rsid w:val="0092223B"/>
    <w:rsid w:val="00923900"/>
    <w:rsid w:val="009249A9"/>
    <w:rsid w:val="0092568A"/>
    <w:rsid w:val="00925FF0"/>
    <w:rsid w:val="0092761F"/>
    <w:rsid w:val="00932B1C"/>
    <w:rsid w:val="00935598"/>
    <w:rsid w:val="009433E3"/>
    <w:rsid w:val="0095050A"/>
    <w:rsid w:val="00963835"/>
    <w:rsid w:val="00964AE2"/>
    <w:rsid w:val="0097049E"/>
    <w:rsid w:val="0097218F"/>
    <w:rsid w:val="00974CDA"/>
    <w:rsid w:val="00974FE2"/>
    <w:rsid w:val="00976030"/>
    <w:rsid w:val="00985E04"/>
    <w:rsid w:val="009924DA"/>
    <w:rsid w:val="00997DF2"/>
    <w:rsid w:val="009A477D"/>
    <w:rsid w:val="009B00CA"/>
    <w:rsid w:val="009B3A99"/>
    <w:rsid w:val="009B4227"/>
    <w:rsid w:val="009B57A1"/>
    <w:rsid w:val="009C0C99"/>
    <w:rsid w:val="009C1EA6"/>
    <w:rsid w:val="009C23C1"/>
    <w:rsid w:val="009C33C1"/>
    <w:rsid w:val="009C3A82"/>
    <w:rsid w:val="009C511F"/>
    <w:rsid w:val="009D260D"/>
    <w:rsid w:val="009D56EC"/>
    <w:rsid w:val="009D697F"/>
    <w:rsid w:val="009E276A"/>
    <w:rsid w:val="009E535A"/>
    <w:rsid w:val="009E6CBE"/>
    <w:rsid w:val="009E70CD"/>
    <w:rsid w:val="009F1698"/>
    <w:rsid w:val="009F30C1"/>
    <w:rsid w:val="009F325A"/>
    <w:rsid w:val="009F4793"/>
    <w:rsid w:val="00A005E1"/>
    <w:rsid w:val="00A04273"/>
    <w:rsid w:val="00A063BD"/>
    <w:rsid w:val="00A066EB"/>
    <w:rsid w:val="00A068F5"/>
    <w:rsid w:val="00A06911"/>
    <w:rsid w:val="00A07333"/>
    <w:rsid w:val="00A12F52"/>
    <w:rsid w:val="00A20953"/>
    <w:rsid w:val="00A21EB9"/>
    <w:rsid w:val="00A22E8B"/>
    <w:rsid w:val="00A248E2"/>
    <w:rsid w:val="00A332A7"/>
    <w:rsid w:val="00A339B7"/>
    <w:rsid w:val="00A36284"/>
    <w:rsid w:val="00A3784E"/>
    <w:rsid w:val="00A45176"/>
    <w:rsid w:val="00A46415"/>
    <w:rsid w:val="00A47AE5"/>
    <w:rsid w:val="00A51AA2"/>
    <w:rsid w:val="00A53C5F"/>
    <w:rsid w:val="00A647D0"/>
    <w:rsid w:val="00A71A74"/>
    <w:rsid w:val="00A73314"/>
    <w:rsid w:val="00A74E9A"/>
    <w:rsid w:val="00A77B0D"/>
    <w:rsid w:val="00A77F65"/>
    <w:rsid w:val="00A80019"/>
    <w:rsid w:val="00A87231"/>
    <w:rsid w:val="00A9317F"/>
    <w:rsid w:val="00A93E6A"/>
    <w:rsid w:val="00A948D8"/>
    <w:rsid w:val="00A9555C"/>
    <w:rsid w:val="00A97E17"/>
    <w:rsid w:val="00AA07E6"/>
    <w:rsid w:val="00AA1B3F"/>
    <w:rsid w:val="00AA62D8"/>
    <w:rsid w:val="00AA6CE5"/>
    <w:rsid w:val="00AB0DA5"/>
    <w:rsid w:val="00AB1401"/>
    <w:rsid w:val="00AC06A8"/>
    <w:rsid w:val="00AC58F2"/>
    <w:rsid w:val="00AC5CFF"/>
    <w:rsid w:val="00AD1BCF"/>
    <w:rsid w:val="00AD3F33"/>
    <w:rsid w:val="00AD4A10"/>
    <w:rsid w:val="00AD56F3"/>
    <w:rsid w:val="00AD650B"/>
    <w:rsid w:val="00AE055E"/>
    <w:rsid w:val="00AE30FF"/>
    <w:rsid w:val="00AE37C7"/>
    <w:rsid w:val="00AE54EA"/>
    <w:rsid w:val="00AE76E6"/>
    <w:rsid w:val="00AF3852"/>
    <w:rsid w:val="00AF4A87"/>
    <w:rsid w:val="00AF680F"/>
    <w:rsid w:val="00B01832"/>
    <w:rsid w:val="00B046FC"/>
    <w:rsid w:val="00B06CAB"/>
    <w:rsid w:val="00B078D3"/>
    <w:rsid w:val="00B12D14"/>
    <w:rsid w:val="00B1305B"/>
    <w:rsid w:val="00B135C6"/>
    <w:rsid w:val="00B13D93"/>
    <w:rsid w:val="00B21E66"/>
    <w:rsid w:val="00B233C4"/>
    <w:rsid w:val="00B24B01"/>
    <w:rsid w:val="00B27345"/>
    <w:rsid w:val="00B30248"/>
    <w:rsid w:val="00B32B4D"/>
    <w:rsid w:val="00B32BAA"/>
    <w:rsid w:val="00B32C7E"/>
    <w:rsid w:val="00B33262"/>
    <w:rsid w:val="00B33C24"/>
    <w:rsid w:val="00B4458C"/>
    <w:rsid w:val="00B4485E"/>
    <w:rsid w:val="00B44C59"/>
    <w:rsid w:val="00B45AA9"/>
    <w:rsid w:val="00B467DA"/>
    <w:rsid w:val="00B564F3"/>
    <w:rsid w:val="00B5769B"/>
    <w:rsid w:val="00B62A8D"/>
    <w:rsid w:val="00B63AC2"/>
    <w:rsid w:val="00B65067"/>
    <w:rsid w:val="00B6576C"/>
    <w:rsid w:val="00B70359"/>
    <w:rsid w:val="00B7147C"/>
    <w:rsid w:val="00B72AE2"/>
    <w:rsid w:val="00B73D3F"/>
    <w:rsid w:val="00B80CA9"/>
    <w:rsid w:val="00B85DA4"/>
    <w:rsid w:val="00B94879"/>
    <w:rsid w:val="00BA133B"/>
    <w:rsid w:val="00BA4974"/>
    <w:rsid w:val="00BA73B1"/>
    <w:rsid w:val="00BA7EED"/>
    <w:rsid w:val="00BB13BB"/>
    <w:rsid w:val="00BB3936"/>
    <w:rsid w:val="00BB3F78"/>
    <w:rsid w:val="00BB4EFD"/>
    <w:rsid w:val="00BB62BD"/>
    <w:rsid w:val="00BB73AE"/>
    <w:rsid w:val="00BC0866"/>
    <w:rsid w:val="00BC3C59"/>
    <w:rsid w:val="00BC6060"/>
    <w:rsid w:val="00BD05B2"/>
    <w:rsid w:val="00BD3E7D"/>
    <w:rsid w:val="00BD5054"/>
    <w:rsid w:val="00BD6FD6"/>
    <w:rsid w:val="00BE101B"/>
    <w:rsid w:val="00BE2A52"/>
    <w:rsid w:val="00BE2CC2"/>
    <w:rsid w:val="00BE4F93"/>
    <w:rsid w:val="00BE4FE6"/>
    <w:rsid w:val="00BE705B"/>
    <w:rsid w:val="00BE7907"/>
    <w:rsid w:val="00BE7FD2"/>
    <w:rsid w:val="00BF2620"/>
    <w:rsid w:val="00BF5A32"/>
    <w:rsid w:val="00C0035D"/>
    <w:rsid w:val="00C005DB"/>
    <w:rsid w:val="00C0080E"/>
    <w:rsid w:val="00C01B78"/>
    <w:rsid w:val="00C03E3C"/>
    <w:rsid w:val="00C0534F"/>
    <w:rsid w:val="00C058E5"/>
    <w:rsid w:val="00C05BD7"/>
    <w:rsid w:val="00C07750"/>
    <w:rsid w:val="00C0795F"/>
    <w:rsid w:val="00C07BE8"/>
    <w:rsid w:val="00C11AC1"/>
    <w:rsid w:val="00C12E91"/>
    <w:rsid w:val="00C13421"/>
    <w:rsid w:val="00C1747A"/>
    <w:rsid w:val="00C21229"/>
    <w:rsid w:val="00C23E72"/>
    <w:rsid w:val="00C23F85"/>
    <w:rsid w:val="00C25B26"/>
    <w:rsid w:val="00C26C77"/>
    <w:rsid w:val="00C30B02"/>
    <w:rsid w:val="00C32364"/>
    <w:rsid w:val="00C3365A"/>
    <w:rsid w:val="00C34050"/>
    <w:rsid w:val="00C37536"/>
    <w:rsid w:val="00C379AD"/>
    <w:rsid w:val="00C41E83"/>
    <w:rsid w:val="00C44F0B"/>
    <w:rsid w:val="00C45C3F"/>
    <w:rsid w:val="00C47ED7"/>
    <w:rsid w:val="00C50E68"/>
    <w:rsid w:val="00C511E6"/>
    <w:rsid w:val="00C529F2"/>
    <w:rsid w:val="00C53760"/>
    <w:rsid w:val="00C63DC8"/>
    <w:rsid w:val="00C66707"/>
    <w:rsid w:val="00C66B89"/>
    <w:rsid w:val="00C67C48"/>
    <w:rsid w:val="00C7187B"/>
    <w:rsid w:val="00C73098"/>
    <w:rsid w:val="00C7345B"/>
    <w:rsid w:val="00C7420E"/>
    <w:rsid w:val="00C7597C"/>
    <w:rsid w:val="00C766DA"/>
    <w:rsid w:val="00C80F5D"/>
    <w:rsid w:val="00C81669"/>
    <w:rsid w:val="00C82B7C"/>
    <w:rsid w:val="00C83E2B"/>
    <w:rsid w:val="00C83F70"/>
    <w:rsid w:val="00C86209"/>
    <w:rsid w:val="00C90AD4"/>
    <w:rsid w:val="00C90B71"/>
    <w:rsid w:val="00C930CD"/>
    <w:rsid w:val="00C93908"/>
    <w:rsid w:val="00C97917"/>
    <w:rsid w:val="00CA0915"/>
    <w:rsid w:val="00CA1ACC"/>
    <w:rsid w:val="00CA2650"/>
    <w:rsid w:val="00CA6303"/>
    <w:rsid w:val="00CB305B"/>
    <w:rsid w:val="00CB4F4A"/>
    <w:rsid w:val="00CB6496"/>
    <w:rsid w:val="00CB7D40"/>
    <w:rsid w:val="00CB7E06"/>
    <w:rsid w:val="00CC4C99"/>
    <w:rsid w:val="00CC5F86"/>
    <w:rsid w:val="00CC67D7"/>
    <w:rsid w:val="00CD004F"/>
    <w:rsid w:val="00CD0570"/>
    <w:rsid w:val="00CD34A6"/>
    <w:rsid w:val="00CD4AE6"/>
    <w:rsid w:val="00CD5012"/>
    <w:rsid w:val="00CD550C"/>
    <w:rsid w:val="00CD6175"/>
    <w:rsid w:val="00CE09B7"/>
    <w:rsid w:val="00CE1A30"/>
    <w:rsid w:val="00CE1DDE"/>
    <w:rsid w:val="00CE2C99"/>
    <w:rsid w:val="00CE35BC"/>
    <w:rsid w:val="00CE4A78"/>
    <w:rsid w:val="00CE4E46"/>
    <w:rsid w:val="00CE6D56"/>
    <w:rsid w:val="00CF0536"/>
    <w:rsid w:val="00CF22F2"/>
    <w:rsid w:val="00CF2621"/>
    <w:rsid w:val="00CF3BFD"/>
    <w:rsid w:val="00CF67B3"/>
    <w:rsid w:val="00CF77C5"/>
    <w:rsid w:val="00D00794"/>
    <w:rsid w:val="00D00CE3"/>
    <w:rsid w:val="00D023E8"/>
    <w:rsid w:val="00D27464"/>
    <w:rsid w:val="00D27D7E"/>
    <w:rsid w:val="00D31B64"/>
    <w:rsid w:val="00D35621"/>
    <w:rsid w:val="00D35D1F"/>
    <w:rsid w:val="00D3774A"/>
    <w:rsid w:val="00D37FFA"/>
    <w:rsid w:val="00D41B82"/>
    <w:rsid w:val="00D43810"/>
    <w:rsid w:val="00D51DA1"/>
    <w:rsid w:val="00D520A0"/>
    <w:rsid w:val="00D52371"/>
    <w:rsid w:val="00D53C02"/>
    <w:rsid w:val="00D57FC5"/>
    <w:rsid w:val="00D63000"/>
    <w:rsid w:val="00D65BBD"/>
    <w:rsid w:val="00D674A5"/>
    <w:rsid w:val="00D73395"/>
    <w:rsid w:val="00D74324"/>
    <w:rsid w:val="00D77F0F"/>
    <w:rsid w:val="00D80BBB"/>
    <w:rsid w:val="00D82C1F"/>
    <w:rsid w:val="00D83AD7"/>
    <w:rsid w:val="00D86638"/>
    <w:rsid w:val="00D93C33"/>
    <w:rsid w:val="00D96417"/>
    <w:rsid w:val="00D974B6"/>
    <w:rsid w:val="00DA0B98"/>
    <w:rsid w:val="00DA287A"/>
    <w:rsid w:val="00DA5429"/>
    <w:rsid w:val="00DA72FE"/>
    <w:rsid w:val="00DA73FB"/>
    <w:rsid w:val="00DB2AC3"/>
    <w:rsid w:val="00DB4C2B"/>
    <w:rsid w:val="00DB50FB"/>
    <w:rsid w:val="00DB5D13"/>
    <w:rsid w:val="00DC02F9"/>
    <w:rsid w:val="00DC1BCB"/>
    <w:rsid w:val="00DC5E92"/>
    <w:rsid w:val="00DC68BA"/>
    <w:rsid w:val="00DC7031"/>
    <w:rsid w:val="00DD2C34"/>
    <w:rsid w:val="00DD3120"/>
    <w:rsid w:val="00DD4F70"/>
    <w:rsid w:val="00DD6CE2"/>
    <w:rsid w:val="00DE4EF5"/>
    <w:rsid w:val="00DE5F1B"/>
    <w:rsid w:val="00DE66E5"/>
    <w:rsid w:val="00DF276F"/>
    <w:rsid w:val="00DF2782"/>
    <w:rsid w:val="00DF3A28"/>
    <w:rsid w:val="00DF49B3"/>
    <w:rsid w:val="00DF6164"/>
    <w:rsid w:val="00DF66E1"/>
    <w:rsid w:val="00DF6D2A"/>
    <w:rsid w:val="00E0089F"/>
    <w:rsid w:val="00E1013E"/>
    <w:rsid w:val="00E12055"/>
    <w:rsid w:val="00E1315A"/>
    <w:rsid w:val="00E14B45"/>
    <w:rsid w:val="00E15D9F"/>
    <w:rsid w:val="00E16B75"/>
    <w:rsid w:val="00E20FE0"/>
    <w:rsid w:val="00E2270F"/>
    <w:rsid w:val="00E23346"/>
    <w:rsid w:val="00E30CD7"/>
    <w:rsid w:val="00E351DB"/>
    <w:rsid w:val="00E364D3"/>
    <w:rsid w:val="00E369CC"/>
    <w:rsid w:val="00E420D7"/>
    <w:rsid w:val="00E423BD"/>
    <w:rsid w:val="00E44BF7"/>
    <w:rsid w:val="00E46B12"/>
    <w:rsid w:val="00E51722"/>
    <w:rsid w:val="00E5223F"/>
    <w:rsid w:val="00E61634"/>
    <w:rsid w:val="00E629E0"/>
    <w:rsid w:val="00E63378"/>
    <w:rsid w:val="00E6450A"/>
    <w:rsid w:val="00E80DF7"/>
    <w:rsid w:val="00E8224B"/>
    <w:rsid w:val="00E84C06"/>
    <w:rsid w:val="00E9046F"/>
    <w:rsid w:val="00E90852"/>
    <w:rsid w:val="00E90E01"/>
    <w:rsid w:val="00E92620"/>
    <w:rsid w:val="00E92FE7"/>
    <w:rsid w:val="00E938AC"/>
    <w:rsid w:val="00E95BD7"/>
    <w:rsid w:val="00E95FAE"/>
    <w:rsid w:val="00EA0962"/>
    <w:rsid w:val="00EA49EA"/>
    <w:rsid w:val="00EA5E99"/>
    <w:rsid w:val="00EA7549"/>
    <w:rsid w:val="00EA7EAF"/>
    <w:rsid w:val="00EB0E63"/>
    <w:rsid w:val="00EB344D"/>
    <w:rsid w:val="00EB3DD3"/>
    <w:rsid w:val="00EB456F"/>
    <w:rsid w:val="00EB7663"/>
    <w:rsid w:val="00EC17FA"/>
    <w:rsid w:val="00EC1997"/>
    <w:rsid w:val="00EC2C94"/>
    <w:rsid w:val="00EC3359"/>
    <w:rsid w:val="00EC5DF0"/>
    <w:rsid w:val="00EC7325"/>
    <w:rsid w:val="00EC7C6F"/>
    <w:rsid w:val="00ED0C44"/>
    <w:rsid w:val="00ED4D6C"/>
    <w:rsid w:val="00ED63BB"/>
    <w:rsid w:val="00ED77E8"/>
    <w:rsid w:val="00EE0196"/>
    <w:rsid w:val="00EE0289"/>
    <w:rsid w:val="00EE3739"/>
    <w:rsid w:val="00EF0AEF"/>
    <w:rsid w:val="00EF4A81"/>
    <w:rsid w:val="00EF5BE6"/>
    <w:rsid w:val="00EF6C23"/>
    <w:rsid w:val="00F009AF"/>
    <w:rsid w:val="00F0109C"/>
    <w:rsid w:val="00F06509"/>
    <w:rsid w:val="00F079A9"/>
    <w:rsid w:val="00F10058"/>
    <w:rsid w:val="00F108EE"/>
    <w:rsid w:val="00F12D07"/>
    <w:rsid w:val="00F16C95"/>
    <w:rsid w:val="00F17B9E"/>
    <w:rsid w:val="00F204D4"/>
    <w:rsid w:val="00F20642"/>
    <w:rsid w:val="00F22C67"/>
    <w:rsid w:val="00F22EB6"/>
    <w:rsid w:val="00F35C04"/>
    <w:rsid w:val="00F36380"/>
    <w:rsid w:val="00F3648C"/>
    <w:rsid w:val="00F40715"/>
    <w:rsid w:val="00F430C8"/>
    <w:rsid w:val="00F434FD"/>
    <w:rsid w:val="00F441AD"/>
    <w:rsid w:val="00F46D91"/>
    <w:rsid w:val="00F51D5F"/>
    <w:rsid w:val="00F52CFF"/>
    <w:rsid w:val="00F534D3"/>
    <w:rsid w:val="00F54964"/>
    <w:rsid w:val="00F56A03"/>
    <w:rsid w:val="00F56B39"/>
    <w:rsid w:val="00F57E9B"/>
    <w:rsid w:val="00F61748"/>
    <w:rsid w:val="00F61B1F"/>
    <w:rsid w:val="00F629C7"/>
    <w:rsid w:val="00F71317"/>
    <w:rsid w:val="00F7152A"/>
    <w:rsid w:val="00F7154F"/>
    <w:rsid w:val="00F758B3"/>
    <w:rsid w:val="00F76B43"/>
    <w:rsid w:val="00F76C39"/>
    <w:rsid w:val="00F770BE"/>
    <w:rsid w:val="00F77B3B"/>
    <w:rsid w:val="00F842D9"/>
    <w:rsid w:val="00F9036A"/>
    <w:rsid w:val="00F96F27"/>
    <w:rsid w:val="00F97739"/>
    <w:rsid w:val="00FA1362"/>
    <w:rsid w:val="00FB0E1A"/>
    <w:rsid w:val="00FB1272"/>
    <w:rsid w:val="00FB3B23"/>
    <w:rsid w:val="00FB5664"/>
    <w:rsid w:val="00FC1332"/>
    <w:rsid w:val="00FC2E80"/>
    <w:rsid w:val="00FC4B01"/>
    <w:rsid w:val="00FC7B3A"/>
    <w:rsid w:val="00FD05D0"/>
    <w:rsid w:val="00FD3C44"/>
    <w:rsid w:val="00FD4B9E"/>
    <w:rsid w:val="00FD6110"/>
    <w:rsid w:val="00FE0BBB"/>
    <w:rsid w:val="00FE19F0"/>
    <w:rsid w:val="00FE1A54"/>
    <w:rsid w:val="00FE36E7"/>
    <w:rsid w:val="00FE60ED"/>
    <w:rsid w:val="00FF7BEC"/>
    <w:rsid w:val="01EFF925"/>
    <w:rsid w:val="04337029"/>
    <w:rsid w:val="04577547"/>
    <w:rsid w:val="092ED322"/>
    <w:rsid w:val="108D6E90"/>
    <w:rsid w:val="1BDD1F65"/>
    <w:rsid w:val="1FC8C20C"/>
    <w:rsid w:val="278150E4"/>
    <w:rsid w:val="352D4AE1"/>
    <w:rsid w:val="35F01039"/>
    <w:rsid w:val="366556C3"/>
    <w:rsid w:val="37812EE8"/>
    <w:rsid w:val="3D9F2DB5"/>
    <w:rsid w:val="47D60867"/>
    <w:rsid w:val="4D2973EE"/>
    <w:rsid w:val="4E60C790"/>
    <w:rsid w:val="50A7545F"/>
    <w:rsid w:val="514BAA69"/>
    <w:rsid w:val="523CB9E1"/>
    <w:rsid w:val="5F302E8C"/>
    <w:rsid w:val="6432659B"/>
    <w:rsid w:val="67DD0A7A"/>
    <w:rsid w:val="6C7E7828"/>
    <w:rsid w:val="76BC583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932590FF-3681-4D08-A70C-B8ECC34E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454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0023C4"/>
    <w:pPr>
      <w:autoSpaceDE w:val="0"/>
      <w:autoSpaceDN w:val="0"/>
      <w:adjustRightInd w:val="0"/>
    </w:pPr>
    <w:rPr>
      <w:rFonts w:ascii="Arial" w:hAnsi="Arial" w:cs="Arial"/>
      <w:color w:val="000000"/>
      <w:sz w:val="24"/>
      <w:szCs w:val="24"/>
    </w:rPr>
  </w:style>
  <w:style w:type="character" w:customStyle="1" w:styleId="HeaderChar">
    <w:name w:val="Header Char"/>
    <w:basedOn w:val="DefaultParagraphFont"/>
    <w:link w:val="Header"/>
    <w:uiPriority w:val="99"/>
    <w:rsid w:val="007562F6"/>
  </w:style>
  <w:style w:type="table" w:customStyle="1" w:styleId="TableGrid1">
    <w:name w:val="Table Grid1"/>
    <w:basedOn w:val="TableNormal"/>
    <w:next w:val="TableGrid"/>
    <w:uiPriority w:val="39"/>
    <w:rsid w:val="00576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118645674">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Pennington, Bill@Energy</DisplayName>
        <AccountId>121</AccountId>
        <AccountType/>
      </UserInfo>
      <UserInfo>
        <DisplayName>Shewmaker, Michael@Energy</DisplayName>
        <AccountId>13</AccountId>
        <AccountType/>
      </UserInfo>
      <UserInfo>
        <DisplayName>Tam, Danny@Energy</DisplayName>
        <AccountId>63</AccountId>
        <AccountType/>
      </UserInfo>
      <UserInfo>
        <DisplayName>Geiser, Che@Energy</DisplayName>
        <AccountId>225</AccountId>
        <AccountType/>
      </UserInfo>
      <UserInfo>
        <DisplayName>Alhabibi, Haider@Energy</DisplayName>
        <AccountId>224</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B43475-F1CE-4523-8F93-7AC0E0ACE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977FD2-57A3-4A7A-936E-791F3956D259}">
  <ds:schemaRefs>
    <ds:schemaRef ds:uri="http://schemas.microsoft.com/sharepoint/v3/contenttype/forms"/>
  </ds:schemaRefs>
</ds:datastoreItem>
</file>

<file path=customXml/itemProps3.xml><?xml version="1.0" encoding="utf-8"?>
<ds:datastoreItem xmlns:ds="http://schemas.openxmlformats.org/officeDocument/2006/customXml" ds:itemID="{F4DCECA0-ACF0-4AFE-91AC-5D1DD7DD43F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F2605E1B-DBA5-40E6-9420-9B5380C5BC84}">
  <ds:schemaRefs>
    <ds:schemaRef ds:uri="http://schemas.openxmlformats.org/officeDocument/2006/bibliography"/>
  </ds:schemaRefs>
</ds:datastoreItem>
</file>

<file path=customXml/itemProps5.xml><?xml version="1.0" encoding="utf-8"?>
<ds:datastoreItem xmlns:ds="http://schemas.openxmlformats.org/officeDocument/2006/customXml" ds:itemID="{04B6B07A-82AF-42C4-B30B-C4B6BDE90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2848</Words>
  <Characters>16234</Characters>
  <Application>Microsoft Office Word</Application>
  <DocSecurity>0</DocSecurity>
  <Lines>135</Lines>
  <Paragraphs>38</Paragraphs>
  <ScaleCrop>false</ScaleCrop>
  <Company>Heschong Mahone Group</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208</cp:revision>
  <cp:lastPrinted>2019-04-15T21:28:00Z</cp:lastPrinted>
  <dcterms:created xsi:type="dcterms:W3CDTF">2020-03-23T19:09:00Z</dcterms:created>
  <dcterms:modified xsi:type="dcterms:W3CDTF">2022-11-04T19:02:00Z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