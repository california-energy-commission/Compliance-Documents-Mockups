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C261" w14:textId="7289C599" w:rsidR="006C0847" w:rsidRPr="00A350AF" w:rsidRDefault="006C0847" w:rsidP="006C0847">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6212EADD" w14:textId="77777777" w:rsidR="006C0847" w:rsidRPr="00CC26DE" w:rsidRDefault="006C0847" w:rsidP="006C0847">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6C0847" w:rsidRPr="00CC26DE" w14:paraId="0398D24E" w14:textId="77777777" w:rsidTr="00E82BCD">
        <w:trPr>
          <w:trHeight w:val="288"/>
        </w:trPr>
        <w:tc>
          <w:tcPr>
            <w:tcW w:w="7177" w:type="dxa"/>
          </w:tcPr>
          <w:p w14:paraId="0AC90225" w14:textId="77777777" w:rsidR="006C0847" w:rsidRPr="00CC26DE" w:rsidRDefault="006C0847"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5C640175" w14:textId="77777777" w:rsidR="006C0847" w:rsidRPr="00CC26DE" w:rsidRDefault="006C0847"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6C0847" w:rsidRPr="00CC26DE" w14:paraId="5598FB9E" w14:textId="77777777" w:rsidTr="00E82BCD">
        <w:trPr>
          <w:trHeight w:val="288"/>
        </w:trPr>
        <w:tc>
          <w:tcPr>
            <w:tcW w:w="7177" w:type="dxa"/>
          </w:tcPr>
          <w:p w14:paraId="18C8A3ED" w14:textId="77777777" w:rsidR="006C0847" w:rsidRPr="00CC26DE" w:rsidRDefault="006C084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6445674E" w14:textId="77777777" w:rsidR="006C0847" w:rsidRPr="00CC26DE" w:rsidRDefault="006C084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6C0847" w:rsidRPr="00CC26DE" w14:paraId="4D6F1EEB" w14:textId="77777777" w:rsidTr="00E82BCD">
        <w:trPr>
          <w:trHeight w:val="288"/>
        </w:trPr>
        <w:tc>
          <w:tcPr>
            <w:tcW w:w="7177" w:type="dxa"/>
          </w:tcPr>
          <w:p w14:paraId="68F9C5E5" w14:textId="77777777" w:rsidR="006C0847" w:rsidRPr="00CC26DE" w:rsidRDefault="006C0847"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5129D8CD" w14:textId="77777777" w:rsidR="006C0847" w:rsidRPr="00CC26DE" w:rsidRDefault="006C0847"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05C2FA99" w14:textId="3B01ED2C" w:rsidR="006C0847" w:rsidRDefault="006C0847"/>
    <w:tbl>
      <w:tblPr>
        <w:tblStyle w:val="TableGrid"/>
        <w:tblW w:w="0" w:type="auto"/>
        <w:tblLook w:val="04A0" w:firstRow="1" w:lastRow="0" w:firstColumn="1" w:lastColumn="0" w:noHBand="0" w:noVBand="1"/>
      </w:tblPr>
      <w:tblGrid>
        <w:gridCol w:w="10790"/>
      </w:tblGrid>
      <w:tr w:rsidR="007056D7" w14:paraId="0435B139" w14:textId="77777777" w:rsidTr="006C0847">
        <w:tc>
          <w:tcPr>
            <w:tcW w:w="10790" w:type="dxa"/>
          </w:tcPr>
          <w:p w14:paraId="0435B138" w14:textId="261EC6F2"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w:t>
            </w:r>
            <w:r w:rsidR="000411FC">
              <w:rPr>
                <w:rFonts w:asciiTheme="minorHAnsi" w:hAnsiTheme="minorHAnsi" w:cs="font78"/>
                <w:sz w:val="18"/>
                <w:szCs w:val="18"/>
              </w:rPr>
              <w:t>2019</w:t>
            </w:r>
            <w:r w:rsidR="000411FC" w:rsidRPr="00CB00C9">
              <w:rPr>
                <w:rFonts w:asciiTheme="minorHAnsi" w:hAnsiTheme="minorHAnsi" w:cs="font78"/>
                <w:sz w:val="18"/>
                <w:szCs w:val="18"/>
              </w:rPr>
              <w:t xml:space="preserve"> </w:t>
            </w:r>
            <w:r w:rsidRPr="00CB00C9">
              <w:rPr>
                <w:rFonts w:asciiTheme="minorHAnsi" w:hAnsiTheme="minorHAnsi" w:cs="font78"/>
                <w:sz w:val="18"/>
                <w:szCs w:val="18"/>
              </w:rPr>
              <w:t>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679DECBB" w14:textId="7A978A01" w:rsidR="42CCE20F" w:rsidRDefault="42CCE20F"/>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42CCE20F">
        <w:tc>
          <w:tcPr>
            <w:tcW w:w="10790" w:type="dxa"/>
            <w:gridSpan w:val="3"/>
          </w:tcPr>
          <w:p w14:paraId="0435B13B" w14:textId="5D66A1B0"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500F31">
              <w:rPr>
                <w:rFonts w:asciiTheme="minorHAnsi" w:hAnsiTheme="minorHAnsi"/>
                <w:b/>
                <w:szCs w:val="18"/>
              </w:rPr>
              <w:t>Whole-</w:t>
            </w:r>
            <w:r w:rsidRPr="00500C2C">
              <w:rPr>
                <w:rFonts w:asciiTheme="minorHAnsi" w:hAnsiTheme="minorHAnsi"/>
                <w:b/>
                <w:szCs w:val="18"/>
              </w:rPr>
              <w:t>Dwelling Mechanical Ventilation - General Information</w:t>
            </w:r>
          </w:p>
        </w:tc>
      </w:tr>
      <w:tr w:rsidR="007056D7" w:rsidRPr="00D2491C" w14:paraId="0435B140" w14:textId="77777777" w:rsidTr="42CCE20F">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42CCE20F">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42CCE20F">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42CCE20F">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42CCE20F">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42CCE20F">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42CCE20F">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42CCE20F">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tbl>
      <w:tblPr>
        <w:tblStyle w:val="TableGrid"/>
        <w:tblW w:w="0" w:type="auto"/>
        <w:tblLook w:val="04A0" w:firstRow="1" w:lastRow="0" w:firstColumn="1" w:lastColumn="0" w:noHBand="0" w:noVBand="1"/>
      </w:tblPr>
      <w:tblGrid>
        <w:gridCol w:w="10790"/>
      </w:tblGrid>
      <w:tr w:rsidR="007056D7" w14:paraId="0435B193" w14:textId="77777777" w:rsidTr="003952E1">
        <w:tc>
          <w:tcPr>
            <w:tcW w:w="11016" w:type="dxa"/>
          </w:tcPr>
          <w:p w14:paraId="0435B192" w14:textId="7F6E32EE" w:rsidR="007056D7" w:rsidRDefault="007056D7" w:rsidP="003952E1">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Pr>
                <w:rFonts w:asciiTheme="minorHAnsi" w:hAnsiTheme="minorHAnsi"/>
                <w:b/>
                <w:szCs w:val="18"/>
              </w:rPr>
              <w:t>a – Single Family</w:t>
            </w:r>
            <w:r w:rsidR="00C43729">
              <w:t xml:space="preserve"> </w:t>
            </w:r>
            <w:r w:rsidR="00C43729" w:rsidRPr="00C43729">
              <w:rPr>
                <w:rFonts w:asciiTheme="minorHAnsi" w:hAnsiTheme="minorHAnsi"/>
                <w:b/>
                <w:szCs w:val="18"/>
              </w:rPr>
              <w:t>Attached/Detached Ventilation</w:t>
            </w:r>
          </w:p>
        </w:tc>
      </w:tr>
    </w:tbl>
    <w:p w14:paraId="0435B194" w14:textId="77777777" w:rsidR="007056D7" w:rsidRPr="009D3D1C"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380356" w14:paraId="21610071" w14:textId="77777777" w:rsidTr="00454307">
        <w:trPr>
          <w:trHeight w:val="158"/>
        </w:trPr>
        <w:tc>
          <w:tcPr>
            <w:tcW w:w="10790" w:type="dxa"/>
            <w:gridSpan w:val="3"/>
            <w:vAlign w:val="center"/>
          </w:tcPr>
          <w:p w14:paraId="2330C778" w14:textId="77777777" w:rsidR="00380356" w:rsidRPr="006E08B4" w:rsidRDefault="00380356" w:rsidP="00454307">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380356" w14:paraId="5AB7E122" w14:textId="77777777" w:rsidTr="00454307">
        <w:trPr>
          <w:trHeight w:val="158"/>
        </w:trPr>
        <w:tc>
          <w:tcPr>
            <w:tcW w:w="634" w:type="dxa"/>
            <w:vAlign w:val="center"/>
          </w:tcPr>
          <w:p w14:paraId="215AAB3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2E6757B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0FF8E6B8" w14:textId="62ABB7BA" w:rsidR="00380356" w:rsidRDefault="00380356" w:rsidP="00454307">
            <w:pPr>
              <w:rPr>
                <w:rFonts w:asciiTheme="minorHAnsi" w:hAnsiTheme="minorHAnsi"/>
                <w:sz w:val="18"/>
                <w:szCs w:val="18"/>
              </w:rPr>
            </w:pPr>
          </w:p>
        </w:tc>
      </w:tr>
      <w:tr w:rsidR="00380356" w14:paraId="57854DCA" w14:textId="77777777" w:rsidTr="00454307">
        <w:trPr>
          <w:trHeight w:val="158"/>
        </w:trPr>
        <w:tc>
          <w:tcPr>
            <w:tcW w:w="634" w:type="dxa"/>
            <w:vAlign w:val="center"/>
          </w:tcPr>
          <w:p w14:paraId="5B44A95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7421868F"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77857FD0" w14:textId="5240FFC6" w:rsidR="00380356" w:rsidRDefault="00380356" w:rsidP="00454307">
            <w:pPr>
              <w:rPr>
                <w:rFonts w:asciiTheme="minorHAnsi" w:hAnsiTheme="minorHAnsi"/>
                <w:sz w:val="18"/>
                <w:szCs w:val="18"/>
              </w:rPr>
            </w:pPr>
          </w:p>
        </w:tc>
      </w:tr>
      <w:tr w:rsidR="00380356" w14:paraId="62B306F4" w14:textId="77777777" w:rsidTr="00454307">
        <w:trPr>
          <w:trHeight w:val="158"/>
        </w:trPr>
        <w:tc>
          <w:tcPr>
            <w:tcW w:w="634" w:type="dxa"/>
            <w:vAlign w:val="center"/>
          </w:tcPr>
          <w:p w14:paraId="300628B5"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775477ED" w14:textId="06B74560" w:rsidR="00380356" w:rsidRDefault="001615DD" w:rsidP="00454307">
            <w:pPr>
              <w:rPr>
                <w:rFonts w:asciiTheme="minorHAnsi" w:hAnsi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p>
        </w:tc>
        <w:tc>
          <w:tcPr>
            <w:tcW w:w="5561" w:type="dxa"/>
          </w:tcPr>
          <w:p w14:paraId="76E8F95B" w14:textId="22A12B05" w:rsidR="00380356" w:rsidRDefault="00380356" w:rsidP="00454307">
            <w:pPr>
              <w:rPr>
                <w:rFonts w:asciiTheme="minorHAnsi" w:hAnsiTheme="minorHAnsi"/>
                <w:sz w:val="18"/>
                <w:szCs w:val="18"/>
              </w:rPr>
            </w:pPr>
          </w:p>
        </w:tc>
      </w:tr>
      <w:tr w:rsidR="00380356" w14:paraId="4B6B5C2F" w14:textId="77777777" w:rsidTr="00454307">
        <w:trPr>
          <w:trHeight w:val="158"/>
        </w:trPr>
        <w:tc>
          <w:tcPr>
            <w:tcW w:w="634" w:type="dxa"/>
            <w:vAlign w:val="center"/>
          </w:tcPr>
          <w:p w14:paraId="091EA8F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7844DBE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68C43D2A" w14:textId="1BFC1B5C" w:rsidR="00380356" w:rsidRDefault="00380356" w:rsidP="00454307">
            <w:pPr>
              <w:rPr>
                <w:rFonts w:asciiTheme="minorHAnsi" w:hAnsiTheme="minorHAnsi"/>
                <w:sz w:val="18"/>
                <w:szCs w:val="18"/>
              </w:rPr>
            </w:pPr>
          </w:p>
        </w:tc>
      </w:tr>
      <w:tr w:rsidR="00380356" w14:paraId="21BADE3A" w14:textId="77777777" w:rsidTr="00454307">
        <w:trPr>
          <w:trHeight w:val="158"/>
        </w:trPr>
        <w:tc>
          <w:tcPr>
            <w:tcW w:w="634" w:type="dxa"/>
            <w:vAlign w:val="center"/>
          </w:tcPr>
          <w:p w14:paraId="70BC4E70"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031A16F4" w14:textId="2375A339" w:rsidR="00380356" w:rsidRDefault="00380356" w:rsidP="00454307">
            <w:pPr>
              <w:rPr>
                <w:rFonts w:asciiTheme="minorHAnsi" w:hAnsiTheme="minorHAnsi"/>
                <w:sz w:val="18"/>
                <w:szCs w:val="18"/>
              </w:rPr>
            </w:pPr>
            <w:r w:rsidRPr="007A5D38">
              <w:rPr>
                <w:rFonts w:asciiTheme="minorHAnsi" w:hAnsiTheme="minorHAnsi" w:cstheme="minorHAnsi"/>
                <w:sz w:val="18"/>
                <w:szCs w:val="18"/>
              </w:rPr>
              <w:t>Name of ANSI/ASHRAE Standard 62.2-201</w:t>
            </w:r>
            <w:r w:rsidR="00C26E84">
              <w:rPr>
                <w:rFonts w:asciiTheme="minorHAnsi" w:hAnsiTheme="minorHAnsi" w:cstheme="minorHAnsi"/>
                <w:sz w:val="18"/>
                <w:szCs w:val="18"/>
              </w:rPr>
              <w:t>9</w:t>
            </w:r>
            <w:r w:rsidRPr="007A5D38">
              <w:rPr>
                <w:rFonts w:asciiTheme="minorHAnsi" w:hAnsiTheme="minorHAnsi" w:cstheme="minorHAnsi"/>
                <w:sz w:val="18"/>
                <w:szCs w:val="18"/>
              </w:rPr>
              <w:t xml:space="preserve"> weather station </w:t>
            </w:r>
            <w:r>
              <w:rPr>
                <w:rFonts w:asciiTheme="minorHAnsi" w:hAnsiTheme="minorHAnsi" w:cstheme="minorHAnsi"/>
                <w:sz w:val="18"/>
                <w:szCs w:val="18"/>
              </w:rPr>
              <w:t>for climate zone</w:t>
            </w:r>
          </w:p>
        </w:tc>
        <w:tc>
          <w:tcPr>
            <w:tcW w:w="5561" w:type="dxa"/>
          </w:tcPr>
          <w:p w14:paraId="046B4175" w14:textId="31B26945" w:rsidR="00380356" w:rsidRDefault="00380356" w:rsidP="00454307">
            <w:pPr>
              <w:rPr>
                <w:rFonts w:asciiTheme="minorHAnsi" w:hAnsiTheme="minorHAnsi"/>
                <w:sz w:val="18"/>
                <w:szCs w:val="18"/>
              </w:rPr>
            </w:pPr>
          </w:p>
        </w:tc>
      </w:tr>
      <w:tr w:rsidR="00380356" w14:paraId="6C492180" w14:textId="77777777" w:rsidTr="00454307">
        <w:trPr>
          <w:trHeight w:val="158"/>
        </w:trPr>
        <w:tc>
          <w:tcPr>
            <w:tcW w:w="634" w:type="dxa"/>
            <w:vAlign w:val="center"/>
          </w:tcPr>
          <w:p w14:paraId="18EC1DCE"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35402D4C" w14:textId="77777777" w:rsidR="00380356" w:rsidRDefault="00380356" w:rsidP="00454307">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7A167EB1" w14:textId="77777777" w:rsidR="00380356" w:rsidRDefault="00380356" w:rsidP="00454307">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2D749371" w14:textId="247D5588" w:rsidR="00380356" w:rsidRDefault="00380356" w:rsidP="00454307">
            <w:pPr>
              <w:rPr>
                <w:rFonts w:asciiTheme="minorHAnsi" w:hAnsiTheme="minorHAnsi"/>
                <w:sz w:val="18"/>
                <w:szCs w:val="18"/>
              </w:rPr>
            </w:pPr>
          </w:p>
        </w:tc>
      </w:tr>
    </w:tbl>
    <w:p w14:paraId="6B788CCC" w14:textId="6FB65E61" w:rsidR="00380356" w:rsidRPr="009D3D1C" w:rsidRDefault="00380356">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4627"/>
        <w:gridCol w:w="5582"/>
      </w:tblGrid>
      <w:tr w:rsidR="007056D7" w:rsidRPr="00CB00C9" w14:paraId="0435B1A2" w14:textId="77777777" w:rsidTr="009D3D1C">
        <w:tc>
          <w:tcPr>
            <w:tcW w:w="10790" w:type="dxa"/>
            <w:gridSpan w:val="3"/>
          </w:tcPr>
          <w:p w14:paraId="0435B1A0" w14:textId="2D4C92BC" w:rsidR="007056D7" w:rsidRPr="0029047D" w:rsidRDefault="00380356" w:rsidP="003952E1">
            <w:pPr>
              <w:keepNext/>
              <w:rPr>
                <w:rFonts w:asciiTheme="minorHAnsi" w:hAnsiTheme="minorHAnsi"/>
                <w:b/>
                <w:szCs w:val="18"/>
              </w:rPr>
            </w:pPr>
            <w:r>
              <w:rPr>
                <w:rFonts w:asciiTheme="minorHAnsi" w:hAnsiTheme="minorHAnsi"/>
                <w:b/>
                <w:szCs w:val="18"/>
              </w:rPr>
              <w:t>C</w:t>
            </w:r>
            <w:r w:rsidR="007056D7" w:rsidRPr="0029047D">
              <w:rPr>
                <w:rFonts w:asciiTheme="minorHAnsi" w:hAnsiTheme="minorHAnsi"/>
                <w:b/>
                <w:szCs w:val="18"/>
              </w:rPr>
              <w:t>. Ventilation - Total Ventilation Rate</w:t>
            </w:r>
          </w:p>
          <w:p w14:paraId="0435B1A1" w14:textId="73037841"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A842F0">
              <w:rPr>
                <w:rFonts w:asciiTheme="minorHAnsi" w:hAnsiTheme="minorHAnsi"/>
                <w:sz w:val="18"/>
                <w:szCs w:val="18"/>
              </w:rPr>
              <w:t>dwelling</w:t>
            </w:r>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rsidRPr="00CB00C9" w14:paraId="0435B1A6" w14:textId="77777777" w:rsidTr="009D3D1C">
        <w:tc>
          <w:tcPr>
            <w:tcW w:w="581" w:type="dxa"/>
            <w:vAlign w:val="center"/>
          </w:tcPr>
          <w:p w14:paraId="0435B1A3"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627" w:type="dxa"/>
            <w:vAlign w:val="center"/>
          </w:tcPr>
          <w:p w14:paraId="0435B1A4"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2" w:type="dxa"/>
          </w:tcPr>
          <w:p w14:paraId="0435B1A5" w14:textId="77777777" w:rsidR="007056D7" w:rsidRPr="007F6151" w:rsidRDefault="007056D7" w:rsidP="003952E1">
            <w:pPr>
              <w:keepNext/>
              <w:rPr>
                <w:rFonts w:asciiTheme="minorHAnsi" w:hAnsiTheme="minorHAnsi"/>
                <w:sz w:val="18"/>
                <w:szCs w:val="18"/>
              </w:rPr>
            </w:pPr>
          </w:p>
        </w:tc>
      </w:tr>
      <w:tr w:rsidR="007056D7" w:rsidRPr="00CB00C9" w14:paraId="0435B1AA" w14:textId="77777777" w:rsidTr="009D3D1C">
        <w:tc>
          <w:tcPr>
            <w:tcW w:w="581" w:type="dxa"/>
            <w:vAlign w:val="center"/>
          </w:tcPr>
          <w:p w14:paraId="0435B1A7"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02</w:t>
            </w:r>
          </w:p>
        </w:tc>
        <w:tc>
          <w:tcPr>
            <w:tcW w:w="4627" w:type="dxa"/>
            <w:vAlign w:val="center"/>
          </w:tcPr>
          <w:p w14:paraId="0435B1A8"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2" w:type="dxa"/>
          </w:tcPr>
          <w:p w14:paraId="0435B1A9" w14:textId="77777777" w:rsidR="007056D7" w:rsidRDefault="007056D7" w:rsidP="003952E1">
            <w:pPr>
              <w:keepNext/>
              <w:rPr>
                <w:rFonts w:asciiTheme="minorHAnsi" w:hAnsiTheme="minorHAnsi"/>
                <w:sz w:val="18"/>
                <w:szCs w:val="18"/>
              </w:rPr>
            </w:pPr>
          </w:p>
        </w:tc>
      </w:tr>
      <w:tr w:rsidR="007056D7" w:rsidRPr="00CB00C9" w:rsidDel="00A377D9" w14:paraId="0435B1AE" w14:textId="77777777" w:rsidTr="009D3D1C">
        <w:tc>
          <w:tcPr>
            <w:tcW w:w="581" w:type="dxa"/>
            <w:vAlign w:val="center"/>
          </w:tcPr>
          <w:p w14:paraId="0435B1AB"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03</w:t>
            </w:r>
          </w:p>
        </w:tc>
        <w:tc>
          <w:tcPr>
            <w:tcW w:w="4627" w:type="dxa"/>
            <w:vAlign w:val="center"/>
          </w:tcPr>
          <w:p w14:paraId="0435B1AC" w14:textId="77777777" w:rsidR="007056D7" w:rsidRDefault="007056D7" w:rsidP="003952E1">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2" w:type="dxa"/>
          </w:tcPr>
          <w:p w14:paraId="0435B1AD" w14:textId="77777777" w:rsidR="007056D7" w:rsidRDefault="007056D7" w:rsidP="003952E1">
            <w:pPr>
              <w:keepNext/>
              <w:rPr>
                <w:rFonts w:asciiTheme="minorHAnsi" w:hAnsiTheme="minorHAnsi"/>
                <w:sz w:val="18"/>
                <w:szCs w:val="18"/>
              </w:rPr>
            </w:pPr>
          </w:p>
        </w:tc>
      </w:tr>
      <w:tr w:rsidR="007056D7" w:rsidRPr="00CB00C9" w:rsidDel="00A377D9" w14:paraId="0435B1B2" w14:textId="77777777" w:rsidTr="009D3D1C">
        <w:tc>
          <w:tcPr>
            <w:tcW w:w="581" w:type="dxa"/>
            <w:vAlign w:val="center"/>
          </w:tcPr>
          <w:p w14:paraId="0435B1AF"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04</w:t>
            </w:r>
          </w:p>
        </w:tc>
        <w:tc>
          <w:tcPr>
            <w:tcW w:w="4627" w:type="dxa"/>
            <w:vAlign w:val="center"/>
          </w:tcPr>
          <w:p w14:paraId="0435B1B0"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2" w:type="dxa"/>
          </w:tcPr>
          <w:p w14:paraId="0435B1B1" w14:textId="77777777" w:rsidR="007056D7" w:rsidRPr="00467A82" w:rsidDel="00A377D9" w:rsidRDefault="007056D7" w:rsidP="003952E1">
            <w:pPr>
              <w:keepNext/>
              <w:rPr>
                <w:rFonts w:ascii="Calibri" w:hAnsi="Calibri"/>
                <w:sz w:val="18"/>
                <w:szCs w:val="18"/>
              </w:rPr>
            </w:pPr>
          </w:p>
        </w:tc>
      </w:tr>
      <w:tr w:rsidR="007056D7" w:rsidRPr="00CB00C9" w:rsidDel="00A377D9" w14:paraId="0435B1B7" w14:textId="77777777" w:rsidTr="009D3D1C">
        <w:tc>
          <w:tcPr>
            <w:tcW w:w="581" w:type="dxa"/>
            <w:vAlign w:val="center"/>
          </w:tcPr>
          <w:p w14:paraId="0435B1B3"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05</w:t>
            </w:r>
          </w:p>
        </w:tc>
        <w:tc>
          <w:tcPr>
            <w:tcW w:w="4627" w:type="dxa"/>
            <w:vAlign w:val="center"/>
          </w:tcPr>
          <w:p w14:paraId="0435B1B4" w14:textId="77777777" w:rsidR="007056D7" w:rsidRDefault="007056D7" w:rsidP="003952E1">
            <w:pPr>
              <w:keepNext/>
              <w:rPr>
                <w:rFonts w:asciiTheme="minorHAnsi" w:hAnsiTheme="minorHAnsi"/>
                <w:sz w:val="18"/>
                <w:szCs w:val="18"/>
              </w:rPr>
            </w:pPr>
            <w:r>
              <w:rPr>
                <w:rFonts w:asciiTheme="minorHAnsi" w:hAnsiTheme="minorHAnsi"/>
                <w:sz w:val="18"/>
                <w:szCs w:val="18"/>
              </w:rPr>
              <w:t>Unshared Exterior Envelope Surface Area</w:t>
            </w:r>
          </w:p>
          <w:p w14:paraId="0435B1B5"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2" w:type="dxa"/>
          </w:tcPr>
          <w:p w14:paraId="0435B1B6" w14:textId="77777777" w:rsidR="007056D7" w:rsidRPr="00467A82" w:rsidDel="00A377D9" w:rsidRDefault="007056D7" w:rsidP="003952E1">
            <w:pPr>
              <w:keepNext/>
              <w:rPr>
                <w:rFonts w:ascii="Calibri" w:hAnsi="Calibri"/>
                <w:sz w:val="18"/>
                <w:szCs w:val="18"/>
              </w:rPr>
            </w:pPr>
          </w:p>
        </w:tc>
      </w:tr>
      <w:tr w:rsidR="007056D7" w:rsidRPr="00CB00C9" w14:paraId="0435B1BB" w14:textId="77777777" w:rsidTr="009D3D1C">
        <w:tc>
          <w:tcPr>
            <w:tcW w:w="581" w:type="dxa"/>
            <w:vAlign w:val="center"/>
          </w:tcPr>
          <w:p w14:paraId="0435B1B8"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06</w:t>
            </w:r>
          </w:p>
        </w:tc>
        <w:tc>
          <w:tcPr>
            <w:tcW w:w="4627" w:type="dxa"/>
            <w:vAlign w:val="center"/>
          </w:tcPr>
          <w:p w14:paraId="0435B1B9"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2" w:type="dxa"/>
          </w:tcPr>
          <w:p w14:paraId="0435B1BA" w14:textId="77777777" w:rsidR="007056D7" w:rsidRPr="007F6151" w:rsidRDefault="007056D7" w:rsidP="003952E1">
            <w:pPr>
              <w:keepNext/>
              <w:rPr>
                <w:rFonts w:asciiTheme="minorHAnsi" w:hAnsiTheme="minorHAnsi"/>
                <w:sz w:val="18"/>
                <w:szCs w:val="18"/>
              </w:rPr>
            </w:pPr>
          </w:p>
        </w:tc>
      </w:tr>
    </w:tbl>
    <w:p w14:paraId="7845CCF8" w14:textId="77777777" w:rsidR="009D3D1C" w:rsidRDefault="009D3D1C">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0435B1C0" w14:textId="77777777" w:rsidTr="00454307">
        <w:tc>
          <w:tcPr>
            <w:tcW w:w="10795" w:type="dxa"/>
            <w:gridSpan w:val="5"/>
          </w:tcPr>
          <w:p w14:paraId="0435B1BE" w14:textId="1F37020B" w:rsidR="007056D7" w:rsidRPr="0029047D" w:rsidRDefault="00380356" w:rsidP="003952E1">
            <w:pPr>
              <w:keepNext/>
              <w:rPr>
                <w:rFonts w:asciiTheme="minorHAnsi" w:hAnsiTheme="minorHAnsi"/>
                <w:b/>
                <w:szCs w:val="18"/>
              </w:rPr>
            </w:pPr>
            <w:r>
              <w:rPr>
                <w:rFonts w:asciiTheme="minorHAnsi" w:hAnsiTheme="minorHAnsi"/>
                <w:b/>
                <w:szCs w:val="18"/>
              </w:rPr>
              <w:lastRenderedPageBreak/>
              <w:t>D</w:t>
            </w:r>
            <w:r w:rsidR="007056D7" w:rsidRPr="0029047D">
              <w:rPr>
                <w:rFonts w:asciiTheme="minorHAnsi" w:hAnsiTheme="minorHAnsi"/>
                <w:b/>
                <w:szCs w:val="18"/>
              </w:rPr>
              <w:t xml:space="preserve">. </w:t>
            </w:r>
            <w:r w:rsidR="007056D7">
              <w:rPr>
                <w:rFonts w:asciiTheme="minorHAnsi" w:hAnsiTheme="minorHAnsi"/>
                <w:b/>
                <w:szCs w:val="18"/>
              </w:rPr>
              <w:t xml:space="preserve">Installed </w:t>
            </w:r>
            <w:r w:rsidR="007056D7" w:rsidRPr="0029047D">
              <w:rPr>
                <w:rFonts w:asciiTheme="minorHAnsi" w:hAnsiTheme="minorHAnsi"/>
                <w:b/>
                <w:szCs w:val="18"/>
              </w:rPr>
              <w:t>Ventilation - Total Ventilation Rate</w:t>
            </w:r>
          </w:p>
          <w:p w14:paraId="0435B1BF" w14:textId="67293871"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r w:rsidR="00A842F0">
              <w:rPr>
                <w:rFonts w:asciiTheme="minorHAnsi" w:hAnsiTheme="minorHAnsi"/>
                <w:sz w:val="18"/>
                <w:szCs w:val="18"/>
              </w:rPr>
              <w:t>dwelling</w:t>
            </w:r>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14:paraId="0435B1C6" w14:textId="77777777" w:rsidTr="00454307">
        <w:tc>
          <w:tcPr>
            <w:tcW w:w="2145" w:type="dxa"/>
            <w:vAlign w:val="center"/>
          </w:tcPr>
          <w:p w14:paraId="0435B1C1"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0435B1C2"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0435B1C3"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0435B1C4"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0435B1C5"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0435B1CC" w14:textId="77777777" w:rsidTr="00454307">
        <w:tc>
          <w:tcPr>
            <w:tcW w:w="2145" w:type="dxa"/>
            <w:vAlign w:val="bottom"/>
          </w:tcPr>
          <w:p w14:paraId="0435B1C7"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0435B1C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0435B1C9"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0435B1CA"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0435B1CB"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0435B1D2" w14:textId="77777777" w:rsidTr="00454307">
        <w:tc>
          <w:tcPr>
            <w:tcW w:w="2145" w:type="dxa"/>
            <w:vAlign w:val="bottom"/>
          </w:tcPr>
          <w:p w14:paraId="0435B1CD"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E"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F"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D0" w14:textId="77777777" w:rsidR="007056D7" w:rsidRPr="00BF496A" w:rsidRDefault="007056D7" w:rsidP="003952E1">
            <w:pPr>
              <w:jc w:val="center"/>
              <w:rPr>
                <w:rFonts w:asciiTheme="minorHAnsi" w:hAnsiTheme="minorHAnsi"/>
                <w:sz w:val="18"/>
                <w:szCs w:val="18"/>
              </w:rPr>
            </w:pPr>
          </w:p>
        </w:tc>
        <w:tc>
          <w:tcPr>
            <w:tcW w:w="2212" w:type="dxa"/>
            <w:vAlign w:val="bottom"/>
          </w:tcPr>
          <w:p w14:paraId="0435B1D1" w14:textId="77777777" w:rsidR="007056D7" w:rsidRPr="00BF496A" w:rsidRDefault="007056D7" w:rsidP="003952E1">
            <w:pPr>
              <w:jc w:val="center"/>
              <w:rPr>
                <w:rFonts w:asciiTheme="minorHAnsi" w:hAnsiTheme="minorHAnsi"/>
                <w:sz w:val="18"/>
                <w:szCs w:val="18"/>
              </w:rPr>
            </w:pPr>
          </w:p>
        </w:tc>
      </w:tr>
      <w:tr w:rsidR="007056D7" w14:paraId="0435B1D8" w14:textId="77777777" w:rsidTr="00454307">
        <w:tc>
          <w:tcPr>
            <w:tcW w:w="2145" w:type="dxa"/>
          </w:tcPr>
          <w:p w14:paraId="0435B1D3" w14:textId="77777777" w:rsidR="007056D7" w:rsidRPr="00BF496A" w:rsidRDefault="007056D7" w:rsidP="003952E1">
            <w:pPr>
              <w:rPr>
                <w:rFonts w:asciiTheme="minorHAnsi" w:hAnsiTheme="minorHAnsi"/>
                <w:sz w:val="18"/>
                <w:szCs w:val="18"/>
              </w:rPr>
            </w:pPr>
          </w:p>
        </w:tc>
        <w:tc>
          <w:tcPr>
            <w:tcW w:w="2146" w:type="dxa"/>
          </w:tcPr>
          <w:p w14:paraId="0435B1D4" w14:textId="77777777" w:rsidR="007056D7" w:rsidRPr="00BF496A" w:rsidRDefault="007056D7" w:rsidP="003952E1">
            <w:pPr>
              <w:rPr>
                <w:rFonts w:asciiTheme="minorHAnsi" w:hAnsiTheme="minorHAnsi"/>
                <w:sz w:val="18"/>
                <w:szCs w:val="18"/>
              </w:rPr>
            </w:pPr>
          </w:p>
        </w:tc>
        <w:tc>
          <w:tcPr>
            <w:tcW w:w="2146" w:type="dxa"/>
          </w:tcPr>
          <w:p w14:paraId="0435B1D5" w14:textId="77777777" w:rsidR="007056D7" w:rsidRPr="00BF496A" w:rsidRDefault="007056D7" w:rsidP="003952E1">
            <w:pPr>
              <w:rPr>
                <w:rFonts w:asciiTheme="minorHAnsi" w:hAnsiTheme="minorHAnsi"/>
                <w:sz w:val="18"/>
                <w:szCs w:val="18"/>
              </w:rPr>
            </w:pPr>
          </w:p>
        </w:tc>
        <w:tc>
          <w:tcPr>
            <w:tcW w:w="2146" w:type="dxa"/>
          </w:tcPr>
          <w:p w14:paraId="0435B1D6" w14:textId="77777777" w:rsidR="007056D7" w:rsidRPr="00BF496A" w:rsidRDefault="007056D7" w:rsidP="003952E1">
            <w:pPr>
              <w:rPr>
                <w:rFonts w:asciiTheme="minorHAnsi" w:hAnsiTheme="minorHAnsi"/>
                <w:sz w:val="18"/>
                <w:szCs w:val="18"/>
              </w:rPr>
            </w:pPr>
          </w:p>
        </w:tc>
        <w:tc>
          <w:tcPr>
            <w:tcW w:w="2212" w:type="dxa"/>
          </w:tcPr>
          <w:p w14:paraId="0435B1D7" w14:textId="77777777" w:rsidR="007056D7" w:rsidRPr="00BF496A" w:rsidRDefault="007056D7" w:rsidP="003952E1">
            <w:pPr>
              <w:rPr>
                <w:rFonts w:asciiTheme="minorHAnsi" w:hAnsiTheme="minorHAnsi"/>
                <w:sz w:val="18"/>
                <w:szCs w:val="18"/>
              </w:rPr>
            </w:pPr>
          </w:p>
        </w:tc>
      </w:tr>
      <w:tr w:rsidR="007056D7" w14:paraId="0435B1DE" w14:textId="77777777" w:rsidTr="00454307">
        <w:tc>
          <w:tcPr>
            <w:tcW w:w="2145" w:type="dxa"/>
          </w:tcPr>
          <w:p w14:paraId="0435B1D9" w14:textId="77777777" w:rsidR="007056D7" w:rsidRPr="00BF496A" w:rsidRDefault="007056D7" w:rsidP="003952E1">
            <w:pPr>
              <w:rPr>
                <w:rFonts w:asciiTheme="minorHAnsi" w:hAnsiTheme="minorHAnsi"/>
                <w:sz w:val="18"/>
                <w:szCs w:val="18"/>
              </w:rPr>
            </w:pPr>
          </w:p>
        </w:tc>
        <w:tc>
          <w:tcPr>
            <w:tcW w:w="2146" w:type="dxa"/>
          </w:tcPr>
          <w:p w14:paraId="0435B1DA" w14:textId="77777777" w:rsidR="007056D7" w:rsidRPr="00BF496A" w:rsidRDefault="007056D7" w:rsidP="003952E1">
            <w:pPr>
              <w:rPr>
                <w:rFonts w:asciiTheme="minorHAnsi" w:hAnsiTheme="minorHAnsi"/>
                <w:sz w:val="18"/>
                <w:szCs w:val="18"/>
              </w:rPr>
            </w:pPr>
          </w:p>
        </w:tc>
        <w:tc>
          <w:tcPr>
            <w:tcW w:w="2146" w:type="dxa"/>
          </w:tcPr>
          <w:p w14:paraId="0435B1DB" w14:textId="77777777" w:rsidR="007056D7" w:rsidRPr="00BF496A" w:rsidRDefault="007056D7" w:rsidP="003952E1">
            <w:pPr>
              <w:rPr>
                <w:rFonts w:asciiTheme="minorHAnsi" w:hAnsiTheme="minorHAnsi"/>
                <w:sz w:val="18"/>
                <w:szCs w:val="18"/>
              </w:rPr>
            </w:pPr>
          </w:p>
        </w:tc>
        <w:tc>
          <w:tcPr>
            <w:tcW w:w="2146" w:type="dxa"/>
          </w:tcPr>
          <w:p w14:paraId="0435B1DC" w14:textId="77777777" w:rsidR="007056D7" w:rsidRPr="00BF496A" w:rsidRDefault="007056D7" w:rsidP="003952E1">
            <w:pPr>
              <w:rPr>
                <w:rFonts w:asciiTheme="minorHAnsi" w:hAnsiTheme="minorHAnsi"/>
                <w:sz w:val="18"/>
                <w:szCs w:val="18"/>
              </w:rPr>
            </w:pPr>
          </w:p>
        </w:tc>
        <w:tc>
          <w:tcPr>
            <w:tcW w:w="2212" w:type="dxa"/>
          </w:tcPr>
          <w:p w14:paraId="0435B1DD" w14:textId="77777777" w:rsidR="007056D7" w:rsidRPr="00BF496A" w:rsidRDefault="007056D7" w:rsidP="003952E1">
            <w:pPr>
              <w:rPr>
                <w:rFonts w:asciiTheme="minorHAnsi" w:hAnsiTheme="minorHAnsi"/>
                <w:sz w:val="18"/>
                <w:szCs w:val="18"/>
              </w:rPr>
            </w:pPr>
          </w:p>
        </w:tc>
      </w:tr>
      <w:tr w:rsidR="007056D7" w14:paraId="0435B1E2" w14:textId="77777777" w:rsidTr="00454307">
        <w:tc>
          <w:tcPr>
            <w:tcW w:w="2145" w:type="dxa"/>
            <w:vAlign w:val="bottom"/>
          </w:tcPr>
          <w:p w14:paraId="0435B1DF"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0435B1E0" w14:textId="35C7660C" w:rsidR="007056D7" w:rsidRPr="00BF496A" w:rsidRDefault="007056D7"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12" w:type="dxa"/>
          </w:tcPr>
          <w:p w14:paraId="0435B1E1" w14:textId="77777777" w:rsidR="007056D7" w:rsidRPr="00BF496A" w:rsidRDefault="007056D7" w:rsidP="003952E1">
            <w:pPr>
              <w:rPr>
                <w:rFonts w:asciiTheme="minorHAnsi" w:hAnsiTheme="minorHAnsi"/>
                <w:sz w:val="18"/>
                <w:szCs w:val="18"/>
              </w:rPr>
            </w:pPr>
          </w:p>
        </w:tc>
      </w:tr>
    </w:tbl>
    <w:p w14:paraId="0435B1E3" w14:textId="035388EF" w:rsidR="007056D7" w:rsidRDefault="007056D7" w:rsidP="007056D7">
      <w:pPr>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3055"/>
        <w:gridCol w:w="3420"/>
        <w:gridCol w:w="4320"/>
      </w:tblGrid>
      <w:tr w:rsidR="00895E32" w14:paraId="02AC376F" w14:textId="77777777" w:rsidTr="002051E6">
        <w:tc>
          <w:tcPr>
            <w:tcW w:w="10795" w:type="dxa"/>
            <w:gridSpan w:val="3"/>
          </w:tcPr>
          <w:p w14:paraId="5E15CC59" w14:textId="0851FE96" w:rsidR="00895E32" w:rsidRDefault="00895E32" w:rsidP="00030737">
            <w:pPr>
              <w:rPr>
                <w:rFonts w:asciiTheme="minorHAnsi" w:hAnsiTheme="minorHAnsi" w:cstheme="minorHAnsi"/>
                <w:b/>
                <w:bCs/>
                <w:sz w:val="18"/>
                <w:szCs w:val="18"/>
              </w:rPr>
            </w:pPr>
            <w:r>
              <w:rPr>
                <w:rFonts w:asciiTheme="minorHAnsi" w:hAnsiTheme="minorHAnsi" w:cstheme="minorHAnsi"/>
                <w:b/>
                <w:bCs/>
                <w:sz w:val="18"/>
                <w:szCs w:val="18"/>
              </w:rPr>
              <w:t xml:space="preserve">D2.  </w:t>
            </w:r>
            <w:r w:rsidRPr="0041218C">
              <w:rPr>
                <w:rFonts w:asciiTheme="minorHAnsi" w:hAnsiTheme="minorHAnsi" w:cstheme="minorHAnsi"/>
                <w:b/>
                <w:bCs/>
                <w:sz w:val="18"/>
                <w:szCs w:val="18"/>
              </w:rPr>
              <w:t>HRV or ERV</w:t>
            </w:r>
            <w:r>
              <w:rPr>
                <w:rFonts w:asciiTheme="minorHAnsi" w:hAnsiTheme="minorHAnsi" w:cstheme="minorHAnsi"/>
                <w:b/>
                <w:bCs/>
                <w:sz w:val="18"/>
                <w:szCs w:val="18"/>
              </w:rPr>
              <w:t xml:space="preserve"> Information</w:t>
            </w:r>
          </w:p>
          <w:p w14:paraId="054D546B" w14:textId="77777777" w:rsidR="00895E32" w:rsidRPr="00367C46" w:rsidRDefault="00895E32" w:rsidP="00030737">
            <w:pPr>
              <w:rPr>
                <w:rFonts w:asciiTheme="minorHAnsi" w:hAnsiTheme="minorHAnsi" w:cstheme="minorHAnsi"/>
                <w:sz w:val="18"/>
                <w:szCs w:val="18"/>
              </w:rPr>
            </w:pPr>
            <w:r>
              <w:rPr>
                <w:rFonts w:asciiTheme="minorHAnsi" w:hAnsiTheme="minorHAnsi" w:cstheme="minorHAnsi"/>
                <w:sz w:val="18"/>
                <w:szCs w:val="18"/>
              </w:rPr>
              <w:t>Balanced ventilation systems shall comply with appropriate requirements in 150.0(o)2C.</w:t>
            </w:r>
          </w:p>
        </w:tc>
      </w:tr>
      <w:tr w:rsidR="00895E32" w14:paraId="427AC5F7" w14:textId="77777777" w:rsidTr="002051E6">
        <w:tc>
          <w:tcPr>
            <w:tcW w:w="3055" w:type="dxa"/>
          </w:tcPr>
          <w:p w14:paraId="23D75765"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01</w:t>
            </w:r>
          </w:p>
        </w:tc>
        <w:tc>
          <w:tcPr>
            <w:tcW w:w="3420" w:type="dxa"/>
          </w:tcPr>
          <w:p w14:paraId="17408EC5"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02</w:t>
            </w:r>
          </w:p>
        </w:tc>
        <w:tc>
          <w:tcPr>
            <w:tcW w:w="4320" w:type="dxa"/>
          </w:tcPr>
          <w:p w14:paraId="22B1D437"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03</w:t>
            </w:r>
          </w:p>
        </w:tc>
      </w:tr>
      <w:tr w:rsidR="00895E32" w14:paraId="15242A01" w14:textId="77777777" w:rsidTr="002051E6">
        <w:tc>
          <w:tcPr>
            <w:tcW w:w="3055" w:type="dxa"/>
          </w:tcPr>
          <w:p w14:paraId="7B097CCD"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Manufacturer Make</w:t>
            </w:r>
          </w:p>
        </w:tc>
        <w:tc>
          <w:tcPr>
            <w:tcW w:w="3420" w:type="dxa"/>
          </w:tcPr>
          <w:p w14:paraId="3605D024"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Manufacturer Model Number</w:t>
            </w:r>
          </w:p>
        </w:tc>
        <w:tc>
          <w:tcPr>
            <w:tcW w:w="4320" w:type="dxa"/>
          </w:tcPr>
          <w:p w14:paraId="180EBEBC" w14:textId="77777777" w:rsidR="00895E32" w:rsidRDefault="00895E32" w:rsidP="00030737">
            <w:pPr>
              <w:rPr>
                <w:rFonts w:asciiTheme="minorHAnsi" w:hAnsiTheme="minorHAnsi" w:cstheme="minorHAnsi"/>
                <w:sz w:val="18"/>
                <w:szCs w:val="18"/>
              </w:rPr>
            </w:pPr>
            <w:r>
              <w:rPr>
                <w:rFonts w:asciiTheme="minorHAnsi" w:hAnsiTheme="minorHAnsi" w:cstheme="minorHAnsi"/>
                <w:sz w:val="18"/>
                <w:szCs w:val="18"/>
              </w:rPr>
              <w:t>Fan Efficacy Performance Rating (W/CFM)</w:t>
            </w:r>
          </w:p>
        </w:tc>
      </w:tr>
      <w:tr w:rsidR="00895E32" w14:paraId="284D8409" w14:textId="77777777" w:rsidTr="002051E6">
        <w:tc>
          <w:tcPr>
            <w:tcW w:w="3055" w:type="dxa"/>
          </w:tcPr>
          <w:p w14:paraId="276C3265" w14:textId="77777777" w:rsidR="00895E32" w:rsidRDefault="00895E32" w:rsidP="00030737">
            <w:pPr>
              <w:rPr>
                <w:rFonts w:asciiTheme="minorHAnsi" w:hAnsiTheme="minorHAnsi" w:cstheme="minorHAnsi"/>
                <w:sz w:val="18"/>
                <w:szCs w:val="18"/>
              </w:rPr>
            </w:pPr>
          </w:p>
        </w:tc>
        <w:tc>
          <w:tcPr>
            <w:tcW w:w="3420" w:type="dxa"/>
          </w:tcPr>
          <w:p w14:paraId="7CD611D9" w14:textId="77777777" w:rsidR="00895E32" w:rsidRDefault="00895E32" w:rsidP="00030737">
            <w:pPr>
              <w:rPr>
                <w:rFonts w:asciiTheme="minorHAnsi" w:hAnsiTheme="minorHAnsi" w:cstheme="minorHAnsi"/>
                <w:sz w:val="18"/>
                <w:szCs w:val="18"/>
              </w:rPr>
            </w:pPr>
          </w:p>
        </w:tc>
        <w:tc>
          <w:tcPr>
            <w:tcW w:w="4320" w:type="dxa"/>
          </w:tcPr>
          <w:p w14:paraId="3B77A4C6" w14:textId="77777777" w:rsidR="00895E32" w:rsidRDefault="00895E32" w:rsidP="00030737">
            <w:pPr>
              <w:rPr>
                <w:rFonts w:asciiTheme="minorHAnsi" w:hAnsiTheme="minorHAnsi" w:cstheme="minorHAnsi"/>
                <w:sz w:val="18"/>
                <w:szCs w:val="18"/>
              </w:rPr>
            </w:pPr>
          </w:p>
        </w:tc>
      </w:tr>
      <w:tr w:rsidR="00895E32" w14:paraId="3DC72ECD" w14:textId="77777777" w:rsidTr="002051E6">
        <w:tc>
          <w:tcPr>
            <w:tcW w:w="3055" w:type="dxa"/>
          </w:tcPr>
          <w:p w14:paraId="40CF1DD1" w14:textId="77777777" w:rsidR="00895E32" w:rsidRDefault="00895E32" w:rsidP="00030737">
            <w:pPr>
              <w:rPr>
                <w:rFonts w:asciiTheme="minorHAnsi" w:hAnsiTheme="minorHAnsi" w:cstheme="minorHAnsi"/>
                <w:sz w:val="18"/>
                <w:szCs w:val="18"/>
              </w:rPr>
            </w:pPr>
          </w:p>
        </w:tc>
        <w:tc>
          <w:tcPr>
            <w:tcW w:w="3420" w:type="dxa"/>
          </w:tcPr>
          <w:p w14:paraId="64B7BEE1" w14:textId="77777777" w:rsidR="00895E32" w:rsidRDefault="00895E32" w:rsidP="00030737">
            <w:pPr>
              <w:rPr>
                <w:rFonts w:asciiTheme="minorHAnsi" w:hAnsiTheme="minorHAnsi" w:cstheme="minorHAnsi"/>
                <w:sz w:val="18"/>
                <w:szCs w:val="18"/>
              </w:rPr>
            </w:pPr>
          </w:p>
        </w:tc>
        <w:tc>
          <w:tcPr>
            <w:tcW w:w="4320" w:type="dxa"/>
          </w:tcPr>
          <w:p w14:paraId="7822A36A" w14:textId="77777777" w:rsidR="00895E32" w:rsidRDefault="00895E32" w:rsidP="00030737">
            <w:pPr>
              <w:rPr>
                <w:rFonts w:asciiTheme="minorHAnsi" w:hAnsiTheme="minorHAnsi" w:cstheme="minorHAnsi"/>
                <w:sz w:val="18"/>
                <w:szCs w:val="18"/>
              </w:rPr>
            </w:pPr>
          </w:p>
        </w:tc>
      </w:tr>
      <w:tr w:rsidR="00895E32" w14:paraId="333A0266" w14:textId="77777777" w:rsidTr="002051E6">
        <w:tc>
          <w:tcPr>
            <w:tcW w:w="3055" w:type="dxa"/>
          </w:tcPr>
          <w:p w14:paraId="1D5B5188" w14:textId="77777777" w:rsidR="00895E32" w:rsidRDefault="00895E32" w:rsidP="00030737">
            <w:pPr>
              <w:rPr>
                <w:rFonts w:asciiTheme="minorHAnsi" w:hAnsiTheme="minorHAnsi" w:cstheme="minorHAnsi"/>
                <w:sz w:val="18"/>
                <w:szCs w:val="18"/>
              </w:rPr>
            </w:pPr>
          </w:p>
        </w:tc>
        <w:tc>
          <w:tcPr>
            <w:tcW w:w="3420" w:type="dxa"/>
          </w:tcPr>
          <w:p w14:paraId="535386D4" w14:textId="77777777" w:rsidR="00895E32" w:rsidRDefault="00895E32" w:rsidP="00030737">
            <w:pPr>
              <w:rPr>
                <w:rFonts w:asciiTheme="minorHAnsi" w:hAnsiTheme="minorHAnsi" w:cstheme="minorHAnsi"/>
                <w:sz w:val="18"/>
                <w:szCs w:val="18"/>
              </w:rPr>
            </w:pPr>
          </w:p>
        </w:tc>
        <w:tc>
          <w:tcPr>
            <w:tcW w:w="4320" w:type="dxa"/>
          </w:tcPr>
          <w:p w14:paraId="4668443D" w14:textId="77777777" w:rsidR="00895E32" w:rsidRDefault="00895E32" w:rsidP="00030737">
            <w:pPr>
              <w:rPr>
                <w:rFonts w:asciiTheme="minorHAnsi" w:hAnsiTheme="minorHAnsi" w:cstheme="minorHAnsi"/>
                <w:sz w:val="18"/>
                <w:szCs w:val="18"/>
              </w:rPr>
            </w:pPr>
          </w:p>
        </w:tc>
      </w:tr>
    </w:tbl>
    <w:p w14:paraId="36B8E8C7" w14:textId="3B306663" w:rsidR="00895E32" w:rsidRDefault="00895E32" w:rsidP="007056D7">
      <w:pPr>
        <w:rPr>
          <w:rFonts w:asciiTheme="minorHAnsi" w:hAnsiTheme="minorHAnsi" w:cstheme="minorHAnsi"/>
          <w:sz w:val="18"/>
          <w:szCs w:val="18"/>
        </w:rPr>
      </w:pPr>
    </w:p>
    <w:p w14:paraId="47796D69" w14:textId="77777777" w:rsidR="00ED7091" w:rsidRPr="009D3D1C" w:rsidRDefault="00ED7091"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7056D7" w:rsidRPr="00500C2C" w14:paraId="0435B1E5" w14:textId="77777777" w:rsidTr="00454307">
        <w:tc>
          <w:tcPr>
            <w:tcW w:w="10786" w:type="dxa"/>
            <w:gridSpan w:val="2"/>
          </w:tcPr>
          <w:p w14:paraId="0435B1E4" w14:textId="080F48B9" w:rsidR="007056D7" w:rsidRPr="00500C2C" w:rsidRDefault="00380356" w:rsidP="003952E1">
            <w:pPr>
              <w:keepNext/>
              <w:rPr>
                <w:rFonts w:asciiTheme="minorHAnsi" w:hAnsiTheme="minorHAnsi"/>
                <w:szCs w:val="18"/>
              </w:rPr>
            </w:pPr>
            <w:r>
              <w:rPr>
                <w:rFonts w:asciiTheme="minorHAnsi" w:hAnsiTheme="minorHAnsi"/>
                <w:b/>
                <w:szCs w:val="18"/>
              </w:rPr>
              <w:t>E</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0435B1E8" w14:textId="77777777" w:rsidTr="00454307">
        <w:trPr>
          <w:trHeight w:val="158"/>
        </w:trPr>
        <w:tc>
          <w:tcPr>
            <w:tcW w:w="641" w:type="dxa"/>
            <w:vAlign w:val="center"/>
          </w:tcPr>
          <w:p w14:paraId="0435B1E6"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435B1E7" w14:textId="77777777" w:rsidR="00AE10C0" w:rsidRDefault="00AE10C0" w:rsidP="00D9307B">
            <w:pPr>
              <w:keepNext/>
              <w:rPr>
                <w:rFonts w:asciiTheme="minorHAnsi" w:hAnsiTheme="minorHAnsi"/>
                <w:sz w:val="18"/>
                <w:szCs w:val="18"/>
              </w:rPr>
            </w:pPr>
          </w:p>
        </w:tc>
      </w:tr>
    </w:tbl>
    <w:p w14:paraId="4FF10844" w14:textId="77777777" w:rsidR="005952AD" w:rsidRDefault="005952AD">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2"/>
        <w:gridCol w:w="10078"/>
      </w:tblGrid>
      <w:tr w:rsidR="00A75DC5" w14:paraId="0435B25D" w14:textId="77777777" w:rsidTr="005952A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0435B25C" w14:textId="333A5689" w:rsidR="00A75DC5" w:rsidRPr="00A75DC5" w:rsidRDefault="00380356" w:rsidP="003723C0">
            <w:pPr>
              <w:keepNext/>
              <w:rPr>
                <w:rFonts w:asciiTheme="minorHAnsi" w:hAnsiTheme="minorHAnsi"/>
                <w:b/>
                <w:bCs/>
                <w:szCs w:val="18"/>
              </w:rPr>
            </w:pPr>
            <w:r>
              <w:rPr>
                <w:rFonts w:asciiTheme="minorHAnsi" w:hAnsiTheme="minorHAnsi"/>
                <w:b/>
                <w:bCs/>
                <w:szCs w:val="18"/>
              </w:rPr>
              <w:lastRenderedPageBreak/>
              <w:t>F</w:t>
            </w:r>
            <w:r w:rsidR="00A75DC5" w:rsidRPr="0029047D">
              <w:rPr>
                <w:rFonts w:asciiTheme="minorHAnsi" w:hAnsiTheme="minorHAnsi"/>
                <w:b/>
                <w:bCs/>
                <w:szCs w:val="18"/>
              </w:rPr>
              <w:t>. Other Requirements</w:t>
            </w:r>
          </w:p>
        </w:tc>
      </w:tr>
      <w:tr w:rsidR="00A75DC5" w14:paraId="0435B25F" w14:textId="77777777" w:rsidTr="005952A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0435B25E" w14:textId="1F83CE2A" w:rsidR="00A75DC5" w:rsidRPr="00A75DC5" w:rsidRDefault="00A75DC5" w:rsidP="00A75DC5">
            <w:pPr>
              <w:keepNext/>
              <w:rPr>
                <w:rFonts w:asciiTheme="minorHAnsi" w:hAnsiTheme="minorHAnsi"/>
                <w:b/>
                <w:bCs/>
                <w:szCs w:val="18"/>
              </w:rPr>
            </w:pPr>
            <w:r w:rsidRPr="00A75DC5">
              <w:rPr>
                <w:rFonts w:asciiTheme="minorHAnsi" w:hAnsiTheme="minorHAnsi"/>
                <w:b/>
                <w:bCs/>
                <w:szCs w:val="18"/>
              </w:rPr>
              <w:t>The items listed below (6.1 through 6.</w:t>
            </w:r>
            <w:r w:rsidR="005952AD">
              <w:rPr>
                <w:rFonts w:asciiTheme="minorHAnsi" w:hAnsiTheme="minorHAnsi"/>
                <w:b/>
                <w:bCs/>
                <w:szCs w:val="18"/>
              </w:rPr>
              <w:t xml:space="preserve">6 and </w:t>
            </w:r>
            <w:r w:rsidR="005952AD" w:rsidRPr="00A75DC5">
              <w:rPr>
                <w:rFonts w:asciiTheme="minorHAnsi" w:hAnsiTheme="minorHAnsi"/>
                <w:b/>
                <w:bCs/>
                <w:szCs w:val="18"/>
              </w:rPr>
              <w:t>6.</w:t>
            </w:r>
            <w:r w:rsidR="005952AD">
              <w:rPr>
                <w:rFonts w:asciiTheme="minorHAnsi" w:hAnsiTheme="minorHAnsi"/>
                <w:b/>
                <w:bCs/>
                <w:szCs w:val="18"/>
              </w:rPr>
              <w:t>8</w:t>
            </w:r>
            <w:r w:rsidR="005952AD" w:rsidRPr="00A75DC5">
              <w:rPr>
                <w:rFonts w:asciiTheme="minorHAnsi" w:hAnsiTheme="minorHAnsi"/>
                <w:b/>
                <w:bCs/>
                <w:szCs w:val="18"/>
              </w:rPr>
              <w:t xml:space="preserve"> through 6.9</w:t>
            </w:r>
            <w:r w:rsidRPr="00A75DC5">
              <w:rPr>
                <w:rFonts w:asciiTheme="minorHAnsi" w:hAnsiTheme="minorHAnsi"/>
                <w:b/>
                <w:bCs/>
                <w:szCs w:val="18"/>
              </w:rPr>
              <w:t xml:space="preserve">)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w:t>
            </w:r>
            <w:r w:rsidR="00A842F0">
              <w:rPr>
                <w:rFonts w:asciiTheme="minorHAnsi" w:hAnsiTheme="minorHAnsi"/>
                <w:b/>
                <w:bCs/>
                <w:szCs w:val="18"/>
              </w:rPr>
              <w:t>dwelling</w:t>
            </w:r>
            <w:r w:rsidRPr="00A75DC5">
              <w:rPr>
                <w:rFonts w:asciiTheme="minorHAnsi" w:hAnsiTheme="minorHAnsi"/>
                <w:b/>
                <w:bCs/>
                <w:szCs w:val="18"/>
              </w:rPr>
              <w:t xml:space="preserve"> complies with these requirements specified in ASHRAE 62.2 Section 6.1 through 6.9 if applicable.</w:t>
            </w:r>
          </w:p>
        </w:tc>
      </w:tr>
      <w:tr w:rsidR="00A75DC5" w14:paraId="0435B263"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0"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1" w14:textId="2CC8322C" w:rsidR="00A75DC5" w:rsidRDefault="00A75DC5" w:rsidP="00C23628">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w:t>
            </w:r>
            <w:r w:rsidR="001905DC">
              <w:rPr>
                <w:rStyle w:val="margin0020notechar"/>
                <w:rFonts w:asciiTheme="minorHAnsi" w:hAnsiTheme="minorHAnsi"/>
                <w:sz w:val="18"/>
                <w:szCs w:val="18"/>
              </w:rPr>
              <w:t xml:space="preserve"> </w:t>
            </w:r>
            <w:r w:rsidR="001905DC"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0435B262" w14:textId="77777777" w:rsidR="00A75DC5" w:rsidRDefault="00A75DC5" w:rsidP="00C23628">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A75DC5" w14:paraId="0435B266"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4"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5" w14:textId="77777777" w:rsidR="00A75DC5" w:rsidRDefault="00A75DC5" w:rsidP="00C23628">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A75DC5" w14:paraId="0435B26A"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7"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8" w14:textId="77777777" w:rsidR="00A75DC5" w:rsidRDefault="00A75DC5" w:rsidP="00C23628">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0435B269" w14:textId="77777777" w:rsidR="00A75DC5" w:rsidRDefault="00A75DC5" w:rsidP="00C23628">
            <w:pPr>
              <w:ind w:left="274"/>
              <w:rPr>
                <w:sz w:val="22"/>
              </w:rPr>
            </w:pPr>
            <w:r w:rsidRPr="00215D5D">
              <w:rPr>
                <w:rFonts w:asciiTheme="minorHAnsi" w:hAnsiTheme="minorHAnsi" w:cstheme="minorHAnsi"/>
                <w:sz w:val="18"/>
                <w:szCs w:val="18"/>
              </w:rPr>
              <w:t>Exception: Condensing dryers plumbed to a drain.</w:t>
            </w:r>
          </w:p>
        </w:tc>
      </w:tr>
      <w:tr w:rsidR="00A75DC5" w14:paraId="0435B26D"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B"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6837394" w14:textId="23CDC252" w:rsidR="001905DC" w:rsidRDefault="00A75DC5" w:rsidP="00C23628">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7352AE8E" w14:textId="3AE00CA5" w:rsidR="001905DC" w:rsidRDefault="001905DC" w:rsidP="00C23628">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00A75DC5" w:rsidRPr="00E00577">
              <w:rPr>
                <w:rStyle w:val="margin0020notechar"/>
                <w:rFonts w:asciiTheme="minorHAnsi" w:hAnsiTheme="minorHAnsi"/>
                <w:sz w:val="18"/>
                <w:szCs w:val="18"/>
              </w:rPr>
              <w:t>Combustion and solid-fuel-burning appliances must be provided</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 xml:space="preserve">with adequate </w:t>
            </w:r>
            <w:r w:rsidR="00A75DC5">
              <w:rPr>
                <w:rStyle w:val="margin0020notechar"/>
                <w:rFonts w:asciiTheme="minorHAnsi" w:hAnsiTheme="minorHAnsi"/>
                <w:sz w:val="18"/>
                <w:szCs w:val="18"/>
              </w:rPr>
              <w:t>c</w:t>
            </w:r>
            <w:r w:rsidR="00A75DC5" w:rsidRPr="00E00577">
              <w:rPr>
                <w:rStyle w:val="margin0020notechar"/>
                <w:rFonts w:asciiTheme="minorHAnsi" w:hAnsiTheme="minorHAnsi"/>
                <w:sz w:val="18"/>
                <w:szCs w:val="18"/>
              </w:rPr>
              <w:t>ombustion and ventilation air and</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installed in accordance with manufacturers’ installation</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instructions</w:t>
            </w:r>
            <w:r w:rsidR="00502D14">
              <w:rPr>
                <w:rStyle w:val="margin0020notechar"/>
                <w:rFonts w:asciiTheme="minorHAnsi" w:hAnsiTheme="minorHAnsi"/>
                <w:sz w:val="18"/>
                <w:szCs w:val="18"/>
              </w:rPr>
              <w:t>,</w:t>
            </w:r>
            <w:r w:rsidR="00A75DC5" w:rsidRPr="00E00577">
              <w:rPr>
                <w:rStyle w:val="margin0020notechar"/>
                <w:rFonts w:asciiTheme="minorHAnsi" w:hAnsiTheme="minorHAnsi"/>
                <w:sz w:val="18"/>
                <w:szCs w:val="18"/>
              </w:rPr>
              <w:t xml:space="preserve"> </w:t>
            </w:r>
            <w:r w:rsidR="003F4844">
              <w:rPr>
                <w:rStyle w:val="margin0020notechar"/>
                <w:rFonts w:asciiTheme="minorHAnsi" w:hAnsiTheme="minorHAnsi"/>
                <w:sz w:val="18"/>
                <w:szCs w:val="18"/>
              </w:rPr>
              <w:t>NFPA</w:t>
            </w:r>
            <w:r w:rsidR="00502D14">
              <w:rPr>
                <w:rStyle w:val="margin0020notechar"/>
                <w:rFonts w:asciiTheme="minorHAnsi" w:hAnsiTheme="minorHAnsi"/>
                <w:sz w:val="18"/>
                <w:szCs w:val="18"/>
              </w:rPr>
              <w:t xml:space="preserve"> 31</w:t>
            </w:r>
            <w:r w:rsidR="00E70870">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 xml:space="preserve">NFPA 54/ANSI Z223.1,   NFPA </w:t>
            </w:r>
            <w:proofErr w:type="gramStart"/>
            <w:r w:rsidR="00A75DC5" w:rsidRPr="00E00577">
              <w:rPr>
                <w:rStyle w:val="margin0020notechar"/>
                <w:rFonts w:asciiTheme="minorHAnsi" w:hAnsiTheme="minorHAnsi"/>
                <w:sz w:val="18"/>
                <w:szCs w:val="18"/>
              </w:rPr>
              <w:t>211,  or</w:t>
            </w:r>
            <w:proofErr w:type="gramEnd"/>
            <w:r w:rsidR="00A75DC5" w:rsidRPr="00E00577">
              <w:rPr>
                <w:rStyle w:val="margin0020notechar"/>
                <w:rFonts w:asciiTheme="minorHAnsi" w:hAnsiTheme="minorHAnsi"/>
                <w:sz w:val="18"/>
                <w:szCs w:val="18"/>
              </w:rPr>
              <w:t xml:space="preserve"> other</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equivalent code acceptable to the building official.</w:t>
            </w:r>
          </w:p>
          <w:p w14:paraId="0435B26C" w14:textId="212C6B8E" w:rsidR="00A75DC5" w:rsidRDefault="00A75DC5" w:rsidP="00C23628">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001905DC" w:rsidRPr="00215D5D">
              <w:rPr>
                <w:rFonts w:asciiTheme="minorHAnsi" w:hAnsiTheme="minorHAnsi"/>
                <w:sz w:val="18"/>
                <w:szCs w:val="18"/>
              </w:rPr>
              <w:t>6.</w:t>
            </w:r>
            <w:r w:rsidR="001905DC">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r w:rsidR="00A842F0">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w:t>
            </w:r>
            <w:r w:rsidR="001905DC">
              <w:rPr>
                <w:rStyle w:val="margin0020notechar"/>
                <w:rFonts w:asciiTheme="minorHAnsi" w:hAnsiTheme="minorHAnsi"/>
                <w:sz w:val="18"/>
                <w:szCs w:val="18"/>
              </w:rPr>
              <w:t xml:space="preserve"> </w:t>
            </w:r>
            <w:r w:rsidR="001905DC" w:rsidRPr="00423FB2">
              <w:rPr>
                <w:rStyle w:val="margin0020notechar"/>
                <w:rFonts w:asciiTheme="minorHAnsi" w:hAnsiTheme="minorHAnsi"/>
                <w:sz w:val="18"/>
                <w:szCs w:val="18"/>
              </w:rPr>
              <w:t>Combustion appliances that pass safety testing performed according to ANSI/BPI-1200 shall be deemed as complying with Section 6.4.2.</w:t>
            </w:r>
          </w:p>
        </w:tc>
      </w:tr>
      <w:tr w:rsidR="00A75DC5" w14:paraId="0435B271"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E"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F" w14:textId="77777777" w:rsidR="00A75DC5" w:rsidRDefault="00A75DC5" w:rsidP="00C23628">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0435B270" w14:textId="77777777" w:rsidR="00A75DC5" w:rsidRDefault="00A75DC5" w:rsidP="00C23628">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A75DC5" w14:paraId="0435B279"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2"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3" w14:textId="79263D7D" w:rsidR="00A75DC5" w:rsidRDefault="00A75DC5" w:rsidP="00C23628">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sidR="001905DC">
              <w:rPr>
                <w:rStyle w:val="margin0020notechar"/>
                <w:rFonts w:asciiTheme="minorHAnsi" w:hAnsiTheme="minorHAnsi"/>
                <w:sz w:val="18"/>
                <w:szCs w:val="18"/>
              </w:rPr>
              <w:t xml:space="preserve">Spaces shall have ventilation openings as listed below. Such openings shall meet the requirements of Section 6.8. </w:t>
            </w:r>
            <w:r w:rsidR="001905DC" w:rsidRPr="00423FB2">
              <w:rPr>
                <w:rStyle w:val="margin0020notechar"/>
                <w:rFonts w:asciiTheme="minorHAnsi" w:hAnsiTheme="minorHAnsi"/>
                <w:sz w:val="18"/>
                <w:szCs w:val="18"/>
              </w:rPr>
              <w:t>Exception: Attached dwelling units and spaces that meet the local ventilation requirements set for bathrooms in Section 5</w:t>
            </w:r>
            <w:r w:rsidR="001905DC">
              <w:rPr>
                <w:rStyle w:val="margin0020notechar"/>
                <w:rFonts w:asciiTheme="minorHAnsi" w:hAnsiTheme="minorHAnsi"/>
                <w:sz w:val="18"/>
                <w:szCs w:val="18"/>
              </w:rPr>
              <w:t xml:space="preserve"> [of ASHRAE 62.2]</w:t>
            </w:r>
            <w:r w:rsidR="001905DC" w:rsidRPr="00423FB2">
              <w:rPr>
                <w:rStyle w:val="margin0020notechar"/>
                <w:rFonts w:asciiTheme="minorHAnsi" w:hAnsiTheme="minorHAnsi"/>
                <w:sz w:val="18"/>
                <w:szCs w:val="18"/>
              </w:rPr>
              <w:t>.</w:t>
            </w:r>
          </w:p>
          <w:p w14:paraId="0435B274" w14:textId="77777777" w:rsidR="00A75DC5" w:rsidRDefault="00A75DC5" w:rsidP="00C23628">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0435B275" w14:textId="77777777" w:rsidR="00A75DC5" w:rsidRDefault="00A75DC5" w:rsidP="00C23628">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0435B276" w14:textId="77777777" w:rsidR="00A75DC5" w:rsidRDefault="00A75DC5" w:rsidP="00C23628">
            <w:pPr>
              <w:keepNext/>
              <w:ind w:left="763"/>
              <w:rPr>
                <w:rFonts w:asciiTheme="minorHAnsi" w:hAnsiTheme="minorHAnsi"/>
                <w:sz w:val="18"/>
                <w:szCs w:val="18"/>
              </w:rPr>
            </w:pPr>
            <w:r w:rsidRPr="0001108C">
              <w:rPr>
                <w:rFonts w:asciiTheme="minorHAnsi" w:hAnsiTheme="minorHAnsi"/>
                <w:sz w:val="18"/>
                <w:szCs w:val="18"/>
              </w:rPr>
              <w:t>Exceptions:</w:t>
            </w:r>
          </w:p>
          <w:p w14:paraId="0435B277" w14:textId="77777777" w:rsidR="00A75DC5" w:rsidRDefault="00A75DC5" w:rsidP="00C23628">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0435B278" w14:textId="77777777" w:rsidR="00A75DC5" w:rsidRDefault="00A75DC5" w:rsidP="00C23628">
            <w:pPr>
              <w:keepNext/>
              <w:ind w:left="1397" w:hanging="274"/>
            </w:pPr>
            <w:r w:rsidRPr="0001108C">
              <w:rPr>
                <w:rFonts w:asciiTheme="minorHAnsi" w:hAnsiTheme="minorHAnsi"/>
                <w:sz w:val="18"/>
                <w:szCs w:val="18"/>
              </w:rPr>
              <w:t>2. Toilet compartments in bathrooms.</w:t>
            </w:r>
          </w:p>
        </w:tc>
      </w:tr>
      <w:tr w:rsidR="00A75DC5" w14:paraId="0435B281"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A"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B" w14:textId="77777777" w:rsidR="00A75DC5" w:rsidRDefault="00A75DC5" w:rsidP="00C23628">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0435B27C" w14:textId="77777777" w:rsidR="00A75DC5" w:rsidRDefault="00A75DC5" w:rsidP="00C23628">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0435B27D" w14:textId="77777777" w:rsidR="00A75DC5" w:rsidRDefault="00A75DC5"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0435B27E" w14:textId="77777777" w:rsidR="00A75DC5" w:rsidRDefault="00A75DC5" w:rsidP="00C23628">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0435B27F" w14:textId="77777777" w:rsidR="00A75DC5" w:rsidRDefault="00A75DC5"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0435B280" w14:textId="77777777" w:rsidR="00A75DC5" w:rsidRDefault="00A75DC5" w:rsidP="004B3816">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A75DC5" w14:paraId="0435B284"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2"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3" w14:textId="77777777" w:rsidR="00A75DC5" w:rsidRDefault="00A75DC5" w:rsidP="00C23628">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502354" w14:paraId="048302A1" w14:textId="7CFB009F"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A2D725B" w14:textId="4A5C3F04" w:rsidR="00502354" w:rsidRDefault="00502354" w:rsidP="00C23628">
            <w:pPr>
              <w:keepNext/>
              <w:jc w:val="center"/>
              <w:rPr>
                <w:rFonts w:asciiTheme="minorHAnsi" w:hAnsiTheme="minorHAnsi"/>
                <w:sz w:val="18"/>
                <w:szCs w:val="18"/>
              </w:rPr>
            </w:pPr>
            <w:r>
              <w:rPr>
                <w:rFonts w:asciiTheme="minorHAnsi" w:hAnsiTheme="minorHAnsi"/>
                <w:sz w:val="18"/>
                <w:szCs w:val="18"/>
              </w:rPr>
              <w:t>09</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5C88BB37" w14:textId="4026F8EF" w:rsidR="00502354" w:rsidRPr="002051E6" w:rsidRDefault="00502354" w:rsidP="00C23628">
            <w:pPr>
              <w:autoSpaceDE w:val="0"/>
              <w:autoSpaceDN w:val="0"/>
              <w:adjustRightInd w:val="0"/>
              <w:ind w:left="273" w:hanging="273"/>
              <w:rPr>
                <w:rFonts w:asciiTheme="minorHAnsi" w:hAnsiTheme="minorHAnsi"/>
                <w:bCs/>
                <w:sz w:val="18"/>
                <w:szCs w:val="18"/>
              </w:rPr>
            </w:pPr>
            <w:r>
              <w:rPr>
                <w:rFonts w:asciiTheme="minorHAnsi" w:hAnsiTheme="minorHAnsi"/>
                <w:b/>
                <w:sz w:val="18"/>
                <w:szCs w:val="18"/>
              </w:rPr>
              <w:t xml:space="preserve">Air Filter Efficiency. </w:t>
            </w:r>
            <w:r>
              <w:rPr>
                <w:rFonts w:asciiTheme="minorHAnsi" w:hAnsiTheme="minorHAnsi"/>
                <w:bCs/>
                <w:sz w:val="18"/>
                <w:szCs w:val="18"/>
              </w:rPr>
              <w:t>Supply only ventilation systems</w:t>
            </w:r>
            <w:r w:rsidR="00EA7CAB">
              <w:rPr>
                <w:rFonts w:asciiTheme="minorHAnsi" w:hAnsiTheme="minorHAnsi"/>
                <w:bCs/>
                <w:sz w:val="18"/>
                <w:szCs w:val="18"/>
              </w:rPr>
              <w:t>, makeup air</w:t>
            </w:r>
            <w:r w:rsidR="00951005">
              <w:rPr>
                <w:rFonts w:asciiTheme="minorHAnsi" w:hAnsiTheme="minorHAnsi"/>
                <w:bCs/>
                <w:sz w:val="18"/>
                <w:szCs w:val="18"/>
              </w:rPr>
              <w:t>-</w:t>
            </w:r>
            <w:r w:rsidR="00EA7CAB">
              <w:rPr>
                <w:rFonts w:asciiTheme="minorHAnsi" w:hAnsiTheme="minorHAnsi"/>
                <w:bCs/>
                <w:sz w:val="18"/>
                <w:szCs w:val="18"/>
              </w:rPr>
              <w:t>systems,</w:t>
            </w:r>
            <w:r>
              <w:rPr>
                <w:rFonts w:asciiTheme="minorHAnsi" w:hAnsiTheme="minorHAnsi"/>
                <w:bCs/>
                <w:sz w:val="18"/>
                <w:szCs w:val="18"/>
              </w:rPr>
              <w:t xml:space="preserve"> and supply side balanced systems including HRV/ERV shall be provided with air filters having a design</w:t>
            </w:r>
            <w:r w:rsidR="00022BF1">
              <w:rPr>
                <w:rFonts w:asciiTheme="minorHAnsi" w:hAnsiTheme="minorHAnsi"/>
                <w:bCs/>
                <w:sz w:val="18"/>
                <w:szCs w:val="18"/>
              </w:rPr>
              <w:t xml:space="preserve">ated efficiency equal </w:t>
            </w:r>
            <w:r w:rsidR="00E553BA">
              <w:rPr>
                <w:rFonts w:asciiTheme="minorHAnsi" w:hAnsiTheme="minorHAnsi"/>
                <w:bCs/>
                <w:sz w:val="18"/>
                <w:szCs w:val="18"/>
              </w:rPr>
              <w:t>t</w:t>
            </w:r>
            <w:r w:rsidR="00022BF1">
              <w:rPr>
                <w:rFonts w:asciiTheme="minorHAnsi" w:hAnsiTheme="minorHAnsi"/>
                <w:bCs/>
                <w:sz w:val="18"/>
                <w:szCs w:val="18"/>
              </w:rPr>
              <w:t>o or greater than MERV 13 when tested in accordance with ASHRAE Standard 52.2, or a particle size efficiency</w:t>
            </w:r>
            <w:r w:rsidR="003F7234">
              <w:rPr>
                <w:rFonts w:asciiTheme="minorHAnsi" w:hAnsiTheme="minorHAnsi"/>
                <w:bCs/>
                <w:sz w:val="18"/>
                <w:szCs w:val="18"/>
              </w:rPr>
              <w:t xml:space="preserve"> rating equal to or greater than 50% in the 0.30-1.0 um range and equal to or greater than 85</w:t>
            </w:r>
            <w:r w:rsidR="006B588E">
              <w:rPr>
                <w:rFonts w:asciiTheme="minorHAnsi" w:hAnsiTheme="minorHAnsi"/>
                <w:bCs/>
                <w:sz w:val="18"/>
                <w:szCs w:val="18"/>
              </w:rPr>
              <w:t>%</w:t>
            </w:r>
            <w:r w:rsidR="003F7234">
              <w:rPr>
                <w:rFonts w:asciiTheme="minorHAnsi" w:hAnsiTheme="minorHAnsi"/>
                <w:bCs/>
                <w:sz w:val="18"/>
                <w:szCs w:val="18"/>
              </w:rPr>
              <w:t xml:space="preserve"> in the 1</w:t>
            </w:r>
            <w:r w:rsidR="006B588E">
              <w:rPr>
                <w:rFonts w:asciiTheme="minorHAnsi" w:hAnsiTheme="minorHAnsi"/>
                <w:bCs/>
                <w:sz w:val="18"/>
                <w:szCs w:val="18"/>
              </w:rPr>
              <w:t>.</w:t>
            </w:r>
            <w:r w:rsidR="003F7234">
              <w:rPr>
                <w:rFonts w:asciiTheme="minorHAnsi" w:hAnsiTheme="minorHAnsi"/>
                <w:bCs/>
                <w:sz w:val="18"/>
                <w:szCs w:val="18"/>
              </w:rPr>
              <w:t>0-3.0 um range when tested in accordance with AHRI Standard 680.</w:t>
            </w:r>
          </w:p>
        </w:tc>
      </w:tr>
      <w:tr w:rsidR="00A75DC5" w14:paraId="0435B286" w14:textId="77777777" w:rsidTr="00C23628">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5" w14:textId="77777777" w:rsidR="00A75DC5" w:rsidRDefault="00A75DC5" w:rsidP="00C23628">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0789085" w14:textId="27AFF763" w:rsidR="00C23628" w:rsidRDefault="00C23628"/>
    <w:p w14:paraId="24B264D0" w14:textId="77777777" w:rsidR="00C23628" w:rsidRDefault="00C23628">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47390B" w:rsidRPr="006C4FD8" w14:paraId="0435B289" w14:textId="77777777" w:rsidTr="6AB761CC">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0435B288" w14:textId="58B463A5" w:rsidR="0047390B" w:rsidRPr="0047390B" w:rsidRDefault="00380356" w:rsidP="0047390B">
            <w:pPr>
              <w:rPr>
                <w:rFonts w:asciiTheme="minorHAnsi" w:hAnsiTheme="minorHAnsi" w:cs="Arial"/>
                <w:b/>
                <w:szCs w:val="18"/>
              </w:rPr>
            </w:pPr>
            <w:r>
              <w:rPr>
                <w:rFonts w:asciiTheme="minorHAnsi" w:hAnsiTheme="minorHAnsi" w:cs="Arial"/>
                <w:b/>
                <w:szCs w:val="18"/>
              </w:rPr>
              <w:lastRenderedPageBreak/>
              <w:t>G</w:t>
            </w:r>
            <w:r w:rsidR="0047390B" w:rsidRPr="0047390B">
              <w:rPr>
                <w:rFonts w:asciiTheme="minorHAnsi" w:hAnsiTheme="minorHAnsi" w:cs="Arial"/>
                <w:b/>
                <w:szCs w:val="18"/>
              </w:rPr>
              <w:t>. Air Moving Equipment</w:t>
            </w:r>
          </w:p>
        </w:tc>
      </w:tr>
      <w:tr w:rsidR="0047390B" w:rsidRPr="006C4FD8" w14:paraId="0435B28B" w14:textId="77777777" w:rsidTr="6AB761CC">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0435B28A" w14:textId="3228B434" w:rsidR="0047390B" w:rsidRPr="0047390B" w:rsidRDefault="0047390B" w:rsidP="0047390B">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w:t>
            </w:r>
            <w:r w:rsidR="00A842F0">
              <w:rPr>
                <w:rFonts w:asciiTheme="minorHAnsi" w:hAnsiTheme="minorHAnsi" w:cs="Arial"/>
                <w:b/>
                <w:szCs w:val="18"/>
              </w:rPr>
              <w:t>dwelling</w:t>
            </w:r>
            <w:r w:rsidRPr="0047390B">
              <w:rPr>
                <w:rFonts w:asciiTheme="minorHAnsi" w:hAnsiTheme="minorHAnsi" w:cs="Arial"/>
                <w:b/>
                <w:szCs w:val="18"/>
              </w:rPr>
              <w:t xml:space="preserve"> complies with these requirements specified in ASHRAE 62.2 Section 7.1 through 7.4 if applicable.</w:t>
            </w:r>
          </w:p>
        </w:tc>
      </w:tr>
      <w:tr w:rsidR="0047390B" w:rsidRPr="006C4FD8" w14:paraId="0435B28E"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8C" w14:textId="2505A78B" w:rsidR="0047390B" w:rsidRPr="006C4FD8" w:rsidRDefault="00C23628" w:rsidP="00C23628">
            <w:pPr>
              <w:keepNext/>
              <w:jc w:val="center"/>
              <w:rPr>
                <w:rFonts w:asciiTheme="minorHAnsi" w:hAnsiTheme="minorHAnsi"/>
                <w:sz w:val="18"/>
                <w:szCs w:val="18"/>
              </w:rPr>
            </w:pPr>
            <w:r>
              <w:rPr>
                <w:rFonts w:asciiTheme="minorHAnsi" w:hAnsiTheme="minorHAnsi"/>
                <w:sz w:val="18"/>
                <w:szCs w:val="18"/>
              </w:rPr>
              <w:t>0</w:t>
            </w:r>
            <w:r w:rsidR="0047390B"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0435B28D" w14:textId="1C15389B" w:rsidR="0047390B" w:rsidRPr="00DA6319" w:rsidRDefault="0047390B" w:rsidP="00C2362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003723C0" w:rsidRPr="004B3816">
              <w:rPr>
                <w:rFonts w:asciiTheme="minorHAnsi" w:hAnsiTheme="minorHAnsi"/>
                <w:bCs/>
                <w:sz w:val="18"/>
                <w:szCs w:val="18"/>
              </w:rPr>
              <w:t>Ventilation devices and</w:t>
            </w:r>
            <w:r w:rsidR="003723C0">
              <w:rPr>
                <w:rFonts w:asciiTheme="minorHAnsi" w:hAnsiTheme="minorHAnsi"/>
                <w:bCs/>
                <w:sz w:val="18"/>
                <w:szCs w:val="18"/>
              </w:rPr>
              <w:t xml:space="preserve"> </w:t>
            </w:r>
            <w:r w:rsidR="003723C0" w:rsidRPr="004B3816">
              <w:rPr>
                <w:rFonts w:asciiTheme="minorHAnsi" w:hAnsiTheme="minorHAnsi"/>
                <w:bCs/>
                <w:sz w:val="18"/>
                <w:szCs w:val="18"/>
              </w:rPr>
              <w:t>equipment serving individual dwelling units shall be tested in</w:t>
            </w:r>
            <w:r w:rsidR="003723C0">
              <w:rPr>
                <w:rFonts w:asciiTheme="minorHAnsi" w:hAnsiTheme="minorHAnsi"/>
                <w:bCs/>
                <w:sz w:val="18"/>
                <w:szCs w:val="18"/>
              </w:rPr>
              <w:t xml:space="preserve"> </w:t>
            </w:r>
            <w:r w:rsidR="003723C0" w:rsidRPr="004B3816">
              <w:rPr>
                <w:rFonts w:asciiTheme="minorHAnsi" w:hAnsiTheme="minorHAnsi"/>
                <w:bCs/>
                <w:sz w:val="18"/>
                <w:szCs w:val="18"/>
              </w:rPr>
              <w:t xml:space="preserve">accordance with ANSI/ASHRAE Standard 51/AMCA 210, and ANSI/AMCA Standard </w:t>
            </w:r>
            <w:proofErr w:type="gramStart"/>
            <w:r w:rsidR="003723C0" w:rsidRPr="004B3816">
              <w:rPr>
                <w:rFonts w:asciiTheme="minorHAnsi" w:hAnsiTheme="minorHAnsi"/>
                <w:bCs/>
                <w:sz w:val="18"/>
                <w:szCs w:val="18"/>
              </w:rPr>
              <w:t>300,  and</w:t>
            </w:r>
            <w:proofErr w:type="gramEnd"/>
            <w:r w:rsidR="003723C0" w:rsidRPr="004B3816">
              <w:rPr>
                <w:rFonts w:asciiTheme="minorHAnsi" w:hAnsiTheme="minorHAnsi"/>
                <w:bCs/>
                <w:sz w:val="18"/>
                <w:szCs w:val="18"/>
              </w:rPr>
              <w:t xml:space="preserve"> rated in</w:t>
            </w:r>
            <w:r w:rsidR="003723C0">
              <w:rPr>
                <w:rFonts w:asciiTheme="minorHAnsi" w:hAnsiTheme="minorHAnsi"/>
                <w:bCs/>
                <w:sz w:val="18"/>
                <w:szCs w:val="18"/>
              </w:rPr>
              <w:t xml:space="preserve"> </w:t>
            </w:r>
            <w:r w:rsidR="003723C0" w:rsidRPr="004B3816">
              <w:rPr>
                <w:rFonts w:asciiTheme="minorHAnsi" w:hAnsiTheme="minorHAnsi"/>
                <w:bCs/>
                <w:sz w:val="18"/>
                <w:szCs w:val="18"/>
              </w:rPr>
              <w:t>accordance with the airflow and sound rating procedures of</w:t>
            </w:r>
            <w:r w:rsidR="003723C0">
              <w:rPr>
                <w:rFonts w:asciiTheme="minorHAnsi" w:hAnsiTheme="minorHAnsi"/>
                <w:bCs/>
                <w:sz w:val="18"/>
                <w:szCs w:val="18"/>
              </w:rPr>
              <w:t xml:space="preserve"> </w:t>
            </w:r>
            <w:r w:rsidR="003723C0" w:rsidRPr="004B3816">
              <w:rPr>
                <w:rFonts w:asciiTheme="minorHAnsi" w:hAnsiTheme="minorHAnsi"/>
                <w:bCs/>
                <w:sz w:val="18"/>
                <w:szCs w:val="18"/>
              </w:rPr>
              <w:t>the Home Ventilating Institute (HVI</w:t>
            </w:r>
            <w:r w:rsidR="00055A5B">
              <w:rPr>
                <w:rFonts w:asciiTheme="minorHAnsi" w:hAnsiTheme="minorHAnsi"/>
                <w:bCs/>
                <w:sz w:val="18"/>
                <w:szCs w:val="18"/>
              </w:rPr>
              <w:t xml:space="preserve"> 915, 916, 920) </w:t>
            </w:r>
            <w:r w:rsidR="003723C0" w:rsidRPr="004B3816">
              <w:rPr>
                <w:rFonts w:asciiTheme="minorHAnsi" w:hAnsiTheme="minorHAnsi"/>
                <w:bCs/>
                <w:sz w:val="18"/>
                <w:szCs w:val="18"/>
              </w:rPr>
              <w:t>Installations of systems or equipment shall be carried out in</w:t>
            </w:r>
            <w:r w:rsidR="003723C0">
              <w:rPr>
                <w:rFonts w:asciiTheme="minorHAnsi" w:hAnsiTheme="minorHAnsi"/>
                <w:bCs/>
                <w:sz w:val="18"/>
                <w:szCs w:val="18"/>
              </w:rPr>
              <w:t xml:space="preserve"> </w:t>
            </w:r>
            <w:r w:rsidR="003723C0" w:rsidRPr="004B3816">
              <w:rPr>
                <w:rFonts w:asciiTheme="minorHAnsi" w:hAnsiTheme="minorHAnsi"/>
                <w:bCs/>
                <w:sz w:val="18"/>
                <w:szCs w:val="18"/>
              </w:rPr>
              <w:t>accordance with manufacturers’ design requirements and</w:t>
            </w:r>
            <w:r w:rsidR="003723C0">
              <w:rPr>
                <w:rFonts w:asciiTheme="minorHAnsi" w:hAnsiTheme="minorHAnsi"/>
                <w:bCs/>
                <w:sz w:val="18"/>
                <w:szCs w:val="18"/>
              </w:rPr>
              <w:t xml:space="preserve"> </w:t>
            </w:r>
            <w:r w:rsidR="003723C0" w:rsidRPr="004B3816">
              <w:rPr>
                <w:rFonts w:asciiTheme="minorHAnsi" w:hAnsiTheme="minorHAnsi"/>
                <w:bCs/>
                <w:sz w:val="18"/>
                <w:szCs w:val="18"/>
              </w:rPr>
              <w:t>installation instructions.</w:t>
            </w:r>
          </w:p>
        </w:tc>
      </w:tr>
      <w:tr w:rsidR="0047390B" w:rsidRPr="006C4FD8" w14:paraId="0435B293"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8F" w14:textId="77777777" w:rsidR="0047390B" w:rsidRPr="006C4FD8" w:rsidRDefault="0047390B" w:rsidP="00C23628">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5B355950" w14:textId="77777777" w:rsidR="001905DC" w:rsidRDefault="0047390B" w:rsidP="00C23628">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4B3816">
              <w:rPr>
                <w:rFonts w:asciiTheme="minorHAnsi" w:hAnsiTheme="minorHAnsi"/>
                <w:bCs/>
                <w:sz w:val="18"/>
                <w:szCs w:val="18"/>
              </w:rPr>
              <w:t xml:space="preserve"> </w:t>
            </w:r>
            <w:r w:rsidR="00306C27" w:rsidRPr="004B3816">
              <w:rPr>
                <w:rFonts w:asciiTheme="minorHAnsi" w:hAnsiTheme="minorHAnsi"/>
                <w:bCs/>
                <w:sz w:val="18"/>
                <w:szCs w:val="18"/>
              </w:rPr>
              <w:t>Ventilation fans shall be rated</w:t>
            </w:r>
            <w:r w:rsidR="00306C27">
              <w:rPr>
                <w:rFonts w:asciiTheme="minorHAnsi" w:hAnsiTheme="minorHAnsi"/>
                <w:bCs/>
                <w:sz w:val="18"/>
                <w:szCs w:val="18"/>
              </w:rPr>
              <w:t xml:space="preserve"> </w:t>
            </w:r>
            <w:r w:rsidR="00306C27" w:rsidRPr="004B3816">
              <w:rPr>
                <w:rFonts w:asciiTheme="minorHAnsi" w:hAnsiTheme="minorHAnsi"/>
                <w:bCs/>
                <w:sz w:val="18"/>
                <w:szCs w:val="18"/>
              </w:rPr>
              <w:t>for sound at no less than the minimum airflow rate required</w:t>
            </w:r>
            <w:r w:rsidR="00306C27">
              <w:rPr>
                <w:rFonts w:asciiTheme="minorHAnsi" w:hAnsiTheme="minorHAnsi"/>
                <w:bCs/>
                <w:sz w:val="18"/>
                <w:szCs w:val="18"/>
              </w:rPr>
              <w:t xml:space="preserve"> </w:t>
            </w:r>
            <w:r w:rsidR="00306C27" w:rsidRPr="004B3816">
              <w:rPr>
                <w:rFonts w:asciiTheme="minorHAnsi" w:hAnsiTheme="minorHAnsi"/>
                <w:bCs/>
                <w:sz w:val="18"/>
                <w:szCs w:val="18"/>
              </w:rPr>
              <w:t>by this standard as noted below. These sound ratings shall be</w:t>
            </w:r>
            <w:r w:rsidR="00306C27">
              <w:rPr>
                <w:rFonts w:asciiTheme="minorHAnsi" w:hAnsiTheme="minorHAnsi"/>
                <w:bCs/>
                <w:sz w:val="18"/>
                <w:szCs w:val="18"/>
              </w:rPr>
              <w:t xml:space="preserve"> </w:t>
            </w:r>
            <w:r w:rsidR="00306C27" w:rsidRPr="004B3816">
              <w:rPr>
                <w:rFonts w:asciiTheme="minorHAnsi" w:hAnsiTheme="minorHAnsi"/>
                <w:bCs/>
                <w:sz w:val="18"/>
                <w:szCs w:val="18"/>
              </w:rPr>
              <w:t>at a minimum of 0.1 in. of water (25 Pa) static pressure in</w:t>
            </w:r>
            <w:r w:rsidR="00306C27">
              <w:rPr>
                <w:rFonts w:asciiTheme="minorHAnsi" w:hAnsiTheme="minorHAnsi"/>
                <w:bCs/>
                <w:sz w:val="18"/>
                <w:szCs w:val="18"/>
              </w:rPr>
              <w:t xml:space="preserve"> </w:t>
            </w:r>
            <w:r w:rsidR="00306C27" w:rsidRPr="004B3816">
              <w:rPr>
                <w:rFonts w:asciiTheme="minorHAnsi" w:hAnsiTheme="minorHAnsi"/>
                <w:bCs/>
                <w:sz w:val="18"/>
                <w:szCs w:val="18"/>
              </w:rPr>
              <w:t>accordance with the HVI procedures referenced in Section</w:t>
            </w:r>
            <w:r w:rsidR="00306C27">
              <w:rPr>
                <w:rFonts w:asciiTheme="minorHAnsi" w:hAnsiTheme="minorHAnsi"/>
                <w:bCs/>
                <w:sz w:val="18"/>
                <w:szCs w:val="18"/>
              </w:rPr>
              <w:t xml:space="preserve"> </w:t>
            </w:r>
            <w:r w:rsidR="00306C27" w:rsidRPr="004B3816">
              <w:rPr>
                <w:rFonts w:asciiTheme="minorHAnsi" w:hAnsiTheme="minorHAnsi"/>
                <w:bCs/>
                <w:sz w:val="18"/>
                <w:szCs w:val="18"/>
              </w:rPr>
              <w:t>7.1.</w:t>
            </w:r>
          </w:p>
          <w:p w14:paraId="7180BB0E" w14:textId="77777777" w:rsidR="001905DC" w:rsidRDefault="001905DC" w:rsidP="00C23628">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0EF0B0C8" w14:textId="77777777" w:rsidR="00306C27" w:rsidRDefault="0047390B" w:rsidP="004B3816">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00306C27" w:rsidRPr="00306C27">
              <w:rPr>
                <w:rFonts w:asciiTheme="minorHAnsi" w:hAnsiTheme="minorHAnsi"/>
                <w:b/>
                <w:bCs/>
                <w:sz w:val="18"/>
                <w:szCs w:val="18"/>
              </w:rPr>
              <w:t>Dwelling-Unit Ventilation or Continuous Local</w:t>
            </w:r>
            <w:r w:rsidR="00306C27">
              <w:rPr>
                <w:rFonts w:asciiTheme="minorHAnsi" w:hAnsiTheme="minorHAnsi"/>
                <w:b/>
                <w:bCs/>
                <w:sz w:val="18"/>
                <w:szCs w:val="18"/>
              </w:rPr>
              <w:t xml:space="preserve"> </w:t>
            </w:r>
            <w:r w:rsidR="00306C27" w:rsidRPr="00306C27">
              <w:rPr>
                <w:rFonts w:asciiTheme="minorHAnsi" w:hAnsiTheme="minorHAnsi"/>
                <w:b/>
                <w:bCs/>
                <w:sz w:val="18"/>
                <w:szCs w:val="18"/>
              </w:rPr>
              <w:t>Exhaust Fans.</w:t>
            </w:r>
            <w:r w:rsidR="00306C27" w:rsidRPr="004B3816">
              <w:rPr>
                <w:rFonts w:asciiTheme="minorHAnsi" w:hAnsiTheme="minorHAnsi"/>
                <w:bCs/>
                <w:sz w:val="18"/>
                <w:szCs w:val="18"/>
              </w:rPr>
              <w:t xml:space="preserve"> These fans shall be rated for sound at a maximum</w:t>
            </w:r>
            <w:r w:rsidR="00306C27">
              <w:rPr>
                <w:rFonts w:asciiTheme="minorHAnsi" w:hAnsiTheme="minorHAnsi"/>
                <w:bCs/>
                <w:sz w:val="18"/>
                <w:szCs w:val="18"/>
              </w:rPr>
              <w:t xml:space="preserve"> </w:t>
            </w:r>
            <w:r w:rsidR="00306C27" w:rsidRPr="004B3816">
              <w:rPr>
                <w:rFonts w:asciiTheme="minorHAnsi" w:hAnsiTheme="minorHAnsi"/>
                <w:bCs/>
                <w:sz w:val="18"/>
                <w:szCs w:val="18"/>
              </w:rPr>
              <w:t>of 1.0 sone.</w:t>
            </w:r>
          </w:p>
          <w:p w14:paraId="7666011C" w14:textId="77777777" w:rsidR="00D54E7C" w:rsidRDefault="0047390B" w:rsidP="00C23628">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00D54E7C" w:rsidRPr="009920A1">
              <w:rPr>
                <w:rFonts w:asciiTheme="minorHAnsi" w:hAnsiTheme="minorHAnsi" w:cstheme="minorHAnsi"/>
                <w:sz w:val="18"/>
                <w:szCs w:val="18"/>
              </w:rPr>
              <w:t>Bathroom</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exhaust fans used to comply with Section 5.2 shall be</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rated for sound at a maximum of 3 sone. Kitchen exhaust fans</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used to comply with Section 5.2 shall be rated for sound at a</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maximum of 3 sones at one or more airflow settings greater</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than or equal to 100 cfm (47 L/s).</w:t>
            </w:r>
          </w:p>
          <w:p w14:paraId="42457466" w14:textId="77777777" w:rsidR="00D54E7C" w:rsidRDefault="00D54E7C" w:rsidP="00C23628">
            <w:pPr>
              <w:keepNext/>
              <w:ind w:left="763"/>
              <w:rPr>
                <w:rFonts w:asciiTheme="minorHAnsi" w:hAnsiTheme="minorHAnsi"/>
                <w:sz w:val="18"/>
                <w:szCs w:val="18"/>
              </w:rPr>
            </w:pPr>
            <w:r w:rsidRPr="0001108C">
              <w:rPr>
                <w:rFonts w:asciiTheme="minorHAnsi" w:hAnsiTheme="minorHAnsi"/>
                <w:sz w:val="18"/>
                <w:szCs w:val="18"/>
              </w:rPr>
              <w:t>Exceptions:</w:t>
            </w:r>
          </w:p>
          <w:p w14:paraId="7D8F562D" w14:textId="77777777" w:rsidR="00D54E7C" w:rsidRDefault="00D54E7C" w:rsidP="00C23628">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0435B292" w14:textId="1E35E7A6" w:rsidR="0047390B" w:rsidRDefault="00D54E7C" w:rsidP="004B3816">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47390B" w:rsidRPr="006C4FD8" w14:paraId="0435B298"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94" w14:textId="77777777" w:rsidR="0047390B" w:rsidRPr="006C4FD8" w:rsidRDefault="0047390B" w:rsidP="00C23628">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0435B295" w14:textId="77777777" w:rsidR="0047390B" w:rsidRDefault="0047390B" w:rsidP="00C23628">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0435B296" w14:textId="6A29FD30" w:rsidR="0047390B" w:rsidRDefault="0047390B" w:rsidP="00C23628">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00F47345" w:rsidRPr="004B3816">
              <w:rPr>
                <w:rFonts w:asciiTheme="minorHAnsi" w:hAnsiTheme="minorHAnsi"/>
                <w:bCs/>
                <w:sz w:val="18"/>
                <w:szCs w:val="18"/>
              </w:rPr>
              <w:t>Exhaust</w:t>
            </w:r>
            <w:r w:rsidR="00F47345">
              <w:rPr>
                <w:rFonts w:asciiTheme="minorHAnsi" w:hAnsiTheme="minorHAnsi"/>
                <w:bCs/>
                <w:sz w:val="18"/>
                <w:szCs w:val="18"/>
              </w:rPr>
              <w:t xml:space="preserve"> </w:t>
            </w:r>
            <w:r w:rsidR="00F47345" w:rsidRPr="004B3816">
              <w:rPr>
                <w:rFonts w:asciiTheme="minorHAnsi" w:hAnsiTheme="minorHAnsi"/>
                <w:bCs/>
                <w:sz w:val="18"/>
                <w:szCs w:val="18"/>
              </w:rPr>
              <w:t>fans in separate dwelling units shall not share a common</w:t>
            </w:r>
            <w:r w:rsidR="00F47345">
              <w:rPr>
                <w:rFonts w:asciiTheme="minorHAnsi" w:hAnsiTheme="minorHAnsi"/>
                <w:bCs/>
                <w:sz w:val="18"/>
                <w:szCs w:val="18"/>
              </w:rPr>
              <w:t xml:space="preserve"> </w:t>
            </w:r>
            <w:r w:rsidR="00F47345" w:rsidRPr="004B3816">
              <w:rPr>
                <w:rFonts w:asciiTheme="minorHAnsi" w:hAnsiTheme="minorHAnsi"/>
                <w:bCs/>
                <w:sz w:val="18"/>
                <w:szCs w:val="18"/>
              </w:rPr>
              <w:t>exhaust duct. If more than one of the exhaust fans in a single</w:t>
            </w:r>
            <w:r w:rsidR="00F47345">
              <w:rPr>
                <w:rFonts w:asciiTheme="minorHAnsi" w:hAnsiTheme="minorHAnsi"/>
                <w:bCs/>
                <w:sz w:val="18"/>
                <w:szCs w:val="18"/>
              </w:rPr>
              <w:t xml:space="preserve"> </w:t>
            </w:r>
            <w:r w:rsidR="00F47345" w:rsidRPr="004B3816">
              <w:rPr>
                <w:rFonts w:asciiTheme="minorHAnsi" w:hAnsiTheme="minorHAnsi"/>
                <w:bCs/>
                <w:sz w:val="18"/>
                <w:szCs w:val="18"/>
              </w:rPr>
              <w:t>dwelling unit shares a common exhaust duct, each fan shall</w:t>
            </w:r>
            <w:r w:rsidR="00F47345">
              <w:rPr>
                <w:rFonts w:asciiTheme="minorHAnsi" w:hAnsiTheme="minorHAnsi"/>
                <w:bCs/>
                <w:sz w:val="18"/>
                <w:szCs w:val="18"/>
              </w:rPr>
              <w:t xml:space="preserve"> </w:t>
            </w:r>
            <w:r w:rsidR="00F47345" w:rsidRPr="004B3816">
              <w:rPr>
                <w:rFonts w:asciiTheme="minorHAnsi" w:hAnsiTheme="minorHAnsi"/>
                <w:bCs/>
                <w:sz w:val="18"/>
                <w:szCs w:val="18"/>
              </w:rPr>
              <w:t>be equipped with a backdraft damper to prevent the recirculation</w:t>
            </w:r>
            <w:r w:rsidR="00F47345">
              <w:rPr>
                <w:rFonts w:asciiTheme="minorHAnsi" w:hAnsiTheme="minorHAnsi"/>
                <w:bCs/>
                <w:sz w:val="18"/>
                <w:szCs w:val="18"/>
              </w:rPr>
              <w:t xml:space="preserve"> </w:t>
            </w:r>
            <w:r w:rsidR="00F47345" w:rsidRPr="004B3816">
              <w:rPr>
                <w:rFonts w:asciiTheme="minorHAnsi" w:hAnsiTheme="minorHAnsi"/>
                <w:bCs/>
                <w:sz w:val="18"/>
                <w:szCs w:val="18"/>
              </w:rPr>
              <w:t>of exhaust air from one room to another through the</w:t>
            </w:r>
            <w:r w:rsidR="00F47345">
              <w:rPr>
                <w:rFonts w:asciiTheme="minorHAnsi" w:hAnsiTheme="minorHAnsi"/>
                <w:bCs/>
                <w:sz w:val="18"/>
                <w:szCs w:val="18"/>
              </w:rPr>
              <w:t xml:space="preserve"> </w:t>
            </w:r>
            <w:r w:rsidR="00F47345" w:rsidRPr="004B3816">
              <w:rPr>
                <w:rFonts w:asciiTheme="minorHAnsi" w:hAnsiTheme="minorHAnsi"/>
                <w:bCs/>
                <w:sz w:val="18"/>
                <w:szCs w:val="18"/>
              </w:rPr>
              <w:t>exhaust ducting system</w:t>
            </w:r>
            <w:r w:rsidR="00F47345" w:rsidRPr="00F47345">
              <w:rPr>
                <w:rFonts w:asciiTheme="minorHAnsi" w:hAnsiTheme="minorHAnsi"/>
                <w:b/>
                <w:bCs/>
                <w:sz w:val="18"/>
                <w:szCs w:val="18"/>
              </w:rPr>
              <w:t>.</w:t>
            </w:r>
          </w:p>
          <w:p w14:paraId="0435B297" w14:textId="462D00A3" w:rsidR="0047390B" w:rsidRPr="004B3816" w:rsidRDefault="0047390B" w:rsidP="00C23628">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00F47345" w:rsidRPr="00F47345">
              <w:rPr>
                <w:rFonts w:asciiTheme="minorHAnsi" w:hAnsiTheme="minorHAnsi" w:cstheme="minorHAnsi"/>
                <w:b/>
                <w:sz w:val="18"/>
                <w:szCs w:val="18"/>
              </w:rPr>
              <w:t>Single Exhaust Fan Ducted to Multiple Inlets.</w:t>
            </w:r>
            <w:r w:rsidR="00F47345">
              <w:rPr>
                <w:rFonts w:asciiTheme="minorHAnsi" w:hAnsiTheme="minorHAnsi" w:cstheme="minorHAnsi"/>
                <w:b/>
                <w:sz w:val="18"/>
                <w:szCs w:val="18"/>
              </w:rPr>
              <w:t xml:space="preserve"> </w:t>
            </w:r>
            <w:r w:rsidR="00F47345" w:rsidRPr="004B3816">
              <w:rPr>
                <w:rFonts w:asciiTheme="minorHAnsi" w:hAnsiTheme="minorHAnsi" w:cstheme="minorHAnsi"/>
                <w:sz w:val="18"/>
                <w:szCs w:val="18"/>
              </w:rPr>
              <w:t>Where exhaust inlets are commonly ducted across multiple</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dwelling units, one or more exhaust fans located downstream</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of the exhaust inlets shall be designed and intended to run</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continuously, or a system of one or more backdraft dampers</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shall be installed to isolate each dwelling unit from the common</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duct when the fan is not running</w:t>
            </w:r>
            <w:r w:rsidR="00F47345">
              <w:rPr>
                <w:rFonts w:asciiTheme="minorHAnsi" w:hAnsiTheme="minorHAnsi" w:cstheme="minorHAnsi"/>
                <w:sz w:val="18"/>
                <w:szCs w:val="18"/>
              </w:rPr>
              <w:t>.</w:t>
            </w:r>
            <w:r w:rsidRPr="004B3816">
              <w:rPr>
                <w:rFonts w:asciiTheme="minorHAnsi" w:hAnsiTheme="minorHAnsi" w:cstheme="minorHAnsi"/>
                <w:sz w:val="18"/>
                <w:szCs w:val="18"/>
              </w:rPr>
              <w:t xml:space="preserve"> </w:t>
            </w:r>
          </w:p>
        </w:tc>
      </w:tr>
      <w:tr w:rsidR="0047390B" w:rsidRPr="006C4FD8" w14:paraId="0435B29B"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99" w14:textId="77777777" w:rsidR="0047390B" w:rsidRPr="006C4FD8" w:rsidRDefault="0047390B" w:rsidP="00C23628">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0435B29A" w14:textId="77777777" w:rsidR="0047390B" w:rsidRDefault="0047390B" w:rsidP="00C23628">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47390B" w:rsidRPr="006C4FD8" w14:paraId="0435B29D" w14:textId="77777777" w:rsidTr="6AB761CC">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0435B29C" w14:textId="77777777" w:rsidR="0047390B" w:rsidRPr="006C4FD8" w:rsidRDefault="0047390B" w:rsidP="00C23628">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C004160" w14:textId="2F8E9B0B" w:rsidR="6AB761CC" w:rsidRDefault="6AB761CC"/>
    <w:p w14:paraId="0435B2AB"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1B2128" w:rsidRPr="004D76FA" w14:paraId="3D1A2F52" w14:textId="77777777" w:rsidTr="00E82BCD">
        <w:trPr>
          <w:trHeight w:val="206"/>
        </w:trPr>
        <w:tc>
          <w:tcPr>
            <w:tcW w:w="10950" w:type="dxa"/>
            <w:gridSpan w:val="4"/>
            <w:vAlign w:val="center"/>
          </w:tcPr>
          <w:p w14:paraId="5F5E3B6A" w14:textId="77777777" w:rsidR="001B2128" w:rsidRPr="004D76FA" w:rsidRDefault="001B2128"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1B2128" w:rsidRPr="004D76FA" w14:paraId="0A5C36F6" w14:textId="77777777" w:rsidTr="00E82BCD">
        <w:trPr>
          <w:trHeight w:val="206"/>
        </w:trPr>
        <w:tc>
          <w:tcPr>
            <w:tcW w:w="10950" w:type="dxa"/>
            <w:gridSpan w:val="4"/>
            <w:vAlign w:val="center"/>
          </w:tcPr>
          <w:p w14:paraId="30962027" w14:textId="77777777" w:rsidR="001B2128" w:rsidRPr="004D76FA" w:rsidRDefault="001B2128" w:rsidP="001B2128">
            <w:pPr>
              <w:keepNext/>
              <w:numPr>
                <w:ilvl w:val="0"/>
                <w:numId w:val="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1B2128" w:rsidRPr="004D76FA" w14:paraId="33154C71" w14:textId="77777777" w:rsidTr="00E82BCD">
        <w:trPr>
          <w:trHeight w:val="360"/>
        </w:trPr>
        <w:tc>
          <w:tcPr>
            <w:tcW w:w="5577" w:type="dxa"/>
            <w:gridSpan w:val="2"/>
          </w:tcPr>
          <w:p w14:paraId="0EB53717" w14:textId="77777777" w:rsidR="001B2128" w:rsidRPr="004D76FA" w:rsidRDefault="001B2128"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590F17EA" w14:textId="77777777" w:rsidR="001B2128" w:rsidRPr="004D76FA" w:rsidRDefault="001B2128" w:rsidP="00E82BCD">
            <w:pPr>
              <w:keepNext/>
              <w:rPr>
                <w:rFonts w:asciiTheme="minorHAnsi" w:hAnsiTheme="minorHAnsi"/>
              </w:rPr>
            </w:pPr>
            <w:r w:rsidRPr="004D76FA">
              <w:rPr>
                <w:rFonts w:asciiTheme="minorHAnsi" w:hAnsiTheme="minorHAnsi"/>
              </w:rPr>
              <w:t>Documentation Author Signature:</w:t>
            </w:r>
          </w:p>
        </w:tc>
      </w:tr>
      <w:tr w:rsidR="001B2128" w:rsidRPr="004D76FA" w14:paraId="543FB2AE" w14:textId="77777777" w:rsidTr="00E82BCD">
        <w:trPr>
          <w:trHeight w:val="360"/>
        </w:trPr>
        <w:tc>
          <w:tcPr>
            <w:tcW w:w="5577" w:type="dxa"/>
            <w:gridSpan w:val="2"/>
          </w:tcPr>
          <w:p w14:paraId="53225C1F" w14:textId="77777777" w:rsidR="001B2128" w:rsidRPr="004D76FA" w:rsidRDefault="001B2128"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6834FFA1" w14:textId="77777777" w:rsidR="001B2128" w:rsidRPr="004D76FA" w:rsidRDefault="001B2128" w:rsidP="00E82BCD">
            <w:pPr>
              <w:keepNext/>
              <w:rPr>
                <w:rFonts w:asciiTheme="minorHAnsi" w:hAnsiTheme="minorHAnsi"/>
              </w:rPr>
            </w:pPr>
            <w:r w:rsidRPr="004D76FA">
              <w:rPr>
                <w:rFonts w:asciiTheme="minorHAnsi" w:hAnsiTheme="minorHAnsi"/>
              </w:rPr>
              <w:t>Date Signed:</w:t>
            </w:r>
          </w:p>
        </w:tc>
      </w:tr>
      <w:tr w:rsidR="001B2128" w:rsidRPr="004D76FA" w14:paraId="76863807" w14:textId="77777777" w:rsidTr="00E82BCD">
        <w:trPr>
          <w:trHeight w:val="360"/>
        </w:trPr>
        <w:tc>
          <w:tcPr>
            <w:tcW w:w="5577" w:type="dxa"/>
            <w:gridSpan w:val="2"/>
          </w:tcPr>
          <w:p w14:paraId="2AB6AC55" w14:textId="77777777" w:rsidR="001B2128" w:rsidRPr="004D76FA" w:rsidRDefault="001B2128" w:rsidP="00E82BCD">
            <w:pPr>
              <w:keepNext/>
              <w:rPr>
                <w:rFonts w:asciiTheme="minorHAnsi" w:hAnsiTheme="minorHAnsi"/>
              </w:rPr>
            </w:pPr>
            <w:r w:rsidRPr="004D76FA">
              <w:rPr>
                <w:rFonts w:asciiTheme="minorHAnsi" w:hAnsiTheme="minorHAnsi"/>
              </w:rPr>
              <w:t>Address:</w:t>
            </w:r>
          </w:p>
        </w:tc>
        <w:tc>
          <w:tcPr>
            <w:tcW w:w="5373" w:type="dxa"/>
            <w:gridSpan w:val="2"/>
          </w:tcPr>
          <w:p w14:paraId="3CFDFAAB" w14:textId="77777777" w:rsidR="001B2128" w:rsidRPr="004D76FA" w:rsidRDefault="001B2128" w:rsidP="00E82BCD">
            <w:pPr>
              <w:keepNext/>
              <w:rPr>
                <w:rFonts w:asciiTheme="minorHAnsi" w:hAnsiTheme="minorHAnsi"/>
              </w:rPr>
            </w:pPr>
            <w:r w:rsidRPr="004D76FA">
              <w:rPr>
                <w:rFonts w:asciiTheme="minorHAnsi" w:hAnsiTheme="minorHAnsi"/>
              </w:rPr>
              <w:t>CEA/HERS Certification Identification (If applicable):</w:t>
            </w:r>
          </w:p>
        </w:tc>
      </w:tr>
      <w:tr w:rsidR="001B2128" w:rsidRPr="004D76FA" w14:paraId="489B9178" w14:textId="77777777" w:rsidTr="00E82BCD">
        <w:trPr>
          <w:trHeight w:val="360"/>
        </w:trPr>
        <w:tc>
          <w:tcPr>
            <w:tcW w:w="5577" w:type="dxa"/>
            <w:gridSpan w:val="2"/>
          </w:tcPr>
          <w:p w14:paraId="16205071" w14:textId="77777777" w:rsidR="001B2128" w:rsidRPr="004D76FA" w:rsidRDefault="001B2128" w:rsidP="00E82BCD">
            <w:pPr>
              <w:keepNext/>
              <w:rPr>
                <w:rFonts w:asciiTheme="minorHAnsi" w:hAnsiTheme="minorHAnsi"/>
              </w:rPr>
            </w:pPr>
            <w:r w:rsidRPr="004D76FA">
              <w:rPr>
                <w:rFonts w:asciiTheme="minorHAnsi" w:hAnsiTheme="minorHAnsi"/>
              </w:rPr>
              <w:t>City/State/Zip:</w:t>
            </w:r>
          </w:p>
        </w:tc>
        <w:tc>
          <w:tcPr>
            <w:tcW w:w="5373" w:type="dxa"/>
            <w:gridSpan w:val="2"/>
          </w:tcPr>
          <w:p w14:paraId="70BAC81A" w14:textId="77777777" w:rsidR="001B2128" w:rsidRPr="004D76FA" w:rsidRDefault="001B2128" w:rsidP="00E82BCD">
            <w:pPr>
              <w:keepNext/>
              <w:rPr>
                <w:rFonts w:asciiTheme="minorHAnsi" w:hAnsiTheme="minorHAnsi"/>
              </w:rPr>
            </w:pPr>
            <w:r w:rsidRPr="004D76FA">
              <w:rPr>
                <w:rFonts w:asciiTheme="minorHAnsi" w:hAnsiTheme="minorHAnsi"/>
              </w:rPr>
              <w:t>Phone:</w:t>
            </w:r>
          </w:p>
        </w:tc>
      </w:tr>
      <w:tr w:rsidR="001B2128" w:rsidRPr="004D76FA" w14:paraId="14712A61" w14:textId="77777777" w:rsidTr="00E82BCD">
        <w:tblPrEx>
          <w:tblCellMar>
            <w:left w:w="115" w:type="dxa"/>
            <w:right w:w="115" w:type="dxa"/>
          </w:tblCellMar>
        </w:tblPrEx>
        <w:trPr>
          <w:trHeight w:val="296"/>
        </w:trPr>
        <w:tc>
          <w:tcPr>
            <w:tcW w:w="10950" w:type="dxa"/>
            <w:gridSpan w:val="4"/>
            <w:vAlign w:val="center"/>
          </w:tcPr>
          <w:p w14:paraId="13288489" w14:textId="77777777" w:rsidR="001B2128" w:rsidRPr="004D76FA" w:rsidRDefault="001B2128"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1B2128" w:rsidRPr="004D76FA" w14:paraId="2E08218F" w14:textId="77777777" w:rsidTr="00E82BCD">
        <w:tblPrEx>
          <w:tblCellMar>
            <w:left w:w="115" w:type="dxa"/>
            <w:right w:w="115" w:type="dxa"/>
          </w:tblCellMar>
        </w:tblPrEx>
        <w:trPr>
          <w:trHeight w:val="504"/>
        </w:trPr>
        <w:tc>
          <w:tcPr>
            <w:tcW w:w="10950" w:type="dxa"/>
            <w:gridSpan w:val="4"/>
          </w:tcPr>
          <w:p w14:paraId="54737DF7" w14:textId="77777777" w:rsidR="001B2128" w:rsidRPr="004D76FA" w:rsidRDefault="001B2128" w:rsidP="00111C25">
            <w:pPr>
              <w:keepNext/>
              <w:rPr>
                <w:rFonts w:ascii="Calibri" w:hAnsi="Calibri"/>
              </w:rPr>
            </w:pPr>
            <w:r w:rsidRPr="004D76FA">
              <w:rPr>
                <w:rFonts w:ascii="Calibri" w:hAnsi="Calibri"/>
              </w:rPr>
              <w:t>I certify the following under penalty of perjury, under the laws of the State of California:</w:t>
            </w:r>
          </w:p>
          <w:p w14:paraId="6DB44571" w14:textId="77777777" w:rsidR="001B2128" w:rsidRPr="006047E7" w:rsidRDefault="001B2128" w:rsidP="00111C25">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37D902A7" w14:textId="77777777" w:rsidR="001B2128" w:rsidRPr="006047E7" w:rsidRDefault="001B2128" w:rsidP="00111C25">
            <w:pPr>
              <w:numPr>
                <w:ilvl w:val="0"/>
                <w:numId w:val="35"/>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B478B39" w14:textId="77777777" w:rsidR="001B2128" w:rsidRPr="006047E7" w:rsidRDefault="001B2128" w:rsidP="00111C25">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2B4D948" w14:textId="77777777" w:rsidR="001B2128" w:rsidRPr="006047E7" w:rsidRDefault="001B2128" w:rsidP="00111C25">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007541" w14:textId="77777777" w:rsidR="001B2128" w:rsidRPr="006047E7" w:rsidRDefault="001B2128" w:rsidP="00111C25">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F9EE6C7" w14:textId="77777777" w:rsidR="001B2128" w:rsidRPr="004D76FA" w:rsidRDefault="001B2128" w:rsidP="00111C25">
            <w:pPr>
              <w:numPr>
                <w:ilvl w:val="0"/>
                <w:numId w:val="35"/>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B2128" w:rsidRPr="004D76FA" w14:paraId="72002BC1" w14:textId="77777777" w:rsidTr="00E82BCD">
        <w:tblPrEx>
          <w:tblCellMar>
            <w:left w:w="108" w:type="dxa"/>
            <w:right w:w="108" w:type="dxa"/>
          </w:tblCellMar>
        </w:tblPrEx>
        <w:trPr>
          <w:trHeight w:val="360"/>
        </w:trPr>
        <w:tc>
          <w:tcPr>
            <w:tcW w:w="5307" w:type="dxa"/>
          </w:tcPr>
          <w:p w14:paraId="08FC2672" w14:textId="77777777" w:rsidR="001B2128" w:rsidRPr="004D76FA" w:rsidRDefault="001B2128"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4C5B9F6E" w14:textId="77777777" w:rsidR="001B2128" w:rsidRPr="004D76FA" w:rsidRDefault="001B2128"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1B2128" w:rsidRPr="004D76FA" w14:paraId="72F302C6"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B9B816E"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7C1053E"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1B2128" w:rsidRPr="004D76FA" w14:paraId="4AA2A2A8"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FBE4B4E"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25BE665"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1B2128" w:rsidRPr="004D76FA" w14:paraId="235F54C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C46EB82"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7C5CA52"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69EF7B70"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1B2128" w:rsidRPr="004D76FA" w14:paraId="12D1C3F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B431428"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769042A" w14:textId="77777777" w:rsidR="001B2128" w:rsidRPr="004D76FA" w:rsidRDefault="001B2128"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0435B2D5" w14:textId="77777777" w:rsidR="00C64DBF" w:rsidRDefault="00C64DBF" w:rsidP="00C64DBF">
      <w:pPr>
        <w:ind w:hanging="677"/>
        <w:rPr>
          <w:rFonts w:asciiTheme="minorHAnsi" w:hAnsiTheme="minorHAnsi"/>
        </w:rPr>
      </w:pPr>
    </w:p>
    <w:p w14:paraId="0435B2D6" w14:textId="77777777" w:rsidR="00B71555" w:rsidRPr="00CB00C9" w:rsidRDefault="00B71555" w:rsidP="00B71555">
      <w:pPr>
        <w:contextualSpacing/>
        <w:rPr>
          <w:rFonts w:asciiTheme="minorHAnsi" w:hAnsiTheme="minorHAnsi"/>
          <w:sz w:val="18"/>
          <w:szCs w:val="18"/>
        </w:rPr>
      </w:pPr>
    </w:p>
    <w:p w14:paraId="0435B2D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0435B2D8" w14:textId="77777777"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w:t>
      </w:r>
      <w:r w:rsidR="00700338">
        <w:rPr>
          <w:rFonts w:asciiTheme="minorHAnsi" w:hAnsiTheme="minorHAnsi"/>
          <w:b/>
          <w:szCs w:val="18"/>
        </w:rPr>
        <w:t>a</w:t>
      </w:r>
      <w:r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75295451"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 Ventilation is calculated and provided for each dwelling unit individually.</w:t>
      </w:r>
    </w:p>
    <w:p w14:paraId="0435B2DC" w14:textId="58B4C6D7"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r w:rsidR="008709C8">
        <w:rPr>
          <w:rFonts w:asciiTheme="minorHAnsi" w:eastAsia="Cambria" w:hAnsiTheme="minorHAnsi"/>
          <w:sz w:val="18"/>
          <w:szCs w:val="18"/>
        </w:rPr>
        <w:t xml:space="preserve"> and</w:t>
      </w:r>
      <w:r w:rsidR="00292601">
        <w:rPr>
          <w:rFonts w:asciiTheme="minorHAnsi" w:eastAsia="Cambria" w:hAnsiTheme="minorHAnsi"/>
          <w:sz w:val="18"/>
          <w:szCs w:val="18"/>
        </w:rPr>
        <w:t xml:space="preserve"> </w:t>
      </w:r>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r w:rsidR="00AF584B" w:rsidRPr="00D2491C">
        <w:rPr>
          <w:rFonts w:asciiTheme="minorHAnsi" w:eastAsia="Cambria" w:hAnsiTheme="minorHAnsi"/>
          <w:sz w:val="18"/>
          <w:szCs w:val="18"/>
        </w:rPr>
        <w:t>”</w:t>
      </w:r>
      <w:r w:rsidR="008709C8">
        <w:rPr>
          <w:rFonts w:asciiTheme="minorHAnsi" w:eastAsia="Cambria" w:hAnsiTheme="minorHAnsi"/>
          <w:sz w:val="18"/>
          <w:szCs w:val="18"/>
        </w:rPr>
        <w:t>.</w:t>
      </w:r>
      <w:r w:rsidR="00636F83" w:rsidRPr="00D2491C">
        <w:rPr>
          <w:rFonts w:asciiTheme="minorHAnsi" w:eastAsia="Cambria" w:hAnsiTheme="minorHAnsi"/>
          <w:sz w:val="18"/>
          <w:szCs w:val="18"/>
        </w:rPr>
        <w:t xml:space="preserve"> </w:t>
      </w:r>
      <w:r w:rsidR="00AF584B">
        <w:rPr>
          <w:rFonts w:asciiTheme="minorHAnsi" w:eastAsia="Cambria" w:hAnsiTheme="minorHAnsi"/>
          <w:sz w:val="18"/>
          <w:szCs w:val="18"/>
        </w:rPr>
        <w:t>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43E5EE2A"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6ABDFFE2"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6A8725BD"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w:t>
      </w:r>
      <w:r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9B68D4"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9B68D4" w:rsidRPr="009B68D4">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009B68D4" w:rsidRPr="009B68D4">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0435B2E1" w14:textId="79DCBAD5"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1ED15AB3"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proofErr w:type="gramStart"/>
      <w:r w:rsidR="00454307">
        <w:rPr>
          <w:rFonts w:asciiTheme="minorHAnsi" w:hAnsiTheme="minorHAnsi"/>
          <w:sz w:val="18"/>
          <w:szCs w:val="18"/>
        </w:rPr>
        <w:t>N</w:t>
      </w:r>
      <w:r w:rsidR="00CE3C37">
        <w:rPr>
          <w:rFonts w:asciiTheme="minorHAnsi" w:hAnsiTheme="minorHAnsi"/>
          <w:sz w:val="18"/>
          <w:szCs w:val="18"/>
        </w:rPr>
        <w:t>on-dwelling</w:t>
      </w:r>
      <w:proofErr w:type="gramEnd"/>
      <w:r w:rsidR="00CE3C37">
        <w:rPr>
          <w:rFonts w:asciiTheme="minorHAnsi" w:hAnsiTheme="minorHAnsi"/>
          <w:sz w:val="18"/>
          <w:szCs w:val="18"/>
        </w:rPr>
        <w:t xml:space="preserve">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 xml:space="preserve">Balanced, </w:t>
      </w:r>
      <w:proofErr w:type="gramStart"/>
      <w:r w:rsidR="00802732" w:rsidRPr="00802732">
        <w:rPr>
          <w:rFonts w:asciiTheme="minorHAnsi" w:hAnsiTheme="minorHAnsi" w:cstheme="minorHAnsi"/>
          <w:sz w:val="18"/>
          <w:szCs w:val="18"/>
        </w:rPr>
        <w:t>Balanced</w:t>
      </w:r>
      <w:proofErr w:type="gramEnd"/>
      <w:r w:rsidR="00802732" w:rsidRPr="00802732">
        <w:rPr>
          <w:rFonts w:asciiTheme="minorHAnsi" w:hAnsiTheme="minorHAnsi" w:cstheme="minorHAnsi"/>
          <w:sz w:val="18"/>
          <w:szCs w:val="18"/>
        </w:rPr>
        <w:t xml:space="preserve">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sidR="00454307">
        <w:rPr>
          <w:rFonts w:asciiTheme="minorHAnsi" w:hAnsiTheme="minorHAnsi"/>
          <w:sz w:val="18"/>
          <w:szCs w:val="18"/>
        </w:rPr>
        <w:t>N</w:t>
      </w:r>
      <w:r>
        <w:rPr>
          <w:rFonts w:asciiTheme="minorHAnsi" w:hAnsiTheme="minorHAnsi"/>
          <w:sz w:val="18"/>
          <w:szCs w:val="18"/>
        </w:rPr>
        <w:t>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539DDB11"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6150E9">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8002F8">
        <w:rPr>
          <w:rFonts w:asciiTheme="minorHAnsi" w:hAnsiTheme="minorHAnsi" w:cstheme="minorHAnsi"/>
          <w:sz w:val="18"/>
          <w:szCs w:val="18"/>
        </w:rPr>
        <w:t>0</w:t>
      </w:r>
      <w:r w:rsidR="006150E9">
        <w:rPr>
          <w:rFonts w:asciiTheme="minorHAnsi" w:hAnsiTheme="minorHAnsi" w:cstheme="minorHAnsi"/>
          <w:sz w:val="18"/>
          <w:szCs w:val="18"/>
        </w:rPr>
        <w:t>7</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F925A91" w14:textId="79DC962B" w:rsidR="00CD1C6E" w:rsidRPr="00CD1C6E" w:rsidRDefault="00CD1C6E" w:rsidP="00CD1C6E">
      <w:pPr>
        <w:rPr>
          <w:rFonts w:asciiTheme="minorHAnsi" w:hAnsiTheme="minorHAnsi" w:cstheme="minorHAnsi"/>
          <w:b/>
          <w:sz w:val="18"/>
          <w:szCs w:val="18"/>
        </w:rPr>
      </w:pPr>
    </w:p>
    <w:p w14:paraId="04F2ABE9" w14:textId="4E98F015" w:rsidR="00CD1C6E" w:rsidRPr="00CD1C6E" w:rsidRDefault="00CD1C6E" w:rsidP="00CD1C6E">
      <w:pPr>
        <w:rPr>
          <w:rFonts w:asciiTheme="minorHAnsi" w:hAnsiTheme="minorHAnsi" w:cstheme="minorHAnsi"/>
          <w:b/>
          <w:sz w:val="18"/>
          <w:szCs w:val="18"/>
        </w:rPr>
      </w:pPr>
      <w:r w:rsidRPr="00CD1C6E">
        <w:rPr>
          <w:rFonts w:asciiTheme="minorHAnsi" w:hAnsiTheme="minorHAnsi" w:cstheme="minorHAnsi"/>
          <w:b/>
          <w:sz w:val="18"/>
          <w:szCs w:val="18"/>
        </w:rPr>
        <w:t>Section B. Single Family Attached/Detached General Information</w:t>
      </w:r>
    </w:p>
    <w:p w14:paraId="70CD4C0D" w14:textId="77777777" w:rsidR="00CD1C6E"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Average Ceiling Height: This may be filled out automatically or be user input.</w:t>
      </w:r>
    </w:p>
    <w:p w14:paraId="0EEB7CF2" w14:textId="77777777"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6882679A" w14:textId="7221F540"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ADD, user enter value in feet.</w:t>
      </w:r>
    </w:p>
    <w:p w14:paraId="6DCD8092" w14:textId="77777777" w:rsidR="00CD1C6E" w:rsidRPr="003952E1"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 xml:space="preserve">Total Conditioned Volume: </w:t>
      </w:r>
      <w:r w:rsidRPr="009C5721">
        <w:rPr>
          <w:rFonts w:asciiTheme="minorHAnsi" w:hAnsiTheme="minorHAnsi"/>
          <w:sz w:val="18"/>
          <w:szCs w:val="18"/>
        </w:rPr>
        <w:t xml:space="preserve">This field is </w:t>
      </w:r>
      <w:r>
        <w:rPr>
          <w:rFonts w:asciiTheme="minorHAnsi" w:hAnsiTheme="minorHAnsi"/>
          <w:sz w:val="18"/>
          <w:szCs w:val="18"/>
        </w:rPr>
        <w:t xml:space="preserve">calculated and </w:t>
      </w:r>
      <w:r w:rsidRPr="009C5721">
        <w:rPr>
          <w:rFonts w:asciiTheme="minorHAnsi" w:hAnsiTheme="minorHAnsi"/>
          <w:sz w:val="18"/>
          <w:szCs w:val="18"/>
        </w:rPr>
        <w:t>filled out automatically</w:t>
      </w:r>
      <w:r>
        <w:rPr>
          <w:rFonts w:asciiTheme="minorHAnsi" w:hAnsiTheme="minorHAnsi"/>
          <w:sz w:val="18"/>
          <w:szCs w:val="18"/>
        </w:rPr>
        <w:t>.</w:t>
      </w:r>
    </w:p>
    <w:p w14:paraId="7FCA4404" w14:textId="233210B4" w:rsidR="00CD1C6E" w:rsidRPr="002E1E35" w:rsidRDefault="001615DD" w:rsidP="002E1E35">
      <w:pPr>
        <w:pStyle w:val="ListParagraph"/>
        <w:numPr>
          <w:ilvl w:val="0"/>
          <w:numId w:val="32"/>
        </w:numPr>
        <w:rPr>
          <w:rFonts w:asciiTheme="minorHAnsi" w:hAnsiTheme="minorHAnsi" w:cs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r w:rsidR="00CD1C6E" w:rsidRPr="002E1E35">
        <w:rPr>
          <w:rFonts w:asciiTheme="minorHAnsi" w:hAnsiTheme="minorHAnsi" w:cstheme="minorHAnsi"/>
          <w:sz w:val="18"/>
          <w:szCs w:val="18"/>
        </w:rPr>
        <w:t xml:space="preserve">: </w:t>
      </w:r>
      <w:r w:rsidR="00CD1C6E" w:rsidRPr="002E1E35">
        <w:rPr>
          <w:rFonts w:asciiTheme="minorHAnsi" w:eastAsia="Cambria" w:hAnsiTheme="minorHAnsi"/>
          <w:sz w:val="18"/>
          <w:szCs w:val="18"/>
        </w:rPr>
        <w:t>This may be filled out automatically or be user input.</w:t>
      </w:r>
    </w:p>
    <w:p w14:paraId="0DA04BB6"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59853B24" w14:textId="4708034C"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enters value in feet. </w:t>
      </w:r>
    </w:p>
    <w:p w14:paraId="673AAC7E" w14:textId="19735A5F" w:rsidR="00CD1C6E" w:rsidRPr="003952E1"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Air Changes Per Hour at 50 Pa</w:t>
      </w:r>
      <w:r>
        <w:rPr>
          <w:rFonts w:asciiTheme="minorHAnsi" w:hAnsiTheme="minorHAnsi" w:cstheme="minorHAnsi"/>
          <w:sz w:val="18"/>
          <w:szCs w:val="18"/>
        </w:rPr>
        <w:t xml:space="preserve">: </w:t>
      </w:r>
      <w:r>
        <w:rPr>
          <w:rFonts w:asciiTheme="minorHAnsi" w:eastAsia="Cambria" w:hAnsiTheme="minorHAnsi"/>
          <w:sz w:val="18"/>
          <w:szCs w:val="18"/>
        </w:rPr>
        <w:t>This may be filled out automatically or be u</w:t>
      </w:r>
      <w:r>
        <w:rPr>
          <w:rFonts w:asciiTheme="minorHAnsi" w:hAnsiTheme="minorHAnsi" w:cstheme="minorHAnsi"/>
          <w:sz w:val="18"/>
          <w:szCs w:val="18"/>
        </w:rPr>
        <w:t>ser selected</w:t>
      </w:r>
    </w:p>
    <w:p w14:paraId="50F84480" w14:textId="77777777" w:rsidR="00CD1C6E" w:rsidRDefault="00CD1C6E" w:rsidP="00CD1C6E">
      <w:pPr>
        <w:pStyle w:val="ListParagraph"/>
        <w:numPr>
          <w:ilvl w:val="0"/>
          <w:numId w:val="25"/>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5F68BD76" w14:textId="02192A45" w:rsidR="00CD1C6E" w:rsidRDefault="00CD1C6E" w:rsidP="00CD1C6E">
      <w:pPr>
        <w:pStyle w:val="ListParagraph"/>
        <w:numPr>
          <w:ilvl w:val="0"/>
          <w:numId w:val="25"/>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Pr>
          <w:rFonts w:asciiTheme="minorHAnsi" w:hAnsiTheme="minorHAnsi"/>
          <w:sz w:val="18"/>
          <w:szCs w:val="18"/>
        </w:rPr>
        <w:t xml:space="preserve">uilding type does not equal </w:t>
      </w:r>
      <w:proofErr w:type="gramStart"/>
      <w:r>
        <w:rPr>
          <w:rFonts w:asciiTheme="minorHAnsi" w:hAnsiTheme="minorHAnsi"/>
          <w:sz w:val="18"/>
          <w:szCs w:val="18"/>
        </w:rPr>
        <w:t>Non-dwelling</w:t>
      </w:r>
      <w:proofErr w:type="gramEnd"/>
      <w:r>
        <w:rPr>
          <w:rFonts w:asciiTheme="minorHAnsi" w:hAnsiTheme="minorHAnsi"/>
          <w:sz w:val="18"/>
          <w:szCs w:val="18"/>
        </w:rPr>
        <w:t xml:space="preserve"> unit, then user </w:t>
      </w:r>
      <w:r w:rsidR="00454307">
        <w:rPr>
          <w:rFonts w:asciiTheme="minorHAnsi" w:hAnsiTheme="minorHAnsi"/>
          <w:sz w:val="18"/>
          <w:szCs w:val="18"/>
        </w:rPr>
        <w:t>may</w:t>
      </w:r>
      <w:r>
        <w:rPr>
          <w:rFonts w:asciiTheme="minorHAnsi" w:hAnsiTheme="minorHAnsi"/>
          <w:sz w:val="18"/>
          <w:szCs w:val="18"/>
        </w:rPr>
        <w:t xml:space="preserve"> select from Default (ACH50=2.0) or Measured (ACH50&lt;2.0)</w:t>
      </w:r>
    </w:p>
    <w:p w14:paraId="50394556" w14:textId="77777777" w:rsidR="00CD1C6E" w:rsidRPr="00AE10C0" w:rsidRDefault="00CD1C6E" w:rsidP="00CD1C6E">
      <w:pPr>
        <w:numPr>
          <w:ilvl w:val="0"/>
          <w:numId w:val="32"/>
        </w:numPr>
        <w:contextualSpacing/>
        <w:rPr>
          <w:rFonts w:asciiTheme="minorHAnsi" w:eastAsia="Cambria" w:hAnsiTheme="minorHAnsi"/>
          <w:sz w:val="18"/>
          <w:szCs w:val="18"/>
        </w:rPr>
      </w:pPr>
      <w:r w:rsidRPr="00AE10C0">
        <w:rPr>
          <w:rFonts w:asciiTheme="minorHAnsi" w:hAnsiTheme="minorHAnsi" w:cstheme="minorHAnsi"/>
          <w:sz w:val="18"/>
          <w:szCs w:val="18"/>
        </w:rPr>
        <w:t xml:space="preserve">Name of ANSI/ASHRAE Standard 62.2-2016 weather station for climate zone: </w:t>
      </w:r>
      <w:r w:rsidRPr="00AE10C0">
        <w:rPr>
          <w:rFonts w:asciiTheme="minorHAnsi" w:eastAsia="Cambria" w:hAnsiTheme="minorHAnsi"/>
          <w:sz w:val="18"/>
          <w:szCs w:val="18"/>
        </w:rPr>
        <w:t>This may be filled out automatically or be user input.</w:t>
      </w:r>
    </w:p>
    <w:p w14:paraId="4025DC8B" w14:textId="77777777" w:rsidR="00CD1C6E" w:rsidRPr="001E2BE1"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78A9458"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6A69B142" w14:textId="77777777"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select value from </w:t>
      </w:r>
      <w:r w:rsidRPr="007A5D38">
        <w:rPr>
          <w:rFonts w:asciiTheme="minorHAnsi" w:hAnsiTheme="minorHAnsi" w:cstheme="minorHAnsi"/>
          <w:color w:val="000000"/>
          <w:sz w:val="18"/>
          <w:szCs w:val="18"/>
        </w:rPr>
        <w:t>Weather Stations from the Table X1 US Climates, Normative Appendix X</w:t>
      </w:r>
      <w:r>
        <w:rPr>
          <w:rFonts w:asciiTheme="minorHAnsi" w:hAnsiTheme="minorHAnsi" w:cstheme="minorHAnsi"/>
          <w:color w:val="000000"/>
          <w:sz w:val="18"/>
          <w:szCs w:val="18"/>
        </w:rPr>
        <w:t>.</w:t>
      </w:r>
      <w:r>
        <w:rPr>
          <w:rFonts w:asciiTheme="minorHAnsi" w:hAnsiTheme="minorHAnsi"/>
          <w:sz w:val="18"/>
          <w:szCs w:val="18"/>
        </w:rPr>
        <w:t xml:space="preserve"> </w:t>
      </w:r>
    </w:p>
    <w:p w14:paraId="73C22124" w14:textId="07B8F090" w:rsidR="00CD1C6E"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 xml:space="preserve">: </w:t>
      </w:r>
      <w:r w:rsidRPr="00AE10C0">
        <w:rPr>
          <w:rFonts w:asciiTheme="minorHAnsi" w:eastAsia="Cambria" w:hAnsiTheme="minorHAnsi"/>
          <w:sz w:val="18"/>
          <w:szCs w:val="18"/>
        </w:rPr>
        <w:t xml:space="preserve">This </w:t>
      </w:r>
      <w:r>
        <w:rPr>
          <w:rFonts w:asciiTheme="minorHAnsi" w:eastAsia="Cambria" w:hAnsiTheme="minorHAnsi"/>
          <w:sz w:val="18"/>
          <w:szCs w:val="18"/>
        </w:rPr>
        <w:t xml:space="preserve">value is </w:t>
      </w:r>
      <w:r w:rsidRPr="00AE10C0">
        <w:rPr>
          <w:rFonts w:asciiTheme="minorHAnsi" w:eastAsia="Cambria" w:hAnsiTheme="minorHAnsi"/>
          <w:sz w:val="18"/>
          <w:szCs w:val="18"/>
        </w:rPr>
        <w:t>automatically</w:t>
      </w:r>
      <w:r>
        <w:rPr>
          <w:rFonts w:asciiTheme="minorHAnsi" w:eastAsia="Cambria" w:hAnsiTheme="minorHAnsi"/>
          <w:sz w:val="18"/>
          <w:szCs w:val="18"/>
        </w:rPr>
        <w:t xml:space="preserve"> entered based on the selection in #</w:t>
      </w:r>
      <w:r w:rsidR="008464D7">
        <w:rPr>
          <w:rFonts w:asciiTheme="minorHAnsi" w:eastAsia="Cambria" w:hAnsiTheme="minorHAnsi"/>
          <w:sz w:val="18"/>
          <w:szCs w:val="18"/>
        </w:rPr>
        <w:t>6</w:t>
      </w:r>
      <w:r>
        <w:rPr>
          <w:rFonts w:asciiTheme="minorHAnsi" w:eastAsia="Cambria" w:hAnsiTheme="minorHAnsi"/>
          <w:sz w:val="18"/>
          <w:szCs w:val="18"/>
        </w:rPr>
        <w:t>.</w:t>
      </w:r>
    </w:p>
    <w:p w14:paraId="0435B306" w14:textId="77777777" w:rsidR="00670A84" w:rsidRDefault="00670A84">
      <w:pPr>
        <w:pStyle w:val="ListParagraph"/>
        <w:rPr>
          <w:rFonts w:eastAsia="Cambria"/>
          <w:b/>
        </w:rPr>
      </w:pPr>
    </w:p>
    <w:p w14:paraId="0435B307" w14:textId="2A3CF90E"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sidR="00CD1C6E">
        <w:rPr>
          <w:rFonts w:asciiTheme="minorHAnsi" w:eastAsia="Cambria" w:hAnsiTheme="minorHAnsi"/>
          <w:b/>
          <w:sz w:val="18"/>
          <w:szCs w:val="18"/>
        </w:rPr>
        <w:t>C</w:t>
      </w:r>
      <w:r w:rsidRPr="00EE71C1">
        <w:rPr>
          <w:rFonts w:asciiTheme="minorHAnsi" w:eastAsia="Cambria" w:hAnsiTheme="minorHAnsi"/>
          <w:b/>
          <w:sz w:val="18"/>
          <w:szCs w:val="18"/>
        </w:rPr>
        <w:t>. Whole</w:t>
      </w:r>
      <w:r w:rsidR="00D012B3">
        <w:rPr>
          <w:rFonts w:asciiTheme="minorHAnsi" w:eastAsia="Cambria" w:hAnsiTheme="minorHAnsi"/>
          <w:b/>
          <w:sz w:val="18"/>
          <w:szCs w:val="18"/>
        </w:rPr>
        <w:t>-</w:t>
      </w:r>
      <w:r w:rsidR="00D85160">
        <w:rPr>
          <w:rFonts w:asciiTheme="minorHAnsi" w:eastAsia="Cambria" w:hAnsiTheme="minorHAnsi"/>
          <w:b/>
          <w:sz w:val="18"/>
          <w:szCs w:val="18"/>
        </w:rPr>
        <w:t>D</w:t>
      </w:r>
      <w:r w:rsidR="00D012B3">
        <w:rPr>
          <w:rFonts w:asciiTheme="minorHAnsi" w:eastAsia="Cambria" w:hAnsiTheme="minorHAnsi"/>
          <w:b/>
          <w:sz w:val="18"/>
          <w:szCs w:val="18"/>
        </w:rPr>
        <w:t>welling</w:t>
      </w:r>
      <w:r w:rsidRPr="00EE71C1">
        <w:rPr>
          <w:rFonts w:asciiTheme="minorHAnsi" w:eastAsia="Cambria" w:hAnsiTheme="minorHAnsi"/>
          <w:b/>
          <w:sz w:val="18"/>
          <w:szCs w:val="18"/>
        </w:rPr>
        <w:t xml:space="preserve">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435B30A" w14:textId="2DE88AF5"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150.0-B from the Energy Standards</w:t>
      </w:r>
      <w:r w:rsidRPr="00EE71C1">
        <w:rPr>
          <w:rFonts w:asciiTheme="minorHAnsi" w:eastAsia="Cambria" w:hAnsiTheme="minorHAnsi"/>
          <w:sz w:val="18"/>
          <w:szCs w:val="18"/>
        </w:rPr>
        <w:t>.</w:t>
      </w:r>
    </w:p>
    <w:p w14:paraId="0435B30B" w14:textId="77777777" w:rsidR="00326D40" w:rsidRDefault="00326D40"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automatically calculate</w:t>
      </w:r>
      <w:r w:rsidR="00E32596">
        <w:rPr>
          <w:rFonts w:asciiTheme="minorHAnsi" w:eastAsia="Cambria" w:hAnsiTheme="minorHAnsi"/>
          <w:sz w:val="18"/>
          <w:szCs w:val="18"/>
        </w:rPr>
        <w:t>s</w:t>
      </w:r>
      <w:r w:rsidRPr="00EE71C1">
        <w:rPr>
          <w:rFonts w:asciiTheme="minorHAnsi" w:eastAsia="Cambria" w:hAnsiTheme="minorHAnsi"/>
          <w:sz w:val="18"/>
          <w:szCs w:val="18"/>
        </w:rPr>
        <w:t xml:space="preserve"> using </w:t>
      </w:r>
      <w:r>
        <w:rPr>
          <w:rFonts w:asciiTheme="minorHAnsi" w:eastAsia="Cambria" w:hAnsiTheme="minorHAnsi"/>
          <w:sz w:val="18"/>
          <w:szCs w:val="18"/>
        </w:rPr>
        <w:t xml:space="preserve">either </w:t>
      </w:r>
      <w:r w:rsidRPr="00EE71C1">
        <w:rPr>
          <w:rFonts w:asciiTheme="minorHAnsi" w:eastAsia="Cambria" w:hAnsiTheme="minorHAnsi"/>
          <w:sz w:val="18"/>
          <w:szCs w:val="18"/>
        </w:rPr>
        <w:t>equation</w:t>
      </w:r>
      <w:r>
        <w:rPr>
          <w:rFonts w:asciiTheme="minorHAnsi" w:eastAsia="Cambria" w:hAnsiTheme="minorHAnsi"/>
          <w:sz w:val="18"/>
          <w:szCs w:val="18"/>
        </w:rPr>
        <w:t xml:space="preserve"> 150.0-C or 150.0-D from the Energy Standards</w:t>
      </w:r>
      <w:r w:rsidRPr="00EE71C1">
        <w:rPr>
          <w:rFonts w:asciiTheme="minorHAnsi" w:eastAsia="Cambria" w:hAnsiTheme="minorHAnsi"/>
          <w:sz w:val="18"/>
          <w:szCs w:val="18"/>
        </w:rPr>
        <w:t>.</w:t>
      </w:r>
    </w:p>
    <w:p w14:paraId="0435B30C" w14:textId="350F06EC" w:rsidR="00670A84" w:rsidRDefault="00326D40">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w:t>
      </w:r>
      <w:r w:rsidR="0099732B">
        <w:rPr>
          <w:rFonts w:asciiTheme="minorHAnsi" w:eastAsia="Cambria" w:hAnsiTheme="minorHAnsi"/>
          <w:sz w:val="18"/>
          <w:szCs w:val="18"/>
        </w:rPr>
        <w:t>a</w:t>
      </w:r>
      <w:r>
        <w:rPr>
          <w:rFonts w:asciiTheme="minorHAnsi" w:eastAsia="Cambria" w:hAnsiTheme="minorHAnsi"/>
          <w:sz w:val="18"/>
          <w:szCs w:val="18"/>
        </w:rPr>
        <w:t xml:space="preserve">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“Default” then </w:t>
      </w:r>
      <w:r w:rsidR="00AA3550"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D" w14:textId="673D0CE8" w:rsidR="0099732B" w:rsidRDefault="0099732B" w:rsidP="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w:t>
      </w:r>
      <w:r w:rsidR="00AA3550">
        <w:rPr>
          <w:rFonts w:asciiTheme="minorHAnsi" w:eastAsia="Cambria" w:hAnsiTheme="minorHAnsi"/>
          <w:sz w:val="18"/>
          <w:szCs w:val="18"/>
        </w:rPr>
        <w:t>Measured”</w:t>
      </w:r>
      <w:r>
        <w:rPr>
          <w:rFonts w:asciiTheme="minorHAnsi" w:eastAsia="Cambria" w:hAnsiTheme="minorHAnsi"/>
          <w:sz w:val="18"/>
          <w:szCs w:val="18"/>
        </w:rPr>
        <w:t xml:space="preserve"> and the leakage value from the CF2R-MCH-24 is </w:t>
      </w:r>
      <w:r w:rsidR="00B64414">
        <w:rPr>
          <w:rFonts w:asciiTheme="minorHAnsi" w:eastAsia="Cambria" w:hAnsiTheme="minorHAnsi" w:cstheme="minorHAnsi"/>
          <w:sz w:val="18"/>
          <w:szCs w:val="18"/>
        </w:rPr>
        <w:t>&lt;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150.0-D will be used. </w:t>
      </w:r>
    </w:p>
    <w:p w14:paraId="0435B30E" w14:textId="2D2521E0" w:rsidR="00670A84" w:rsidRDefault="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“Measured” and the leakage value from the CF2R-MCH-24 is </w:t>
      </w:r>
      <w:r w:rsidR="00B64414">
        <w:rPr>
          <w:rFonts w:asciiTheme="minorHAnsi" w:eastAsia="Cambria" w:hAnsiTheme="minorHAnsi" w:cstheme="minorHAnsi"/>
          <w:sz w:val="18"/>
          <w:szCs w:val="18"/>
        </w:rPr>
        <w: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F" w14:textId="77777777" w:rsidR="0099732B" w:rsidRDefault="0099732B" w:rsidP="0099732B">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150.0-E from the Energy Standards</w:t>
      </w:r>
      <w:r w:rsidRPr="00EE71C1">
        <w:rPr>
          <w:rFonts w:asciiTheme="minorHAnsi" w:eastAsia="Cambria" w:hAnsiTheme="minorHAnsi"/>
          <w:sz w:val="18"/>
          <w:szCs w:val="18"/>
        </w:rPr>
        <w:t>.</w:t>
      </w:r>
    </w:p>
    <w:p w14:paraId="0435B310" w14:textId="77777777" w:rsidR="0009608C" w:rsidRDefault="0009608C" w:rsidP="0009608C">
      <w:pPr>
        <w:numPr>
          <w:ilvl w:val="0"/>
          <w:numId w:val="9"/>
        </w:numPr>
        <w:contextualSpacing/>
        <w:rPr>
          <w:rFonts w:asciiTheme="minorHAnsi" w:eastAsia="Cambria" w:hAnsiTheme="minorHAnsi"/>
          <w:sz w:val="18"/>
          <w:szCs w:val="18"/>
        </w:rPr>
      </w:pPr>
      <w:r w:rsidRPr="0009608C">
        <w:rPr>
          <w:rFonts w:asciiTheme="minorHAnsi" w:eastAsia="Cambria" w:hAnsiTheme="minorHAnsi"/>
          <w:sz w:val="18"/>
          <w:szCs w:val="18"/>
        </w:rPr>
        <w:t>Total Exterior Envelope Surface Area: This value may be filled out automatically or be user input.</w:t>
      </w:r>
    </w:p>
    <w:p w14:paraId="0435B311" w14:textId="002B447D"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r w:rsidR="00E04355">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D</w:t>
      </w:r>
      <w:r w:rsidRPr="0009608C">
        <w:rPr>
          <w:rFonts w:asciiTheme="minorHAnsi" w:eastAsia="Cambria" w:hAnsiTheme="minorHAnsi"/>
          <w:sz w:val="18"/>
          <w:szCs w:val="18"/>
        </w:rPr>
        <w:t>etached”, an N/A value will be filled out automatically.</w:t>
      </w:r>
    </w:p>
    <w:p w14:paraId="0435B312" w14:textId="6E5C78AC"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r w:rsidR="00E04355">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 and the parent document is the CF1R-PRF-01 then value will</w:t>
      </w:r>
      <w:r>
        <w:rPr>
          <w:rFonts w:asciiTheme="minorHAnsi" w:eastAsia="Cambria" w:hAnsiTheme="minorHAnsi"/>
          <w:sz w:val="18"/>
          <w:szCs w:val="18"/>
        </w:rPr>
        <w:t xml:space="preserve"> </w:t>
      </w:r>
      <w:r w:rsidRPr="0009608C">
        <w:rPr>
          <w:rFonts w:asciiTheme="minorHAnsi" w:eastAsia="Cambria" w:hAnsiTheme="minorHAnsi"/>
          <w:sz w:val="18"/>
          <w:szCs w:val="18"/>
        </w:rPr>
        <w:t>be automatically entered.</w:t>
      </w:r>
    </w:p>
    <w:p w14:paraId="0435B313" w14:textId="5948428E"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lastRenderedPageBreak/>
        <w:t xml:space="preserve">If </w:t>
      </w:r>
      <w:r w:rsidR="00A842F0">
        <w:rPr>
          <w:rFonts w:asciiTheme="minorHAnsi" w:eastAsia="Cambria" w:hAnsiTheme="minorHAnsi"/>
          <w:sz w:val="18"/>
          <w:szCs w:val="18"/>
        </w:rPr>
        <w:t>dwelling</w:t>
      </w:r>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 and the parent document is the CF1R-NCB-01 or CF1R-ADD-01 then user enter value (ft</w:t>
      </w:r>
      <w:r w:rsidRPr="008464D7">
        <w:rPr>
          <w:rFonts w:asciiTheme="minorHAnsi" w:eastAsia="Cambria" w:hAnsiTheme="minorHAnsi"/>
          <w:sz w:val="18"/>
          <w:szCs w:val="18"/>
          <w:vertAlign w:val="superscript"/>
        </w:rPr>
        <w:t>2</w:t>
      </w:r>
      <w:r w:rsidRPr="0009608C">
        <w:rPr>
          <w:rFonts w:asciiTheme="minorHAnsi" w:eastAsia="Cambria" w:hAnsiTheme="minorHAnsi"/>
          <w:sz w:val="18"/>
          <w:szCs w:val="18"/>
        </w:rPr>
        <w:t>).</w:t>
      </w:r>
    </w:p>
    <w:p w14:paraId="0435B314" w14:textId="77777777" w:rsidR="00670A84" w:rsidRDefault="00B64414">
      <w:pPr>
        <w:pStyle w:val="ListParagraph"/>
        <w:numPr>
          <w:ilvl w:val="0"/>
          <w:numId w:val="9"/>
        </w:numPr>
        <w:rPr>
          <w:rFonts w:asciiTheme="minorHAnsi" w:eastAsia="Cambria" w:hAnsiTheme="minorHAnsi"/>
          <w:sz w:val="18"/>
          <w:szCs w:val="18"/>
        </w:rPr>
      </w:pPr>
      <w:r>
        <w:rPr>
          <w:rFonts w:asciiTheme="minorHAnsi" w:eastAsia="Cambria" w:hAnsiTheme="minorHAnsi"/>
          <w:sz w:val="18"/>
          <w:szCs w:val="18"/>
        </w:rPr>
        <w:t>Unshared Exterior Surface Area</w:t>
      </w:r>
      <w:r w:rsidR="00E32596" w:rsidRPr="00E32596">
        <w:rPr>
          <w:rFonts w:asciiTheme="minorHAnsi" w:eastAsia="Cambria" w:hAnsiTheme="minorHAnsi"/>
          <w:sz w:val="18"/>
          <w:szCs w:val="18"/>
        </w:rPr>
        <w:t>: This value may be filled out automatically or be user input.</w:t>
      </w:r>
    </w:p>
    <w:p w14:paraId="0435B315" w14:textId="442E252A" w:rsidR="00E32596" w:rsidRPr="0009608C" w:rsidRDefault="00E32596" w:rsidP="00E32596">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sidR="00A842F0">
        <w:rPr>
          <w:rFonts w:asciiTheme="minorHAnsi" w:hAnsiTheme="minorHAnsi"/>
          <w:sz w:val="18"/>
          <w:szCs w:val="18"/>
        </w:rPr>
        <w:t>dwelling</w:t>
      </w:r>
      <w:r>
        <w:rPr>
          <w:rFonts w:asciiTheme="minorHAnsi" w:hAnsiTheme="minorHAnsi"/>
          <w:sz w:val="18"/>
          <w:szCs w:val="18"/>
        </w:rPr>
        <w:t xml:space="preserve"> type from section A equals “single family detached”, an N/A value will be filled out automatically.</w:t>
      </w:r>
    </w:p>
    <w:p w14:paraId="0435B316" w14:textId="7F5C543D" w:rsidR="00E32596" w:rsidRPr="0009608C" w:rsidRDefault="00E32596" w:rsidP="00E32596">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A842F0">
        <w:rPr>
          <w:rFonts w:asciiTheme="minorHAnsi" w:hAnsiTheme="minorHAnsi"/>
          <w:sz w:val="18"/>
          <w:szCs w:val="18"/>
        </w:rPr>
        <w:t>dwelling</w:t>
      </w:r>
      <w:r>
        <w:rPr>
          <w:rFonts w:asciiTheme="minorHAnsi" w:hAnsiTheme="minorHAnsi"/>
          <w:sz w:val="18"/>
          <w:szCs w:val="18"/>
        </w:rPr>
        <w:t xml:space="preserve"> type from section A equals “single family attached” and the parent document is the CF1R-PRF-01 then value will be automatically entered.</w:t>
      </w:r>
    </w:p>
    <w:p w14:paraId="0435B317" w14:textId="10CEEBCF" w:rsidR="00670A84" w:rsidRDefault="00E32596">
      <w:pPr>
        <w:pStyle w:val="ListParagraph"/>
        <w:numPr>
          <w:ilvl w:val="0"/>
          <w:numId w:val="29"/>
        </w:numPr>
        <w:rPr>
          <w:rFonts w:asciiTheme="minorHAnsi" w:eastAsia="Cambria" w:hAnsiTheme="minorHAnsi"/>
          <w:sz w:val="18"/>
          <w:szCs w:val="18"/>
        </w:rPr>
      </w:pPr>
      <w:r>
        <w:rPr>
          <w:rFonts w:asciiTheme="minorHAnsi" w:hAnsiTheme="minorHAnsi"/>
          <w:sz w:val="18"/>
          <w:szCs w:val="18"/>
        </w:rPr>
        <w:t xml:space="preserve">If </w:t>
      </w:r>
      <w:r w:rsidR="00A842F0">
        <w:rPr>
          <w:rFonts w:asciiTheme="minorHAnsi" w:hAnsiTheme="minorHAnsi"/>
          <w:sz w:val="18"/>
          <w:szCs w:val="18"/>
        </w:rPr>
        <w:t>dwelling</w:t>
      </w:r>
      <w:r>
        <w:rPr>
          <w:rFonts w:asciiTheme="minorHAnsi" w:hAnsiTheme="minorHAnsi"/>
          <w:sz w:val="18"/>
          <w:szCs w:val="18"/>
        </w:rPr>
        <w:t xml:space="preserve"> type from section A equals “single family attached” and the parent document is the CF1R-NCB-01 or CF1R-ADD-01 then user enter value (ft</w:t>
      </w:r>
      <w:r w:rsidRPr="008464D7">
        <w:rPr>
          <w:rFonts w:asciiTheme="minorHAnsi" w:hAnsiTheme="minorHAnsi"/>
          <w:sz w:val="18"/>
          <w:szCs w:val="18"/>
          <w:vertAlign w:val="superscript"/>
        </w:rPr>
        <w:t>2</w:t>
      </w:r>
      <w:r>
        <w:rPr>
          <w:rFonts w:asciiTheme="minorHAnsi" w:hAnsiTheme="minorHAnsi"/>
          <w:sz w:val="18"/>
          <w:szCs w:val="18"/>
        </w:rPr>
        <w:t>).</w:t>
      </w:r>
    </w:p>
    <w:p w14:paraId="0435B318" w14:textId="74E6D75C" w:rsidR="00670A84" w:rsidRDefault="00E32596">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150.0-F from the Energy Standards</w:t>
      </w:r>
      <w:r w:rsidRPr="00EE71C1">
        <w:rPr>
          <w:rFonts w:asciiTheme="minorHAnsi" w:eastAsia="Cambria" w:hAnsiTheme="minorHAnsi"/>
          <w:sz w:val="18"/>
          <w:szCs w:val="18"/>
        </w:rPr>
        <w:t>.</w:t>
      </w:r>
    </w:p>
    <w:p w14:paraId="56E0D410" w14:textId="63D98E74" w:rsidR="008464D7" w:rsidRDefault="008464D7" w:rsidP="008464D7">
      <w:pPr>
        <w:contextualSpacing/>
        <w:rPr>
          <w:rFonts w:asciiTheme="minorHAnsi" w:eastAsia="Cambria" w:hAnsiTheme="minorHAnsi"/>
          <w:sz w:val="18"/>
          <w:szCs w:val="18"/>
        </w:rPr>
      </w:pPr>
    </w:p>
    <w:p w14:paraId="72FF52B8" w14:textId="77777777" w:rsidR="008464D7" w:rsidRDefault="008464D7" w:rsidP="008464D7">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 xml:space="preserve">. </w:t>
      </w:r>
      <w:r>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481541D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name for each installed ventilation fan.</w:t>
      </w:r>
    </w:p>
    <w:p w14:paraId="728BF5F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location for each installed ventilation fan.</w:t>
      </w:r>
    </w:p>
    <w:p w14:paraId="7E6850F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p w14:paraId="02F7B362"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“continuous”, then value of 60 will be automatically entered.</w:t>
      </w:r>
    </w:p>
    <w:p w14:paraId="73A9765D"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“short term average”, then user enter value of less than or equal to 60 for each installed ventilation fan.</w:t>
      </w:r>
    </w:p>
    <w:p w14:paraId="472EBDB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to enter CFM value from test procedures described in RA3.7.4 for each installed ventilation fan.</w:t>
      </w:r>
    </w:p>
    <w:p w14:paraId="604197E0" w14:textId="77777777" w:rsidR="000738E3"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2C3AF6D9" w14:textId="312E8218" w:rsidR="008464D7" w:rsidRPr="000738E3" w:rsidRDefault="008464D7" w:rsidP="008464D7">
      <w:pPr>
        <w:pStyle w:val="ListParagraph"/>
        <w:numPr>
          <w:ilvl w:val="0"/>
          <w:numId w:val="33"/>
        </w:numPr>
        <w:rPr>
          <w:rFonts w:asciiTheme="minorHAnsi" w:eastAsia="Cambria" w:hAnsiTheme="minorHAnsi"/>
          <w:sz w:val="18"/>
          <w:szCs w:val="18"/>
        </w:rPr>
      </w:pPr>
      <w:r w:rsidRPr="000738E3">
        <w:rPr>
          <w:rFonts w:asciiTheme="minorHAnsi" w:eastAsia="Cambria" w:hAnsiTheme="minorHAnsi"/>
          <w:sz w:val="18"/>
          <w:szCs w:val="18"/>
        </w:rPr>
        <w:t>Total installed equivalent continuous ventilation CFM is automatically calculated based on the installed ventilation fans.</w:t>
      </w:r>
    </w:p>
    <w:p w14:paraId="0435B320" w14:textId="0E2314FB" w:rsidR="00636F83" w:rsidRPr="00636F83" w:rsidRDefault="00E32596" w:rsidP="00E32596">
      <w:pPr>
        <w:ind w:left="360"/>
        <w:contextualSpacing/>
        <w:rPr>
          <w:rFonts w:asciiTheme="minorHAnsi" w:eastAsia="Cambria" w:hAnsiTheme="minorHAnsi"/>
          <w:sz w:val="18"/>
          <w:szCs w:val="18"/>
        </w:rPr>
      </w:pPr>
      <w:r w:rsidRPr="00C35F15" w:rsidDel="0099732B">
        <w:rPr>
          <w:rFonts w:asciiTheme="minorHAnsi" w:hAnsiTheme="minorHAnsi"/>
          <w:sz w:val="18"/>
          <w:szCs w:val="18"/>
        </w:rPr>
        <w:t xml:space="preserve"> </w:t>
      </w:r>
    </w:p>
    <w:tbl>
      <w:tblPr>
        <w:tblW w:w="10921" w:type="dxa"/>
        <w:tblInd w:w="95" w:type="dxa"/>
        <w:tblLook w:val="04A0" w:firstRow="1" w:lastRow="0" w:firstColumn="1" w:lastColumn="0" w:noHBand="0" w:noVBand="1"/>
      </w:tblPr>
      <w:tblGrid>
        <w:gridCol w:w="984"/>
        <w:gridCol w:w="305"/>
        <w:gridCol w:w="513"/>
        <w:gridCol w:w="328"/>
        <w:gridCol w:w="4545"/>
        <w:gridCol w:w="82"/>
        <w:gridCol w:w="1262"/>
        <w:gridCol w:w="189"/>
        <w:gridCol w:w="1127"/>
        <w:gridCol w:w="293"/>
        <w:gridCol w:w="1293"/>
      </w:tblGrid>
      <w:tr w:rsidR="00636F83" w:rsidRPr="002A4574" w14:paraId="0435B322"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1" w14:textId="19E47DEE" w:rsidR="00636F83" w:rsidRPr="002A4574" w:rsidRDefault="00636F83" w:rsidP="00724D33">
            <w:pPr>
              <w:jc w:val="center"/>
              <w:rPr>
                <w:rFonts w:ascii="Calibri" w:hAnsi="Calibri"/>
                <w:color w:val="000000"/>
                <w:sz w:val="18"/>
                <w:szCs w:val="18"/>
              </w:rPr>
            </w:pPr>
            <w:r w:rsidRPr="002A4574">
              <w:rPr>
                <w:rFonts w:ascii="Calibri" w:hAnsi="Calibri"/>
                <w:color w:val="000000"/>
                <w:sz w:val="18"/>
                <w:szCs w:val="18"/>
              </w:rPr>
              <w:t xml:space="preserve">NORMATIVE APPENDIX </w:t>
            </w:r>
            <w:r w:rsidR="00724D33">
              <w:rPr>
                <w:rFonts w:ascii="Calibri" w:hAnsi="Calibri"/>
                <w:color w:val="000000"/>
                <w:sz w:val="18"/>
                <w:szCs w:val="18"/>
              </w:rPr>
              <w:t>B</w:t>
            </w:r>
            <w:r w:rsidRPr="002A4574">
              <w:rPr>
                <w:rFonts w:ascii="Calibri" w:hAnsi="Calibri"/>
                <w:color w:val="000000"/>
                <w:sz w:val="18"/>
                <w:szCs w:val="18"/>
              </w:rPr>
              <w:t>:</w:t>
            </w:r>
          </w:p>
        </w:tc>
      </w:tr>
      <w:tr w:rsidR="00636F83" w:rsidRPr="002A4574" w14:paraId="0435B324"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326"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5" w14:textId="52B79C8F"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 xml:space="preserve">TABLE </w:t>
            </w:r>
            <w:r w:rsidR="00FC53A2">
              <w:rPr>
                <w:rFonts w:ascii="Calibri" w:hAnsi="Calibri"/>
                <w:color w:val="000000"/>
                <w:sz w:val="18"/>
                <w:szCs w:val="18"/>
              </w:rPr>
              <w:t>B</w:t>
            </w:r>
            <w:r w:rsidRPr="002A4574">
              <w:rPr>
                <w:rFonts w:ascii="Calibri" w:hAnsi="Calibri"/>
                <w:color w:val="000000"/>
                <w:sz w:val="18"/>
                <w:szCs w:val="18"/>
              </w:rPr>
              <w:t>1 U.S. Climates</w:t>
            </w:r>
          </w:p>
        </w:tc>
      </w:tr>
      <w:tr w:rsidR="00636F83" w:rsidRPr="002A4574" w14:paraId="0435B32D" w14:textId="77777777" w:rsidTr="001B1FE6">
        <w:trPr>
          <w:trHeight w:val="240"/>
        </w:trPr>
        <w:tc>
          <w:tcPr>
            <w:tcW w:w="1289" w:type="dxa"/>
            <w:gridSpan w:val="2"/>
            <w:tcBorders>
              <w:top w:val="nil"/>
              <w:left w:val="nil"/>
              <w:bottom w:val="single" w:sz="4" w:space="0" w:color="auto"/>
              <w:right w:val="nil"/>
            </w:tcBorders>
            <w:shd w:val="clear" w:color="auto" w:fill="auto"/>
            <w:noWrap/>
            <w:vAlign w:val="bottom"/>
            <w:hideMark/>
          </w:tcPr>
          <w:p w14:paraId="0435B32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41" w:type="dxa"/>
            <w:gridSpan w:val="2"/>
            <w:tcBorders>
              <w:top w:val="nil"/>
              <w:left w:val="nil"/>
              <w:bottom w:val="single" w:sz="4" w:space="0" w:color="auto"/>
              <w:right w:val="nil"/>
            </w:tcBorders>
            <w:shd w:val="clear" w:color="auto" w:fill="auto"/>
            <w:noWrap/>
            <w:vAlign w:val="bottom"/>
            <w:hideMark/>
          </w:tcPr>
          <w:p w14:paraId="0435B328"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545" w:type="dxa"/>
            <w:tcBorders>
              <w:top w:val="nil"/>
              <w:left w:val="nil"/>
              <w:bottom w:val="single" w:sz="4" w:space="0" w:color="auto"/>
              <w:right w:val="nil"/>
            </w:tcBorders>
            <w:shd w:val="clear" w:color="auto" w:fill="auto"/>
            <w:noWrap/>
            <w:vAlign w:val="bottom"/>
            <w:hideMark/>
          </w:tcPr>
          <w:p w14:paraId="0435B32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344" w:type="dxa"/>
            <w:gridSpan w:val="2"/>
            <w:tcBorders>
              <w:top w:val="nil"/>
              <w:left w:val="nil"/>
              <w:bottom w:val="single" w:sz="4" w:space="0" w:color="auto"/>
              <w:right w:val="nil"/>
            </w:tcBorders>
            <w:shd w:val="clear" w:color="auto" w:fill="auto"/>
            <w:noWrap/>
            <w:vAlign w:val="bottom"/>
            <w:hideMark/>
          </w:tcPr>
          <w:p w14:paraId="0435B3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316" w:type="dxa"/>
            <w:gridSpan w:val="2"/>
            <w:tcBorders>
              <w:top w:val="nil"/>
              <w:left w:val="nil"/>
              <w:bottom w:val="single" w:sz="4" w:space="0" w:color="auto"/>
              <w:right w:val="nil"/>
            </w:tcBorders>
            <w:shd w:val="clear" w:color="auto" w:fill="auto"/>
            <w:noWrap/>
            <w:vAlign w:val="bottom"/>
            <w:hideMark/>
          </w:tcPr>
          <w:p w14:paraId="0435B32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586" w:type="dxa"/>
            <w:gridSpan w:val="2"/>
            <w:tcBorders>
              <w:top w:val="nil"/>
              <w:left w:val="nil"/>
              <w:bottom w:val="single" w:sz="4" w:space="0" w:color="auto"/>
              <w:right w:val="nil"/>
            </w:tcBorders>
            <w:shd w:val="clear" w:color="auto" w:fill="auto"/>
            <w:noWrap/>
            <w:vAlign w:val="bottom"/>
            <w:hideMark/>
          </w:tcPr>
          <w:p w14:paraId="0435B32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0435B33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2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690150</w:t>
            </w:r>
          </w:p>
        </w:tc>
        <w:tc>
          <w:tcPr>
            <w:tcW w:w="841" w:type="dxa"/>
            <w:gridSpan w:val="2"/>
            <w:tcBorders>
              <w:top w:val="nil"/>
              <w:left w:val="nil"/>
              <w:bottom w:val="nil"/>
              <w:right w:val="nil"/>
            </w:tcBorders>
            <w:shd w:val="clear" w:color="auto" w:fill="auto"/>
            <w:noWrap/>
            <w:vAlign w:val="center"/>
            <w:hideMark/>
          </w:tcPr>
          <w:p w14:paraId="0435B32F" w14:textId="77684D5C" w:rsidR="00AA3A32" w:rsidRDefault="00636F83" w:rsidP="00AA3A32">
            <w:pPr>
              <w:rPr>
                <w:rFonts w:ascii="Calibri" w:hAnsi="Calibri"/>
                <w:color w:val="000000"/>
                <w:sz w:val="18"/>
                <w:szCs w:val="18"/>
              </w:rPr>
            </w:pPr>
            <w:r w:rsidRPr="002A4574">
              <w:rPr>
                <w:rFonts w:ascii="Calibri" w:hAnsi="Calibri"/>
                <w:color w:val="000000"/>
                <w:sz w:val="18"/>
                <w:szCs w:val="18"/>
              </w:rPr>
              <w:t>0.5</w:t>
            </w:r>
            <w:r w:rsidR="008B15A4">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3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Twentynine Palms </w:t>
            </w:r>
          </w:p>
        </w:tc>
        <w:tc>
          <w:tcPr>
            <w:tcW w:w="1344" w:type="dxa"/>
            <w:gridSpan w:val="2"/>
            <w:tcBorders>
              <w:top w:val="nil"/>
              <w:left w:val="nil"/>
              <w:bottom w:val="nil"/>
              <w:right w:val="nil"/>
            </w:tcBorders>
            <w:shd w:val="clear" w:color="auto" w:fill="auto"/>
            <w:noWrap/>
            <w:vAlign w:val="center"/>
            <w:hideMark/>
          </w:tcPr>
          <w:p w14:paraId="0435B331" w14:textId="54261281" w:rsidR="00AA3A32" w:rsidRDefault="00636F83" w:rsidP="00AA3A32">
            <w:pPr>
              <w:rPr>
                <w:rFonts w:ascii="Calibri" w:hAnsi="Calibri"/>
                <w:color w:val="000000"/>
                <w:sz w:val="18"/>
                <w:szCs w:val="18"/>
              </w:rPr>
            </w:pPr>
            <w:r w:rsidRPr="002A4574">
              <w:rPr>
                <w:rFonts w:ascii="Calibri" w:hAnsi="Calibri"/>
                <w:color w:val="000000"/>
                <w:sz w:val="18"/>
                <w:szCs w:val="18"/>
              </w:rPr>
              <w:t>34.3</w:t>
            </w:r>
            <w:r w:rsidR="008B15A4">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–116.17</w:t>
            </w:r>
          </w:p>
        </w:tc>
        <w:tc>
          <w:tcPr>
            <w:tcW w:w="1586" w:type="dxa"/>
            <w:gridSpan w:val="2"/>
            <w:tcBorders>
              <w:top w:val="nil"/>
              <w:left w:val="nil"/>
              <w:bottom w:val="nil"/>
              <w:right w:val="nil"/>
            </w:tcBorders>
            <w:shd w:val="clear" w:color="auto" w:fill="auto"/>
            <w:noWrap/>
            <w:vAlign w:val="center"/>
            <w:hideMark/>
          </w:tcPr>
          <w:p w14:paraId="0435B33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3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722860</w:t>
            </w:r>
          </w:p>
        </w:tc>
        <w:tc>
          <w:tcPr>
            <w:tcW w:w="841" w:type="dxa"/>
            <w:gridSpan w:val="2"/>
            <w:tcBorders>
              <w:top w:val="nil"/>
              <w:left w:val="nil"/>
              <w:bottom w:val="nil"/>
              <w:right w:val="nil"/>
            </w:tcBorders>
            <w:shd w:val="clear" w:color="auto" w:fill="auto"/>
            <w:noWrap/>
            <w:vAlign w:val="center"/>
            <w:hideMark/>
          </w:tcPr>
          <w:p w14:paraId="0435B33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hideMark/>
          </w:tcPr>
          <w:p w14:paraId="0435B33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344" w:type="dxa"/>
            <w:gridSpan w:val="2"/>
            <w:tcBorders>
              <w:top w:val="nil"/>
              <w:left w:val="nil"/>
              <w:bottom w:val="nil"/>
              <w:right w:val="nil"/>
            </w:tcBorders>
            <w:shd w:val="clear" w:color="auto" w:fill="auto"/>
            <w:noWrap/>
            <w:vAlign w:val="center"/>
            <w:hideMark/>
          </w:tcPr>
          <w:p w14:paraId="0435B338" w14:textId="67B8B949" w:rsidR="00AA3A32" w:rsidRDefault="00636F83" w:rsidP="00AA3A32">
            <w:pPr>
              <w:rPr>
                <w:rFonts w:ascii="Calibri" w:hAnsi="Calibri"/>
                <w:color w:val="000000"/>
                <w:sz w:val="18"/>
                <w:szCs w:val="18"/>
              </w:rPr>
            </w:pPr>
            <w:r w:rsidRPr="002A4574">
              <w:rPr>
                <w:rFonts w:ascii="Calibri" w:hAnsi="Calibri"/>
                <w:color w:val="000000"/>
                <w:sz w:val="18"/>
                <w:szCs w:val="18"/>
              </w:rPr>
              <w:t>33.9</w:t>
            </w:r>
            <w:r w:rsidR="008B15A4">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–117.25</w:t>
            </w:r>
          </w:p>
        </w:tc>
        <w:tc>
          <w:tcPr>
            <w:tcW w:w="1586" w:type="dxa"/>
            <w:gridSpan w:val="2"/>
            <w:tcBorders>
              <w:top w:val="nil"/>
              <w:left w:val="nil"/>
              <w:bottom w:val="nil"/>
              <w:right w:val="nil"/>
            </w:tcBorders>
            <w:shd w:val="clear" w:color="auto" w:fill="auto"/>
            <w:noWrap/>
            <w:vAlign w:val="center"/>
            <w:hideMark/>
          </w:tcPr>
          <w:p w14:paraId="0435B33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722868</w:t>
            </w:r>
          </w:p>
        </w:tc>
        <w:tc>
          <w:tcPr>
            <w:tcW w:w="841" w:type="dxa"/>
            <w:gridSpan w:val="2"/>
            <w:tcBorders>
              <w:top w:val="nil"/>
              <w:left w:val="nil"/>
              <w:bottom w:val="nil"/>
              <w:right w:val="nil"/>
            </w:tcBorders>
            <w:shd w:val="clear" w:color="auto" w:fill="auto"/>
            <w:noWrap/>
            <w:vAlign w:val="center"/>
            <w:hideMark/>
          </w:tcPr>
          <w:p w14:paraId="0435B33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3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344" w:type="dxa"/>
            <w:gridSpan w:val="2"/>
            <w:tcBorders>
              <w:top w:val="nil"/>
              <w:left w:val="nil"/>
              <w:bottom w:val="nil"/>
              <w:right w:val="nil"/>
            </w:tcBorders>
            <w:shd w:val="clear" w:color="auto" w:fill="auto"/>
            <w:noWrap/>
            <w:vAlign w:val="center"/>
            <w:hideMark/>
          </w:tcPr>
          <w:p w14:paraId="0435B33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4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–116.50</w:t>
            </w:r>
          </w:p>
        </w:tc>
        <w:tc>
          <w:tcPr>
            <w:tcW w:w="1586" w:type="dxa"/>
            <w:gridSpan w:val="2"/>
            <w:tcBorders>
              <w:top w:val="nil"/>
              <w:left w:val="nil"/>
              <w:bottom w:val="nil"/>
              <w:right w:val="nil"/>
            </w:tcBorders>
            <w:shd w:val="clear" w:color="auto" w:fill="auto"/>
            <w:noWrap/>
            <w:vAlign w:val="center"/>
            <w:hideMark/>
          </w:tcPr>
          <w:p w14:paraId="0435B34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722869</w:t>
            </w:r>
          </w:p>
        </w:tc>
        <w:tc>
          <w:tcPr>
            <w:tcW w:w="841" w:type="dxa"/>
            <w:gridSpan w:val="2"/>
            <w:tcBorders>
              <w:top w:val="nil"/>
              <w:left w:val="nil"/>
              <w:bottom w:val="nil"/>
              <w:right w:val="nil"/>
            </w:tcBorders>
            <w:shd w:val="clear" w:color="auto" w:fill="auto"/>
            <w:noWrap/>
            <w:vAlign w:val="center"/>
            <w:hideMark/>
          </w:tcPr>
          <w:p w14:paraId="0435B34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4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344" w:type="dxa"/>
            <w:gridSpan w:val="2"/>
            <w:tcBorders>
              <w:top w:val="nil"/>
              <w:left w:val="nil"/>
              <w:bottom w:val="nil"/>
              <w:right w:val="nil"/>
            </w:tcBorders>
            <w:shd w:val="clear" w:color="auto" w:fill="auto"/>
            <w:noWrap/>
            <w:vAlign w:val="center"/>
            <w:hideMark/>
          </w:tcPr>
          <w:p w14:paraId="0435B34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33.95</w:t>
            </w:r>
          </w:p>
        </w:tc>
        <w:tc>
          <w:tcPr>
            <w:tcW w:w="1316" w:type="dxa"/>
            <w:gridSpan w:val="2"/>
            <w:tcBorders>
              <w:top w:val="nil"/>
              <w:left w:val="nil"/>
              <w:bottom w:val="nil"/>
              <w:right w:val="nil"/>
            </w:tcBorders>
            <w:shd w:val="clear" w:color="auto" w:fill="auto"/>
            <w:noWrap/>
            <w:vAlign w:val="center"/>
            <w:hideMark/>
          </w:tcPr>
          <w:p w14:paraId="0435B34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–117.45</w:t>
            </w:r>
          </w:p>
        </w:tc>
        <w:tc>
          <w:tcPr>
            <w:tcW w:w="1586" w:type="dxa"/>
            <w:gridSpan w:val="2"/>
            <w:tcBorders>
              <w:top w:val="nil"/>
              <w:left w:val="nil"/>
              <w:bottom w:val="nil"/>
              <w:right w:val="nil"/>
            </w:tcBorders>
            <w:shd w:val="clear" w:color="auto" w:fill="auto"/>
            <w:noWrap/>
            <w:vAlign w:val="center"/>
            <w:hideMark/>
          </w:tcPr>
          <w:p w14:paraId="0435B34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722880</w:t>
            </w:r>
          </w:p>
        </w:tc>
        <w:tc>
          <w:tcPr>
            <w:tcW w:w="841" w:type="dxa"/>
            <w:gridSpan w:val="2"/>
            <w:tcBorders>
              <w:top w:val="nil"/>
              <w:left w:val="nil"/>
              <w:bottom w:val="nil"/>
              <w:right w:val="nil"/>
            </w:tcBorders>
            <w:shd w:val="clear" w:color="auto" w:fill="auto"/>
            <w:noWrap/>
            <w:vAlign w:val="center"/>
            <w:hideMark/>
          </w:tcPr>
          <w:p w14:paraId="0435B34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344" w:type="dxa"/>
            <w:gridSpan w:val="2"/>
            <w:tcBorders>
              <w:top w:val="nil"/>
              <w:left w:val="nil"/>
              <w:bottom w:val="nil"/>
              <w:right w:val="nil"/>
            </w:tcBorders>
            <w:shd w:val="clear" w:color="auto" w:fill="auto"/>
            <w:noWrap/>
            <w:vAlign w:val="center"/>
            <w:hideMark/>
          </w:tcPr>
          <w:p w14:paraId="0435B34D" w14:textId="49C420A3" w:rsidR="00AA3A32" w:rsidRDefault="00636F83" w:rsidP="00AA3A32">
            <w:pPr>
              <w:rPr>
                <w:rFonts w:ascii="Calibri" w:hAnsi="Calibri"/>
                <w:color w:val="000000"/>
                <w:sz w:val="18"/>
                <w:szCs w:val="18"/>
              </w:rPr>
            </w:pPr>
            <w:r w:rsidRPr="002A4574">
              <w:rPr>
                <w:rFonts w:ascii="Calibri" w:hAnsi="Calibri"/>
                <w:color w:val="000000"/>
                <w:sz w:val="18"/>
                <w:szCs w:val="18"/>
              </w:rPr>
              <w:t>34.2</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4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–118.35</w:t>
            </w:r>
          </w:p>
        </w:tc>
        <w:tc>
          <w:tcPr>
            <w:tcW w:w="1586" w:type="dxa"/>
            <w:gridSpan w:val="2"/>
            <w:tcBorders>
              <w:top w:val="nil"/>
              <w:left w:val="nil"/>
              <w:bottom w:val="nil"/>
              <w:right w:val="nil"/>
            </w:tcBorders>
            <w:shd w:val="clear" w:color="auto" w:fill="auto"/>
            <w:noWrap/>
            <w:vAlign w:val="center"/>
            <w:hideMark/>
          </w:tcPr>
          <w:p w14:paraId="0435B34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722885</w:t>
            </w:r>
          </w:p>
        </w:tc>
        <w:tc>
          <w:tcPr>
            <w:tcW w:w="841" w:type="dxa"/>
            <w:gridSpan w:val="2"/>
            <w:tcBorders>
              <w:top w:val="nil"/>
              <w:left w:val="nil"/>
              <w:bottom w:val="nil"/>
              <w:right w:val="nil"/>
            </w:tcBorders>
            <w:shd w:val="clear" w:color="auto" w:fill="auto"/>
            <w:noWrap/>
            <w:vAlign w:val="center"/>
            <w:hideMark/>
          </w:tcPr>
          <w:p w14:paraId="0435B35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344" w:type="dxa"/>
            <w:gridSpan w:val="2"/>
            <w:tcBorders>
              <w:top w:val="nil"/>
              <w:left w:val="nil"/>
              <w:bottom w:val="nil"/>
              <w:right w:val="nil"/>
            </w:tcBorders>
            <w:shd w:val="clear" w:color="auto" w:fill="auto"/>
            <w:noWrap/>
            <w:vAlign w:val="center"/>
            <w:hideMark/>
          </w:tcPr>
          <w:p w14:paraId="0435B35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34.02</w:t>
            </w:r>
          </w:p>
        </w:tc>
        <w:tc>
          <w:tcPr>
            <w:tcW w:w="1316" w:type="dxa"/>
            <w:gridSpan w:val="2"/>
            <w:tcBorders>
              <w:top w:val="nil"/>
              <w:left w:val="nil"/>
              <w:bottom w:val="nil"/>
              <w:right w:val="nil"/>
            </w:tcBorders>
            <w:shd w:val="clear" w:color="auto" w:fill="auto"/>
            <w:noWrap/>
            <w:vAlign w:val="center"/>
            <w:hideMark/>
          </w:tcPr>
          <w:p w14:paraId="0435B35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–118.45</w:t>
            </w:r>
          </w:p>
        </w:tc>
        <w:tc>
          <w:tcPr>
            <w:tcW w:w="1586" w:type="dxa"/>
            <w:gridSpan w:val="2"/>
            <w:tcBorders>
              <w:top w:val="nil"/>
              <w:left w:val="nil"/>
              <w:bottom w:val="nil"/>
              <w:right w:val="nil"/>
            </w:tcBorders>
            <w:shd w:val="clear" w:color="auto" w:fill="auto"/>
            <w:noWrap/>
            <w:vAlign w:val="center"/>
            <w:hideMark/>
          </w:tcPr>
          <w:p w14:paraId="0435B35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E"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722886</w:t>
            </w:r>
          </w:p>
        </w:tc>
        <w:tc>
          <w:tcPr>
            <w:tcW w:w="841" w:type="dxa"/>
            <w:gridSpan w:val="2"/>
            <w:tcBorders>
              <w:top w:val="nil"/>
              <w:left w:val="nil"/>
              <w:bottom w:val="nil"/>
              <w:right w:val="nil"/>
            </w:tcBorders>
            <w:shd w:val="clear" w:color="auto" w:fill="auto"/>
            <w:noWrap/>
            <w:vAlign w:val="center"/>
            <w:hideMark/>
          </w:tcPr>
          <w:p w14:paraId="0435B35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344" w:type="dxa"/>
            <w:gridSpan w:val="2"/>
            <w:tcBorders>
              <w:top w:val="nil"/>
              <w:left w:val="nil"/>
              <w:bottom w:val="nil"/>
              <w:right w:val="nil"/>
            </w:tcBorders>
            <w:shd w:val="clear" w:color="auto" w:fill="auto"/>
            <w:noWrap/>
            <w:vAlign w:val="center"/>
            <w:hideMark/>
          </w:tcPr>
          <w:p w14:paraId="0435B35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34.22</w:t>
            </w:r>
          </w:p>
        </w:tc>
        <w:tc>
          <w:tcPr>
            <w:tcW w:w="1316" w:type="dxa"/>
            <w:gridSpan w:val="2"/>
            <w:tcBorders>
              <w:top w:val="nil"/>
              <w:left w:val="nil"/>
              <w:bottom w:val="nil"/>
              <w:right w:val="nil"/>
            </w:tcBorders>
            <w:shd w:val="clear" w:color="auto" w:fill="auto"/>
            <w:noWrap/>
            <w:vAlign w:val="center"/>
            <w:hideMark/>
          </w:tcPr>
          <w:p w14:paraId="0435B35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–118.48</w:t>
            </w:r>
          </w:p>
        </w:tc>
        <w:tc>
          <w:tcPr>
            <w:tcW w:w="1586" w:type="dxa"/>
            <w:gridSpan w:val="2"/>
            <w:tcBorders>
              <w:top w:val="nil"/>
              <w:left w:val="nil"/>
              <w:bottom w:val="nil"/>
              <w:right w:val="nil"/>
            </w:tcBorders>
            <w:shd w:val="clear" w:color="auto" w:fill="auto"/>
            <w:noWrap/>
            <w:vAlign w:val="center"/>
            <w:hideMark/>
          </w:tcPr>
          <w:p w14:paraId="0435B35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5"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722895</w:t>
            </w:r>
          </w:p>
        </w:tc>
        <w:tc>
          <w:tcPr>
            <w:tcW w:w="841" w:type="dxa"/>
            <w:gridSpan w:val="2"/>
            <w:tcBorders>
              <w:top w:val="nil"/>
              <w:left w:val="nil"/>
              <w:bottom w:val="nil"/>
              <w:right w:val="nil"/>
            </w:tcBorders>
            <w:shd w:val="clear" w:color="auto" w:fill="auto"/>
            <w:noWrap/>
            <w:vAlign w:val="center"/>
            <w:hideMark/>
          </w:tcPr>
          <w:p w14:paraId="0435B36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0.55</w:t>
            </w:r>
          </w:p>
        </w:tc>
        <w:tc>
          <w:tcPr>
            <w:tcW w:w="4545" w:type="dxa"/>
            <w:tcBorders>
              <w:top w:val="nil"/>
              <w:left w:val="nil"/>
              <w:bottom w:val="nil"/>
              <w:right w:val="nil"/>
            </w:tcBorders>
            <w:shd w:val="clear" w:color="auto" w:fill="auto"/>
            <w:noWrap/>
            <w:vAlign w:val="bottom"/>
            <w:hideMark/>
          </w:tcPr>
          <w:p w14:paraId="0435B36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344" w:type="dxa"/>
            <w:gridSpan w:val="2"/>
            <w:tcBorders>
              <w:top w:val="nil"/>
              <w:left w:val="nil"/>
              <w:bottom w:val="nil"/>
              <w:right w:val="nil"/>
            </w:tcBorders>
            <w:shd w:val="clear" w:color="auto" w:fill="auto"/>
            <w:noWrap/>
            <w:vAlign w:val="center"/>
            <w:hideMark/>
          </w:tcPr>
          <w:p w14:paraId="0435B36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34.67</w:t>
            </w:r>
          </w:p>
        </w:tc>
        <w:tc>
          <w:tcPr>
            <w:tcW w:w="1316" w:type="dxa"/>
            <w:gridSpan w:val="2"/>
            <w:tcBorders>
              <w:top w:val="nil"/>
              <w:left w:val="nil"/>
              <w:bottom w:val="nil"/>
              <w:right w:val="nil"/>
            </w:tcBorders>
            <w:shd w:val="clear" w:color="auto" w:fill="auto"/>
            <w:noWrap/>
            <w:vAlign w:val="center"/>
            <w:hideMark/>
          </w:tcPr>
          <w:p w14:paraId="0435B36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–120.47</w:t>
            </w:r>
          </w:p>
        </w:tc>
        <w:tc>
          <w:tcPr>
            <w:tcW w:w="1586" w:type="dxa"/>
            <w:gridSpan w:val="2"/>
            <w:tcBorders>
              <w:top w:val="nil"/>
              <w:left w:val="nil"/>
              <w:bottom w:val="nil"/>
              <w:right w:val="nil"/>
            </w:tcBorders>
            <w:shd w:val="clear" w:color="auto" w:fill="auto"/>
            <w:noWrap/>
            <w:vAlign w:val="center"/>
            <w:hideMark/>
          </w:tcPr>
          <w:p w14:paraId="0435B36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C"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722897</w:t>
            </w:r>
          </w:p>
        </w:tc>
        <w:tc>
          <w:tcPr>
            <w:tcW w:w="841" w:type="dxa"/>
            <w:gridSpan w:val="2"/>
            <w:tcBorders>
              <w:top w:val="nil"/>
              <w:left w:val="nil"/>
              <w:bottom w:val="nil"/>
              <w:right w:val="nil"/>
            </w:tcBorders>
            <w:shd w:val="clear" w:color="auto" w:fill="auto"/>
            <w:noWrap/>
            <w:vAlign w:val="center"/>
            <w:hideMark/>
          </w:tcPr>
          <w:p w14:paraId="0435B36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hideMark/>
          </w:tcPr>
          <w:p w14:paraId="0435B36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6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35.23</w:t>
            </w:r>
          </w:p>
        </w:tc>
        <w:tc>
          <w:tcPr>
            <w:tcW w:w="1316" w:type="dxa"/>
            <w:gridSpan w:val="2"/>
            <w:tcBorders>
              <w:top w:val="nil"/>
              <w:left w:val="nil"/>
              <w:bottom w:val="nil"/>
              <w:right w:val="nil"/>
            </w:tcBorders>
            <w:shd w:val="clear" w:color="auto" w:fill="auto"/>
            <w:noWrap/>
            <w:vAlign w:val="center"/>
            <w:hideMark/>
          </w:tcPr>
          <w:p w14:paraId="0435B36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–120.63</w:t>
            </w:r>
          </w:p>
        </w:tc>
        <w:tc>
          <w:tcPr>
            <w:tcW w:w="1586" w:type="dxa"/>
            <w:gridSpan w:val="2"/>
            <w:tcBorders>
              <w:top w:val="nil"/>
              <w:left w:val="nil"/>
              <w:bottom w:val="nil"/>
              <w:right w:val="nil"/>
            </w:tcBorders>
            <w:shd w:val="clear" w:color="auto" w:fill="auto"/>
            <w:noWrap/>
            <w:vAlign w:val="center"/>
            <w:hideMark/>
          </w:tcPr>
          <w:p w14:paraId="0435B36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73"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722899</w:t>
            </w:r>
          </w:p>
        </w:tc>
        <w:tc>
          <w:tcPr>
            <w:tcW w:w="841" w:type="dxa"/>
            <w:gridSpan w:val="2"/>
            <w:tcBorders>
              <w:top w:val="nil"/>
              <w:left w:val="nil"/>
              <w:bottom w:val="nil"/>
              <w:right w:val="nil"/>
            </w:tcBorders>
            <w:shd w:val="clear" w:color="auto" w:fill="auto"/>
            <w:noWrap/>
            <w:vAlign w:val="center"/>
            <w:hideMark/>
          </w:tcPr>
          <w:p w14:paraId="0435B36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6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344" w:type="dxa"/>
            <w:gridSpan w:val="2"/>
            <w:tcBorders>
              <w:top w:val="nil"/>
              <w:left w:val="nil"/>
              <w:bottom w:val="nil"/>
              <w:right w:val="nil"/>
            </w:tcBorders>
            <w:shd w:val="clear" w:color="auto" w:fill="auto"/>
            <w:noWrap/>
            <w:vAlign w:val="center"/>
            <w:hideMark/>
          </w:tcPr>
          <w:p w14:paraId="0435B37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33.97</w:t>
            </w:r>
          </w:p>
        </w:tc>
        <w:tc>
          <w:tcPr>
            <w:tcW w:w="1316" w:type="dxa"/>
            <w:gridSpan w:val="2"/>
            <w:tcBorders>
              <w:top w:val="nil"/>
              <w:left w:val="nil"/>
              <w:bottom w:val="nil"/>
              <w:right w:val="nil"/>
            </w:tcBorders>
            <w:shd w:val="clear" w:color="auto" w:fill="auto"/>
            <w:noWrap/>
            <w:vAlign w:val="center"/>
            <w:hideMark/>
          </w:tcPr>
          <w:p w14:paraId="0435B37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–117.63</w:t>
            </w:r>
          </w:p>
        </w:tc>
        <w:tc>
          <w:tcPr>
            <w:tcW w:w="1586" w:type="dxa"/>
            <w:gridSpan w:val="2"/>
            <w:tcBorders>
              <w:top w:val="nil"/>
              <w:left w:val="nil"/>
              <w:bottom w:val="nil"/>
              <w:right w:val="nil"/>
            </w:tcBorders>
            <w:shd w:val="clear" w:color="auto" w:fill="auto"/>
            <w:noWrap/>
            <w:vAlign w:val="center"/>
            <w:hideMark/>
          </w:tcPr>
          <w:p w14:paraId="0435B37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7A"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722900</w:t>
            </w:r>
          </w:p>
        </w:tc>
        <w:tc>
          <w:tcPr>
            <w:tcW w:w="841" w:type="dxa"/>
            <w:gridSpan w:val="2"/>
            <w:tcBorders>
              <w:top w:val="nil"/>
              <w:left w:val="nil"/>
              <w:bottom w:val="nil"/>
              <w:right w:val="nil"/>
            </w:tcBorders>
            <w:shd w:val="clear" w:color="auto" w:fill="auto"/>
            <w:noWrap/>
            <w:vAlign w:val="center"/>
            <w:hideMark/>
          </w:tcPr>
          <w:p w14:paraId="0435B37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76" w14:textId="77777777" w:rsidR="001B1FE6" w:rsidRPr="002A4574" w:rsidRDefault="001B1FE6" w:rsidP="001B1FE6">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344" w:type="dxa"/>
            <w:gridSpan w:val="2"/>
            <w:tcBorders>
              <w:top w:val="nil"/>
              <w:left w:val="nil"/>
              <w:bottom w:val="nil"/>
              <w:right w:val="nil"/>
            </w:tcBorders>
            <w:shd w:val="clear" w:color="auto" w:fill="auto"/>
            <w:noWrap/>
            <w:vAlign w:val="center"/>
            <w:hideMark/>
          </w:tcPr>
          <w:p w14:paraId="0435B37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32.73</w:t>
            </w:r>
          </w:p>
        </w:tc>
        <w:tc>
          <w:tcPr>
            <w:tcW w:w="1316" w:type="dxa"/>
            <w:gridSpan w:val="2"/>
            <w:tcBorders>
              <w:top w:val="nil"/>
              <w:left w:val="nil"/>
              <w:bottom w:val="nil"/>
              <w:right w:val="nil"/>
            </w:tcBorders>
            <w:shd w:val="clear" w:color="auto" w:fill="auto"/>
            <w:noWrap/>
            <w:vAlign w:val="center"/>
            <w:hideMark/>
          </w:tcPr>
          <w:p w14:paraId="0435B37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–117.17</w:t>
            </w:r>
          </w:p>
        </w:tc>
        <w:tc>
          <w:tcPr>
            <w:tcW w:w="1586" w:type="dxa"/>
            <w:gridSpan w:val="2"/>
            <w:tcBorders>
              <w:top w:val="nil"/>
              <w:left w:val="nil"/>
              <w:bottom w:val="nil"/>
              <w:right w:val="nil"/>
            </w:tcBorders>
            <w:shd w:val="clear" w:color="auto" w:fill="auto"/>
            <w:noWrap/>
            <w:vAlign w:val="center"/>
            <w:hideMark/>
          </w:tcPr>
          <w:p w14:paraId="0435B37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1"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722903</w:t>
            </w:r>
          </w:p>
        </w:tc>
        <w:tc>
          <w:tcPr>
            <w:tcW w:w="841" w:type="dxa"/>
            <w:gridSpan w:val="2"/>
            <w:tcBorders>
              <w:top w:val="nil"/>
              <w:left w:val="nil"/>
              <w:bottom w:val="nil"/>
              <w:right w:val="nil"/>
            </w:tcBorders>
            <w:shd w:val="clear" w:color="auto" w:fill="auto"/>
            <w:noWrap/>
            <w:vAlign w:val="center"/>
            <w:hideMark/>
          </w:tcPr>
          <w:p w14:paraId="0435B37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7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344" w:type="dxa"/>
            <w:gridSpan w:val="2"/>
            <w:tcBorders>
              <w:top w:val="nil"/>
              <w:left w:val="nil"/>
              <w:bottom w:val="nil"/>
              <w:right w:val="nil"/>
            </w:tcBorders>
            <w:shd w:val="clear" w:color="auto" w:fill="auto"/>
            <w:noWrap/>
            <w:vAlign w:val="center"/>
            <w:hideMark/>
          </w:tcPr>
          <w:p w14:paraId="0435B37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32.82</w:t>
            </w:r>
          </w:p>
        </w:tc>
        <w:tc>
          <w:tcPr>
            <w:tcW w:w="1316" w:type="dxa"/>
            <w:gridSpan w:val="2"/>
            <w:tcBorders>
              <w:top w:val="nil"/>
              <w:left w:val="nil"/>
              <w:bottom w:val="nil"/>
              <w:right w:val="nil"/>
            </w:tcBorders>
            <w:shd w:val="clear" w:color="auto" w:fill="auto"/>
            <w:noWrap/>
            <w:vAlign w:val="center"/>
            <w:hideMark/>
          </w:tcPr>
          <w:p w14:paraId="0435B37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8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8"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722904</w:t>
            </w:r>
          </w:p>
        </w:tc>
        <w:tc>
          <w:tcPr>
            <w:tcW w:w="841" w:type="dxa"/>
            <w:gridSpan w:val="2"/>
            <w:tcBorders>
              <w:top w:val="nil"/>
              <w:left w:val="nil"/>
              <w:bottom w:val="nil"/>
              <w:right w:val="nil"/>
            </w:tcBorders>
            <w:shd w:val="clear" w:color="auto" w:fill="auto"/>
            <w:noWrap/>
            <w:vAlign w:val="center"/>
            <w:hideMark/>
          </w:tcPr>
          <w:p w14:paraId="0435B383" w14:textId="100D8186"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1B4172">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8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344" w:type="dxa"/>
            <w:gridSpan w:val="2"/>
            <w:tcBorders>
              <w:top w:val="nil"/>
              <w:left w:val="nil"/>
              <w:bottom w:val="nil"/>
              <w:right w:val="nil"/>
            </w:tcBorders>
            <w:shd w:val="clear" w:color="auto" w:fill="auto"/>
            <w:noWrap/>
            <w:vAlign w:val="center"/>
            <w:hideMark/>
          </w:tcPr>
          <w:p w14:paraId="0435B38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32.58</w:t>
            </w:r>
          </w:p>
        </w:tc>
        <w:tc>
          <w:tcPr>
            <w:tcW w:w="1316" w:type="dxa"/>
            <w:gridSpan w:val="2"/>
            <w:tcBorders>
              <w:top w:val="nil"/>
              <w:left w:val="nil"/>
              <w:bottom w:val="nil"/>
              <w:right w:val="nil"/>
            </w:tcBorders>
            <w:shd w:val="clear" w:color="auto" w:fill="auto"/>
            <w:noWrap/>
            <w:vAlign w:val="center"/>
            <w:hideMark/>
          </w:tcPr>
          <w:p w14:paraId="0435B38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–116.98</w:t>
            </w:r>
          </w:p>
        </w:tc>
        <w:tc>
          <w:tcPr>
            <w:tcW w:w="1586" w:type="dxa"/>
            <w:gridSpan w:val="2"/>
            <w:tcBorders>
              <w:top w:val="nil"/>
              <w:left w:val="nil"/>
              <w:bottom w:val="nil"/>
              <w:right w:val="nil"/>
            </w:tcBorders>
            <w:shd w:val="clear" w:color="auto" w:fill="auto"/>
            <w:noWrap/>
            <w:vAlign w:val="center"/>
            <w:hideMark/>
          </w:tcPr>
          <w:p w14:paraId="0435B38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F"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722906</w:t>
            </w:r>
          </w:p>
        </w:tc>
        <w:tc>
          <w:tcPr>
            <w:tcW w:w="841" w:type="dxa"/>
            <w:gridSpan w:val="2"/>
            <w:tcBorders>
              <w:top w:val="nil"/>
              <w:left w:val="nil"/>
              <w:bottom w:val="nil"/>
              <w:right w:val="nil"/>
            </w:tcBorders>
            <w:shd w:val="clear" w:color="auto" w:fill="auto"/>
            <w:noWrap/>
            <w:vAlign w:val="center"/>
            <w:hideMark/>
          </w:tcPr>
          <w:p w14:paraId="0435B38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8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344" w:type="dxa"/>
            <w:gridSpan w:val="2"/>
            <w:tcBorders>
              <w:top w:val="nil"/>
              <w:left w:val="nil"/>
              <w:bottom w:val="nil"/>
              <w:right w:val="nil"/>
            </w:tcBorders>
            <w:shd w:val="clear" w:color="auto" w:fill="auto"/>
            <w:noWrap/>
            <w:vAlign w:val="center"/>
            <w:hideMark/>
          </w:tcPr>
          <w:p w14:paraId="0435B38C" w14:textId="34A58097" w:rsidR="00AA3A32" w:rsidRDefault="001B1FE6" w:rsidP="00AA3A32">
            <w:pPr>
              <w:rPr>
                <w:rFonts w:ascii="Calibri" w:hAnsi="Calibri"/>
                <w:color w:val="000000"/>
                <w:sz w:val="18"/>
                <w:szCs w:val="18"/>
              </w:rPr>
            </w:pPr>
            <w:r w:rsidRPr="002A4574">
              <w:rPr>
                <w:rFonts w:ascii="Calibri" w:hAnsi="Calibri"/>
                <w:color w:val="000000"/>
                <w:sz w:val="18"/>
                <w:szCs w:val="18"/>
              </w:rPr>
              <w:t>32.7</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8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–117.20</w:t>
            </w:r>
          </w:p>
        </w:tc>
        <w:tc>
          <w:tcPr>
            <w:tcW w:w="1586" w:type="dxa"/>
            <w:gridSpan w:val="2"/>
            <w:tcBorders>
              <w:top w:val="nil"/>
              <w:left w:val="nil"/>
              <w:bottom w:val="nil"/>
              <w:right w:val="nil"/>
            </w:tcBorders>
            <w:shd w:val="clear" w:color="auto" w:fill="auto"/>
            <w:noWrap/>
            <w:vAlign w:val="center"/>
            <w:hideMark/>
          </w:tcPr>
          <w:p w14:paraId="0435B38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6"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722926</w:t>
            </w:r>
          </w:p>
        </w:tc>
        <w:tc>
          <w:tcPr>
            <w:tcW w:w="841" w:type="dxa"/>
            <w:gridSpan w:val="2"/>
            <w:tcBorders>
              <w:top w:val="nil"/>
              <w:left w:val="nil"/>
              <w:bottom w:val="nil"/>
              <w:right w:val="nil"/>
            </w:tcBorders>
            <w:shd w:val="clear" w:color="auto" w:fill="auto"/>
            <w:noWrap/>
            <w:vAlign w:val="center"/>
            <w:hideMark/>
          </w:tcPr>
          <w:p w14:paraId="0435B391" w14:textId="3F4C4A67"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1B4172">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9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344" w:type="dxa"/>
            <w:gridSpan w:val="2"/>
            <w:tcBorders>
              <w:top w:val="nil"/>
              <w:left w:val="nil"/>
              <w:bottom w:val="nil"/>
              <w:right w:val="nil"/>
            </w:tcBorders>
            <w:shd w:val="clear" w:color="auto" w:fill="auto"/>
            <w:noWrap/>
            <w:vAlign w:val="center"/>
            <w:hideMark/>
          </w:tcPr>
          <w:p w14:paraId="0435B393" w14:textId="1EEC3105" w:rsidR="00AA3A32" w:rsidRDefault="001B1FE6" w:rsidP="00AA3A32">
            <w:pPr>
              <w:rPr>
                <w:rFonts w:ascii="Calibri" w:hAnsi="Calibri"/>
                <w:color w:val="000000"/>
                <w:sz w:val="18"/>
                <w:szCs w:val="18"/>
              </w:rPr>
            </w:pPr>
            <w:r w:rsidRPr="002A4574">
              <w:rPr>
                <w:rFonts w:ascii="Calibri" w:hAnsi="Calibri"/>
                <w:color w:val="000000"/>
                <w:sz w:val="18"/>
                <w:szCs w:val="18"/>
              </w:rPr>
              <w:t>33.3</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9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–117.35</w:t>
            </w:r>
          </w:p>
        </w:tc>
        <w:tc>
          <w:tcPr>
            <w:tcW w:w="1586" w:type="dxa"/>
            <w:gridSpan w:val="2"/>
            <w:tcBorders>
              <w:top w:val="nil"/>
              <w:left w:val="nil"/>
              <w:bottom w:val="nil"/>
              <w:right w:val="nil"/>
            </w:tcBorders>
            <w:shd w:val="clear" w:color="auto" w:fill="auto"/>
            <w:noWrap/>
            <w:vAlign w:val="center"/>
            <w:hideMark/>
          </w:tcPr>
          <w:p w14:paraId="0435B39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D"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722927</w:t>
            </w:r>
          </w:p>
        </w:tc>
        <w:tc>
          <w:tcPr>
            <w:tcW w:w="841" w:type="dxa"/>
            <w:gridSpan w:val="2"/>
            <w:tcBorders>
              <w:top w:val="nil"/>
              <w:left w:val="nil"/>
              <w:bottom w:val="nil"/>
              <w:right w:val="nil"/>
            </w:tcBorders>
            <w:shd w:val="clear" w:color="auto" w:fill="auto"/>
            <w:noWrap/>
            <w:vAlign w:val="center"/>
            <w:hideMark/>
          </w:tcPr>
          <w:p w14:paraId="0435B39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9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344" w:type="dxa"/>
            <w:gridSpan w:val="2"/>
            <w:tcBorders>
              <w:top w:val="nil"/>
              <w:left w:val="nil"/>
              <w:bottom w:val="nil"/>
              <w:right w:val="nil"/>
            </w:tcBorders>
            <w:shd w:val="clear" w:color="auto" w:fill="auto"/>
            <w:noWrap/>
            <w:vAlign w:val="center"/>
            <w:hideMark/>
          </w:tcPr>
          <w:p w14:paraId="0435B39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33.13</w:t>
            </w:r>
          </w:p>
        </w:tc>
        <w:tc>
          <w:tcPr>
            <w:tcW w:w="1316" w:type="dxa"/>
            <w:gridSpan w:val="2"/>
            <w:tcBorders>
              <w:top w:val="nil"/>
              <w:left w:val="nil"/>
              <w:bottom w:val="nil"/>
              <w:right w:val="nil"/>
            </w:tcBorders>
            <w:shd w:val="clear" w:color="auto" w:fill="auto"/>
            <w:noWrap/>
            <w:vAlign w:val="center"/>
            <w:hideMark/>
          </w:tcPr>
          <w:p w14:paraId="0435B39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–117.28</w:t>
            </w:r>
          </w:p>
        </w:tc>
        <w:tc>
          <w:tcPr>
            <w:tcW w:w="1586" w:type="dxa"/>
            <w:gridSpan w:val="2"/>
            <w:tcBorders>
              <w:top w:val="nil"/>
              <w:left w:val="nil"/>
              <w:bottom w:val="nil"/>
              <w:right w:val="nil"/>
            </w:tcBorders>
            <w:shd w:val="clear" w:color="auto" w:fill="auto"/>
            <w:noWrap/>
            <w:vAlign w:val="center"/>
            <w:hideMark/>
          </w:tcPr>
          <w:p w14:paraId="0435B39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722930</w:t>
            </w:r>
          </w:p>
        </w:tc>
        <w:tc>
          <w:tcPr>
            <w:tcW w:w="841" w:type="dxa"/>
            <w:gridSpan w:val="2"/>
            <w:tcBorders>
              <w:top w:val="nil"/>
              <w:left w:val="nil"/>
              <w:bottom w:val="nil"/>
              <w:right w:val="nil"/>
            </w:tcBorders>
            <w:shd w:val="clear" w:color="auto" w:fill="auto"/>
            <w:noWrap/>
            <w:vAlign w:val="center"/>
            <w:hideMark/>
          </w:tcPr>
          <w:p w14:paraId="0435B39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A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344" w:type="dxa"/>
            <w:gridSpan w:val="2"/>
            <w:tcBorders>
              <w:top w:val="nil"/>
              <w:left w:val="nil"/>
              <w:bottom w:val="nil"/>
              <w:right w:val="nil"/>
            </w:tcBorders>
            <w:shd w:val="clear" w:color="auto" w:fill="auto"/>
            <w:noWrap/>
            <w:vAlign w:val="center"/>
            <w:hideMark/>
          </w:tcPr>
          <w:p w14:paraId="0435B3A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32.87</w:t>
            </w:r>
          </w:p>
        </w:tc>
        <w:tc>
          <w:tcPr>
            <w:tcW w:w="1316" w:type="dxa"/>
            <w:gridSpan w:val="2"/>
            <w:tcBorders>
              <w:top w:val="nil"/>
              <w:left w:val="nil"/>
              <w:bottom w:val="nil"/>
              <w:right w:val="nil"/>
            </w:tcBorders>
            <w:shd w:val="clear" w:color="auto" w:fill="auto"/>
            <w:noWrap/>
            <w:vAlign w:val="center"/>
            <w:hideMark/>
          </w:tcPr>
          <w:p w14:paraId="0435B3A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A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722950</w:t>
            </w:r>
          </w:p>
        </w:tc>
        <w:tc>
          <w:tcPr>
            <w:tcW w:w="841" w:type="dxa"/>
            <w:gridSpan w:val="2"/>
            <w:tcBorders>
              <w:top w:val="nil"/>
              <w:left w:val="nil"/>
              <w:bottom w:val="nil"/>
              <w:right w:val="nil"/>
            </w:tcBorders>
            <w:shd w:val="clear" w:color="auto" w:fill="auto"/>
            <w:noWrap/>
            <w:vAlign w:val="center"/>
            <w:hideMark/>
          </w:tcPr>
          <w:p w14:paraId="0435B3A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A7"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A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33.93</w:t>
            </w:r>
          </w:p>
        </w:tc>
        <w:tc>
          <w:tcPr>
            <w:tcW w:w="1316" w:type="dxa"/>
            <w:gridSpan w:val="2"/>
            <w:tcBorders>
              <w:top w:val="nil"/>
              <w:left w:val="nil"/>
              <w:bottom w:val="nil"/>
              <w:right w:val="nil"/>
            </w:tcBorders>
            <w:shd w:val="clear" w:color="auto" w:fill="auto"/>
            <w:noWrap/>
            <w:vAlign w:val="center"/>
            <w:hideMark/>
          </w:tcPr>
          <w:p w14:paraId="0435B3A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–118.40</w:t>
            </w:r>
          </w:p>
        </w:tc>
        <w:tc>
          <w:tcPr>
            <w:tcW w:w="1586" w:type="dxa"/>
            <w:gridSpan w:val="2"/>
            <w:tcBorders>
              <w:top w:val="nil"/>
              <w:left w:val="nil"/>
              <w:bottom w:val="nil"/>
              <w:right w:val="nil"/>
            </w:tcBorders>
            <w:shd w:val="clear" w:color="auto" w:fill="auto"/>
            <w:noWrap/>
            <w:vAlign w:val="center"/>
            <w:hideMark/>
          </w:tcPr>
          <w:p w14:paraId="0435B3A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722956</w:t>
            </w:r>
          </w:p>
        </w:tc>
        <w:tc>
          <w:tcPr>
            <w:tcW w:w="841" w:type="dxa"/>
            <w:gridSpan w:val="2"/>
            <w:tcBorders>
              <w:top w:val="nil"/>
              <w:left w:val="nil"/>
              <w:bottom w:val="nil"/>
              <w:right w:val="nil"/>
            </w:tcBorders>
            <w:shd w:val="clear" w:color="auto" w:fill="auto"/>
            <w:noWrap/>
            <w:vAlign w:val="center"/>
            <w:hideMark/>
          </w:tcPr>
          <w:p w14:paraId="0435B3A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AE"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344" w:type="dxa"/>
            <w:gridSpan w:val="2"/>
            <w:tcBorders>
              <w:top w:val="nil"/>
              <w:left w:val="nil"/>
              <w:bottom w:val="nil"/>
              <w:right w:val="nil"/>
            </w:tcBorders>
            <w:shd w:val="clear" w:color="auto" w:fill="auto"/>
            <w:noWrap/>
            <w:vAlign w:val="center"/>
            <w:hideMark/>
          </w:tcPr>
          <w:p w14:paraId="0435B3A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33.92</w:t>
            </w:r>
          </w:p>
        </w:tc>
        <w:tc>
          <w:tcPr>
            <w:tcW w:w="1316" w:type="dxa"/>
            <w:gridSpan w:val="2"/>
            <w:tcBorders>
              <w:top w:val="nil"/>
              <w:left w:val="nil"/>
              <w:bottom w:val="nil"/>
              <w:right w:val="nil"/>
            </w:tcBorders>
            <w:shd w:val="clear" w:color="auto" w:fill="auto"/>
            <w:noWrap/>
            <w:vAlign w:val="center"/>
            <w:hideMark/>
          </w:tcPr>
          <w:p w14:paraId="0435B3B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–118.33</w:t>
            </w:r>
          </w:p>
        </w:tc>
        <w:tc>
          <w:tcPr>
            <w:tcW w:w="1586" w:type="dxa"/>
            <w:gridSpan w:val="2"/>
            <w:tcBorders>
              <w:top w:val="nil"/>
              <w:left w:val="nil"/>
              <w:bottom w:val="nil"/>
              <w:right w:val="nil"/>
            </w:tcBorders>
            <w:shd w:val="clear" w:color="auto" w:fill="auto"/>
            <w:noWrap/>
            <w:vAlign w:val="center"/>
            <w:hideMark/>
          </w:tcPr>
          <w:p w14:paraId="0435B3B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722970</w:t>
            </w:r>
          </w:p>
        </w:tc>
        <w:tc>
          <w:tcPr>
            <w:tcW w:w="841" w:type="dxa"/>
            <w:gridSpan w:val="2"/>
            <w:tcBorders>
              <w:top w:val="nil"/>
              <w:left w:val="nil"/>
              <w:bottom w:val="nil"/>
              <w:right w:val="nil"/>
            </w:tcBorders>
            <w:shd w:val="clear" w:color="auto" w:fill="auto"/>
            <w:noWrap/>
            <w:vAlign w:val="center"/>
            <w:hideMark/>
          </w:tcPr>
          <w:p w14:paraId="0435B3B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B5"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B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B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–118.17</w:t>
            </w:r>
          </w:p>
        </w:tc>
        <w:tc>
          <w:tcPr>
            <w:tcW w:w="1586" w:type="dxa"/>
            <w:gridSpan w:val="2"/>
            <w:tcBorders>
              <w:top w:val="nil"/>
              <w:left w:val="nil"/>
              <w:bottom w:val="nil"/>
              <w:right w:val="nil"/>
            </w:tcBorders>
            <w:shd w:val="clear" w:color="auto" w:fill="auto"/>
            <w:noWrap/>
            <w:vAlign w:val="center"/>
            <w:hideMark/>
          </w:tcPr>
          <w:p w14:paraId="0435B3B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722976</w:t>
            </w:r>
          </w:p>
        </w:tc>
        <w:tc>
          <w:tcPr>
            <w:tcW w:w="841" w:type="dxa"/>
            <w:gridSpan w:val="2"/>
            <w:tcBorders>
              <w:top w:val="nil"/>
              <w:left w:val="nil"/>
              <w:bottom w:val="nil"/>
              <w:right w:val="nil"/>
            </w:tcBorders>
            <w:shd w:val="clear" w:color="auto" w:fill="auto"/>
            <w:noWrap/>
            <w:vAlign w:val="center"/>
            <w:hideMark/>
          </w:tcPr>
          <w:p w14:paraId="0435B3B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0.34</w:t>
            </w:r>
          </w:p>
        </w:tc>
        <w:tc>
          <w:tcPr>
            <w:tcW w:w="4545" w:type="dxa"/>
            <w:tcBorders>
              <w:top w:val="nil"/>
              <w:left w:val="nil"/>
              <w:bottom w:val="nil"/>
              <w:right w:val="nil"/>
            </w:tcBorders>
            <w:shd w:val="clear" w:color="auto" w:fill="auto"/>
            <w:noWrap/>
            <w:vAlign w:val="bottom"/>
            <w:hideMark/>
          </w:tcPr>
          <w:p w14:paraId="0435B3BC"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344" w:type="dxa"/>
            <w:gridSpan w:val="2"/>
            <w:tcBorders>
              <w:top w:val="nil"/>
              <w:left w:val="nil"/>
              <w:bottom w:val="nil"/>
              <w:right w:val="nil"/>
            </w:tcBorders>
            <w:shd w:val="clear" w:color="auto" w:fill="auto"/>
            <w:noWrap/>
            <w:vAlign w:val="center"/>
            <w:hideMark/>
          </w:tcPr>
          <w:p w14:paraId="0435B3B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33.87</w:t>
            </w:r>
          </w:p>
        </w:tc>
        <w:tc>
          <w:tcPr>
            <w:tcW w:w="1316" w:type="dxa"/>
            <w:gridSpan w:val="2"/>
            <w:tcBorders>
              <w:top w:val="nil"/>
              <w:left w:val="nil"/>
              <w:bottom w:val="nil"/>
              <w:right w:val="nil"/>
            </w:tcBorders>
            <w:shd w:val="clear" w:color="auto" w:fill="auto"/>
            <w:noWrap/>
            <w:vAlign w:val="center"/>
            <w:hideMark/>
          </w:tcPr>
          <w:p w14:paraId="0435B3B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–117.98</w:t>
            </w:r>
          </w:p>
        </w:tc>
        <w:tc>
          <w:tcPr>
            <w:tcW w:w="1586" w:type="dxa"/>
            <w:gridSpan w:val="2"/>
            <w:tcBorders>
              <w:top w:val="nil"/>
              <w:left w:val="nil"/>
              <w:bottom w:val="nil"/>
              <w:right w:val="nil"/>
            </w:tcBorders>
            <w:shd w:val="clear" w:color="auto" w:fill="auto"/>
            <w:noWrap/>
            <w:vAlign w:val="center"/>
            <w:hideMark/>
          </w:tcPr>
          <w:p w14:paraId="0435B3B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C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722977</w:t>
            </w:r>
          </w:p>
        </w:tc>
        <w:tc>
          <w:tcPr>
            <w:tcW w:w="841" w:type="dxa"/>
            <w:gridSpan w:val="2"/>
            <w:tcBorders>
              <w:top w:val="nil"/>
              <w:left w:val="nil"/>
              <w:bottom w:val="nil"/>
              <w:right w:val="nil"/>
            </w:tcBorders>
            <w:shd w:val="clear" w:color="auto" w:fill="auto"/>
            <w:noWrap/>
            <w:vAlign w:val="center"/>
            <w:hideMark/>
          </w:tcPr>
          <w:p w14:paraId="0435B3C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0.36</w:t>
            </w:r>
          </w:p>
        </w:tc>
        <w:tc>
          <w:tcPr>
            <w:tcW w:w="4545" w:type="dxa"/>
            <w:tcBorders>
              <w:top w:val="nil"/>
              <w:left w:val="nil"/>
              <w:bottom w:val="nil"/>
              <w:right w:val="nil"/>
            </w:tcBorders>
            <w:shd w:val="clear" w:color="auto" w:fill="auto"/>
            <w:noWrap/>
            <w:vAlign w:val="bottom"/>
            <w:hideMark/>
          </w:tcPr>
          <w:p w14:paraId="0435B3C3"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344" w:type="dxa"/>
            <w:gridSpan w:val="2"/>
            <w:tcBorders>
              <w:top w:val="nil"/>
              <w:left w:val="nil"/>
              <w:bottom w:val="nil"/>
              <w:right w:val="nil"/>
            </w:tcBorders>
            <w:shd w:val="clear" w:color="auto" w:fill="auto"/>
            <w:noWrap/>
            <w:vAlign w:val="center"/>
            <w:hideMark/>
          </w:tcPr>
          <w:p w14:paraId="0435B3C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33.68</w:t>
            </w:r>
          </w:p>
        </w:tc>
        <w:tc>
          <w:tcPr>
            <w:tcW w:w="1316" w:type="dxa"/>
            <w:gridSpan w:val="2"/>
            <w:tcBorders>
              <w:top w:val="nil"/>
              <w:left w:val="nil"/>
              <w:bottom w:val="nil"/>
              <w:right w:val="nil"/>
            </w:tcBorders>
            <w:shd w:val="clear" w:color="auto" w:fill="auto"/>
            <w:noWrap/>
            <w:vAlign w:val="center"/>
            <w:hideMark/>
          </w:tcPr>
          <w:p w14:paraId="0435B3C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hideMark/>
          </w:tcPr>
          <w:p w14:paraId="0435B3C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E"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723805</w:t>
            </w:r>
          </w:p>
        </w:tc>
        <w:tc>
          <w:tcPr>
            <w:tcW w:w="841" w:type="dxa"/>
            <w:gridSpan w:val="2"/>
            <w:tcBorders>
              <w:top w:val="nil"/>
              <w:left w:val="nil"/>
              <w:bottom w:val="nil"/>
              <w:right w:val="nil"/>
            </w:tcBorders>
            <w:shd w:val="clear" w:color="auto" w:fill="auto"/>
            <w:noWrap/>
            <w:vAlign w:val="center"/>
          </w:tcPr>
          <w:p w14:paraId="0435B3C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tcPr>
          <w:p w14:paraId="0435B3CA"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344" w:type="dxa"/>
            <w:gridSpan w:val="2"/>
            <w:tcBorders>
              <w:top w:val="nil"/>
              <w:left w:val="nil"/>
              <w:bottom w:val="nil"/>
              <w:right w:val="nil"/>
            </w:tcBorders>
            <w:shd w:val="clear" w:color="auto" w:fill="auto"/>
            <w:noWrap/>
            <w:vAlign w:val="center"/>
          </w:tcPr>
          <w:p w14:paraId="0435B3C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34.77</w:t>
            </w:r>
          </w:p>
        </w:tc>
        <w:tc>
          <w:tcPr>
            <w:tcW w:w="1316" w:type="dxa"/>
            <w:gridSpan w:val="2"/>
            <w:tcBorders>
              <w:top w:val="nil"/>
              <w:left w:val="nil"/>
              <w:bottom w:val="nil"/>
              <w:right w:val="nil"/>
            </w:tcBorders>
            <w:shd w:val="clear" w:color="auto" w:fill="auto"/>
            <w:noWrap/>
            <w:vAlign w:val="center"/>
          </w:tcPr>
          <w:p w14:paraId="0435B3C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–114.62</w:t>
            </w:r>
          </w:p>
        </w:tc>
        <w:tc>
          <w:tcPr>
            <w:tcW w:w="1586" w:type="dxa"/>
            <w:gridSpan w:val="2"/>
            <w:tcBorders>
              <w:top w:val="nil"/>
              <w:left w:val="nil"/>
              <w:bottom w:val="nil"/>
              <w:right w:val="nil"/>
            </w:tcBorders>
            <w:shd w:val="clear" w:color="auto" w:fill="auto"/>
            <w:noWrap/>
            <w:vAlign w:val="center"/>
          </w:tcPr>
          <w:p w14:paraId="0435B3C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5"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723810</w:t>
            </w:r>
          </w:p>
        </w:tc>
        <w:tc>
          <w:tcPr>
            <w:tcW w:w="841" w:type="dxa"/>
            <w:gridSpan w:val="2"/>
            <w:tcBorders>
              <w:top w:val="nil"/>
              <w:left w:val="nil"/>
              <w:bottom w:val="nil"/>
              <w:right w:val="nil"/>
            </w:tcBorders>
            <w:shd w:val="clear" w:color="auto" w:fill="auto"/>
            <w:noWrap/>
            <w:vAlign w:val="center"/>
          </w:tcPr>
          <w:p w14:paraId="0435B3D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0.59</w:t>
            </w:r>
          </w:p>
        </w:tc>
        <w:tc>
          <w:tcPr>
            <w:tcW w:w="4545" w:type="dxa"/>
            <w:tcBorders>
              <w:top w:val="nil"/>
              <w:left w:val="nil"/>
              <w:bottom w:val="nil"/>
              <w:right w:val="nil"/>
            </w:tcBorders>
            <w:shd w:val="clear" w:color="auto" w:fill="auto"/>
            <w:noWrap/>
            <w:vAlign w:val="bottom"/>
          </w:tcPr>
          <w:p w14:paraId="0435B3D1"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344" w:type="dxa"/>
            <w:gridSpan w:val="2"/>
            <w:tcBorders>
              <w:top w:val="nil"/>
              <w:left w:val="nil"/>
              <w:bottom w:val="nil"/>
              <w:right w:val="nil"/>
            </w:tcBorders>
            <w:shd w:val="clear" w:color="auto" w:fill="auto"/>
            <w:noWrap/>
            <w:vAlign w:val="center"/>
          </w:tcPr>
          <w:p w14:paraId="0435B3D2" w14:textId="1DB97B10" w:rsidR="00AA3A32" w:rsidRDefault="001B1FE6" w:rsidP="00AA3A32">
            <w:pPr>
              <w:rPr>
                <w:rFonts w:ascii="Calibri" w:hAnsi="Calibri"/>
                <w:color w:val="000000"/>
                <w:sz w:val="18"/>
                <w:szCs w:val="18"/>
              </w:rPr>
            </w:pPr>
            <w:r w:rsidRPr="002A4574">
              <w:rPr>
                <w:rFonts w:ascii="Calibri" w:hAnsi="Calibri"/>
                <w:color w:val="000000"/>
                <w:sz w:val="18"/>
                <w:szCs w:val="18"/>
              </w:rPr>
              <w:t>34.9</w:t>
            </w:r>
            <w:r w:rsidR="00C41A5D">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tcPr>
          <w:p w14:paraId="0435B3D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tcPr>
          <w:p w14:paraId="0435B3D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C"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723815</w:t>
            </w:r>
          </w:p>
        </w:tc>
        <w:tc>
          <w:tcPr>
            <w:tcW w:w="841" w:type="dxa"/>
            <w:gridSpan w:val="2"/>
            <w:tcBorders>
              <w:top w:val="nil"/>
              <w:left w:val="nil"/>
              <w:bottom w:val="nil"/>
              <w:right w:val="nil"/>
            </w:tcBorders>
            <w:shd w:val="clear" w:color="auto" w:fill="auto"/>
            <w:noWrap/>
            <w:vAlign w:val="center"/>
          </w:tcPr>
          <w:p w14:paraId="0435B3D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0.58</w:t>
            </w:r>
          </w:p>
        </w:tc>
        <w:tc>
          <w:tcPr>
            <w:tcW w:w="4545" w:type="dxa"/>
            <w:tcBorders>
              <w:top w:val="nil"/>
              <w:left w:val="nil"/>
              <w:bottom w:val="nil"/>
              <w:right w:val="nil"/>
            </w:tcBorders>
            <w:shd w:val="clear" w:color="auto" w:fill="auto"/>
            <w:noWrap/>
            <w:vAlign w:val="bottom"/>
          </w:tcPr>
          <w:p w14:paraId="0435B3D8"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344" w:type="dxa"/>
            <w:gridSpan w:val="2"/>
            <w:tcBorders>
              <w:top w:val="nil"/>
              <w:left w:val="nil"/>
              <w:bottom w:val="nil"/>
              <w:right w:val="nil"/>
            </w:tcBorders>
            <w:shd w:val="clear" w:color="auto" w:fill="auto"/>
            <w:noWrap/>
            <w:vAlign w:val="center"/>
          </w:tcPr>
          <w:p w14:paraId="0435B3D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34.85</w:t>
            </w:r>
          </w:p>
        </w:tc>
        <w:tc>
          <w:tcPr>
            <w:tcW w:w="1316" w:type="dxa"/>
            <w:gridSpan w:val="2"/>
            <w:tcBorders>
              <w:top w:val="nil"/>
              <w:left w:val="nil"/>
              <w:bottom w:val="nil"/>
              <w:right w:val="nil"/>
            </w:tcBorders>
            <w:shd w:val="clear" w:color="auto" w:fill="auto"/>
            <w:noWrap/>
            <w:vAlign w:val="center"/>
          </w:tcPr>
          <w:p w14:paraId="0435B3D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–116.80</w:t>
            </w:r>
          </w:p>
        </w:tc>
        <w:tc>
          <w:tcPr>
            <w:tcW w:w="1586" w:type="dxa"/>
            <w:gridSpan w:val="2"/>
            <w:tcBorders>
              <w:top w:val="nil"/>
              <w:left w:val="nil"/>
              <w:bottom w:val="nil"/>
              <w:right w:val="nil"/>
            </w:tcBorders>
            <w:shd w:val="clear" w:color="auto" w:fill="auto"/>
            <w:noWrap/>
            <w:vAlign w:val="center"/>
          </w:tcPr>
          <w:p w14:paraId="0435B3D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3"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723816</w:t>
            </w:r>
          </w:p>
        </w:tc>
        <w:tc>
          <w:tcPr>
            <w:tcW w:w="841" w:type="dxa"/>
            <w:gridSpan w:val="2"/>
            <w:tcBorders>
              <w:top w:val="nil"/>
              <w:left w:val="nil"/>
              <w:bottom w:val="nil"/>
              <w:right w:val="nil"/>
            </w:tcBorders>
            <w:shd w:val="clear" w:color="auto" w:fill="auto"/>
            <w:noWrap/>
            <w:vAlign w:val="center"/>
          </w:tcPr>
          <w:p w14:paraId="0435B3D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0.62</w:t>
            </w:r>
          </w:p>
        </w:tc>
        <w:tc>
          <w:tcPr>
            <w:tcW w:w="4545" w:type="dxa"/>
            <w:tcBorders>
              <w:top w:val="nil"/>
              <w:left w:val="nil"/>
              <w:bottom w:val="nil"/>
              <w:right w:val="nil"/>
            </w:tcBorders>
            <w:shd w:val="clear" w:color="auto" w:fill="auto"/>
            <w:noWrap/>
            <w:vAlign w:val="bottom"/>
          </w:tcPr>
          <w:p w14:paraId="0435B3DF"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344" w:type="dxa"/>
            <w:gridSpan w:val="2"/>
            <w:tcBorders>
              <w:top w:val="nil"/>
              <w:left w:val="nil"/>
              <w:bottom w:val="nil"/>
              <w:right w:val="nil"/>
            </w:tcBorders>
            <w:shd w:val="clear" w:color="auto" w:fill="auto"/>
            <w:noWrap/>
            <w:vAlign w:val="center"/>
          </w:tcPr>
          <w:p w14:paraId="0435B3E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34.73</w:t>
            </w:r>
          </w:p>
        </w:tc>
        <w:tc>
          <w:tcPr>
            <w:tcW w:w="1316" w:type="dxa"/>
            <w:gridSpan w:val="2"/>
            <w:tcBorders>
              <w:top w:val="nil"/>
              <w:left w:val="nil"/>
              <w:bottom w:val="nil"/>
              <w:right w:val="nil"/>
            </w:tcBorders>
            <w:shd w:val="clear" w:color="auto" w:fill="auto"/>
            <w:noWrap/>
            <w:vAlign w:val="center"/>
          </w:tcPr>
          <w:p w14:paraId="0435B3E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–118.22</w:t>
            </w:r>
          </w:p>
        </w:tc>
        <w:tc>
          <w:tcPr>
            <w:tcW w:w="1586" w:type="dxa"/>
            <w:gridSpan w:val="2"/>
            <w:tcBorders>
              <w:top w:val="nil"/>
              <w:left w:val="nil"/>
              <w:bottom w:val="nil"/>
              <w:right w:val="nil"/>
            </w:tcBorders>
            <w:shd w:val="clear" w:color="auto" w:fill="auto"/>
            <w:noWrap/>
            <w:vAlign w:val="center"/>
          </w:tcPr>
          <w:p w14:paraId="0435B3E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A"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723820</w:t>
            </w:r>
          </w:p>
        </w:tc>
        <w:tc>
          <w:tcPr>
            <w:tcW w:w="841" w:type="dxa"/>
            <w:gridSpan w:val="2"/>
            <w:tcBorders>
              <w:top w:val="nil"/>
              <w:left w:val="nil"/>
              <w:bottom w:val="nil"/>
              <w:right w:val="nil"/>
            </w:tcBorders>
            <w:shd w:val="clear" w:color="auto" w:fill="auto"/>
            <w:noWrap/>
            <w:vAlign w:val="center"/>
          </w:tcPr>
          <w:p w14:paraId="0435B3E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0.57</w:t>
            </w:r>
          </w:p>
        </w:tc>
        <w:tc>
          <w:tcPr>
            <w:tcW w:w="4545" w:type="dxa"/>
            <w:tcBorders>
              <w:top w:val="nil"/>
              <w:left w:val="nil"/>
              <w:bottom w:val="nil"/>
              <w:right w:val="nil"/>
            </w:tcBorders>
            <w:shd w:val="clear" w:color="auto" w:fill="auto"/>
            <w:noWrap/>
            <w:vAlign w:val="bottom"/>
          </w:tcPr>
          <w:p w14:paraId="0435B3E6"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344" w:type="dxa"/>
            <w:gridSpan w:val="2"/>
            <w:tcBorders>
              <w:top w:val="nil"/>
              <w:left w:val="nil"/>
              <w:bottom w:val="nil"/>
              <w:right w:val="nil"/>
            </w:tcBorders>
            <w:shd w:val="clear" w:color="auto" w:fill="auto"/>
            <w:noWrap/>
            <w:vAlign w:val="center"/>
          </w:tcPr>
          <w:p w14:paraId="0435B3E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34.63</w:t>
            </w:r>
          </w:p>
        </w:tc>
        <w:tc>
          <w:tcPr>
            <w:tcW w:w="1316" w:type="dxa"/>
            <w:gridSpan w:val="2"/>
            <w:tcBorders>
              <w:top w:val="nil"/>
              <w:left w:val="nil"/>
              <w:bottom w:val="nil"/>
              <w:right w:val="nil"/>
            </w:tcBorders>
            <w:shd w:val="clear" w:color="auto" w:fill="auto"/>
            <w:noWrap/>
            <w:vAlign w:val="center"/>
          </w:tcPr>
          <w:p w14:paraId="0435B3E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–118.08</w:t>
            </w:r>
          </w:p>
        </w:tc>
        <w:tc>
          <w:tcPr>
            <w:tcW w:w="1586" w:type="dxa"/>
            <w:gridSpan w:val="2"/>
            <w:tcBorders>
              <w:top w:val="nil"/>
              <w:left w:val="nil"/>
              <w:bottom w:val="nil"/>
              <w:right w:val="nil"/>
            </w:tcBorders>
            <w:shd w:val="clear" w:color="auto" w:fill="auto"/>
            <w:noWrap/>
            <w:vAlign w:val="center"/>
          </w:tcPr>
          <w:p w14:paraId="0435B3E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1"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723830</w:t>
            </w:r>
          </w:p>
        </w:tc>
        <w:tc>
          <w:tcPr>
            <w:tcW w:w="841" w:type="dxa"/>
            <w:gridSpan w:val="2"/>
            <w:tcBorders>
              <w:top w:val="nil"/>
              <w:left w:val="nil"/>
              <w:bottom w:val="nil"/>
              <w:right w:val="nil"/>
            </w:tcBorders>
            <w:shd w:val="clear" w:color="auto" w:fill="auto"/>
            <w:noWrap/>
            <w:vAlign w:val="center"/>
          </w:tcPr>
          <w:p w14:paraId="0435B3E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0.68</w:t>
            </w:r>
          </w:p>
        </w:tc>
        <w:tc>
          <w:tcPr>
            <w:tcW w:w="4545" w:type="dxa"/>
            <w:tcBorders>
              <w:top w:val="nil"/>
              <w:left w:val="nil"/>
              <w:bottom w:val="nil"/>
              <w:right w:val="nil"/>
            </w:tcBorders>
            <w:shd w:val="clear" w:color="auto" w:fill="auto"/>
            <w:noWrap/>
            <w:vAlign w:val="bottom"/>
          </w:tcPr>
          <w:p w14:paraId="0435B3E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344" w:type="dxa"/>
            <w:gridSpan w:val="2"/>
            <w:tcBorders>
              <w:top w:val="nil"/>
              <w:left w:val="nil"/>
              <w:bottom w:val="nil"/>
              <w:right w:val="nil"/>
            </w:tcBorders>
            <w:shd w:val="clear" w:color="auto" w:fill="auto"/>
            <w:noWrap/>
            <w:vAlign w:val="center"/>
          </w:tcPr>
          <w:p w14:paraId="0435B3E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34.75</w:t>
            </w:r>
          </w:p>
        </w:tc>
        <w:tc>
          <w:tcPr>
            <w:tcW w:w="1316" w:type="dxa"/>
            <w:gridSpan w:val="2"/>
            <w:tcBorders>
              <w:top w:val="nil"/>
              <w:left w:val="nil"/>
              <w:bottom w:val="nil"/>
              <w:right w:val="nil"/>
            </w:tcBorders>
            <w:shd w:val="clear" w:color="auto" w:fill="auto"/>
            <w:noWrap/>
            <w:vAlign w:val="center"/>
          </w:tcPr>
          <w:p w14:paraId="0435B3E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–118.72</w:t>
            </w:r>
          </w:p>
        </w:tc>
        <w:tc>
          <w:tcPr>
            <w:tcW w:w="1586" w:type="dxa"/>
            <w:gridSpan w:val="2"/>
            <w:tcBorders>
              <w:top w:val="nil"/>
              <w:left w:val="nil"/>
              <w:bottom w:val="nil"/>
              <w:right w:val="nil"/>
            </w:tcBorders>
            <w:shd w:val="clear" w:color="auto" w:fill="auto"/>
            <w:noWrap/>
            <w:vAlign w:val="center"/>
          </w:tcPr>
          <w:p w14:paraId="0435B3F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8"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723840</w:t>
            </w:r>
          </w:p>
        </w:tc>
        <w:tc>
          <w:tcPr>
            <w:tcW w:w="841" w:type="dxa"/>
            <w:gridSpan w:val="2"/>
            <w:tcBorders>
              <w:top w:val="nil"/>
              <w:left w:val="nil"/>
              <w:bottom w:val="nil"/>
              <w:right w:val="nil"/>
            </w:tcBorders>
            <w:shd w:val="clear" w:color="auto" w:fill="auto"/>
            <w:noWrap/>
            <w:vAlign w:val="center"/>
          </w:tcPr>
          <w:p w14:paraId="0435B3F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3F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344" w:type="dxa"/>
            <w:gridSpan w:val="2"/>
            <w:tcBorders>
              <w:top w:val="nil"/>
              <w:left w:val="nil"/>
              <w:bottom w:val="nil"/>
              <w:right w:val="nil"/>
            </w:tcBorders>
            <w:shd w:val="clear" w:color="auto" w:fill="auto"/>
            <w:noWrap/>
            <w:vAlign w:val="center"/>
          </w:tcPr>
          <w:p w14:paraId="0435B3F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35.43</w:t>
            </w:r>
          </w:p>
        </w:tc>
        <w:tc>
          <w:tcPr>
            <w:tcW w:w="1316" w:type="dxa"/>
            <w:gridSpan w:val="2"/>
            <w:tcBorders>
              <w:top w:val="nil"/>
              <w:left w:val="nil"/>
              <w:bottom w:val="nil"/>
              <w:right w:val="nil"/>
            </w:tcBorders>
            <w:shd w:val="clear" w:color="auto" w:fill="auto"/>
            <w:noWrap/>
            <w:vAlign w:val="center"/>
          </w:tcPr>
          <w:p w14:paraId="0435B3F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–119.05</w:t>
            </w:r>
          </w:p>
        </w:tc>
        <w:tc>
          <w:tcPr>
            <w:tcW w:w="1586" w:type="dxa"/>
            <w:gridSpan w:val="2"/>
            <w:tcBorders>
              <w:top w:val="nil"/>
              <w:left w:val="nil"/>
              <w:bottom w:val="nil"/>
              <w:right w:val="nil"/>
            </w:tcBorders>
            <w:shd w:val="clear" w:color="auto" w:fill="auto"/>
            <w:noWrap/>
            <w:vAlign w:val="center"/>
          </w:tcPr>
          <w:p w14:paraId="0435B3F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F"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723890</w:t>
            </w:r>
          </w:p>
        </w:tc>
        <w:tc>
          <w:tcPr>
            <w:tcW w:w="841" w:type="dxa"/>
            <w:gridSpan w:val="2"/>
            <w:tcBorders>
              <w:top w:val="nil"/>
              <w:left w:val="nil"/>
              <w:bottom w:val="nil"/>
              <w:right w:val="nil"/>
            </w:tcBorders>
            <w:shd w:val="clear" w:color="auto" w:fill="auto"/>
            <w:noWrap/>
            <w:vAlign w:val="center"/>
          </w:tcPr>
          <w:p w14:paraId="0435B3F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3F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344" w:type="dxa"/>
            <w:gridSpan w:val="2"/>
            <w:tcBorders>
              <w:top w:val="nil"/>
              <w:left w:val="nil"/>
              <w:bottom w:val="nil"/>
              <w:right w:val="nil"/>
            </w:tcBorders>
            <w:shd w:val="clear" w:color="auto" w:fill="auto"/>
            <w:noWrap/>
            <w:vAlign w:val="center"/>
          </w:tcPr>
          <w:p w14:paraId="0435B3F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36.78</w:t>
            </w:r>
          </w:p>
        </w:tc>
        <w:tc>
          <w:tcPr>
            <w:tcW w:w="1316" w:type="dxa"/>
            <w:gridSpan w:val="2"/>
            <w:tcBorders>
              <w:top w:val="nil"/>
              <w:left w:val="nil"/>
              <w:bottom w:val="nil"/>
              <w:right w:val="nil"/>
            </w:tcBorders>
            <w:shd w:val="clear" w:color="auto" w:fill="auto"/>
            <w:noWrap/>
            <w:vAlign w:val="center"/>
          </w:tcPr>
          <w:p w14:paraId="0435B3F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–119.72</w:t>
            </w:r>
          </w:p>
        </w:tc>
        <w:tc>
          <w:tcPr>
            <w:tcW w:w="1586" w:type="dxa"/>
            <w:gridSpan w:val="2"/>
            <w:tcBorders>
              <w:top w:val="nil"/>
              <w:left w:val="nil"/>
              <w:bottom w:val="nil"/>
              <w:right w:val="nil"/>
            </w:tcBorders>
            <w:shd w:val="clear" w:color="auto" w:fill="auto"/>
            <w:noWrap/>
            <w:vAlign w:val="center"/>
          </w:tcPr>
          <w:p w14:paraId="0435B3F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6"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723895</w:t>
            </w:r>
          </w:p>
        </w:tc>
        <w:tc>
          <w:tcPr>
            <w:tcW w:w="841" w:type="dxa"/>
            <w:gridSpan w:val="2"/>
            <w:tcBorders>
              <w:top w:val="nil"/>
              <w:left w:val="nil"/>
              <w:bottom w:val="nil"/>
              <w:right w:val="nil"/>
            </w:tcBorders>
            <w:shd w:val="clear" w:color="auto" w:fill="auto"/>
            <w:noWrap/>
            <w:vAlign w:val="center"/>
          </w:tcPr>
          <w:p w14:paraId="0435B40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tcPr>
          <w:p w14:paraId="0435B40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344" w:type="dxa"/>
            <w:gridSpan w:val="2"/>
            <w:tcBorders>
              <w:top w:val="nil"/>
              <w:left w:val="nil"/>
              <w:bottom w:val="nil"/>
              <w:right w:val="nil"/>
            </w:tcBorders>
            <w:shd w:val="clear" w:color="auto" w:fill="auto"/>
            <w:noWrap/>
            <w:vAlign w:val="center"/>
          </w:tcPr>
          <w:p w14:paraId="0435B40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36.03</w:t>
            </w:r>
          </w:p>
        </w:tc>
        <w:tc>
          <w:tcPr>
            <w:tcW w:w="1316" w:type="dxa"/>
            <w:gridSpan w:val="2"/>
            <w:tcBorders>
              <w:top w:val="nil"/>
              <w:left w:val="nil"/>
              <w:bottom w:val="nil"/>
              <w:right w:val="nil"/>
            </w:tcBorders>
            <w:shd w:val="clear" w:color="auto" w:fill="auto"/>
            <w:noWrap/>
            <w:vAlign w:val="center"/>
          </w:tcPr>
          <w:p w14:paraId="0435B40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–119.07</w:t>
            </w:r>
          </w:p>
        </w:tc>
        <w:tc>
          <w:tcPr>
            <w:tcW w:w="1586" w:type="dxa"/>
            <w:gridSpan w:val="2"/>
            <w:tcBorders>
              <w:top w:val="nil"/>
              <w:left w:val="nil"/>
              <w:bottom w:val="nil"/>
              <w:right w:val="nil"/>
            </w:tcBorders>
            <w:shd w:val="clear" w:color="auto" w:fill="auto"/>
            <w:noWrap/>
            <w:vAlign w:val="center"/>
          </w:tcPr>
          <w:p w14:paraId="0435B40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D"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723896</w:t>
            </w:r>
          </w:p>
        </w:tc>
        <w:tc>
          <w:tcPr>
            <w:tcW w:w="841" w:type="dxa"/>
            <w:gridSpan w:val="2"/>
            <w:tcBorders>
              <w:top w:val="nil"/>
              <w:left w:val="nil"/>
              <w:bottom w:val="nil"/>
              <w:right w:val="nil"/>
            </w:tcBorders>
            <w:shd w:val="clear" w:color="auto" w:fill="auto"/>
            <w:noWrap/>
            <w:vAlign w:val="center"/>
          </w:tcPr>
          <w:p w14:paraId="0435B40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40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344" w:type="dxa"/>
            <w:gridSpan w:val="2"/>
            <w:tcBorders>
              <w:top w:val="nil"/>
              <w:left w:val="nil"/>
              <w:bottom w:val="nil"/>
              <w:right w:val="nil"/>
            </w:tcBorders>
            <w:shd w:val="clear" w:color="auto" w:fill="auto"/>
            <w:noWrap/>
            <w:vAlign w:val="center"/>
          </w:tcPr>
          <w:p w14:paraId="0435B40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36.32</w:t>
            </w:r>
          </w:p>
        </w:tc>
        <w:tc>
          <w:tcPr>
            <w:tcW w:w="1316" w:type="dxa"/>
            <w:gridSpan w:val="2"/>
            <w:tcBorders>
              <w:top w:val="nil"/>
              <w:left w:val="nil"/>
              <w:bottom w:val="nil"/>
              <w:right w:val="nil"/>
            </w:tcBorders>
            <w:shd w:val="clear" w:color="auto" w:fill="auto"/>
            <w:noWrap/>
            <w:vAlign w:val="center"/>
          </w:tcPr>
          <w:p w14:paraId="0435B40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–119.40</w:t>
            </w:r>
          </w:p>
        </w:tc>
        <w:tc>
          <w:tcPr>
            <w:tcW w:w="1586" w:type="dxa"/>
            <w:gridSpan w:val="2"/>
            <w:tcBorders>
              <w:top w:val="nil"/>
              <w:left w:val="nil"/>
              <w:bottom w:val="nil"/>
              <w:right w:val="nil"/>
            </w:tcBorders>
            <w:shd w:val="clear" w:color="auto" w:fill="auto"/>
            <w:noWrap/>
            <w:vAlign w:val="center"/>
          </w:tcPr>
          <w:p w14:paraId="0435B40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14"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723910</w:t>
            </w:r>
          </w:p>
        </w:tc>
        <w:tc>
          <w:tcPr>
            <w:tcW w:w="841" w:type="dxa"/>
            <w:gridSpan w:val="2"/>
            <w:tcBorders>
              <w:top w:val="nil"/>
              <w:left w:val="nil"/>
              <w:bottom w:val="nil"/>
              <w:right w:val="nil"/>
            </w:tcBorders>
            <w:shd w:val="clear" w:color="auto" w:fill="auto"/>
            <w:noWrap/>
            <w:vAlign w:val="center"/>
          </w:tcPr>
          <w:p w14:paraId="0435B40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41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Point Mugu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tcPr>
          <w:p w14:paraId="0435B41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34.12</w:t>
            </w:r>
          </w:p>
        </w:tc>
        <w:tc>
          <w:tcPr>
            <w:tcW w:w="1316" w:type="dxa"/>
            <w:gridSpan w:val="2"/>
            <w:tcBorders>
              <w:top w:val="nil"/>
              <w:left w:val="nil"/>
              <w:bottom w:val="nil"/>
              <w:right w:val="nil"/>
            </w:tcBorders>
            <w:shd w:val="clear" w:color="auto" w:fill="auto"/>
            <w:noWrap/>
            <w:vAlign w:val="center"/>
          </w:tcPr>
          <w:p w14:paraId="0435B41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–119.12</w:t>
            </w:r>
          </w:p>
        </w:tc>
        <w:tc>
          <w:tcPr>
            <w:tcW w:w="1586" w:type="dxa"/>
            <w:gridSpan w:val="2"/>
            <w:tcBorders>
              <w:top w:val="nil"/>
              <w:left w:val="nil"/>
              <w:bottom w:val="nil"/>
              <w:right w:val="nil"/>
            </w:tcBorders>
            <w:shd w:val="clear" w:color="auto" w:fill="auto"/>
            <w:noWrap/>
            <w:vAlign w:val="center"/>
          </w:tcPr>
          <w:p w14:paraId="0435B41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46B"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A" w14:textId="6DBFD53F" w:rsidR="00636F83" w:rsidRPr="002A4574" w:rsidRDefault="00636F83" w:rsidP="00724D33">
            <w:pPr>
              <w:jc w:val="center"/>
              <w:rPr>
                <w:rFonts w:ascii="Calibri" w:hAnsi="Calibri"/>
                <w:color w:val="000000"/>
                <w:sz w:val="18"/>
                <w:szCs w:val="18"/>
              </w:rPr>
            </w:pPr>
            <w:r w:rsidRPr="002A4574">
              <w:rPr>
                <w:rFonts w:ascii="Calibri" w:hAnsi="Calibri"/>
                <w:color w:val="000000"/>
                <w:sz w:val="18"/>
                <w:szCs w:val="18"/>
              </w:rPr>
              <w:lastRenderedPageBreak/>
              <w:t xml:space="preserve">NORMATIVE APPENDIX </w:t>
            </w:r>
            <w:r w:rsidR="00724D33">
              <w:rPr>
                <w:rFonts w:ascii="Calibri" w:hAnsi="Calibri"/>
                <w:color w:val="000000"/>
                <w:sz w:val="18"/>
                <w:szCs w:val="18"/>
              </w:rPr>
              <w:t>B</w:t>
            </w:r>
            <w:r w:rsidRPr="002A4574">
              <w:rPr>
                <w:rFonts w:ascii="Calibri" w:hAnsi="Calibri"/>
                <w:color w:val="000000"/>
                <w:sz w:val="18"/>
                <w:szCs w:val="18"/>
              </w:rPr>
              <w:t>:</w:t>
            </w:r>
          </w:p>
        </w:tc>
      </w:tr>
      <w:tr w:rsidR="00636F83" w:rsidRPr="002A4574" w14:paraId="0435B46D"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C"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46F" w14:textId="77777777" w:rsidTr="00E84254">
        <w:trPr>
          <w:trHeight w:val="240"/>
        </w:trPr>
        <w:tc>
          <w:tcPr>
            <w:tcW w:w="10921" w:type="dxa"/>
            <w:gridSpan w:val="11"/>
            <w:tcBorders>
              <w:top w:val="nil"/>
              <w:left w:val="nil"/>
              <w:right w:val="nil"/>
            </w:tcBorders>
            <w:shd w:val="clear" w:color="auto" w:fill="auto"/>
            <w:noWrap/>
            <w:vAlign w:val="bottom"/>
            <w:hideMark/>
          </w:tcPr>
          <w:p w14:paraId="0435B46E"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476" w14:textId="77777777" w:rsidTr="00E84254">
        <w:trPr>
          <w:trHeight w:val="240"/>
        </w:trPr>
        <w:tc>
          <w:tcPr>
            <w:tcW w:w="984" w:type="dxa"/>
            <w:tcBorders>
              <w:top w:val="nil"/>
              <w:left w:val="nil"/>
              <w:bottom w:val="single" w:sz="4" w:space="0" w:color="auto"/>
              <w:right w:val="nil"/>
            </w:tcBorders>
            <w:shd w:val="clear" w:color="auto" w:fill="auto"/>
            <w:noWrap/>
            <w:vAlign w:val="bottom"/>
            <w:hideMark/>
          </w:tcPr>
          <w:p w14:paraId="0435B470"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435B471" w14:textId="77777777" w:rsidR="00636F83" w:rsidRPr="002A4574" w:rsidRDefault="00636F83"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gridSpan w:val="3"/>
            <w:tcBorders>
              <w:top w:val="nil"/>
              <w:left w:val="nil"/>
              <w:bottom w:val="single" w:sz="4" w:space="0" w:color="auto"/>
              <w:right w:val="nil"/>
            </w:tcBorders>
            <w:shd w:val="clear" w:color="auto" w:fill="auto"/>
            <w:noWrap/>
            <w:vAlign w:val="bottom"/>
            <w:hideMark/>
          </w:tcPr>
          <w:p w14:paraId="0435B472"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435B47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435B474"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435B47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9D3D1C" w:rsidRPr="002A4574" w14:paraId="5F2CC7D1" w14:textId="77777777" w:rsidTr="00BA6D7A">
        <w:trPr>
          <w:trHeight w:val="240"/>
        </w:trPr>
        <w:tc>
          <w:tcPr>
            <w:tcW w:w="984" w:type="dxa"/>
            <w:tcBorders>
              <w:top w:val="nil"/>
              <w:left w:val="nil"/>
              <w:bottom w:val="nil"/>
              <w:right w:val="nil"/>
            </w:tcBorders>
            <w:shd w:val="clear" w:color="auto" w:fill="auto"/>
            <w:noWrap/>
            <w:vAlign w:val="center"/>
          </w:tcPr>
          <w:p w14:paraId="21E2FD10" w14:textId="274DF8C4" w:rsidR="009D3D1C" w:rsidRPr="002A4574" w:rsidRDefault="009D3D1C" w:rsidP="009D3D1C">
            <w:pPr>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center"/>
          </w:tcPr>
          <w:p w14:paraId="1C131878" w14:textId="754D3863" w:rsidR="009D3D1C" w:rsidRPr="002A4574" w:rsidRDefault="009D3D1C" w:rsidP="009D3D1C">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tcPr>
          <w:p w14:paraId="239E7C47" w14:textId="2E792F38"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center"/>
          </w:tcPr>
          <w:p w14:paraId="12126A9D" w14:textId="7A15378E" w:rsidR="009D3D1C" w:rsidRPr="002A4574" w:rsidRDefault="009D3D1C" w:rsidP="009D3D1C">
            <w:pPr>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center"/>
          </w:tcPr>
          <w:p w14:paraId="6790D310" w14:textId="1B0135FA" w:rsidR="009D3D1C" w:rsidRPr="002A4574" w:rsidRDefault="009D3D1C" w:rsidP="009D3D1C">
            <w:pPr>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center"/>
          </w:tcPr>
          <w:p w14:paraId="39FDF856" w14:textId="1880872C" w:rsidR="009D3D1C" w:rsidRPr="002A4574"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3A" w14:textId="77777777" w:rsidTr="00BA6D7A">
        <w:trPr>
          <w:trHeight w:val="240"/>
        </w:trPr>
        <w:tc>
          <w:tcPr>
            <w:tcW w:w="984" w:type="dxa"/>
            <w:tcBorders>
              <w:top w:val="nil"/>
              <w:left w:val="nil"/>
              <w:bottom w:val="nil"/>
              <w:right w:val="nil"/>
            </w:tcBorders>
            <w:shd w:val="clear" w:color="auto" w:fill="auto"/>
            <w:noWrap/>
            <w:vAlign w:val="center"/>
            <w:hideMark/>
          </w:tcPr>
          <w:p w14:paraId="0435B534" w14:textId="29E5C6E0" w:rsidR="009D3D1C" w:rsidRDefault="009D3D1C" w:rsidP="009D3D1C">
            <w:pPr>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center"/>
            <w:hideMark/>
          </w:tcPr>
          <w:p w14:paraId="0435B535" w14:textId="1D907103" w:rsidR="009D3D1C" w:rsidRDefault="009D3D1C" w:rsidP="009D3D1C">
            <w:pPr>
              <w:rPr>
                <w:rFonts w:ascii="Calibri" w:hAnsi="Calibri"/>
                <w:color w:val="000000"/>
                <w:sz w:val="18"/>
                <w:szCs w:val="18"/>
              </w:rPr>
            </w:pPr>
            <w:r w:rsidRPr="002A4574">
              <w:rPr>
                <w:rFonts w:ascii="Calibri" w:hAnsi="Calibri"/>
                <w:color w:val="000000"/>
                <w:sz w:val="18"/>
                <w:szCs w:val="18"/>
              </w:rPr>
              <w:t>0.43</w:t>
            </w:r>
          </w:p>
        </w:tc>
        <w:tc>
          <w:tcPr>
            <w:tcW w:w="4955" w:type="dxa"/>
            <w:gridSpan w:val="3"/>
            <w:tcBorders>
              <w:top w:val="nil"/>
              <w:left w:val="nil"/>
              <w:bottom w:val="nil"/>
              <w:right w:val="nil"/>
            </w:tcBorders>
            <w:shd w:val="clear" w:color="auto" w:fill="auto"/>
            <w:noWrap/>
            <w:vAlign w:val="bottom"/>
            <w:hideMark/>
          </w:tcPr>
          <w:p w14:paraId="0435B536" w14:textId="10315C00"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center"/>
            <w:hideMark/>
          </w:tcPr>
          <w:p w14:paraId="0435B537" w14:textId="1D0C9C38" w:rsidR="009D3D1C" w:rsidRDefault="009D3D1C" w:rsidP="009D3D1C">
            <w:pPr>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center"/>
            <w:hideMark/>
          </w:tcPr>
          <w:p w14:paraId="0435B538" w14:textId="174C0A34" w:rsidR="009D3D1C" w:rsidRDefault="009D3D1C" w:rsidP="009D3D1C">
            <w:pPr>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center"/>
            <w:hideMark/>
          </w:tcPr>
          <w:p w14:paraId="0435B539" w14:textId="60CF4263"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1" w14:textId="77777777" w:rsidTr="00BA6D7A">
        <w:trPr>
          <w:trHeight w:val="240"/>
        </w:trPr>
        <w:tc>
          <w:tcPr>
            <w:tcW w:w="984" w:type="dxa"/>
            <w:tcBorders>
              <w:top w:val="nil"/>
              <w:left w:val="nil"/>
              <w:bottom w:val="nil"/>
              <w:right w:val="nil"/>
            </w:tcBorders>
            <w:shd w:val="clear" w:color="auto" w:fill="auto"/>
            <w:noWrap/>
            <w:vAlign w:val="center"/>
            <w:hideMark/>
          </w:tcPr>
          <w:p w14:paraId="0435B53B" w14:textId="576675F3" w:rsidR="009D3D1C" w:rsidRDefault="009D3D1C" w:rsidP="009D3D1C">
            <w:pPr>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center"/>
            <w:hideMark/>
          </w:tcPr>
          <w:p w14:paraId="0435B53C" w14:textId="5F59EE19"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3D" w14:textId="3C7235E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center"/>
            <w:hideMark/>
          </w:tcPr>
          <w:p w14:paraId="0435B53E" w14:textId="443E91BA" w:rsidR="009D3D1C" w:rsidRDefault="009D3D1C" w:rsidP="009D3D1C">
            <w:pPr>
              <w:rPr>
                <w:rFonts w:ascii="Calibri" w:hAnsi="Calibri"/>
                <w:color w:val="000000"/>
                <w:sz w:val="18"/>
                <w:szCs w:val="18"/>
              </w:rPr>
            </w:pPr>
            <w:r w:rsidRPr="002A4574">
              <w:rPr>
                <w:rFonts w:ascii="Calibri" w:hAnsi="Calibri"/>
                <w:color w:val="000000"/>
                <w:sz w:val="18"/>
                <w:szCs w:val="18"/>
              </w:rPr>
              <w:t>34.2</w:t>
            </w:r>
            <w:r w:rsidR="00724D33">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3F" w14:textId="6F867242" w:rsidR="009D3D1C" w:rsidRDefault="009D3D1C" w:rsidP="009D3D1C">
            <w:pPr>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center"/>
            <w:hideMark/>
          </w:tcPr>
          <w:p w14:paraId="0435B540" w14:textId="3935499D"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8" w14:textId="77777777" w:rsidTr="00BA6D7A">
        <w:trPr>
          <w:trHeight w:val="240"/>
        </w:trPr>
        <w:tc>
          <w:tcPr>
            <w:tcW w:w="984" w:type="dxa"/>
            <w:tcBorders>
              <w:top w:val="nil"/>
              <w:left w:val="nil"/>
              <w:bottom w:val="nil"/>
              <w:right w:val="nil"/>
            </w:tcBorders>
            <w:shd w:val="clear" w:color="auto" w:fill="auto"/>
            <w:noWrap/>
            <w:vAlign w:val="center"/>
            <w:hideMark/>
          </w:tcPr>
          <w:p w14:paraId="0435B542" w14:textId="154400DA" w:rsidR="009D3D1C" w:rsidRDefault="009D3D1C" w:rsidP="009D3D1C">
            <w:pPr>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center"/>
            <w:hideMark/>
          </w:tcPr>
          <w:p w14:paraId="0435B543" w14:textId="208EB4E7" w:rsidR="009D3D1C" w:rsidRDefault="009D3D1C" w:rsidP="009D3D1C">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44" w14:textId="3C69458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5" w14:textId="6B289998" w:rsidR="009D3D1C" w:rsidRDefault="009D3D1C" w:rsidP="009D3D1C">
            <w:pPr>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center"/>
            <w:hideMark/>
          </w:tcPr>
          <w:p w14:paraId="0435B546" w14:textId="0792C2F8" w:rsidR="009D3D1C" w:rsidRDefault="009D3D1C" w:rsidP="009D3D1C">
            <w:pPr>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center"/>
            <w:hideMark/>
          </w:tcPr>
          <w:p w14:paraId="0435B547" w14:textId="6EFD9121"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F" w14:textId="77777777" w:rsidTr="00BA6D7A">
        <w:trPr>
          <w:trHeight w:val="240"/>
        </w:trPr>
        <w:tc>
          <w:tcPr>
            <w:tcW w:w="984" w:type="dxa"/>
            <w:tcBorders>
              <w:top w:val="nil"/>
              <w:left w:val="nil"/>
              <w:bottom w:val="nil"/>
              <w:right w:val="nil"/>
            </w:tcBorders>
            <w:shd w:val="clear" w:color="auto" w:fill="auto"/>
            <w:noWrap/>
            <w:vAlign w:val="center"/>
            <w:hideMark/>
          </w:tcPr>
          <w:p w14:paraId="0435B549" w14:textId="1E563E6A" w:rsidR="009D3D1C" w:rsidRDefault="009D3D1C" w:rsidP="009D3D1C">
            <w:pPr>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center"/>
            <w:hideMark/>
          </w:tcPr>
          <w:p w14:paraId="0435B54A" w14:textId="7642D545" w:rsidR="009D3D1C" w:rsidRDefault="009D3D1C" w:rsidP="009D3D1C">
            <w:pPr>
              <w:rPr>
                <w:rFonts w:ascii="Calibri" w:hAnsi="Calibri"/>
                <w:color w:val="000000"/>
                <w:sz w:val="18"/>
                <w:szCs w:val="18"/>
              </w:rPr>
            </w:pPr>
            <w:r w:rsidRPr="002A4574">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hideMark/>
          </w:tcPr>
          <w:p w14:paraId="0435B54B" w14:textId="0630411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C" w14:textId="3BA2664E" w:rsidR="009D3D1C" w:rsidRDefault="009D3D1C" w:rsidP="009D3D1C">
            <w:pPr>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center"/>
            <w:hideMark/>
          </w:tcPr>
          <w:p w14:paraId="0435B54D" w14:textId="67ABDAA4" w:rsidR="009D3D1C" w:rsidRDefault="009D3D1C" w:rsidP="009D3D1C">
            <w:pPr>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center"/>
            <w:hideMark/>
          </w:tcPr>
          <w:p w14:paraId="0435B54E" w14:textId="74643F4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56" w14:textId="77777777" w:rsidTr="00BA6D7A">
        <w:trPr>
          <w:trHeight w:val="240"/>
        </w:trPr>
        <w:tc>
          <w:tcPr>
            <w:tcW w:w="984" w:type="dxa"/>
            <w:tcBorders>
              <w:top w:val="nil"/>
              <w:left w:val="nil"/>
              <w:right w:val="nil"/>
            </w:tcBorders>
            <w:shd w:val="clear" w:color="auto" w:fill="auto"/>
            <w:noWrap/>
            <w:vAlign w:val="center"/>
            <w:hideMark/>
          </w:tcPr>
          <w:p w14:paraId="0435B550" w14:textId="5A594036" w:rsidR="009D3D1C" w:rsidRDefault="009D3D1C" w:rsidP="009D3D1C">
            <w:pPr>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right w:val="nil"/>
            </w:tcBorders>
            <w:shd w:val="clear" w:color="auto" w:fill="auto"/>
            <w:noWrap/>
            <w:vAlign w:val="center"/>
            <w:hideMark/>
          </w:tcPr>
          <w:p w14:paraId="0435B551" w14:textId="23BEB110" w:rsidR="009D3D1C" w:rsidRDefault="009D3D1C" w:rsidP="009D3D1C">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right w:val="nil"/>
            </w:tcBorders>
            <w:shd w:val="clear" w:color="auto" w:fill="auto"/>
            <w:noWrap/>
            <w:vAlign w:val="bottom"/>
            <w:hideMark/>
          </w:tcPr>
          <w:p w14:paraId="0435B552" w14:textId="193F2D90"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right w:val="nil"/>
            </w:tcBorders>
            <w:shd w:val="clear" w:color="auto" w:fill="auto"/>
            <w:noWrap/>
            <w:vAlign w:val="center"/>
            <w:hideMark/>
          </w:tcPr>
          <w:p w14:paraId="0435B553" w14:textId="169D5B53" w:rsidR="009D3D1C" w:rsidRDefault="009D3D1C" w:rsidP="009D3D1C">
            <w:pPr>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right w:val="nil"/>
            </w:tcBorders>
            <w:shd w:val="clear" w:color="auto" w:fill="auto"/>
            <w:noWrap/>
            <w:vAlign w:val="center"/>
            <w:hideMark/>
          </w:tcPr>
          <w:p w14:paraId="0435B554" w14:textId="0444D8DC" w:rsidR="009D3D1C" w:rsidRDefault="009D3D1C" w:rsidP="009D3D1C">
            <w:pPr>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right w:val="nil"/>
            </w:tcBorders>
            <w:shd w:val="clear" w:color="auto" w:fill="auto"/>
            <w:noWrap/>
            <w:vAlign w:val="center"/>
            <w:hideMark/>
          </w:tcPr>
          <w:p w14:paraId="0435B555" w14:textId="15A9881A"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5D" w14:textId="77777777" w:rsidTr="00BA6D7A">
        <w:trPr>
          <w:trHeight w:val="240"/>
        </w:trPr>
        <w:tc>
          <w:tcPr>
            <w:tcW w:w="984" w:type="dxa"/>
            <w:tcBorders>
              <w:top w:val="nil"/>
              <w:left w:val="nil"/>
              <w:bottom w:val="nil"/>
              <w:right w:val="nil"/>
            </w:tcBorders>
            <w:shd w:val="clear" w:color="auto" w:fill="auto"/>
            <w:noWrap/>
            <w:vAlign w:val="center"/>
            <w:hideMark/>
          </w:tcPr>
          <w:p w14:paraId="0435B557" w14:textId="0D956984" w:rsidR="009D3D1C" w:rsidRDefault="009D3D1C" w:rsidP="009D3D1C">
            <w:pPr>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center"/>
            <w:hideMark/>
          </w:tcPr>
          <w:p w14:paraId="0435B558" w14:textId="1AF46B9F"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59" w14:textId="5987B31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5A" w14:textId="4ECCFF3C" w:rsidR="009D3D1C" w:rsidRDefault="009D3D1C" w:rsidP="009D3D1C">
            <w:pPr>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center"/>
            <w:hideMark/>
          </w:tcPr>
          <w:p w14:paraId="0435B55B" w14:textId="285AEF35" w:rsidR="009D3D1C" w:rsidRDefault="009D3D1C" w:rsidP="009D3D1C">
            <w:pPr>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center"/>
            <w:hideMark/>
          </w:tcPr>
          <w:p w14:paraId="0435B55C" w14:textId="28400B6C"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64" w14:textId="77777777" w:rsidTr="00BA6D7A">
        <w:trPr>
          <w:trHeight w:val="240"/>
        </w:trPr>
        <w:tc>
          <w:tcPr>
            <w:tcW w:w="984" w:type="dxa"/>
            <w:tcBorders>
              <w:left w:val="nil"/>
              <w:bottom w:val="nil"/>
              <w:right w:val="nil"/>
            </w:tcBorders>
            <w:shd w:val="clear" w:color="auto" w:fill="auto"/>
            <w:noWrap/>
            <w:vAlign w:val="center"/>
            <w:hideMark/>
          </w:tcPr>
          <w:p w14:paraId="0435B55E" w14:textId="582097B1" w:rsidR="009D3D1C" w:rsidRDefault="009D3D1C" w:rsidP="009D3D1C">
            <w:pPr>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left w:val="nil"/>
              <w:bottom w:val="nil"/>
              <w:right w:val="nil"/>
            </w:tcBorders>
            <w:shd w:val="clear" w:color="auto" w:fill="auto"/>
            <w:noWrap/>
            <w:vAlign w:val="center"/>
            <w:hideMark/>
          </w:tcPr>
          <w:p w14:paraId="0435B55F" w14:textId="39A651C7" w:rsidR="009D3D1C" w:rsidRDefault="009D3D1C" w:rsidP="009D3D1C">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left w:val="nil"/>
              <w:bottom w:val="nil"/>
              <w:right w:val="nil"/>
            </w:tcBorders>
            <w:shd w:val="clear" w:color="auto" w:fill="auto"/>
            <w:noWrap/>
            <w:vAlign w:val="bottom"/>
            <w:hideMark/>
          </w:tcPr>
          <w:p w14:paraId="0435B560" w14:textId="4B604051"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left w:val="nil"/>
              <w:bottom w:val="nil"/>
              <w:right w:val="nil"/>
            </w:tcBorders>
            <w:shd w:val="clear" w:color="auto" w:fill="auto"/>
            <w:noWrap/>
            <w:vAlign w:val="center"/>
            <w:hideMark/>
          </w:tcPr>
          <w:p w14:paraId="0435B561" w14:textId="186EA15A" w:rsidR="009D3D1C" w:rsidRDefault="009D3D1C" w:rsidP="009D3D1C">
            <w:pPr>
              <w:rPr>
                <w:rFonts w:ascii="Calibri" w:hAnsi="Calibri"/>
                <w:color w:val="000000"/>
                <w:sz w:val="18"/>
                <w:szCs w:val="18"/>
              </w:rPr>
            </w:pPr>
            <w:r w:rsidRPr="002A4574">
              <w:rPr>
                <w:rFonts w:ascii="Calibri" w:hAnsi="Calibri"/>
                <w:color w:val="000000"/>
                <w:sz w:val="18"/>
                <w:szCs w:val="18"/>
              </w:rPr>
              <w:t>38.5</w:t>
            </w:r>
            <w:r w:rsidR="00E84C3B">
              <w:rPr>
                <w:rFonts w:ascii="Calibri" w:hAnsi="Calibri"/>
                <w:color w:val="000000"/>
                <w:sz w:val="18"/>
                <w:szCs w:val="18"/>
              </w:rPr>
              <w:t>0</w:t>
            </w:r>
          </w:p>
        </w:tc>
        <w:tc>
          <w:tcPr>
            <w:tcW w:w="1420" w:type="dxa"/>
            <w:gridSpan w:val="2"/>
            <w:tcBorders>
              <w:left w:val="nil"/>
              <w:bottom w:val="nil"/>
              <w:right w:val="nil"/>
            </w:tcBorders>
            <w:shd w:val="clear" w:color="auto" w:fill="auto"/>
            <w:noWrap/>
            <w:vAlign w:val="center"/>
            <w:hideMark/>
          </w:tcPr>
          <w:p w14:paraId="0435B562" w14:textId="7F71946A" w:rsidR="009D3D1C" w:rsidRDefault="009D3D1C" w:rsidP="009D3D1C">
            <w:pPr>
              <w:rPr>
                <w:rFonts w:ascii="Calibri" w:hAnsi="Calibri"/>
                <w:color w:val="000000"/>
                <w:sz w:val="18"/>
                <w:szCs w:val="18"/>
              </w:rPr>
            </w:pPr>
            <w:r w:rsidRPr="002A4574">
              <w:rPr>
                <w:rFonts w:ascii="Calibri" w:hAnsi="Calibri"/>
                <w:color w:val="000000"/>
                <w:sz w:val="18"/>
                <w:szCs w:val="18"/>
              </w:rPr>
              <w:t>–121.50</w:t>
            </w:r>
          </w:p>
        </w:tc>
        <w:tc>
          <w:tcPr>
            <w:tcW w:w="1293" w:type="dxa"/>
            <w:tcBorders>
              <w:left w:val="nil"/>
              <w:bottom w:val="nil"/>
              <w:right w:val="nil"/>
            </w:tcBorders>
            <w:shd w:val="clear" w:color="auto" w:fill="auto"/>
            <w:noWrap/>
            <w:vAlign w:val="center"/>
            <w:hideMark/>
          </w:tcPr>
          <w:p w14:paraId="0435B563" w14:textId="12E2FA0B"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6B" w14:textId="77777777" w:rsidTr="00BA6D7A">
        <w:trPr>
          <w:trHeight w:val="240"/>
        </w:trPr>
        <w:tc>
          <w:tcPr>
            <w:tcW w:w="984" w:type="dxa"/>
            <w:tcBorders>
              <w:top w:val="nil"/>
              <w:left w:val="nil"/>
              <w:bottom w:val="nil"/>
              <w:right w:val="nil"/>
            </w:tcBorders>
            <w:shd w:val="clear" w:color="auto" w:fill="auto"/>
            <w:noWrap/>
            <w:vAlign w:val="center"/>
            <w:hideMark/>
          </w:tcPr>
          <w:p w14:paraId="0435B565" w14:textId="7CE93769" w:rsidR="009D3D1C" w:rsidRDefault="009D3D1C" w:rsidP="009D3D1C">
            <w:pPr>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center"/>
            <w:hideMark/>
          </w:tcPr>
          <w:p w14:paraId="0435B566" w14:textId="01F30577"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67" w14:textId="2B1A647D"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center"/>
            <w:hideMark/>
          </w:tcPr>
          <w:p w14:paraId="0435B568" w14:textId="15178F7A" w:rsidR="009D3D1C" w:rsidRDefault="009D3D1C" w:rsidP="009D3D1C">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69" w14:textId="3559076B" w:rsidR="009D3D1C" w:rsidRDefault="009D3D1C" w:rsidP="009D3D1C">
            <w:pPr>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center"/>
            <w:hideMark/>
          </w:tcPr>
          <w:p w14:paraId="0435B56A" w14:textId="12BCC261"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72" w14:textId="77777777" w:rsidTr="00BA6D7A">
        <w:trPr>
          <w:trHeight w:val="240"/>
        </w:trPr>
        <w:tc>
          <w:tcPr>
            <w:tcW w:w="984" w:type="dxa"/>
            <w:tcBorders>
              <w:top w:val="nil"/>
              <w:left w:val="nil"/>
              <w:bottom w:val="nil"/>
              <w:right w:val="nil"/>
            </w:tcBorders>
            <w:shd w:val="clear" w:color="auto" w:fill="auto"/>
            <w:noWrap/>
            <w:vAlign w:val="center"/>
            <w:hideMark/>
          </w:tcPr>
          <w:p w14:paraId="0435B56C" w14:textId="51D2F494" w:rsidR="009D3D1C" w:rsidRDefault="009D3D1C" w:rsidP="009D3D1C">
            <w:pPr>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center"/>
            <w:hideMark/>
          </w:tcPr>
          <w:p w14:paraId="0435B56D" w14:textId="3D765101"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E84C3B">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6E" w14:textId="37D679CB"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center"/>
            <w:hideMark/>
          </w:tcPr>
          <w:p w14:paraId="0435B56F" w14:textId="000AC310" w:rsidR="009D3D1C" w:rsidRDefault="009D3D1C" w:rsidP="009D3D1C">
            <w:pPr>
              <w:rPr>
                <w:rFonts w:ascii="Calibri" w:hAnsi="Calibri"/>
                <w:color w:val="000000"/>
                <w:sz w:val="18"/>
                <w:szCs w:val="18"/>
              </w:rPr>
            </w:pPr>
            <w:r w:rsidRPr="002A4574">
              <w:rPr>
                <w:rFonts w:ascii="Calibri" w:hAnsi="Calibri"/>
                <w:color w:val="000000"/>
                <w:sz w:val="18"/>
                <w:szCs w:val="18"/>
              </w:rPr>
              <w:t>39.1</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0" w14:textId="62E09D81" w:rsidR="009D3D1C" w:rsidRDefault="009D3D1C" w:rsidP="009D3D1C">
            <w:pPr>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center"/>
            <w:hideMark/>
          </w:tcPr>
          <w:p w14:paraId="0435B571" w14:textId="5A4C13E2"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79" w14:textId="77777777" w:rsidTr="00BA6D7A">
        <w:trPr>
          <w:trHeight w:val="240"/>
        </w:trPr>
        <w:tc>
          <w:tcPr>
            <w:tcW w:w="984" w:type="dxa"/>
            <w:tcBorders>
              <w:top w:val="nil"/>
              <w:left w:val="nil"/>
              <w:bottom w:val="nil"/>
              <w:right w:val="nil"/>
            </w:tcBorders>
            <w:shd w:val="clear" w:color="auto" w:fill="auto"/>
            <w:noWrap/>
            <w:vAlign w:val="center"/>
            <w:hideMark/>
          </w:tcPr>
          <w:p w14:paraId="0435B573" w14:textId="28DB80CA" w:rsidR="009D3D1C" w:rsidRDefault="009D3D1C" w:rsidP="009D3D1C">
            <w:pPr>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center"/>
            <w:hideMark/>
          </w:tcPr>
          <w:p w14:paraId="0435B574" w14:textId="02481E59" w:rsidR="009D3D1C" w:rsidRDefault="009D3D1C" w:rsidP="009D3D1C">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top w:val="nil"/>
              <w:left w:val="nil"/>
              <w:bottom w:val="nil"/>
              <w:right w:val="nil"/>
            </w:tcBorders>
            <w:shd w:val="clear" w:color="auto" w:fill="auto"/>
            <w:noWrap/>
            <w:vAlign w:val="bottom"/>
            <w:hideMark/>
          </w:tcPr>
          <w:p w14:paraId="0435B575" w14:textId="3C7A615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center"/>
            <w:hideMark/>
          </w:tcPr>
          <w:p w14:paraId="0435B576" w14:textId="1397CC3D" w:rsidR="009D3D1C" w:rsidRDefault="009D3D1C" w:rsidP="009D3D1C">
            <w:pPr>
              <w:rPr>
                <w:rFonts w:ascii="Calibri" w:hAnsi="Calibri"/>
                <w:color w:val="000000"/>
                <w:sz w:val="18"/>
                <w:szCs w:val="18"/>
              </w:rPr>
            </w:pPr>
            <w:r w:rsidRPr="002A4574">
              <w:rPr>
                <w:rFonts w:ascii="Calibri" w:hAnsi="Calibri"/>
                <w:color w:val="000000"/>
                <w:sz w:val="18"/>
                <w:szCs w:val="18"/>
              </w:rPr>
              <w:t>38.7</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7" w14:textId="53A969B7" w:rsidR="009D3D1C" w:rsidRDefault="009D3D1C" w:rsidP="009D3D1C">
            <w:pPr>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center"/>
            <w:hideMark/>
          </w:tcPr>
          <w:p w14:paraId="0435B578" w14:textId="0DF18B98"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0" w14:textId="77777777" w:rsidTr="00BA6D7A">
        <w:trPr>
          <w:trHeight w:val="240"/>
        </w:trPr>
        <w:tc>
          <w:tcPr>
            <w:tcW w:w="984" w:type="dxa"/>
            <w:tcBorders>
              <w:top w:val="nil"/>
              <w:left w:val="nil"/>
              <w:bottom w:val="nil"/>
              <w:right w:val="nil"/>
            </w:tcBorders>
            <w:shd w:val="clear" w:color="auto" w:fill="auto"/>
            <w:noWrap/>
            <w:vAlign w:val="center"/>
            <w:hideMark/>
          </w:tcPr>
          <w:p w14:paraId="0435B57A" w14:textId="34526B85" w:rsidR="009D3D1C" w:rsidRDefault="009D3D1C" w:rsidP="009D3D1C">
            <w:pPr>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center"/>
            <w:hideMark/>
          </w:tcPr>
          <w:p w14:paraId="0435B57B" w14:textId="16D0962A" w:rsidR="009D3D1C" w:rsidRDefault="009D3D1C" w:rsidP="009D3D1C">
            <w:pPr>
              <w:rPr>
                <w:rFonts w:ascii="Calibri" w:hAnsi="Calibri"/>
                <w:color w:val="000000"/>
                <w:sz w:val="18"/>
                <w:szCs w:val="18"/>
              </w:rPr>
            </w:pPr>
            <w:r w:rsidRPr="002A4574">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hideMark/>
          </w:tcPr>
          <w:p w14:paraId="0435B57C" w14:textId="141EF74B"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7D" w14:textId="701FD3E7" w:rsidR="009D3D1C" w:rsidRDefault="009D3D1C" w:rsidP="009D3D1C">
            <w:pPr>
              <w:rPr>
                <w:rFonts w:ascii="Calibri" w:hAnsi="Calibri"/>
                <w:color w:val="000000"/>
                <w:sz w:val="18"/>
                <w:szCs w:val="18"/>
              </w:rPr>
            </w:pPr>
            <w:r w:rsidRPr="002A4574">
              <w:rPr>
                <w:rFonts w:ascii="Calibri" w:hAnsi="Calibri"/>
                <w:color w:val="000000"/>
                <w:sz w:val="18"/>
                <w:szCs w:val="18"/>
              </w:rPr>
              <w:t>36.6</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E" w14:textId="41E5AAC4" w:rsidR="009D3D1C" w:rsidRDefault="009D3D1C" w:rsidP="009D3D1C">
            <w:pPr>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center"/>
            <w:hideMark/>
          </w:tcPr>
          <w:p w14:paraId="0435B57F" w14:textId="60424012"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50DD6FD9" w14:textId="77777777" w:rsidTr="00BA6D7A">
        <w:trPr>
          <w:trHeight w:val="240"/>
        </w:trPr>
        <w:tc>
          <w:tcPr>
            <w:tcW w:w="984" w:type="dxa"/>
            <w:tcBorders>
              <w:top w:val="nil"/>
              <w:left w:val="nil"/>
              <w:bottom w:val="nil"/>
              <w:right w:val="nil"/>
            </w:tcBorders>
            <w:shd w:val="clear" w:color="auto" w:fill="auto"/>
            <w:noWrap/>
            <w:vAlign w:val="center"/>
          </w:tcPr>
          <w:p w14:paraId="094DB133" w14:textId="16E1C7E1" w:rsidR="00E84C3B" w:rsidRPr="002A4574" w:rsidRDefault="00E84C3B" w:rsidP="009D3D1C">
            <w:pPr>
              <w:rPr>
                <w:rFonts w:ascii="Calibri" w:hAnsi="Calibri"/>
                <w:color w:val="000000"/>
                <w:sz w:val="18"/>
                <w:szCs w:val="18"/>
              </w:rPr>
            </w:pPr>
            <w:r>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center"/>
          </w:tcPr>
          <w:p w14:paraId="0493A9E1" w14:textId="1591B952" w:rsidR="00E84C3B" w:rsidRPr="002A4574" w:rsidRDefault="00E84C3B" w:rsidP="009D3D1C">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2FE8C0A1" w14:textId="6FD6DBED" w:rsidR="00E84C3B" w:rsidRPr="002A4574" w:rsidRDefault="00E84C3B" w:rsidP="009D3D1C">
            <w:pPr>
              <w:rPr>
                <w:rFonts w:ascii="Calibri" w:hAnsi="Calibri"/>
                <w:color w:val="000000"/>
                <w:sz w:val="18"/>
                <w:szCs w:val="18"/>
              </w:rPr>
            </w:pPr>
            <w:r>
              <w:rPr>
                <w:rFonts w:ascii="Calibri" w:hAnsi="Calibri"/>
                <w:color w:val="000000"/>
                <w:sz w:val="18"/>
                <w:szCs w:val="18"/>
              </w:rPr>
              <w:t>Salinas Municipal AP</w:t>
            </w:r>
          </w:p>
        </w:tc>
        <w:tc>
          <w:tcPr>
            <w:tcW w:w="1451" w:type="dxa"/>
            <w:gridSpan w:val="2"/>
            <w:tcBorders>
              <w:top w:val="nil"/>
              <w:left w:val="nil"/>
              <w:bottom w:val="nil"/>
              <w:right w:val="nil"/>
            </w:tcBorders>
            <w:shd w:val="clear" w:color="auto" w:fill="auto"/>
            <w:noWrap/>
            <w:vAlign w:val="center"/>
          </w:tcPr>
          <w:p w14:paraId="0F32BA8E" w14:textId="6FCBBA61" w:rsidR="00E84C3B" w:rsidRPr="002A4574" w:rsidRDefault="00E84C3B" w:rsidP="009D3D1C">
            <w:pPr>
              <w:rPr>
                <w:rFonts w:ascii="Calibri" w:hAnsi="Calibri"/>
                <w:color w:val="000000"/>
                <w:sz w:val="18"/>
                <w:szCs w:val="18"/>
              </w:rPr>
            </w:pPr>
            <w:r>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center"/>
          </w:tcPr>
          <w:p w14:paraId="282B99CD" w14:textId="7D1002E4" w:rsidR="00E84C3B" w:rsidRPr="002A4574" w:rsidRDefault="00E84C3B" w:rsidP="009D3D1C">
            <w:pPr>
              <w:rPr>
                <w:rFonts w:ascii="Calibri" w:hAnsi="Calibri"/>
                <w:color w:val="000000"/>
                <w:sz w:val="18"/>
                <w:szCs w:val="18"/>
              </w:rPr>
            </w:pPr>
            <w:r>
              <w:rPr>
                <w:rFonts w:ascii="Calibri" w:hAnsi="Calibri"/>
                <w:color w:val="000000"/>
                <w:sz w:val="18"/>
                <w:szCs w:val="18"/>
              </w:rPr>
              <w:t>-121.60</w:t>
            </w:r>
          </w:p>
        </w:tc>
        <w:tc>
          <w:tcPr>
            <w:tcW w:w="1293" w:type="dxa"/>
            <w:tcBorders>
              <w:top w:val="nil"/>
              <w:left w:val="nil"/>
              <w:bottom w:val="nil"/>
              <w:right w:val="nil"/>
            </w:tcBorders>
            <w:shd w:val="clear" w:color="auto" w:fill="auto"/>
            <w:noWrap/>
            <w:vAlign w:val="center"/>
          </w:tcPr>
          <w:p w14:paraId="2BB81A80" w14:textId="004F12AF" w:rsidR="00E84C3B" w:rsidRPr="002A4574" w:rsidRDefault="00E84C3B"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02922EA" w14:textId="77777777" w:rsidTr="00BA6D7A">
        <w:trPr>
          <w:trHeight w:val="240"/>
        </w:trPr>
        <w:tc>
          <w:tcPr>
            <w:tcW w:w="984" w:type="dxa"/>
            <w:tcBorders>
              <w:top w:val="nil"/>
              <w:left w:val="nil"/>
              <w:bottom w:val="nil"/>
              <w:right w:val="nil"/>
            </w:tcBorders>
            <w:shd w:val="clear" w:color="auto" w:fill="auto"/>
            <w:noWrap/>
            <w:vAlign w:val="center"/>
          </w:tcPr>
          <w:p w14:paraId="36D834E9" w14:textId="67DC19A4" w:rsidR="00E84C3B" w:rsidRPr="002A4574" w:rsidRDefault="00E84C3B" w:rsidP="009D3D1C">
            <w:pPr>
              <w:rPr>
                <w:rFonts w:ascii="Calibri" w:hAnsi="Calibri"/>
                <w:color w:val="000000"/>
                <w:sz w:val="18"/>
                <w:szCs w:val="18"/>
              </w:rPr>
            </w:pPr>
            <w:r>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center"/>
          </w:tcPr>
          <w:p w14:paraId="1F72A2CB" w14:textId="50B3B530" w:rsidR="00E84C3B" w:rsidRPr="002A4574" w:rsidRDefault="00E84C3B" w:rsidP="009D3D1C">
            <w:pPr>
              <w:rPr>
                <w:rFonts w:ascii="Calibri" w:hAnsi="Calibri"/>
                <w:color w:val="000000"/>
                <w:sz w:val="18"/>
                <w:szCs w:val="18"/>
              </w:rPr>
            </w:pPr>
            <w:r>
              <w:rPr>
                <w:rFonts w:ascii="Calibri" w:hAnsi="Calibri"/>
                <w:color w:val="000000"/>
                <w:sz w:val="18"/>
                <w:szCs w:val="18"/>
              </w:rPr>
              <w:t>0.50</w:t>
            </w:r>
          </w:p>
        </w:tc>
        <w:tc>
          <w:tcPr>
            <w:tcW w:w="4955" w:type="dxa"/>
            <w:gridSpan w:val="3"/>
            <w:tcBorders>
              <w:top w:val="nil"/>
              <w:left w:val="nil"/>
              <w:bottom w:val="nil"/>
              <w:right w:val="nil"/>
            </w:tcBorders>
            <w:shd w:val="clear" w:color="auto" w:fill="auto"/>
            <w:noWrap/>
            <w:vAlign w:val="bottom"/>
          </w:tcPr>
          <w:p w14:paraId="0BDBF88D" w14:textId="34424D4B" w:rsidR="00E84C3B" w:rsidRPr="002A4574" w:rsidRDefault="00E84C3B" w:rsidP="00E84C3B">
            <w:pPr>
              <w:rPr>
                <w:rFonts w:ascii="Calibri" w:hAnsi="Calibri"/>
                <w:color w:val="000000"/>
                <w:sz w:val="18"/>
                <w:szCs w:val="18"/>
              </w:rPr>
            </w:pPr>
            <w:r>
              <w:rPr>
                <w:rFonts w:ascii="Calibri" w:hAnsi="Calibri"/>
                <w:color w:val="000000"/>
                <w:sz w:val="18"/>
                <w:szCs w:val="18"/>
              </w:rPr>
              <w:t xml:space="preserve">Stockton Metropolitan </w:t>
            </w:r>
            <w:proofErr w:type="spellStart"/>
            <w:r>
              <w:rPr>
                <w:rFonts w:ascii="Calibri" w:hAnsi="Calibri"/>
                <w:color w:val="000000"/>
                <w:sz w:val="18"/>
                <w:szCs w:val="18"/>
              </w:rPr>
              <w:t>Arpt</w:t>
            </w:r>
            <w:proofErr w:type="spellEnd"/>
            <w:r>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tcPr>
          <w:p w14:paraId="10DAF28C" w14:textId="7A1EF9F4" w:rsidR="00E84C3B" w:rsidRPr="002A4574" w:rsidRDefault="00E84C3B" w:rsidP="009D3D1C">
            <w:pPr>
              <w:rPr>
                <w:rFonts w:ascii="Calibri" w:hAnsi="Calibri"/>
                <w:color w:val="000000"/>
                <w:sz w:val="18"/>
                <w:szCs w:val="18"/>
              </w:rPr>
            </w:pPr>
            <w:r>
              <w:rPr>
                <w:rFonts w:ascii="Calibri" w:hAnsi="Calibri"/>
                <w:color w:val="000000"/>
                <w:sz w:val="18"/>
                <w:szCs w:val="18"/>
              </w:rPr>
              <w:t>37.90</w:t>
            </w:r>
          </w:p>
        </w:tc>
        <w:tc>
          <w:tcPr>
            <w:tcW w:w="1420" w:type="dxa"/>
            <w:gridSpan w:val="2"/>
            <w:tcBorders>
              <w:top w:val="nil"/>
              <w:left w:val="nil"/>
              <w:bottom w:val="nil"/>
              <w:right w:val="nil"/>
            </w:tcBorders>
            <w:shd w:val="clear" w:color="auto" w:fill="auto"/>
            <w:noWrap/>
            <w:vAlign w:val="center"/>
          </w:tcPr>
          <w:p w14:paraId="3A97969D" w14:textId="733EFD24" w:rsidR="00E84C3B" w:rsidRPr="002A4574" w:rsidRDefault="00E84C3B" w:rsidP="003B662A">
            <w:pPr>
              <w:rPr>
                <w:rFonts w:ascii="Calibri" w:hAnsi="Calibri"/>
                <w:color w:val="000000"/>
                <w:sz w:val="18"/>
                <w:szCs w:val="18"/>
              </w:rPr>
            </w:pPr>
            <w:r>
              <w:rPr>
                <w:rFonts w:ascii="Calibri" w:hAnsi="Calibri"/>
                <w:color w:val="000000"/>
                <w:sz w:val="18"/>
                <w:szCs w:val="18"/>
              </w:rPr>
              <w:t>-</w:t>
            </w:r>
            <w:r w:rsidR="003B662A">
              <w:rPr>
                <w:rFonts w:ascii="Calibri" w:hAnsi="Calibri"/>
                <w:color w:val="000000"/>
                <w:sz w:val="18"/>
                <w:szCs w:val="18"/>
              </w:rPr>
              <w:t>1</w:t>
            </w:r>
            <w:r>
              <w:rPr>
                <w:rFonts w:ascii="Calibri" w:hAnsi="Calibri"/>
                <w:color w:val="000000"/>
                <w:sz w:val="18"/>
                <w:szCs w:val="18"/>
              </w:rPr>
              <w:t>12.23</w:t>
            </w:r>
          </w:p>
        </w:tc>
        <w:tc>
          <w:tcPr>
            <w:tcW w:w="1293" w:type="dxa"/>
            <w:tcBorders>
              <w:top w:val="nil"/>
              <w:left w:val="nil"/>
              <w:bottom w:val="nil"/>
              <w:right w:val="nil"/>
            </w:tcBorders>
            <w:shd w:val="clear" w:color="auto" w:fill="auto"/>
            <w:noWrap/>
            <w:vAlign w:val="center"/>
          </w:tcPr>
          <w:p w14:paraId="6479CFE3" w14:textId="012E0F94" w:rsidR="00E84C3B" w:rsidRPr="002A4574" w:rsidRDefault="00E84C3B"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C37F4C5" w14:textId="77777777" w:rsidTr="00BA6D7A">
        <w:trPr>
          <w:trHeight w:val="240"/>
        </w:trPr>
        <w:tc>
          <w:tcPr>
            <w:tcW w:w="984" w:type="dxa"/>
            <w:tcBorders>
              <w:top w:val="nil"/>
              <w:left w:val="nil"/>
              <w:bottom w:val="nil"/>
              <w:right w:val="nil"/>
            </w:tcBorders>
            <w:shd w:val="clear" w:color="auto" w:fill="auto"/>
            <w:noWrap/>
            <w:vAlign w:val="center"/>
          </w:tcPr>
          <w:p w14:paraId="569516EF" w14:textId="0C113937" w:rsidR="00E84C3B" w:rsidRPr="002A4574" w:rsidRDefault="00E84C3B" w:rsidP="009D3D1C">
            <w:pPr>
              <w:rPr>
                <w:rFonts w:ascii="Calibri" w:hAnsi="Calibri"/>
                <w:color w:val="000000"/>
                <w:sz w:val="18"/>
                <w:szCs w:val="18"/>
              </w:rPr>
            </w:pPr>
            <w:r>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center"/>
          </w:tcPr>
          <w:p w14:paraId="309DB793" w14:textId="70C77632" w:rsidR="00E84C3B" w:rsidRPr="002A4574" w:rsidRDefault="00E84C3B" w:rsidP="009D3D1C">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2D9859B2" w14:textId="7F33F9AB" w:rsidR="00E84C3B" w:rsidRPr="002A4574" w:rsidRDefault="003B662A" w:rsidP="003B662A">
            <w:pPr>
              <w:rPr>
                <w:rFonts w:ascii="Calibri" w:hAnsi="Calibri"/>
                <w:color w:val="000000"/>
                <w:sz w:val="18"/>
                <w:szCs w:val="18"/>
              </w:rPr>
            </w:pPr>
            <w:r>
              <w:rPr>
                <w:rFonts w:ascii="Calibri" w:hAnsi="Calibri"/>
                <w:color w:val="000000"/>
                <w:sz w:val="18"/>
                <w:szCs w:val="18"/>
              </w:rPr>
              <w:t>Modesto City – County</w:t>
            </w:r>
            <w:r w:rsidR="00AD5C25">
              <w:rPr>
                <w:rFonts w:ascii="Calibri" w:hAnsi="Calibri"/>
                <w:color w:val="000000"/>
                <w:sz w:val="18"/>
                <w:szCs w:val="18"/>
              </w:rPr>
              <w:t xml:space="preserve"> AP</w:t>
            </w:r>
          </w:p>
        </w:tc>
        <w:tc>
          <w:tcPr>
            <w:tcW w:w="1451" w:type="dxa"/>
            <w:gridSpan w:val="2"/>
            <w:tcBorders>
              <w:top w:val="nil"/>
              <w:left w:val="nil"/>
              <w:bottom w:val="nil"/>
              <w:right w:val="nil"/>
            </w:tcBorders>
            <w:shd w:val="clear" w:color="auto" w:fill="auto"/>
            <w:noWrap/>
            <w:vAlign w:val="center"/>
          </w:tcPr>
          <w:p w14:paraId="48B5CC98" w14:textId="6D426F45" w:rsidR="00E84C3B" w:rsidRPr="002A4574" w:rsidRDefault="003B662A" w:rsidP="009D3D1C">
            <w:pPr>
              <w:rPr>
                <w:rFonts w:ascii="Calibri" w:hAnsi="Calibri"/>
                <w:color w:val="000000"/>
                <w:sz w:val="18"/>
                <w:szCs w:val="18"/>
              </w:rPr>
            </w:pPr>
            <w:r>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center"/>
          </w:tcPr>
          <w:p w14:paraId="0176AF46" w14:textId="6F2710ED" w:rsidR="00E84C3B" w:rsidRPr="002A4574" w:rsidRDefault="003B662A" w:rsidP="009D3D1C">
            <w:pPr>
              <w:rPr>
                <w:rFonts w:ascii="Calibri" w:hAnsi="Calibri"/>
                <w:color w:val="000000"/>
                <w:sz w:val="18"/>
                <w:szCs w:val="18"/>
              </w:rPr>
            </w:pPr>
            <w:r>
              <w:rPr>
                <w:rFonts w:ascii="Calibri" w:hAnsi="Calibri"/>
                <w:color w:val="000000"/>
                <w:sz w:val="18"/>
                <w:szCs w:val="18"/>
              </w:rPr>
              <w:t>-120.95</w:t>
            </w:r>
          </w:p>
        </w:tc>
        <w:tc>
          <w:tcPr>
            <w:tcW w:w="1293" w:type="dxa"/>
            <w:tcBorders>
              <w:top w:val="nil"/>
              <w:left w:val="nil"/>
              <w:bottom w:val="nil"/>
              <w:right w:val="nil"/>
            </w:tcBorders>
            <w:shd w:val="clear" w:color="auto" w:fill="auto"/>
            <w:noWrap/>
            <w:vAlign w:val="center"/>
          </w:tcPr>
          <w:p w14:paraId="412ED1EB" w14:textId="4A728CDF"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0F26BF5B" w14:textId="77777777" w:rsidTr="00BA6D7A">
        <w:trPr>
          <w:trHeight w:val="240"/>
        </w:trPr>
        <w:tc>
          <w:tcPr>
            <w:tcW w:w="984" w:type="dxa"/>
            <w:tcBorders>
              <w:top w:val="nil"/>
              <w:left w:val="nil"/>
              <w:bottom w:val="nil"/>
              <w:right w:val="nil"/>
            </w:tcBorders>
            <w:shd w:val="clear" w:color="auto" w:fill="auto"/>
            <w:noWrap/>
            <w:vAlign w:val="center"/>
          </w:tcPr>
          <w:p w14:paraId="7115B16F" w14:textId="62872DE7" w:rsidR="00E84C3B" w:rsidRPr="002A4574" w:rsidRDefault="003B662A" w:rsidP="009D3D1C">
            <w:pPr>
              <w:rPr>
                <w:rFonts w:ascii="Calibri" w:hAnsi="Calibri"/>
                <w:color w:val="000000"/>
                <w:sz w:val="18"/>
                <w:szCs w:val="18"/>
              </w:rPr>
            </w:pPr>
            <w:r>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center"/>
          </w:tcPr>
          <w:p w14:paraId="6844E004" w14:textId="7E612262" w:rsidR="00E84C3B" w:rsidRPr="002A4574" w:rsidRDefault="003B662A" w:rsidP="009D3D1C">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3552DA7C" w14:textId="7B4ED1AB" w:rsidR="00E84C3B" w:rsidRPr="002A4574" w:rsidRDefault="003B662A" w:rsidP="009D3D1C">
            <w:pPr>
              <w:rPr>
                <w:rFonts w:ascii="Calibri" w:hAnsi="Calibri"/>
                <w:color w:val="000000"/>
                <w:sz w:val="18"/>
                <w:szCs w:val="18"/>
              </w:rPr>
            </w:pPr>
            <w:r>
              <w:rPr>
                <w:rFonts w:ascii="Calibri" w:hAnsi="Calibri"/>
                <w:color w:val="000000"/>
                <w:sz w:val="18"/>
                <w:szCs w:val="18"/>
              </w:rPr>
              <w:t>Livermore Municipal</w:t>
            </w:r>
          </w:p>
        </w:tc>
        <w:tc>
          <w:tcPr>
            <w:tcW w:w="1451" w:type="dxa"/>
            <w:gridSpan w:val="2"/>
            <w:tcBorders>
              <w:top w:val="nil"/>
              <w:left w:val="nil"/>
              <w:bottom w:val="nil"/>
              <w:right w:val="nil"/>
            </w:tcBorders>
            <w:shd w:val="clear" w:color="auto" w:fill="auto"/>
            <w:noWrap/>
            <w:vAlign w:val="center"/>
          </w:tcPr>
          <w:p w14:paraId="4694A981" w14:textId="0AEA30A0" w:rsidR="00E84C3B" w:rsidRPr="002A4574" w:rsidRDefault="003B662A" w:rsidP="009D3D1C">
            <w:pPr>
              <w:rPr>
                <w:rFonts w:ascii="Calibri" w:hAnsi="Calibri"/>
                <w:color w:val="000000"/>
                <w:sz w:val="18"/>
                <w:szCs w:val="18"/>
              </w:rPr>
            </w:pPr>
            <w:r>
              <w:rPr>
                <w:rFonts w:ascii="Calibri" w:hAnsi="Calibri"/>
                <w:color w:val="000000"/>
                <w:sz w:val="18"/>
                <w:szCs w:val="18"/>
              </w:rPr>
              <w:t>37.70</w:t>
            </w:r>
          </w:p>
        </w:tc>
        <w:tc>
          <w:tcPr>
            <w:tcW w:w="1420" w:type="dxa"/>
            <w:gridSpan w:val="2"/>
            <w:tcBorders>
              <w:top w:val="nil"/>
              <w:left w:val="nil"/>
              <w:bottom w:val="nil"/>
              <w:right w:val="nil"/>
            </w:tcBorders>
            <w:shd w:val="clear" w:color="auto" w:fill="auto"/>
            <w:noWrap/>
            <w:vAlign w:val="center"/>
          </w:tcPr>
          <w:p w14:paraId="50378743" w14:textId="194FABA6" w:rsidR="00E84C3B" w:rsidRPr="002A4574" w:rsidRDefault="003B662A" w:rsidP="009D3D1C">
            <w:pPr>
              <w:rPr>
                <w:rFonts w:ascii="Calibri" w:hAnsi="Calibri"/>
                <w:color w:val="000000"/>
                <w:sz w:val="18"/>
                <w:szCs w:val="18"/>
              </w:rPr>
            </w:pPr>
            <w:r>
              <w:rPr>
                <w:rFonts w:ascii="Calibri" w:hAnsi="Calibri"/>
                <w:color w:val="000000"/>
                <w:sz w:val="18"/>
                <w:szCs w:val="18"/>
              </w:rPr>
              <w:t>-121.82</w:t>
            </w:r>
          </w:p>
        </w:tc>
        <w:tc>
          <w:tcPr>
            <w:tcW w:w="1293" w:type="dxa"/>
            <w:tcBorders>
              <w:top w:val="nil"/>
              <w:left w:val="nil"/>
              <w:bottom w:val="nil"/>
              <w:right w:val="nil"/>
            </w:tcBorders>
            <w:shd w:val="clear" w:color="auto" w:fill="auto"/>
            <w:noWrap/>
            <w:vAlign w:val="center"/>
          </w:tcPr>
          <w:p w14:paraId="7D4D0787" w14:textId="2CAEA963"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79D8E2FC" w14:textId="77777777" w:rsidTr="00BA6D7A">
        <w:trPr>
          <w:trHeight w:val="240"/>
        </w:trPr>
        <w:tc>
          <w:tcPr>
            <w:tcW w:w="984" w:type="dxa"/>
            <w:tcBorders>
              <w:top w:val="nil"/>
              <w:left w:val="nil"/>
              <w:bottom w:val="nil"/>
              <w:right w:val="nil"/>
            </w:tcBorders>
            <w:shd w:val="clear" w:color="auto" w:fill="auto"/>
            <w:noWrap/>
            <w:vAlign w:val="center"/>
          </w:tcPr>
          <w:p w14:paraId="49D6D844" w14:textId="05B3F501" w:rsidR="00E84C3B" w:rsidRPr="002A4574" w:rsidRDefault="003B662A" w:rsidP="009D3D1C">
            <w:pPr>
              <w:rPr>
                <w:rFonts w:ascii="Calibri" w:hAnsi="Calibri"/>
                <w:color w:val="000000"/>
                <w:sz w:val="18"/>
                <w:szCs w:val="18"/>
              </w:rPr>
            </w:pPr>
            <w:r>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center"/>
          </w:tcPr>
          <w:p w14:paraId="52339653" w14:textId="6A1EFBAD" w:rsidR="00E84C3B" w:rsidRPr="002A4574" w:rsidRDefault="003B662A" w:rsidP="009D3D1C">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201ABE07" w14:textId="399472B0" w:rsidR="00E84C3B" w:rsidRPr="002A4574" w:rsidRDefault="003B662A" w:rsidP="003B662A">
            <w:pPr>
              <w:rPr>
                <w:rFonts w:ascii="Calibri" w:hAnsi="Calibri"/>
                <w:color w:val="000000"/>
                <w:sz w:val="18"/>
                <w:szCs w:val="18"/>
              </w:rPr>
            </w:pPr>
            <w:r>
              <w:rPr>
                <w:rFonts w:ascii="Calibri" w:hAnsi="Calibri"/>
                <w:color w:val="000000"/>
                <w:sz w:val="18"/>
                <w:szCs w:val="18"/>
              </w:rPr>
              <w:t xml:space="preserve">Oakland Metropolitan </w:t>
            </w:r>
            <w:proofErr w:type="spellStart"/>
            <w:r>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tcPr>
          <w:p w14:paraId="3CF8DE25" w14:textId="4366C0B6" w:rsidR="00E84C3B" w:rsidRPr="002A4574" w:rsidRDefault="003B662A" w:rsidP="009D3D1C">
            <w:pPr>
              <w:rPr>
                <w:rFonts w:ascii="Calibri" w:hAnsi="Calibri"/>
                <w:color w:val="000000"/>
                <w:sz w:val="18"/>
                <w:szCs w:val="18"/>
              </w:rPr>
            </w:pPr>
            <w:r>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center"/>
          </w:tcPr>
          <w:p w14:paraId="326F15D9" w14:textId="735A951E" w:rsidR="00E84C3B" w:rsidRPr="002A4574" w:rsidRDefault="003B662A" w:rsidP="009D3D1C">
            <w:pPr>
              <w:rPr>
                <w:rFonts w:ascii="Calibri" w:hAnsi="Calibri"/>
                <w:color w:val="000000"/>
                <w:sz w:val="18"/>
                <w:szCs w:val="18"/>
              </w:rPr>
            </w:pPr>
            <w:r>
              <w:rPr>
                <w:rFonts w:ascii="Calibri" w:hAnsi="Calibri"/>
                <w:color w:val="000000"/>
                <w:sz w:val="18"/>
                <w:szCs w:val="18"/>
              </w:rPr>
              <w:t>-122.22</w:t>
            </w:r>
          </w:p>
        </w:tc>
        <w:tc>
          <w:tcPr>
            <w:tcW w:w="1293" w:type="dxa"/>
            <w:tcBorders>
              <w:top w:val="nil"/>
              <w:left w:val="nil"/>
              <w:bottom w:val="nil"/>
              <w:right w:val="nil"/>
            </w:tcBorders>
            <w:shd w:val="clear" w:color="auto" w:fill="auto"/>
            <w:noWrap/>
            <w:vAlign w:val="center"/>
          </w:tcPr>
          <w:p w14:paraId="6AA5E897" w14:textId="2AE65765"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647BC4B9" w14:textId="77777777" w:rsidTr="00BA6D7A">
        <w:trPr>
          <w:trHeight w:val="240"/>
        </w:trPr>
        <w:tc>
          <w:tcPr>
            <w:tcW w:w="984" w:type="dxa"/>
            <w:tcBorders>
              <w:top w:val="nil"/>
              <w:left w:val="nil"/>
              <w:bottom w:val="nil"/>
              <w:right w:val="nil"/>
            </w:tcBorders>
            <w:shd w:val="clear" w:color="auto" w:fill="auto"/>
            <w:noWrap/>
            <w:vAlign w:val="center"/>
          </w:tcPr>
          <w:p w14:paraId="6ADBA33D" w14:textId="15B08B88" w:rsidR="00E84C3B" w:rsidRPr="002A4574" w:rsidRDefault="003B662A" w:rsidP="009D3D1C">
            <w:pPr>
              <w:rPr>
                <w:rFonts w:ascii="Calibri" w:hAnsi="Calibri"/>
                <w:color w:val="000000"/>
                <w:sz w:val="18"/>
                <w:szCs w:val="18"/>
              </w:rPr>
            </w:pPr>
            <w:r>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center"/>
          </w:tcPr>
          <w:p w14:paraId="07125BF7" w14:textId="029B0F0B" w:rsidR="00E84C3B" w:rsidRPr="002A4574" w:rsidRDefault="003B662A" w:rsidP="009D3D1C">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665ECF7F" w14:textId="7D3EE605" w:rsidR="00E84C3B" w:rsidRPr="002A4574" w:rsidRDefault="003B662A" w:rsidP="009D3D1C">
            <w:pPr>
              <w:rPr>
                <w:rFonts w:ascii="Calibri" w:hAnsi="Calibri"/>
                <w:color w:val="000000"/>
                <w:sz w:val="18"/>
                <w:szCs w:val="18"/>
              </w:rPr>
            </w:pPr>
            <w:r>
              <w:rPr>
                <w:rFonts w:ascii="Calibri" w:hAnsi="Calibri"/>
                <w:color w:val="000000"/>
                <w:sz w:val="18"/>
                <w:szCs w:val="18"/>
              </w:rPr>
              <w:t>Hayward Air Term</w:t>
            </w:r>
          </w:p>
        </w:tc>
        <w:tc>
          <w:tcPr>
            <w:tcW w:w="1451" w:type="dxa"/>
            <w:gridSpan w:val="2"/>
            <w:tcBorders>
              <w:top w:val="nil"/>
              <w:left w:val="nil"/>
              <w:bottom w:val="nil"/>
              <w:right w:val="nil"/>
            </w:tcBorders>
            <w:shd w:val="clear" w:color="auto" w:fill="auto"/>
            <w:noWrap/>
            <w:vAlign w:val="center"/>
          </w:tcPr>
          <w:p w14:paraId="5E4B20E3" w14:textId="72346C2A" w:rsidR="00E84C3B" w:rsidRPr="002A4574" w:rsidRDefault="003B662A" w:rsidP="009D3D1C">
            <w:pPr>
              <w:rPr>
                <w:rFonts w:ascii="Calibri" w:hAnsi="Calibri"/>
                <w:color w:val="000000"/>
                <w:sz w:val="18"/>
                <w:szCs w:val="18"/>
              </w:rPr>
            </w:pPr>
            <w:r>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center"/>
          </w:tcPr>
          <w:p w14:paraId="033997EF" w14:textId="4ED0E630" w:rsidR="00E84C3B" w:rsidRPr="002A4574" w:rsidRDefault="003B662A" w:rsidP="009D3D1C">
            <w:pPr>
              <w:rPr>
                <w:rFonts w:ascii="Calibri" w:hAnsi="Calibri"/>
                <w:color w:val="000000"/>
                <w:sz w:val="18"/>
                <w:szCs w:val="18"/>
              </w:rPr>
            </w:pPr>
            <w:r>
              <w:rPr>
                <w:rFonts w:ascii="Calibri" w:hAnsi="Calibri"/>
                <w:color w:val="000000"/>
                <w:sz w:val="18"/>
                <w:szCs w:val="18"/>
              </w:rPr>
              <w:t>-122.12</w:t>
            </w:r>
          </w:p>
        </w:tc>
        <w:tc>
          <w:tcPr>
            <w:tcW w:w="1293" w:type="dxa"/>
            <w:tcBorders>
              <w:top w:val="nil"/>
              <w:left w:val="nil"/>
              <w:bottom w:val="nil"/>
              <w:right w:val="nil"/>
            </w:tcBorders>
            <w:shd w:val="clear" w:color="auto" w:fill="auto"/>
            <w:noWrap/>
            <w:vAlign w:val="center"/>
          </w:tcPr>
          <w:p w14:paraId="53865BC7" w14:textId="5C4BA807"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0A96BDDE" w14:textId="77777777" w:rsidTr="00BA6D7A">
        <w:trPr>
          <w:trHeight w:val="240"/>
        </w:trPr>
        <w:tc>
          <w:tcPr>
            <w:tcW w:w="984" w:type="dxa"/>
            <w:tcBorders>
              <w:top w:val="nil"/>
              <w:left w:val="nil"/>
              <w:bottom w:val="nil"/>
              <w:right w:val="nil"/>
            </w:tcBorders>
            <w:shd w:val="clear" w:color="auto" w:fill="auto"/>
            <w:noWrap/>
            <w:vAlign w:val="center"/>
          </w:tcPr>
          <w:p w14:paraId="743CDE58" w14:textId="48EBDAAE" w:rsidR="00E84C3B" w:rsidRPr="002A4574" w:rsidRDefault="003B662A" w:rsidP="009D3D1C">
            <w:pPr>
              <w:rPr>
                <w:rFonts w:ascii="Calibri" w:hAnsi="Calibri"/>
                <w:color w:val="000000"/>
                <w:sz w:val="18"/>
                <w:szCs w:val="18"/>
              </w:rPr>
            </w:pPr>
            <w:r>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center"/>
          </w:tcPr>
          <w:p w14:paraId="5E2AC23D" w14:textId="0A3930C7" w:rsidR="00E84C3B" w:rsidRPr="002A4574" w:rsidRDefault="003B662A" w:rsidP="009D3D1C">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296A8A22" w14:textId="4D7E92E1" w:rsidR="00E84C3B" w:rsidRPr="002A4574" w:rsidRDefault="003B662A" w:rsidP="009D3D1C">
            <w:pPr>
              <w:rPr>
                <w:rFonts w:ascii="Calibri" w:hAnsi="Calibri"/>
                <w:color w:val="000000"/>
                <w:sz w:val="18"/>
                <w:szCs w:val="18"/>
              </w:rPr>
            </w:pPr>
            <w:r>
              <w:rPr>
                <w:rFonts w:ascii="Calibri" w:hAnsi="Calibri"/>
                <w:color w:val="000000"/>
                <w:sz w:val="18"/>
                <w:szCs w:val="18"/>
              </w:rPr>
              <w:t xml:space="preserve">Concord – Buchanan Field </w:t>
            </w:r>
          </w:p>
        </w:tc>
        <w:tc>
          <w:tcPr>
            <w:tcW w:w="1451" w:type="dxa"/>
            <w:gridSpan w:val="2"/>
            <w:tcBorders>
              <w:top w:val="nil"/>
              <w:left w:val="nil"/>
              <w:bottom w:val="nil"/>
              <w:right w:val="nil"/>
            </w:tcBorders>
            <w:shd w:val="clear" w:color="auto" w:fill="auto"/>
            <w:noWrap/>
            <w:vAlign w:val="center"/>
          </w:tcPr>
          <w:p w14:paraId="77420A5F" w14:textId="5F5399D4" w:rsidR="00E84C3B" w:rsidRPr="002A4574" w:rsidRDefault="003B662A" w:rsidP="009D3D1C">
            <w:pPr>
              <w:rPr>
                <w:rFonts w:ascii="Calibri" w:hAnsi="Calibri"/>
                <w:color w:val="000000"/>
                <w:sz w:val="18"/>
                <w:szCs w:val="18"/>
              </w:rPr>
            </w:pPr>
            <w:r>
              <w:rPr>
                <w:rFonts w:ascii="Calibri" w:hAnsi="Calibri"/>
                <w:color w:val="000000"/>
                <w:sz w:val="18"/>
                <w:szCs w:val="18"/>
              </w:rPr>
              <w:t>38.00</w:t>
            </w:r>
          </w:p>
        </w:tc>
        <w:tc>
          <w:tcPr>
            <w:tcW w:w="1420" w:type="dxa"/>
            <w:gridSpan w:val="2"/>
            <w:tcBorders>
              <w:top w:val="nil"/>
              <w:left w:val="nil"/>
              <w:bottom w:val="nil"/>
              <w:right w:val="nil"/>
            </w:tcBorders>
            <w:shd w:val="clear" w:color="auto" w:fill="auto"/>
            <w:noWrap/>
            <w:vAlign w:val="center"/>
          </w:tcPr>
          <w:p w14:paraId="3B94DE6A" w14:textId="1125C710" w:rsidR="00E84C3B" w:rsidRPr="002A4574" w:rsidRDefault="003B662A" w:rsidP="009D3D1C">
            <w:pPr>
              <w:rPr>
                <w:rFonts w:ascii="Calibri" w:hAnsi="Calibri"/>
                <w:color w:val="000000"/>
                <w:sz w:val="18"/>
                <w:szCs w:val="18"/>
              </w:rPr>
            </w:pPr>
            <w:r>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tcPr>
          <w:p w14:paraId="592564BE" w14:textId="3B0D01BF"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BE0BC99" w14:textId="77777777" w:rsidTr="00BA6D7A">
        <w:trPr>
          <w:trHeight w:val="240"/>
        </w:trPr>
        <w:tc>
          <w:tcPr>
            <w:tcW w:w="984" w:type="dxa"/>
            <w:tcBorders>
              <w:top w:val="nil"/>
              <w:left w:val="nil"/>
              <w:bottom w:val="nil"/>
              <w:right w:val="nil"/>
            </w:tcBorders>
            <w:shd w:val="clear" w:color="auto" w:fill="auto"/>
            <w:noWrap/>
            <w:vAlign w:val="center"/>
          </w:tcPr>
          <w:p w14:paraId="1EF95F8D" w14:textId="49A207FA" w:rsidR="00E84C3B" w:rsidRPr="002A4574" w:rsidRDefault="003B662A" w:rsidP="009D3D1C">
            <w:pPr>
              <w:rPr>
                <w:rFonts w:ascii="Calibri" w:hAnsi="Calibri"/>
                <w:color w:val="000000"/>
                <w:sz w:val="18"/>
                <w:szCs w:val="18"/>
              </w:rPr>
            </w:pPr>
            <w:r>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center"/>
          </w:tcPr>
          <w:p w14:paraId="5FD35899" w14:textId="34E1A2BB" w:rsidR="00E84C3B" w:rsidRPr="002A4574" w:rsidRDefault="003B662A" w:rsidP="009D3D1C">
            <w:pPr>
              <w:rPr>
                <w:rFonts w:ascii="Calibri" w:hAnsi="Calibri"/>
                <w:color w:val="000000"/>
                <w:sz w:val="18"/>
                <w:szCs w:val="18"/>
              </w:rPr>
            </w:pPr>
            <w:r>
              <w:rPr>
                <w:rFonts w:ascii="Calibri" w:hAnsi="Calibri"/>
                <w:color w:val="000000"/>
                <w:sz w:val="18"/>
                <w:szCs w:val="18"/>
              </w:rPr>
              <w:t>0.60</w:t>
            </w:r>
          </w:p>
        </w:tc>
        <w:tc>
          <w:tcPr>
            <w:tcW w:w="4955" w:type="dxa"/>
            <w:gridSpan w:val="3"/>
            <w:tcBorders>
              <w:top w:val="nil"/>
              <w:left w:val="nil"/>
              <w:bottom w:val="nil"/>
              <w:right w:val="nil"/>
            </w:tcBorders>
            <w:shd w:val="clear" w:color="auto" w:fill="auto"/>
            <w:noWrap/>
            <w:vAlign w:val="bottom"/>
          </w:tcPr>
          <w:p w14:paraId="49FABE26" w14:textId="2F78EADA" w:rsidR="00E84C3B" w:rsidRPr="002A4574" w:rsidRDefault="003B662A" w:rsidP="009D3D1C">
            <w:pPr>
              <w:rPr>
                <w:rFonts w:ascii="Calibri" w:hAnsi="Calibri"/>
                <w:color w:val="000000"/>
                <w:sz w:val="18"/>
                <w:szCs w:val="18"/>
              </w:rPr>
            </w:pPr>
            <w:r>
              <w:rPr>
                <w:rFonts w:ascii="Calibri" w:hAnsi="Calibri"/>
                <w:color w:val="000000"/>
                <w:sz w:val="18"/>
                <w:szCs w:val="18"/>
              </w:rPr>
              <w:t>San Francisco Intl AP</w:t>
            </w:r>
          </w:p>
        </w:tc>
        <w:tc>
          <w:tcPr>
            <w:tcW w:w="1451" w:type="dxa"/>
            <w:gridSpan w:val="2"/>
            <w:tcBorders>
              <w:top w:val="nil"/>
              <w:left w:val="nil"/>
              <w:bottom w:val="nil"/>
              <w:right w:val="nil"/>
            </w:tcBorders>
            <w:shd w:val="clear" w:color="auto" w:fill="auto"/>
            <w:noWrap/>
            <w:vAlign w:val="center"/>
          </w:tcPr>
          <w:p w14:paraId="335D861B" w14:textId="76CEF36D" w:rsidR="00E84C3B" w:rsidRPr="002A4574" w:rsidRDefault="003B662A" w:rsidP="009D3D1C">
            <w:pPr>
              <w:rPr>
                <w:rFonts w:ascii="Calibri" w:hAnsi="Calibri"/>
                <w:color w:val="000000"/>
                <w:sz w:val="18"/>
                <w:szCs w:val="18"/>
              </w:rPr>
            </w:pPr>
            <w:r>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center"/>
          </w:tcPr>
          <w:p w14:paraId="25EE8C88" w14:textId="47F92D2D" w:rsidR="00E84C3B" w:rsidRPr="002A4574" w:rsidRDefault="003B662A" w:rsidP="009D3D1C">
            <w:pPr>
              <w:rPr>
                <w:rFonts w:ascii="Calibri" w:hAnsi="Calibri"/>
                <w:color w:val="000000"/>
                <w:sz w:val="18"/>
                <w:szCs w:val="18"/>
              </w:rPr>
            </w:pPr>
            <w:r>
              <w:rPr>
                <w:rFonts w:ascii="Calibri" w:hAnsi="Calibri"/>
                <w:color w:val="000000"/>
                <w:sz w:val="18"/>
                <w:szCs w:val="18"/>
              </w:rPr>
              <w:t>-122.40</w:t>
            </w:r>
          </w:p>
        </w:tc>
        <w:tc>
          <w:tcPr>
            <w:tcW w:w="1293" w:type="dxa"/>
            <w:tcBorders>
              <w:top w:val="nil"/>
              <w:left w:val="nil"/>
              <w:bottom w:val="nil"/>
              <w:right w:val="nil"/>
            </w:tcBorders>
            <w:shd w:val="clear" w:color="auto" w:fill="auto"/>
            <w:noWrap/>
            <w:vAlign w:val="center"/>
          </w:tcPr>
          <w:p w14:paraId="4B920543" w14:textId="04884A7E"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299C5D48" w14:textId="77777777" w:rsidTr="00BA6D7A">
        <w:trPr>
          <w:trHeight w:val="240"/>
        </w:trPr>
        <w:tc>
          <w:tcPr>
            <w:tcW w:w="984" w:type="dxa"/>
            <w:tcBorders>
              <w:top w:val="nil"/>
              <w:left w:val="nil"/>
              <w:bottom w:val="nil"/>
              <w:right w:val="nil"/>
            </w:tcBorders>
            <w:shd w:val="clear" w:color="auto" w:fill="auto"/>
            <w:noWrap/>
            <w:vAlign w:val="center"/>
          </w:tcPr>
          <w:p w14:paraId="6021BA62" w14:textId="6BC39897" w:rsidR="00E84C3B" w:rsidRPr="002A4574" w:rsidRDefault="003B662A" w:rsidP="009D3D1C">
            <w:pPr>
              <w:rPr>
                <w:rFonts w:ascii="Calibri" w:hAnsi="Calibri"/>
                <w:color w:val="000000"/>
                <w:sz w:val="18"/>
                <w:szCs w:val="18"/>
              </w:rPr>
            </w:pPr>
            <w:r>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center"/>
          </w:tcPr>
          <w:p w14:paraId="08F83871" w14:textId="4E1CC30F" w:rsidR="00E84C3B" w:rsidRPr="002A4574" w:rsidRDefault="003B662A" w:rsidP="009D3D1C">
            <w:pPr>
              <w:rPr>
                <w:rFonts w:ascii="Calibri" w:hAnsi="Calibri"/>
                <w:color w:val="000000"/>
                <w:sz w:val="18"/>
                <w:szCs w:val="18"/>
              </w:rPr>
            </w:pPr>
            <w:r>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tcPr>
          <w:p w14:paraId="3599FDAD" w14:textId="69D10335" w:rsidR="00E84C3B" w:rsidRPr="002A4574" w:rsidRDefault="003B662A" w:rsidP="009D3D1C">
            <w:pPr>
              <w:rPr>
                <w:rFonts w:ascii="Calibri" w:hAnsi="Calibri"/>
                <w:color w:val="000000"/>
                <w:sz w:val="18"/>
                <w:szCs w:val="18"/>
              </w:rPr>
            </w:pPr>
            <w:r>
              <w:rPr>
                <w:rFonts w:ascii="Calibri" w:hAnsi="Calibri"/>
                <w:color w:val="000000"/>
                <w:sz w:val="18"/>
                <w:szCs w:val="18"/>
              </w:rPr>
              <w:t>San Jose Intl AP</w:t>
            </w:r>
          </w:p>
        </w:tc>
        <w:tc>
          <w:tcPr>
            <w:tcW w:w="1451" w:type="dxa"/>
            <w:gridSpan w:val="2"/>
            <w:tcBorders>
              <w:top w:val="nil"/>
              <w:left w:val="nil"/>
              <w:bottom w:val="nil"/>
              <w:right w:val="nil"/>
            </w:tcBorders>
            <w:shd w:val="clear" w:color="auto" w:fill="auto"/>
            <w:noWrap/>
            <w:vAlign w:val="center"/>
          </w:tcPr>
          <w:p w14:paraId="6FA59948" w14:textId="254CA7F4" w:rsidR="00E84C3B" w:rsidRPr="002A4574" w:rsidRDefault="003B662A" w:rsidP="009D3D1C">
            <w:pPr>
              <w:rPr>
                <w:rFonts w:ascii="Calibri" w:hAnsi="Calibri"/>
                <w:color w:val="000000"/>
                <w:sz w:val="18"/>
                <w:szCs w:val="18"/>
              </w:rPr>
            </w:pPr>
            <w:r>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center"/>
          </w:tcPr>
          <w:p w14:paraId="3EF64B47" w14:textId="598B977E" w:rsidR="00E84C3B" w:rsidRPr="002A4574" w:rsidRDefault="003B662A" w:rsidP="009D3D1C">
            <w:pPr>
              <w:rPr>
                <w:rFonts w:ascii="Calibri" w:hAnsi="Calibri"/>
                <w:color w:val="000000"/>
                <w:sz w:val="18"/>
                <w:szCs w:val="18"/>
              </w:rPr>
            </w:pPr>
            <w:r>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tcPr>
          <w:p w14:paraId="09B2C0D5" w14:textId="041C69F4"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4B69616E" w14:textId="77777777" w:rsidTr="00BA6D7A">
        <w:trPr>
          <w:trHeight w:val="240"/>
        </w:trPr>
        <w:tc>
          <w:tcPr>
            <w:tcW w:w="984" w:type="dxa"/>
            <w:tcBorders>
              <w:top w:val="nil"/>
              <w:left w:val="nil"/>
              <w:bottom w:val="nil"/>
              <w:right w:val="nil"/>
            </w:tcBorders>
            <w:shd w:val="clear" w:color="auto" w:fill="auto"/>
            <w:noWrap/>
            <w:vAlign w:val="center"/>
          </w:tcPr>
          <w:p w14:paraId="3A6C164E" w14:textId="2AE5F515" w:rsidR="00E84C3B" w:rsidRPr="002A4574" w:rsidRDefault="003B662A" w:rsidP="009D3D1C">
            <w:pPr>
              <w:rPr>
                <w:rFonts w:ascii="Calibri" w:hAnsi="Calibri"/>
                <w:color w:val="000000"/>
                <w:sz w:val="18"/>
                <w:szCs w:val="18"/>
              </w:rPr>
            </w:pPr>
            <w:r>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center"/>
          </w:tcPr>
          <w:p w14:paraId="5FA081F4" w14:textId="2E7F02BF" w:rsidR="00E84C3B" w:rsidRPr="002A4574" w:rsidRDefault="003B662A" w:rsidP="009D3D1C">
            <w:pPr>
              <w:rPr>
                <w:rFonts w:ascii="Calibri" w:hAnsi="Calibri"/>
                <w:color w:val="000000"/>
                <w:sz w:val="18"/>
                <w:szCs w:val="18"/>
              </w:rPr>
            </w:pPr>
            <w:r>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tcPr>
          <w:p w14:paraId="2BA662C1" w14:textId="0E889EC3" w:rsidR="00E84C3B" w:rsidRPr="002A4574" w:rsidRDefault="003B662A" w:rsidP="009D3D1C">
            <w:pPr>
              <w:rPr>
                <w:rFonts w:ascii="Calibri" w:hAnsi="Calibri"/>
                <w:color w:val="000000"/>
                <w:sz w:val="18"/>
                <w:szCs w:val="18"/>
              </w:rPr>
            </w:pPr>
            <w:r>
              <w:rPr>
                <w:rFonts w:ascii="Calibri" w:hAnsi="Calibri"/>
                <w:color w:val="000000"/>
                <w:sz w:val="18"/>
                <w:szCs w:val="18"/>
              </w:rPr>
              <w:t>Napa Co. Airport</w:t>
            </w:r>
          </w:p>
        </w:tc>
        <w:tc>
          <w:tcPr>
            <w:tcW w:w="1451" w:type="dxa"/>
            <w:gridSpan w:val="2"/>
            <w:tcBorders>
              <w:top w:val="nil"/>
              <w:left w:val="nil"/>
              <w:bottom w:val="nil"/>
              <w:right w:val="nil"/>
            </w:tcBorders>
            <w:shd w:val="clear" w:color="auto" w:fill="auto"/>
            <w:noWrap/>
            <w:vAlign w:val="center"/>
          </w:tcPr>
          <w:p w14:paraId="29275C48" w14:textId="0F191B96" w:rsidR="00E84C3B" w:rsidRPr="002A4574" w:rsidRDefault="003B662A" w:rsidP="009D3D1C">
            <w:pPr>
              <w:rPr>
                <w:rFonts w:ascii="Calibri" w:hAnsi="Calibri"/>
                <w:color w:val="000000"/>
                <w:sz w:val="18"/>
                <w:szCs w:val="18"/>
              </w:rPr>
            </w:pPr>
            <w:r>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center"/>
          </w:tcPr>
          <w:p w14:paraId="660C0BA6" w14:textId="74C3A719" w:rsidR="00E84C3B" w:rsidRPr="002A4574" w:rsidRDefault="003B662A" w:rsidP="009D3D1C">
            <w:pPr>
              <w:rPr>
                <w:rFonts w:ascii="Calibri" w:hAnsi="Calibri"/>
                <w:color w:val="000000"/>
                <w:sz w:val="18"/>
                <w:szCs w:val="18"/>
              </w:rPr>
            </w:pPr>
            <w:r>
              <w:rPr>
                <w:rFonts w:ascii="Calibri" w:hAnsi="Calibri"/>
                <w:color w:val="000000"/>
                <w:sz w:val="18"/>
                <w:szCs w:val="18"/>
              </w:rPr>
              <w:t>-122.28</w:t>
            </w:r>
          </w:p>
        </w:tc>
        <w:tc>
          <w:tcPr>
            <w:tcW w:w="1293" w:type="dxa"/>
            <w:tcBorders>
              <w:top w:val="nil"/>
              <w:left w:val="nil"/>
              <w:bottom w:val="nil"/>
              <w:right w:val="nil"/>
            </w:tcBorders>
            <w:shd w:val="clear" w:color="auto" w:fill="auto"/>
            <w:noWrap/>
            <w:vAlign w:val="center"/>
          </w:tcPr>
          <w:p w14:paraId="7727C2CE" w14:textId="17D18B0C"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3B662A" w:rsidRPr="002A4574" w14:paraId="6E449EBB" w14:textId="77777777" w:rsidTr="00BA6D7A">
        <w:trPr>
          <w:trHeight w:val="240"/>
        </w:trPr>
        <w:tc>
          <w:tcPr>
            <w:tcW w:w="984" w:type="dxa"/>
            <w:tcBorders>
              <w:top w:val="nil"/>
              <w:left w:val="nil"/>
              <w:bottom w:val="nil"/>
              <w:right w:val="nil"/>
            </w:tcBorders>
            <w:shd w:val="clear" w:color="auto" w:fill="auto"/>
            <w:noWrap/>
            <w:vAlign w:val="center"/>
          </w:tcPr>
          <w:p w14:paraId="62F8B0B4" w14:textId="656AEFF4" w:rsidR="003B662A" w:rsidRPr="002A4574" w:rsidRDefault="003B662A" w:rsidP="009D3D1C">
            <w:pPr>
              <w:rPr>
                <w:rFonts w:ascii="Calibri" w:hAnsi="Calibri"/>
                <w:color w:val="000000"/>
                <w:sz w:val="18"/>
                <w:szCs w:val="18"/>
              </w:rPr>
            </w:pPr>
            <w:r>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center"/>
          </w:tcPr>
          <w:p w14:paraId="799FDA87" w14:textId="3EAA5308" w:rsidR="003B662A" w:rsidRPr="002A4574" w:rsidRDefault="003B662A" w:rsidP="009D3D1C">
            <w:pPr>
              <w:rPr>
                <w:rFonts w:ascii="Calibri" w:hAnsi="Calibri"/>
                <w:color w:val="000000"/>
                <w:sz w:val="18"/>
                <w:szCs w:val="18"/>
              </w:rPr>
            </w:pPr>
            <w:r>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tcPr>
          <w:p w14:paraId="048F77E4" w14:textId="2EEF9C2F" w:rsidR="003B662A" w:rsidRPr="002A4574" w:rsidRDefault="003B662A" w:rsidP="00AD5C25">
            <w:pPr>
              <w:rPr>
                <w:rFonts w:ascii="Calibri" w:hAnsi="Calibri"/>
                <w:color w:val="000000"/>
                <w:sz w:val="18"/>
                <w:szCs w:val="18"/>
              </w:rPr>
            </w:pPr>
            <w:r>
              <w:rPr>
                <w:rFonts w:ascii="Calibri" w:hAnsi="Calibri"/>
                <w:color w:val="000000"/>
                <w:sz w:val="18"/>
                <w:szCs w:val="18"/>
              </w:rPr>
              <w:t>Santa Rosa (</w:t>
            </w:r>
            <w:r w:rsidR="00AD5C25">
              <w:rPr>
                <w:rFonts w:ascii="Calibri" w:hAnsi="Calibri"/>
                <w:color w:val="000000"/>
                <w:sz w:val="18"/>
                <w:szCs w:val="18"/>
              </w:rPr>
              <w:t>A</w:t>
            </w:r>
            <w:r>
              <w:rPr>
                <w:rFonts w:ascii="Calibri" w:hAnsi="Calibri"/>
                <w:color w:val="000000"/>
                <w:sz w:val="18"/>
                <w:szCs w:val="18"/>
              </w:rPr>
              <w:t>WOS</w:t>
            </w:r>
            <w:r w:rsidR="00AD5C25">
              <w:rPr>
                <w:rFonts w:ascii="Calibri" w:hAnsi="Calibri"/>
                <w:color w:val="000000"/>
                <w:sz w:val="18"/>
                <w:szCs w:val="18"/>
              </w:rPr>
              <w:t>)</w:t>
            </w:r>
          </w:p>
        </w:tc>
        <w:tc>
          <w:tcPr>
            <w:tcW w:w="1451" w:type="dxa"/>
            <w:gridSpan w:val="2"/>
            <w:tcBorders>
              <w:top w:val="nil"/>
              <w:left w:val="nil"/>
              <w:bottom w:val="nil"/>
              <w:right w:val="nil"/>
            </w:tcBorders>
            <w:shd w:val="clear" w:color="auto" w:fill="auto"/>
            <w:noWrap/>
            <w:vAlign w:val="center"/>
          </w:tcPr>
          <w:p w14:paraId="0EF70946" w14:textId="27B68A97" w:rsidR="003B662A" w:rsidRPr="002A4574" w:rsidRDefault="00AD5C25" w:rsidP="009D3D1C">
            <w:pPr>
              <w:rPr>
                <w:rFonts w:ascii="Calibri" w:hAnsi="Calibri"/>
                <w:color w:val="000000"/>
                <w:sz w:val="18"/>
                <w:szCs w:val="18"/>
              </w:rPr>
            </w:pPr>
            <w:r>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center"/>
          </w:tcPr>
          <w:p w14:paraId="362B72AF" w14:textId="0FD20FD3" w:rsidR="003B662A" w:rsidRPr="002A4574" w:rsidRDefault="00AD5C25" w:rsidP="009D3D1C">
            <w:pPr>
              <w:rPr>
                <w:rFonts w:ascii="Calibri" w:hAnsi="Calibri"/>
                <w:color w:val="000000"/>
                <w:sz w:val="18"/>
                <w:szCs w:val="18"/>
              </w:rPr>
            </w:pPr>
            <w:r>
              <w:rPr>
                <w:rFonts w:ascii="Calibri" w:hAnsi="Calibri"/>
                <w:color w:val="000000"/>
                <w:sz w:val="18"/>
                <w:szCs w:val="18"/>
              </w:rPr>
              <w:t>-122.82</w:t>
            </w:r>
          </w:p>
        </w:tc>
        <w:tc>
          <w:tcPr>
            <w:tcW w:w="1293" w:type="dxa"/>
            <w:tcBorders>
              <w:top w:val="nil"/>
              <w:left w:val="nil"/>
              <w:bottom w:val="nil"/>
              <w:right w:val="nil"/>
            </w:tcBorders>
            <w:shd w:val="clear" w:color="auto" w:fill="auto"/>
            <w:noWrap/>
            <w:vAlign w:val="center"/>
          </w:tcPr>
          <w:p w14:paraId="3BDB7C84" w14:textId="72308AD5" w:rsidR="003B662A" w:rsidRPr="002A4574" w:rsidRDefault="00AD5C25"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7" w14:textId="77777777" w:rsidTr="00BA6D7A">
        <w:trPr>
          <w:trHeight w:val="240"/>
        </w:trPr>
        <w:tc>
          <w:tcPr>
            <w:tcW w:w="984" w:type="dxa"/>
            <w:tcBorders>
              <w:top w:val="nil"/>
              <w:left w:val="nil"/>
              <w:bottom w:val="nil"/>
              <w:right w:val="nil"/>
            </w:tcBorders>
            <w:shd w:val="clear" w:color="auto" w:fill="auto"/>
            <w:noWrap/>
            <w:vAlign w:val="center"/>
            <w:hideMark/>
          </w:tcPr>
          <w:p w14:paraId="0435B58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center"/>
            <w:hideMark/>
          </w:tcPr>
          <w:p w14:paraId="0435B58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hideMark/>
          </w:tcPr>
          <w:p w14:paraId="0435B583"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center"/>
            <w:hideMark/>
          </w:tcPr>
          <w:p w14:paraId="0435B584" w14:textId="536A6500" w:rsidR="009D3D1C" w:rsidRDefault="009D3D1C" w:rsidP="009D3D1C">
            <w:pPr>
              <w:rPr>
                <w:rFonts w:ascii="Calibri" w:hAnsi="Calibri"/>
                <w:color w:val="000000"/>
                <w:sz w:val="18"/>
                <w:szCs w:val="18"/>
              </w:rPr>
            </w:pPr>
            <w:r w:rsidRPr="002A4574">
              <w:rPr>
                <w:rFonts w:ascii="Calibri" w:hAnsi="Calibri"/>
                <w:color w:val="000000"/>
                <w:sz w:val="18"/>
                <w:szCs w:val="18"/>
              </w:rPr>
              <w:t>39.3</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8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center"/>
            <w:hideMark/>
          </w:tcPr>
          <w:p w14:paraId="0435B58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E" w14:textId="77777777" w:rsidTr="00BA6D7A">
        <w:trPr>
          <w:trHeight w:val="240"/>
        </w:trPr>
        <w:tc>
          <w:tcPr>
            <w:tcW w:w="984" w:type="dxa"/>
            <w:tcBorders>
              <w:top w:val="nil"/>
              <w:left w:val="nil"/>
              <w:bottom w:val="nil"/>
              <w:right w:val="nil"/>
            </w:tcBorders>
            <w:shd w:val="clear" w:color="auto" w:fill="auto"/>
            <w:noWrap/>
            <w:vAlign w:val="center"/>
            <w:hideMark/>
          </w:tcPr>
          <w:p w14:paraId="0435B58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center"/>
            <w:hideMark/>
          </w:tcPr>
          <w:p w14:paraId="0435B58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0.66</w:t>
            </w:r>
          </w:p>
        </w:tc>
        <w:tc>
          <w:tcPr>
            <w:tcW w:w="4955" w:type="dxa"/>
            <w:gridSpan w:val="3"/>
            <w:tcBorders>
              <w:top w:val="nil"/>
              <w:left w:val="nil"/>
              <w:bottom w:val="nil"/>
              <w:right w:val="nil"/>
            </w:tcBorders>
            <w:shd w:val="clear" w:color="auto" w:fill="auto"/>
            <w:noWrap/>
            <w:vAlign w:val="bottom"/>
            <w:hideMark/>
          </w:tcPr>
          <w:p w14:paraId="0435B58A"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center"/>
            <w:hideMark/>
          </w:tcPr>
          <w:p w14:paraId="0435B58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center"/>
            <w:hideMark/>
          </w:tcPr>
          <w:p w14:paraId="0435B58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center"/>
            <w:hideMark/>
          </w:tcPr>
          <w:p w14:paraId="0435B58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95" w14:textId="77777777" w:rsidTr="00BA6D7A">
        <w:trPr>
          <w:trHeight w:val="240"/>
        </w:trPr>
        <w:tc>
          <w:tcPr>
            <w:tcW w:w="984" w:type="dxa"/>
            <w:tcBorders>
              <w:top w:val="nil"/>
              <w:left w:val="nil"/>
              <w:bottom w:val="nil"/>
              <w:right w:val="nil"/>
            </w:tcBorders>
            <w:shd w:val="clear" w:color="auto" w:fill="auto"/>
            <w:noWrap/>
            <w:vAlign w:val="center"/>
            <w:hideMark/>
          </w:tcPr>
          <w:p w14:paraId="0435B58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center"/>
            <w:hideMark/>
          </w:tcPr>
          <w:p w14:paraId="0435B59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0.64</w:t>
            </w:r>
          </w:p>
        </w:tc>
        <w:tc>
          <w:tcPr>
            <w:tcW w:w="4955" w:type="dxa"/>
            <w:gridSpan w:val="3"/>
            <w:tcBorders>
              <w:top w:val="nil"/>
              <w:left w:val="nil"/>
              <w:bottom w:val="nil"/>
              <w:right w:val="nil"/>
            </w:tcBorders>
            <w:shd w:val="clear" w:color="auto" w:fill="auto"/>
            <w:noWrap/>
            <w:vAlign w:val="bottom"/>
            <w:hideMark/>
          </w:tcPr>
          <w:p w14:paraId="0435B591"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center"/>
            <w:hideMark/>
          </w:tcPr>
          <w:p w14:paraId="0435B592" w14:textId="24EC3375" w:rsidR="009D3D1C" w:rsidRDefault="009D3D1C" w:rsidP="009D3D1C">
            <w:pPr>
              <w:rPr>
                <w:rFonts w:ascii="Calibri" w:hAnsi="Calibri"/>
                <w:color w:val="000000"/>
                <w:sz w:val="18"/>
                <w:szCs w:val="18"/>
              </w:rPr>
            </w:pPr>
            <w:r w:rsidRPr="002A4574">
              <w:rPr>
                <w:rFonts w:ascii="Calibri" w:hAnsi="Calibri"/>
                <w:color w:val="000000"/>
                <w:sz w:val="18"/>
                <w:szCs w:val="18"/>
              </w:rPr>
              <w:t>38.9</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9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center"/>
            <w:hideMark/>
          </w:tcPr>
          <w:p w14:paraId="0435B59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9C" w14:textId="77777777" w:rsidTr="00BA6D7A">
        <w:trPr>
          <w:trHeight w:val="240"/>
        </w:trPr>
        <w:tc>
          <w:tcPr>
            <w:tcW w:w="984" w:type="dxa"/>
            <w:tcBorders>
              <w:top w:val="nil"/>
              <w:left w:val="nil"/>
              <w:bottom w:val="nil"/>
              <w:right w:val="nil"/>
            </w:tcBorders>
            <w:shd w:val="clear" w:color="auto" w:fill="auto"/>
            <w:noWrap/>
            <w:vAlign w:val="center"/>
            <w:hideMark/>
          </w:tcPr>
          <w:p w14:paraId="0435B59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center"/>
            <w:hideMark/>
          </w:tcPr>
          <w:p w14:paraId="0435B59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98"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center"/>
            <w:hideMark/>
          </w:tcPr>
          <w:p w14:paraId="0435B59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9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center"/>
            <w:hideMark/>
          </w:tcPr>
          <w:p w14:paraId="0435B59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A3" w14:textId="77777777" w:rsidTr="00BA6D7A">
        <w:trPr>
          <w:trHeight w:val="240"/>
        </w:trPr>
        <w:tc>
          <w:tcPr>
            <w:tcW w:w="984" w:type="dxa"/>
            <w:tcBorders>
              <w:top w:val="nil"/>
              <w:left w:val="nil"/>
              <w:bottom w:val="nil"/>
              <w:right w:val="nil"/>
            </w:tcBorders>
            <w:shd w:val="clear" w:color="auto" w:fill="auto"/>
            <w:noWrap/>
            <w:vAlign w:val="center"/>
            <w:hideMark/>
          </w:tcPr>
          <w:p w14:paraId="0435B59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center"/>
            <w:hideMark/>
          </w:tcPr>
          <w:p w14:paraId="0435B59E" w14:textId="65A6C129"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9F" w14:textId="7364BE28" w:rsidR="009D3D1C" w:rsidRPr="002A4574" w:rsidRDefault="009D3D1C" w:rsidP="00AD5C25">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center"/>
            <w:hideMark/>
          </w:tcPr>
          <w:p w14:paraId="0435B5A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center"/>
            <w:hideMark/>
          </w:tcPr>
          <w:p w14:paraId="0435B5A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AA" w14:textId="77777777" w:rsidTr="00BA6D7A">
        <w:trPr>
          <w:trHeight w:val="240"/>
        </w:trPr>
        <w:tc>
          <w:tcPr>
            <w:tcW w:w="984" w:type="dxa"/>
            <w:tcBorders>
              <w:top w:val="nil"/>
              <w:left w:val="nil"/>
              <w:bottom w:val="nil"/>
              <w:right w:val="nil"/>
            </w:tcBorders>
            <w:shd w:val="clear" w:color="auto" w:fill="auto"/>
            <w:noWrap/>
            <w:vAlign w:val="center"/>
            <w:hideMark/>
          </w:tcPr>
          <w:p w14:paraId="0435B5A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center"/>
            <w:hideMark/>
          </w:tcPr>
          <w:p w14:paraId="0435B5A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A6" w14:textId="7ADFF080" w:rsidR="009D3D1C" w:rsidRPr="002A4574" w:rsidRDefault="009D3D1C" w:rsidP="00AD5C25">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center"/>
            <w:hideMark/>
          </w:tcPr>
          <w:p w14:paraId="0435B5A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center"/>
            <w:hideMark/>
          </w:tcPr>
          <w:p w14:paraId="0435B5A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1" w14:textId="77777777" w:rsidTr="00BA6D7A">
        <w:trPr>
          <w:trHeight w:val="240"/>
        </w:trPr>
        <w:tc>
          <w:tcPr>
            <w:tcW w:w="984" w:type="dxa"/>
            <w:tcBorders>
              <w:top w:val="nil"/>
              <w:left w:val="nil"/>
              <w:bottom w:val="nil"/>
              <w:right w:val="nil"/>
            </w:tcBorders>
            <w:shd w:val="clear" w:color="auto" w:fill="auto"/>
            <w:noWrap/>
            <w:vAlign w:val="center"/>
            <w:hideMark/>
          </w:tcPr>
          <w:p w14:paraId="0435B5A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center"/>
            <w:hideMark/>
          </w:tcPr>
          <w:p w14:paraId="0435B5A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0.56</w:t>
            </w:r>
          </w:p>
        </w:tc>
        <w:tc>
          <w:tcPr>
            <w:tcW w:w="4955" w:type="dxa"/>
            <w:gridSpan w:val="3"/>
            <w:tcBorders>
              <w:top w:val="nil"/>
              <w:left w:val="nil"/>
              <w:bottom w:val="nil"/>
              <w:right w:val="nil"/>
            </w:tcBorders>
            <w:shd w:val="clear" w:color="auto" w:fill="auto"/>
            <w:noWrap/>
            <w:vAlign w:val="bottom"/>
            <w:hideMark/>
          </w:tcPr>
          <w:p w14:paraId="0435B5AD" w14:textId="7C1A54F5" w:rsidR="009D3D1C" w:rsidRPr="002A4574" w:rsidRDefault="009D3D1C" w:rsidP="00AD5C25">
            <w:pPr>
              <w:rPr>
                <w:rFonts w:ascii="Calibri" w:hAnsi="Calibri"/>
                <w:color w:val="000000"/>
                <w:sz w:val="18"/>
                <w:szCs w:val="18"/>
              </w:rPr>
            </w:pPr>
            <w:r w:rsidRPr="002A4574">
              <w:rPr>
                <w:rFonts w:ascii="Calibri" w:hAnsi="Calibri"/>
                <w:color w:val="000000"/>
                <w:sz w:val="18"/>
                <w:szCs w:val="18"/>
              </w:rPr>
              <w:t>Arcata Airport</w:t>
            </w:r>
          </w:p>
        </w:tc>
        <w:tc>
          <w:tcPr>
            <w:tcW w:w="1451" w:type="dxa"/>
            <w:gridSpan w:val="2"/>
            <w:tcBorders>
              <w:top w:val="nil"/>
              <w:left w:val="nil"/>
              <w:bottom w:val="nil"/>
              <w:right w:val="nil"/>
            </w:tcBorders>
            <w:shd w:val="clear" w:color="auto" w:fill="auto"/>
            <w:noWrap/>
            <w:vAlign w:val="center"/>
            <w:hideMark/>
          </w:tcPr>
          <w:p w14:paraId="0435B5A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center"/>
            <w:hideMark/>
          </w:tcPr>
          <w:p w14:paraId="0435B5A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center"/>
            <w:hideMark/>
          </w:tcPr>
          <w:p w14:paraId="0435B5B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8" w14:textId="77777777" w:rsidTr="00BA6D7A">
        <w:trPr>
          <w:trHeight w:val="240"/>
        </w:trPr>
        <w:tc>
          <w:tcPr>
            <w:tcW w:w="984" w:type="dxa"/>
            <w:tcBorders>
              <w:top w:val="nil"/>
              <w:left w:val="nil"/>
              <w:bottom w:val="nil"/>
              <w:right w:val="nil"/>
            </w:tcBorders>
            <w:shd w:val="clear" w:color="auto" w:fill="auto"/>
            <w:noWrap/>
            <w:vAlign w:val="center"/>
            <w:hideMark/>
          </w:tcPr>
          <w:p w14:paraId="0435B5B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725946</w:t>
            </w:r>
          </w:p>
        </w:tc>
        <w:tc>
          <w:tcPr>
            <w:tcW w:w="818" w:type="dxa"/>
            <w:gridSpan w:val="2"/>
            <w:tcBorders>
              <w:top w:val="nil"/>
              <w:left w:val="nil"/>
              <w:bottom w:val="nil"/>
              <w:right w:val="nil"/>
            </w:tcBorders>
            <w:shd w:val="clear" w:color="auto" w:fill="auto"/>
            <w:noWrap/>
            <w:vAlign w:val="center"/>
            <w:hideMark/>
          </w:tcPr>
          <w:p w14:paraId="0435B5B3" w14:textId="73DEF927" w:rsidR="009D3D1C" w:rsidRDefault="009D3D1C" w:rsidP="009D3D1C">
            <w:pPr>
              <w:rPr>
                <w:rFonts w:ascii="Calibri" w:hAnsi="Calibri"/>
                <w:color w:val="000000"/>
                <w:sz w:val="18"/>
                <w:szCs w:val="18"/>
              </w:rPr>
            </w:pPr>
            <w:r w:rsidRPr="002A4574">
              <w:rPr>
                <w:rFonts w:ascii="Calibri" w:hAnsi="Calibri"/>
                <w:color w:val="000000"/>
                <w:sz w:val="18"/>
                <w:szCs w:val="18"/>
              </w:rPr>
              <w:t>0.6</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B4" w14:textId="193A41F4" w:rsidR="009D3D1C" w:rsidRPr="002A4574" w:rsidRDefault="009D3D1C" w:rsidP="00AD5C25">
            <w:pPr>
              <w:rPr>
                <w:rFonts w:ascii="Calibri" w:hAnsi="Calibri"/>
                <w:color w:val="000000"/>
                <w:sz w:val="18"/>
                <w:szCs w:val="18"/>
              </w:rPr>
            </w:pPr>
            <w:r w:rsidRPr="002A4574">
              <w:rPr>
                <w:rFonts w:ascii="Calibri" w:hAnsi="Calibri"/>
                <w:color w:val="000000"/>
                <w:sz w:val="18"/>
                <w:szCs w:val="18"/>
              </w:rPr>
              <w:t>Crescent City Faa Ai</w:t>
            </w:r>
          </w:p>
        </w:tc>
        <w:tc>
          <w:tcPr>
            <w:tcW w:w="1451" w:type="dxa"/>
            <w:gridSpan w:val="2"/>
            <w:tcBorders>
              <w:top w:val="nil"/>
              <w:left w:val="nil"/>
              <w:bottom w:val="nil"/>
              <w:right w:val="nil"/>
            </w:tcBorders>
            <w:shd w:val="clear" w:color="auto" w:fill="auto"/>
            <w:noWrap/>
            <w:vAlign w:val="center"/>
            <w:hideMark/>
          </w:tcPr>
          <w:p w14:paraId="0435B5B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–124.23</w:t>
            </w:r>
          </w:p>
        </w:tc>
        <w:tc>
          <w:tcPr>
            <w:tcW w:w="1293" w:type="dxa"/>
            <w:tcBorders>
              <w:top w:val="nil"/>
              <w:left w:val="nil"/>
              <w:bottom w:val="nil"/>
              <w:right w:val="nil"/>
            </w:tcBorders>
            <w:shd w:val="clear" w:color="auto" w:fill="auto"/>
            <w:noWrap/>
            <w:vAlign w:val="center"/>
            <w:hideMark/>
          </w:tcPr>
          <w:p w14:paraId="0435B5B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F" w14:textId="77777777" w:rsidTr="00BA6D7A">
        <w:trPr>
          <w:trHeight w:val="240"/>
        </w:trPr>
        <w:tc>
          <w:tcPr>
            <w:tcW w:w="984" w:type="dxa"/>
            <w:tcBorders>
              <w:top w:val="nil"/>
              <w:left w:val="nil"/>
              <w:bottom w:val="nil"/>
              <w:right w:val="nil"/>
            </w:tcBorders>
            <w:shd w:val="clear" w:color="auto" w:fill="auto"/>
            <w:noWrap/>
            <w:vAlign w:val="center"/>
            <w:hideMark/>
          </w:tcPr>
          <w:p w14:paraId="0435B5B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725955</w:t>
            </w:r>
          </w:p>
        </w:tc>
        <w:tc>
          <w:tcPr>
            <w:tcW w:w="818" w:type="dxa"/>
            <w:gridSpan w:val="2"/>
            <w:tcBorders>
              <w:top w:val="nil"/>
              <w:left w:val="nil"/>
              <w:bottom w:val="nil"/>
              <w:right w:val="nil"/>
            </w:tcBorders>
            <w:shd w:val="clear" w:color="auto" w:fill="auto"/>
            <w:noWrap/>
            <w:vAlign w:val="center"/>
            <w:hideMark/>
          </w:tcPr>
          <w:p w14:paraId="0435B5B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hideMark/>
          </w:tcPr>
          <w:p w14:paraId="0435B5BB" w14:textId="6B00E65C" w:rsidR="009D3D1C" w:rsidRPr="002A4574" w:rsidRDefault="009D3D1C" w:rsidP="00AD5C25">
            <w:pPr>
              <w:rPr>
                <w:rFonts w:ascii="Calibri" w:hAnsi="Calibri"/>
                <w:color w:val="000000"/>
                <w:sz w:val="18"/>
                <w:szCs w:val="18"/>
              </w:rPr>
            </w:pPr>
            <w:r w:rsidRPr="002A4574">
              <w:rPr>
                <w:rFonts w:ascii="Calibri" w:hAnsi="Calibri"/>
                <w:color w:val="000000"/>
                <w:sz w:val="18"/>
                <w:szCs w:val="18"/>
              </w:rPr>
              <w:t>Montague Siskiyou County AP</w:t>
            </w:r>
          </w:p>
        </w:tc>
        <w:tc>
          <w:tcPr>
            <w:tcW w:w="1451" w:type="dxa"/>
            <w:gridSpan w:val="2"/>
            <w:tcBorders>
              <w:top w:val="nil"/>
              <w:left w:val="nil"/>
              <w:bottom w:val="nil"/>
              <w:right w:val="nil"/>
            </w:tcBorders>
            <w:shd w:val="clear" w:color="auto" w:fill="auto"/>
            <w:noWrap/>
            <w:vAlign w:val="center"/>
            <w:hideMark/>
          </w:tcPr>
          <w:p w14:paraId="0435B5B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–122.47</w:t>
            </w:r>
          </w:p>
        </w:tc>
        <w:tc>
          <w:tcPr>
            <w:tcW w:w="1293" w:type="dxa"/>
            <w:tcBorders>
              <w:top w:val="nil"/>
              <w:left w:val="nil"/>
              <w:bottom w:val="nil"/>
              <w:right w:val="nil"/>
            </w:tcBorders>
            <w:shd w:val="clear" w:color="auto" w:fill="auto"/>
            <w:noWrap/>
            <w:vAlign w:val="center"/>
            <w:hideMark/>
          </w:tcPr>
          <w:p w14:paraId="0435B5B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C6" w14:textId="77777777" w:rsidTr="00BA6D7A">
        <w:trPr>
          <w:trHeight w:val="240"/>
        </w:trPr>
        <w:tc>
          <w:tcPr>
            <w:tcW w:w="984" w:type="dxa"/>
            <w:tcBorders>
              <w:top w:val="nil"/>
              <w:left w:val="nil"/>
              <w:bottom w:val="nil"/>
              <w:right w:val="nil"/>
            </w:tcBorders>
            <w:shd w:val="clear" w:color="auto" w:fill="auto"/>
            <w:noWrap/>
            <w:vAlign w:val="center"/>
            <w:hideMark/>
          </w:tcPr>
          <w:p w14:paraId="0435B5C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725958</w:t>
            </w:r>
          </w:p>
        </w:tc>
        <w:tc>
          <w:tcPr>
            <w:tcW w:w="818" w:type="dxa"/>
            <w:gridSpan w:val="2"/>
            <w:tcBorders>
              <w:top w:val="nil"/>
              <w:left w:val="nil"/>
              <w:bottom w:val="nil"/>
              <w:right w:val="nil"/>
            </w:tcBorders>
            <w:shd w:val="clear" w:color="auto" w:fill="auto"/>
            <w:noWrap/>
            <w:vAlign w:val="center"/>
            <w:hideMark/>
          </w:tcPr>
          <w:p w14:paraId="0435B5C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0.59</w:t>
            </w:r>
          </w:p>
        </w:tc>
        <w:tc>
          <w:tcPr>
            <w:tcW w:w="4955" w:type="dxa"/>
            <w:gridSpan w:val="3"/>
            <w:tcBorders>
              <w:top w:val="nil"/>
              <w:left w:val="nil"/>
              <w:bottom w:val="nil"/>
              <w:right w:val="nil"/>
            </w:tcBorders>
            <w:shd w:val="clear" w:color="auto" w:fill="auto"/>
            <w:noWrap/>
            <w:vAlign w:val="bottom"/>
            <w:hideMark/>
          </w:tcPr>
          <w:p w14:paraId="0435B5C2" w14:textId="1C924485" w:rsidR="009D3D1C" w:rsidRPr="002A4574" w:rsidRDefault="009D3D1C" w:rsidP="00AD5C25">
            <w:pPr>
              <w:rPr>
                <w:rFonts w:ascii="Calibri" w:hAnsi="Calibri"/>
                <w:color w:val="000000"/>
                <w:sz w:val="18"/>
                <w:szCs w:val="18"/>
              </w:rPr>
            </w:pPr>
            <w:r w:rsidRPr="002A4574">
              <w:rPr>
                <w:rFonts w:ascii="Calibri" w:hAnsi="Calibri"/>
                <w:color w:val="000000"/>
                <w:sz w:val="18"/>
                <w:szCs w:val="18"/>
              </w:rPr>
              <w:t>Alturas</w:t>
            </w:r>
          </w:p>
        </w:tc>
        <w:tc>
          <w:tcPr>
            <w:tcW w:w="1451" w:type="dxa"/>
            <w:gridSpan w:val="2"/>
            <w:tcBorders>
              <w:top w:val="nil"/>
              <w:left w:val="nil"/>
              <w:bottom w:val="nil"/>
              <w:right w:val="nil"/>
            </w:tcBorders>
            <w:shd w:val="clear" w:color="auto" w:fill="auto"/>
            <w:noWrap/>
            <w:vAlign w:val="center"/>
            <w:hideMark/>
          </w:tcPr>
          <w:p w14:paraId="0435B5C3" w14:textId="7BA64522" w:rsidR="009D3D1C" w:rsidRDefault="009D3D1C" w:rsidP="009D3D1C">
            <w:pPr>
              <w:rPr>
                <w:rFonts w:ascii="Calibri" w:hAnsi="Calibri"/>
                <w:color w:val="000000"/>
                <w:sz w:val="18"/>
                <w:szCs w:val="18"/>
              </w:rPr>
            </w:pPr>
            <w:r w:rsidRPr="002A4574">
              <w:rPr>
                <w:rFonts w:ascii="Calibri" w:hAnsi="Calibri"/>
                <w:color w:val="000000"/>
                <w:sz w:val="18"/>
                <w:szCs w:val="18"/>
              </w:rPr>
              <w:t>41.5</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–120.53</w:t>
            </w:r>
          </w:p>
        </w:tc>
        <w:tc>
          <w:tcPr>
            <w:tcW w:w="1293" w:type="dxa"/>
            <w:tcBorders>
              <w:top w:val="nil"/>
              <w:left w:val="nil"/>
              <w:bottom w:val="nil"/>
              <w:right w:val="nil"/>
            </w:tcBorders>
            <w:shd w:val="clear" w:color="auto" w:fill="auto"/>
            <w:noWrap/>
            <w:vAlign w:val="center"/>
            <w:hideMark/>
          </w:tcPr>
          <w:p w14:paraId="0435B5C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CD" w14:textId="77777777" w:rsidTr="00BA6D7A">
        <w:trPr>
          <w:trHeight w:val="240"/>
        </w:trPr>
        <w:tc>
          <w:tcPr>
            <w:tcW w:w="984" w:type="dxa"/>
            <w:tcBorders>
              <w:top w:val="nil"/>
              <w:left w:val="nil"/>
              <w:bottom w:val="nil"/>
              <w:right w:val="nil"/>
            </w:tcBorders>
            <w:shd w:val="clear" w:color="auto" w:fill="auto"/>
            <w:noWrap/>
            <w:vAlign w:val="center"/>
            <w:hideMark/>
          </w:tcPr>
          <w:p w14:paraId="0435B5C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745090</w:t>
            </w:r>
          </w:p>
        </w:tc>
        <w:tc>
          <w:tcPr>
            <w:tcW w:w="818" w:type="dxa"/>
            <w:gridSpan w:val="2"/>
            <w:tcBorders>
              <w:top w:val="nil"/>
              <w:left w:val="nil"/>
              <w:bottom w:val="nil"/>
              <w:right w:val="nil"/>
            </w:tcBorders>
            <w:shd w:val="clear" w:color="auto" w:fill="auto"/>
            <w:noWrap/>
            <w:vAlign w:val="center"/>
            <w:hideMark/>
          </w:tcPr>
          <w:p w14:paraId="0435B5C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C9"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51" w:type="dxa"/>
            <w:gridSpan w:val="2"/>
            <w:tcBorders>
              <w:top w:val="nil"/>
              <w:left w:val="nil"/>
              <w:bottom w:val="nil"/>
              <w:right w:val="nil"/>
            </w:tcBorders>
            <w:shd w:val="clear" w:color="auto" w:fill="auto"/>
            <w:noWrap/>
            <w:vAlign w:val="center"/>
            <w:hideMark/>
          </w:tcPr>
          <w:p w14:paraId="0435B5CA" w14:textId="0165AB25" w:rsidR="009D3D1C" w:rsidRDefault="009D3D1C" w:rsidP="009D3D1C">
            <w:pPr>
              <w:rPr>
                <w:rFonts w:ascii="Calibri" w:hAnsi="Calibri"/>
                <w:color w:val="000000"/>
                <w:sz w:val="18"/>
                <w:szCs w:val="18"/>
              </w:rPr>
            </w:pPr>
            <w:r w:rsidRPr="002A4574">
              <w:rPr>
                <w:rFonts w:ascii="Calibri" w:hAnsi="Calibri"/>
                <w:color w:val="000000"/>
                <w:sz w:val="18"/>
                <w:szCs w:val="18"/>
              </w:rPr>
              <w:t>37.4</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hideMark/>
          </w:tcPr>
          <w:p w14:paraId="0435B5C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D4" w14:textId="77777777" w:rsidTr="00BA6D7A">
        <w:trPr>
          <w:trHeight w:val="240"/>
        </w:trPr>
        <w:tc>
          <w:tcPr>
            <w:tcW w:w="984" w:type="dxa"/>
            <w:tcBorders>
              <w:top w:val="nil"/>
              <w:left w:val="nil"/>
              <w:bottom w:val="nil"/>
              <w:right w:val="nil"/>
            </w:tcBorders>
            <w:shd w:val="clear" w:color="auto" w:fill="auto"/>
            <w:noWrap/>
            <w:vAlign w:val="center"/>
            <w:hideMark/>
          </w:tcPr>
          <w:p w14:paraId="0435B5C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745160</w:t>
            </w:r>
          </w:p>
        </w:tc>
        <w:tc>
          <w:tcPr>
            <w:tcW w:w="818" w:type="dxa"/>
            <w:gridSpan w:val="2"/>
            <w:tcBorders>
              <w:top w:val="nil"/>
              <w:left w:val="nil"/>
              <w:bottom w:val="nil"/>
              <w:right w:val="nil"/>
            </w:tcBorders>
            <w:shd w:val="clear" w:color="auto" w:fill="auto"/>
            <w:noWrap/>
            <w:vAlign w:val="center"/>
            <w:hideMark/>
          </w:tcPr>
          <w:p w14:paraId="0435B5C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0.67</w:t>
            </w:r>
          </w:p>
        </w:tc>
        <w:tc>
          <w:tcPr>
            <w:tcW w:w="4955" w:type="dxa"/>
            <w:gridSpan w:val="3"/>
            <w:tcBorders>
              <w:top w:val="nil"/>
              <w:left w:val="nil"/>
              <w:bottom w:val="nil"/>
              <w:right w:val="nil"/>
            </w:tcBorders>
            <w:shd w:val="clear" w:color="auto" w:fill="auto"/>
            <w:noWrap/>
            <w:vAlign w:val="bottom"/>
            <w:hideMark/>
          </w:tcPr>
          <w:p w14:paraId="0435B5D0"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Travis Field AFB </w:t>
            </w:r>
          </w:p>
        </w:tc>
        <w:tc>
          <w:tcPr>
            <w:tcW w:w="1451" w:type="dxa"/>
            <w:gridSpan w:val="2"/>
            <w:tcBorders>
              <w:top w:val="nil"/>
              <w:left w:val="nil"/>
              <w:bottom w:val="nil"/>
              <w:right w:val="nil"/>
            </w:tcBorders>
            <w:shd w:val="clear" w:color="auto" w:fill="auto"/>
            <w:noWrap/>
            <w:vAlign w:val="center"/>
            <w:hideMark/>
          </w:tcPr>
          <w:p w14:paraId="0435B5D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38.27</w:t>
            </w:r>
          </w:p>
        </w:tc>
        <w:tc>
          <w:tcPr>
            <w:tcW w:w="1420" w:type="dxa"/>
            <w:gridSpan w:val="2"/>
            <w:tcBorders>
              <w:top w:val="nil"/>
              <w:left w:val="nil"/>
              <w:bottom w:val="nil"/>
              <w:right w:val="nil"/>
            </w:tcBorders>
            <w:shd w:val="clear" w:color="auto" w:fill="auto"/>
            <w:noWrap/>
            <w:vAlign w:val="center"/>
            <w:hideMark/>
          </w:tcPr>
          <w:p w14:paraId="0435B5D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hideMark/>
          </w:tcPr>
          <w:p w14:paraId="0435B5D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DB" w14:textId="77777777" w:rsidTr="00BA6D7A">
        <w:trPr>
          <w:trHeight w:val="240"/>
        </w:trPr>
        <w:tc>
          <w:tcPr>
            <w:tcW w:w="984" w:type="dxa"/>
            <w:tcBorders>
              <w:top w:val="nil"/>
              <w:left w:val="nil"/>
              <w:bottom w:val="nil"/>
              <w:right w:val="nil"/>
            </w:tcBorders>
            <w:shd w:val="clear" w:color="auto" w:fill="auto"/>
            <w:noWrap/>
            <w:vAlign w:val="center"/>
            <w:hideMark/>
          </w:tcPr>
          <w:p w14:paraId="0435B5D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746120</w:t>
            </w:r>
          </w:p>
        </w:tc>
        <w:tc>
          <w:tcPr>
            <w:tcW w:w="818" w:type="dxa"/>
            <w:gridSpan w:val="2"/>
            <w:tcBorders>
              <w:top w:val="nil"/>
              <w:left w:val="nil"/>
              <w:bottom w:val="nil"/>
              <w:right w:val="nil"/>
            </w:tcBorders>
            <w:shd w:val="clear" w:color="auto" w:fill="auto"/>
            <w:noWrap/>
            <w:vAlign w:val="center"/>
            <w:hideMark/>
          </w:tcPr>
          <w:p w14:paraId="0435B5D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D7"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D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35.68</w:t>
            </w:r>
          </w:p>
        </w:tc>
        <w:tc>
          <w:tcPr>
            <w:tcW w:w="1420" w:type="dxa"/>
            <w:gridSpan w:val="2"/>
            <w:tcBorders>
              <w:top w:val="nil"/>
              <w:left w:val="nil"/>
              <w:bottom w:val="nil"/>
              <w:right w:val="nil"/>
            </w:tcBorders>
            <w:shd w:val="clear" w:color="auto" w:fill="auto"/>
            <w:noWrap/>
            <w:vAlign w:val="center"/>
            <w:hideMark/>
          </w:tcPr>
          <w:p w14:paraId="0435B5D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–117.68</w:t>
            </w:r>
          </w:p>
        </w:tc>
        <w:tc>
          <w:tcPr>
            <w:tcW w:w="1293" w:type="dxa"/>
            <w:tcBorders>
              <w:top w:val="nil"/>
              <w:left w:val="nil"/>
              <w:bottom w:val="nil"/>
              <w:right w:val="nil"/>
            </w:tcBorders>
            <w:shd w:val="clear" w:color="auto" w:fill="auto"/>
            <w:noWrap/>
            <w:vAlign w:val="center"/>
            <w:hideMark/>
          </w:tcPr>
          <w:p w14:paraId="0435B5D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E2" w14:textId="77777777" w:rsidTr="00BA6D7A">
        <w:trPr>
          <w:trHeight w:val="240"/>
        </w:trPr>
        <w:tc>
          <w:tcPr>
            <w:tcW w:w="984" w:type="dxa"/>
            <w:tcBorders>
              <w:top w:val="nil"/>
              <w:left w:val="nil"/>
              <w:bottom w:val="nil"/>
              <w:right w:val="nil"/>
            </w:tcBorders>
            <w:shd w:val="clear" w:color="auto" w:fill="auto"/>
            <w:noWrap/>
            <w:vAlign w:val="center"/>
            <w:hideMark/>
          </w:tcPr>
          <w:p w14:paraId="0435B5D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747020</w:t>
            </w:r>
          </w:p>
        </w:tc>
        <w:tc>
          <w:tcPr>
            <w:tcW w:w="818" w:type="dxa"/>
            <w:gridSpan w:val="2"/>
            <w:tcBorders>
              <w:top w:val="nil"/>
              <w:left w:val="nil"/>
              <w:bottom w:val="nil"/>
              <w:right w:val="nil"/>
            </w:tcBorders>
            <w:shd w:val="clear" w:color="auto" w:fill="auto"/>
            <w:noWrap/>
            <w:vAlign w:val="center"/>
            <w:hideMark/>
          </w:tcPr>
          <w:p w14:paraId="0435B5DD" w14:textId="3841C472"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DE"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Lemoore Reeves NAS </w:t>
            </w:r>
          </w:p>
        </w:tc>
        <w:tc>
          <w:tcPr>
            <w:tcW w:w="1451" w:type="dxa"/>
            <w:gridSpan w:val="2"/>
            <w:tcBorders>
              <w:top w:val="nil"/>
              <w:left w:val="nil"/>
              <w:bottom w:val="nil"/>
              <w:right w:val="nil"/>
            </w:tcBorders>
            <w:shd w:val="clear" w:color="auto" w:fill="auto"/>
            <w:noWrap/>
            <w:vAlign w:val="center"/>
            <w:hideMark/>
          </w:tcPr>
          <w:p w14:paraId="0435B5D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36.33</w:t>
            </w:r>
          </w:p>
        </w:tc>
        <w:tc>
          <w:tcPr>
            <w:tcW w:w="1420" w:type="dxa"/>
            <w:gridSpan w:val="2"/>
            <w:tcBorders>
              <w:top w:val="nil"/>
              <w:left w:val="nil"/>
              <w:bottom w:val="nil"/>
              <w:right w:val="nil"/>
            </w:tcBorders>
            <w:shd w:val="clear" w:color="auto" w:fill="auto"/>
            <w:noWrap/>
            <w:vAlign w:val="center"/>
            <w:hideMark/>
          </w:tcPr>
          <w:p w14:paraId="0435B5E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–119.95</w:t>
            </w:r>
          </w:p>
        </w:tc>
        <w:tc>
          <w:tcPr>
            <w:tcW w:w="1293" w:type="dxa"/>
            <w:tcBorders>
              <w:top w:val="nil"/>
              <w:left w:val="nil"/>
              <w:bottom w:val="nil"/>
              <w:right w:val="nil"/>
            </w:tcBorders>
            <w:shd w:val="clear" w:color="auto" w:fill="auto"/>
            <w:noWrap/>
            <w:vAlign w:val="center"/>
            <w:hideMark/>
          </w:tcPr>
          <w:p w14:paraId="0435B5E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E9" w14:textId="77777777" w:rsidTr="00BA6D7A">
        <w:trPr>
          <w:trHeight w:val="240"/>
        </w:trPr>
        <w:tc>
          <w:tcPr>
            <w:tcW w:w="984" w:type="dxa"/>
            <w:tcBorders>
              <w:top w:val="nil"/>
              <w:left w:val="nil"/>
              <w:bottom w:val="nil"/>
              <w:right w:val="nil"/>
            </w:tcBorders>
            <w:shd w:val="clear" w:color="auto" w:fill="auto"/>
            <w:noWrap/>
            <w:vAlign w:val="center"/>
            <w:hideMark/>
          </w:tcPr>
          <w:p w14:paraId="0435B5E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747185</w:t>
            </w:r>
          </w:p>
        </w:tc>
        <w:tc>
          <w:tcPr>
            <w:tcW w:w="818" w:type="dxa"/>
            <w:gridSpan w:val="2"/>
            <w:tcBorders>
              <w:top w:val="nil"/>
              <w:left w:val="nil"/>
              <w:bottom w:val="nil"/>
              <w:right w:val="nil"/>
            </w:tcBorders>
            <w:shd w:val="clear" w:color="auto" w:fill="auto"/>
            <w:noWrap/>
            <w:vAlign w:val="center"/>
            <w:hideMark/>
          </w:tcPr>
          <w:p w14:paraId="0435B5E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5"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Imperial </w:t>
            </w:r>
          </w:p>
        </w:tc>
        <w:tc>
          <w:tcPr>
            <w:tcW w:w="1451" w:type="dxa"/>
            <w:gridSpan w:val="2"/>
            <w:tcBorders>
              <w:top w:val="nil"/>
              <w:left w:val="nil"/>
              <w:bottom w:val="nil"/>
              <w:right w:val="nil"/>
            </w:tcBorders>
            <w:shd w:val="clear" w:color="auto" w:fill="auto"/>
            <w:noWrap/>
            <w:vAlign w:val="center"/>
            <w:hideMark/>
          </w:tcPr>
          <w:p w14:paraId="0435B5E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32.83</w:t>
            </w:r>
          </w:p>
        </w:tc>
        <w:tc>
          <w:tcPr>
            <w:tcW w:w="1420" w:type="dxa"/>
            <w:gridSpan w:val="2"/>
            <w:tcBorders>
              <w:top w:val="nil"/>
              <w:left w:val="nil"/>
              <w:bottom w:val="nil"/>
              <w:right w:val="nil"/>
            </w:tcBorders>
            <w:shd w:val="clear" w:color="auto" w:fill="auto"/>
            <w:noWrap/>
            <w:vAlign w:val="center"/>
            <w:hideMark/>
          </w:tcPr>
          <w:p w14:paraId="0435B5E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–115.58</w:t>
            </w:r>
          </w:p>
        </w:tc>
        <w:tc>
          <w:tcPr>
            <w:tcW w:w="1293" w:type="dxa"/>
            <w:tcBorders>
              <w:top w:val="nil"/>
              <w:left w:val="nil"/>
              <w:bottom w:val="nil"/>
              <w:right w:val="nil"/>
            </w:tcBorders>
            <w:shd w:val="clear" w:color="auto" w:fill="auto"/>
            <w:noWrap/>
            <w:vAlign w:val="center"/>
            <w:hideMark/>
          </w:tcPr>
          <w:p w14:paraId="0435B5E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F0" w14:textId="77777777" w:rsidTr="00BA6D7A">
        <w:trPr>
          <w:trHeight w:val="240"/>
        </w:trPr>
        <w:tc>
          <w:tcPr>
            <w:tcW w:w="984" w:type="dxa"/>
            <w:tcBorders>
              <w:top w:val="nil"/>
              <w:left w:val="nil"/>
              <w:bottom w:val="nil"/>
              <w:right w:val="nil"/>
            </w:tcBorders>
            <w:shd w:val="clear" w:color="auto" w:fill="auto"/>
            <w:noWrap/>
            <w:vAlign w:val="center"/>
            <w:hideMark/>
          </w:tcPr>
          <w:p w14:paraId="0435B5E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747187</w:t>
            </w:r>
          </w:p>
        </w:tc>
        <w:tc>
          <w:tcPr>
            <w:tcW w:w="818" w:type="dxa"/>
            <w:gridSpan w:val="2"/>
            <w:tcBorders>
              <w:top w:val="nil"/>
              <w:left w:val="nil"/>
              <w:bottom w:val="nil"/>
              <w:right w:val="nil"/>
            </w:tcBorders>
            <w:shd w:val="clear" w:color="auto" w:fill="auto"/>
            <w:noWrap/>
            <w:vAlign w:val="center"/>
            <w:hideMark/>
          </w:tcPr>
          <w:p w14:paraId="0435B5E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C"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51" w:type="dxa"/>
            <w:gridSpan w:val="2"/>
            <w:tcBorders>
              <w:top w:val="nil"/>
              <w:left w:val="nil"/>
              <w:bottom w:val="nil"/>
              <w:right w:val="nil"/>
            </w:tcBorders>
            <w:shd w:val="clear" w:color="auto" w:fill="auto"/>
            <w:noWrap/>
            <w:vAlign w:val="center"/>
            <w:hideMark/>
          </w:tcPr>
          <w:p w14:paraId="0435B5E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33.63</w:t>
            </w:r>
          </w:p>
        </w:tc>
        <w:tc>
          <w:tcPr>
            <w:tcW w:w="1420" w:type="dxa"/>
            <w:gridSpan w:val="2"/>
            <w:tcBorders>
              <w:top w:val="nil"/>
              <w:left w:val="nil"/>
              <w:bottom w:val="nil"/>
              <w:right w:val="nil"/>
            </w:tcBorders>
            <w:shd w:val="clear" w:color="auto" w:fill="auto"/>
            <w:noWrap/>
            <w:vAlign w:val="center"/>
            <w:hideMark/>
          </w:tcPr>
          <w:p w14:paraId="0435B5E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center"/>
            <w:hideMark/>
          </w:tcPr>
          <w:p w14:paraId="0435B5E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F7" w14:textId="77777777" w:rsidTr="00BA6D7A">
        <w:trPr>
          <w:trHeight w:val="240"/>
        </w:trPr>
        <w:tc>
          <w:tcPr>
            <w:tcW w:w="984" w:type="dxa"/>
            <w:tcBorders>
              <w:top w:val="nil"/>
              <w:left w:val="nil"/>
              <w:bottom w:val="nil"/>
              <w:right w:val="nil"/>
            </w:tcBorders>
            <w:shd w:val="clear" w:color="auto" w:fill="auto"/>
            <w:noWrap/>
            <w:vAlign w:val="center"/>
            <w:hideMark/>
          </w:tcPr>
          <w:p w14:paraId="0435B5F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747188</w:t>
            </w:r>
          </w:p>
        </w:tc>
        <w:tc>
          <w:tcPr>
            <w:tcW w:w="818" w:type="dxa"/>
            <w:gridSpan w:val="2"/>
            <w:tcBorders>
              <w:top w:val="nil"/>
              <w:left w:val="nil"/>
              <w:bottom w:val="nil"/>
              <w:right w:val="nil"/>
            </w:tcBorders>
            <w:shd w:val="clear" w:color="auto" w:fill="auto"/>
            <w:noWrap/>
            <w:vAlign w:val="center"/>
            <w:hideMark/>
          </w:tcPr>
          <w:p w14:paraId="0435B5F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hideMark/>
          </w:tcPr>
          <w:p w14:paraId="0435B5F3"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F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33.62</w:t>
            </w:r>
          </w:p>
        </w:tc>
        <w:tc>
          <w:tcPr>
            <w:tcW w:w="1420" w:type="dxa"/>
            <w:gridSpan w:val="2"/>
            <w:tcBorders>
              <w:top w:val="nil"/>
              <w:left w:val="nil"/>
              <w:bottom w:val="nil"/>
              <w:right w:val="nil"/>
            </w:tcBorders>
            <w:shd w:val="clear" w:color="auto" w:fill="auto"/>
            <w:noWrap/>
            <w:vAlign w:val="center"/>
            <w:hideMark/>
          </w:tcPr>
          <w:p w14:paraId="0435B5F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–114.72</w:t>
            </w:r>
          </w:p>
        </w:tc>
        <w:tc>
          <w:tcPr>
            <w:tcW w:w="1293" w:type="dxa"/>
            <w:tcBorders>
              <w:top w:val="nil"/>
              <w:left w:val="nil"/>
              <w:bottom w:val="nil"/>
              <w:right w:val="nil"/>
            </w:tcBorders>
            <w:shd w:val="clear" w:color="auto" w:fill="auto"/>
            <w:noWrap/>
            <w:vAlign w:val="center"/>
            <w:hideMark/>
          </w:tcPr>
          <w:p w14:paraId="0435B5F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bl>
    <w:p w14:paraId="0435B652" w14:textId="77777777" w:rsidR="00636F83" w:rsidRPr="00A35980" w:rsidRDefault="00636F83" w:rsidP="00636F83">
      <w:pPr>
        <w:contextualSpacing/>
        <w:rPr>
          <w:rFonts w:asciiTheme="minorHAnsi" w:eastAsia="Cambria" w:hAnsiTheme="minorHAnsi"/>
          <w:sz w:val="18"/>
          <w:szCs w:val="18"/>
        </w:rPr>
      </w:pPr>
    </w:p>
    <w:p w14:paraId="12FE16B9" w14:textId="77777777" w:rsidR="00960B32" w:rsidRDefault="00960B32" w:rsidP="00960B32">
      <w:pPr>
        <w:rPr>
          <w:rFonts w:asciiTheme="minorHAnsi" w:eastAsia="Cambria" w:hAnsiTheme="minorHAnsi"/>
          <w:sz w:val="18"/>
          <w:szCs w:val="18"/>
        </w:rPr>
      </w:pPr>
    </w:p>
    <w:p w14:paraId="046FBCCC" w14:textId="58914E95" w:rsidR="00960B32" w:rsidRPr="00960B32" w:rsidRDefault="00960B32" w:rsidP="00960B32">
      <w:pPr>
        <w:rPr>
          <w:rFonts w:asciiTheme="minorHAnsi" w:eastAsia="Cambria" w:hAnsiTheme="minorHAnsi"/>
          <w:sz w:val="18"/>
          <w:szCs w:val="18"/>
        </w:rPr>
      </w:pPr>
      <w:r w:rsidRPr="00BA617F">
        <w:rPr>
          <w:rFonts w:asciiTheme="minorHAnsi" w:eastAsia="Cambria" w:hAnsiTheme="minorHAnsi"/>
          <w:b/>
          <w:bCs/>
          <w:sz w:val="18"/>
          <w:szCs w:val="18"/>
        </w:rPr>
        <w:t>Section D2</w:t>
      </w:r>
      <w:r w:rsidR="00BA617F" w:rsidRPr="00BA617F">
        <w:rPr>
          <w:rFonts w:asciiTheme="minorHAnsi" w:eastAsia="Cambria" w:hAnsiTheme="minorHAnsi"/>
          <w:b/>
          <w:bCs/>
          <w:sz w:val="18"/>
          <w:szCs w:val="18"/>
        </w:rPr>
        <w:t xml:space="preserve">. </w:t>
      </w:r>
      <w:r w:rsidR="00BA617F" w:rsidRPr="00BA617F">
        <w:rPr>
          <w:rFonts w:asciiTheme="minorHAnsi" w:hAnsiTheme="minorHAnsi" w:cstheme="minorHAnsi"/>
          <w:b/>
          <w:bCs/>
          <w:sz w:val="18"/>
          <w:szCs w:val="18"/>
        </w:rPr>
        <w:t>HRV</w:t>
      </w:r>
      <w:r w:rsidR="00BA617F" w:rsidRPr="0041218C">
        <w:rPr>
          <w:rFonts w:asciiTheme="minorHAnsi" w:hAnsiTheme="minorHAnsi" w:cstheme="minorHAnsi"/>
          <w:b/>
          <w:bCs/>
          <w:sz w:val="18"/>
          <w:szCs w:val="18"/>
        </w:rPr>
        <w:t xml:space="preserve"> or ERV</w:t>
      </w:r>
      <w:r w:rsidR="00BA617F">
        <w:rPr>
          <w:rFonts w:asciiTheme="minorHAnsi" w:hAnsiTheme="minorHAnsi" w:cstheme="minorHAnsi"/>
          <w:b/>
          <w:bCs/>
          <w:sz w:val="18"/>
          <w:szCs w:val="18"/>
        </w:rPr>
        <w:t xml:space="preserve"> Information</w:t>
      </w:r>
    </w:p>
    <w:p w14:paraId="4DAA8A04" w14:textId="77777777" w:rsidR="00960B32" w:rsidRPr="00960B32" w:rsidRDefault="00960B32" w:rsidP="00960B32">
      <w:pPr>
        <w:numPr>
          <w:ilvl w:val="0"/>
          <w:numId w:val="34"/>
        </w:numPr>
        <w:rPr>
          <w:rFonts w:asciiTheme="minorHAnsi" w:eastAsia="Cambria" w:hAnsiTheme="minorHAnsi"/>
          <w:sz w:val="18"/>
          <w:szCs w:val="18"/>
        </w:rPr>
      </w:pPr>
      <w:r w:rsidRPr="00960B32">
        <w:rPr>
          <w:rFonts w:asciiTheme="minorHAnsi" w:eastAsia="Cambria" w:hAnsiTheme="minorHAnsi"/>
          <w:sz w:val="18"/>
          <w:szCs w:val="18"/>
        </w:rPr>
        <w:t>Manufacturer Make – User input text</w:t>
      </w:r>
    </w:p>
    <w:p w14:paraId="227DA63A" w14:textId="77777777" w:rsidR="00960B32" w:rsidRPr="00960B32" w:rsidRDefault="00960B32" w:rsidP="00960B32">
      <w:pPr>
        <w:numPr>
          <w:ilvl w:val="0"/>
          <w:numId w:val="34"/>
        </w:numPr>
        <w:rPr>
          <w:rFonts w:asciiTheme="minorHAnsi" w:eastAsia="Cambria" w:hAnsiTheme="minorHAnsi"/>
          <w:sz w:val="18"/>
          <w:szCs w:val="18"/>
        </w:rPr>
      </w:pPr>
      <w:r w:rsidRPr="00960B32">
        <w:rPr>
          <w:rFonts w:asciiTheme="minorHAnsi" w:eastAsia="Cambria" w:hAnsiTheme="minorHAnsi"/>
          <w:sz w:val="18"/>
          <w:szCs w:val="18"/>
        </w:rPr>
        <w:t xml:space="preserve">Manufacturer Model Number – User input text </w:t>
      </w:r>
    </w:p>
    <w:p w14:paraId="495ED2B1" w14:textId="2887FE6B" w:rsidR="00960B32" w:rsidRPr="00960B32" w:rsidRDefault="00960B32" w:rsidP="00960B32">
      <w:pPr>
        <w:numPr>
          <w:ilvl w:val="0"/>
          <w:numId w:val="34"/>
        </w:numPr>
        <w:rPr>
          <w:rFonts w:asciiTheme="minorHAnsi" w:eastAsia="Cambria" w:hAnsiTheme="minorHAnsi"/>
          <w:sz w:val="18"/>
          <w:szCs w:val="18"/>
        </w:rPr>
      </w:pPr>
      <w:r w:rsidRPr="00960B32">
        <w:rPr>
          <w:rFonts w:asciiTheme="minorHAnsi" w:eastAsia="Cambria" w:hAnsiTheme="minorHAnsi"/>
          <w:sz w:val="18"/>
          <w:szCs w:val="18"/>
        </w:rPr>
        <w:t>Fan Efficacy Performance Rating – Reference information from CF1R</w:t>
      </w:r>
      <w:r w:rsidR="00BF66FE">
        <w:rPr>
          <w:rFonts w:asciiTheme="minorHAnsi" w:eastAsia="Cambria" w:hAnsiTheme="minorHAnsi"/>
          <w:sz w:val="18"/>
          <w:szCs w:val="18"/>
        </w:rPr>
        <w:t xml:space="preserve"> </w:t>
      </w:r>
      <w:r w:rsidR="00BF66FE" w:rsidRPr="0009608C">
        <w:rPr>
          <w:rFonts w:asciiTheme="minorHAnsi" w:eastAsia="Cambria" w:hAnsiTheme="minorHAnsi"/>
          <w:sz w:val="18"/>
          <w:szCs w:val="18"/>
        </w:rPr>
        <w:t>or be user input</w:t>
      </w:r>
    </w:p>
    <w:p w14:paraId="0435B660" w14:textId="245604AD" w:rsidR="00890DEF" w:rsidRPr="002051E6" w:rsidRDefault="00890DEF" w:rsidP="002051E6">
      <w:pPr>
        <w:rPr>
          <w:rFonts w:asciiTheme="minorHAnsi" w:eastAsia="Cambria" w:hAnsiTheme="minorHAnsi"/>
          <w:sz w:val="18"/>
          <w:szCs w:val="18"/>
        </w:rPr>
        <w:sectPr w:rsidR="00890DEF" w:rsidRPr="002051E6"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5C6E9354"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9D3D1C"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4B3816">
        <w:tc>
          <w:tcPr>
            <w:tcW w:w="10790" w:type="dxa"/>
            <w:gridSpan w:val="3"/>
          </w:tcPr>
          <w:p w14:paraId="0435B665" w14:textId="5561362D"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065060">
              <w:rPr>
                <w:rFonts w:asciiTheme="minorHAnsi" w:hAnsiTheme="minorHAnsi"/>
                <w:b/>
                <w:szCs w:val="18"/>
              </w:rPr>
              <w:t>Whole-</w:t>
            </w:r>
            <w:r w:rsidRPr="00500C2C">
              <w:rPr>
                <w:rFonts w:asciiTheme="minorHAnsi" w:hAnsiTheme="minorHAnsi"/>
                <w:b/>
                <w:szCs w:val="18"/>
              </w:rPr>
              <w:t>Dwelling Mechanical Ventilation - General Information</w:t>
            </w:r>
          </w:p>
        </w:tc>
      </w:tr>
      <w:tr w:rsidR="002A1F1B" w:rsidRPr="00D2491C" w14:paraId="0435B66A" w14:textId="77777777" w:rsidTr="004B3816">
        <w:trPr>
          <w:trHeight w:val="158"/>
        </w:trPr>
        <w:tc>
          <w:tcPr>
            <w:tcW w:w="638" w:type="dxa"/>
            <w:vAlign w:val="center"/>
          </w:tcPr>
          <w:p w14:paraId="0435B667"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09F090B6"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del w:id="1" w:author="Alhabibi, Haider@Energy" w:date="2022-07-13T11:36:00Z">
              <w:r w:rsidRPr="00F5715E" w:rsidDel="00A5299B">
                <w:rPr>
                  <w:rFonts w:asciiTheme="minorHAnsi" w:hAnsiTheme="minorHAnsi"/>
                  <w:sz w:val="18"/>
                  <w:szCs w:val="18"/>
                </w:rPr>
                <w:delText>.</w:delText>
              </w:r>
            </w:del>
            <w:ins w:id="2" w:author="Alhabibi, Haider@Energy" w:date="2022-07-13T11:36:00Z">
              <w:r w:rsidR="00216534">
                <w:rPr>
                  <w:rFonts w:asciiTheme="minorHAnsi" w:hAnsiTheme="minorHAnsi"/>
                  <w:sz w:val="18"/>
                  <w:szCs w:val="18"/>
                </w:rPr>
                <w:t>; else if</w:t>
              </w:r>
            </w:ins>
            <w:ins w:id="3" w:author="Alhabibi, Haider@Energy" w:date="2022-07-13T11:37:00Z">
              <w:r w:rsidR="00216534">
                <w:rPr>
                  <w:rFonts w:asciiTheme="minorHAnsi" w:hAnsiTheme="minorHAnsi"/>
                  <w:sz w:val="18"/>
                  <w:szCs w:val="18"/>
                </w:rPr>
                <w:t xml:space="preserve"> information not ava</w:t>
              </w:r>
              <w:r w:rsidR="00751D9E">
                <w:rPr>
                  <w:rFonts w:asciiTheme="minorHAnsi" w:hAnsiTheme="minorHAnsi"/>
                  <w:sz w:val="18"/>
                  <w:szCs w:val="18"/>
                </w:rPr>
                <w:t>ilable then allow user input</w:t>
              </w:r>
            </w:ins>
            <w:r>
              <w:rPr>
                <w:rFonts w:asciiTheme="minorHAnsi" w:hAnsiTheme="minorHAnsi"/>
                <w:sz w:val="18"/>
                <w:szCs w:val="18"/>
              </w:rPr>
              <w:t>&gt;&gt;</w:t>
            </w:r>
          </w:p>
        </w:tc>
      </w:tr>
      <w:tr w:rsidR="002A1F1B" w:rsidRPr="00D2491C" w14:paraId="0435B66E" w14:textId="77777777" w:rsidTr="004B3816">
        <w:trPr>
          <w:trHeight w:val="158"/>
        </w:trPr>
        <w:tc>
          <w:tcPr>
            <w:tcW w:w="638" w:type="dxa"/>
            <w:vAlign w:val="center"/>
          </w:tcPr>
          <w:p w14:paraId="0435B66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6D391E7E" w:rsidR="002A1F1B" w:rsidRPr="00F5715E" w:rsidRDefault="00912920" w:rsidP="00EE3065">
            <w:pPr>
              <w:rPr>
                <w:rFonts w:asciiTheme="minorHAnsi" w:hAnsiTheme="minorHAnsi"/>
                <w:sz w:val="18"/>
                <w:szCs w:val="18"/>
              </w:rPr>
            </w:pPr>
            <w:r w:rsidRPr="007A5D38">
              <w:rPr>
                <w:rFonts w:asciiTheme="minorHAnsi" w:hAnsiTheme="minorHAnsi" w:cstheme="minorHAnsi"/>
                <w:sz w:val="18"/>
                <w:szCs w:val="18"/>
              </w:rPr>
              <w:t>&lt;&lt; calculated field, referenced data from CF1R, allowed values = single family detached, single family attached, or allow user to pick:</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Non-dwelling</w:t>
            </w:r>
            <w:proofErr w:type="gramEnd"/>
            <w:r w:rsidRPr="007A5D38">
              <w:rPr>
                <w:rFonts w:asciiTheme="minorHAnsi" w:hAnsiTheme="minorHAnsi" w:cstheme="minorHAnsi"/>
                <w:sz w:val="18"/>
                <w:szCs w:val="18"/>
              </w:rPr>
              <w:t xml:space="preserve"> unit&gt;&gt;</w:t>
            </w:r>
          </w:p>
        </w:tc>
      </w:tr>
      <w:tr w:rsidR="002A1F1B" w:rsidRPr="00D2491C" w14:paraId="0435B675" w14:textId="77777777" w:rsidTr="004B3816">
        <w:trPr>
          <w:trHeight w:val="158"/>
        </w:trPr>
        <w:tc>
          <w:tcPr>
            <w:tcW w:w="638" w:type="dxa"/>
            <w:vAlign w:val="center"/>
          </w:tcPr>
          <w:p w14:paraId="0435B66F"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
          <w:p w14:paraId="0435B674" w14:textId="1C7A6126" w:rsidR="002A1F1B" w:rsidRPr="00F5715E" w:rsidRDefault="00912920" w:rsidP="00912920">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7A5D38">
              <w:rPr>
                <w:rFonts w:asciiTheme="minorHAnsi" w:hAnsiTheme="minorHAnsi" w:cstheme="minorHAnsi"/>
                <w:sz w:val="18"/>
                <w:szCs w:val="18"/>
                <w:u w:val="single"/>
              </w:rPr>
              <w:t>&gt;&gt;</w:t>
            </w:r>
          </w:p>
        </w:tc>
      </w:tr>
      <w:tr w:rsidR="002A1F1B" w:rsidRPr="00D2491C" w14:paraId="0435B67A" w14:textId="77777777" w:rsidTr="004B3816">
        <w:trPr>
          <w:trHeight w:val="158"/>
        </w:trPr>
        <w:tc>
          <w:tcPr>
            <w:tcW w:w="638" w:type="dxa"/>
            <w:vAlign w:val="center"/>
          </w:tcPr>
          <w:p w14:paraId="0435B676"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71BC85D0"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ins w:id="4" w:author="Alhabibi, Haider@Energy" w:date="2022-07-13T11:37:00Z">
              <w:r w:rsidR="00751D9E">
                <w:rPr>
                  <w:rFonts w:asciiTheme="minorHAnsi" w:hAnsiTheme="minorHAnsi"/>
                  <w:sz w:val="18"/>
                  <w:szCs w:val="18"/>
                </w:rPr>
                <w:t>; else if information not available then allow user input</w:t>
              </w:r>
            </w:ins>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0435B67F" w14:textId="77777777" w:rsidTr="004B3816">
        <w:trPr>
          <w:trHeight w:val="158"/>
        </w:trPr>
        <w:tc>
          <w:tcPr>
            <w:tcW w:w="638" w:type="dxa"/>
            <w:vAlign w:val="center"/>
          </w:tcPr>
          <w:p w14:paraId="0435B67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193BF3BE"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ins w:id="5" w:author="Alhabibi, Haider@Energy" w:date="2022-07-13T11:38:00Z">
              <w:r w:rsidR="002524B3">
                <w:rPr>
                  <w:rFonts w:asciiTheme="minorHAnsi" w:hAnsiTheme="minorHAnsi"/>
                  <w:sz w:val="18"/>
                  <w:szCs w:val="18"/>
                </w:rPr>
                <w:t>; else if information not available then allow user input</w:t>
              </w:r>
              <w:r w:rsidR="002524B3" w:rsidRPr="009D121A">
                <w:rPr>
                  <w:rFonts w:asciiTheme="minorHAnsi" w:hAnsiTheme="minorHAnsi"/>
                  <w:sz w:val="18"/>
                  <w:szCs w:val="18"/>
                </w:rPr>
                <w:t xml:space="preserve"> </w:t>
              </w:r>
            </w:ins>
            <w:r w:rsidRPr="009D121A">
              <w:rPr>
                <w:rFonts w:asciiTheme="minorHAnsi" w:hAnsiTheme="minorHAnsi"/>
                <w:sz w:val="18"/>
                <w:szCs w:val="18"/>
              </w:rPr>
              <w:t>&gt;&gt;</w:t>
            </w:r>
          </w:p>
        </w:tc>
      </w:tr>
      <w:tr w:rsidR="00EE3065" w:rsidRPr="00D2491C" w14:paraId="0435B6B8" w14:textId="77777777" w:rsidTr="004B3816">
        <w:trPr>
          <w:trHeight w:val="158"/>
        </w:trPr>
        <w:tc>
          <w:tcPr>
            <w:tcW w:w="638" w:type="dxa"/>
            <w:vAlign w:val="center"/>
          </w:tcPr>
          <w:p w14:paraId="0435B6AB" w14:textId="603D38AC"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EE3065">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0435B6C2" w14:textId="77777777" w:rsidTr="004B3816">
        <w:trPr>
          <w:trHeight w:val="158"/>
        </w:trPr>
        <w:tc>
          <w:tcPr>
            <w:tcW w:w="638" w:type="dxa"/>
            <w:vAlign w:val="center"/>
          </w:tcPr>
          <w:p w14:paraId="0435B6B9" w14:textId="1DA2EE72"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1F7B1E">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**Continuous; or</w:t>
            </w:r>
          </w:p>
          <w:p w14:paraId="0435B6C0" w14:textId="6A188526" w:rsidR="00EE3065" w:rsidRPr="007A5D38" w:rsidRDefault="00EE3065">
            <w:pPr>
              <w:rPr>
                <w:rFonts w:asciiTheme="minorHAnsi" w:hAnsiTheme="minorHAnsi" w:cstheme="minorHAnsi"/>
                <w:sz w:val="18"/>
                <w:szCs w:val="18"/>
                <w:u w:val="single"/>
              </w:rPr>
            </w:pPr>
            <w:r w:rsidRPr="001C365C">
              <w:rPr>
                <w:rFonts w:asciiTheme="minorHAnsi" w:hAnsiTheme="minorHAnsi" w:cstheme="minorHAnsi"/>
                <w:sz w:val="18"/>
                <w:szCs w:val="18"/>
              </w:rPr>
              <w:t xml:space="preserve">**Short-Term Average; </w:t>
            </w: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0435B6C1"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4B3816">
        <w:trPr>
          <w:trHeight w:val="158"/>
        </w:trPr>
        <w:tc>
          <w:tcPr>
            <w:tcW w:w="638" w:type="dxa"/>
            <w:vAlign w:val="center"/>
          </w:tcPr>
          <w:p w14:paraId="0435B6DA" w14:textId="7BA288C3" w:rsidR="00EE3065" w:rsidRDefault="008002F8" w:rsidP="00355CC6">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571" w:type="dxa"/>
          </w:tcPr>
          <w:p w14:paraId="0435B6D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w:t>
            </w:r>
            <w:proofErr w:type="gramStart"/>
            <w:r w:rsidRPr="007A5D38">
              <w:rPr>
                <w:rFonts w:asciiTheme="minorHAnsi" w:hAnsiTheme="minorHAnsi" w:cstheme="minorHAnsi"/>
                <w:sz w:val="18"/>
                <w:szCs w:val="18"/>
                <w:u w:val="single"/>
              </w:rPr>
              <w:t>Balanced</w:t>
            </w:r>
            <w:proofErr w:type="gramEnd"/>
            <w:r w:rsidRPr="007A5D38">
              <w:rPr>
                <w:rFonts w:asciiTheme="minorHAnsi" w:hAnsiTheme="minorHAnsi" w:cstheme="minorHAnsi"/>
                <w:sz w:val="18"/>
                <w:szCs w:val="18"/>
                <w:u w:val="single"/>
              </w:rPr>
              <w:t xml:space="preserve">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0" w14:textId="77777777" w:rsidR="00EE3065" w:rsidRPr="007A5D38"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3E7FBCC3" w:rsidR="00EE3065" w:rsidRPr="007A5D38" w:rsidDel="00FF247E" w:rsidRDefault="00EE3065" w:rsidP="00EE3065">
            <w:pPr>
              <w:rPr>
                <w:del w:id="6" w:author="Alhabibi, Haider@Energy" w:date="2022-06-21T17:00:00Z"/>
                <w:rFonts w:asciiTheme="minorHAnsi" w:hAnsiTheme="minorHAnsi" w:cstheme="minorHAnsi"/>
                <w:sz w:val="18"/>
                <w:szCs w:val="18"/>
                <w:u w:val="single"/>
              </w:rPr>
            </w:pPr>
            <w:del w:id="7" w:author="Alhabibi, Haider@Energy" w:date="2022-06-21T17:00:00Z">
              <w:r w:rsidRPr="007A5D38" w:rsidDel="00FF247E">
                <w:rPr>
                  <w:rFonts w:asciiTheme="minorHAnsi" w:hAnsiTheme="minorHAnsi" w:cstheme="minorHAnsi"/>
                  <w:sz w:val="18"/>
                  <w:szCs w:val="18"/>
                </w:rPr>
                <w:delText xml:space="preserve">Else if “Building Type” (A02) = </w:delText>
              </w:r>
              <w:r w:rsidRPr="007A5D38" w:rsidDel="00FF247E">
                <w:rPr>
                  <w:rFonts w:asciiTheme="minorHAnsi" w:hAnsiTheme="minorHAnsi" w:cstheme="minorHAnsi"/>
                  <w:sz w:val="18"/>
                  <w:szCs w:val="18"/>
                  <w:u w:val="single"/>
                </w:rPr>
                <w:delText>Single Family Detached, Single Family Attached and “Ventilation System Type” (A</w:delText>
              </w:r>
              <w:r w:rsidR="008002F8" w:rsidDel="00FF247E">
                <w:rPr>
                  <w:rFonts w:asciiTheme="minorHAnsi" w:hAnsiTheme="minorHAnsi" w:cstheme="minorHAnsi"/>
                  <w:sz w:val="18"/>
                  <w:szCs w:val="18"/>
                  <w:u w:val="single"/>
                </w:rPr>
                <w:delText>06</w:delText>
              </w:r>
              <w:r w:rsidRPr="007A5D38" w:rsidDel="00FF247E">
                <w:rPr>
                  <w:rFonts w:asciiTheme="minorHAnsi" w:hAnsiTheme="minorHAnsi" w:cstheme="minorHAnsi"/>
                  <w:sz w:val="18"/>
                  <w:szCs w:val="18"/>
                  <w:u w:val="single"/>
                </w:rPr>
                <w:delText xml:space="preserve">) = </w:delText>
              </w:r>
              <w:r w:rsidRPr="007A5D38" w:rsidDel="00FF247E">
                <w:rPr>
                  <w:rFonts w:asciiTheme="minorHAnsi" w:hAnsiTheme="minorHAnsi" w:cstheme="minorHAnsi"/>
                  <w:sz w:val="18"/>
                  <w:szCs w:val="18"/>
                </w:rPr>
                <w:delText>Supply, E</w:delText>
              </w:r>
              <w:r w:rsidRPr="007A5D38" w:rsidDel="00FF247E">
                <w:rPr>
                  <w:rFonts w:asciiTheme="minorHAnsi" w:hAnsiTheme="minorHAnsi" w:cstheme="minorHAnsi"/>
                  <w:sz w:val="18"/>
                  <w:szCs w:val="18"/>
                  <w:u w:val="single"/>
                </w:rPr>
                <w:delText>xhaust, Balanced, Balanced – ERV, Balanced – HRV and “Ventilation Operation Schedule (A</w:delText>
              </w:r>
              <w:r w:rsidR="008002F8" w:rsidDel="00FF247E">
                <w:rPr>
                  <w:rFonts w:asciiTheme="minorHAnsi" w:hAnsiTheme="minorHAnsi" w:cstheme="minorHAnsi"/>
                  <w:sz w:val="18"/>
                  <w:szCs w:val="18"/>
                  <w:u w:val="single"/>
                </w:rPr>
                <w:delText>07</w:delText>
              </w:r>
              <w:r w:rsidRPr="007A5D38" w:rsidDel="00FF247E">
                <w:rPr>
                  <w:rFonts w:asciiTheme="minorHAnsi" w:hAnsiTheme="minorHAnsi" w:cstheme="minorHAnsi"/>
                  <w:sz w:val="18"/>
                  <w:szCs w:val="18"/>
                  <w:u w:val="single"/>
                </w:rPr>
                <w:delText xml:space="preserve">) = Scheduled or Real-Time Control, </w:delText>
              </w:r>
              <w:r w:rsidRPr="007A5D38" w:rsidDel="00FF247E">
                <w:rPr>
                  <w:rFonts w:asciiTheme="minorHAnsi" w:hAnsiTheme="minorHAnsi" w:cstheme="minorHAnsi"/>
                  <w:sz w:val="18"/>
                  <w:szCs w:val="18"/>
                </w:rPr>
                <w:delText>then display method</w:delText>
              </w:r>
              <w:r w:rsidRPr="007A5D38" w:rsidDel="00FF247E">
                <w:rPr>
                  <w:rFonts w:asciiTheme="minorHAnsi" w:hAnsiTheme="minorHAnsi" w:cstheme="minorHAnsi"/>
                  <w:sz w:val="18"/>
                  <w:szCs w:val="18"/>
                  <w:u w:val="single"/>
                </w:rPr>
                <w:delText>:</w:delText>
              </w:r>
            </w:del>
          </w:p>
          <w:p w14:paraId="0435B6EE" w14:textId="49C79903" w:rsidR="00EE3065" w:rsidDel="00FF247E" w:rsidRDefault="00EE3065" w:rsidP="00EE3065">
            <w:pPr>
              <w:rPr>
                <w:del w:id="8" w:author="Alhabibi, Haider@Energy" w:date="2022-06-21T17:00:00Z"/>
                <w:rFonts w:asciiTheme="minorHAnsi" w:hAnsiTheme="minorHAnsi" w:cstheme="minorHAnsi"/>
                <w:b/>
                <w:sz w:val="18"/>
                <w:szCs w:val="18"/>
                <w:u w:val="single"/>
              </w:rPr>
            </w:pPr>
            <w:del w:id="9" w:author="Alhabibi, Haider@Energy" w:date="2022-06-21T17:00:00Z">
              <w:r w:rsidRPr="007A5D38" w:rsidDel="00FF247E">
                <w:rPr>
                  <w:rFonts w:asciiTheme="minorHAnsi" w:hAnsiTheme="minorHAnsi" w:cstheme="minorHAnsi"/>
                  <w:b/>
                  <w:sz w:val="18"/>
                  <w:szCs w:val="18"/>
                </w:rPr>
                <w:delText>**27</w:delText>
              </w:r>
              <w:r w:rsidR="00C0202F" w:rsidDel="00FF247E">
                <w:rPr>
                  <w:rFonts w:asciiTheme="minorHAnsi" w:hAnsiTheme="minorHAnsi" w:cstheme="minorHAnsi"/>
                  <w:b/>
                  <w:sz w:val="18"/>
                  <w:szCs w:val="18"/>
                </w:rPr>
                <w:delText>c</w:delText>
              </w:r>
              <w:r w:rsidRPr="007A5D38" w:rsidDel="00FF247E">
                <w:rPr>
                  <w:rFonts w:asciiTheme="minorHAnsi" w:hAnsiTheme="minorHAnsi" w:cstheme="minorHAnsi"/>
                  <w:b/>
                  <w:sz w:val="18"/>
                  <w:szCs w:val="18"/>
                </w:rPr>
                <w:delText xml:space="preserve"> – Scheduled or Real-Time Control Ventilation System</w:delText>
              </w:r>
              <w:r w:rsidRPr="007A5D38" w:rsidDel="00FF247E">
                <w:rPr>
                  <w:rFonts w:asciiTheme="minorHAnsi" w:hAnsiTheme="minorHAnsi" w:cstheme="minorHAnsi"/>
                  <w:b/>
                  <w:sz w:val="18"/>
                  <w:szCs w:val="18"/>
                  <w:u w:val="single"/>
                </w:rPr>
                <w:delText>;</w:delText>
              </w:r>
            </w:del>
          </w:p>
          <w:p w14:paraId="3C58602C" w14:textId="40DCDFCD" w:rsidR="007965B2" w:rsidRPr="007A5D38" w:rsidDel="00FF247E" w:rsidRDefault="007965B2" w:rsidP="007965B2">
            <w:pPr>
              <w:rPr>
                <w:del w:id="10" w:author="Alhabibi, Haider@Energy" w:date="2022-06-21T17:00:00Z"/>
                <w:rFonts w:asciiTheme="minorHAnsi" w:hAnsiTheme="minorHAnsi" w:cstheme="minorHAnsi"/>
                <w:sz w:val="18"/>
                <w:szCs w:val="18"/>
                <w:u w:val="single"/>
              </w:rPr>
            </w:pPr>
            <w:del w:id="11" w:author="Alhabibi, Haider@Energy" w:date="2022-06-21T17:00:00Z">
              <w:r w:rsidRPr="007A5D38" w:rsidDel="00FF247E">
                <w:rPr>
                  <w:rFonts w:asciiTheme="minorHAnsi" w:hAnsiTheme="minorHAnsi" w:cstheme="minorHAnsi"/>
                  <w:sz w:val="18"/>
                  <w:szCs w:val="18"/>
                </w:rPr>
                <w:lastRenderedPageBreak/>
                <w:delText xml:space="preserve">Else if “Building Type” (A02) = </w:delText>
              </w:r>
              <w:r w:rsidRPr="007A5D38" w:rsidDel="00FF247E">
                <w:rPr>
                  <w:rFonts w:asciiTheme="minorHAnsi" w:hAnsiTheme="minorHAnsi" w:cstheme="minorHAnsi"/>
                  <w:sz w:val="18"/>
                  <w:szCs w:val="18"/>
                  <w:u w:val="single"/>
                </w:rPr>
                <w:delText>Multifamily</w:delText>
              </w:r>
              <w:r w:rsidR="00F156EB" w:rsidRPr="00F156EB" w:rsidDel="00FF247E">
                <w:rPr>
                  <w:rFonts w:ascii="Calibri" w:eastAsia="Calibri" w:hAnsi="Calibri"/>
                  <w:b/>
                  <w:sz w:val="22"/>
                  <w:szCs w:val="22"/>
                </w:rPr>
                <w:delText xml:space="preserve"> </w:delText>
              </w:r>
              <w:r w:rsidR="00F156EB" w:rsidRPr="00F156EB" w:rsidDel="00FF247E">
                <w:rPr>
                  <w:rFonts w:ascii="Calibri" w:eastAsia="Calibri" w:hAnsi="Calibri"/>
                  <w:sz w:val="18"/>
                  <w:szCs w:val="18"/>
                </w:rPr>
                <w:delText>and</w:delText>
              </w:r>
              <w:r w:rsidR="00F156EB" w:rsidRPr="00F156EB" w:rsidDel="00FF247E">
                <w:rPr>
                  <w:rFonts w:ascii="Calibri" w:eastAsia="Calibri" w:hAnsi="Calibri"/>
                  <w:sz w:val="22"/>
                  <w:szCs w:val="22"/>
                </w:rPr>
                <w:delText xml:space="preserve"> </w:delText>
              </w:r>
              <w:r w:rsidR="00F156EB" w:rsidRPr="00F156EB" w:rsidDel="00FF247E">
                <w:rPr>
                  <w:rFonts w:ascii="Calibri" w:eastAsia="Calibri" w:hAnsi="Calibri" w:cs="Calibri"/>
                  <w:sz w:val="18"/>
                  <w:szCs w:val="18"/>
                </w:rPr>
                <w:delText xml:space="preserve">“Ventilation System Type” (A06) = </w:delText>
              </w:r>
              <w:r w:rsidR="00301048" w:rsidDel="00FF247E">
                <w:rPr>
                  <w:rFonts w:ascii="Calibri" w:eastAsia="Calibri" w:hAnsi="Calibri" w:cs="Calibri"/>
                  <w:sz w:val="18"/>
                  <w:szCs w:val="18"/>
                </w:rPr>
                <w:delText xml:space="preserve">Supply, Exhaust, Balanced, Balanced – ERV, Balanced – HRV, Central Fan Integrated (CFI), </w:delText>
              </w:r>
              <w:r w:rsidR="00F156EB" w:rsidRPr="00F156EB" w:rsidDel="00FF247E">
                <w:rPr>
                  <w:rFonts w:ascii="Calibri" w:eastAsia="Calibri" w:hAnsi="Calibri" w:cs="Calibri"/>
                  <w:sz w:val="18"/>
                  <w:szCs w:val="18"/>
                </w:rPr>
                <w:delText>Central Ventilation System – Supply</w:delText>
              </w:r>
              <w:r w:rsidR="00F156EB" w:rsidRPr="00F156EB" w:rsidDel="00FF247E">
                <w:rPr>
                  <w:rFonts w:ascii="Calibri" w:eastAsia="Calibri" w:hAnsi="Calibri"/>
                  <w:sz w:val="18"/>
                  <w:szCs w:val="18"/>
                </w:rPr>
                <w:delText>, Central Ventilation System – Exhaust, or Central Ventilation System – Balanced</w:delText>
              </w:r>
              <w:r w:rsidR="00F156EB" w:rsidRPr="00F156EB" w:rsidDel="00FF247E">
                <w:rPr>
                  <w:rFonts w:asciiTheme="minorHAnsi" w:hAnsiTheme="minorHAnsi" w:cstheme="minorHAnsi"/>
                  <w:sz w:val="18"/>
                  <w:szCs w:val="18"/>
                </w:rPr>
                <w:delText xml:space="preserve"> </w:delText>
              </w:r>
              <w:r w:rsidRPr="00F156EB" w:rsidDel="00FF247E">
                <w:rPr>
                  <w:rFonts w:asciiTheme="minorHAnsi" w:hAnsiTheme="minorHAnsi" w:cstheme="minorHAnsi"/>
                  <w:sz w:val="18"/>
                  <w:szCs w:val="18"/>
                </w:rPr>
                <w:delText xml:space="preserve">, </w:delText>
              </w:r>
              <w:r w:rsidRPr="007A5D38" w:rsidDel="00FF247E">
                <w:rPr>
                  <w:rFonts w:asciiTheme="minorHAnsi" w:hAnsiTheme="minorHAnsi" w:cstheme="minorHAnsi"/>
                  <w:sz w:val="18"/>
                  <w:szCs w:val="18"/>
                </w:rPr>
                <w:delText>then display method</w:delText>
              </w:r>
              <w:r w:rsidRPr="007A5D38" w:rsidDel="00FF247E">
                <w:rPr>
                  <w:rFonts w:asciiTheme="minorHAnsi" w:hAnsiTheme="minorHAnsi" w:cstheme="minorHAnsi"/>
                  <w:sz w:val="18"/>
                  <w:szCs w:val="18"/>
                  <w:u w:val="single"/>
                </w:rPr>
                <w:delText>:</w:delText>
              </w:r>
            </w:del>
          </w:p>
          <w:p w14:paraId="256E3C19" w14:textId="04775694" w:rsidR="007965B2" w:rsidRPr="007A5D38" w:rsidDel="00FF247E" w:rsidRDefault="007965B2" w:rsidP="007965B2">
            <w:pPr>
              <w:rPr>
                <w:del w:id="12" w:author="Alhabibi, Haider@Energy" w:date="2022-06-21T17:00:00Z"/>
                <w:rFonts w:asciiTheme="minorHAnsi" w:hAnsiTheme="minorHAnsi" w:cstheme="minorHAnsi"/>
                <w:b/>
                <w:sz w:val="18"/>
                <w:szCs w:val="18"/>
                <w:u w:val="single"/>
              </w:rPr>
            </w:pPr>
            <w:del w:id="13" w:author="Alhabibi, Haider@Energy" w:date="2022-06-21T17:00:00Z">
              <w:r w:rsidRPr="007A5D38" w:rsidDel="00FF247E">
                <w:rPr>
                  <w:rFonts w:asciiTheme="minorHAnsi" w:hAnsiTheme="minorHAnsi" w:cstheme="minorHAnsi"/>
                  <w:b/>
                  <w:sz w:val="18"/>
                  <w:szCs w:val="18"/>
                </w:rPr>
                <w:delText>**27b – Multifamily Ventilation</w:delText>
              </w:r>
              <w:r w:rsidRPr="007A5D38" w:rsidDel="00FF247E">
                <w:rPr>
                  <w:rFonts w:asciiTheme="minorHAnsi" w:hAnsiTheme="minorHAnsi" w:cstheme="minorHAnsi"/>
                  <w:b/>
                  <w:sz w:val="18"/>
                  <w:szCs w:val="18"/>
                  <w:u w:val="single"/>
                </w:rPr>
                <w:delText>;</w:delText>
              </w:r>
            </w:del>
          </w:p>
          <w:p w14:paraId="0435B6EF" w14:textId="77777777"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if “Building Type” (A</w:t>
            </w:r>
            <w:proofErr w:type="gramStart"/>
            <w:r w:rsidRPr="007A5D38">
              <w:rPr>
                <w:rFonts w:asciiTheme="minorHAnsi" w:hAnsiTheme="minorHAnsi" w:cstheme="minorHAnsi"/>
                <w:sz w:val="18"/>
                <w:szCs w:val="18"/>
              </w:rPr>
              <w:t>02)=</w:t>
            </w:r>
            <w:proofErr w:type="gramEnd"/>
            <w:r w:rsidRPr="007A5D38">
              <w:rPr>
                <w:rFonts w:asciiTheme="minorHAnsi" w:hAnsiTheme="minorHAnsi" w:cstheme="minorHAnsi"/>
                <w:sz w:val="18"/>
                <w:szCs w:val="18"/>
                <w:u w:val="single"/>
              </w:rPr>
              <w:t xml:space="preserve"> “Non-dwelling unit”;</w:t>
            </w:r>
            <w:r w:rsidRPr="007A5D38">
              <w:rPr>
                <w:rFonts w:asciiTheme="minorHAnsi" w:hAnsiTheme="minorHAnsi" w:cstheme="minorHAnsi"/>
                <w:sz w:val="18"/>
                <w:szCs w:val="18"/>
              </w:rPr>
              <w:t xml:space="preserve">  then display method</w:t>
            </w:r>
            <w:r w:rsidRPr="007A5D38">
              <w:rPr>
                <w:rFonts w:asciiTheme="minorHAnsi" w:hAnsiTheme="minorHAnsi" w:cstheme="minorHAnsi"/>
                <w:sz w:val="18"/>
                <w:szCs w:val="18"/>
                <w:u w:val="single"/>
              </w:rPr>
              <w:t>:</w:t>
            </w:r>
          </w:p>
          <w:p w14:paraId="0435B6F0" w14:textId="01480CBF" w:rsidR="00EE3065" w:rsidRPr="007A5D38" w:rsidRDefault="00EE3065">
            <w:pPr>
              <w:rPr>
                <w:rFonts w:asciiTheme="minorHAnsi" w:hAnsiTheme="minorHAnsi" w:cstheme="minorHAnsi"/>
                <w:sz w:val="18"/>
                <w:szCs w:val="18"/>
              </w:rPr>
            </w:pPr>
            <w:r w:rsidRPr="007A5D38">
              <w:rPr>
                <w:rFonts w:asciiTheme="minorHAnsi" w:hAnsiTheme="minorHAnsi" w:cstheme="minorHAnsi"/>
                <w:b/>
                <w:sz w:val="18"/>
                <w:szCs w:val="18"/>
              </w:rPr>
              <w:t>**27</w:t>
            </w:r>
            <w:r w:rsidR="00C0202F">
              <w:rPr>
                <w:rFonts w:asciiTheme="minorHAnsi" w:hAnsiTheme="minorHAnsi" w:cstheme="minorHAnsi"/>
                <w:b/>
                <w:sz w:val="18"/>
                <w:szCs w:val="18"/>
              </w:rPr>
              <w:t>d</w:t>
            </w:r>
            <w:r w:rsidRPr="007A5D38">
              <w:rPr>
                <w:rFonts w:asciiTheme="minorHAnsi" w:hAnsiTheme="minorHAnsi" w:cstheme="minorHAnsi"/>
                <w:b/>
                <w:sz w:val="18"/>
                <w:szCs w:val="18"/>
              </w:rPr>
              <w:t xml:space="preserve"> – </w:t>
            </w:r>
            <w:proofErr w:type="gramStart"/>
            <w:r w:rsidRPr="007A5D38">
              <w:rPr>
                <w:rFonts w:asciiTheme="minorHAnsi" w:hAnsiTheme="minorHAnsi" w:cstheme="minorHAnsi"/>
                <w:b/>
                <w:sz w:val="18"/>
                <w:szCs w:val="18"/>
              </w:rPr>
              <w:t>Non-dwelling</w:t>
            </w:r>
            <w:proofErr w:type="gramEnd"/>
            <w:r w:rsidRPr="007A5D38">
              <w:rPr>
                <w:rFonts w:asciiTheme="minorHAnsi" w:hAnsiTheme="minorHAnsi" w:cstheme="minorHAnsi"/>
                <w:b/>
                <w:sz w:val="18"/>
                <w:szCs w:val="18"/>
              </w:rPr>
              <w:t xml:space="preserve"> unit&gt;&gt;</w:t>
            </w:r>
          </w:p>
        </w:tc>
      </w:tr>
      <w:tr w:rsidR="00A60CF5" w:rsidRPr="00D2491C" w14:paraId="3EC7DC28" w14:textId="77777777" w:rsidTr="004B3816">
        <w:trPr>
          <w:trHeight w:val="158"/>
        </w:trPr>
        <w:tc>
          <w:tcPr>
            <w:tcW w:w="638" w:type="dxa"/>
            <w:vAlign w:val="center"/>
          </w:tcPr>
          <w:p w14:paraId="5640C75D" w14:textId="5AE3D552" w:rsidR="00A60CF5" w:rsidRDefault="00A60CF5" w:rsidP="00355CC6">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0E2D18F9" w14:textId="0D1BC4B4" w:rsidR="00A60CF5" w:rsidRPr="007A5D38" w:rsidRDefault="00A60CF5" w:rsidP="00EE3065">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7323C84B" w14:textId="075A2C2B" w:rsidR="00A60CF5" w:rsidRPr="007A5D38" w:rsidRDefault="00FC53A2" w:rsidP="00EE3065">
            <w:pPr>
              <w:rPr>
                <w:rFonts w:asciiTheme="minorHAnsi" w:hAnsiTheme="minorHAnsi" w:cstheme="minorHAnsi"/>
                <w:sz w:val="18"/>
                <w:szCs w:val="18"/>
              </w:rPr>
            </w:pPr>
            <w:r>
              <w:rPr>
                <w:rFonts w:asciiTheme="minorHAnsi" w:hAnsiTheme="minorHAnsi" w:cstheme="minorHAnsi"/>
                <w:sz w:val="18"/>
                <w:szCs w:val="18"/>
              </w:rPr>
              <w:t>&lt;&lt;</w:t>
            </w:r>
            <w:r w:rsidR="00A60CF5">
              <w:rPr>
                <w:rFonts w:asciiTheme="minorHAnsi" w:hAnsiTheme="minorHAnsi" w:cstheme="minorHAnsi"/>
                <w:sz w:val="18"/>
                <w:szCs w:val="18"/>
              </w:rPr>
              <w:t>value from CF1R&gt;&gt;</w:t>
            </w:r>
          </w:p>
        </w:tc>
      </w:tr>
      <w:tr w:rsidR="00EE3065" w:rsidRPr="00D2491C" w14:paraId="0435B708" w14:textId="77777777" w:rsidTr="004B3816">
        <w:trPr>
          <w:trHeight w:val="158"/>
        </w:trPr>
        <w:tc>
          <w:tcPr>
            <w:tcW w:w="10790" w:type="dxa"/>
            <w:gridSpan w:val="3"/>
            <w:vAlign w:val="center"/>
          </w:tcPr>
          <w:p w14:paraId="0435B706" w14:textId="77777777" w:rsidR="00EE3065" w:rsidRDefault="00EE3065" w:rsidP="00EE3065">
            <w:pPr>
              <w:rPr>
                <w:rFonts w:asciiTheme="minorHAnsi" w:hAnsiTheme="minorHAnsi"/>
                <w:sz w:val="18"/>
                <w:szCs w:val="18"/>
              </w:rPr>
            </w:pPr>
            <w:r>
              <w:rPr>
                <w:rFonts w:asciiTheme="minorHAnsi" w:hAnsiTheme="minorHAnsi"/>
                <w:sz w:val="18"/>
                <w:szCs w:val="18"/>
              </w:rPr>
              <w:t xml:space="preserve">Note: </w:t>
            </w:r>
          </w:p>
          <w:p w14:paraId="0435B707" w14:textId="77777777" w:rsidR="00EE3065" w:rsidRDefault="00EE3065" w:rsidP="00EE3065">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709" w14:textId="30A4A18C" w:rsidR="005A2B97" w:rsidRDefault="005A2B97" w:rsidP="00D65FA1">
      <w:pPr>
        <w:rPr>
          <w:rFonts w:asciiTheme="minorHAnsi" w:hAnsiTheme="minorHAnsi"/>
          <w:sz w:val="18"/>
          <w:szCs w:val="18"/>
        </w:rPr>
      </w:pPr>
    </w:p>
    <w:p w14:paraId="3E0A1267" w14:textId="77777777" w:rsidR="003B515A" w:rsidRPr="009D3D1C" w:rsidRDefault="003B515A"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3F49B9" w14:paraId="0435B70B" w14:textId="77777777" w:rsidTr="003F49B9">
        <w:tc>
          <w:tcPr>
            <w:tcW w:w="11016" w:type="dxa"/>
          </w:tcPr>
          <w:p w14:paraId="0435B70A" w14:textId="0769496B" w:rsidR="003F49B9" w:rsidRDefault="0029047D" w:rsidP="006E08B4">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0753FB">
              <w:rPr>
                <w:rFonts w:asciiTheme="minorHAnsi" w:hAnsiTheme="minorHAnsi"/>
                <w:b/>
                <w:szCs w:val="18"/>
              </w:rPr>
              <w:t>a</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r w:rsidR="00D44419">
              <w:rPr>
                <w:rFonts w:asciiTheme="minorHAnsi" w:hAnsiTheme="minorHAnsi"/>
                <w:b/>
                <w:szCs w:val="18"/>
              </w:rPr>
              <w:t xml:space="preserve"> </w:t>
            </w:r>
            <w:r w:rsidR="00D44419" w:rsidRPr="00D44419">
              <w:rPr>
                <w:rFonts w:asciiTheme="minorHAnsi" w:hAnsiTheme="minorHAnsi"/>
                <w:b/>
                <w:szCs w:val="18"/>
              </w:rPr>
              <w:t xml:space="preserve">Attached/Detached </w:t>
            </w:r>
          </w:p>
        </w:tc>
      </w:tr>
    </w:tbl>
    <w:p w14:paraId="01F667EE" w14:textId="15D210A1" w:rsidR="006E08B4" w:rsidRPr="009D3D1C" w:rsidRDefault="006E08B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6E08B4" w14:paraId="76C5ECE5" w14:textId="77777777" w:rsidTr="006E08B4">
        <w:trPr>
          <w:trHeight w:val="158"/>
        </w:trPr>
        <w:tc>
          <w:tcPr>
            <w:tcW w:w="10790" w:type="dxa"/>
            <w:gridSpan w:val="3"/>
            <w:vAlign w:val="center"/>
          </w:tcPr>
          <w:p w14:paraId="51FD201D" w14:textId="7A4CD1C8" w:rsidR="006E08B4" w:rsidRPr="006E08B4" w:rsidRDefault="006E08B4" w:rsidP="006E08B4">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6E08B4" w14:paraId="3BB4377D" w14:textId="77777777" w:rsidTr="006E08B4">
        <w:trPr>
          <w:trHeight w:val="158"/>
        </w:trPr>
        <w:tc>
          <w:tcPr>
            <w:tcW w:w="634" w:type="dxa"/>
            <w:vAlign w:val="center"/>
          </w:tcPr>
          <w:p w14:paraId="50671B0F" w14:textId="5B1C115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1E85F01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1358231C"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3747959B"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50432A22"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“Non-dwelling unit” then value = N/A&gt;&gt;</w:t>
            </w:r>
          </w:p>
        </w:tc>
      </w:tr>
      <w:tr w:rsidR="006E08B4" w14:paraId="5565C240" w14:textId="77777777" w:rsidTr="006E08B4">
        <w:trPr>
          <w:trHeight w:val="158"/>
        </w:trPr>
        <w:tc>
          <w:tcPr>
            <w:tcW w:w="634" w:type="dxa"/>
            <w:vAlign w:val="center"/>
          </w:tcPr>
          <w:p w14:paraId="0BC187C9" w14:textId="71238E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1A82E78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2AF9517B" w14:textId="4D66B42F"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&lt;&lt;calculated value, “Conditioned Floor Area (A04)” * “Averaged Ceiling Height” (</w:t>
            </w:r>
            <w:r w:rsidR="005670D3">
              <w:rPr>
                <w:rFonts w:asciiTheme="minorHAnsi" w:hAnsiTheme="minorHAnsi" w:cstheme="minorHAnsi"/>
                <w:sz w:val="18"/>
                <w:szCs w:val="18"/>
              </w:rPr>
              <w:t>B01</w:t>
            </w:r>
            <w:proofErr w:type="gramStart"/>
            <w:r w:rsidRPr="007A5D38">
              <w:rPr>
                <w:rFonts w:asciiTheme="minorHAnsi" w:hAnsiTheme="minorHAnsi" w:cstheme="minorHAnsi"/>
                <w:sz w:val="18"/>
                <w:szCs w:val="18"/>
              </w:rPr>
              <w:t>);</w:t>
            </w:r>
            <w:proofErr w:type="gramEnd"/>
          </w:p>
          <w:p w14:paraId="39B7A5F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0349EB66" w14:textId="77777777" w:rsidTr="006E08B4">
        <w:trPr>
          <w:trHeight w:val="158"/>
        </w:trPr>
        <w:tc>
          <w:tcPr>
            <w:tcW w:w="634" w:type="dxa"/>
            <w:vAlign w:val="center"/>
          </w:tcPr>
          <w:p w14:paraId="3BD9F7D4" w14:textId="6F344B4E"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34054D0B" w14:textId="49B8F84B" w:rsidR="006E08B4" w:rsidRDefault="001615DD" w:rsidP="006E08B4">
            <w:pPr>
              <w:rPr>
                <w:rFonts w:asciiTheme="minorHAnsi" w:hAnsi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p>
        </w:tc>
        <w:tc>
          <w:tcPr>
            <w:tcW w:w="5561" w:type="dxa"/>
          </w:tcPr>
          <w:p w14:paraId="4A696E58"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49BB0D85"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2802823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735FC0DB" w14:textId="77777777" w:rsidTr="006E08B4">
        <w:trPr>
          <w:trHeight w:val="158"/>
        </w:trPr>
        <w:tc>
          <w:tcPr>
            <w:tcW w:w="634" w:type="dxa"/>
            <w:vAlign w:val="center"/>
          </w:tcPr>
          <w:p w14:paraId="45D847C0" w14:textId="5E96D6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1545643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2222B68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&lt;&lt;user pick from list:</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Default;</w:t>
            </w:r>
            <w:proofErr w:type="gramEnd"/>
          </w:p>
          <w:p w14:paraId="28C1080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Measured;</w:t>
            </w:r>
            <w:proofErr w:type="gramEnd"/>
          </w:p>
          <w:p w14:paraId="105DA3C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317B0033" w14:textId="77777777" w:rsidTr="006E08B4">
        <w:trPr>
          <w:trHeight w:val="158"/>
        </w:trPr>
        <w:tc>
          <w:tcPr>
            <w:tcW w:w="634" w:type="dxa"/>
            <w:vAlign w:val="center"/>
          </w:tcPr>
          <w:p w14:paraId="3B769608" w14:textId="5450A2A2"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4F669024" w14:textId="7C3D80D4" w:rsidR="006E08B4" w:rsidRDefault="006E08B4" w:rsidP="006E08B4">
            <w:pPr>
              <w:rPr>
                <w:rFonts w:asciiTheme="minorHAnsi" w:hAnsiTheme="minorHAnsi"/>
                <w:sz w:val="18"/>
                <w:szCs w:val="18"/>
              </w:rPr>
            </w:pPr>
            <w:r w:rsidRPr="007A5D38">
              <w:rPr>
                <w:rFonts w:asciiTheme="minorHAnsi" w:hAnsiTheme="minorHAnsi" w:cstheme="minorHAnsi"/>
                <w:sz w:val="18"/>
                <w:szCs w:val="18"/>
              </w:rPr>
              <w:t>Name of ANSI/ASHRAE Standard 62.2-201</w:t>
            </w:r>
            <w:r w:rsidR="00C52E92">
              <w:rPr>
                <w:rFonts w:asciiTheme="minorHAnsi" w:hAnsiTheme="minorHAnsi" w:cstheme="minorHAnsi"/>
                <w:sz w:val="18"/>
                <w:szCs w:val="18"/>
              </w:rPr>
              <w:t>9</w:t>
            </w:r>
            <w:r w:rsidRPr="007A5D38">
              <w:rPr>
                <w:rFonts w:asciiTheme="minorHAnsi" w:hAnsiTheme="minorHAnsi" w:cstheme="minorHAnsi"/>
                <w:sz w:val="18"/>
                <w:szCs w:val="18"/>
              </w:rPr>
              <w:t xml:space="preserve"> weather station </w:t>
            </w:r>
            <w:r>
              <w:rPr>
                <w:rFonts w:asciiTheme="minorHAnsi" w:hAnsiTheme="minorHAnsi" w:cstheme="minorHAnsi"/>
                <w:sz w:val="18"/>
                <w:szCs w:val="18"/>
              </w:rPr>
              <w:t>for climate zone</w:t>
            </w:r>
          </w:p>
        </w:tc>
        <w:tc>
          <w:tcPr>
            <w:tcW w:w="5561" w:type="dxa"/>
          </w:tcPr>
          <w:p w14:paraId="703953D1" w14:textId="5749D08F" w:rsidR="00EE69FE" w:rsidRDefault="00874BE3" w:rsidP="006E08B4">
            <w:pPr>
              <w:rPr>
                <w:rFonts w:asciiTheme="minorHAnsi" w:hAnsiTheme="minorHAnsi" w:cstheme="minorHAnsi"/>
                <w:sz w:val="18"/>
                <w:szCs w:val="18"/>
              </w:rPr>
            </w:pPr>
            <w:r>
              <w:rPr>
                <w:rFonts w:asciiTheme="minorHAnsi" w:hAnsiTheme="minorHAnsi" w:cstheme="minorHAnsi"/>
                <w:sz w:val="18"/>
                <w:szCs w:val="18"/>
              </w:rPr>
              <w:t>&lt;&lt;</w:t>
            </w:r>
            <w:r w:rsidR="00EE69FE" w:rsidRPr="00EE69FE">
              <w:rPr>
                <w:rFonts w:asciiTheme="minorHAnsi" w:hAnsiTheme="minorHAnsi" w:cstheme="minorHAnsi"/>
                <w:sz w:val="18"/>
                <w:szCs w:val="18"/>
              </w:rPr>
              <w:t>Calculated field: If parent document is CF1R-PRF-01, reference value from it but allow user to override it.  If not overridden, result is stored in B05_WeatherStationANSI_</w:t>
            </w:r>
            <w:proofErr w:type="gramStart"/>
            <w:r w:rsidR="00EE69FE" w:rsidRPr="00EE69FE">
              <w:rPr>
                <w:rFonts w:asciiTheme="minorHAnsi" w:hAnsiTheme="minorHAnsi" w:cstheme="minorHAnsi"/>
                <w:sz w:val="18"/>
                <w:szCs w:val="18"/>
              </w:rPr>
              <w:t>ASHRAE;</w:t>
            </w:r>
            <w:proofErr w:type="gramEnd"/>
            <w:r w:rsidR="00EE69FE" w:rsidRPr="00EE69FE">
              <w:rPr>
                <w:rFonts w:asciiTheme="minorHAnsi" w:hAnsiTheme="minorHAnsi" w:cstheme="minorHAnsi"/>
                <w:sz w:val="18"/>
                <w:szCs w:val="18"/>
              </w:rPr>
              <w:t xml:space="preserve"> </w:t>
            </w:r>
          </w:p>
          <w:p w14:paraId="1A6B99A7" w14:textId="77777777" w:rsidR="00EE69FE" w:rsidRDefault="00EE69FE" w:rsidP="006E08B4">
            <w:pPr>
              <w:rPr>
                <w:rFonts w:asciiTheme="minorHAnsi" w:hAnsiTheme="minorHAnsi" w:cstheme="minorHAnsi"/>
                <w:sz w:val="18"/>
                <w:szCs w:val="18"/>
              </w:rPr>
            </w:pPr>
            <w:r w:rsidRPr="00EE69FE">
              <w:rPr>
                <w:rFonts w:asciiTheme="minorHAnsi" w:hAnsiTheme="minorHAnsi" w:cstheme="minorHAnsi"/>
                <w:sz w:val="18"/>
                <w:szCs w:val="18"/>
              </w:rPr>
              <w:t>Else if user overrides CF1R-PRF-</w:t>
            </w:r>
            <w:proofErr w:type="gramStart"/>
            <w:r w:rsidRPr="00EE69FE">
              <w:rPr>
                <w:rFonts w:asciiTheme="minorHAnsi" w:hAnsiTheme="minorHAnsi" w:cstheme="minorHAnsi"/>
                <w:sz w:val="18"/>
                <w:szCs w:val="18"/>
              </w:rPr>
              <w:t>01  value</w:t>
            </w:r>
            <w:proofErr w:type="gramEnd"/>
            <w:r w:rsidRPr="00EE69FE">
              <w:rPr>
                <w:rFonts w:asciiTheme="minorHAnsi" w:hAnsiTheme="minorHAnsi" w:cstheme="minorHAnsi"/>
                <w:sz w:val="18"/>
                <w:szCs w:val="18"/>
              </w:rPr>
              <w:t xml:space="preserve"> Or parent is CF1R-NCB-01 or CF1F-ADD-01, user selects from list of weather stations based on value in A09_ClimateZone and this is stored in B05_WeatherStationCZ# where # is the climate zone; </w:t>
            </w:r>
          </w:p>
          <w:p w14:paraId="3C76B7EE" w14:textId="20F0C932" w:rsidR="006E08B4" w:rsidRDefault="00EE69FE" w:rsidP="006E08B4">
            <w:pPr>
              <w:rPr>
                <w:rFonts w:asciiTheme="minorHAnsi" w:hAnsiTheme="minorHAnsi"/>
                <w:sz w:val="18"/>
                <w:szCs w:val="18"/>
              </w:rPr>
            </w:pPr>
            <w:r w:rsidRPr="00EE69FE">
              <w:rPr>
                <w:rFonts w:asciiTheme="minorHAnsi" w:hAnsiTheme="minorHAnsi" w:cstheme="minorHAnsi"/>
                <w:sz w:val="18"/>
                <w:szCs w:val="18"/>
              </w:rPr>
              <w:t xml:space="preserve">Else If A02_ResidentialBuildingType == </w:t>
            </w:r>
            <w:proofErr w:type="spellStart"/>
            <w:r w:rsidRPr="00EE69FE">
              <w:rPr>
                <w:rFonts w:asciiTheme="minorHAnsi" w:hAnsiTheme="minorHAnsi" w:cstheme="minorHAnsi"/>
                <w:sz w:val="18"/>
                <w:szCs w:val="18"/>
              </w:rPr>
              <w:t>NonDwellingUnit</w:t>
            </w:r>
            <w:proofErr w:type="spellEnd"/>
            <w:r w:rsidRPr="00EE69FE">
              <w:rPr>
                <w:rFonts w:asciiTheme="minorHAnsi" w:hAnsiTheme="minorHAnsi" w:cstheme="minorHAnsi"/>
                <w:sz w:val="18"/>
                <w:szCs w:val="18"/>
              </w:rPr>
              <w:t xml:space="preserve"> result = N/A</w:t>
            </w:r>
            <w:r w:rsidR="00874BE3">
              <w:rPr>
                <w:rFonts w:asciiTheme="minorHAnsi" w:hAnsiTheme="minorHAnsi" w:cstheme="minorHAnsi"/>
                <w:sz w:val="18"/>
                <w:szCs w:val="18"/>
              </w:rPr>
              <w:t>&gt;&gt;</w:t>
            </w:r>
            <w:r w:rsidRPr="00EE69FE">
              <w:rPr>
                <w:rFonts w:asciiTheme="minorHAnsi" w:hAnsiTheme="minorHAnsi" w:cstheme="minorHAnsi"/>
                <w:sz w:val="18"/>
                <w:szCs w:val="18"/>
              </w:rPr>
              <w:t xml:space="preserve"> stored in </w:t>
            </w:r>
            <w:proofErr w:type="spellStart"/>
            <w:r w:rsidRPr="00EE69FE">
              <w:rPr>
                <w:rFonts w:asciiTheme="minorHAnsi" w:hAnsiTheme="minorHAnsi" w:cstheme="minorHAnsi"/>
                <w:sz w:val="18"/>
                <w:szCs w:val="18"/>
              </w:rPr>
              <w:t>NotApplicableMessage</w:t>
            </w:r>
            <w:proofErr w:type="spellEnd"/>
            <w:r w:rsidR="00773425">
              <w:rPr>
                <w:rFonts w:asciiTheme="minorHAnsi" w:hAnsiTheme="minorHAnsi" w:cstheme="minorHAnsi"/>
                <w:sz w:val="18"/>
                <w:szCs w:val="18"/>
              </w:rPr>
              <w:t>&gt;&gt;</w:t>
            </w:r>
          </w:p>
        </w:tc>
      </w:tr>
      <w:tr w:rsidR="006E08B4" w14:paraId="5E0BFCDF" w14:textId="77777777" w:rsidTr="006E08B4">
        <w:trPr>
          <w:trHeight w:val="158"/>
        </w:trPr>
        <w:tc>
          <w:tcPr>
            <w:tcW w:w="634" w:type="dxa"/>
            <w:vAlign w:val="center"/>
          </w:tcPr>
          <w:p w14:paraId="56C37D17" w14:textId="656AFEAE"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24A2D005" w14:textId="77777777" w:rsidR="006E08B4"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1513228A" w14:textId="77777777" w:rsidR="006E08B4" w:rsidRDefault="006E08B4" w:rsidP="006E08B4">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4A392F74" w14:textId="77777777" w:rsidR="00874BE3" w:rsidRDefault="00874BE3" w:rsidP="006E08B4">
            <w:pPr>
              <w:rPr>
                <w:rFonts w:asciiTheme="minorHAnsi" w:hAnsiTheme="minorHAnsi" w:cstheme="minorHAnsi"/>
                <w:sz w:val="18"/>
                <w:szCs w:val="18"/>
              </w:rPr>
            </w:pPr>
            <w:r>
              <w:rPr>
                <w:rFonts w:asciiTheme="minorHAnsi" w:hAnsiTheme="minorHAnsi" w:cstheme="minorHAnsi"/>
                <w:sz w:val="18"/>
                <w:szCs w:val="18"/>
              </w:rPr>
              <w:t>&lt;&lt;</w:t>
            </w:r>
            <w:r w:rsidRPr="00874BE3">
              <w:rPr>
                <w:rFonts w:asciiTheme="minorHAnsi" w:hAnsiTheme="minorHAnsi" w:cstheme="minorHAnsi"/>
                <w:sz w:val="18"/>
                <w:szCs w:val="18"/>
              </w:rPr>
              <w:t xml:space="preserve">Calculated field: If parent document is CF1R-PRF-01 And B05_WeatherStationANSI_ASHRAE has a value, reference value </w:t>
            </w:r>
            <w:proofErr w:type="gramStart"/>
            <w:r w:rsidRPr="00874BE3">
              <w:rPr>
                <w:rFonts w:asciiTheme="minorHAnsi" w:hAnsiTheme="minorHAnsi" w:cstheme="minorHAnsi"/>
                <w:sz w:val="18"/>
                <w:szCs w:val="18"/>
              </w:rPr>
              <w:t>from  CF</w:t>
            </w:r>
            <w:proofErr w:type="gramEnd"/>
            <w:r w:rsidRPr="00874BE3">
              <w:rPr>
                <w:rFonts w:asciiTheme="minorHAnsi" w:hAnsiTheme="minorHAnsi" w:cstheme="minorHAnsi"/>
                <w:sz w:val="18"/>
                <w:szCs w:val="18"/>
              </w:rPr>
              <w:t xml:space="preserve">1R-PRF-01; </w:t>
            </w:r>
          </w:p>
          <w:p w14:paraId="3A220A39" w14:textId="77777777" w:rsidR="00874BE3" w:rsidRDefault="00874BE3" w:rsidP="006E08B4">
            <w:pPr>
              <w:rPr>
                <w:rFonts w:asciiTheme="minorHAnsi" w:hAnsiTheme="minorHAnsi" w:cstheme="minorHAnsi"/>
                <w:sz w:val="18"/>
                <w:szCs w:val="18"/>
              </w:rPr>
            </w:pPr>
            <w:r w:rsidRPr="00874BE3">
              <w:rPr>
                <w:rFonts w:asciiTheme="minorHAnsi" w:hAnsiTheme="minorHAnsi" w:cstheme="minorHAnsi"/>
                <w:sz w:val="18"/>
                <w:szCs w:val="18"/>
              </w:rPr>
              <w:t>Else If B05_WeatherStationCZ# (# is the climate zone) has a value, based on weather station value in B05_WeatherStationCZ#</w:t>
            </w:r>
            <w:proofErr w:type="gramStart"/>
            <w:r w:rsidRPr="00874BE3">
              <w:rPr>
                <w:rFonts w:asciiTheme="minorHAnsi" w:hAnsiTheme="minorHAnsi" w:cstheme="minorHAnsi"/>
                <w:sz w:val="18"/>
                <w:szCs w:val="18"/>
              </w:rPr>
              <w:t>,  assign</w:t>
            </w:r>
            <w:proofErr w:type="gramEnd"/>
            <w:r w:rsidRPr="00874BE3">
              <w:rPr>
                <w:rFonts w:asciiTheme="minorHAnsi" w:hAnsiTheme="minorHAnsi" w:cstheme="minorHAnsi"/>
                <w:sz w:val="18"/>
                <w:szCs w:val="18"/>
              </w:rPr>
              <w:t xml:space="preserve"> lookup </w:t>
            </w:r>
            <w:proofErr w:type="spellStart"/>
            <w:r w:rsidRPr="00874BE3">
              <w:rPr>
                <w:rFonts w:asciiTheme="minorHAnsi" w:hAnsiTheme="minorHAnsi" w:cstheme="minorHAnsi"/>
                <w:sz w:val="18"/>
                <w:szCs w:val="18"/>
              </w:rPr>
              <w:t>wsf</w:t>
            </w:r>
            <w:proofErr w:type="spellEnd"/>
            <w:r w:rsidRPr="00874BE3">
              <w:rPr>
                <w:rFonts w:asciiTheme="minorHAnsi" w:hAnsiTheme="minorHAnsi" w:cstheme="minorHAnsi"/>
                <w:sz w:val="18"/>
                <w:szCs w:val="18"/>
              </w:rPr>
              <w:t xml:space="preserve"> from Table B1 US Climates, Normative Appendix B shown in the instructions section of the layout document;   </w:t>
            </w:r>
          </w:p>
          <w:p w14:paraId="343E889F" w14:textId="0595C4D0" w:rsidR="006E08B4" w:rsidRDefault="00874BE3" w:rsidP="006E08B4">
            <w:pPr>
              <w:rPr>
                <w:rFonts w:asciiTheme="minorHAnsi" w:hAnsiTheme="minorHAnsi"/>
                <w:sz w:val="18"/>
                <w:szCs w:val="18"/>
              </w:rPr>
            </w:pPr>
            <w:r w:rsidRPr="00874BE3">
              <w:rPr>
                <w:rFonts w:asciiTheme="minorHAnsi" w:hAnsiTheme="minorHAnsi" w:cstheme="minorHAnsi"/>
                <w:sz w:val="18"/>
                <w:szCs w:val="18"/>
              </w:rPr>
              <w:t xml:space="preserve">Else If A02_ResidentialBuildingType == </w:t>
            </w:r>
            <w:proofErr w:type="spellStart"/>
            <w:r w:rsidRPr="00874BE3">
              <w:rPr>
                <w:rFonts w:asciiTheme="minorHAnsi" w:hAnsiTheme="minorHAnsi" w:cstheme="minorHAnsi"/>
                <w:sz w:val="18"/>
                <w:szCs w:val="18"/>
              </w:rPr>
              <w:t>NonDwellingUnit</w:t>
            </w:r>
            <w:proofErr w:type="spellEnd"/>
            <w:r w:rsidRPr="00874BE3">
              <w:rPr>
                <w:rFonts w:asciiTheme="minorHAnsi" w:hAnsiTheme="minorHAnsi" w:cstheme="minorHAnsi"/>
                <w:sz w:val="18"/>
                <w:szCs w:val="18"/>
              </w:rPr>
              <w:t xml:space="preserve"> result = N/A stored in </w:t>
            </w:r>
            <w:proofErr w:type="spellStart"/>
            <w:r w:rsidRPr="00874BE3">
              <w:rPr>
                <w:rFonts w:asciiTheme="minorHAnsi" w:hAnsiTheme="minorHAnsi" w:cstheme="minorHAnsi"/>
                <w:sz w:val="18"/>
                <w:szCs w:val="18"/>
              </w:rPr>
              <w:t>NotApplicableMessage</w:t>
            </w:r>
            <w:proofErr w:type="spellEnd"/>
            <w:r>
              <w:rPr>
                <w:rFonts w:asciiTheme="minorHAnsi" w:hAnsiTheme="minorHAnsi" w:cstheme="minorHAnsi"/>
                <w:sz w:val="18"/>
                <w:szCs w:val="18"/>
              </w:rPr>
              <w:t>&gt;&gt;</w:t>
            </w:r>
          </w:p>
        </w:tc>
      </w:tr>
    </w:tbl>
    <w:p w14:paraId="36D4B460" w14:textId="77777777" w:rsidR="006E08B4" w:rsidRDefault="006E08B4"/>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7"/>
        <w:gridCol w:w="4619"/>
        <w:gridCol w:w="5584"/>
      </w:tblGrid>
      <w:tr w:rsidR="00F51F71" w:rsidRPr="00CB00C9" w14:paraId="0435B71A" w14:textId="77777777" w:rsidTr="006E08B4">
        <w:tc>
          <w:tcPr>
            <w:tcW w:w="10790" w:type="dxa"/>
            <w:gridSpan w:val="3"/>
          </w:tcPr>
          <w:p w14:paraId="0435B718" w14:textId="199584CE" w:rsidR="00F51F71" w:rsidRPr="0029047D" w:rsidRDefault="008002F8" w:rsidP="003A7CD3">
            <w:pPr>
              <w:keepNext/>
              <w:rPr>
                <w:rFonts w:asciiTheme="minorHAnsi" w:hAnsiTheme="minorHAnsi"/>
                <w:b/>
                <w:szCs w:val="18"/>
              </w:rPr>
            </w:pPr>
            <w:r>
              <w:rPr>
                <w:rFonts w:asciiTheme="minorHAnsi" w:hAnsiTheme="minorHAnsi"/>
                <w:b/>
                <w:szCs w:val="18"/>
              </w:rPr>
              <w:lastRenderedPageBreak/>
              <w:t>C</w:t>
            </w:r>
            <w:r w:rsidR="00F51F71" w:rsidRPr="0029047D">
              <w:rPr>
                <w:rFonts w:asciiTheme="minorHAnsi" w:hAnsiTheme="minorHAnsi"/>
                <w:b/>
                <w:szCs w:val="18"/>
              </w:rPr>
              <w:t>. Ventilation - Total Ventilation Rate</w:t>
            </w:r>
          </w:p>
          <w:p w14:paraId="0435B719" w14:textId="5E843C4D"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A842F0">
              <w:rPr>
                <w:rFonts w:asciiTheme="minorHAnsi" w:hAnsiTheme="minorHAnsi"/>
                <w:sz w:val="18"/>
                <w:szCs w:val="18"/>
              </w:rPr>
              <w:t>dwelling</w:t>
            </w:r>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F51F71" w:rsidRPr="00CB00C9" w14:paraId="0435B71E" w14:textId="77777777" w:rsidTr="006E08B4">
        <w:tc>
          <w:tcPr>
            <w:tcW w:w="587" w:type="dxa"/>
            <w:vAlign w:val="center"/>
          </w:tcPr>
          <w:p w14:paraId="0435B71B"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619" w:type="dxa"/>
            <w:vAlign w:val="center"/>
          </w:tcPr>
          <w:p w14:paraId="0435B71C"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4" w:type="dxa"/>
          </w:tcPr>
          <w:p w14:paraId="0435B71D" w14:textId="77777777" w:rsidR="00F51F71" w:rsidRPr="007F6151" w:rsidRDefault="00F51F71" w:rsidP="003A7CD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r w:rsidR="00F51F71" w:rsidRPr="00CB00C9" w14:paraId="0435B724" w14:textId="77777777" w:rsidTr="006E08B4">
        <w:tc>
          <w:tcPr>
            <w:tcW w:w="587" w:type="dxa"/>
            <w:vAlign w:val="center"/>
          </w:tcPr>
          <w:p w14:paraId="0435B71F"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02</w:t>
            </w:r>
          </w:p>
        </w:tc>
        <w:tc>
          <w:tcPr>
            <w:tcW w:w="4619" w:type="dxa"/>
            <w:vAlign w:val="center"/>
          </w:tcPr>
          <w:p w14:paraId="0435B720"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4" w:type="dxa"/>
          </w:tcPr>
          <w:p w14:paraId="0435B722" w14:textId="1F222AAF" w:rsidR="00F51F71" w:rsidRDefault="00F51F71" w:rsidP="003A7CD3">
            <w:pPr>
              <w:keepNext/>
              <w:rPr>
                <w:rFonts w:asciiTheme="minorHAnsi" w:hAnsiTheme="minorHAnsi"/>
                <w:sz w:val="18"/>
                <w:szCs w:val="18"/>
              </w:rPr>
            </w:pPr>
            <w:r>
              <w:rPr>
                <w:rFonts w:asciiTheme="minorHAnsi" w:hAnsiTheme="minorHAnsi"/>
                <w:sz w:val="18"/>
                <w:szCs w:val="18"/>
              </w:rPr>
              <w:t>&lt;&lt;</w:t>
            </w:r>
            <w:r w:rsidRPr="00CB00C9">
              <w:rPr>
                <w:rFonts w:asciiTheme="minorHAnsi" w:hAnsiTheme="minorHAnsi"/>
                <w:sz w:val="18"/>
                <w:szCs w:val="18"/>
              </w:rPr>
              <w:t xml:space="preserve">calculated </w:t>
            </w:r>
            <w:r>
              <w:rPr>
                <w:rFonts w:asciiTheme="minorHAnsi" w:hAnsiTheme="minorHAnsi"/>
                <w:sz w:val="18"/>
                <w:szCs w:val="18"/>
              </w:rPr>
              <w:t>field,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default,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Pr>
                <w:rFonts w:asciiTheme="minorHAnsi" w:hAnsiTheme="minorHAnsi"/>
                <w:sz w:val="18"/>
                <w:szCs w:val="18"/>
              </w:rPr>
              <w:t>)*</w:t>
            </w:r>
            <w:proofErr w:type="gramEnd"/>
            <w:r>
              <w:rPr>
                <w:rFonts w:asciiTheme="minorHAnsi" w:hAnsiTheme="minorHAnsi"/>
                <w:sz w:val="18"/>
                <w:szCs w:val="18"/>
              </w:rPr>
              <w:t xml:space="preserve">2/60 (CFM); </w:t>
            </w:r>
            <w:r>
              <w:rPr>
                <w:rFonts w:asciiTheme="minorHAnsi" w:hAnsiTheme="minorHAnsi"/>
                <w:sz w:val="18"/>
                <w:szCs w:val="18"/>
              </w:rPr>
              <w:br/>
            </w:r>
            <w:r w:rsidR="00A44C1C">
              <w:rPr>
                <w:rFonts w:asciiTheme="minorHAnsi" w:hAnsiTheme="minorHAnsi"/>
                <w:sz w:val="18"/>
                <w:szCs w:val="18"/>
              </w:rPr>
              <w:t>E</w:t>
            </w:r>
            <w:r>
              <w:rPr>
                <w:rFonts w:asciiTheme="minorHAnsi" w:hAnsiTheme="minorHAnsi"/>
                <w:sz w:val="18"/>
                <w:szCs w:val="18"/>
              </w:rPr>
              <w:t>lse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measured,</w:t>
            </w:r>
            <w:r w:rsidR="001A2F19">
              <w:rPr>
                <w:rFonts w:asciiTheme="minorHAnsi" w:hAnsiTheme="minorHAnsi"/>
                <w:sz w:val="18"/>
                <w:szCs w:val="18"/>
              </w:rPr>
              <w:t xml:space="preserve"> </w:t>
            </w:r>
            <w:r w:rsidR="001A2F19" w:rsidRPr="001A2F19">
              <w:rPr>
                <w:rFonts w:asciiTheme="minorHAnsi" w:hAnsiTheme="minorHAnsi" w:cstheme="minorHAnsi"/>
                <w:sz w:val="18"/>
              </w:rPr>
              <w:t>and if ACH50 from MCH-24 D03 &gt; 2.0, then value = B02*2/60 (CFM)</w:t>
            </w:r>
            <w:r w:rsidR="00BE6CC7">
              <w:rPr>
                <w:rFonts w:asciiTheme="minorHAnsi" w:hAnsiTheme="minorHAnsi" w:cstheme="minorHAnsi"/>
                <w:sz w:val="18"/>
              </w:rPr>
              <w:t>;</w:t>
            </w:r>
          </w:p>
          <w:p w14:paraId="0435B723" w14:textId="75E0C863" w:rsidR="00F42A48" w:rsidRDefault="00A44C1C" w:rsidP="001A2F19">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Air Changes Per Hour at 50 Pa</w:t>
            </w:r>
            <w:r w:rsidR="00F51F71">
              <w:rPr>
                <w:rFonts w:asciiTheme="minorHAnsi" w:hAnsiTheme="minorHAnsi" w:cstheme="minorHAnsi"/>
                <w:sz w:val="18"/>
                <w:szCs w:val="18"/>
              </w:rPr>
              <w:t>”</w:t>
            </w:r>
            <w:r w:rsidR="00F51F71">
              <w:rPr>
                <w:rFonts w:asciiTheme="minorHAnsi" w:hAnsiTheme="minorHAnsi"/>
                <w:sz w:val="18"/>
                <w:szCs w:val="18"/>
              </w:rPr>
              <w:t xml:space="preserve"> (</w:t>
            </w:r>
            <w:r w:rsidR="00FC6E8F">
              <w:rPr>
                <w:rFonts w:asciiTheme="minorHAnsi" w:hAnsiTheme="minorHAnsi"/>
                <w:sz w:val="18"/>
                <w:szCs w:val="18"/>
              </w:rPr>
              <w:t>B</w:t>
            </w:r>
            <w:r w:rsidR="00F51F71">
              <w:rPr>
                <w:rFonts w:asciiTheme="minorHAnsi" w:hAnsiTheme="minorHAnsi"/>
                <w:sz w:val="18"/>
                <w:szCs w:val="18"/>
              </w:rPr>
              <w:t>0</w:t>
            </w:r>
            <w:r w:rsidR="005670D3">
              <w:rPr>
                <w:rFonts w:asciiTheme="minorHAnsi" w:hAnsiTheme="minorHAnsi"/>
                <w:sz w:val="18"/>
                <w:szCs w:val="18"/>
              </w:rPr>
              <w:t>4</w:t>
            </w:r>
            <w:r w:rsidR="00F51F71">
              <w:rPr>
                <w:rFonts w:asciiTheme="minorHAnsi" w:hAnsiTheme="minorHAnsi"/>
                <w:sz w:val="18"/>
                <w:szCs w:val="18"/>
              </w:rPr>
              <w:t xml:space="preserve">) = measured, </w:t>
            </w:r>
            <w:r w:rsidR="001A2F19" w:rsidRPr="001A2F19">
              <w:rPr>
                <w:rFonts w:asciiTheme="minorHAnsi" w:hAnsiTheme="minorHAnsi" w:cstheme="minorHAnsi"/>
                <w:sz w:val="18"/>
                <w:szCs w:val="18"/>
              </w:rPr>
              <w:t>and if ACH50 from MCH-24 D03 ≤ 2.0 valu</w:t>
            </w:r>
            <w:r w:rsidR="001A2F19">
              <w:rPr>
                <w:rFonts w:asciiTheme="minorHAnsi" w:hAnsiTheme="minorHAnsi" w:cstheme="minorHAnsi"/>
                <w:sz w:val="18"/>
                <w:szCs w:val="18"/>
              </w:rPr>
              <w:t>e = B02*ACH50 from MCH-24 D03</w:t>
            </w:r>
            <w:r w:rsidR="001A2F19" w:rsidRPr="001A2F19">
              <w:rPr>
                <w:rFonts w:asciiTheme="minorHAnsi" w:hAnsiTheme="minorHAnsi" w:cstheme="minorHAnsi"/>
                <w:sz w:val="18"/>
                <w:szCs w:val="18"/>
              </w:rPr>
              <w:t>/60</w:t>
            </w:r>
            <w:r w:rsidR="00F51F71">
              <w:rPr>
                <w:rFonts w:asciiTheme="minorHAnsi" w:hAnsiTheme="minorHAnsi"/>
                <w:sz w:val="18"/>
                <w:szCs w:val="18"/>
              </w:rPr>
              <w:t>&gt;&gt;</w:t>
            </w:r>
          </w:p>
        </w:tc>
      </w:tr>
      <w:tr w:rsidR="00F51F71" w:rsidRPr="00CB00C9" w:rsidDel="00A377D9" w14:paraId="0435B728" w14:textId="77777777" w:rsidTr="006E08B4">
        <w:tc>
          <w:tcPr>
            <w:tcW w:w="587" w:type="dxa"/>
            <w:vAlign w:val="center"/>
          </w:tcPr>
          <w:p w14:paraId="0435B725"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03</w:t>
            </w:r>
          </w:p>
        </w:tc>
        <w:tc>
          <w:tcPr>
            <w:tcW w:w="4619" w:type="dxa"/>
            <w:vAlign w:val="center"/>
          </w:tcPr>
          <w:p w14:paraId="0435B726" w14:textId="77777777" w:rsidR="00F51F71" w:rsidRDefault="00F51F71" w:rsidP="003A7CD3">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4" w:type="dxa"/>
          </w:tcPr>
          <w:p w14:paraId="0435B727" w14:textId="3EE5F79F" w:rsidR="00F51F71" w:rsidRDefault="00F51F71" w:rsidP="008F6EED">
            <w:pPr>
              <w:keepNext/>
              <w:rPr>
                <w:rFonts w:asciiTheme="minorHAnsi" w:hAnsiTheme="minorHAnsi"/>
                <w:sz w:val="18"/>
                <w:szCs w:val="18"/>
              </w:rPr>
            </w:pPr>
            <w:r>
              <w:rPr>
                <w:rFonts w:asciiTheme="minorHAnsi" w:hAnsiTheme="minorHAnsi"/>
                <w:sz w:val="18"/>
                <w:szCs w:val="18"/>
              </w:rPr>
              <w:t>&lt;&lt;calculated field, 0.052* “Enclosure Leakage Rate (Q</w:t>
            </w:r>
            <w:r w:rsidRPr="001947AA">
              <w:rPr>
                <w:rFonts w:asciiTheme="minorHAnsi" w:hAnsiTheme="minorHAnsi"/>
                <w:sz w:val="18"/>
                <w:szCs w:val="18"/>
                <w:vertAlign w:val="subscript"/>
              </w:rPr>
              <w:t>50</w:t>
            </w:r>
            <w:r>
              <w:rPr>
                <w:rFonts w:asciiTheme="minorHAnsi" w:hAnsiTheme="minorHAnsi"/>
                <w:sz w:val="18"/>
                <w:szCs w:val="18"/>
              </w:rPr>
              <w:t>)” (</w:t>
            </w:r>
            <w:r w:rsidR="00FC6E8F">
              <w:rPr>
                <w:rFonts w:asciiTheme="minorHAnsi" w:hAnsiTheme="minorHAnsi"/>
                <w:sz w:val="18"/>
                <w:szCs w:val="18"/>
              </w:rPr>
              <w:t>C</w:t>
            </w:r>
            <w:proofErr w:type="gramStart"/>
            <w:r>
              <w:rPr>
                <w:rFonts w:asciiTheme="minorHAnsi" w:hAnsiTheme="minorHAnsi"/>
                <w:sz w:val="18"/>
                <w:szCs w:val="18"/>
              </w:rPr>
              <w:t>02)*</w:t>
            </w:r>
            <w:proofErr w:type="gramEnd"/>
            <w:r w:rsidRPr="007A5D38">
              <w:rPr>
                <w:rFonts w:asciiTheme="minorHAnsi" w:hAnsiTheme="minorHAnsi" w:cstheme="minorHAnsi"/>
                <w:sz w:val="18"/>
                <w:szCs w:val="18"/>
              </w:rPr>
              <w:t xml:space="preserve"> </w:t>
            </w:r>
            <w:r>
              <w:rPr>
                <w:rFonts w:asciiTheme="minorHAnsi" w:hAnsiTheme="minorHAnsi" w:cstheme="minorHAnsi"/>
                <w:sz w:val="18"/>
                <w:szCs w:val="18"/>
              </w:rPr>
              <w:t>“</w:t>
            </w: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 xml:space="preserve"> </w:t>
            </w:r>
            <w:r>
              <w:rPr>
                <w:rFonts w:asciiTheme="minorHAnsi" w:hAnsiTheme="minorHAnsi" w:cstheme="minorHAnsi"/>
                <w:sz w:val="18"/>
                <w:szCs w:val="18"/>
              </w:rPr>
              <w:t>(</w:t>
            </w:r>
            <w:r w:rsidR="00FC6E8F">
              <w:rPr>
                <w:rFonts w:asciiTheme="minorHAnsi" w:hAnsiTheme="minorHAnsi" w:cstheme="minorHAnsi"/>
                <w:sz w:val="18"/>
                <w:szCs w:val="18"/>
              </w:rPr>
              <w:t>B06</w:t>
            </w:r>
            <w:r>
              <w:rPr>
                <w:rFonts w:asciiTheme="minorHAnsi" w:hAnsi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Vertical distance from the lowest above-grade floor to the highest ceiling</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B0</w:t>
            </w:r>
            <w:r w:rsidR="008F6EED">
              <w:rPr>
                <w:rFonts w:asciiTheme="minorHAnsi" w:hAnsiTheme="minorHAnsi"/>
                <w:sz w:val="18"/>
                <w:szCs w:val="18"/>
              </w:rPr>
              <w:t>3</w:t>
            </w:r>
            <w:r>
              <w:rPr>
                <w:rFonts w:asciiTheme="minorHAnsi" w:hAnsiTheme="minorHAnsi"/>
                <w:sz w:val="18"/>
                <w:szCs w:val="18"/>
              </w:rPr>
              <w:t>)/8.2)^0.4&gt;&gt;</w:t>
            </w:r>
          </w:p>
        </w:tc>
      </w:tr>
      <w:tr w:rsidR="00F51F71" w:rsidRPr="00CB00C9" w:rsidDel="00A377D9" w14:paraId="0435B72F" w14:textId="77777777" w:rsidTr="006E08B4">
        <w:tc>
          <w:tcPr>
            <w:tcW w:w="587" w:type="dxa"/>
            <w:vAlign w:val="center"/>
          </w:tcPr>
          <w:p w14:paraId="0435B729"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04</w:t>
            </w:r>
          </w:p>
        </w:tc>
        <w:tc>
          <w:tcPr>
            <w:tcW w:w="4619" w:type="dxa"/>
            <w:vAlign w:val="center"/>
          </w:tcPr>
          <w:p w14:paraId="0435B72A"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4" w:type="dxa"/>
          </w:tcPr>
          <w:p w14:paraId="0435B72B" w14:textId="77777777" w:rsidR="00F51F71" w:rsidRPr="00753879" w:rsidRDefault="00F51F71" w:rsidP="003A7CD3">
            <w:pPr>
              <w:keepNext/>
              <w:rPr>
                <w:rFonts w:asciiTheme="minorHAnsi" w:hAnsiTheme="minorHAnsi" w:cstheme="minorHAnsi"/>
                <w:sz w:val="18"/>
                <w:szCs w:val="18"/>
              </w:rPr>
            </w:pPr>
            <w:r w:rsidRPr="00753879">
              <w:rPr>
                <w:rFonts w:asciiTheme="minorHAnsi" w:hAnsiTheme="minorHAnsi"/>
                <w:sz w:val="18"/>
                <w:szCs w:val="18"/>
              </w:rPr>
              <w:t xml:space="preserve">&lt;&lt; calculated field, if </w:t>
            </w:r>
            <w:r w:rsidRPr="00753879">
              <w:rPr>
                <w:rFonts w:asciiTheme="minorHAnsi" w:hAnsiTheme="minorHAnsi" w:cstheme="minorHAnsi"/>
                <w:sz w:val="18"/>
                <w:szCs w:val="18"/>
              </w:rPr>
              <w:t>Building Type (A01) = Single family Detached then value equals N/</w:t>
            </w:r>
            <w:proofErr w:type="gramStart"/>
            <w:r w:rsidRPr="00753879">
              <w:rPr>
                <w:rFonts w:asciiTheme="minorHAnsi" w:hAnsiTheme="minorHAnsi" w:cstheme="minorHAnsi"/>
                <w:sz w:val="18"/>
                <w:szCs w:val="18"/>
              </w:rPr>
              <w:t>A;</w:t>
            </w:r>
            <w:proofErr w:type="gramEnd"/>
          </w:p>
          <w:p w14:paraId="0435B72D" w14:textId="1270B7D4"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 </w:t>
            </w:r>
            <w:r w:rsidR="00ED2DAF">
              <w:rPr>
                <w:rFonts w:asciiTheme="minorHAnsi" w:hAnsiTheme="minorHAnsi" w:cstheme="minorHAnsi"/>
                <w:sz w:val="18"/>
                <w:szCs w:val="18"/>
              </w:rPr>
              <w:t xml:space="preserve">from CF1R </w:t>
            </w:r>
            <w:r w:rsidR="00753879" w:rsidRPr="00753879">
              <w:rPr>
                <w:rFonts w:asciiTheme="minorHAnsi" w:hAnsiTheme="minorHAnsi" w:cstheme="minorHAnsi"/>
                <w:sz w:val="18"/>
                <w:szCs w:val="18"/>
              </w:rPr>
              <w:t xml:space="preserve">and allow user to </w:t>
            </w:r>
            <w:proofErr w:type="gramStart"/>
            <w:r w:rsidR="00753879" w:rsidRPr="00753879">
              <w:rPr>
                <w:rFonts w:asciiTheme="minorHAnsi" w:hAnsiTheme="minorHAnsi" w:cstheme="minorHAnsi"/>
                <w:sz w:val="18"/>
                <w:szCs w:val="18"/>
              </w:rPr>
              <w:t>overwrite;</w:t>
            </w:r>
            <w:proofErr w:type="gramEnd"/>
          </w:p>
          <w:p w14:paraId="0435B72E" w14:textId="02B2CEB2"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rsidDel="00A377D9" w14:paraId="0435B737" w14:textId="77777777" w:rsidTr="006E08B4">
        <w:tc>
          <w:tcPr>
            <w:tcW w:w="587" w:type="dxa"/>
            <w:vAlign w:val="center"/>
          </w:tcPr>
          <w:p w14:paraId="0435B730"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05</w:t>
            </w:r>
          </w:p>
        </w:tc>
        <w:tc>
          <w:tcPr>
            <w:tcW w:w="4619" w:type="dxa"/>
            <w:vAlign w:val="center"/>
          </w:tcPr>
          <w:p w14:paraId="0435B731" w14:textId="77777777" w:rsidR="00F51F71" w:rsidRDefault="00F51F71" w:rsidP="003A7CD3">
            <w:pPr>
              <w:keepNext/>
              <w:rPr>
                <w:rFonts w:asciiTheme="minorHAnsi" w:hAnsiTheme="minorHAnsi"/>
                <w:sz w:val="18"/>
                <w:szCs w:val="18"/>
              </w:rPr>
            </w:pPr>
            <w:r>
              <w:rPr>
                <w:rFonts w:asciiTheme="minorHAnsi" w:hAnsiTheme="minorHAnsi"/>
                <w:sz w:val="18"/>
                <w:szCs w:val="18"/>
              </w:rPr>
              <w:t>Unshared Exterior Envelope Surface Area</w:t>
            </w:r>
          </w:p>
          <w:p w14:paraId="0435B732"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4" w:type="dxa"/>
          </w:tcPr>
          <w:p w14:paraId="0435B733" w14:textId="77777777" w:rsidR="00F51F71" w:rsidRDefault="00F51F71" w:rsidP="003A7CD3">
            <w:pPr>
              <w:keepNext/>
              <w:rPr>
                <w:rFonts w:asciiTheme="minorHAnsi" w:hAnsiTheme="minorHAnsi" w:cstheme="minorHAnsi"/>
                <w:sz w:val="18"/>
                <w:szCs w:val="18"/>
              </w:rPr>
            </w:pPr>
            <w:r>
              <w:rPr>
                <w:rFonts w:asciiTheme="minorHAnsi" w:hAnsiTheme="minorHAnsi"/>
                <w:sz w:val="18"/>
                <w:szCs w:val="18"/>
              </w:rPr>
              <w:t>&lt;&lt;</w:t>
            </w:r>
            <w:r w:rsidRPr="00CB00C9">
              <w:rPr>
                <w:rFonts w:asciiTheme="minorHAnsi" w:hAnsiTheme="minorHAnsi"/>
                <w:sz w:val="18"/>
                <w:szCs w:val="18"/>
              </w:rPr>
              <w:t xml:space="preserve"> calculated </w:t>
            </w:r>
            <w:r>
              <w:rPr>
                <w:rFonts w:asciiTheme="minorHAnsi" w:hAnsiTheme="minorHAnsi"/>
                <w:sz w:val="18"/>
                <w:szCs w:val="18"/>
              </w:rPr>
              <w:t xml:space="preserve">field, if </w:t>
            </w:r>
            <w:r w:rsidRPr="007A5D38">
              <w:rPr>
                <w:rFonts w:asciiTheme="minorHAnsi" w:hAnsiTheme="minorHAnsi" w:cstheme="minorHAnsi"/>
                <w:sz w:val="18"/>
                <w:szCs w:val="18"/>
              </w:rPr>
              <w:t>Building Type</w:t>
            </w:r>
            <w:r>
              <w:rPr>
                <w:rFonts w:asciiTheme="minorHAnsi" w:hAnsiTheme="minorHAnsi" w:cstheme="minorHAnsi"/>
                <w:sz w:val="18"/>
                <w:szCs w:val="18"/>
              </w:rPr>
              <w:t xml:space="preserve"> (A01) = Single family Detached then value equals N/</w:t>
            </w:r>
            <w:proofErr w:type="gramStart"/>
            <w:r>
              <w:rPr>
                <w:rFonts w:asciiTheme="minorHAnsi" w:hAnsiTheme="minorHAnsi" w:cstheme="minorHAnsi"/>
                <w:sz w:val="18"/>
                <w:szCs w:val="18"/>
              </w:rPr>
              <w:t>A;</w:t>
            </w:r>
            <w:proofErr w:type="gramEnd"/>
          </w:p>
          <w:p w14:paraId="0435B735" w14:textId="20B02C54"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w:t>
            </w:r>
            <w:r w:rsidR="00ED2DAF">
              <w:rPr>
                <w:rFonts w:asciiTheme="minorHAnsi" w:hAnsiTheme="minorHAnsi" w:cstheme="minorHAnsi"/>
                <w:sz w:val="18"/>
                <w:szCs w:val="18"/>
              </w:rPr>
              <w:t xml:space="preserve"> from CF1R</w:t>
            </w:r>
            <w:r w:rsidR="00753879" w:rsidRPr="00753879">
              <w:rPr>
                <w:rFonts w:asciiTheme="minorHAnsi" w:hAnsiTheme="minorHAnsi" w:cstheme="minorHAnsi"/>
                <w:sz w:val="18"/>
                <w:szCs w:val="18"/>
              </w:rPr>
              <w:t xml:space="preserve"> and allow user to </w:t>
            </w:r>
            <w:proofErr w:type="gramStart"/>
            <w:r w:rsidR="00753879" w:rsidRPr="00753879">
              <w:rPr>
                <w:rFonts w:asciiTheme="minorHAnsi" w:hAnsiTheme="minorHAnsi" w:cstheme="minorHAnsi"/>
                <w:sz w:val="18"/>
                <w:szCs w:val="18"/>
              </w:rPr>
              <w:t>overwrite;</w:t>
            </w:r>
            <w:proofErr w:type="gramEnd"/>
          </w:p>
          <w:p w14:paraId="0435B736" w14:textId="469BC52F"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14:paraId="0435B741" w14:textId="77777777" w:rsidTr="006E08B4">
        <w:tc>
          <w:tcPr>
            <w:tcW w:w="587" w:type="dxa"/>
            <w:vAlign w:val="center"/>
          </w:tcPr>
          <w:p w14:paraId="0435B738"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06</w:t>
            </w:r>
          </w:p>
        </w:tc>
        <w:tc>
          <w:tcPr>
            <w:tcW w:w="4619" w:type="dxa"/>
            <w:vAlign w:val="center"/>
          </w:tcPr>
          <w:p w14:paraId="0435B739"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4" w:type="dxa"/>
            <w:tcMar>
              <w:left w:w="72" w:type="dxa"/>
              <w:right w:w="72" w:type="dxa"/>
            </w:tcMar>
          </w:tcPr>
          <w:p w14:paraId="0435B73A" w14:textId="4C37D234" w:rsidR="00F51F71" w:rsidRDefault="00F51F71" w:rsidP="003A7CD3">
            <w:pPr>
              <w:keepNext/>
              <w:jc w:val="both"/>
              <w:rPr>
                <w:rFonts w:asciiTheme="minorHAnsi" w:hAnsiTheme="minorHAnsi"/>
                <w:sz w:val="18"/>
                <w:szCs w:val="18"/>
              </w:rPr>
            </w:pPr>
            <w:r w:rsidRPr="007F6151">
              <w:rPr>
                <w:rFonts w:asciiTheme="minorHAnsi" w:hAnsiTheme="minorHAnsi"/>
                <w:sz w:val="18"/>
                <w:szCs w:val="18"/>
              </w:rPr>
              <w:t>&lt;&lt;</w:t>
            </w:r>
            <w:r>
              <w:rPr>
                <w:rFonts w:asciiTheme="minorHAnsi" w:hAnsiTheme="minorHAnsi"/>
                <w:sz w:val="18"/>
                <w:szCs w:val="18"/>
              </w:rPr>
              <w:t>calculated value, if “</w:t>
            </w:r>
            <w:r w:rsidRPr="007A5D38">
              <w:rPr>
                <w:rFonts w:asciiTheme="minorHAnsi" w:hAnsiTheme="minorHAnsi" w:cstheme="minorHAnsi"/>
                <w:sz w:val="18"/>
                <w:szCs w:val="18"/>
              </w:rPr>
              <w:t>Building Type</w:t>
            </w:r>
            <w:r>
              <w:rPr>
                <w:rFonts w:asciiTheme="minorHAnsi" w:hAnsiTheme="minorHAnsi" w:cstheme="minorHAnsi"/>
                <w:sz w:val="18"/>
                <w:szCs w:val="18"/>
              </w:rPr>
              <w:t>” (A02) = Single Family Detached and</w:t>
            </w:r>
            <w:r>
              <w:rPr>
                <w:rFonts w:asciiTheme="minorHAnsi" w:hAnsiTheme="minorHAnsi"/>
                <w:sz w:val="18"/>
                <w:szCs w:val="18"/>
              </w:rPr>
              <w:t xml:space="preserve"> “</w:t>
            </w:r>
            <w:r w:rsidRPr="007A5D38">
              <w:rPr>
                <w:rFonts w:asciiTheme="minorHAnsi" w:hAnsiTheme="minorHAnsi" w:cstheme="minorHAnsi"/>
                <w:sz w:val="18"/>
                <w:szCs w:val="18"/>
              </w:rPr>
              <w:t>Ventilation System Type</w:t>
            </w:r>
            <w:r>
              <w:rPr>
                <w:rFonts w:asciiTheme="minorHAnsi" w:hAnsiTheme="minorHAnsi" w:cstheme="minorHAnsi"/>
                <w:sz w:val="18"/>
                <w:szCs w:val="18"/>
              </w:rPr>
              <w:t>” (A</w:t>
            </w:r>
            <w:r w:rsidR="008002F8">
              <w:rPr>
                <w:rFonts w:asciiTheme="minorHAnsi" w:hAnsiTheme="minorHAnsi" w:cstheme="minorHAnsi"/>
                <w:sz w:val="18"/>
                <w:szCs w:val="18"/>
              </w:rPr>
              <w:t>06</w:t>
            </w:r>
            <w:r>
              <w:rPr>
                <w:rFonts w:asciiTheme="minorHAnsi" w:hAnsiTheme="minorHAnsi" w:cstheme="minorHAnsi"/>
                <w:sz w:val="18"/>
                <w:szCs w:val="18"/>
              </w:rPr>
              <w:t>) = Balanced, Balanced – ERV or Balanced - HRV, then value =</w:t>
            </w:r>
            <w:r>
              <w:rPr>
                <w:rFonts w:asciiTheme="minorHAnsi" w:hAnsiTheme="minorHAnsi"/>
                <w:sz w:val="18"/>
                <w:szCs w:val="18"/>
              </w:rPr>
              <w:t xml:space="preserve"> ‘</w:t>
            </w: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w:t>
            </w:r>
            <w:r>
              <w:rPr>
                <w:rFonts w:asciiTheme="minorHAnsi" w:hAnsiTheme="minorHAnsi"/>
                <w:sz w:val="18"/>
                <w:szCs w:val="18"/>
              </w:rPr>
              <w:t>” (</w:t>
            </w:r>
            <w:r w:rsidR="00FC6E8F">
              <w:rPr>
                <w:rFonts w:asciiTheme="minorHAnsi" w:hAnsiTheme="minorHAnsi"/>
                <w:sz w:val="18"/>
                <w:szCs w:val="18"/>
              </w:rPr>
              <w:t>C</w:t>
            </w:r>
            <w:r>
              <w:rPr>
                <w:rFonts w:asciiTheme="minorHAnsi" w:hAnsiTheme="minorHAnsi"/>
                <w:sz w:val="18"/>
                <w:szCs w:val="18"/>
              </w:rPr>
              <w:t>01) – [1*(“Effective Annual Average Infiltration Rate” (</w:t>
            </w:r>
            <w:r w:rsidR="00FC6E8F">
              <w:rPr>
                <w:rFonts w:asciiTheme="minorHAnsi" w:hAnsiTheme="minorHAnsi"/>
                <w:sz w:val="18"/>
                <w:szCs w:val="18"/>
              </w:rPr>
              <w:t>C</w:t>
            </w:r>
            <w:proofErr w:type="gramStart"/>
            <w:r>
              <w:rPr>
                <w:rFonts w:asciiTheme="minorHAnsi" w:hAnsiTheme="minorHAnsi"/>
                <w:sz w:val="18"/>
                <w:szCs w:val="18"/>
              </w:rPr>
              <w:t>03)*</w:t>
            </w:r>
            <w:proofErr w:type="gramEnd"/>
            <w:r>
              <w:rPr>
                <w:rFonts w:asciiTheme="minorHAnsi" w:hAnsiTheme="minorHAnsi"/>
                <w:sz w:val="18"/>
                <w:szCs w:val="18"/>
              </w:rPr>
              <w:t>1)];</w:t>
            </w:r>
          </w:p>
          <w:p w14:paraId="0435B73C" w14:textId="60E875D6" w:rsidR="00F51F71" w:rsidRDefault="00A44C1C" w:rsidP="003A7CD3">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Balanced, Balanced – ERV or Balanced - HRV,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{1*[“Effective Annual Average Infiltration Rate” (</w:t>
            </w:r>
            <w:r w:rsidR="00FC6E8F">
              <w:rPr>
                <w:rFonts w:asciiTheme="minorHAnsi" w:hAnsiTheme="minorHAnsi"/>
                <w:sz w:val="18"/>
                <w:szCs w:val="18"/>
              </w:rPr>
              <w:t>C</w:t>
            </w:r>
            <w:r w:rsidR="00F51F71">
              <w:rPr>
                <w:rFonts w:asciiTheme="minorHAnsi" w:hAnsiTheme="minorHAnsi"/>
                <w:sz w:val="18"/>
                <w:szCs w:val="18"/>
              </w:rPr>
              <w:t xml:space="preserve">03) * </w:t>
            </w:r>
            <w:proofErr w:type="gramStart"/>
            <w:r w:rsidR="00F51F71">
              <w:rPr>
                <w:rFonts w:asciiTheme="minorHAnsi" w:hAnsiTheme="minorHAnsi"/>
                <w:sz w:val="18"/>
                <w:szCs w:val="18"/>
              </w:rPr>
              <w:t>(”Unshared</w:t>
            </w:r>
            <w:proofErr w:type="gramEnd"/>
            <w:r w:rsidR="00F51F71">
              <w:rPr>
                <w:rFonts w:asciiTheme="minorHAnsi" w:hAnsiTheme="minorHAnsi"/>
                <w:sz w:val="18"/>
                <w:szCs w:val="18"/>
              </w:rPr>
              <w:t xml:space="preserve">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4</w:t>
            </w:r>
            <w:r w:rsidR="00F51F71">
              <w:rPr>
                <w:rFonts w:asciiTheme="minorHAnsi" w:hAnsiTheme="minorHAnsi"/>
                <w:sz w:val="18"/>
                <w:szCs w:val="18"/>
              </w:rPr>
              <w:t>))]};</w:t>
            </w:r>
          </w:p>
          <w:p w14:paraId="0435B73E" w14:textId="50FD83CF" w:rsidR="00F51F71" w:rsidRDefault="00A44C1C" w:rsidP="003A7CD3">
            <w:pPr>
              <w:keepNext/>
              <w:jc w:val="both"/>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Detached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03)*1)];</w:t>
            </w:r>
          </w:p>
          <w:p w14:paraId="0435B740" w14:textId="28B679B6" w:rsidR="00DF62BF" w:rsidRDefault="00A44C1C" w:rsidP="00380356">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 * (”Unshared Exterior Envelope Surface Area” (</w:t>
            </w:r>
            <w:r w:rsidR="00FC6E8F">
              <w:rPr>
                <w:rFonts w:asciiTheme="minorHAnsi" w:hAnsiTheme="minorHAnsi"/>
                <w:sz w:val="18"/>
                <w:szCs w:val="18"/>
              </w:rPr>
              <w:t>C</w:t>
            </w:r>
            <w:r w:rsidR="00F51F71">
              <w:rPr>
                <w:rFonts w:asciiTheme="minorHAnsi" w:hAnsiTheme="minorHAnsi"/>
                <w:sz w:val="18"/>
                <w:szCs w:val="18"/>
              </w:rPr>
              <w:t>0</w:t>
            </w:r>
            <w:r w:rsidR="00380356">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FC6E8F">
              <w:rPr>
                <w:rFonts w:asciiTheme="minorHAnsi" w:hAnsiTheme="minorHAnsi"/>
                <w:sz w:val="18"/>
                <w:szCs w:val="18"/>
              </w:rPr>
              <w:t>4</w:t>
            </w:r>
            <w:r w:rsidR="00F51F71">
              <w:rPr>
                <w:rFonts w:asciiTheme="minorHAnsi" w:hAnsiTheme="minorHAnsi"/>
                <w:sz w:val="18"/>
                <w:szCs w:val="18"/>
              </w:rPr>
              <w:t>))]}&gt;&gt;</w:t>
            </w:r>
          </w:p>
        </w:tc>
      </w:tr>
    </w:tbl>
    <w:p w14:paraId="0435B743" w14:textId="77777777" w:rsidR="00A947A7" w:rsidRDefault="00A947A7">
      <w:r>
        <w:br w:type="page"/>
      </w:r>
    </w:p>
    <w:tbl>
      <w:tblPr>
        <w:tblStyle w:val="TableGrid"/>
        <w:tblW w:w="11015" w:type="dxa"/>
        <w:tblLook w:val="04A0" w:firstRow="1" w:lastRow="0" w:firstColumn="1" w:lastColumn="0" w:noHBand="0" w:noVBand="1"/>
      </w:tblPr>
      <w:tblGrid>
        <w:gridCol w:w="2203"/>
        <w:gridCol w:w="2203"/>
        <w:gridCol w:w="2203"/>
        <w:gridCol w:w="2203"/>
        <w:gridCol w:w="2203"/>
      </w:tblGrid>
      <w:tr w:rsidR="00DE0501" w14:paraId="0435B746" w14:textId="77777777" w:rsidTr="003A7CD3">
        <w:tc>
          <w:tcPr>
            <w:tcW w:w="11015" w:type="dxa"/>
            <w:gridSpan w:val="5"/>
          </w:tcPr>
          <w:p w14:paraId="0435B744" w14:textId="6CC35AF6" w:rsidR="00DE0501" w:rsidRPr="0029047D" w:rsidRDefault="008002F8" w:rsidP="003A7CD3">
            <w:pPr>
              <w:keepNext/>
              <w:rPr>
                <w:rFonts w:asciiTheme="minorHAnsi" w:hAnsiTheme="minorHAnsi"/>
                <w:b/>
                <w:szCs w:val="18"/>
              </w:rPr>
            </w:pPr>
            <w:r>
              <w:rPr>
                <w:rFonts w:asciiTheme="minorHAnsi" w:hAnsiTheme="minorHAnsi"/>
                <w:b/>
                <w:szCs w:val="18"/>
              </w:rPr>
              <w:lastRenderedPageBreak/>
              <w:t>D</w:t>
            </w:r>
            <w:r w:rsidR="00DE0501" w:rsidRPr="0029047D">
              <w:rPr>
                <w:rFonts w:asciiTheme="minorHAnsi" w:hAnsiTheme="minorHAnsi"/>
                <w:b/>
                <w:szCs w:val="18"/>
              </w:rPr>
              <w:t xml:space="preserve">. </w:t>
            </w:r>
            <w:r w:rsidR="00DE0501">
              <w:rPr>
                <w:rFonts w:asciiTheme="minorHAnsi" w:hAnsiTheme="minorHAnsi"/>
                <w:b/>
                <w:szCs w:val="18"/>
              </w:rPr>
              <w:t xml:space="preserve">Installed </w:t>
            </w:r>
            <w:r w:rsidR="00DE0501" w:rsidRPr="0029047D">
              <w:rPr>
                <w:rFonts w:asciiTheme="minorHAnsi" w:hAnsiTheme="minorHAnsi"/>
                <w:b/>
                <w:szCs w:val="18"/>
              </w:rPr>
              <w:t>Ventilation - Total Ventilation Rate</w:t>
            </w:r>
          </w:p>
          <w:p w14:paraId="0435B745" w14:textId="77777777" w:rsidR="00DE0501" w:rsidRDefault="00DE0501" w:rsidP="003A7CD3">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150.0(o)1Ci</w:t>
            </w:r>
          </w:p>
        </w:tc>
      </w:tr>
      <w:tr w:rsidR="00DE0501" w14:paraId="0435B74C" w14:textId="77777777" w:rsidTr="003A7CD3">
        <w:tc>
          <w:tcPr>
            <w:tcW w:w="2203" w:type="dxa"/>
            <w:vAlign w:val="center"/>
          </w:tcPr>
          <w:p w14:paraId="0435B74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0435B748"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0435B749"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0435B74A"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0435B74B" w14:textId="77777777" w:rsidR="00DE0501" w:rsidRPr="00741660" w:rsidRDefault="00DE0501" w:rsidP="003A7CD3">
            <w:pPr>
              <w:jc w:val="center"/>
              <w:rPr>
                <w:rFonts w:asciiTheme="minorHAnsi" w:hAnsiTheme="minorHAnsi"/>
                <w:sz w:val="18"/>
                <w:szCs w:val="18"/>
              </w:rPr>
            </w:pPr>
            <w:r w:rsidRPr="00741660">
              <w:rPr>
                <w:rFonts w:asciiTheme="minorHAnsi" w:hAnsiTheme="minorHAnsi"/>
                <w:sz w:val="18"/>
                <w:szCs w:val="18"/>
              </w:rPr>
              <w:t>05</w:t>
            </w:r>
          </w:p>
        </w:tc>
      </w:tr>
      <w:tr w:rsidR="00DE0501" w14:paraId="0435B752" w14:textId="77777777" w:rsidTr="003A7CD3">
        <w:tc>
          <w:tcPr>
            <w:tcW w:w="2203" w:type="dxa"/>
            <w:vAlign w:val="bottom"/>
          </w:tcPr>
          <w:p w14:paraId="0435B74D"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0435B74E"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0435B74F"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203" w:type="dxa"/>
            <w:vAlign w:val="bottom"/>
          </w:tcPr>
          <w:p w14:paraId="0435B750" w14:textId="77777777" w:rsidR="00DE0501" w:rsidRPr="00BF496A" w:rsidRDefault="00DE0501" w:rsidP="007056D7">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0435B751"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DE0501" w14:paraId="0435B75A" w14:textId="77777777" w:rsidTr="003A7CD3">
        <w:tc>
          <w:tcPr>
            <w:tcW w:w="2203" w:type="dxa"/>
            <w:vAlign w:val="bottom"/>
          </w:tcPr>
          <w:p w14:paraId="0435B753"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 text</w:t>
            </w:r>
            <w:r w:rsidRPr="00BF496A">
              <w:rPr>
                <w:rFonts w:asciiTheme="minorHAnsi" w:hAnsiTheme="minorHAnsi" w:cstheme="minorHAnsi"/>
                <w:sz w:val="18"/>
                <w:szCs w:val="18"/>
              </w:rPr>
              <w:t>&gt;&gt;</w:t>
            </w:r>
          </w:p>
        </w:tc>
        <w:tc>
          <w:tcPr>
            <w:tcW w:w="2203" w:type="dxa"/>
            <w:vAlign w:val="bottom"/>
          </w:tcPr>
          <w:p w14:paraId="0435B754"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0435B755" w14:textId="0ACFCE4A" w:rsidR="00DE0501" w:rsidRPr="00BF496A" w:rsidRDefault="00DE0501" w:rsidP="003A7CD3">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0435B756" w14:textId="77777777" w:rsidR="00DE0501" w:rsidRPr="00BF496A" w:rsidRDefault="00DE0501" w:rsidP="003A7CD3">
            <w:pPr>
              <w:jc w:val="center"/>
              <w:rPr>
                <w:rFonts w:asciiTheme="minorHAnsi" w:hAnsiTheme="minorHAnsi" w:cstheme="minorHAnsi"/>
                <w:sz w:val="18"/>
                <w:szCs w:val="18"/>
              </w:rPr>
            </w:pPr>
          </w:p>
          <w:p w14:paraId="0435B757" w14:textId="18F1BA65"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203" w:type="dxa"/>
            <w:vAlign w:val="bottom"/>
          </w:tcPr>
          <w:p w14:paraId="0435B758" w14:textId="77777777" w:rsidR="00DE0501" w:rsidRPr="00BF496A" w:rsidRDefault="00DE0501" w:rsidP="00355CC6">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w:t>
            </w:r>
            <w:r w:rsidR="003A7CD3">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0435B759" w14:textId="7B6808F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D3687A" w:rsidRPr="00D3687A">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DE0501" w14:paraId="0435B760" w14:textId="77777777" w:rsidTr="003A7CD3">
        <w:tc>
          <w:tcPr>
            <w:tcW w:w="2203" w:type="dxa"/>
          </w:tcPr>
          <w:p w14:paraId="0435B75B" w14:textId="77777777" w:rsidR="00DE0501" w:rsidRPr="00BF496A" w:rsidRDefault="00DE0501" w:rsidP="003A7CD3">
            <w:pPr>
              <w:rPr>
                <w:rFonts w:asciiTheme="minorHAnsi" w:hAnsiTheme="minorHAnsi"/>
                <w:sz w:val="18"/>
                <w:szCs w:val="18"/>
              </w:rPr>
            </w:pPr>
          </w:p>
        </w:tc>
        <w:tc>
          <w:tcPr>
            <w:tcW w:w="2203" w:type="dxa"/>
          </w:tcPr>
          <w:p w14:paraId="0435B75C" w14:textId="77777777" w:rsidR="00DE0501" w:rsidRPr="00BF496A" w:rsidRDefault="00DE0501" w:rsidP="003A7CD3">
            <w:pPr>
              <w:rPr>
                <w:rFonts w:asciiTheme="minorHAnsi" w:hAnsiTheme="minorHAnsi"/>
                <w:sz w:val="18"/>
                <w:szCs w:val="18"/>
              </w:rPr>
            </w:pPr>
          </w:p>
        </w:tc>
        <w:tc>
          <w:tcPr>
            <w:tcW w:w="2203" w:type="dxa"/>
          </w:tcPr>
          <w:p w14:paraId="0435B75D" w14:textId="77777777" w:rsidR="00DE0501" w:rsidRPr="00BF496A" w:rsidRDefault="00DE0501" w:rsidP="003A7CD3">
            <w:pPr>
              <w:rPr>
                <w:rFonts w:asciiTheme="minorHAnsi" w:hAnsiTheme="minorHAnsi"/>
                <w:sz w:val="18"/>
                <w:szCs w:val="18"/>
              </w:rPr>
            </w:pPr>
          </w:p>
        </w:tc>
        <w:tc>
          <w:tcPr>
            <w:tcW w:w="2203" w:type="dxa"/>
          </w:tcPr>
          <w:p w14:paraId="0435B75E" w14:textId="77777777" w:rsidR="00DE0501" w:rsidRPr="00BF496A" w:rsidRDefault="00DE0501" w:rsidP="003A7CD3">
            <w:pPr>
              <w:rPr>
                <w:rFonts w:asciiTheme="minorHAnsi" w:hAnsiTheme="minorHAnsi"/>
                <w:sz w:val="18"/>
                <w:szCs w:val="18"/>
              </w:rPr>
            </w:pPr>
          </w:p>
        </w:tc>
        <w:tc>
          <w:tcPr>
            <w:tcW w:w="2203" w:type="dxa"/>
          </w:tcPr>
          <w:p w14:paraId="0435B75F" w14:textId="77777777" w:rsidR="00DE0501" w:rsidRPr="00BF496A" w:rsidRDefault="00DE0501" w:rsidP="003A7CD3">
            <w:pPr>
              <w:rPr>
                <w:rFonts w:asciiTheme="minorHAnsi" w:hAnsiTheme="minorHAnsi"/>
                <w:sz w:val="18"/>
                <w:szCs w:val="18"/>
              </w:rPr>
            </w:pPr>
          </w:p>
        </w:tc>
      </w:tr>
      <w:tr w:rsidR="003A7CD3" w14:paraId="0435B766" w14:textId="77777777" w:rsidTr="003A7CD3">
        <w:tc>
          <w:tcPr>
            <w:tcW w:w="2203" w:type="dxa"/>
          </w:tcPr>
          <w:p w14:paraId="0435B761" w14:textId="77777777" w:rsidR="003A7CD3" w:rsidRPr="00BF496A" w:rsidRDefault="003A7CD3" w:rsidP="003A7CD3">
            <w:pPr>
              <w:rPr>
                <w:rFonts w:asciiTheme="minorHAnsi" w:hAnsiTheme="minorHAnsi"/>
                <w:sz w:val="18"/>
                <w:szCs w:val="18"/>
              </w:rPr>
            </w:pPr>
          </w:p>
        </w:tc>
        <w:tc>
          <w:tcPr>
            <w:tcW w:w="2203" w:type="dxa"/>
          </w:tcPr>
          <w:p w14:paraId="0435B762" w14:textId="77777777" w:rsidR="003A7CD3" w:rsidRPr="00BF496A" w:rsidRDefault="003A7CD3" w:rsidP="003A7CD3">
            <w:pPr>
              <w:rPr>
                <w:rFonts w:asciiTheme="minorHAnsi" w:hAnsiTheme="minorHAnsi"/>
                <w:sz w:val="18"/>
                <w:szCs w:val="18"/>
              </w:rPr>
            </w:pPr>
          </w:p>
        </w:tc>
        <w:tc>
          <w:tcPr>
            <w:tcW w:w="2203" w:type="dxa"/>
          </w:tcPr>
          <w:p w14:paraId="0435B763" w14:textId="77777777" w:rsidR="003A7CD3" w:rsidRPr="00BF496A" w:rsidRDefault="003A7CD3" w:rsidP="003A7CD3">
            <w:pPr>
              <w:rPr>
                <w:rFonts w:asciiTheme="minorHAnsi" w:hAnsiTheme="minorHAnsi"/>
                <w:sz w:val="18"/>
                <w:szCs w:val="18"/>
              </w:rPr>
            </w:pPr>
          </w:p>
        </w:tc>
        <w:tc>
          <w:tcPr>
            <w:tcW w:w="2203" w:type="dxa"/>
          </w:tcPr>
          <w:p w14:paraId="0435B764" w14:textId="77777777" w:rsidR="003A7CD3" w:rsidRPr="00BF496A" w:rsidRDefault="003A7CD3" w:rsidP="003A7CD3">
            <w:pPr>
              <w:rPr>
                <w:rFonts w:asciiTheme="minorHAnsi" w:hAnsiTheme="minorHAnsi"/>
                <w:sz w:val="18"/>
                <w:szCs w:val="18"/>
              </w:rPr>
            </w:pPr>
          </w:p>
        </w:tc>
        <w:tc>
          <w:tcPr>
            <w:tcW w:w="2203" w:type="dxa"/>
          </w:tcPr>
          <w:p w14:paraId="0435B765" w14:textId="77777777" w:rsidR="003A7CD3" w:rsidRPr="00BF496A" w:rsidRDefault="003A7CD3" w:rsidP="003A7CD3">
            <w:pPr>
              <w:rPr>
                <w:rFonts w:asciiTheme="minorHAnsi" w:hAnsiTheme="minorHAnsi"/>
                <w:sz w:val="18"/>
                <w:szCs w:val="18"/>
              </w:rPr>
            </w:pPr>
          </w:p>
        </w:tc>
      </w:tr>
      <w:tr w:rsidR="00DE0501" w14:paraId="0435B76A" w14:textId="77777777" w:rsidTr="003A7CD3">
        <w:tc>
          <w:tcPr>
            <w:tcW w:w="2203" w:type="dxa"/>
            <w:vAlign w:val="bottom"/>
          </w:tcPr>
          <w:p w14:paraId="0435B76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0435B768" w14:textId="049E5EAE" w:rsidR="00DE0501" w:rsidRPr="00BF496A" w:rsidRDefault="00DE0501"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0435B769" w14:textId="03AFD1A1" w:rsidR="00DE0501" w:rsidRPr="00BF496A" w:rsidRDefault="00DE0501" w:rsidP="003A7CD3">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sidR="005670D3">
              <w:rPr>
                <w:rFonts w:asciiTheme="minorHAnsi" w:hAnsiTheme="minorHAnsi"/>
                <w:sz w:val="18"/>
                <w:szCs w:val="18"/>
              </w:rPr>
              <w:t>D</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0435B76B" w14:textId="7A883488" w:rsidR="00DE0501" w:rsidRDefault="00DE0501">
      <w:pPr>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3055"/>
        <w:gridCol w:w="3420"/>
        <w:gridCol w:w="4500"/>
      </w:tblGrid>
      <w:tr w:rsidR="00104BA0" w:rsidRPr="00367C46" w14:paraId="511BDD5B" w14:textId="77777777" w:rsidTr="0043305B">
        <w:tc>
          <w:tcPr>
            <w:tcW w:w="10975" w:type="dxa"/>
            <w:gridSpan w:val="3"/>
          </w:tcPr>
          <w:p w14:paraId="44492D28" w14:textId="77777777" w:rsidR="00104BA0" w:rsidRDefault="00104BA0" w:rsidP="0043305B">
            <w:pPr>
              <w:rPr>
                <w:rFonts w:asciiTheme="minorHAnsi" w:hAnsiTheme="minorHAnsi" w:cstheme="minorHAnsi"/>
                <w:b/>
                <w:bCs/>
                <w:sz w:val="18"/>
                <w:szCs w:val="18"/>
              </w:rPr>
            </w:pPr>
            <w:r>
              <w:rPr>
                <w:rFonts w:asciiTheme="minorHAnsi" w:hAnsiTheme="minorHAnsi" w:cstheme="minorHAnsi"/>
                <w:b/>
                <w:bCs/>
                <w:sz w:val="18"/>
                <w:szCs w:val="18"/>
              </w:rPr>
              <w:t xml:space="preserve">D2. </w:t>
            </w:r>
            <w:r w:rsidRPr="006D6921">
              <w:rPr>
                <w:rFonts w:asciiTheme="minorHAnsi" w:hAnsiTheme="minorHAnsi" w:cstheme="minorHAnsi"/>
                <w:b/>
                <w:bCs/>
                <w:sz w:val="18"/>
                <w:szCs w:val="18"/>
              </w:rPr>
              <w:t>HRV or ERV</w:t>
            </w:r>
          </w:p>
          <w:p w14:paraId="46563172"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Balanced ventilation systems shall comply with appropriate requirements in 150.0(o)2C.</w:t>
            </w:r>
          </w:p>
          <w:p w14:paraId="73B3BB0D" w14:textId="77777777" w:rsidR="00104BA0" w:rsidRPr="00367C46" w:rsidRDefault="00104BA0" w:rsidP="0043305B">
            <w:pPr>
              <w:rPr>
                <w:rFonts w:asciiTheme="minorHAnsi" w:hAnsiTheme="minorHAnsi" w:cstheme="minorHAnsi"/>
                <w:sz w:val="18"/>
                <w:szCs w:val="18"/>
              </w:rPr>
            </w:pPr>
            <w:r w:rsidRPr="00D414C1">
              <w:rPr>
                <w:rFonts w:asciiTheme="minorHAnsi" w:hAnsiTheme="minorHAnsi" w:cstheme="minorHAnsi"/>
                <w:sz w:val="18"/>
                <w:szCs w:val="18"/>
              </w:rPr>
              <w:t>&lt;&lt;If A06=</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HRV or </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ERV then display table; Else display </w:t>
            </w:r>
            <w:proofErr w:type="gramStart"/>
            <w:r w:rsidRPr="00D414C1">
              <w:rPr>
                <w:rFonts w:asciiTheme="minorHAnsi" w:hAnsiTheme="minorHAnsi" w:cstheme="minorHAnsi"/>
                <w:sz w:val="18"/>
                <w:szCs w:val="18"/>
              </w:rPr>
              <w:t>the ”section</w:t>
            </w:r>
            <w:proofErr w:type="gramEnd"/>
            <w:r w:rsidRPr="00D414C1">
              <w:rPr>
                <w:rFonts w:asciiTheme="minorHAnsi" w:hAnsiTheme="minorHAnsi" w:cstheme="minorHAnsi"/>
                <w:sz w:val="18"/>
                <w:szCs w:val="18"/>
              </w:rPr>
              <w:t xml:space="preserve"> does not apply” message&gt;&gt;</w:t>
            </w:r>
          </w:p>
        </w:tc>
      </w:tr>
      <w:tr w:rsidR="00104BA0" w14:paraId="6E636B15" w14:textId="77777777" w:rsidTr="0043305B">
        <w:tc>
          <w:tcPr>
            <w:tcW w:w="3055" w:type="dxa"/>
          </w:tcPr>
          <w:p w14:paraId="3507BACF"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01</w:t>
            </w:r>
          </w:p>
        </w:tc>
        <w:tc>
          <w:tcPr>
            <w:tcW w:w="3420" w:type="dxa"/>
          </w:tcPr>
          <w:p w14:paraId="04966D5F"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02</w:t>
            </w:r>
          </w:p>
        </w:tc>
        <w:tc>
          <w:tcPr>
            <w:tcW w:w="4500" w:type="dxa"/>
          </w:tcPr>
          <w:p w14:paraId="19EE84A5"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03</w:t>
            </w:r>
          </w:p>
        </w:tc>
      </w:tr>
      <w:tr w:rsidR="00104BA0" w14:paraId="6BDEB46A" w14:textId="77777777" w:rsidTr="0043305B">
        <w:tc>
          <w:tcPr>
            <w:tcW w:w="3055" w:type="dxa"/>
          </w:tcPr>
          <w:p w14:paraId="770FE6DB"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Manufacturer Make</w:t>
            </w:r>
          </w:p>
        </w:tc>
        <w:tc>
          <w:tcPr>
            <w:tcW w:w="3420" w:type="dxa"/>
          </w:tcPr>
          <w:p w14:paraId="381864DB"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Manufacturer Model Number</w:t>
            </w:r>
          </w:p>
        </w:tc>
        <w:tc>
          <w:tcPr>
            <w:tcW w:w="4500" w:type="dxa"/>
          </w:tcPr>
          <w:p w14:paraId="1AE204CC" w14:textId="77777777" w:rsidR="00104BA0" w:rsidRDefault="00104BA0" w:rsidP="0043305B">
            <w:pPr>
              <w:rPr>
                <w:rFonts w:asciiTheme="minorHAnsi" w:hAnsiTheme="minorHAnsi" w:cstheme="minorHAnsi"/>
                <w:sz w:val="18"/>
                <w:szCs w:val="18"/>
              </w:rPr>
            </w:pPr>
            <w:r>
              <w:rPr>
                <w:rFonts w:asciiTheme="minorHAnsi" w:hAnsiTheme="minorHAnsi" w:cstheme="minorHAnsi"/>
                <w:sz w:val="18"/>
                <w:szCs w:val="18"/>
              </w:rPr>
              <w:t>Fan Efficacy Performance Rating (W/CFM)</w:t>
            </w:r>
          </w:p>
        </w:tc>
      </w:tr>
      <w:tr w:rsidR="00104BA0" w14:paraId="00818998" w14:textId="77777777" w:rsidTr="0043305B">
        <w:tc>
          <w:tcPr>
            <w:tcW w:w="3055" w:type="dxa"/>
          </w:tcPr>
          <w:p w14:paraId="59BC2A16" w14:textId="77777777" w:rsidR="00104BA0" w:rsidRDefault="00104BA0" w:rsidP="0043305B">
            <w:pPr>
              <w:jc w:val="center"/>
              <w:rPr>
                <w:rFonts w:asciiTheme="minorHAnsi" w:hAnsiTheme="minorHAnsi" w:cstheme="minorHAnsi"/>
                <w:sz w:val="18"/>
                <w:szCs w:val="18"/>
              </w:rPr>
            </w:pPr>
            <w:r w:rsidRPr="000171E2">
              <w:rPr>
                <w:rFonts w:asciiTheme="minorHAnsi" w:hAnsiTheme="minorHAnsi" w:cstheme="minorHAnsi"/>
                <w:sz w:val="18"/>
                <w:szCs w:val="18"/>
              </w:rPr>
              <w:t>&lt;&lt;user input, text&gt;&gt;</w:t>
            </w:r>
          </w:p>
        </w:tc>
        <w:tc>
          <w:tcPr>
            <w:tcW w:w="3420" w:type="dxa"/>
          </w:tcPr>
          <w:p w14:paraId="22A77745" w14:textId="77777777" w:rsidR="00104BA0" w:rsidRDefault="00104BA0" w:rsidP="0043305B">
            <w:pPr>
              <w:jc w:val="center"/>
              <w:rPr>
                <w:rFonts w:asciiTheme="minorHAnsi" w:hAnsiTheme="minorHAnsi" w:cstheme="minorHAnsi"/>
                <w:sz w:val="18"/>
                <w:szCs w:val="18"/>
              </w:rPr>
            </w:pPr>
            <w:r w:rsidRPr="000171E2">
              <w:rPr>
                <w:rFonts w:asciiTheme="minorHAnsi" w:hAnsiTheme="minorHAnsi" w:cstheme="minorHAnsi"/>
                <w:sz w:val="18"/>
                <w:szCs w:val="18"/>
              </w:rPr>
              <w:t>&lt;&lt;user input, text&gt;&gt;</w:t>
            </w:r>
          </w:p>
        </w:tc>
        <w:tc>
          <w:tcPr>
            <w:tcW w:w="4500" w:type="dxa"/>
          </w:tcPr>
          <w:p w14:paraId="0D974D6A" w14:textId="71539E94" w:rsidR="00104BA0" w:rsidRDefault="00104BA0" w:rsidP="0043305B">
            <w:pPr>
              <w:jc w:val="center"/>
              <w:rPr>
                <w:rFonts w:asciiTheme="minorHAnsi" w:hAnsiTheme="minorHAnsi" w:cstheme="minorHAnsi"/>
                <w:sz w:val="18"/>
                <w:szCs w:val="18"/>
              </w:rPr>
            </w:pPr>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w:t>
            </w:r>
            <w:ins w:id="14" w:author="Alhabibi, Haider@Energy" w:date="2022-06-21T17:30:00Z">
              <w:r w:rsidR="00EA6324">
                <w:rPr>
                  <w:rFonts w:asciiTheme="minorHAnsi" w:hAnsiTheme="minorHAnsi" w:cstheme="minorHAnsi"/>
                  <w:sz w:val="18"/>
                  <w:szCs w:val="18"/>
                </w:rPr>
                <w:t>,</w:t>
              </w:r>
              <w:r w:rsidR="008354E7">
                <w:rPr>
                  <w:rFonts w:asciiTheme="minorHAnsi" w:hAnsiTheme="minorHAnsi" w:cstheme="minorHAnsi"/>
                  <w:sz w:val="18"/>
                  <w:szCs w:val="18"/>
                </w:rPr>
                <w:t xml:space="preserve"> </w:t>
              </w:r>
              <w:r w:rsidR="008354E7" w:rsidRPr="008354E7">
                <w:rPr>
                  <w:rFonts w:asciiTheme="minorHAnsi" w:hAnsiTheme="minorHAnsi" w:cstheme="minorHAnsi"/>
                  <w:sz w:val="18"/>
                  <w:szCs w:val="18"/>
                </w:rPr>
                <w:t>Range check: User entered value must be ≤ 1.0</w:t>
              </w:r>
            </w:ins>
            <w:r w:rsidRPr="000171E2">
              <w:rPr>
                <w:rFonts w:asciiTheme="minorHAnsi" w:hAnsiTheme="minorHAnsi" w:cstheme="minorHAnsi"/>
                <w:sz w:val="18"/>
                <w:szCs w:val="18"/>
              </w:rPr>
              <w:t>&gt;&gt;</w:t>
            </w:r>
          </w:p>
        </w:tc>
      </w:tr>
      <w:tr w:rsidR="00104BA0" w14:paraId="4C9DEA0B" w14:textId="77777777" w:rsidTr="0043305B">
        <w:tc>
          <w:tcPr>
            <w:tcW w:w="3055" w:type="dxa"/>
          </w:tcPr>
          <w:p w14:paraId="04883489" w14:textId="77777777" w:rsidR="00104BA0" w:rsidRDefault="00104BA0" w:rsidP="0043305B">
            <w:pPr>
              <w:rPr>
                <w:rFonts w:asciiTheme="minorHAnsi" w:hAnsiTheme="minorHAnsi" w:cstheme="minorHAnsi"/>
                <w:sz w:val="18"/>
                <w:szCs w:val="18"/>
              </w:rPr>
            </w:pPr>
          </w:p>
        </w:tc>
        <w:tc>
          <w:tcPr>
            <w:tcW w:w="3420" w:type="dxa"/>
          </w:tcPr>
          <w:p w14:paraId="7854149A" w14:textId="77777777" w:rsidR="00104BA0" w:rsidRDefault="00104BA0" w:rsidP="0043305B">
            <w:pPr>
              <w:rPr>
                <w:rFonts w:asciiTheme="minorHAnsi" w:hAnsiTheme="minorHAnsi" w:cstheme="minorHAnsi"/>
                <w:sz w:val="18"/>
                <w:szCs w:val="18"/>
              </w:rPr>
            </w:pPr>
          </w:p>
        </w:tc>
        <w:tc>
          <w:tcPr>
            <w:tcW w:w="4500" w:type="dxa"/>
          </w:tcPr>
          <w:p w14:paraId="4CA7636B" w14:textId="77777777" w:rsidR="00104BA0" w:rsidRDefault="00104BA0" w:rsidP="0043305B">
            <w:pPr>
              <w:rPr>
                <w:rFonts w:asciiTheme="minorHAnsi" w:hAnsiTheme="minorHAnsi" w:cstheme="minorHAnsi"/>
                <w:sz w:val="18"/>
                <w:szCs w:val="18"/>
              </w:rPr>
            </w:pPr>
          </w:p>
        </w:tc>
      </w:tr>
      <w:tr w:rsidR="00104BA0" w14:paraId="7682ACDF" w14:textId="77777777" w:rsidTr="0043305B">
        <w:tc>
          <w:tcPr>
            <w:tcW w:w="3055" w:type="dxa"/>
          </w:tcPr>
          <w:p w14:paraId="61289098" w14:textId="77777777" w:rsidR="00104BA0" w:rsidRDefault="00104BA0" w:rsidP="0043305B">
            <w:pPr>
              <w:rPr>
                <w:rFonts w:asciiTheme="minorHAnsi" w:hAnsiTheme="minorHAnsi" w:cstheme="minorHAnsi"/>
                <w:sz w:val="18"/>
                <w:szCs w:val="18"/>
              </w:rPr>
            </w:pPr>
          </w:p>
        </w:tc>
        <w:tc>
          <w:tcPr>
            <w:tcW w:w="3420" w:type="dxa"/>
          </w:tcPr>
          <w:p w14:paraId="6C4006EF" w14:textId="77777777" w:rsidR="00104BA0" w:rsidRDefault="00104BA0" w:rsidP="0043305B">
            <w:pPr>
              <w:rPr>
                <w:rFonts w:asciiTheme="minorHAnsi" w:hAnsiTheme="minorHAnsi" w:cstheme="minorHAnsi"/>
                <w:sz w:val="18"/>
                <w:szCs w:val="18"/>
              </w:rPr>
            </w:pPr>
          </w:p>
        </w:tc>
        <w:tc>
          <w:tcPr>
            <w:tcW w:w="4500" w:type="dxa"/>
          </w:tcPr>
          <w:p w14:paraId="6F56F85B" w14:textId="77777777" w:rsidR="00104BA0" w:rsidRDefault="00104BA0" w:rsidP="0043305B">
            <w:pPr>
              <w:rPr>
                <w:rFonts w:asciiTheme="minorHAnsi" w:hAnsiTheme="minorHAnsi" w:cstheme="minorHAnsi"/>
                <w:sz w:val="18"/>
                <w:szCs w:val="18"/>
              </w:rPr>
            </w:pPr>
          </w:p>
        </w:tc>
      </w:tr>
    </w:tbl>
    <w:p w14:paraId="26EEEA69" w14:textId="77777777" w:rsidR="00104BA0" w:rsidRDefault="00104BA0">
      <w:pPr>
        <w:rPr>
          <w:rFonts w:asciiTheme="minorHAnsi" w:hAnsiTheme="minorHAnsi" w:cstheme="minorHAnsi"/>
          <w:sz w:val="18"/>
          <w:szCs w:val="18"/>
        </w:rPr>
      </w:pPr>
    </w:p>
    <w:tbl>
      <w:tblPr>
        <w:tblW w:w="51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8"/>
        <w:gridCol w:w="10389"/>
      </w:tblGrid>
      <w:tr w:rsidR="00DE0501" w:rsidRPr="00500C2C" w14:paraId="0435B76D" w14:textId="77777777" w:rsidTr="004A40B0">
        <w:tc>
          <w:tcPr>
            <w:tcW w:w="11017" w:type="dxa"/>
            <w:gridSpan w:val="2"/>
          </w:tcPr>
          <w:p w14:paraId="0435B76C" w14:textId="501E77B4" w:rsidR="00DE0501" w:rsidRPr="00500C2C" w:rsidRDefault="008002F8" w:rsidP="00B85083">
            <w:pPr>
              <w:keepNext/>
              <w:rPr>
                <w:rFonts w:asciiTheme="minorHAnsi" w:hAnsiTheme="minorHAnsi"/>
                <w:szCs w:val="18"/>
              </w:rPr>
            </w:pPr>
            <w:r>
              <w:rPr>
                <w:rFonts w:asciiTheme="minorHAnsi" w:hAnsiTheme="minorHAnsi"/>
                <w:b/>
                <w:szCs w:val="18"/>
              </w:rPr>
              <w:t>E</w:t>
            </w:r>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0435B771" w14:textId="77777777" w:rsidTr="004A40B0">
        <w:trPr>
          <w:trHeight w:val="158"/>
        </w:trPr>
        <w:tc>
          <w:tcPr>
            <w:tcW w:w="628" w:type="dxa"/>
            <w:vAlign w:val="center"/>
          </w:tcPr>
          <w:p w14:paraId="0435B76E"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89" w:type="dxa"/>
            <w:vAlign w:val="center"/>
          </w:tcPr>
          <w:p w14:paraId="0435B770" w14:textId="1468962A" w:rsidR="00DE0501" w:rsidRPr="00D2491C" w:rsidRDefault="00DE0501" w:rsidP="00D9307B">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 If the ‘Total Installed Mechanical Ventilation (</w:t>
            </w:r>
            <w:r w:rsidR="005670D3">
              <w:rPr>
                <w:rFonts w:asciiTheme="minorHAnsi" w:hAnsiTheme="minorHAnsi"/>
                <w:sz w:val="18"/>
                <w:szCs w:val="18"/>
              </w:rPr>
              <w:t>D</w:t>
            </w:r>
            <w:r w:rsidR="00B85083">
              <w:rPr>
                <w:rFonts w:asciiTheme="minorHAnsi" w:hAnsiTheme="minorHAnsi"/>
                <w:sz w:val="18"/>
                <w:szCs w:val="18"/>
              </w:rPr>
              <w:t xml:space="preserve">06) </w:t>
            </w:r>
            <w:r w:rsidR="00B85083">
              <w:rPr>
                <w:rFonts w:asciiTheme="minorHAnsi" w:hAnsiTheme="minorHAnsi" w:cstheme="minorHAnsi"/>
                <w:sz w:val="18"/>
                <w:szCs w:val="18"/>
              </w:rPr>
              <w:t>≥</w:t>
            </w:r>
            <w:r w:rsidR="00B85083">
              <w:rPr>
                <w:rFonts w:asciiTheme="minorHAnsi" w:hAnsiTheme="minorHAnsi"/>
                <w:sz w:val="18"/>
                <w:szCs w:val="18"/>
              </w:rPr>
              <w:t xml:space="preserve"> Required Mechanical Ventilation Rate (</w:t>
            </w:r>
            <w:r w:rsidR="005670D3">
              <w:rPr>
                <w:rFonts w:asciiTheme="minorHAnsi" w:hAnsiTheme="minorHAnsi"/>
                <w:sz w:val="18"/>
                <w:szCs w:val="18"/>
              </w:rPr>
              <w:t>C</w:t>
            </w:r>
            <w:r w:rsidR="00B85083">
              <w:rPr>
                <w:rFonts w:asciiTheme="minorHAnsi" w:hAnsiTheme="minorHAnsi"/>
                <w:sz w:val="18"/>
                <w:szCs w:val="18"/>
              </w:rPr>
              <w:t>06), then display text: "Building Passes Mechanical Ventilation Rate</w:t>
            </w:r>
            <w:r w:rsidR="00B85083" w:rsidDel="001E1FD4">
              <w:rPr>
                <w:rFonts w:asciiTheme="minorHAnsi" w:hAnsiTheme="minorHAnsi"/>
                <w:sz w:val="18"/>
                <w:szCs w:val="18"/>
              </w:rPr>
              <w:t xml:space="preserve"> </w:t>
            </w:r>
            <w:r w:rsidR="00B85083">
              <w:rPr>
                <w:rFonts w:asciiTheme="minorHAnsi" w:hAnsiTheme="minorHAnsi"/>
                <w:sz w:val="18"/>
                <w:szCs w:val="18"/>
              </w:rPr>
              <w:t>Test” else display text: "Building Fails Mechanical Ventilation Rate Test"</w:t>
            </w:r>
            <w:r w:rsidRPr="00D2491C">
              <w:rPr>
                <w:rFonts w:asciiTheme="minorHAnsi" w:hAnsiTheme="minorHAnsi"/>
                <w:sz w:val="18"/>
                <w:szCs w:val="18"/>
              </w:rPr>
              <w:t>&gt;&gt;</w:t>
            </w:r>
          </w:p>
        </w:tc>
      </w:tr>
    </w:tbl>
    <w:p w14:paraId="0435B7E6" w14:textId="77777777" w:rsidR="004B6E84" w:rsidRDefault="004B6E84" w:rsidP="004B6E84">
      <w:pPr>
        <w:rPr>
          <w:rFonts w:asciiTheme="minorHAnsi" w:hAnsiTheme="minorHAnsi"/>
          <w:sz w:val="18"/>
          <w:szCs w:val="18"/>
        </w:rPr>
      </w:pPr>
      <w:r>
        <w:rPr>
          <w:rFonts w:asciiTheme="minorHAnsi" w:hAnsiTheme="minorHAnsi"/>
          <w:sz w:val="18"/>
          <w:szCs w:val="18"/>
        </w:rPr>
        <w:br w:type="page"/>
      </w:r>
    </w:p>
    <w:tbl>
      <w:tblPr>
        <w:tblW w:w="5002" w:type="pct"/>
        <w:tblInd w:w="-5"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7"/>
        <w:gridCol w:w="10077"/>
      </w:tblGrid>
      <w:tr w:rsidR="004E278D" w14:paraId="154499A3" w14:textId="77777777" w:rsidTr="000C0F7C">
        <w:trPr>
          <w:cantSplit/>
          <w:trHeight w:val="288"/>
        </w:trPr>
        <w:tc>
          <w:tcPr>
            <w:tcW w:w="10794" w:type="dxa"/>
            <w:gridSpan w:val="2"/>
            <w:tcBorders>
              <w:top w:val="single" w:sz="4" w:space="0" w:color="auto"/>
              <w:left w:val="single" w:sz="4" w:space="0" w:color="auto"/>
              <w:bottom w:val="single" w:sz="4" w:space="0" w:color="auto"/>
              <w:right w:val="single" w:sz="4" w:space="0" w:color="auto"/>
            </w:tcBorders>
            <w:vAlign w:val="center"/>
            <w:hideMark/>
          </w:tcPr>
          <w:p w14:paraId="25D270F8" w14:textId="58A954DC" w:rsidR="00CD458A" w:rsidRPr="00A75DC5" w:rsidRDefault="00CD458A" w:rsidP="00724D33">
            <w:pPr>
              <w:keepNext/>
              <w:rPr>
                <w:rFonts w:asciiTheme="minorHAnsi" w:hAnsiTheme="minorHAnsi"/>
                <w:b/>
                <w:bCs/>
                <w:szCs w:val="18"/>
              </w:rPr>
            </w:pPr>
            <w:r>
              <w:rPr>
                <w:rFonts w:asciiTheme="minorHAnsi" w:hAnsiTheme="minorHAnsi"/>
                <w:b/>
                <w:bCs/>
                <w:szCs w:val="18"/>
              </w:rPr>
              <w:lastRenderedPageBreak/>
              <w:t>F</w:t>
            </w:r>
            <w:r w:rsidRPr="0029047D">
              <w:rPr>
                <w:rFonts w:asciiTheme="minorHAnsi" w:hAnsiTheme="minorHAnsi"/>
                <w:b/>
                <w:bCs/>
                <w:szCs w:val="18"/>
              </w:rPr>
              <w:t>. Other Requirements</w:t>
            </w:r>
          </w:p>
        </w:tc>
      </w:tr>
      <w:tr w:rsidR="004E278D" w14:paraId="796316E6" w14:textId="77777777" w:rsidTr="000C0F7C">
        <w:trPr>
          <w:cantSplit/>
          <w:trHeight w:val="288"/>
        </w:trPr>
        <w:tc>
          <w:tcPr>
            <w:tcW w:w="10794" w:type="dxa"/>
            <w:gridSpan w:val="2"/>
            <w:tcBorders>
              <w:top w:val="single" w:sz="4" w:space="0" w:color="auto"/>
              <w:left w:val="single" w:sz="4" w:space="0" w:color="auto"/>
              <w:bottom w:val="single" w:sz="4" w:space="0" w:color="auto"/>
              <w:right w:val="single" w:sz="4" w:space="0" w:color="auto"/>
            </w:tcBorders>
            <w:vAlign w:val="center"/>
            <w:hideMark/>
          </w:tcPr>
          <w:p w14:paraId="03C6B6E5" w14:textId="120A3669" w:rsidR="00CD458A" w:rsidRPr="00A75DC5" w:rsidRDefault="00CD458A" w:rsidP="00724D33">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w:t>
            </w:r>
            <w:r w:rsidR="00A842F0">
              <w:rPr>
                <w:rFonts w:asciiTheme="minorHAnsi" w:hAnsiTheme="minorHAnsi"/>
                <w:b/>
                <w:bCs/>
                <w:szCs w:val="18"/>
              </w:rPr>
              <w:t>dwelling</w:t>
            </w:r>
            <w:r w:rsidRPr="00A75DC5">
              <w:rPr>
                <w:rFonts w:asciiTheme="minorHAnsi" w:hAnsiTheme="minorHAnsi"/>
                <w:b/>
                <w:bCs/>
                <w:szCs w:val="18"/>
              </w:rPr>
              <w:t xml:space="preserve"> complies with these requirements specified in ASHRAE 62.2 Section 6.1 through 6.9 if applicable.</w:t>
            </w:r>
          </w:p>
        </w:tc>
      </w:tr>
      <w:tr w:rsidR="004E278D" w14:paraId="2DB8BE43"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9728018"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01</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8A91360" w14:textId="77777777" w:rsidR="00CD458A" w:rsidRDefault="00CD458A" w:rsidP="00724D33">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395930FA" w14:textId="77777777" w:rsidR="00CD458A" w:rsidRDefault="00CD458A" w:rsidP="00724D3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4E278D" w14:paraId="5F0E0069"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67E935"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02</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46A5A10" w14:textId="77777777" w:rsidR="00CD458A" w:rsidRDefault="00CD458A" w:rsidP="00724D33">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4E278D" w14:paraId="211684BB"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732ABDD"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03</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DF81075" w14:textId="77777777" w:rsidR="00CD458A" w:rsidRDefault="00CD458A" w:rsidP="00724D33">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209C23CF" w14:textId="77777777" w:rsidR="00CD458A" w:rsidRDefault="00CD458A" w:rsidP="00724D33">
            <w:pPr>
              <w:ind w:left="274"/>
              <w:rPr>
                <w:sz w:val="22"/>
              </w:rPr>
            </w:pPr>
            <w:r w:rsidRPr="00215D5D">
              <w:rPr>
                <w:rFonts w:asciiTheme="minorHAnsi" w:hAnsiTheme="minorHAnsi" w:cstheme="minorHAnsi"/>
                <w:sz w:val="18"/>
                <w:szCs w:val="18"/>
              </w:rPr>
              <w:t>Exception: Condensing dryers plumbed to a drain.</w:t>
            </w:r>
          </w:p>
        </w:tc>
      </w:tr>
      <w:tr w:rsidR="004E278D" w14:paraId="2286A8A8"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7EECD2D"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04</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F422FFC" w14:textId="77777777" w:rsidR="00CD458A" w:rsidRDefault="00CD458A" w:rsidP="00724D33">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49379B1B" w14:textId="6D312497" w:rsidR="00CD458A" w:rsidRDefault="00CD458A" w:rsidP="00724D33">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r w:rsidR="00950571">
              <w:rPr>
                <w:rStyle w:val="margin0020notechar"/>
                <w:rFonts w:asciiTheme="minorHAnsi" w:hAnsiTheme="minorHAnsi"/>
                <w:sz w:val="18"/>
                <w:szCs w:val="18"/>
              </w:rPr>
              <w:t>,</w:t>
            </w:r>
            <w:r w:rsidRPr="00E00577">
              <w:rPr>
                <w:rStyle w:val="margin0020notechar"/>
                <w:rFonts w:asciiTheme="minorHAnsi" w:hAnsiTheme="minorHAnsi"/>
                <w:sz w:val="18"/>
                <w:szCs w:val="18"/>
              </w:rPr>
              <w:t xml:space="preserve"> </w:t>
            </w:r>
            <w:r w:rsidR="008E1BB7">
              <w:rPr>
                <w:rStyle w:val="margin0020notechar"/>
                <w:rFonts w:asciiTheme="minorHAnsi" w:hAnsiTheme="minorHAnsi"/>
                <w:sz w:val="18"/>
                <w:szCs w:val="18"/>
              </w:rPr>
              <w:t>NF</w:t>
            </w:r>
            <w:r w:rsidR="00B04BE2">
              <w:rPr>
                <w:rStyle w:val="margin0020notechar"/>
                <w:rFonts w:asciiTheme="minorHAnsi" w:hAnsiTheme="minorHAnsi"/>
                <w:sz w:val="18"/>
                <w:szCs w:val="18"/>
              </w:rPr>
              <w:t>PA 31</w:t>
            </w:r>
            <w:r w:rsidR="004C137B">
              <w:rPr>
                <w:rStyle w:val="margin0020notechar"/>
                <w:rFonts w:asciiTheme="minorHAnsi" w:hAnsiTheme="minorHAnsi"/>
                <w:sz w:val="18"/>
                <w:szCs w:val="18"/>
              </w:rPr>
              <w:t>,</w:t>
            </w:r>
            <w:r w:rsidRPr="00E00577">
              <w:rPr>
                <w:rStyle w:val="margin0020notechar"/>
                <w:rFonts w:asciiTheme="minorHAnsi" w:hAnsiTheme="minorHAnsi"/>
                <w:sz w:val="18"/>
                <w:szCs w:val="18"/>
              </w:rPr>
              <w:t xml:space="preserve"> NFPA 54/ANSI Z223.1</w:t>
            </w:r>
            <w:proofErr w:type="gramStart"/>
            <w:r w:rsidRPr="00E00577">
              <w:rPr>
                <w:rStyle w:val="margin0020notechar"/>
                <w:rFonts w:asciiTheme="minorHAnsi" w:hAnsiTheme="minorHAnsi"/>
                <w:sz w:val="18"/>
                <w:szCs w:val="18"/>
              </w:rPr>
              <w:t>,  or</w:t>
            </w:r>
            <w:proofErr w:type="gramEnd"/>
            <w:r w:rsidRPr="00E00577">
              <w:rPr>
                <w:rStyle w:val="margin0020notechar"/>
                <w:rFonts w:asciiTheme="minorHAnsi" w:hAnsiTheme="minorHAnsi"/>
                <w:sz w:val="18"/>
                <w:szCs w:val="18"/>
              </w:rPr>
              <w:t xml:space="preserve"> NFPA 211,  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75463C5D" w14:textId="1D9A4E72" w:rsidR="00CD458A" w:rsidRDefault="00CD458A" w:rsidP="00724D33">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r w:rsidR="00C51289">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Combustion appliances that pass safety testing performed according to ANSI/BPI-1200 shall be deemed as complying with Section 6.4.2.</w:t>
            </w:r>
          </w:p>
        </w:tc>
      </w:tr>
      <w:tr w:rsidR="004E278D" w14:paraId="1149D654"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010C06"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05</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A371798" w14:textId="77777777" w:rsidR="00CD458A" w:rsidRDefault="00CD458A" w:rsidP="00724D33">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2E91251F" w14:textId="77777777" w:rsidR="00CD458A" w:rsidRDefault="00CD458A" w:rsidP="00724D33">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4E278D" w14:paraId="1255EA54"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8B0139B"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06</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5ECF8E6" w14:textId="77777777" w:rsidR="00CD458A" w:rsidRDefault="00CD458A" w:rsidP="00724D33">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1F15765C" w14:textId="77777777" w:rsidR="00CD458A" w:rsidRDefault="00CD458A" w:rsidP="00724D33">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156A62FE" w14:textId="77777777" w:rsidR="00CD458A" w:rsidRDefault="00CD458A" w:rsidP="00724D33">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2D646D43"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Exceptions:</w:t>
            </w:r>
          </w:p>
          <w:p w14:paraId="00C065A8" w14:textId="77777777" w:rsidR="00CD458A" w:rsidRDefault="00CD458A" w:rsidP="00724D33">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700887FD" w14:textId="77777777" w:rsidR="00CD458A" w:rsidRDefault="00CD458A" w:rsidP="00724D33">
            <w:pPr>
              <w:keepNext/>
              <w:ind w:left="1397" w:hanging="274"/>
            </w:pPr>
            <w:r w:rsidRPr="0001108C">
              <w:rPr>
                <w:rFonts w:asciiTheme="minorHAnsi" w:hAnsiTheme="minorHAnsi"/>
                <w:sz w:val="18"/>
                <w:szCs w:val="18"/>
              </w:rPr>
              <w:t>2. Toilet compartments in bathrooms.</w:t>
            </w:r>
          </w:p>
        </w:tc>
      </w:tr>
      <w:tr w:rsidR="004E278D" w14:paraId="753BD3DA"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0B4973"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lastRenderedPageBreak/>
              <w:t>07</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D0D6558" w14:textId="77777777" w:rsidR="00CD458A" w:rsidRDefault="00CD458A" w:rsidP="00724D33">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25F5AD06" w14:textId="77777777" w:rsidR="00CD458A" w:rsidRDefault="00CD458A" w:rsidP="00724D33">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5CFB80AA" w14:textId="77777777" w:rsidR="00CD458A" w:rsidRDefault="00CD458A"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3783F085" w14:textId="77777777" w:rsidR="00CD458A" w:rsidRDefault="00CD458A" w:rsidP="00724D33">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5BAEF455" w14:textId="77777777" w:rsidR="00CD458A" w:rsidRDefault="00CD458A"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7AA467FF" w14:textId="77777777" w:rsidR="009B5610" w:rsidRDefault="00CD458A"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 xml:space="preserve">to separate intake air from exhaust air originating </w:t>
            </w:r>
            <w:r w:rsidR="009B5610">
              <w:rPr>
                <w:rStyle w:val="margin0020notechar"/>
                <w:rFonts w:asciiTheme="minorHAnsi" w:hAnsiTheme="minorHAnsi"/>
                <w:sz w:val="18"/>
                <w:szCs w:val="18"/>
              </w:rPr>
              <w:t>+*-0.</w:t>
            </w:r>
          </w:p>
          <w:p w14:paraId="61E04ECC" w14:textId="6FFA9148" w:rsidR="00CD458A" w:rsidRDefault="00CD458A" w:rsidP="004B3816">
            <w:pPr>
              <w:keepNext/>
              <w:ind w:left="950" w:hanging="187"/>
            </w:pPr>
            <w:r w:rsidRPr="00B07B81">
              <w:rPr>
                <w:rStyle w:val="margin0020notechar"/>
                <w:rFonts w:asciiTheme="minorHAnsi" w:hAnsiTheme="minorHAnsi"/>
                <w:sz w:val="18"/>
                <w:szCs w:val="18"/>
              </w:rPr>
              <w:t>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4E278D" w14:paraId="23689DAE"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33B5A0B"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08</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6FA179C" w14:textId="77777777" w:rsidR="00CD458A" w:rsidRDefault="00CD458A" w:rsidP="00724D33">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4E278D" w:rsidDel="00311607" w14:paraId="6B2DFD2C" w14:textId="2359AB8A"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3A10829" w14:textId="2561BB96" w:rsidR="00333EB4" w:rsidDel="00311607" w:rsidRDefault="00333EB4" w:rsidP="00333EB4">
            <w:pPr>
              <w:keepNext/>
              <w:jc w:val="center"/>
              <w:rPr>
                <w:rFonts w:asciiTheme="minorHAnsi" w:hAnsiTheme="minorHAnsi"/>
                <w:sz w:val="18"/>
                <w:szCs w:val="18"/>
              </w:rPr>
            </w:pPr>
            <w:r w:rsidDel="00311607">
              <w:rPr>
                <w:rFonts w:asciiTheme="minorHAnsi" w:hAnsiTheme="minorHAnsi"/>
                <w:sz w:val="18"/>
                <w:szCs w:val="18"/>
              </w:rPr>
              <w:t>09</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03C301F0" w14:textId="43C03299" w:rsidR="00333EB4" w:rsidDel="00311607" w:rsidRDefault="00333EB4" w:rsidP="00333EB4">
            <w:pPr>
              <w:autoSpaceDE w:val="0"/>
              <w:autoSpaceDN w:val="0"/>
              <w:adjustRightInd w:val="0"/>
              <w:ind w:left="273" w:hanging="273"/>
              <w:rPr>
                <w:rFonts w:asciiTheme="minorHAnsi" w:hAnsiTheme="minorHAnsi"/>
                <w:b/>
                <w:sz w:val="18"/>
                <w:szCs w:val="18"/>
              </w:rPr>
            </w:pPr>
            <w:r w:rsidDel="00EC1AC2">
              <w:rPr>
                <w:rFonts w:asciiTheme="minorHAnsi" w:hAnsiTheme="minorHAnsi"/>
                <w:b/>
                <w:sz w:val="18"/>
                <w:szCs w:val="18"/>
              </w:rPr>
              <w:t xml:space="preserve"> </w:t>
            </w:r>
            <w:r w:rsidDel="00311607">
              <w:rPr>
                <w:rFonts w:asciiTheme="minorHAnsi" w:hAnsiTheme="minorHAnsi"/>
                <w:b/>
                <w:sz w:val="18"/>
                <w:szCs w:val="18"/>
              </w:rPr>
              <w:t xml:space="preserve">Air Filter Efficiency. </w:t>
            </w:r>
            <w:r w:rsidDel="00311607">
              <w:rPr>
                <w:rFonts w:asciiTheme="minorHAnsi" w:hAnsiTheme="minorHAnsi"/>
                <w:bCs/>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p>
        </w:tc>
      </w:tr>
      <w:tr w:rsidR="004E278D" w14:paraId="690BBDCF" w14:textId="77777777" w:rsidTr="000C0F7C">
        <w:trPr>
          <w:cantSplit/>
          <w:trHeight w:val="158"/>
        </w:trPr>
        <w:tc>
          <w:tcPr>
            <w:tcW w:w="10794"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75E629" w14:textId="0797977E" w:rsidR="00333EB4" w:rsidRDefault="00333EB4" w:rsidP="00333EB4">
            <w:pPr>
              <w:keepNext/>
              <w:rPr>
                <w:rFonts w:asciiTheme="minorHAnsi" w:hAnsiTheme="minorHAnsi"/>
                <w:b/>
                <w:bCs/>
                <w:sz w:val="18"/>
                <w:szCs w:val="18"/>
              </w:rPr>
            </w:pPr>
            <w:r w:rsidDel="000C0F7C">
              <w:rPr>
                <w:rFonts w:asciiTheme="minorHAnsi" w:hAnsiTheme="minorHAnsi"/>
                <w:b/>
                <w:sz w:val="18"/>
                <w:szCs w:val="18"/>
              </w:rPr>
              <w:t xml:space="preserve"> </w:t>
            </w:r>
            <w:r>
              <w:rPr>
                <w:rFonts w:asciiTheme="minorHAnsi" w:hAnsiTheme="minorHAnsi"/>
                <w:b/>
                <w:sz w:val="18"/>
                <w:szCs w:val="18"/>
              </w:rPr>
              <w:t xml:space="preserve">The responsible person’s signature on this compliance document affirms that all applicable requirements in this table have been met.  </w:t>
            </w:r>
          </w:p>
        </w:tc>
      </w:tr>
    </w:tbl>
    <w:p w14:paraId="027DA56A" w14:textId="77777777" w:rsidR="00CD458A" w:rsidRDefault="00CD458A" w:rsidP="00CD458A"/>
    <w:p w14:paraId="293F869C" w14:textId="77777777" w:rsidR="00CD458A" w:rsidRDefault="00CD458A" w:rsidP="00CD458A">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CD458A" w:rsidRPr="006C4FD8" w14:paraId="4A88A5CE" w14:textId="77777777" w:rsidTr="00724D33">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A019A49" w14:textId="53C8C96D" w:rsidR="00CD458A" w:rsidRPr="0047390B" w:rsidRDefault="00CD458A" w:rsidP="00724D33">
            <w:pPr>
              <w:rPr>
                <w:rFonts w:asciiTheme="minorHAnsi" w:hAnsiTheme="minorHAnsi" w:cs="Arial"/>
                <w:b/>
                <w:szCs w:val="18"/>
              </w:rPr>
            </w:pPr>
            <w:r>
              <w:rPr>
                <w:rFonts w:asciiTheme="minorHAnsi" w:hAnsiTheme="minorHAnsi" w:cs="Arial"/>
                <w:b/>
                <w:szCs w:val="18"/>
              </w:rPr>
              <w:lastRenderedPageBreak/>
              <w:t>G</w:t>
            </w:r>
            <w:r w:rsidRPr="0047390B">
              <w:rPr>
                <w:rFonts w:asciiTheme="minorHAnsi" w:hAnsiTheme="minorHAnsi" w:cs="Arial"/>
                <w:b/>
                <w:szCs w:val="18"/>
              </w:rPr>
              <w:t>. Air Moving Equipment</w:t>
            </w:r>
          </w:p>
        </w:tc>
      </w:tr>
      <w:tr w:rsidR="00CD458A" w:rsidRPr="006C4FD8" w14:paraId="7A19DC04" w14:textId="77777777" w:rsidTr="00724D33">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774DAE05" w14:textId="3F61E07D" w:rsidR="00CD458A" w:rsidRPr="0047390B" w:rsidRDefault="00CD458A" w:rsidP="00724D33">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w:t>
            </w:r>
            <w:r w:rsidR="00A842F0">
              <w:rPr>
                <w:rFonts w:asciiTheme="minorHAnsi" w:hAnsiTheme="minorHAnsi" w:cs="Arial"/>
                <w:b/>
                <w:szCs w:val="18"/>
              </w:rPr>
              <w:t>dwelling</w:t>
            </w:r>
            <w:r w:rsidRPr="0047390B">
              <w:rPr>
                <w:rFonts w:asciiTheme="minorHAnsi" w:hAnsiTheme="minorHAnsi" w:cs="Arial"/>
                <w:b/>
                <w:szCs w:val="18"/>
              </w:rPr>
              <w:t xml:space="preserve"> complies with these requirements specified in ASHRAE 62.2 Section 7.1 through 7.4 if applicable.</w:t>
            </w:r>
          </w:p>
        </w:tc>
      </w:tr>
      <w:tr w:rsidR="00CD458A" w:rsidRPr="006C4FD8" w14:paraId="0A941B36"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D1A7C5D" w14:textId="77777777" w:rsidR="00CD458A" w:rsidRPr="006C4FD8" w:rsidRDefault="00CD458A" w:rsidP="00724D33">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0C21DFD1" w14:textId="4EBF06E0" w:rsidR="00CD458A" w:rsidRPr="00DA6319" w:rsidRDefault="00CD458A" w:rsidP="00724D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4B3816">
              <w:rPr>
                <w:rFonts w:asciiTheme="minorHAnsi" w:hAnsiTheme="minorHAnsi"/>
                <w:bCs/>
                <w:sz w:val="18"/>
                <w:szCs w:val="18"/>
              </w:rPr>
              <w:t>Ventilation devices and</w:t>
            </w:r>
            <w:r>
              <w:rPr>
                <w:rFonts w:asciiTheme="minorHAnsi" w:hAnsiTheme="minorHAnsi"/>
                <w:bCs/>
                <w:sz w:val="18"/>
                <w:szCs w:val="18"/>
              </w:rPr>
              <w:t xml:space="preserve"> </w:t>
            </w:r>
            <w:r w:rsidRPr="004B3816">
              <w:rPr>
                <w:rFonts w:asciiTheme="minorHAnsi" w:hAnsiTheme="minorHAnsi"/>
                <w:bCs/>
                <w:sz w:val="18"/>
                <w:szCs w:val="18"/>
              </w:rPr>
              <w:t>equipment serving individual dwelling units shall be tested in</w:t>
            </w:r>
            <w:r>
              <w:rPr>
                <w:rFonts w:asciiTheme="minorHAnsi" w:hAnsiTheme="minorHAnsi"/>
                <w:bCs/>
                <w:sz w:val="18"/>
                <w:szCs w:val="18"/>
              </w:rPr>
              <w:t xml:space="preserve"> </w:t>
            </w:r>
            <w:r w:rsidRPr="004B3816">
              <w:rPr>
                <w:rFonts w:asciiTheme="minorHAnsi" w:hAnsiTheme="minorHAnsi"/>
                <w:bCs/>
                <w:sz w:val="18"/>
                <w:szCs w:val="18"/>
              </w:rPr>
              <w:t>accordance with ANSI/ASHRAE Standard 51/AMCA 210, and ANSI/AMCA Standard 300,  and rated in</w:t>
            </w:r>
            <w:r>
              <w:rPr>
                <w:rFonts w:asciiTheme="minorHAnsi" w:hAnsiTheme="minorHAnsi"/>
                <w:bCs/>
                <w:sz w:val="18"/>
                <w:szCs w:val="18"/>
              </w:rPr>
              <w:t xml:space="preserve"> </w:t>
            </w:r>
            <w:r w:rsidRPr="004B3816">
              <w:rPr>
                <w:rFonts w:asciiTheme="minorHAnsi" w:hAnsiTheme="minorHAnsi"/>
                <w:bCs/>
                <w:sz w:val="18"/>
                <w:szCs w:val="18"/>
              </w:rPr>
              <w:t>accordance with the airflow and sound rating procedures of</w:t>
            </w:r>
            <w:r>
              <w:rPr>
                <w:rFonts w:asciiTheme="minorHAnsi" w:hAnsiTheme="minorHAnsi"/>
                <w:bCs/>
                <w:sz w:val="18"/>
                <w:szCs w:val="18"/>
              </w:rPr>
              <w:t xml:space="preserve"> </w:t>
            </w:r>
            <w:r w:rsidRPr="004B3816">
              <w:rPr>
                <w:rFonts w:asciiTheme="minorHAnsi" w:hAnsiTheme="minorHAnsi"/>
                <w:bCs/>
                <w:sz w:val="18"/>
                <w:szCs w:val="18"/>
              </w:rPr>
              <w:t xml:space="preserve">the Home Ventilating Institute (HVI 915, </w:t>
            </w:r>
            <w:r w:rsidR="00DD049C">
              <w:rPr>
                <w:rFonts w:asciiTheme="minorHAnsi" w:hAnsiTheme="minorHAnsi"/>
                <w:bCs/>
                <w:sz w:val="18"/>
                <w:szCs w:val="18"/>
              </w:rPr>
              <w:t>916, 920)</w:t>
            </w:r>
            <w:r w:rsidRPr="004B3816">
              <w:rPr>
                <w:rFonts w:asciiTheme="minorHAnsi" w:hAnsiTheme="minorHAnsi"/>
                <w:bCs/>
                <w:sz w:val="18"/>
                <w:szCs w:val="18"/>
              </w:rPr>
              <w:t>.</w:t>
            </w:r>
            <w:r>
              <w:rPr>
                <w:rFonts w:asciiTheme="minorHAnsi" w:hAnsiTheme="minorHAnsi"/>
                <w:bCs/>
                <w:sz w:val="18"/>
                <w:szCs w:val="18"/>
              </w:rPr>
              <w:t xml:space="preserve"> </w:t>
            </w:r>
            <w:r w:rsidRPr="004B3816">
              <w:rPr>
                <w:rFonts w:asciiTheme="minorHAnsi" w:hAnsiTheme="minorHAnsi"/>
                <w:bCs/>
                <w:sz w:val="18"/>
                <w:szCs w:val="18"/>
              </w:rPr>
              <w:t>Installations of systems or equipment shall be carried out in</w:t>
            </w:r>
            <w:r>
              <w:rPr>
                <w:rFonts w:asciiTheme="minorHAnsi" w:hAnsiTheme="minorHAnsi"/>
                <w:bCs/>
                <w:sz w:val="18"/>
                <w:szCs w:val="18"/>
              </w:rPr>
              <w:t xml:space="preserve"> </w:t>
            </w:r>
            <w:r w:rsidRPr="004B3816">
              <w:rPr>
                <w:rFonts w:asciiTheme="minorHAnsi" w:hAnsiTheme="minorHAnsi"/>
                <w:bCs/>
                <w:sz w:val="18"/>
                <w:szCs w:val="18"/>
              </w:rPr>
              <w:t>accordance with manufacturers’ design requirements and</w:t>
            </w:r>
            <w:r>
              <w:rPr>
                <w:rFonts w:asciiTheme="minorHAnsi" w:hAnsiTheme="minorHAnsi"/>
                <w:bCs/>
                <w:sz w:val="18"/>
                <w:szCs w:val="18"/>
              </w:rPr>
              <w:t xml:space="preserve"> </w:t>
            </w:r>
            <w:r w:rsidRPr="004B3816">
              <w:rPr>
                <w:rFonts w:asciiTheme="minorHAnsi" w:hAnsiTheme="minorHAnsi"/>
                <w:bCs/>
                <w:sz w:val="18"/>
                <w:szCs w:val="18"/>
              </w:rPr>
              <w:t>installation instructions.</w:t>
            </w:r>
          </w:p>
        </w:tc>
      </w:tr>
      <w:tr w:rsidR="00CD458A" w:rsidRPr="006C4FD8" w14:paraId="31D4B9DF"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EE4A8A0" w14:textId="77777777" w:rsidR="00CD458A" w:rsidRPr="006C4FD8" w:rsidRDefault="00CD458A" w:rsidP="00724D33">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5526034D" w14:textId="77777777" w:rsidR="00CD458A" w:rsidRDefault="00CD458A" w:rsidP="00724D33">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4B3816">
              <w:rPr>
                <w:rFonts w:asciiTheme="minorHAnsi" w:hAnsiTheme="minorHAnsi"/>
                <w:bCs/>
                <w:sz w:val="18"/>
                <w:szCs w:val="18"/>
              </w:rPr>
              <w:t xml:space="preserve"> Ventilation fans shall be rated</w:t>
            </w:r>
            <w:r>
              <w:rPr>
                <w:rFonts w:asciiTheme="minorHAnsi" w:hAnsiTheme="minorHAnsi"/>
                <w:bCs/>
                <w:sz w:val="18"/>
                <w:szCs w:val="18"/>
              </w:rPr>
              <w:t xml:space="preserve"> </w:t>
            </w:r>
            <w:r w:rsidRPr="004B3816">
              <w:rPr>
                <w:rFonts w:asciiTheme="minorHAnsi" w:hAnsiTheme="minorHAnsi"/>
                <w:bCs/>
                <w:sz w:val="18"/>
                <w:szCs w:val="18"/>
              </w:rPr>
              <w:t>for sound at no less than the minimum airflow rate required</w:t>
            </w:r>
            <w:r>
              <w:rPr>
                <w:rFonts w:asciiTheme="minorHAnsi" w:hAnsiTheme="minorHAnsi"/>
                <w:bCs/>
                <w:sz w:val="18"/>
                <w:szCs w:val="18"/>
              </w:rPr>
              <w:t xml:space="preserve"> </w:t>
            </w:r>
            <w:r w:rsidRPr="004B3816">
              <w:rPr>
                <w:rFonts w:asciiTheme="minorHAnsi" w:hAnsiTheme="minorHAnsi"/>
                <w:bCs/>
                <w:sz w:val="18"/>
                <w:szCs w:val="18"/>
              </w:rPr>
              <w:t>by this standard as noted below. These sound ratings shall be</w:t>
            </w:r>
            <w:r>
              <w:rPr>
                <w:rFonts w:asciiTheme="minorHAnsi" w:hAnsiTheme="minorHAnsi"/>
                <w:bCs/>
                <w:sz w:val="18"/>
                <w:szCs w:val="18"/>
              </w:rPr>
              <w:t xml:space="preserve"> </w:t>
            </w:r>
            <w:r w:rsidRPr="004B3816">
              <w:rPr>
                <w:rFonts w:asciiTheme="minorHAnsi" w:hAnsiTheme="minorHAnsi"/>
                <w:bCs/>
                <w:sz w:val="18"/>
                <w:szCs w:val="18"/>
              </w:rPr>
              <w:t>at a minimum of 0.1 in. of water (25 Pa) static pressure in</w:t>
            </w:r>
            <w:r>
              <w:rPr>
                <w:rFonts w:asciiTheme="minorHAnsi" w:hAnsiTheme="minorHAnsi"/>
                <w:bCs/>
                <w:sz w:val="18"/>
                <w:szCs w:val="18"/>
              </w:rPr>
              <w:t xml:space="preserve"> </w:t>
            </w:r>
            <w:r w:rsidRPr="004B3816">
              <w:rPr>
                <w:rFonts w:asciiTheme="minorHAnsi" w:hAnsiTheme="minorHAnsi"/>
                <w:bCs/>
                <w:sz w:val="18"/>
                <w:szCs w:val="18"/>
              </w:rPr>
              <w:t>accordance with the HVI procedures referenced in Section</w:t>
            </w:r>
            <w:r>
              <w:rPr>
                <w:rFonts w:asciiTheme="minorHAnsi" w:hAnsiTheme="minorHAnsi"/>
                <w:bCs/>
                <w:sz w:val="18"/>
                <w:szCs w:val="18"/>
              </w:rPr>
              <w:t xml:space="preserve"> </w:t>
            </w:r>
            <w:r w:rsidRPr="004B3816">
              <w:rPr>
                <w:rFonts w:asciiTheme="minorHAnsi" w:hAnsiTheme="minorHAnsi"/>
                <w:bCs/>
                <w:sz w:val="18"/>
                <w:szCs w:val="18"/>
              </w:rPr>
              <w:t>7.1.</w:t>
            </w:r>
          </w:p>
          <w:p w14:paraId="2E598082" w14:textId="77777777" w:rsidR="00CD458A" w:rsidRDefault="00CD458A" w:rsidP="00724D33">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37D8F9E1" w14:textId="77777777" w:rsidR="00CD458A" w:rsidRDefault="00CD458A" w:rsidP="004B3816">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4B3816">
              <w:rPr>
                <w:rFonts w:asciiTheme="minorHAnsi" w:hAnsiTheme="minorHAnsi"/>
                <w:bCs/>
                <w:sz w:val="18"/>
                <w:szCs w:val="18"/>
              </w:rPr>
              <w:t xml:space="preserve"> These fans shall be rated for sound at a maximum</w:t>
            </w:r>
            <w:r>
              <w:rPr>
                <w:rFonts w:asciiTheme="minorHAnsi" w:hAnsiTheme="minorHAnsi"/>
                <w:bCs/>
                <w:sz w:val="18"/>
                <w:szCs w:val="18"/>
              </w:rPr>
              <w:t xml:space="preserve"> </w:t>
            </w:r>
            <w:r w:rsidRPr="004B3816">
              <w:rPr>
                <w:rFonts w:asciiTheme="minorHAnsi" w:hAnsiTheme="minorHAnsi"/>
                <w:bCs/>
                <w:sz w:val="18"/>
                <w:szCs w:val="18"/>
              </w:rPr>
              <w:t>of 1.0 sone.</w:t>
            </w:r>
          </w:p>
          <w:p w14:paraId="318B328E" w14:textId="77777777" w:rsidR="00CD458A" w:rsidRDefault="00CD458A" w:rsidP="00724D33">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441F4475"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Exceptions:</w:t>
            </w:r>
          </w:p>
          <w:p w14:paraId="7E92124B"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44D4C6A0" w14:textId="4501A905" w:rsidR="00CD458A" w:rsidRDefault="00CD458A" w:rsidP="004B3816">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CD458A" w:rsidRPr="006C4FD8" w14:paraId="3F82B0C7"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8EB805F" w14:textId="77777777" w:rsidR="00CD458A" w:rsidRPr="006C4FD8" w:rsidRDefault="00CD458A" w:rsidP="00724D33">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0DA8869F" w14:textId="77777777" w:rsidR="00CD458A" w:rsidRDefault="00CD458A" w:rsidP="00724D33">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15412787" w14:textId="74B3CF9F" w:rsidR="00CD458A" w:rsidRDefault="00CD458A" w:rsidP="00724D33">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4B3816">
              <w:rPr>
                <w:rFonts w:asciiTheme="minorHAnsi" w:hAnsiTheme="minorHAnsi"/>
                <w:bCs/>
                <w:sz w:val="18"/>
                <w:szCs w:val="18"/>
              </w:rPr>
              <w:t>Exhaust</w:t>
            </w:r>
            <w:r>
              <w:rPr>
                <w:rFonts w:asciiTheme="minorHAnsi" w:hAnsiTheme="minorHAnsi"/>
                <w:bCs/>
                <w:sz w:val="18"/>
                <w:szCs w:val="18"/>
              </w:rPr>
              <w:t xml:space="preserve"> </w:t>
            </w:r>
            <w:r w:rsidRPr="004B3816">
              <w:rPr>
                <w:rFonts w:asciiTheme="minorHAnsi" w:hAnsiTheme="minorHAnsi"/>
                <w:bCs/>
                <w:sz w:val="18"/>
                <w:szCs w:val="18"/>
              </w:rPr>
              <w:t>fans in separate dwelling units shall not share a common</w:t>
            </w:r>
            <w:r>
              <w:rPr>
                <w:rFonts w:asciiTheme="minorHAnsi" w:hAnsiTheme="minorHAnsi"/>
                <w:bCs/>
                <w:sz w:val="18"/>
                <w:szCs w:val="18"/>
              </w:rPr>
              <w:t xml:space="preserve"> </w:t>
            </w:r>
            <w:r w:rsidRPr="004B3816">
              <w:rPr>
                <w:rFonts w:asciiTheme="minorHAnsi" w:hAnsiTheme="minorHAnsi"/>
                <w:bCs/>
                <w:sz w:val="18"/>
                <w:szCs w:val="18"/>
              </w:rPr>
              <w:t>exhaust duct. If more than one of the exhaust fans in a single</w:t>
            </w:r>
            <w:r>
              <w:rPr>
                <w:rFonts w:asciiTheme="minorHAnsi" w:hAnsiTheme="minorHAnsi"/>
                <w:bCs/>
                <w:sz w:val="18"/>
                <w:szCs w:val="18"/>
              </w:rPr>
              <w:t xml:space="preserve"> </w:t>
            </w:r>
            <w:r w:rsidRPr="004B3816">
              <w:rPr>
                <w:rFonts w:asciiTheme="minorHAnsi" w:hAnsiTheme="minorHAnsi"/>
                <w:bCs/>
                <w:sz w:val="18"/>
                <w:szCs w:val="18"/>
              </w:rPr>
              <w:t>dwelling unit shares a common exhaust duct, each fan shall</w:t>
            </w:r>
            <w:r>
              <w:rPr>
                <w:rFonts w:asciiTheme="minorHAnsi" w:hAnsiTheme="minorHAnsi"/>
                <w:bCs/>
                <w:sz w:val="18"/>
                <w:szCs w:val="18"/>
              </w:rPr>
              <w:t xml:space="preserve"> </w:t>
            </w:r>
            <w:r w:rsidRPr="004B3816">
              <w:rPr>
                <w:rFonts w:asciiTheme="minorHAnsi" w:hAnsiTheme="minorHAnsi"/>
                <w:bCs/>
                <w:sz w:val="18"/>
                <w:szCs w:val="18"/>
              </w:rPr>
              <w:t>be equipped with a backdraft damper to prevent the recirculation</w:t>
            </w:r>
            <w:r>
              <w:rPr>
                <w:rFonts w:asciiTheme="minorHAnsi" w:hAnsiTheme="minorHAnsi"/>
                <w:bCs/>
                <w:sz w:val="18"/>
                <w:szCs w:val="18"/>
              </w:rPr>
              <w:t xml:space="preserve"> </w:t>
            </w:r>
            <w:r w:rsidRPr="004B3816">
              <w:rPr>
                <w:rFonts w:asciiTheme="minorHAnsi" w:hAnsiTheme="minorHAnsi"/>
                <w:bCs/>
                <w:sz w:val="18"/>
                <w:szCs w:val="18"/>
              </w:rPr>
              <w:t>of exhaust air from one room to another through the</w:t>
            </w:r>
            <w:r>
              <w:rPr>
                <w:rFonts w:asciiTheme="minorHAnsi" w:hAnsiTheme="minorHAnsi"/>
                <w:bCs/>
                <w:sz w:val="18"/>
                <w:szCs w:val="18"/>
              </w:rPr>
              <w:t xml:space="preserve"> </w:t>
            </w:r>
            <w:r w:rsidRPr="004B3816">
              <w:rPr>
                <w:rFonts w:asciiTheme="minorHAnsi" w:hAnsiTheme="minorHAnsi"/>
                <w:bCs/>
                <w:sz w:val="18"/>
                <w:szCs w:val="18"/>
              </w:rPr>
              <w:t>exhaust ducting system</w:t>
            </w:r>
            <w:r w:rsidRPr="00F47345">
              <w:rPr>
                <w:rFonts w:asciiTheme="minorHAnsi" w:hAnsiTheme="minorHAnsi"/>
                <w:b/>
                <w:bCs/>
                <w:sz w:val="18"/>
                <w:szCs w:val="18"/>
              </w:rPr>
              <w:t>.</w:t>
            </w:r>
          </w:p>
          <w:p w14:paraId="7F962E7F" w14:textId="281E1E14" w:rsidR="00CD458A" w:rsidRPr="004B3816" w:rsidRDefault="00CD458A" w:rsidP="00724D33">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4B3816">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4B3816">
              <w:rPr>
                <w:rFonts w:asciiTheme="minorHAnsi" w:hAnsiTheme="minorHAnsi" w:cstheme="minorHAnsi"/>
                <w:sz w:val="18"/>
                <w:szCs w:val="18"/>
              </w:rPr>
              <w:t>dwelling units, one or more exhaust fans located downstream</w:t>
            </w:r>
            <w:r>
              <w:rPr>
                <w:rFonts w:asciiTheme="minorHAnsi" w:hAnsiTheme="minorHAnsi" w:cstheme="minorHAnsi"/>
                <w:sz w:val="18"/>
                <w:szCs w:val="18"/>
              </w:rPr>
              <w:t xml:space="preserve"> </w:t>
            </w:r>
            <w:r w:rsidRPr="004B3816">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4B3816">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4B3816">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4B3816">
              <w:rPr>
                <w:rFonts w:asciiTheme="minorHAnsi" w:hAnsiTheme="minorHAnsi" w:cstheme="minorHAnsi"/>
                <w:sz w:val="18"/>
                <w:szCs w:val="18"/>
              </w:rPr>
              <w:t>duct when the fan is not running</w:t>
            </w:r>
            <w:r>
              <w:rPr>
                <w:rFonts w:asciiTheme="minorHAnsi" w:hAnsiTheme="minorHAnsi" w:cstheme="minorHAnsi"/>
                <w:sz w:val="18"/>
                <w:szCs w:val="18"/>
              </w:rPr>
              <w:t>.</w:t>
            </w:r>
            <w:r w:rsidRPr="004B3816">
              <w:rPr>
                <w:rFonts w:asciiTheme="minorHAnsi" w:hAnsiTheme="minorHAnsi" w:cstheme="minorHAnsi"/>
                <w:sz w:val="18"/>
                <w:szCs w:val="18"/>
              </w:rPr>
              <w:t xml:space="preserve"> </w:t>
            </w:r>
          </w:p>
        </w:tc>
      </w:tr>
      <w:tr w:rsidR="00CD458A" w:rsidRPr="006C4FD8" w14:paraId="35BC0A62"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3C498D7" w14:textId="77777777" w:rsidR="00CD458A" w:rsidRPr="006C4FD8" w:rsidRDefault="00CD458A" w:rsidP="00724D33">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78281BB6" w14:textId="77777777" w:rsidR="00CD458A" w:rsidRDefault="00CD458A" w:rsidP="00724D33">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CD458A" w:rsidRPr="006C4FD8" w14:paraId="00475018" w14:textId="77777777" w:rsidTr="00724D33">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09E70F6C" w14:textId="77777777" w:rsidR="00CD458A" w:rsidRPr="006C4FD8" w:rsidRDefault="00CD458A" w:rsidP="00724D33">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171372F1" w14:textId="77777777" w:rsidR="00EE48B5" w:rsidRDefault="00EE48B5"/>
    <w:p w14:paraId="53497C11" w14:textId="4510EE84" w:rsidR="003C0B0D" w:rsidRDefault="003C0B0D"/>
    <w:p w14:paraId="0435B867" w14:textId="77777777" w:rsidR="00202E7F" w:rsidRDefault="00202E7F" w:rsidP="00AE4108">
      <w:pPr>
        <w:rPr>
          <w:rFonts w:asciiTheme="minorHAnsi" w:hAnsiTheme="minorHAnsi"/>
          <w:sz w:val="18"/>
          <w:szCs w:val="18"/>
        </w:rPr>
      </w:pPr>
    </w:p>
    <w:sectPr w:rsidR="00202E7F" w:rsidSect="0076421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CD4DD" w14:textId="77777777" w:rsidR="00E95ADD" w:rsidRDefault="00E95ADD">
      <w:r>
        <w:separator/>
      </w:r>
    </w:p>
  </w:endnote>
  <w:endnote w:type="continuationSeparator" w:id="0">
    <w:p w14:paraId="45D19714" w14:textId="77777777" w:rsidR="00E95ADD" w:rsidRDefault="00E95ADD">
      <w:r>
        <w:continuationSeparator/>
      </w:r>
    </w:p>
  </w:endnote>
  <w:endnote w:type="continuationNotice" w:id="1">
    <w:p w14:paraId="012A4073" w14:textId="77777777" w:rsidR="00E95ADD" w:rsidRDefault="00E95A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EE69FE" w:rsidRPr="009213E6" w:rsidRDefault="00EE69FE" w:rsidP="009213E6">
    <w:pPr>
      <w:pStyle w:val="Footer"/>
      <w:rPr>
        <w:b/>
      </w:rPr>
    </w:pPr>
    <w:r w:rsidRPr="009213E6">
      <w:t xml:space="preserve">Registration Number:                                            Registration Date/Time:                                                    HERS Provider:                                   </w:t>
    </w:r>
  </w:p>
  <w:p w14:paraId="0435B886" w14:textId="187A7351" w:rsidR="00EE69FE" w:rsidRPr="009213E6" w:rsidRDefault="00EE69FE" w:rsidP="009213E6">
    <w:pPr>
      <w:pStyle w:val="Footer"/>
    </w:pPr>
    <w:r w:rsidRPr="009213E6">
      <w:t>CA Building Energy Efficiency Standards - 20</w:t>
    </w:r>
    <w:r w:rsidR="00C87F21">
      <w:t>22</w:t>
    </w:r>
    <w:r w:rsidRPr="009213E6">
      <w:t xml:space="preserve"> Residential Compliance</w:t>
    </w:r>
    <w:r w:rsidRPr="009213E6">
      <w:tab/>
    </w:r>
    <w:r w:rsidR="006364E0">
      <w:t xml:space="preserve">March </w:t>
    </w:r>
    <w:r>
      <w:t>20</w:t>
    </w:r>
    <w:r w:rsidR="00C87F2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4E9DFC0E" w:rsidR="00EE69FE" w:rsidRPr="009213E6" w:rsidRDefault="00EE69FE" w:rsidP="009213E6">
    <w:pPr>
      <w:pStyle w:val="Footer"/>
    </w:pPr>
    <w:r w:rsidRPr="009213E6">
      <w:t>CA Building Energy Efficiency Standards - 20</w:t>
    </w:r>
    <w:r w:rsidR="00983489">
      <w:t>22</w:t>
    </w:r>
    <w:r w:rsidRPr="009213E6">
      <w:t xml:space="preserve"> Residential Compliance</w:t>
    </w:r>
    <w:r w:rsidRPr="009213E6">
      <w:tab/>
    </w:r>
    <w:r w:rsidR="00AC1D79">
      <w:t xml:space="preserve">March </w:t>
    </w:r>
    <w:r>
      <w:t>20</w:t>
    </w:r>
    <w:r w:rsidR="00983489">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293B96EE" w:rsidR="00EE69FE" w:rsidRPr="00A165EE" w:rsidRDefault="00EE69FE" w:rsidP="009213E6">
    <w:pPr>
      <w:pStyle w:val="Footer"/>
      <w:rPr>
        <w:b/>
      </w:rPr>
    </w:pPr>
    <w:r w:rsidRPr="00A165EE">
      <w:t xml:space="preserve">CA Building Energy Efficiency Standards - </w:t>
    </w:r>
    <w:r w:rsidR="0006167E" w:rsidRPr="00A165EE">
      <w:t>20</w:t>
    </w:r>
    <w:r w:rsidR="0006167E">
      <w:t>22</w:t>
    </w:r>
    <w:r w:rsidR="0006167E" w:rsidRPr="00A165EE">
      <w:t xml:space="preserve"> </w:t>
    </w:r>
    <w:r w:rsidRPr="00A165EE">
      <w:t>Residential Compliance</w:t>
    </w:r>
    <w:r w:rsidRPr="00A165EE">
      <w:tab/>
    </w:r>
    <w:r w:rsidRPr="00E84F79">
      <w:t xml:space="preserve"> </w:t>
    </w:r>
    <w:r w:rsidR="00AC1D79">
      <w:t xml:space="preserve">March </w:t>
    </w:r>
    <w:r w:rsidR="0006167E">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619D6" w14:textId="77777777" w:rsidR="00E95ADD" w:rsidRDefault="00E95ADD">
      <w:r>
        <w:separator/>
      </w:r>
    </w:p>
  </w:footnote>
  <w:footnote w:type="continuationSeparator" w:id="0">
    <w:p w14:paraId="3F0D5FBD" w14:textId="77777777" w:rsidR="00E95ADD" w:rsidRDefault="00E95ADD">
      <w:r>
        <w:continuationSeparator/>
      </w:r>
    </w:p>
  </w:footnote>
  <w:footnote w:type="continuationNotice" w:id="1">
    <w:p w14:paraId="57E64BAB" w14:textId="77777777" w:rsidR="00E95ADD" w:rsidRDefault="00E95A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77777777" w:rsidR="00EE69FE" w:rsidRDefault="00111C25">
    <w:pPr>
      <w:pStyle w:val="Header"/>
    </w:pPr>
    <w:r>
      <w:rPr>
        <w:noProof/>
      </w:rPr>
      <w:pict w14:anchorId="0435B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C3FF5" w14:textId="77777777" w:rsidR="009E7197" w:rsidRPr="000E5987" w:rsidRDefault="009E7197" w:rsidP="009E7197">
    <w:pPr>
      <w:tabs>
        <w:tab w:val="center" w:pos="4320"/>
        <w:tab w:val="right" w:pos="8640"/>
      </w:tabs>
      <w:ind w:left="360"/>
      <w:jc w:val="center"/>
      <w:rPr>
        <w:rFonts w:ascii="Arial" w:hAnsi="Arial" w:cs="Arial"/>
        <w:sz w:val="24"/>
        <w:szCs w:val="24"/>
      </w:rPr>
    </w:pPr>
    <w:r w:rsidRPr="000E5987">
      <w:rPr>
        <w:rFonts w:ascii="Calibri" w:hAnsi="Calibri" w:cs="Calibri"/>
        <w:noProof/>
        <w:sz w:val="28"/>
        <w:szCs w:val="28"/>
      </w:rPr>
      <w:drawing>
        <wp:anchor distT="0" distB="0" distL="114300" distR="114300" simplePos="0" relativeHeight="251660296" behindDoc="0" locked="0" layoutInCell="1" allowOverlap="1" wp14:anchorId="003B31AC" wp14:editId="79ED411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INDOOR AIR QUALITY AND MECHANICAL VENTILATION</w:t>
    </w:r>
  </w:p>
  <w:p w14:paraId="09FE9484" w14:textId="77777777" w:rsidR="009E7197" w:rsidRPr="000E5987" w:rsidRDefault="009E7197" w:rsidP="009E7197">
    <w:pPr>
      <w:tabs>
        <w:tab w:val="center" w:pos="4320"/>
        <w:tab w:val="right" w:pos="8640"/>
      </w:tabs>
      <w:ind w:left="360"/>
      <w:rPr>
        <w:rFonts w:ascii="Arial" w:hAnsi="Arial" w:cs="Arial"/>
        <w:sz w:val="24"/>
        <w:szCs w:val="24"/>
      </w:rPr>
    </w:pPr>
    <w:r w:rsidRPr="000E5987">
      <w:rPr>
        <w:rFonts w:ascii="Arial" w:hAnsi="Arial" w:cs="Arial"/>
        <w:sz w:val="24"/>
        <w:szCs w:val="24"/>
      </w:rPr>
      <w:ptab w:relativeTo="margin" w:alignment="center" w:leader="none"/>
    </w:r>
    <w:r w:rsidRPr="000E5987">
      <w:rPr>
        <w:rFonts w:ascii="Arial" w:hAnsi="Arial" w:cs="Arial"/>
        <w:sz w:val="24"/>
        <w:szCs w:val="24"/>
      </w:rPr>
      <w:ptab w:relativeTo="margin" w:alignment="right" w:leader="none"/>
    </w:r>
    <w:r w:rsidRPr="000E5987">
      <w:rPr>
        <w:rFonts w:ascii="Calibri" w:hAnsi="Calibri" w:cs="Calibri"/>
        <w:sz w:val="28"/>
        <w:szCs w:val="28"/>
      </w:rPr>
      <w:t>CEC-CF</w:t>
    </w:r>
    <w:r>
      <w:rPr>
        <w:rFonts w:ascii="Calibri" w:hAnsi="Calibri" w:cs="Calibri"/>
        <w:sz w:val="28"/>
        <w:szCs w:val="28"/>
      </w:rPr>
      <w:t>2</w:t>
    </w:r>
    <w:r w:rsidRPr="000E5987">
      <w:rPr>
        <w:rFonts w:ascii="Calibri" w:hAnsi="Calibri" w:cs="Calibri"/>
        <w:sz w:val="28"/>
        <w:szCs w:val="28"/>
      </w:rPr>
      <w:t>R-</w:t>
    </w:r>
    <w:r>
      <w:rPr>
        <w:rFonts w:ascii="Calibri" w:hAnsi="Calibri" w:cs="Calibri"/>
        <w:sz w:val="28"/>
        <w:szCs w:val="28"/>
      </w:rPr>
      <w:t>MCH</w:t>
    </w:r>
    <w:r w:rsidRPr="000E5987">
      <w:rPr>
        <w:rFonts w:ascii="Calibri" w:hAnsi="Calibri" w:cs="Calibri"/>
        <w:sz w:val="28"/>
        <w:szCs w:val="28"/>
      </w:rPr>
      <w:t>-</w:t>
    </w:r>
    <w:r>
      <w:rPr>
        <w:rFonts w:ascii="Calibri" w:hAnsi="Calibri" w:cs="Calibri"/>
        <w:sz w:val="28"/>
        <w:szCs w:val="28"/>
      </w:rPr>
      <w:t>27</w:t>
    </w:r>
    <w:r w:rsidRPr="000E5987">
      <w:rPr>
        <w:rFonts w:ascii="Calibri" w:hAnsi="Calibri" w:cs="Calibri"/>
        <w:sz w:val="28"/>
        <w:szCs w:val="28"/>
      </w:rPr>
      <w:t>-</w:t>
    </w:r>
    <w:r>
      <w:rPr>
        <w:rFonts w:ascii="Calibri" w:hAnsi="Calibri" w:cs="Calibri"/>
        <w:sz w:val="28"/>
        <w:szCs w:val="28"/>
      </w:rPr>
      <w:t>H</w:t>
    </w:r>
  </w:p>
  <w:p w14:paraId="06943ED5" w14:textId="77777777" w:rsidR="009E7197" w:rsidRPr="001622DB" w:rsidRDefault="009E7197" w:rsidP="009E7197">
    <w:pPr>
      <w:spacing w:after="160" w:line="259" w:lineRule="auto"/>
      <w:ind w:left="360"/>
      <w:rPr>
        <w:rFonts w:ascii="Calibri" w:eastAsia="Calibri" w:hAnsi="Calibri" w:cs="Calibri"/>
        <w:b/>
        <w:bCs/>
        <w:i/>
        <w:iCs/>
        <w:sz w:val="28"/>
        <w:szCs w:val="28"/>
      </w:rPr>
    </w:pPr>
    <w:r w:rsidRPr="000E5987">
      <w:rPr>
        <w:rFonts w:ascii="Arial" w:eastAsia="Calibri" w:hAnsi="Arial" w:cs="Arial"/>
        <w:sz w:val="24"/>
        <w:szCs w:val="22"/>
      </w:rPr>
      <w:ptab w:relativeTo="margin" w:alignment="center" w:leader="none"/>
    </w:r>
    <w:r w:rsidRPr="000E5987">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77777777" w:rsidR="00EE69FE" w:rsidRDefault="00111C25">
    <w:pPr>
      <w:pStyle w:val="Header"/>
    </w:pPr>
    <w:r>
      <w:rPr>
        <w:noProof/>
      </w:rPr>
      <w:pict w14:anchorId="0435B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77777777" w:rsidR="00EE69FE" w:rsidRDefault="00111C25">
    <w:pPr>
      <w:pStyle w:val="Header"/>
    </w:pPr>
    <w:r>
      <w:rPr>
        <w:noProof/>
      </w:rPr>
      <w:pict w14:anchorId="0435B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EE69FE"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77777777" w:rsidR="00EE69FE" w:rsidRPr="00927918" w:rsidRDefault="00EE69FE"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77777777" w:rsidR="00EE69FE" w:rsidRPr="00927918" w:rsidRDefault="00EE69FE" w:rsidP="00D85A3A">
          <w:pPr>
            <w:pStyle w:val="Style18"/>
            <w:rPr>
              <w:b/>
              <w:sz w:val="20"/>
            </w:rPr>
          </w:pPr>
          <w:r w:rsidRPr="00927918">
            <w:rPr>
              <w:sz w:val="20"/>
            </w:rPr>
            <w:t>CF2R-MCH-27</w:t>
          </w:r>
          <w:r>
            <w:rPr>
              <w:sz w:val="20"/>
            </w:rPr>
            <w:t>-H</w:t>
          </w:r>
        </w:p>
      </w:tc>
    </w:tr>
    <w:tr w:rsidR="00EE69FE" w:rsidRPr="00F85124" w14:paraId="0435B88E" w14:textId="77777777" w:rsidTr="00023A98">
      <w:trPr>
        <w:cantSplit/>
        <w:trHeight w:val="288"/>
      </w:trPr>
      <w:tc>
        <w:tcPr>
          <w:tcW w:w="2285" w:type="pct"/>
          <w:tcBorders>
            <w:right w:val="nil"/>
          </w:tcBorders>
        </w:tcPr>
        <w:p w14:paraId="0435B88C" w14:textId="77777777" w:rsidR="00EE69FE" w:rsidRPr="00F85124" w:rsidRDefault="00EE69FE"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8D" w14:textId="51C66D87" w:rsidR="00EE69FE" w:rsidRPr="00F85124" w:rsidRDefault="00EE69FE"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1D79" w:rsidRPr="00AC1D79">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11C25">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0435B88F" w14:textId="77777777" w:rsidR="00EE69FE" w:rsidRDefault="00111C25" w:rsidP="00D65FA1">
    <w:pPr>
      <w:pStyle w:val="Header"/>
    </w:pPr>
    <w:r>
      <w:rPr>
        <w:noProof/>
      </w:rPr>
      <w:pict w14:anchorId="0435B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77777777" w:rsidR="00EE69FE" w:rsidRDefault="00111C25">
    <w:pPr>
      <w:pStyle w:val="Header"/>
    </w:pPr>
    <w:r>
      <w:rPr>
        <w:noProof/>
      </w:rPr>
      <w:pict w14:anchorId="0435B8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77777777" w:rsidR="00EE69FE" w:rsidRDefault="00111C25">
    <w:pPr>
      <w:pStyle w:val="Header"/>
    </w:pPr>
    <w:r>
      <w:rPr>
        <w:noProof/>
      </w:rPr>
      <w:pict w14:anchorId="0435B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EE69FE"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77777777" w:rsidR="00EE69FE" w:rsidRPr="00D65FA1" w:rsidRDefault="00EE69FE"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0435B894" w14:textId="77777777" w:rsidR="00EE69FE" w:rsidRPr="00D65FA1" w:rsidRDefault="00EE69FE" w:rsidP="00D85A3A">
          <w:pPr>
            <w:pStyle w:val="Style18"/>
            <w:rPr>
              <w:b/>
              <w:sz w:val="20"/>
            </w:rPr>
          </w:pPr>
          <w:r w:rsidRPr="00D65FA1">
            <w:rPr>
              <w:sz w:val="20"/>
            </w:rPr>
            <w:t>CF2R-MCH-27</w:t>
          </w:r>
          <w:r>
            <w:rPr>
              <w:sz w:val="20"/>
            </w:rPr>
            <w:t>-H</w:t>
          </w:r>
        </w:p>
      </w:tc>
    </w:tr>
    <w:tr w:rsidR="00EE69FE" w:rsidRPr="00F85124" w14:paraId="0435B898" w14:textId="77777777" w:rsidTr="00023A98">
      <w:trPr>
        <w:cantSplit/>
        <w:trHeight w:val="288"/>
      </w:trPr>
      <w:tc>
        <w:tcPr>
          <w:tcW w:w="2285" w:type="pct"/>
          <w:tcBorders>
            <w:right w:val="nil"/>
          </w:tcBorders>
        </w:tcPr>
        <w:p w14:paraId="0435B896" w14:textId="77777777" w:rsidR="00EE69FE" w:rsidRPr="00F85124" w:rsidRDefault="00EE69FE"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97" w14:textId="6C2CF433" w:rsidR="00EE69FE" w:rsidRPr="00F85124" w:rsidRDefault="00EE69FE"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1D79" w:rsidRPr="00AC1D7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11C25">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0435B899" w14:textId="77777777" w:rsidR="00EE69FE" w:rsidRDefault="00111C25" w:rsidP="007F6151">
    <w:pPr>
      <w:pStyle w:val="Header"/>
    </w:pPr>
    <w:r>
      <w:rPr>
        <w:noProof/>
      </w:rPr>
      <w:pict w14:anchorId="0435B8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77777777" w:rsidR="00EE69FE" w:rsidRDefault="00111C25">
    <w:pPr>
      <w:pStyle w:val="Header"/>
    </w:pPr>
    <w:r>
      <w:rPr>
        <w:noProof/>
      </w:rPr>
      <w:pict w14:anchorId="0435B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multilevel"/>
    <w:tmpl w:val="0EA06CA2"/>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15D051C0"/>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A73BE5"/>
    <w:multiLevelType w:val="multilevel"/>
    <w:tmpl w:val="A490BFC2"/>
    <w:lvl w:ilvl="0">
      <w:start w:val="1"/>
      <w:numFmt w:val="decimal"/>
      <w:lvlText w:val="%1."/>
      <w:lvlJc w:val="left"/>
      <w:pPr>
        <w:ind w:left="360" w:hanging="360"/>
      </w:pPr>
      <w:rPr>
        <w:rFonts w:hint="default"/>
      </w:rPr>
    </w:lvl>
    <w:lvl w:ilvl="1">
      <w:start w:val="1"/>
      <w:numFmt w:val="decimal"/>
      <w:isLgl/>
      <w:lvlText w:val="6.%2"/>
      <w:lvlJc w:val="left"/>
      <w:pPr>
        <w:ind w:left="315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EF037E"/>
    <w:multiLevelType w:val="multilevel"/>
    <w:tmpl w:val="1FDCC50C"/>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1"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5674324">
    <w:abstractNumId w:val="11"/>
  </w:num>
  <w:num w:numId="2" w16cid:durableId="1808543989">
    <w:abstractNumId w:val="5"/>
  </w:num>
  <w:num w:numId="3" w16cid:durableId="169636475">
    <w:abstractNumId w:val="21"/>
  </w:num>
  <w:num w:numId="4" w16cid:durableId="1164081202">
    <w:abstractNumId w:val="1"/>
  </w:num>
  <w:num w:numId="5" w16cid:durableId="671185453">
    <w:abstractNumId w:val="0"/>
  </w:num>
  <w:num w:numId="6" w16cid:durableId="2055694343">
    <w:abstractNumId w:val="10"/>
  </w:num>
  <w:num w:numId="7" w16cid:durableId="791242610">
    <w:abstractNumId w:val="22"/>
  </w:num>
  <w:num w:numId="8" w16cid:durableId="242107258">
    <w:abstractNumId w:val="24"/>
  </w:num>
  <w:num w:numId="9" w16cid:durableId="1439446596">
    <w:abstractNumId w:val="9"/>
  </w:num>
  <w:num w:numId="10" w16cid:durableId="169219679">
    <w:abstractNumId w:val="16"/>
  </w:num>
  <w:num w:numId="11" w16cid:durableId="707530523">
    <w:abstractNumId w:val="27"/>
  </w:num>
  <w:num w:numId="12" w16cid:durableId="1121415615">
    <w:abstractNumId w:val="18"/>
  </w:num>
  <w:num w:numId="13" w16cid:durableId="2117871931">
    <w:abstractNumId w:val="12"/>
  </w:num>
  <w:num w:numId="14" w16cid:durableId="98532276">
    <w:abstractNumId w:val="20"/>
  </w:num>
  <w:num w:numId="15" w16cid:durableId="153650238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802669">
    <w:abstractNumId w:val="10"/>
  </w:num>
  <w:num w:numId="17" w16cid:durableId="969554517">
    <w:abstractNumId w:val="10"/>
  </w:num>
  <w:num w:numId="18" w16cid:durableId="1617985233">
    <w:abstractNumId w:val="7"/>
  </w:num>
  <w:num w:numId="19" w16cid:durableId="519466666">
    <w:abstractNumId w:val="8"/>
  </w:num>
  <w:num w:numId="20" w16cid:durableId="472871938">
    <w:abstractNumId w:val="31"/>
  </w:num>
  <w:num w:numId="21" w16cid:durableId="625738266">
    <w:abstractNumId w:val="13"/>
  </w:num>
  <w:num w:numId="22" w16cid:durableId="867448703">
    <w:abstractNumId w:val="17"/>
  </w:num>
  <w:num w:numId="23" w16cid:durableId="1101341987">
    <w:abstractNumId w:val="29"/>
  </w:num>
  <w:num w:numId="24" w16cid:durableId="2100445712">
    <w:abstractNumId w:val="4"/>
  </w:num>
  <w:num w:numId="25" w16cid:durableId="1149402301">
    <w:abstractNumId w:val="2"/>
  </w:num>
  <w:num w:numId="26" w16cid:durableId="914516142">
    <w:abstractNumId w:val="28"/>
  </w:num>
  <w:num w:numId="27" w16cid:durableId="563176564">
    <w:abstractNumId w:val="15"/>
  </w:num>
  <w:num w:numId="28" w16cid:durableId="555510858">
    <w:abstractNumId w:val="23"/>
  </w:num>
  <w:num w:numId="29" w16cid:durableId="759374843">
    <w:abstractNumId w:val="25"/>
  </w:num>
  <w:num w:numId="30" w16cid:durableId="79257202">
    <w:abstractNumId w:val="26"/>
  </w:num>
  <w:num w:numId="31" w16cid:durableId="2123449205">
    <w:abstractNumId w:val="14"/>
  </w:num>
  <w:num w:numId="32" w16cid:durableId="536820806">
    <w:abstractNumId w:val="3"/>
  </w:num>
  <w:num w:numId="33" w16cid:durableId="415251962">
    <w:abstractNumId w:val="30"/>
  </w:num>
  <w:num w:numId="34" w16cid:durableId="236017118">
    <w:abstractNumId w:val="6"/>
  </w:num>
  <w:num w:numId="35" w16cid:durableId="1826361755">
    <w:abstractNumId w:val="1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921"/>
    <w:rsid w:val="0001052E"/>
    <w:rsid w:val="00010C95"/>
    <w:rsid w:val="0001108C"/>
    <w:rsid w:val="000165F9"/>
    <w:rsid w:val="000171E2"/>
    <w:rsid w:val="00017246"/>
    <w:rsid w:val="00022BF1"/>
    <w:rsid w:val="00023A98"/>
    <w:rsid w:val="00024AD3"/>
    <w:rsid w:val="00025040"/>
    <w:rsid w:val="00026B59"/>
    <w:rsid w:val="0003042D"/>
    <w:rsid w:val="00030737"/>
    <w:rsid w:val="00031FF2"/>
    <w:rsid w:val="00032C54"/>
    <w:rsid w:val="00035135"/>
    <w:rsid w:val="00037F93"/>
    <w:rsid w:val="0004016A"/>
    <w:rsid w:val="000411FC"/>
    <w:rsid w:val="000452DE"/>
    <w:rsid w:val="00045AF9"/>
    <w:rsid w:val="00046D7A"/>
    <w:rsid w:val="00050BE5"/>
    <w:rsid w:val="0005156F"/>
    <w:rsid w:val="000515A0"/>
    <w:rsid w:val="00052480"/>
    <w:rsid w:val="00052E5A"/>
    <w:rsid w:val="00053EDA"/>
    <w:rsid w:val="00055A5B"/>
    <w:rsid w:val="00057BD8"/>
    <w:rsid w:val="0006136B"/>
    <w:rsid w:val="0006167E"/>
    <w:rsid w:val="0006325B"/>
    <w:rsid w:val="00065060"/>
    <w:rsid w:val="00065AA8"/>
    <w:rsid w:val="000661F9"/>
    <w:rsid w:val="00067802"/>
    <w:rsid w:val="00070E18"/>
    <w:rsid w:val="000738E3"/>
    <w:rsid w:val="00074423"/>
    <w:rsid w:val="000753FB"/>
    <w:rsid w:val="00077F11"/>
    <w:rsid w:val="00080C7F"/>
    <w:rsid w:val="00081D9D"/>
    <w:rsid w:val="00085329"/>
    <w:rsid w:val="00087BC9"/>
    <w:rsid w:val="000901BD"/>
    <w:rsid w:val="000911E2"/>
    <w:rsid w:val="00093A7F"/>
    <w:rsid w:val="00094357"/>
    <w:rsid w:val="0009608C"/>
    <w:rsid w:val="00097FDE"/>
    <w:rsid w:val="000A01E6"/>
    <w:rsid w:val="000A1652"/>
    <w:rsid w:val="000A6716"/>
    <w:rsid w:val="000A7A62"/>
    <w:rsid w:val="000B0B4E"/>
    <w:rsid w:val="000B1B45"/>
    <w:rsid w:val="000B43B3"/>
    <w:rsid w:val="000C0B3F"/>
    <w:rsid w:val="000C0F7C"/>
    <w:rsid w:val="000C31D2"/>
    <w:rsid w:val="000C4D97"/>
    <w:rsid w:val="000C5446"/>
    <w:rsid w:val="000C6B12"/>
    <w:rsid w:val="000C6F34"/>
    <w:rsid w:val="000D01A4"/>
    <w:rsid w:val="000D065E"/>
    <w:rsid w:val="000D0C09"/>
    <w:rsid w:val="000D4776"/>
    <w:rsid w:val="000D6324"/>
    <w:rsid w:val="000E0347"/>
    <w:rsid w:val="000E2FAB"/>
    <w:rsid w:val="000E4464"/>
    <w:rsid w:val="000E7D1A"/>
    <w:rsid w:val="000F2727"/>
    <w:rsid w:val="000F3711"/>
    <w:rsid w:val="000F685B"/>
    <w:rsid w:val="000F7AAF"/>
    <w:rsid w:val="00103283"/>
    <w:rsid w:val="00104155"/>
    <w:rsid w:val="00104BA0"/>
    <w:rsid w:val="001051B9"/>
    <w:rsid w:val="001079E1"/>
    <w:rsid w:val="00111C25"/>
    <w:rsid w:val="00121986"/>
    <w:rsid w:val="00121AEA"/>
    <w:rsid w:val="00127A5E"/>
    <w:rsid w:val="0013183D"/>
    <w:rsid w:val="00131E30"/>
    <w:rsid w:val="00135299"/>
    <w:rsid w:val="00141821"/>
    <w:rsid w:val="001456B0"/>
    <w:rsid w:val="0014582E"/>
    <w:rsid w:val="001520C9"/>
    <w:rsid w:val="001615DD"/>
    <w:rsid w:val="00163FB5"/>
    <w:rsid w:val="00164B1B"/>
    <w:rsid w:val="00167B5E"/>
    <w:rsid w:val="001706A4"/>
    <w:rsid w:val="00170A93"/>
    <w:rsid w:val="00174B78"/>
    <w:rsid w:val="001837A7"/>
    <w:rsid w:val="001844F5"/>
    <w:rsid w:val="001905DC"/>
    <w:rsid w:val="00192313"/>
    <w:rsid w:val="001947AA"/>
    <w:rsid w:val="001A0081"/>
    <w:rsid w:val="001A1041"/>
    <w:rsid w:val="001A2F19"/>
    <w:rsid w:val="001A31BE"/>
    <w:rsid w:val="001A6444"/>
    <w:rsid w:val="001B1FE6"/>
    <w:rsid w:val="001B2128"/>
    <w:rsid w:val="001B335E"/>
    <w:rsid w:val="001B37A2"/>
    <w:rsid w:val="001B4172"/>
    <w:rsid w:val="001B6631"/>
    <w:rsid w:val="001B6972"/>
    <w:rsid w:val="001C0809"/>
    <w:rsid w:val="001C365C"/>
    <w:rsid w:val="001C4226"/>
    <w:rsid w:val="001C624C"/>
    <w:rsid w:val="001C770C"/>
    <w:rsid w:val="001D331F"/>
    <w:rsid w:val="001E2BE1"/>
    <w:rsid w:val="001E3C1B"/>
    <w:rsid w:val="001F4A5C"/>
    <w:rsid w:val="001F52FE"/>
    <w:rsid w:val="001F7B1E"/>
    <w:rsid w:val="002011BC"/>
    <w:rsid w:val="00202A63"/>
    <w:rsid w:val="00202E7F"/>
    <w:rsid w:val="00204C45"/>
    <w:rsid w:val="002051E6"/>
    <w:rsid w:val="00210A31"/>
    <w:rsid w:val="00212114"/>
    <w:rsid w:val="0021359B"/>
    <w:rsid w:val="00213B87"/>
    <w:rsid w:val="00213FA0"/>
    <w:rsid w:val="00215D5D"/>
    <w:rsid w:val="00216534"/>
    <w:rsid w:val="00221C67"/>
    <w:rsid w:val="00222DEB"/>
    <w:rsid w:val="00223BFD"/>
    <w:rsid w:val="00232C1C"/>
    <w:rsid w:val="00236F90"/>
    <w:rsid w:val="00237379"/>
    <w:rsid w:val="002417C8"/>
    <w:rsid w:val="00244508"/>
    <w:rsid w:val="00246307"/>
    <w:rsid w:val="00246D26"/>
    <w:rsid w:val="002476A0"/>
    <w:rsid w:val="002477FB"/>
    <w:rsid w:val="002501AE"/>
    <w:rsid w:val="002512FF"/>
    <w:rsid w:val="002524B3"/>
    <w:rsid w:val="00255835"/>
    <w:rsid w:val="00256541"/>
    <w:rsid w:val="002566B0"/>
    <w:rsid w:val="00260F33"/>
    <w:rsid w:val="002614E0"/>
    <w:rsid w:val="0026531F"/>
    <w:rsid w:val="002679C3"/>
    <w:rsid w:val="00270950"/>
    <w:rsid w:val="00272416"/>
    <w:rsid w:val="002744EB"/>
    <w:rsid w:val="00276E1F"/>
    <w:rsid w:val="0029047D"/>
    <w:rsid w:val="002912A4"/>
    <w:rsid w:val="0029154A"/>
    <w:rsid w:val="00292601"/>
    <w:rsid w:val="002955B0"/>
    <w:rsid w:val="002A1F1B"/>
    <w:rsid w:val="002A28EA"/>
    <w:rsid w:val="002A3C7E"/>
    <w:rsid w:val="002A3EBD"/>
    <w:rsid w:val="002A4508"/>
    <w:rsid w:val="002A4574"/>
    <w:rsid w:val="002B6103"/>
    <w:rsid w:val="002C03F1"/>
    <w:rsid w:val="002C4695"/>
    <w:rsid w:val="002C490A"/>
    <w:rsid w:val="002D0D46"/>
    <w:rsid w:val="002D1C94"/>
    <w:rsid w:val="002D69FC"/>
    <w:rsid w:val="002E1E35"/>
    <w:rsid w:val="002E37A9"/>
    <w:rsid w:val="002E4820"/>
    <w:rsid w:val="002E5B7B"/>
    <w:rsid w:val="002F0DD1"/>
    <w:rsid w:val="002F1665"/>
    <w:rsid w:val="002F25BB"/>
    <w:rsid w:val="002F5EFB"/>
    <w:rsid w:val="002F679F"/>
    <w:rsid w:val="00301048"/>
    <w:rsid w:val="00301694"/>
    <w:rsid w:val="0030200E"/>
    <w:rsid w:val="00302FCE"/>
    <w:rsid w:val="003058D2"/>
    <w:rsid w:val="00305C56"/>
    <w:rsid w:val="00306C27"/>
    <w:rsid w:val="00311607"/>
    <w:rsid w:val="003138FA"/>
    <w:rsid w:val="0032218C"/>
    <w:rsid w:val="00323CEE"/>
    <w:rsid w:val="00324825"/>
    <w:rsid w:val="003266B4"/>
    <w:rsid w:val="00326D40"/>
    <w:rsid w:val="00327F0A"/>
    <w:rsid w:val="00332461"/>
    <w:rsid w:val="00333EB4"/>
    <w:rsid w:val="003361AC"/>
    <w:rsid w:val="003363E8"/>
    <w:rsid w:val="00340779"/>
    <w:rsid w:val="00341EBD"/>
    <w:rsid w:val="003426B7"/>
    <w:rsid w:val="0034686E"/>
    <w:rsid w:val="00350756"/>
    <w:rsid w:val="00350B10"/>
    <w:rsid w:val="00352336"/>
    <w:rsid w:val="0035245C"/>
    <w:rsid w:val="00353923"/>
    <w:rsid w:val="00354C00"/>
    <w:rsid w:val="00355C2A"/>
    <w:rsid w:val="00355CC6"/>
    <w:rsid w:val="003563E7"/>
    <w:rsid w:val="003573E4"/>
    <w:rsid w:val="00360628"/>
    <w:rsid w:val="00361E9D"/>
    <w:rsid w:val="00362ECD"/>
    <w:rsid w:val="0036351A"/>
    <w:rsid w:val="00367C46"/>
    <w:rsid w:val="00370F90"/>
    <w:rsid w:val="003723C0"/>
    <w:rsid w:val="00373578"/>
    <w:rsid w:val="00377144"/>
    <w:rsid w:val="00380356"/>
    <w:rsid w:val="0038173A"/>
    <w:rsid w:val="003837C9"/>
    <w:rsid w:val="003913FF"/>
    <w:rsid w:val="0039518A"/>
    <w:rsid w:val="003952E1"/>
    <w:rsid w:val="003A3A65"/>
    <w:rsid w:val="003A3D8D"/>
    <w:rsid w:val="003A6A70"/>
    <w:rsid w:val="003A7CD3"/>
    <w:rsid w:val="003B147F"/>
    <w:rsid w:val="003B3625"/>
    <w:rsid w:val="003B4F74"/>
    <w:rsid w:val="003B515A"/>
    <w:rsid w:val="003B662A"/>
    <w:rsid w:val="003B6CB0"/>
    <w:rsid w:val="003C0B0D"/>
    <w:rsid w:val="003C0DA6"/>
    <w:rsid w:val="003C565D"/>
    <w:rsid w:val="003D0A5A"/>
    <w:rsid w:val="003D14E1"/>
    <w:rsid w:val="003D2243"/>
    <w:rsid w:val="003D30A5"/>
    <w:rsid w:val="003E1564"/>
    <w:rsid w:val="003E1DD7"/>
    <w:rsid w:val="003E21C8"/>
    <w:rsid w:val="003E2FA6"/>
    <w:rsid w:val="003E3948"/>
    <w:rsid w:val="003E7FF4"/>
    <w:rsid w:val="003F06CE"/>
    <w:rsid w:val="003F1105"/>
    <w:rsid w:val="003F2391"/>
    <w:rsid w:val="003F2D8A"/>
    <w:rsid w:val="003F4844"/>
    <w:rsid w:val="003F49B9"/>
    <w:rsid w:val="003F7234"/>
    <w:rsid w:val="00407BCC"/>
    <w:rsid w:val="004152D0"/>
    <w:rsid w:val="00423E8B"/>
    <w:rsid w:val="00431F8D"/>
    <w:rsid w:val="004351D2"/>
    <w:rsid w:val="004354D4"/>
    <w:rsid w:val="004371E7"/>
    <w:rsid w:val="0043792C"/>
    <w:rsid w:val="004400B4"/>
    <w:rsid w:val="00444E93"/>
    <w:rsid w:val="00445E71"/>
    <w:rsid w:val="0044729E"/>
    <w:rsid w:val="0044774C"/>
    <w:rsid w:val="004509C4"/>
    <w:rsid w:val="0045236C"/>
    <w:rsid w:val="00454307"/>
    <w:rsid w:val="00454F2E"/>
    <w:rsid w:val="004575B2"/>
    <w:rsid w:val="00465DA8"/>
    <w:rsid w:val="00467A82"/>
    <w:rsid w:val="004708BF"/>
    <w:rsid w:val="004726CC"/>
    <w:rsid w:val="0047390B"/>
    <w:rsid w:val="004772E1"/>
    <w:rsid w:val="00484240"/>
    <w:rsid w:val="00490895"/>
    <w:rsid w:val="004913AF"/>
    <w:rsid w:val="004935CD"/>
    <w:rsid w:val="004947F6"/>
    <w:rsid w:val="00495793"/>
    <w:rsid w:val="0049664A"/>
    <w:rsid w:val="004A0112"/>
    <w:rsid w:val="004A27C6"/>
    <w:rsid w:val="004A3B1A"/>
    <w:rsid w:val="004A40B0"/>
    <w:rsid w:val="004A7867"/>
    <w:rsid w:val="004B12CA"/>
    <w:rsid w:val="004B3816"/>
    <w:rsid w:val="004B5360"/>
    <w:rsid w:val="004B6DC4"/>
    <w:rsid w:val="004B6E84"/>
    <w:rsid w:val="004C137B"/>
    <w:rsid w:val="004C138D"/>
    <w:rsid w:val="004C3F98"/>
    <w:rsid w:val="004C4DA0"/>
    <w:rsid w:val="004C5AC8"/>
    <w:rsid w:val="004C65CB"/>
    <w:rsid w:val="004D1B4B"/>
    <w:rsid w:val="004D5917"/>
    <w:rsid w:val="004D64CA"/>
    <w:rsid w:val="004E0BF4"/>
    <w:rsid w:val="004E278D"/>
    <w:rsid w:val="004E4F83"/>
    <w:rsid w:val="004E5751"/>
    <w:rsid w:val="004F0D78"/>
    <w:rsid w:val="004F2569"/>
    <w:rsid w:val="004F327F"/>
    <w:rsid w:val="00500F31"/>
    <w:rsid w:val="00502354"/>
    <w:rsid w:val="00502543"/>
    <w:rsid w:val="00502D14"/>
    <w:rsid w:val="00502D64"/>
    <w:rsid w:val="00505A99"/>
    <w:rsid w:val="005066B1"/>
    <w:rsid w:val="00510398"/>
    <w:rsid w:val="00511116"/>
    <w:rsid w:val="00511464"/>
    <w:rsid w:val="00511EDE"/>
    <w:rsid w:val="00514646"/>
    <w:rsid w:val="00515E8F"/>
    <w:rsid w:val="00517C75"/>
    <w:rsid w:val="00521E1D"/>
    <w:rsid w:val="005224EB"/>
    <w:rsid w:val="00522C7B"/>
    <w:rsid w:val="005365BE"/>
    <w:rsid w:val="005405B0"/>
    <w:rsid w:val="005410ED"/>
    <w:rsid w:val="0054256A"/>
    <w:rsid w:val="005461AA"/>
    <w:rsid w:val="005518CD"/>
    <w:rsid w:val="00552DC8"/>
    <w:rsid w:val="005670D3"/>
    <w:rsid w:val="00573D96"/>
    <w:rsid w:val="00584D67"/>
    <w:rsid w:val="005952AD"/>
    <w:rsid w:val="005A21B1"/>
    <w:rsid w:val="005A2B97"/>
    <w:rsid w:val="005A6118"/>
    <w:rsid w:val="005B0932"/>
    <w:rsid w:val="005C7DAC"/>
    <w:rsid w:val="005D3BD0"/>
    <w:rsid w:val="005D410F"/>
    <w:rsid w:val="005D51CC"/>
    <w:rsid w:val="005D5A2C"/>
    <w:rsid w:val="005D66CB"/>
    <w:rsid w:val="005E1615"/>
    <w:rsid w:val="005E2F74"/>
    <w:rsid w:val="005F61B2"/>
    <w:rsid w:val="0060116F"/>
    <w:rsid w:val="006030ED"/>
    <w:rsid w:val="0060414D"/>
    <w:rsid w:val="006064B9"/>
    <w:rsid w:val="00613976"/>
    <w:rsid w:val="006141F2"/>
    <w:rsid w:val="006150E9"/>
    <w:rsid w:val="00615C91"/>
    <w:rsid w:val="00624477"/>
    <w:rsid w:val="006312CE"/>
    <w:rsid w:val="00632B06"/>
    <w:rsid w:val="00632CE4"/>
    <w:rsid w:val="006364E0"/>
    <w:rsid w:val="006368EF"/>
    <w:rsid w:val="00636F83"/>
    <w:rsid w:val="0064067F"/>
    <w:rsid w:val="00640CBD"/>
    <w:rsid w:val="0064119B"/>
    <w:rsid w:val="00644DA5"/>
    <w:rsid w:val="0064650E"/>
    <w:rsid w:val="00647B86"/>
    <w:rsid w:val="00657DE8"/>
    <w:rsid w:val="006610B8"/>
    <w:rsid w:val="0066221E"/>
    <w:rsid w:val="00665B38"/>
    <w:rsid w:val="00665F31"/>
    <w:rsid w:val="00670A84"/>
    <w:rsid w:val="006740ED"/>
    <w:rsid w:val="00680801"/>
    <w:rsid w:val="00681623"/>
    <w:rsid w:val="006849B6"/>
    <w:rsid w:val="0069465C"/>
    <w:rsid w:val="0069680E"/>
    <w:rsid w:val="00696A6F"/>
    <w:rsid w:val="00696D31"/>
    <w:rsid w:val="006971DB"/>
    <w:rsid w:val="00697E52"/>
    <w:rsid w:val="006A206B"/>
    <w:rsid w:val="006A2685"/>
    <w:rsid w:val="006A4533"/>
    <w:rsid w:val="006A5191"/>
    <w:rsid w:val="006A7E92"/>
    <w:rsid w:val="006B588E"/>
    <w:rsid w:val="006B7D08"/>
    <w:rsid w:val="006C0847"/>
    <w:rsid w:val="006D0675"/>
    <w:rsid w:val="006D0A26"/>
    <w:rsid w:val="006D506A"/>
    <w:rsid w:val="006D6FE1"/>
    <w:rsid w:val="006D7D02"/>
    <w:rsid w:val="006E0082"/>
    <w:rsid w:val="006E08B4"/>
    <w:rsid w:val="006E3552"/>
    <w:rsid w:val="006E36B8"/>
    <w:rsid w:val="006E61C7"/>
    <w:rsid w:val="006F20AA"/>
    <w:rsid w:val="006F5261"/>
    <w:rsid w:val="00700338"/>
    <w:rsid w:val="00700954"/>
    <w:rsid w:val="007043ED"/>
    <w:rsid w:val="007056D7"/>
    <w:rsid w:val="00707DEC"/>
    <w:rsid w:val="00715822"/>
    <w:rsid w:val="0072157A"/>
    <w:rsid w:val="00724D33"/>
    <w:rsid w:val="00731786"/>
    <w:rsid w:val="00744218"/>
    <w:rsid w:val="00746984"/>
    <w:rsid w:val="00751D9E"/>
    <w:rsid w:val="00752BAF"/>
    <w:rsid w:val="007533B9"/>
    <w:rsid w:val="00753879"/>
    <w:rsid w:val="00760BD0"/>
    <w:rsid w:val="00762E40"/>
    <w:rsid w:val="0076421E"/>
    <w:rsid w:val="00771100"/>
    <w:rsid w:val="00771162"/>
    <w:rsid w:val="00773425"/>
    <w:rsid w:val="00777B2F"/>
    <w:rsid w:val="00786052"/>
    <w:rsid w:val="0078705F"/>
    <w:rsid w:val="0079128F"/>
    <w:rsid w:val="00791629"/>
    <w:rsid w:val="00792A45"/>
    <w:rsid w:val="00795E0C"/>
    <w:rsid w:val="007965B2"/>
    <w:rsid w:val="007A093B"/>
    <w:rsid w:val="007A0C3B"/>
    <w:rsid w:val="007A29FC"/>
    <w:rsid w:val="007A30B7"/>
    <w:rsid w:val="007A4BBF"/>
    <w:rsid w:val="007A5D38"/>
    <w:rsid w:val="007A6042"/>
    <w:rsid w:val="007C522D"/>
    <w:rsid w:val="007D3387"/>
    <w:rsid w:val="007D3820"/>
    <w:rsid w:val="007D4CA3"/>
    <w:rsid w:val="007E1719"/>
    <w:rsid w:val="007E5494"/>
    <w:rsid w:val="007F0A78"/>
    <w:rsid w:val="007F1D48"/>
    <w:rsid w:val="007F6151"/>
    <w:rsid w:val="008002F8"/>
    <w:rsid w:val="00800C91"/>
    <w:rsid w:val="0080146C"/>
    <w:rsid w:val="00802060"/>
    <w:rsid w:val="00802732"/>
    <w:rsid w:val="00802F5A"/>
    <w:rsid w:val="008040AC"/>
    <w:rsid w:val="00806304"/>
    <w:rsid w:val="00822CAA"/>
    <w:rsid w:val="008236A7"/>
    <w:rsid w:val="00825680"/>
    <w:rsid w:val="00825B9C"/>
    <w:rsid w:val="00827F4B"/>
    <w:rsid w:val="00830150"/>
    <w:rsid w:val="00833312"/>
    <w:rsid w:val="008354E7"/>
    <w:rsid w:val="008378BF"/>
    <w:rsid w:val="00840077"/>
    <w:rsid w:val="008464D7"/>
    <w:rsid w:val="008472E3"/>
    <w:rsid w:val="0085658C"/>
    <w:rsid w:val="008624D7"/>
    <w:rsid w:val="00865F3D"/>
    <w:rsid w:val="008709C8"/>
    <w:rsid w:val="00873389"/>
    <w:rsid w:val="00874BE3"/>
    <w:rsid w:val="00883B90"/>
    <w:rsid w:val="00885349"/>
    <w:rsid w:val="008857BE"/>
    <w:rsid w:val="00885E0F"/>
    <w:rsid w:val="00890DEF"/>
    <w:rsid w:val="008941A9"/>
    <w:rsid w:val="008951AB"/>
    <w:rsid w:val="00895E32"/>
    <w:rsid w:val="008978A7"/>
    <w:rsid w:val="008A0EE5"/>
    <w:rsid w:val="008A46CE"/>
    <w:rsid w:val="008A77FE"/>
    <w:rsid w:val="008B15A4"/>
    <w:rsid w:val="008B7043"/>
    <w:rsid w:val="008B7E40"/>
    <w:rsid w:val="008C5524"/>
    <w:rsid w:val="008C5AD3"/>
    <w:rsid w:val="008C702A"/>
    <w:rsid w:val="008D037B"/>
    <w:rsid w:val="008D2AD1"/>
    <w:rsid w:val="008D2F0E"/>
    <w:rsid w:val="008D7DBB"/>
    <w:rsid w:val="008E1523"/>
    <w:rsid w:val="008E1BB7"/>
    <w:rsid w:val="008E64D2"/>
    <w:rsid w:val="008E74BE"/>
    <w:rsid w:val="008F5AD6"/>
    <w:rsid w:val="008F6EED"/>
    <w:rsid w:val="008F77B0"/>
    <w:rsid w:val="009062EA"/>
    <w:rsid w:val="009062F2"/>
    <w:rsid w:val="0091004C"/>
    <w:rsid w:val="0091285E"/>
    <w:rsid w:val="00912920"/>
    <w:rsid w:val="00912F68"/>
    <w:rsid w:val="009213E6"/>
    <w:rsid w:val="00925EA3"/>
    <w:rsid w:val="00926A72"/>
    <w:rsid w:val="00931F33"/>
    <w:rsid w:val="00932E1C"/>
    <w:rsid w:val="009335C5"/>
    <w:rsid w:val="00933F31"/>
    <w:rsid w:val="00935DA0"/>
    <w:rsid w:val="009369F2"/>
    <w:rsid w:val="009402F9"/>
    <w:rsid w:val="00944341"/>
    <w:rsid w:val="0094680D"/>
    <w:rsid w:val="00950571"/>
    <w:rsid w:val="00951005"/>
    <w:rsid w:val="00951BB7"/>
    <w:rsid w:val="009528FF"/>
    <w:rsid w:val="00952C94"/>
    <w:rsid w:val="00954811"/>
    <w:rsid w:val="00954E27"/>
    <w:rsid w:val="00960B32"/>
    <w:rsid w:val="0096325C"/>
    <w:rsid w:val="00972E73"/>
    <w:rsid w:val="00983489"/>
    <w:rsid w:val="0098792D"/>
    <w:rsid w:val="00992AE0"/>
    <w:rsid w:val="0099346B"/>
    <w:rsid w:val="009956F3"/>
    <w:rsid w:val="0099732B"/>
    <w:rsid w:val="009A0305"/>
    <w:rsid w:val="009A4A2E"/>
    <w:rsid w:val="009A4F12"/>
    <w:rsid w:val="009A4F6D"/>
    <w:rsid w:val="009A708E"/>
    <w:rsid w:val="009A7DD2"/>
    <w:rsid w:val="009A7F4E"/>
    <w:rsid w:val="009B1087"/>
    <w:rsid w:val="009B1D56"/>
    <w:rsid w:val="009B401F"/>
    <w:rsid w:val="009B5610"/>
    <w:rsid w:val="009B68D4"/>
    <w:rsid w:val="009C1D48"/>
    <w:rsid w:val="009C7275"/>
    <w:rsid w:val="009D3D1C"/>
    <w:rsid w:val="009D4C4A"/>
    <w:rsid w:val="009D6D23"/>
    <w:rsid w:val="009D6E12"/>
    <w:rsid w:val="009E1167"/>
    <w:rsid w:val="009E7197"/>
    <w:rsid w:val="009E7A2F"/>
    <w:rsid w:val="009F41D2"/>
    <w:rsid w:val="009F4FC9"/>
    <w:rsid w:val="00A064F6"/>
    <w:rsid w:val="00A106C7"/>
    <w:rsid w:val="00A11558"/>
    <w:rsid w:val="00A11ADD"/>
    <w:rsid w:val="00A12F10"/>
    <w:rsid w:val="00A13DB2"/>
    <w:rsid w:val="00A16EB5"/>
    <w:rsid w:val="00A26E22"/>
    <w:rsid w:val="00A31477"/>
    <w:rsid w:val="00A35980"/>
    <w:rsid w:val="00A377D9"/>
    <w:rsid w:val="00A44C1C"/>
    <w:rsid w:val="00A4665D"/>
    <w:rsid w:val="00A522C8"/>
    <w:rsid w:val="00A5299B"/>
    <w:rsid w:val="00A56F73"/>
    <w:rsid w:val="00A57EE8"/>
    <w:rsid w:val="00A60CF5"/>
    <w:rsid w:val="00A6101B"/>
    <w:rsid w:val="00A625DC"/>
    <w:rsid w:val="00A635C0"/>
    <w:rsid w:val="00A648E4"/>
    <w:rsid w:val="00A66940"/>
    <w:rsid w:val="00A70D8F"/>
    <w:rsid w:val="00A71969"/>
    <w:rsid w:val="00A729CA"/>
    <w:rsid w:val="00A75DC5"/>
    <w:rsid w:val="00A768FF"/>
    <w:rsid w:val="00A842F0"/>
    <w:rsid w:val="00A85630"/>
    <w:rsid w:val="00A904B1"/>
    <w:rsid w:val="00A93A81"/>
    <w:rsid w:val="00A947A7"/>
    <w:rsid w:val="00AA157A"/>
    <w:rsid w:val="00AA2E4F"/>
    <w:rsid w:val="00AA3550"/>
    <w:rsid w:val="00AA3A32"/>
    <w:rsid w:val="00AA4AC4"/>
    <w:rsid w:val="00AA5BE8"/>
    <w:rsid w:val="00AA686E"/>
    <w:rsid w:val="00AA7267"/>
    <w:rsid w:val="00AB4A68"/>
    <w:rsid w:val="00AB4B57"/>
    <w:rsid w:val="00AB55F0"/>
    <w:rsid w:val="00AC01B4"/>
    <w:rsid w:val="00AC0F91"/>
    <w:rsid w:val="00AC1547"/>
    <w:rsid w:val="00AC1D79"/>
    <w:rsid w:val="00AC2089"/>
    <w:rsid w:val="00AC36B4"/>
    <w:rsid w:val="00AC7866"/>
    <w:rsid w:val="00AC79A0"/>
    <w:rsid w:val="00AD1A32"/>
    <w:rsid w:val="00AD5C25"/>
    <w:rsid w:val="00AD6973"/>
    <w:rsid w:val="00AE10C0"/>
    <w:rsid w:val="00AE4108"/>
    <w:rsid w:val="00AE5DAC"/>
    <w:rsid w:val="00AE6DE8"/>
    <w:rsid w:val="00AF1B02"/>
    <w:rsid w:val="00AF584B"/>
    <w:rsid w:val="00B002FE"/>
    <w:rsid w:val="00B0183E"/>
    <w:rsid w:val="00B03CC8"/>
    <w:rsid w:val="00B04BE2"/>
    <w:rsid w:val="00B07B81"/>
    <w:rsid w:val="00B2607A"/>
    <w:rsid w:val="00B3284C"/>
    <w:rsid w:val="00B3535A"/>
    <w:rsid w:val="00B37E3B"/>
    <w:rsid w:val="00B41FFD"/>
    <w:rsid w:val="00B460EA"/>
    <w:rsid w:val="00B461A4"/>
    <w:rsid w:val="00B47A76"/>
    <w:rsid w:val="00B573A6"/>
    <w:rsid w:val="00B64414"/>
    <w:rsid w:val="00B71555"/>
    <w:rsid w:val="00B7353D"/>
    <w:rsid w:val="00B85083"/>
    <w:rsid w:val="00B866CA"/>
    <w:rsid w:val="00B9070D"/>
    <w:rsid w:val="00B91C90"/>
    <w:rsid w:val="00B96332"/>
    <w:rsid w:val="00B97159"/>
    <w:rsid w:val="00BA3C37"/>
    <w:rsid w:val="00BA3DBE"/>
    <w:rsid w:val="00BA4F7A"/>
    <w:rsid w:val="00BA4F86"/>
    <w:rsid w:val="00BA617F"/>
    <w:rsid w:val="00BA6D7A"/>
    <w:rsid w:val="00BB7005"/>
    <w:rsid w:val="00BC2AE6"/>
    <w:rsid w:val="00BC564F"/>
    <w:rsid w:val="00BD285F"/>
    <w:rsid w:val="00BD35E0"/>
    <w:rsid w:val="00BE2C95"/>
    <w:rsid w:val="00BE6CC7"/>
    <w:rsid w:val="00BF249E"/>
    <w:rsid w:val="00BF2ACF"/>
    <w:rsid w:val="00BF340F"/>
    <w:rsid w:val="00BF54E0"/>
    <w:rsid w:val="00BF66FE"/>
    <w:rsid w:val="00C01E1A"/>
    <w:rsid w:val="00C0202F"/>
    <w:rsid w:val="00C03396"/>
    <w:rsid w:val="00C053EF"/>
    <w:rsid w:val="00C05A2C"/>
    <w:rsid w:val="00C135F2"/>
    <w:rsid w:val="00C16F33"/>
    <w:rsid w:val="00C16F9A"/>
    <w:rsid w:val="00C1794E"/>
    <w:rsid w:val="00C20B65"/>
    <w:rsid w:val="00C21469"/>
    <w:rsid w:val="00C22A5C"/>
    <w:rsid w:val="00C23628"/>
    <w:rsid w:val="00C23D5F"/>
    <w:rsid w:val="00C25452"/>
    <w:rsid w:val="00C26E84"/>
    <w:rsid w:val="00C27BAB"/>
    <w:rsid w:val="00C3222B"/>
    <w:rsid w:val="00C41A5D"/>
    <w:rsid w:val="00C43729"/>
    <w:rsid w:val="00C44A28"/>
    <w:rsid w:val="00C44D97"/>
    <w:rsid w:val="00C474C1"/>
    <w:rsid w:val="00C5055B"/>
    <w:rsid w:val="00C51289"/>
    <w:rsid w:val="00C52E92"/>
    <w:rsid w:val="00C53F9A"/>
    <w:rsid w:val="00C56E30"/>
    <w:rsid w:val="00C62D48"/>
    <w:rsid w:val="00C64DBF"/>
    <w:rsid w:val="00C76888"/>
    <w:rsid w:val="00C82A42"/>
    <w:rsid w:val="00C87F21"/>
    <w:rsid w:val="00C91598"/>
    <w:rsid w:val="00C9288D"/>
    <w:rsid w:val="00C951B8"/>
    <w:rsid w:val="00CA0A88"/>
    <w:rsid w:val="00CA4DB1"/>
    <w:rsid w:val="00CA4FE4"/>
    <w:rsid w:val="00CA740A"/>
    <w:rsid w:val="00CA7A97"/>
    <w:rsid w:val="00CB00C9"/>
    <w:rsid w:val="00CB14DD"/>
    <w:rsid w:val="00CB22EC"/>
    <w:rsid w:val="00CB62E7"/>
    <w:rsid w:val="00CC5F3A"/>
    <w:rsid w:val="00CD1C6E"/>
    <w:rsid w:val="00CD2A82"/>
    <w:rsid w:val="00CD401C"/>
    <w:rsid w:val="00CD458A"/>
    <w:rsid w:val="00CD6B8A"/>
    <w:rsid w:val="00CE2879"/>
    <w:rsid w:val="00CE3C37"/>
    <w:rsid w:val="00CE3D5B"/>
    <w:rsid w:val="00CF031E"/>
    <w:rsid w:val="00CF0F79"/>
    <w:rsid w:val="00CF0FC6"/>
    <w:rsid w:val="00CF3857"/>
    <w:rsid w:val="00CF3ECE"/>
    <w:rsid w:val="00CF49BD"/>
    <w:rsid w:val="00CF4E00"/>
    <w:rsid w:val="00D000F8"/>
    <w:rsid w:val="00D012B3"/>
    <w:rsid w:val="00D02EF8"/>
    <w:rsid w:val="00D0506C"/>
    <w:rsid w:val="00D0728E"/>
    <w:rsid w:val="00D10AB8"/>
    <w:rsid w:val="00D13939"/>
    <w:rsid w:val="00D1405D"/>
    <w:rsid w:val="00D22387"/>
    <w:rsid w:val="00D232DF"/>
    <w:rsid w:val="00D2532B"/>
    <w:rsid w:val="00D25693"/>
    <w:rsid w:val="00D26DCF"/>
    <w:rsid w:val="00D27AE0"/>
    <w:rsid w:val="00D329E4"/>
    <w:rsid w:val="00D32EB3"/>
    <w:rsid w:val="00D3687A"/>
    <w:rsid w:val="00D3717D"/>
    <w:rsid w:val="00D414C1"/>
    <w:rsid w:val="00D42F3C"/>
    <w:rsid w:val="00D431C2"/>
    <w:rsid w:val="00D434B0"/>
    <w:rsid w:val="00D44419"/>
    <w:rsid w:val="00D45921"/>
    <w:rsid w:val="00D45D17"/>
    <w:rsid w:val="00D45E88"/>
    <w:rsid w:val="00D46201"/>
    <w:rsid w:val="00D53C41"/>
    <w:rsid w:val="00D546E0"/>
    <w:rsid w:val="00D54DA1"/>
    <w:rsid w:val="00D54E7C"/>
    <w:rsid w:val="00D61077"/>
    <w:rsid w:val="00D610C3"/>
    <w:rsid w:val="00D611EF"/>
    <w:rsid w:val="00D617D9"/>
    <w:rsid w:val="00D6244D"/>
    <w:rsid w:val="00D63A41"/>
    <w:rsid w:val="00D63DD6"/>
    <w:rsid w:val="00D642FF"/>
    <w:rsid w:val="00D65FA1"/>
    <w:rsid w:val="00D67E5B"/>
    <w:rsid w:val="00D71F67"/>
    <w:rsid w:val="00D80F84"/>
    <w:rsid w:val="00D81792"/>
    <w:rsid w:val="00D84059"/>
    <w:rsid w:val="00D85160"/>
    <w:rsid w:val="00D85A3A"/>
    <w:rsid w:val="00D85C5F"/>
    <w:rsid w:val="00D85C84"/>
    <w:rsid w:val="00D906DC"/>
    <w:rsid w:val="00D9307B"/>
    <w:rsid w:val="00D951D1"/>
    <w:rsid w:val="00D95C93"/>
    <w:rsid w:val="00DA445F"/>
    <w:rsid w:val="00DB3BB0"/>
    <w:rsid w:val="00DC7F00"/>
    <w:rsid w:val="00DD049C"/>
    <w:rsid w:val="00DD1F61"/>
    <w:rsid w:val="00DD2592"/>
    <w:rsid w:val="00DD4B3B"/>
    <w:rsid w:val="00DE034E"/>
    <w:rsid w:val="00DE0501"/>
    <w:rsid w:val="00DE05B7"/>
    <w:rsid w:val="00DE0E94"/>
    <w:rsid w:val="00DE452C"/>
    <w:rsid w:val="00DE4D94"/>
    <w:rsid w:val="00DE79CE"/>
    <w:rsid w:val="00DF4B50"/>
    <w:rsid w:val="00DF4E35"/>
    <w:rsid w:val="00DF62BF"/>
    <w:rsid w:val="00E00577"/>
    <w:rsid w:val="00E0224C"/>
    <w:rsid w:val="00E02830"/>
    <w:rsid w:val="00E04355"/>
    <w:rsid w:val="00E04D85"/>
    <w:rsid w:val="00E04E04"/>
    <w:rsid w:val="00E168DF"/>
    <w:rsid w:val="00E22DBA"/>
    <w:rsid w:val="00E32596"/>
    <w:rsid w:val="00E326DF"/>
    <w:rsid w:val="00E32AB8"/>
    <w:rsid w:val="00E3328B"/>
    <w:rsid w:val="00E34CEC"/>
    <w:rsid w:val="00E35A2C"/>
    <w:rsid w:val="00E37C19"/>
    <w:rsid w:val="00E43EF3"/>
    <w:rsid w:val="00E5118D"/>
    <w:rsid w:val="00E514B1"/>
    <w:rsid w:val="00E54A96"/>
    <w:rsid w:val="00E553BA"/>
    <w:rsid w:val="00E658A8"/>
    <w:rsid w:val="00E70870"/>
    <w:rsid w:val="00E733DD"/>
    <w:rsid w:val="00E74FA7"/>
    <w:rsid w:val="00E84254"/>
    <w:rsid w:val="00E84C3B"/>
    <w:rsid w:val="00E84F79"/>
    <w:rsid w:val="00E93FB2"/>
    <w:rsid w:val="00E94249"/>
    <w:rsid w:val="00E94DBE"/>
    <w:rsid w:val="00E95ADD"/>
    <w:rsid w:val="00E9761F"/>
    <w:rsid w:val="00EA6324"/>
    <w:rsid w:val="00EA7CAB"/>
    <w:rsid w:val="00EB1DEC"/>
    <w:rsid w:val="00EB3465"/>
    <w:rsid w:val="00EB40E3"/>
    <w:rsid w:val="00EC0A97"/>
    <w:rsid w:val="00EC1AC2"/>
    <w:rsid w:val="00EC36AD"/>
    <w:rsid w:val="00EC4875"/>
    <w:rsid w:val="00EC5679"/>
    <w:rsid w:val="00EC69BF"/>
    <w:rsid w:val="00ED2264"/>
    <w:rsid w:val="00ED2DAF"/>
    <w:rsid w:val="00ED7091"/>
    <w:rsid w:val="00ED7383"/>
    <w:rsid w:val="00EE14CA"/>
    <w:rsid w:val="00EE1876"/>
    <w:rsid w:val="00EE3065"/>
    <w:rsid w:val="00EE48B5"/>
    <w:rsid w:val="00EE6757"/>
    <w:rsid w:val="00EE69FE"/>
    <w:rsid w:val="00EF05FF"/>
    <w:rsid w:val="00EF4EBA"/>
    <w:rsid w:val="00EF64A5"/>
    <w:rsid w:val="00F03A9E"/>
    <w:rsid w:val="00F111F9"/>
    <w:rsid w:val="00F1220E"/>
    <w:rsid w:val="00F14AB2"/>
    <w:rsid w:val="00F14F56"/>
    <w:rsid w:val="00F156EB"/>
    <w:rsid w:val="00F166B0"/>
    <w:rsid w:val="00F30D8F"/>
    <w:rsid w:val="00F33AAA"/>
    <w:rsid w:val="00F36EAC"/>
    <w:rsid w:val="00F37B06"/>
    <w:rsid w:val="00F42A48"/>
    <w:rsid w:val="00F435EA"/>
    <w:rsid w:val="00F44B1B"/>
    <w:rsid w:val="00F464CD"/>
    <w:rsid w:val="00F46A43"/>
    <w:rsid w:val="00F47345"/>
    <w:rsid w:val="00F51F71"/>
    <w:rsid w:val="00F52A83"/>
    <w:rsid w:val="00F557C8"/>
    <w:rsid w:val="00F557F6"/>
    <w:rsid w:val="00F635DD"/>
    <w:rsid w:val="00F836EF"/>
    <w:rsid w:val="00F86E28"/>
    <w:rsid w:val="00F87EAE"/>
    <w:rsid w:val="00F967F2"/>
    <w:rsid w:val="00FA07E5"/>
    <w:rsid w:val="00FA3F83"/>
    <w:rsid w:val="00FA76EA"/>
    <w:rsid w:val="00FB02B0"/>
    <w:rsid w:val="00FB0F26"/>
    <w:rsid w:val="00FB5CF1"/>
    <w:rsid w:val="00FB7C8C"/>
    <w:rsid w:val="00FC25CF"/>
    <w:rsid w:val="00FC53A2"/>
    <w:rsid w:val="00FC5CD6"/>
    <w:rsid w:val="00FC6E8F"/>
    <w:rsid w:val="00FD0B67"/>
    <w:rsid w:val="00FD4666"/>
    <w:rsid w:val="00FD4D9A"/>
    <w:rsid w:val="00FD7B32"/>
    <w:rsid w:val="00FE11F7"/>
    <w:rsid w:val="00FE1DFE"/>
    <w:rsid w:val="00FE7CC4"/>
    <w:rsid w:val="00FF247E"/>
    <w:rsid w:val="00FF5B89"/>
    <w:rsid w:val="00FF7144"/>
    <w:rsid w:val="134553DC"/>
    <w:rsid w:val="2899AE94"/>
    <w:rsid w:val="3299465E"/>
    <w:rsid w:val="3F3BEEED"/>
    <w:rsid w:val="42CCE20F"/>
    <w:rsid w:val="59B46851"/>
    <w:rsid w:val="6AB761CC"/>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5B138"/>
  <w15:docId w15:val="{43058549-4E6B-4D5F-BCAE-57CA50FBF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5E32"/>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uiPriority w:val="39"/>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UnresolvedMention">
    <w:name w:val="Unresolved Mention"/>
    <w:basedOn w:val="DefaultParagraphFont"/>
    <w:uiPriority w:val="99"/>
    <w:unhideWhenUsed/>
    <w:rsid w:val="003F1105"/>
    <w:rPr>
      <w:color w:val="605E5C"/>
      <w:shd w:val="clear" w:color="auto" w:fill="E1DFDD"/>
    </w:rPr>
  </w:style>
  <w:style w:type="character" w:styleId="Mention">
    <w:name w:val="Mention"/>
    <w:basedOn w:val="DefaultParagraphFont"/>
    <w:uiPriority w:val="99"/>
    <w:unhideWhenUsed/>
    <w:rsid w:val="003F11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803036473">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4A5584-3484-436E-8AA6-7703ADE2EB10}">
  <ds:schemaRefs>
    <ds:schemaRef ds:uri="http://schemas.openxmlformats.org/officeDocument/2006/bibliography"/>
  </ds:schemaRefs>
</ds:datastoreItem>
</file>

<file path=customXml/itemProps2.xml><?xml version="1.0" encoding="utf-8"?>
<ds:datastoreItem xmlns:ds="http://schemas.openxmlformats.org/officeDocument/2006/customXml" ds:itemID="{670B9217-AD5D-4DE4-8623-E4BB3E520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7C50BA-B528-4A69-8A00-5FF874B6114F}">
  <ds:schemaRefs>
    <ds:schemaRef ds:uri="http://schemas.microsoft.com/sharepoint/v3/contenttype/forms"/>
  </ds:schemaRefs>
</ds:datastoreItem>
</file>

<file path=customXml/itemProps4.xml><?xml version="1.0" encoding="utf-8"?>
<ds:datastoreItem xmlns:ds="http://schemas.openxmlformats.org/officeDocument/2006/customXml" ds:itemID="{28824C9C-2CDF-4E4C-BF7C-180650970117}">
  <ds:schemaRefs>
    <ds:schemaRef ds:uri="http://schemas.openxmlformats.org/package/2006/metadata/core-properties"/>
    <ds:schemaRef ds:uri="http://purl.org/dc/terms/"/>
    <ds:schemaRef ds:uri="785685f2-c2e1-4352-89aa-3faca8eaba52"/>
    <ds:schemaRef ds:uri="http://purl.org/dc/elements/1.1/"/>
    <ds:schemaRef ds:uri="http://schemas.microsoft.com/office/2006/documentManagement/types"/>
    <ds:schemaRef ds:uri="http://schemas.microsoft.com/office/infopath/2007/PartnerControls"/>
    <ds:schemaRef ds:uri="5067c814-4b34-462c-a21d-c185ff6548d2"/>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16</Pages>
  <Words>7519</Words>
  <Characters>42864</Characters>
  <Application>Microsoft Office Word</Application>
  <DocSecurity>0</DocSecurity>
  <Lines>357</Lines>
  <Paragraphs>100</Paragraphs>
  <ScaleCrop>false</ScaleCrop>
  <Company>California Energy Commission</Company>
  <LinksUpToDate>false</LinksUpToDate>
  <CharactersWithSpaces>50283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Balneg, Ronald@Energy</dc:creator>
  <cp:keywords/>
  <cp:lastModifiedBy>Alhabibi, Haider@Energy</cp:lastModifiedBy>
  <cp:revision>233</cp:revision>
  <cp:lastPrinted>2018-11-21T19:12:00Z</cp:lastPrinted>
  <dcterms:created xsi:type="dcterms:W3CDTF">2018-11-27T21:32:00Z</dcterms:created>
  <dcterms:modified xsi:type="dcterms:W3CDTF">2022-11-04T18:38:00Z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