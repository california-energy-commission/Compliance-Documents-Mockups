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E685B" w14:textId="70568B74" w:rsidR="00745044" w:rsidRPr="0056789C" w:rsidRDefault="00745044" w:rsidP="00745044">
      <w:pPr>
        <w:spacing w:line="259" w:lineRule="auto"/>
        <w:rPr>
          <w:rFonts w:ascii="Calibri" w:eastAsia="Calibri" w:hAnsi="Calibri" w:cs="Calibri"/>
          <w:b/>
          <w:bCs/>
          <w:sz w:val="24"/>
          <w:szCs w:val="24"/>
        </w:rPr>
      </w:pPr>
      <w:r w:rsidRPr="13744099">
        <w:rPr>
          <w:rFonts w:asciiTheme="minorHAnsi" w:eastAsia="Calibri" w:hAnsiTheme="minorHAnsi" w:cstheme="minorBidi"/>
          <w:b/>
          <w:bCs/>
          <w:sz w:val="24"/>
          <w:szCs w:val="24"/>
        </w:rPr>
        <w:t xml:space="preserve">CERTIFICATE OF </w:t>
      </w:r>
      <w:r w:rsidRPr="13744099">
        <w:rPr>
          <w:rFonts w:ascii="Calibri" w:eastAsia="Calibri" w:hAnsi="Calibri" w:cs="Calibri"/>
          <w:b/>
          <w:bCs/>
          <w:sz w:val="24"/>
          <w:szCs w:val="24"/>
        </w:rPr>
        <w:t>INSTALLATION</w:t>
      </w:r>
    </w:p>
    <w:p w14:paraId="4A863CCE" w14:textId="77777777" w:rsidR="00745044" w:rsidRPr="0056789C" w:rsidRDefault="00745044" w:rsidP="00745044">
      <w:pPr>
        <w:spacing w:line="259" w:lineRule="auto"/>
        <w:rPr>
          <w:rFonts w:asciiTheme="minorHAnsi" w:eastAsia="Calibri" w:hAnsiTheme="minorHAnsi" w:cstheme="minorHAnsi"/>
          <w:sz w:val="24"/>
          <w:szCs w:val="24"/>
        </w:rPr>
      </w:pPr>
      <w:r w:rsidRPr="0056789C">
        <w:rPr>
          <w:rFonts w:asciiTheme="minorHAnsi" w:eastAsia="Calibri" w:hAnsiTheme="minorHAnsi" w:cstheme="minorHAnsi"/>
          <w:b/>
          <w:sz w:val="24"/>
          <w:szCs w:val="24"/>
        </w:rPr>
        <w:t>Note:</w:t>
      </w:r>
      <w:r w:rsidRPr="0056789C">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745044" w:rsidRPr="0056789C" w14:paraId="5E006E31" w14:textId="77777777" w:rsidTr="009A24CB">
        <w:trPr>
          <w:trHeight w:val="288"/>
        </w:trPr>
        <w:tc>
          <w:tcPr>
            <w:tcW w:w="7177" w:type="dxa"/>
          </w:tcPr>
          <w:p w14:paraId="1AD78B32" w14:textId="77777777" w:rsidR="00745044" w:rsidRPr="0056789C" w:rsidRDefault="00745044" w:rsidP="009A24CB">
            <w:pPr>
              <w:rPr>
                <w:rFonts w:asciiTheme="minorHAnsi" w:hAnsiTheme="minorHAnsi" w:cstheme="minorHAnsi"/>
                <w:sz w:val="24"/>
                <w:szCs w:val="24"/>
              </w:rPr>
            </w:pPr>
            <w:r w:rsidRPr="0056789C">
              <w:rPr>
                <w:rFonts w:asciiTheme="minorHAnsi" w:hAnsiTheme="minorHAnsi" w:cstheme="minorHAnsi"/>
                <w:sz w:val="24"/>
                <w:szCs w:val="24"/>
              </w:rPr>
              <w:t>Project Name:</w:t>
            </w:r>
          </w:p>
        </w:tc>
        <w:tc>
          <w:tcPr>
            <w:tcW w:w="7201" w:type="dxa"/>
          </w:tcPr>
          <w:p w14:paraId="5A03C744" w14:textId="77777777" w:rsidR="00745044" w:rsidRPr="0056789C" w:rsidRDefault="00745044" w:rsidP="009A24CB">
            <w:pPr>
              <w:rPr>
                <w:rFonts w:asciiTheme="minorHAnsi" w:hAnsiTheme="minorHAnsi" w:cstheme="minorHAnsi"/>
                <w:sz w:val="24"/>
                <w:szCs w:val="24"/>
              </w:rPr>
            </w:pPr>
            <w:r w:rsidRPr="0056789C">
              <w:rPr>
                <w:rFonts w:asciiTheme="minorHAnsi" w:hAnsiTheme="minorHAnsi" w:cstheme="minorHAnsi"/>
                <w:sz w:val="24"/>
                <w:szCs w:val="24"/>
              </w:rPr>
              <w:t>Enforcement Agency:</w:t>
            </w:r>
          </w:p>
        </w:tc>
      </w:tr>
      <w:tr w:rsidR="00745044" w:rsidRPr="0056789C" w14:paraId="31A79207" w14:textId="77777777" w:rsidTr="009A24CB">
        <w:trPr>
          <w:trHeight w:val="288"/>
        </w:trPr>
        <w:tc>
          <w:tcPr>
            <w:tcW w:w="7177" w:type="dxa"/>
          </w:tcPr>
          <w:p w14:paraId="51903C9E" w14:textId="77777777" w:rsidR="00745044" w:rsidRPr="0056789C" w:rsidRDefault="00745044" w:rsidP="009A24CB">
            <w:pPr>
              <w:rPr>
                <w:rFonts w:asciiTheme="minorHAnsi" w:hAnsiTheme="minorHAnsi" w:cstheme="minorHAnsi"/>
                <w:sz w:val="24"/>
                <w:szCs w:val="24"/>
                <w:vertAlign w:val="superscript"/>
              </w:rPr>
            </w:pPr>
            <w:r w:rsidRPr="0056789C">
              <w:rPr>
                <w:rFonts w:asciiTheme="minorHAnsi" w:hAnsiTheme="minorHAnsi" w:cstheme="minorHAnsi"/>
                <w:sz w:val="24"/>
                <w:szCs w:val="24"/>
              </w:rPr>
              <w:t>Dwelling Address:</w:t>
            </w:r>
          </w:p>
        </w:tc>
        <w:tc>
          <w:tcPr>
            <w:tcW w:w="7201" w:type="dxa"/>
          </w:tcPr>
          <w:p w14:paraId="25726C0A" w14:textId="77777777" w:rsidR="00745044" w:rsidRPr="0056789C" w:rsidRDefault="00745044" w:rsidP="009A24CB">
            <w:pPr>
              <w:rPr>
                <w:rFonts w:asciiTheme="minorHAnsi" w:hAnsiTheme="minorHAnsi" w:cstheme="minorHAnsi"/>
                <w:sz w:val="24"/>
                <w:szCs w:val="24"/>
                <w:vertAlign w:val="superscript"/>
              </w:rPr>
            </w:pPr>
            <w:r w:rsidRPr="0056789C">
              <w:rPr>
                <w:rFonts w:asciiTheme="minorHAnsi" w:hAnsiTheme="minorHAnsi" w:cstheme="minorHAnsi"/>
                <w:sz w:val="24"/>
                <w:szCs w:val="24"/>
              </w:rPr>
              <w:t>Permit Number:</w:t>
            </w:r>
          </w:p>
        </w:tc>
      </w:tr>
      <w:tr w:rsidR="00745044" w:rsidRPr="0056789C" w14:paraId="023E45A4" w14:textId="77777777" w:rsidTr="009A24CB">
        <w:trPr>
          <w:trHeight w:val="288"/>
        </w:trPr>
        <w:tc>
          <w:tcPr>
            <w:tcW w:w="7177" w:type="dxa"/>
          </w:tcPr>
          <w:p w14:paraId="0499DA95" w14:textId="77777777" w:rsidR="00745044" w:rsidRPr="0056789C" w:rsidRDefault="00745044" w:rsidP="009A24CB">
            <w:pPr>
              <w:rPr>
                <w:rFonts w:asciiTheme="minorHAnsi" w:hAnsiTheme="minorHAnsi" w:cstheme="minorHAnsi"/>
                <w:sz w:val="24"/>
                <w:szCs w:val="24"/>
              </w:rPr>
            </w:pPr>
            <w:r w:rsidRPr="0056789C">
              <w:rPr>
                <w:rFonts w:asciiTheme="minorHAnsi" w:hAnsiTheme="minorHAnsi" w:cstheme="minorHAnsi"/>
                <w:sz w:val="24"/>
                <w:szCs w:val="24"/>
              </w:rPr>
              <w:t>City and Zip Code:</w:t>
            </w:r>
          </w:p>
        </w:tc>
        <w:tc>
          <w:tcPr>
            <w:tcW w:w="7201" w:type="dxa"/>
          </w:tcPr>
          <w:p w14:paraId="1D6336E9" w14:textId="77777777" w:rsidR="00745044" w:rsidRPr="0056789C" w:rsidRDefault="00745044" w:rsidP="009A24CB">
            <w:pPr>
              <w:rPr>
                <w:rFonts w:asciiTheme="minorHAnsi" w:hAnsiTheme="minorHAnsi" w:cstheme="minorHAnsi"/>
                <w:sz w:val="24"/>
                <w:szCs w:val="24"/>
              </w:rPr>
            </w:pPr>
            <w:r w:rsidRPr="001A5C9A">
              <w:rPr>
                <w:rFonts w:asciiTheme="minorHAnsi" w:hAnsiTheme="minorHAnsi" w:cstheme="minorHAnsi"/>
                <w:sz w:val="24"/>
                <w:szCs w:val="24"/>
              </w:rPr>
              <w:t>Permit Application Date</w:t>
            </w:r>
            <w:r w:rsidRPr="0056789C">
              <w:rPr>
                <w:rFonts w:asciiTheme="minorHAnsi" w:hAnsiTheme="minorHAnsi" w:cstheme="minorHAnsi"/>
                <w:sz w:val="24"/>
                <w:szCs w:val="24"/>
              </w:rPr>
              <w:t>:</w:t>
            </w:r>
          </w:p>
        </w:tc>
      </w:tr>
    </w:tbl>
    <w:p w14:paraId="58F0FF0F" w14:textId="2A025283" w:rsidR="00A20648" w:rsidRDefault="00A20648"/>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11"/>
        <w:gridCol w:w="1666"/>
        <w:gridCol w:w="2128"/>
        <w:gridCol w:w="541"/>
        <w:gridCol w:w="1562"/>
        <w:gridCol w:w="4282"/>
      </w:tblGrid>
      <w:tr w:rsidR="005049F2" w:rsidRPr="00FB0E1A" w14:paraId="4196E9FB" w14:textId="77777777" w:rsidTr="00A20648">
        <w:trPr>
          <w:trHeight w:val="144"/>
        </w:trPr>
        <w:tc>
          <w:tcPr>
            <w:tcW w:w="10790" w:type="dxa"/>
            <w:gridSpan w:val="6"/>
            <w:tcMar>
              <w:top w:w="0" w:type="dxa"/>
              <w:left w:w="115" w:type="dxa"/>
              <w:bottom w:w="0" w:type="dxa"/>
              <w:right w:w="115" w:type="dxa"/>
            </w:tcMar>
            <w:vAlign w:val="center"/>
          </w:tcPr>
          <w:p w14:paraId="4196E9FA" w14:textId="485AA822" w:rsidR="00A3784E" w:rsidRPr="00A3784E" w:rsidRDefault="00A3784E" w:rsidP="00D85EF9">
            <w:pPr>
              <w:pStyle w:val="Heading2"/>
              <w:spacing w:before="0" w:after="0"/>
            </w:pPr>
            <w:r>
              <w:rPr>
                <w:rFonts w:asciiTheme="minorHAnsi" w:hAnsiTheme="minorHAnsi"/>
              </w:rPr>
              <w:t xml:space="preserve">A. </w:t>
            </w:r>
            <w:r w:rsidR="00E364D3" w:rsidRPr="00FB0E1A">
              <w:rPr>
                <w:rFonts w:asciiTheme="minorHAnsi" w:hAnsiTheme="minorHAnsi"/>
              </w:rPr>
              <w:t>General Information</w:t>
            </w:r>
          </w:p>
        </w:tc>
      </w:tr>
      <w:tr w:rsidR="005978B5" w:rsidRPr="00FB0E1A" w14:paraId="4196EA00" w14:textId="77777777" w:rsidTr="00A20648">
        <w:trPr>
          <w:trHeight w:val="144"/>
        </w:trPr>
        <w:tc>
          <w:tcPr>
            <w:tcW w:w="611" w:type="dxa"/>
            <w:tcMar>
              <w:top w:w="0" w:type="dxa"/>
              <w:left w:w="115" w:type="dxa"/>
              <w:bottom w:w="0" w:type="dxa"/>
              <w:right w:w="115" w:type="dxa"/>
            </w:tcMar>
            <w:vAlign w:val="center"/>
          </w:tcPr>
          <w:p w14:paraId="4196E9FC" w14:textId="77777777" w:rsidR="005978B5" w:rsidRPr="00A3784E" w:rsidRDefault="005978B5" w:rsidP="005049F2">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14:paraId="4196E9FD" w14:textId="21A3B436"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8" w:type="dxa"/>
            <w:vAlign w:val="center"/>
          </w:tcPr>
          <w:p w14:paraId="68F97901" w14:textId="77777777" w:rsidR="005978B5" w:rsidRPr="00A3784E" w:rsidRDefault="005978B5" w:rsidP="005049F2">
            <w:pPr>
              <w:pStyle w:val="BodyText2"/>
              <w:spacing w:before="0" w:after="0"/>
              <w:rPr>
                <w:rFonts w:asciiTheme="minorHAnsi" w:hAnsiTheme="minorHAnsi"/>
                <w:sz w:val="18"/>
                <w:szCs w:val="18"/>
              </w:rPr>
            </w:pPr>
          </w:p>
        </w:tc>
        <w:tc>
          <w:tcPr>
            <w:tcW w:w="541" w:type="dxa"/>
            <w:vAlign w:val="center"/>
          </w:tcPr>
          <w:p w14:paraId="45A408AF" w14:textId="421173B1" w:rsidR="005978B5" w:rsidRPr="00A3784E" w:rsidRDefault="005978B5" w:rsidP="005978B5">
            <w:pPr>
              <w:pStyle w:val="BodyText2"/>
              <w:spacing w:before="0" w:after="0"/>
              <w:jc w:val="center"/>
              <w:rPr>
                <w:rFonts w:asciiTheme="minorHAnsi" w:hAnsiTheme="minorHAnsi"/>
                <w:sz w:val="18"/>
                <w:szCs w:val="18"/>
              </w:rPr>
            </w:pPr>
            <w:r>
              <w:rPr>
                <w:rFonts w:asciiTheme="minorHAnsi" w:hAnsiTheme="minorHAnsi"/>
                <w:sz w:val="18"/>
                <w:szCs w:val="18"/>
              </w:rPr>
              <w:t>0</w:t>
            </w:r>
            <w:r w:rsidR="00E42BDE">
              <w:rPr>
                <w:rFonts w:asciiTheme="minorHAnsi" w:hAnsiTheme="minorHAnsi"/>
                <w:sz w:val="18"/>
                <w:szCs w:val="18"/>
              </w:rPr>
              <w:t>2</w:t>
            </w:r>
          </w:p>
        </w:tc>
        <w:tc>
          <w:tcPr>
            <w:tcW w:w="1562" w:type="dxa"/>
            <w:vAlign w:val="center"/>
          </w:tcPr>
          <w:p w14:paraId="40EDFBF0" w14:textId="46D7CC41"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Building Type</w:t>
            </w:r>
          </w:p>
        </w:tc>
        <w:tc>
          <w:tcPr>
            <w:tcW w:w="4282" w:type="dxa"/>
            <w:vAlign w:val="center"/>
          </w:tcPr>
          <w:p w14:paraId="4196E9FF" w14:textId="0A39DDAA" w:rsidR="005978B5" w:rsidRPr="00A3784E" w:rsidRDefault="005978B5" w:rsidP="005049F2">
            <w:pPr>
              <w:pStyle w:val="BodyText2"/>
              <w:spacing w:before="0" w:after="0"/>
              <w:rPr>
                <w:rFonts w:asciiTheme="minorHAnsi" w:hAnsiTheme="minorHAnsi"/>
                <w:sz w:val="18"/>
                <w:szCs w:val="18"/>
              </w:rPr>
            </w:pPr>
          </w:p>
        </w:tc>
      </w:tr>
      <w:tr w:rsidR="005978B5" w:rsidRPr="00FB0E1A" w14:paraId="4196EA04" w14:textId="77777777" w:rsidTr="00A20648">
        <w:trPr>
          <w:trHeight w:val="144"/>
        </w:trPr>
        <w:tc>
          <w:tcPr>
            <w:tcW w:w="611" w:type="dxa"/>
            <w:tcMar>
              <w:top w:w="0" w:type="dxa"/>
              <w:left w:w="115" w:type="dxa"/>
              <w:bottom w:w="0" w:type="dxa"/>
              <w:right w:w="115" w:type="dxa"/>
            </w:tcMar>
            <w:vAlign w:val="center"/>
          </w:tcPr>
          <w:p w14:paraId="4196EA01" w14:textId="32902711" w:rsidR="005978B5" w:rsidRPr="00A3784E" w:rsidRDefault="005978B5" w:rsidP="005049F2">
            <w:pPr>
              <w:pStyle w:val="BodyText2"/>
              <w:spacing w:before="0" w:after="0"/>
              <w:jc w:val="center"/>
              <w:rPr>
                <w:rFonts w:asciiTheme="minorHAnsi" w:hAnsiTheme="minorHAnsi"/>
                <w:sz w:val="18"/>
                <w:szCs w:val="18"/>
              </w:rPr>
            </w:pPr>
            <w:r>
              <w:rPr>
                <w:rFonts w:asciiTheme="minorHAnsi" w:hAnsiTheme="minorHAnsi"/>
                <w:sz w:val="18"/>
                <w:szCs w:val="18"/>
              </w:rPr>
              <w:t>0</w:t>
            </w:r>
            <w:r w:rsidR="00E42BDE">
              <w:rPr>
                <w:rFonts w:asciiTheme="minorHAnsi" w:hAnsiTheme="minorHAnsi"/>
                <w:sz w:val="18"/>
                <w:szCs w:val="18"/>
              </w:rPr>
              <w:t>3</w:t>
            </w:r>
          </w:p>
        </w:tc>
        <w:tc>
          <w:tcPr>
            <w:tcW w:w="1666" w:type="dxa"/>
            <w:vAlign w:val="center"/>
          </w:tcPr>
          <w:p w14:paraId="4196EA02" w14:textId="14D53181"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8" w:type="dxa"/>
            <w:vAlign w:val="center"/>
          </w:tcPr>
          <w:p w14:paraId="384515D4" w14:textId="77777777" w:rsidR="005978B5" w:rsidRPr="00A3784E" w:rsidRDefault="005978B5" w:rsidP="005049F2">
            <w:pPr>
              <w:pStyle w:val="BodyText2"/>
              <w:spacing w:before="0" w:after="0"/>
              <w:ind w:left="335"/>
              <w:rPr>
                <w:sz w:val="18"/>
                <w:szCs w:val="18"/>
              </w:rPr>
            </w:pPr>
          </w:p>
        </w:tc>
        <w:tc>
          <w:tcPr>
            <w:tcW w:w="541" w:type="dxa"/>
            <w:vAlign w:val="center"/>
          </w:tcPr>
          <w:p w14:paraId="4D6334FD" w14:textId="5F3781E1" w:rsidR="005978B5" w:rsidRPr="00E42BDE" w:rsidRDefault="005978B5" w:rsidP="005978B5">
            <w:pPr>
              <w:pStyle w:val="BodyText2"/>
              <w:spacing w:before="0" w:after="0"/>
              <w:jc w:val="center"/>
              <w:rPr>
                <w:rFonts w:asciiTheme="minorHAnsi" w:hAnsiTheme="minorHAnsi" w:cstheme="minorHAnsi"/>
                <w:sz w:val="18"/>
                <w:szCs w:val="18"/>
              </w:rPr>
            </w:pPr>
            <w:r w:rsidRPr="00173923">
              <w:rPr>
                <w:rFonts w:asciiTheme="minorHAnsi" w:hAnsiTheme="minorHAnsi" w:cstheme="minorHAnsi"/>
                <w:sz w:val="18"/>
                <w:szCs w:val="18"/>
              </w:rPr>
              <w:t>0</w:t>
            </w:r>
            <w:r w:rsidR="00E42BDE" w:rsidRPr="00173923">
              <w:rPr>
                <w:rFonts w:asciiTheme="minorHAnsi" w:hAnsiTheme="minorHAnsi" w:cstheme="minorHAnsi"/>
                <w:sz w:val="18"/>
                <w:szCs w:val="18"/>
              </w:rPr>
              <w:t>4</w:t>
            </w:r>
          </w:p>
        </w:tc>
        <w:tc>
          <w:tcPr>
            <w:tcW w:w="1562" w:type="dxa"/>
            <w:vAlign w:val="center"/>
          </w:tcPr>
          <w:p w14:paraId="71F4B8FB" w14:textId="23FB6076" w:rsidR="005978B5" w:rsidRPr="00A3784E" w:rsidRDefault="005978B5" w:rsidP="005978B5">
            <w:pPr>
              <w:pStyle w:val="BodyText2"/>
              <w:spacing w:before="0" w:after="0"/>
              <w:rPr>
                <w:sz w:val="18"/>
                <w:szCs w:val="18"/>
              </w:rPr>
            </w:pPr>
            <w:r>
              <w:rPr>
                <w:rFonts w:asciiTheme="minorHAnsi" w:hAnsiTheme="minorHAnsi"/>
                <w:sz w:val="18"/>
                <w:szCs w:val="18"/>
              </w:rPr>
              <w:t>Method of Compliance:</w:t>
            </w:r>
          </w:p>
        </w:tc>
        <w:tc>
          <w:tcPr>
            <w:tcW w:w="4282" w:type="dxa"/>
            <w:vAlign w:val="center"/>
          </w:tcPr>
          <w:p w14:paraId="4196EA03" w14:textId="5111F086" w:rsidR="005978B5" w:rsidRPr="00A3784E" w:rsidRDefault="005978B5" w:rsidP="005049F2">
            <w:pPr>
              <w:pStyle w:val="BodyText2"/>
              <w:spacing w:before="0" w:after="0"/>
              <w:ind w:left="335"/>
              <w:rPr>
                <w:sz w:val="18"/>
                <w:szCs w:val="18"/>
              </w:rPr>
            </w:pPr>
          </w:p>
        </w:tc>
      </w:tr>
    </w:tbl>
    <w:p w14:paraId="10D49659" w14:textId="67BC00A1" w:rsidR="00DF3A28" w:rsidRDefault="00DF3A28">
      <w:pPr>
        <w:rPr>
          <w:rFonts w:asciiTheme="minorHAnsi" w:hAnsiTheme="minorHAnsi"/>
          <w:sz w:val="18"/>
          <w:szCs w:val="18"/>
        </w:rPr>
      </w:pPr>
    </w:p>
    <w:tbl>
      <w:tblPr>
        <w:tblW w:w="5001"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2170"/>
        <w:gridCol w:w="2101"/>
        <w:gridCol w:w="2319"/>
        <w:gridCol w:w="2102"/>
        <w:gridCol w:w="2100"/>
      </w:tblGrid>
      <w:tr w:rsidR="009E6417" w:rsidRPr="00DF3A28" w14:paraId="785D1ED7" w14:textId="4AEFBE82" w:rsidTr="00D65E46">
        <w:trPr>
          <w:cantSplit/>
          <w:trHeight w:val="140"/>
        </w:trPr>
        <w:tc>
          <w:tcPr>
            <w:tcW w:w="10792" w:type="dxa"/>
            <w:gridSpan w:val="5"/>
            <w:tcBorders>
              <w:top w:val="single" w:sz="4" w:space="0" w:color="auto"/>
              <w:left w:val="single" w:sz="4" w:space="0" w:color="auto"/>
              <w:bottom w:val="single" w:sz="4" w:space="0" w:color="auto"/>
              <w:right w:val="single" w:sz="4" w:space="0" w:color="auto"/>
            </w:tcBorders>
            <w:vAlign w:val="center"/>
          </w:tcPr>
          <w:p w14:paraId="6A6C58E4" w14:textId="3252DFC3" w:rsidR="009E6417" w:rsidRDefault="009E6417" w:rsidP="00D85EF9">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t>B</w:t>
            </w:r>
            <w:r w:rsidRPr="00DF3A28">
              <w:rPr>
                <w:rFonts w:asciiTheme="minorHAnsi" w:eastAsia="Calibri" w:hAnsiTheme="minorHAnsi" w:cs="Arial"/>
                <w:b/>
              </w:rPr>
              <w:t xml:space="preserve">. Design </w:t>
            </w:r>
            <w:r>
              <w:rPr>
                <w:rFonts w:asciiTheme="minorHAnsi" w:eastAsia="Calibri" w:hAnsiTheme="minorHAnsi" w:cs="Arial"/>
                <w:b/>
              </w:rPr>
              <w:t xml:space="preserve">Battery Storage </w:t>
            </w:r>
            <w:r w:rsidRPr="00DF3A28">
              <w:rPr>
                <w:rFonts w:asciiTheme="minorHAnsi" w:eastAsia="Calibri" w:hAnsiTheme="minorHAnsi" w:cs="Arial"/>
                <w:b/>
              </w:rPr>
              <w:t xml:space="preserve">Systems Information </w:t>
            </w:r>
          </w:p>
        </w:tc>
      </w:tr>
      <w:tr w:rsidR="00F67D83" w:rsidRPr="00E6365F" w14:paraId="67345D19" w14:textId="0CCE350E" w:rsidTr="00F15EA5">
        <w:trPr>
          <w:cantSplit/>
          <w:trHeight w:val="140"/>
        </w:trPr>
        <w:tc>
          <w:tcPr>
            <w:tcW w:w="2170" w:type="dxa"/>
            <w:tcBorders>
              <w:top w:val="single" w:sz="4" w:space="0" w:color="auto"/>
              <w:left w:val="single" w:sz="4" w:space="0" w:color="auto"/>
              <w:bottom w:val="single" w:sz="4" w:space="0" w:color="auto"/>
              <w:right w:val="single" w:sz="4" w:space="0" w:color="auto"/>
            </w:tcBorders>
            <w:vAlign w:val="center"/>
          </w:tcPr>
          <w:p w14:paraId="277520DB" w14:textId="77777777" w:rsidR="00F67D83" w:rsidRPr="00E6365F" w:rsidRDefault="00F67D83" w:rsidP="00DF3A28">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01</w:t>
            </w:r>
          </w:p>
        </w:tc>
        <w:tc>
          <w:tcPr>
            <w:tcW w:w="2101" w:type="dxa"/>
            <w:tcBorders>
              <w:top w:val="single" w:sz="4" w:space="0" w:color="auto"/>
              <w:left w:val="single" w:sz="4" w:space="0" w:color="auto"/>
              <w:bottom w:val="single" w:sz="4" w:space="0" w:color="auto"/>
              <w:right w:val="single" w:sz="4" w:space="0" w:color="auto"/>
            </w:tcBorders>
            <w:vAlign w:val="center"/>
          </w:tcPr>
          <w:p w14:paraId="537A4A0C" w14:textId="77777777" w:rsidR="00F67D83" w:rsidRPr="00E6365F" w:rsidRDefault="00F67D83" w:rsidP="00DF3A28">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02</w:t>
            </w:r>
          </w:p>
        </w:tc>
        <w:tc>
          <w:tcPr>
            <w:tcW w:w="2319" w:type="dxa"/>
            <w:tcBorders>
              <w:top w:val="single" w:sz="4" w:space="0" w:color="auto"/>
              <w:left w:val="single" w:sz="4" w:space="0" w:color="auto"/>
              <w:bottom w:val="single" w:sz="4" w:space="0" w:color="auto"/>
              <w:right w:val="single" w:sz="4" w:space="0" w:color="auto"/>
            </w:tcBorders>
            <w:vAlign w:val="center"/>
          </w:tcPr>
          <w:p w14:paraId="0DC12CB8" w14:textId="77777777" w:rsidR="00F67D83" w:rsidRPr="00E6365F" w:rsidRDefault="00F67D83" w:rsidP="008B0B93">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03</w:t>
            </w:r>
          </w:p>
        </w:tc>
        <w:tc>
          <w:tcPr>
            <w:tcW w:w="2102" w:type="dxa"/>
            <w:tcBorders>
              <w:top w:val="single" w:sz="4" w:space="0" w:color="auto"/>
              <w:left w:val="single" w:sz="4" w:space="0" w:color="auto"/>
              <w:bottom w:val="single" w:sz="4" w:space="0" w:color="auto"/>
              <w:right w:val="single" w:sz="4" w:space="0" w:color="auto"/>
            </w:tcBorders>
            <w:vAlign w:val="center"/>
          </w:tcPr>
          <w:p w14:paraId="20AEA673" w14:textId="510B3604" w:rsidR="00F67D83" w:rsidRPr="00E6365F" w:rsidRDefault="00F67D83" w:rsidP="008B0B93">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04</w:t>
            </w:r>
          </w:p>
        </w:tc>
        <w:tc>
          <w:tcPr>
            <w:tcW w:w="2100" w:type="dxa"/>
            <w:tcBorders>
              <w:top w:val="single" w:sz="4" w:space="0" w:color="auto"/>
              <w:left w:val="single" w:sz="4" w:space="0" w:color="auto"/>
              <w:bottom w:val="single" w:sz="4" w:space="0" w:color="auto"/>
              <w:right w:val="single" w:sz="4" w:space="0" w:color="auto"/>
            </w:tcBorders>
          </w:tcPr>
          <w:p w14:paraId="5DD618E0" w14:textId="7D4B803A" w:rsidR="00F67D83" w:rsidRPr="00E6365F" w:rsidRDefault="00F67D83" w:rsidP="008B0B93">
            <w:pPr>
              <w:keepNext/>
              <w:tabs>
                <w:tab w:val="left" w:pos="2160"/>
                <w:tab w:val="left" w:pos="2700"/>
                <w:tab w:val="left" w:pos="3420"/>
                <w:tab w:val="left" w:pos="3780"/>
                <w:tab w:val="left" w:pos="5760"/>
                <w:tab w:val="left" w:pos="7212"/>
              </w:tabs>
              <w:jc w:val="center"/>
              <w:rPr>
                <w:rFonts w:asciiTheme="minorHAnsi" w:hAnsiTheme="minorHAnsi" w:cstheme="minorHAnsi"/>
              </w:rPr>
            </w:pPr>
            <w:ins w:id="0" w:author="Alhabibi, Haider@Energy" w:date="2022-07-12T09:52:00Z">
              <w:r w:rsidRPr="00E6365F">
                <w:rPr>
                  <w:rFonts w:asciiTheme="minorHAnsi" w:hAnsiTheme="minorHAnsi" w:cstheme="minorHAnsi"/>
                </w:rPr>
                <w:t>05</w:t>
              </w:r>
            </w:ins>
          </w:p>
        </w:tc>
      </w:tr>
      <w:tr w:rsidR="00F67D83" w:rsidRPr="00E6365F" w14:paraId="7A5AD89A" w14:textId="45A74E08" w:rsidTr="00F15EA5">
        <w:trPr>
          <w:cantSplit/>
          <w:trHeight w:val="140"/>
        </w:trPr>
        <w:tc>
          <w:tcPr>
            <w:tcW w:w="2170" w:type="dxa"/>
            <w:tcBorders>
              <w:top w:val="single" w:sz="4" w:space="0" w:color="auto"/>
              <w:left w:val="single" w:sz="4" w:space="0" w:color="auto"/>
              <w:bottom w:val="single" w:sz="4" w:space="0" w:color="auto"/>
              <w:right w:val="single" w:sz="4" w:space="0" w:color="auto"/>
            </w:tcBorders>
            <w:vAlign w:val="bottom"/>
          </w:tcPr>
          <w:p w14:paraId="5EE46FB5" w14:textId="11734809" w:rsidR="00F67D83" w:rsidRPr="00E6365F" w:rsidRDefault="00F67D83" w:rsidP="00B32C7E">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Battery Capacity (kWh)</w:t>
            </w:r>
          </w:p>
        </w:tc>
        <w:tc>
          <w:tcPr>
            <w:tcW w:w="2101" w:type="dxa"/>
            <w:tcBorders>
              <w:top w:val="single" w:sz="4" w:space="0" w:color="auto"/>
              <w:left w:val="single" w:sz="4" w:space="0" w:color="auto"/>
              <w:bottom w:val="single" w:sz="4" w:space="0" w:color="auto"/>
              <w:right w:val="single" w:sz="4" w:space="0" w:color="auto"/>
            </w:tcBorders>
            <w:vAlign w:val="bottom"/>
          </w:tcPr>
          <w:p w14:paraId="7C9E549B" w14:textId="5EAFE049" w:rsidR="00F67D83" w:rsidRPr="00E6365F" w:rsidRDefault="00F67D83" w:rsidP="00DF3A28">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Control</w:t>
            </w:r>
          </w:p>
        </w:tc>
        <w:tc>
          <w:tcPr>
            <w:tcW w:w="2319" w:type="dxa"/>
            <w:tcBorders>
              <w:top w:val="single" w:sz="4" w:space="0" w:color="auto"/>
              <w:left w:val="single" w:sz="4" w:space="0" w:color="auto"/>
              <w:bottom w:val="single" w:sz="4" w:space="0" w:color="auto"/>
              <w:right w:val="single" w:sz="4" w:space="0" w:color="auto"/>
            </w:tcBorders>
            <w:vAlign w:val="bottom"/>
          </w:tcPr>
          <w:p w14:paraId="066B19A2" w14:textId="542CF2BD" w:rsidR="00F67D83" w:rsidRPr="00E6365F" w:rsidRDefault="00F67D83" w:rsidP="00DF3A28">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Charging Efficiency (%)</w:t>
            </w:r>
          </w:p>
        </w:tc>
        <w:tc>
          <w:tcPr>
            <w:tcW w:w="2102" w:type="dxa"/>
            <w:tcBorders>
              <w:top w:val="single" w:sz="4" w:space="0" w:color="auto"/>
              <w:left w:val="single" w:sz="4" w:space="0" w:color="auto"/>
              <w:bottom w:val="single" w:sz="4" w:space="0" w:color="auto"/>
              <w:right w:val="single" w:sz="4" w:space="0" w:color="auto"/>
            </w:tcBorders>
            <w:vAlign w:val="bottom"/>
          </w:tcPr>
          <w:p w14:paraId="02330531" w14:textId="082525A0" w:rsidR="00F67D83" w:rsidRPr="00E6365F" w:rsidRDefault="00F67D83" w:rsidP="00DF3A28">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Discharging Efficiency (%)</w:t>
            </w:r>
          </w:p>
        </w:tc>
        <w:tc>
          <w:tcPr>
            <w:tcW w:w="2100" w:type="dxa"/>
            <w:tcBorders>
              <w:top w:val="single" w:sz="4" w:space="0" w:color="auto"/>
              <w:left w:val="single" w:sz="4" w:space="0" w:color="auto"/>
              <w:bottom w:val="single" w:sz="4" w:space="0" w:color="auto"/>
              <w:right w:val="single" w:sz="4" w:space="0" w:color="auto"/>
            </w:tcBorders>
          </w:tcPr>
          <w:p w14:paraId="3E6959FB" w14:textId="6DE12963" w:rsidR="00F67D83" w:rsidRPr="00E6365F" w:rsidRDefault="00F67D83" w:rsidP="00DF3A28">
            <w:pPr>
              <w:keepNext/>
              <w:tabs>
                <w:tab w:val="left" w:pos="2160"/>
                <w:tab w:val="left" w:pos="2700"/>
                <w:tab w:val="left" w:pos="3420"/>
                <w:tab w:val="left" w:pos="3780"/>
                <w:tab w:val="left" w:pos="5760"/>
                <w:tab w:val="left" w:pos="7212"/>
              </w:tabs>
              <w:jc w:val="center"/>
              <w:rPr>
                <w:rFonts w:asciiTheme="minorHAnsi" w:hAnsiTheme="minorHAnsi" w:cstheme="minorHAnsi"/>
              </w:rPr>
            </w:pPr>
            <w:ins w:id="1" w:author="Alhabibi, Haider@Energy" w:date="2022-07-12T09:52:00Z">
              <w:r w:rsidRPr="00F15EA5">
                <w:rPr>
                  <w:rFonts w:asciiTheme="minorHAnsi" w:hAnsiTheme="minorHAnsi" w:cstheme="minorHAnsi"/>
                  <w:color w:val="242424"/>
                  <w:shd w:val="clear" w:color="auto" w:fill="FFFFFF"/>
                </w:rPr>
                <w:t>Round Trip Efficiency (%)</w:t>
              </w:r>
            </w:ins>
          </w:p>
        </w:tc>
      </w:tr>
      <w:tr w:rsidR="00F67D83" w:rsidRPr="00E6365F" w14:paraId="19477C69" w14:textId="38EDB99C" w:rsidTr="00F15EA5">
        <w:trPr>
          <w:cantSplit/>
          <w:trHeight w:val="402"/>
        </w:trPr>
        <w:tc>
          <w:tcPr>
            <w:tcW w:w="2170" w:type="dxa"/>
            <w:tcBorders>
              <w:top w:val="single" w:sz="4" w:space="0" w:color="auto"/>
              <w:left w:val="single" w:sz="4" w:space="0" w:color="auto"/>
              <w:bottom w:val="single" w:sz="4" w:space="0" w:color="auto"/>
              <w:right w:val="single" w:sz="4" w:space="0" w:color="auto"/>
            </w:tcBorders>
          </w:tcPr>
          <w:p w14:paraId="0A3487CF" w14:textId="77777777" w:rsidR="00F67D83" w:rsidRPr="00E6365F" w:rsidRDefault="00F67D83" w:rsidP="00DF3A28">
            <w:pPr>
              <w:keepNext/>
              <w:tabs>
                <w:tab w:val="left" w:pos="2160"/>
                <w:tab w:val="left" w:pos="2700"/>
                <w:tab w:val="left" w:pos="3420"/>
                <w:tab w:val="left" w:pos="3780"/>
                <w:tab w:val="left" w:pos="5760"/>
                <w:tab w:val="left" w:pos="7212"/>
              </w:tabs>
              <w:rPr>
                <w:rFonts w:asciiTheme="minorHAnsi" w:hAnsiTheme="minorHAnsi" w:cstheme="minorHAnsi"/>
              </w:rPr>
            </w:pPr>
          </w:p>
        </w:tc>
        <w:tc>
          <w:tcPr>
            <w:tcW w:w="2101" w:type="dxa"/>
            <w:tcBorders>
              <w:top w:val="single" w:sz="4" w:space="0" w:color="auto"/>
              <w:left w:val="single" w:sz="4" w:space="0" w:color="auto"/>
              <w:bottom w:val="single" w:sz="4" w:space="0" w:color="auto"/>
              <w:right w:val="single" w:sz="4" w:space="0" w:color="auto"/>
            </w:tcBorders>
          </w:tcPr>
          <w:p w14:paraId="1C4ABDFC" w14:textId="77777777" w:rsidR="00F67D83" w:rsidRPr="00E6365F" w:rsidRDefault="00F67D83" w:rsidP="00DF3A28">
            <w:pPr>
              <w:keepNext/>
              <w:tabs>
                <w:tab w:val="left" w:pos="2160"/>
                <w:tab w:val="left" w:pos="2700"/>
                <w:tab w:val="left" w:pos="3420"/>
                <w:tab w:val="left" w:pos="3780"/>
                <w:tab w:val="left" w:pos="5760"/>
                <w:tab w:val="left" w:pos="7212"/>
              </w:tabs>
              <w:rPr>
                <w:rFonts w:asciiTheme="minorHAnsi" w:hAnsiTheme="minorHAnsi" w:cstheme="minorHAnsi"/>
              </w:rPr>
            </w:pPr>
          </w:p>
        </w:tc>
        <w:tc>
          <w:tcPr>
            <w:tcW w:w="2319" w:type="dxa"/>
            <w:tcBorders>
              <w:top w:val="single" w:sz="4" w:space="0" w:color="auto"/>
              <w:left w:val="single" w:sz="4" w:space="0" w:color="auto"/>
              <w:bottom w:val="single" w:sz="4" w:space="0" w:color="auto"/>
              <w:right w:val="single" w:sz="4" w:space="0" w:color="auto"/>
            </w:tcBorders>
          </w:tcPr>
          <w:p w14:paraId="3192AF70" w14:textId="77777777" w:rsidR="00F67D83" w:rsidRPr="00E6365F" w:rsidRDefault="00F67D83" w:rsidP="00DF3A28">
            <w:pPr>
              <w:keepNext/>
              <w:tabs>
                <w:tab w:val="left" w:pos="2160"/>
                <w:tab w:val="left" w:pos="2700"/>
                <w:tab w:val="left" w:pos="3420"/>
                <w:tab w:val="left" w:pos="3780"/>
                <w:tab w:val="left" w:pos="5760"/>
                <w:tab w:val="left" w:pos="7212"/>
              </w:tabs>
              <w:contextualSpacing/>
              <w:rPr>
                <w:rFonts w:asciiTheme="minorHAnsi" w:hAnsiTheme="minorHAnsi" w:cstheme="minorHAnsi"/>
              </w:rPr>
            </w:pPr>
          </w:p>
        </w:tc>
        <w:tc>
          <w:tcPr>
            <w:tcW w:w="2102" w:type="dxa"/>
            <w:tcBorders>
              <w:top w:val="single" w:sz="4" w:space="0" w:color="auto"/>
              <w:left w:val="single" w:sz="4" w:space="0" w:color="auto"/>
              <w:bottom w:val="single" w:sz="4" w:space="0" w:color="auto"/>
              <w:right w:val="single" w:sz="4" w:space="0" w:color="auto"/>
            </w:tcBorders>
          </w:tcPr>
          <w:p w14:paraId="6E0036E9" w14:textId="7D7FF97A" w:rsidR="00F67D83" w:rsidRPr="00E6365F" w:rsidRDefault="00F67D83" w:rsidP="00DF3A28">
            <w:pPr>
              <w:keepNext/>
              <w:tabs>
                <w:tab w:val="left" w:pos="2160"/>
                <w:tab w:val="left" w:pos="2700"/>
                <w:tab w:val="left" w:pos="3420"/>
                <w:tab w:val="left" w:pos="3780"/>
                <w:tab w:val="left" w:pos="5760"/>
                <w:tab w:val="left" w:pos="7212"/>
              </w:tabs>
              <w:contextualSpacing/>
              <w:rPr>
                <w:rFonts w:asciiTheme="minorHAnsi" w:hAnsiTheme="minorHAnsi" w:cstheme="minorHAnsi"/>
              </w:rPr>
            </w:pPr>
          </w:p>
        </w:tc>
        <w:tc>
          <w:tcPr>
            <w:tcW w:w="2100" w:type="dxa"/>
            <w:tcBorders>
              <w:top w:val="single" w:sz="4" w:space="0" w:color="auto"/>
              <w:left w:val="single" w:sz="4" w:space="0" w:color="auto"/>
              <w:bottom w:val="single" w:sz="4" w:space="0" w:color="auto"/>
              <w:right w:val="single" w:sz="4" w:space="0" w:color="auto"/>
            </w:tcBorders>
          </w:tcPr>
          <w:p w14:paraId="12F65776" w14:textId="77777777" w:rsidR="00F67D83" w:rsidRPr="00E6365F" w:rsidRDefault="00F67D83" w:rsidP="00DF3A28">
            <w:pPr>
              <w:keepNext/>
              <w:tabs>
                <w:tab w:val="left" w:pos="2160"/>
                <w:tab w:val="left" w:pos="2700"/>
                <w:tab w:val="left" w:pos="3420"/>
                <w:tab w:val="left" w:pos="3780"/>
                <w:tab w:val="left" w:pos="5760"/>
                <w:tab w:val="left" w:pos="7212"/>
              </w:tabs>
              <w:contextualSpacing/>
              <w:rPr>
                <w:rFonts w:asciiTheme="minorHAnsi" w:hAnsiTheme="minorHAnsi" w:cstheme="minorHAnsi"/>
              </w:rPr>
            </w:pPr>
          </w:p>
        </w:tc>
      </w:tr>
    </w:tbl>
    <w:p w14:paraId="2132D806" w14:textId="637A3B99" w:rsidR="00DF3A28" w:rsidRPr="00E6365F" w:rsidRDefault="00DF3A28">
      <w:pPr>
        <w:rPr>
          <w:rFonts w:asciiTheme="minorHAnsi" w:hAnsiTheme="minorHAnsi" w:cstheme="minorHAnsi"/>
        </w:rPr>
      </w:pPr>
    </w:p>
    <w:tbl>
      <w:tblPr>
        <w:tblW w:w="5011" w:type="pct"/>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41"/>
        <w:gridCol w:w="1631"/>
        <w:gridCol w:w="1086"/>
        <w:gridCol w:w="814"/>
        <w:gridCol w:w="1040"/>
        <w:gridCol w:w="1894"/>
        <w:gridCol w:w="866"/>
        <w:gridCol w:w="1029"/>
        <w:gridCol w:w="1895"/>
        <w:gridCol w:w="18"/>
      </w:tblGrid>
      <w:tr w:rsidR="009E6417" w:rsidRPr="00E6365F" w14:paraId="1CF224F7" w14:textId="6DC02191" w:rsidTr="00F15EA5">
        <w:trPr>
          <w:gridAfter w:val="1"/>
          <w:wAfter w:w="18" w:type="dxa"/>
          <w:cantSplit/>
          <w:trHeight w:val="123"/>
        </w:trPr>
        <w:tc>
          <w:tcPr>
            <w:tcW w:w="7872" w:type="dxa"/>
            <w:gridSpan w:val="7"/>
            <w:tcBorders>
              <w:top w:val="single" w:sz="4" w:space="0" w:color="auto"/>
              <w:left w:val="single" w:sz="4" w:space="0" w:color="auto"/>
              <w:bottom w:val="single" w:sz="4" w:space="0" w:color="auto"/>
              <w:right w:val="single" w:sz="4" w:space="0" w:color="auto"/>
            </w:tcBorders>
            <w:vAlign w:val="center"/>
          </w:tcPr>
          <w:p w14:paraId="080E0568" w14:textId="7577C327" w:rsidR="009E6417" w:rsidRPr="00E6365F" w:rsidRDefault="009E6417" w:rsidP="00D85EF9">
            <w:pPr>
              <w:keepNext/>
              <w:tabs>
                <w:tab w:val="left" w:pos="2160"/>
                <w:tab w:val="left" w:pos="2700"/>
                <w:tab w:val="left" w:pos="3420"/>
                <w:tab w:val="left" w:pos="3780"/>
                <w:tab w:val="left" w:pos="5760"/>
                <w:tab w:val="left" w:pos="7212"/>
              </w:tabs>
              <w:rPr>
                <w:rFonts w:asciiTheme="minorHAnsi" w:hAnsiTheme="minorHAnsi" w:cstheme="minorHAnsi"/>
              </w:rPr>
            </w:pPr>
            <w:r w:rsidRPr="00E6365F">
              <w:rPr>
                <w:rFonts w:asciiTheme="minorHAnsi" w:eastAsia="Calibri" w:hAnsiTheme="minorHAnsi" w:cstheme="minorHAnsi"/>
                <w:b/>
              </w:rPr>
              <w:t xml:space="preserve">C. Installed Battery Storage Systems Information </w:t>
            </w:r>
          </w:p>
        </w:tc>
        <w:tc>
          <w:tcPr>
            <w:tcW w:w="2924" w:type="dxa"/>
            <w:gridSpan w:val="2"/>
            <w:tcBorders>
              <w:top w:val="single" w:sz="4" w:space="0" w:color="auto"/>
              <w:left w:val="single" w:sz="4" w:space="0" w:color="auto"/>
              <w:bottom w:val="single" w:sz="4" w:space="0" w:color="auto"/>
              <w:right w:val="single" w:sz="4" w:space="0" w:color="auto"/>
            </w:tcBorders>
          </w:tcPr>
          <w:p w14:paraId="7ED4AE95" w14:textId="77777777" w:rsidR="009E6417" w:rsidRPr="00E6365F" w:rsidRDefault="009E6417" w:rsidP="00D85EF9">
            <w:pPr>
              <w:keepNext/>
              <w:tabs>
                <w:tab w:val="left" w:pos="2160"/>
                <w:tab w:val="left" w:pos="2700"/>
                <w:tab w:val="left" w:pos="3420"/>
                <w:tab w:val="left" w:pos="3780"/>
                <w:tab w:val="left" w:pos="5760"/>
                <w:tab w:val="left" w:pos="7212"/>
              </w:tabs>
              <w:rPr>
                <w:rFonts w:asciiTheme="minorHAnsi" w:eastAsia="Calibri" w:hAnsiTheme="minorHAnsi" w:cstheme="minorHAnsi"/>
                <w:b/>
              </w:rPr>
            </w:pPr>
          </w:p>
        </w:tc>
      </w:tr>
      <w:tr w:rsidR="009E6417" w:rsidRPr="00E6365F" w14:paraId="20F00AF2" w14:textId="6FC20B9C" w:rsidTr="00F15EA5">
        <w:trPr>
          <w:gridAfter w:val="1"/>
          <w:wAfter w:w="18" w:type="dxa"/>
          <w:cantSplit/>
          <w:trHeight w:val="123"/>
        </w:trPr>
        <w:tc>
          <w:tcPr>
            <w:tcW w:w="2172" w:type="dxa"/>
            <w:gridSpan w:val="2"/>
            <w:tcBorders>
              <w:top w:val="single" w:sz="4" w:space="0" w:color="auto"/>
              <w:left w:val="single" w:sz="4" w:space="0" w:color="auto"/>
              <w:bottom w:val="single" w:sz="4" w:space="0" w:color="auto"/>
              <w:right w:val="single" w:sz="4" w:space="0" w:color="auto"/>
            </w:tcBorders>
            <w:vAlign w:val="center"/>
          </w:tcPr>
          <w:p w14:paraId="1080D92D"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01</w:t>
            </w:r>
          </w:p>
        </w:tc>
        <w:tc>
          <w:tcPr>
            <w:tcW w:w="1086" w:type="dxa"/>
            <w:tcBorders>
              <w:top w:val="single" w:sz="4" w:space="0" w:color="auto"/>
              <w:left w:val="single" w:sz="4" w:space="0" w:color="auto"/>
              <w:bottom w:val="single" w:sz="4" w:space="0" w:color="auto"/>
              <w:right w:val="single" w:sz="4" w:space="0" w:color="auto"/>
            </w:tcBorders>
            <w:vAlign w:val="center"/>
          </w:tcPr>
          <w:p w14:paraId="3A183DD5"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02</w:t>
            </w:r>
          </w:p>
        </w:tc>
        <w:tc>
          <w:tcPr>
            <w:tcW w:w="814" w:type="dxa"/>
            <w:tcBorders>
              <w:top w:val="single" w:sz="4" w:space="0" w:color="auto"/>
              <w:left w:val="single" w:sz="4" w:space="0" w:color="auto"/>
              <w:bottom w:val="single" w:sz="4" w:space="0" w:color="auto"/>
              <w:right w:val="single" w:sz="4" w:space="0" w:color="auto"/>
            </w:tcBorders>
            <w:vAlign w:val="center"/>
          </w:tcPr>
          <w:p w14:paraId="673C6B6C"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03</w:t>
            </w:r>
          </w:p>
        </w:tc>
        <w:tc>
          <w:tcPr>
            <w:tcW w:w="1040" w:type="dxa"/>
            <w:tcBorders>
              <w:top w:val="single" w:sz="4" w:space="0" w:color="auto"/>
              <w:left w:val="single" w:sz="4" w:space="0" w:color="auto"/>
              <w:bottom w:val="single" w:sz="4" w:space="0" w:color="auto"/>
              <w:right w:val="single" w:sz="4" w:space="0" w:color="auto"/>
            </w:tcBorders>
            <w:vAlign w:val="center"/>
          </w:tcPr>
          <w:p w14:paraId="7D39CEF9" w14:textId="1845B07C"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04</w:t>
            </w:r>
          </w:p>
        </w:tc>
        <w:tc>
          <w:tcPr>
            <w:tcW w:w="1894" w:type="dxa"/>
            <w:tcBorders>
              <w:top w:val="single" w:sz="4" w:space="0" w:color="auto"/>
              <w:left w:val="single" w:sz="4" w:space="0" w:color="auto"/>
              <w:bottom w:val="single" w:sz="4" w:space="0" w:color="auto"/>
              <w:right w:val="single" w:sz="4" w:space="0" w:color="auto"/>
            </w:tcBorders>
            <w:vAlign w:val="center"/>
          </w:tcPr>
          <w:p w14:paraId="13436711" w14:textId="38C16FE8"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05</w:t>
            </w:r>
          </w:p>
        </w:tc>
        <w:tc>
          <w:tcPr>
            <w:tcW w:w="1895" w:type="dxa"/>
            <w:gridSpan w:val="2"/>
            <w:tcBorders>
              <w:top w:val="single" w:sz="4" w:space="0" w:color="auto"/>
              <w:left w:val="single" w:sz="4" w:space="0" w:color="auto"/>
              <w:bottom w:val="single" w:sz="4" w:space="0" w:color="auto"/>
              <w:right w:val="single" w:sz="4" w:space="0" w:color="auto"/>
            </w:tcBorders>
            <w:vAlign w:val="center"/>
          </w:tcPr>
          <w:p w14:paraId="4FA25051" w14:textId="52CFDF89"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06</w:t>
            </w:r>
          </w:p>
        </w:tc>
        <w:tc>
          <w:tcPr>
            <w:tcW w:w="1895" w:type="dxa"/>
            <w:tcBorders>
              <w:top w:val="single" w:sz="4" w:space="0" w:color="auto"/>
              <w:left w:val="single" w:sz="4" w:space="0" w:color="auto"/>
              <w:bottom w:val="single" w:sz="4" w:space="0" w:color="auto"/>
              <w:right w:val="single" w:sz="4" w:space="0" w:color="auto"/>
            </w:tcBorders>
          </w:tcPr>
          <w:p w14:paraId="02445CBB" w14:textId="34D98E3A"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ins w:id="2" w:author="Alhabibi, Haider@Energy" w:date="2022-07-12T09:53:00Z">
              <w:r w:rsidRPr="00E6365F">
                <w:rPr>
                  <w:rFonts w:asciiTheme="minorHAnsi" w:hAnsiTheme="minorHAnsi" w:cstheme="minorHAnsi"/>
                </w:rPr>
                <w:t>0</w:t>
              </w:r>
            </w:ins>
            <w:ins w:id="3" w:author="Alhabibi, Haider@Energy" w:date="2022-07-12T16:31:00Z">
              <w:r w:rsidR="00CF29FB">
                <w:rPr>
                  <w:rFonts w:asciiTheme="minorHAnsi" w:hAnsiTheme="minorHAnsi" w:cstheme="minorHAnsi"/>
                </w:rPr>
                <w:t>6b</w:t>
              </w:r>
            </w:ins>
          </w:p>
        </w:tc>
      </w:tr>
      <w:tr w:rsidR="009E6417" w:rsidRPr="00E6365F" w14:paraId="1FCFBC59" w14:textId="35CB735B" w:rsidTr="00F15EA5">
        <w:trPr>
          <w:gridAfter w:val="1"/>
          <w:wAfter w:w="18" w:type="dxa"/>
          <w:cantSplit/>
          <w:trHeight w:val="123"/>
        </w:trPr>
        <w:tc>
          <w:tcPr>
            <w:tcW w:w="2172" w:type="dxa"/>
            <w:gridSpan w:val="2"/>
            <w:tcBorders>
              <w:top w:val="single" w:sz="4" w:space="0" w:color="auto"/>
              <w:left w:val="single" w:sz="4" w:space="0" w:color="auto"/>
              <w:bottom w:val="single" w:sz="4" w:space="0" w:color="auto"/>
              <w:right w:val="single" w:sz="4" w:space="0" w:color="auto"/>
            </w:tcBorders>
            <w:vAlign w:val="bottom"/>
          </w:tcPr>
          <w:p w14:paraId="33E09F63" w14:textId="4B4F0936"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Manufacturer</w:t>
            </w:r>
          </w:p>
        </w:tc>
        <w:tc>
          <w:tcPr>
            <w:tcW w:w="1086" w:type="dxa"/>
            <w:tcBorders>
              <w:top w:val="single" w:sz="4" w:space="0" w:color="auto"/>
              <w:left w:val="single" w:sz="4" w:space="0" w:color="auto"/>
              <w:bottom w:val="single" w:sz="4" w:space="0" w:color="auto"/>
              <w:right w:val="single" w:sz="4" w:space="0" w:color="auto"/>
            </w:tcBorders>
            <w:vAlign w:val="bottom"/>
          </w:tcPr>
          <w:p w14:paraId="4B4F58A7" w14:textId="7BC78C68"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Model #</w:t>
            </w:r>
          </w:p>
        </w:tc>
        <w:tc>
          <w:tcPr>
            <w:tcW w:w="814" w:type="dxa"/>
            <w:tcBorders>
              <w:top w:val="single" w:sz="4" w:space="0" w:color="auto"/>
              <w:left w:val="single" w:sz="4" w:space="0" w:color="auto"/>
              <w:bottom w:val="single" w:sz="4" w:space="0" w:color="auto"/>
              <w:right w:val="single" w:sz="4" w:space="0" w:color="auto"/>
            </w:tcBorders>
            <w:vAlign w:val="bottom"/>
          </w:tcPr>
          <w:p w14:paraId="0EAF9E79" w14:textId="320E8693"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Battery Capacity (kWh)</w:t>
            </w:r>
          </w:p>
        </w:tc>
        <w:tc>
          <w:tcPr>
            <w:tcW w:w="1040" w:type="dxa"/>
            <w:tcBorders>
              <w:top w:val="single" w:sz="4" w:space="0" w:color="auto"/>
              <w:left w:val="single" w:sz="4" w:space="0" w:color="auto"/>
              <w:bottom w:val="single" w:sz="4" w:space="0" w:color="auto"/>
              <w:right w:val="single" w:sz="4" w:space="0" w:color="auto"/>
            </w:tcBorders>
            <w:vAlign w:val="bottom"/>
          </w:tcPr>
          <w:p w14:paraId="1078A3E9" w14:textId="2B42230A"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Control</w:t>
            </w:r>
          </w:p>
        </w:tc>
        <w:tc>
          <w:tcPr>
            <w:tcW w:w="1894" w:type="dxa"/>
            <w:tcBorders>
              <w:top w:val="single" w:sz="4" w:space="0" w:color="auto"/>
              <w:left w:val="single" w:sz="4" w:space="0" w:color="auto"/>
              <w:bottom w:val="single" w:sz="4" w:space="0" w:color="auto"/>
              <w:right w:val="single" w:sz="4" w:space="0" w:color="auto"/>
            </w:tcBorders>
            <w:vAlign w:val="bottom"/>
          </w:tcPr>
          <w:p w14:paraId="17356524" w14:textId="67339CDA"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Charging Efficiency (%)</w:t>
            </w:r>
          </w:p>
        </w:tc>
        <w:tc>
          <w:tcPr>
            <w:tcW w:w="1895" w:type="dxa"/>
            <w:gridSpan w:val="2"/>
            <w:tcBorders>
              <w:top w:val="single" w:sz="4" w:space="0" w:color="auto"/>
              <w:left w:val="single" w:sz="4" w:space="0" w:color="auto"/>
              <w:bottom w:val="single" w:sz="4" w:space="0" w:color="auto"/>
              <w:right w:val="single" w:sz="4" w:space="0" w:color="auto"/>
            </w:tcBorders>
            <w:vAlign w:val="bottom"/>
          </w:tcPr>
          <w:p w14:paraId="03DF125A" w14:textId="2652481C"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Discharging Efficiency (%)</w:t>
            </w:r>
          </w:p>
        </w:tc>
        <w:tc>
          <w:tcPr>
            <w:tcW w:w="1895" w:type="dxa"/>
            <w:tcBorders>
              <w:top w:val="single" w:sz="4" w:space="0" w:color="auto"/>
              <w:left w:val="single" w:sz="4" w:space="0" w:color="auto"/>
              <w:bottom w:val="single" w:sz="4" w:space="0" w:color="auto"/>
              <w:right w:val="single" w:sz="4" w:space="0" w:color="auto"/>
            </w:tcBorders>
            <w:vAlign w:val="bottom"/>
          </w:tcPr>
          <w:p w14:paraId="59152793" w14:textId="5C7B40A6"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ins w:id="4" w:author="Alhabibi, Haider@Energy" w:date="2022-07-12T09:53:00Z">
              <w:r w:rsidRPr="00E6365F">
                <w:rPr>
                  <w:rFonts w:asciiTheme="minorHAnsi" w:hAnsiTheme="minorHAnsi" w:cstheme="minorHAnsi"/>
                  <w:color w:val="242424"/>
                  <w:shd w:val="clear" w:color="auto" w:fill="FFFFFF"/>
                </w:rPr>
                <w:t>Round Trip Efficiency (%)</w:t>
              </w:r>
            </w:ins>
          </w:p>
        </w:tc>
      </w:tr>
      <w:tr w:rsidR="009E6417" w:rsidRPr="00E6365F" w14:paraId="4B5C19F8" w14:textId="1086D273" w:rsidTr="00F15EA5">
        <w:trPr>
          <w:gridAfter w:val="1"/>
          <w:wAfter w:w="18" w:type="dxa"/>
          <w:cantSplit/>
          <w:trHeight w:val="399"/>
        </w:trPr>
        <w:tc>
          <w:tcPr>
            <w:tcW w:w="2172" w:type="dxa"/>
            <w:gridSpan w:val="2"/>
            <w:tcBorders>
              <w:top w:val="single" w:sz="4" w:space="0" w:color="auto"/>
              <w:left w:val="single" w:sz="4" w:space="0" w:color="auto"/>
              <w:bottom w:val="single" w:sz="4" w:space="0" w:color="auto"/>
              <w:right w:val="single" w:sz="4" w:space="0" w:color="auto"/>
            </w:tcBorders>
            <w:vAlign w:val="bottom"/>
          </w:tcPr>
          <w:p w14:paraId="00C44E0A"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1086" w:type="dxa"/>
            <w:tcBorders>
              <w:top w:val="single" w:sz="4" w:space="0" w:color="auto"/>
              <w:left w:val="single" w:sz="4" w:space="0" w:color="auto"/>
              <w:bottom w:val="single" w:sz="4" w:space="0" w:color="auto"/>
              <w:right w:val="single" w:sz="4" w:space="0" w:color="auto"/>
            </w:tcBorders>
            <w:vAlign w:val="bottom"/>
          </w:tcPr>
          <w:p w14:paraId="05F27422"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814" w:type="dxa"/>
            <w:tcBorders>
              <w:top w:val="single" w:sz="4" w:space="0" w:color="auto"/>
              <w:left w:val="single" w:sz="4" w:space="0" w:color="auto"/>
              <w:bottom w:val="single" w:sz="4" w:space="0" w:color="auto"/>
              <w:right w:val="single" w:sz="4" w:space="0" w:color="auto"/>
            </w:tcBorders>
            <w:vAlign w:val="bottom"/>
          </w:tcPr>
          <w:p w14:paraId="36714DD9"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1040" w:type="dxa"/>
            <w:tcBorders>
              <w:top w:val="single" w:sz="4" w:space="0" w:color="auto"/>
              <w:left w:val="single" w:sz="4" w:space="0" w:color="auto"/>
              <w:bottom w:val="single" w:sz="4" w:space="0" w:color="auto"/>
              <w:right w:val="single" w:sz="4" w:space="0" w:color="auto"/>
            </w:tcBorders>
            <w:vAlign w:val="bottom"/>
          </w:tcPr>
          <w:p w14:paraId="75A6E0A3"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1894" w:type="dxa"/>
            <w:tcBorders>
              <w:top w:val="single" w:sz="4" w:space="0" w:color="auto"/>
              <w:left w:val="single" w:sz="4" w:space="0" w:color="auto"/>
              <w:bottom w:val="single" w:sz="4" w:space="0" w:color="auto"/>
              <w:right w:val="single" w:sz="4" w:space="0" w:color="auto"/>
            </w:tcBorders>
            <w:vAlign w:val="bottom"/>
          </w:tcPr>
          <w:p w14:paraId="76FDE0F1"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1895" w:type="dxa"/>
            <w:gridSpan w:val="2"/>
            <w:tcBorders>
              <w:top w:val="single" w:sz="4" w:space="0" w:color="auto"/>
              <w:left w:val="single" w:sz="4" w:space="0" w:color="auto"/>
              <w:bottom w:val="single" w:sz="4" w:space="0" w:color="auto"/>
              <w:right w:val="single" w:sz="4" w:space="0" w:color="auto"/>
            </w:tcBorders>
            <w:vAlign w:val="bottom"/>
          </w:tcPr>
          <w:p w14:paraId="415DED0E" w14:textId="6C042B4C"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p>
        </w:tc>
        <w:tc>
          <w:tcPr>
            <w:tcW w:w="1895" w:type="dxa"/>
            <w:tcBorders>
              <w:top w:val="single" w:sz="4" w:space="0" w:color="auto"/>
              <w:left w:val="single" w:sz="4" w:space="0" w:color="auto"/>
              <w:bottom w:val="single" w:sz="4" w:space="0" w:color="auto"/>
              <w:right w:val="single" w:sz="4" w:space="0" w:color="auto"/>
            </w:tcBorders>
          </w:tcPr>
          <w:p w14:paraId="1F4445FE" w14:textId="77777777" w:rsidR="009E6417" w:rsidRPr="00E6365F" w:rsidRDefault="009E6417"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p>
        </w:tc>
      </w:tr>
      <w:tr w:rsidR="0031554E" w:rsidRPr="00E6365F" w14:paraId="3336EBCA" w14:textId="2C7D6457" w:rsidTr="005F76A9">
        <w:trPr>
          <w:cantSplit/>
          <w:trHeight w:val="436"/>
        </w:trPr>
        <w:tc>
          <w:tcPr>
            <w:tcW w:w="541" w:type="dxa"/>
            <w:tcBorders>
              <w:top w:val="double" w:sz="4" w:space="0" w:color="auto"/>
              <w:left w:val="single" w:sz="4" w:space="0" w:color="auto"/>
              <w:bottom w:val="single" w:sz="4" w:space="0" w:color="auto"/>
              <w:right w:val="single" w:sz="4" w:space="0" w:color="auto"/>
            </w:tcBorders>
            <w:vAlign w:val="center"/>
          </w:tcPr>
          <w:p w14:paraId="700C6095" w14:textId="5CB77409" w:rsidR="0031554E" w:rsidRPr="00E6365F" w:rsidRDefault="0031554E"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07</w:t>
            </w:r>
          </w:p>
        </w:tc>
        <w:tc>
          <w:tcPr>
            <w:tcW w:w="1631" w:type="dxa"/>
            <w:tcBorders>
              <w:top w:val="double" w:sz="4" w:space="0" w:color="auto"/>
              <w:left w:val="single" w:sz="4" w:space="0" w:color="auto"/>
              <w:bottom w:val="single" w:sz="4" w:space="0" w:color="auto"/>
              <w:right w:val="single" w:sz="4" w:space="0" w:color="auto"/>
            </w:tcBorders>
            <w:vAlign w:val="center"/>
          </w:tcPr>
          <w:p w14:paraId="3E87D0B8" w14:textId="61EC2046" w:rsidR="0031554E" w:rsidRPr="00E6365F" w:rsidRDefault="0031554E"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Battery Storage System Certified by CEC</w:t>
            </w:r>
          </w:p>
        </w:tc>
        <w:tc>
          <w:tcPr>
            <w:tcW w:w="8642" w:type="dxa"/>
            <w:gridSpan w:val="8"/>
            <w:tcBorders>
              <w:top w:val="double" w:sz="4" w:space="0" w:color="auto"/>
              <w:left w:val="single" w:sz="4" w:space="0" w:color="auto"/>
              <w:bottom w:val="single" w:sz="4" w:space="0" w:color="auto"/>
              <w:right w:val="single" w:sz="4" w:space="0" w:color="auto"/>
            </w:tcBorders>
            <w:vAlign w:val="center"/>
          </w:tcPr>
          <w:p w14:paraId="617F38A4" w14:textId="083C33A9" w:rsidR="0031554E" w:rsidRPr="00E6365F" w:rsidRDefault="0031554E" w:rsidP="009E6417">
            <w:pPr>
              <w:keepNext/>
              <w:tabs>
                <w:tab w:val="left" w:pos="2160"/>
                <w:tab w:val="left" w:pos="2700"/>
                <w:tab w:val="left" w:pos="3420"/>
                <w:tab w:val="left" w:pos="3780"/>
                <w:tab w:val="left" w:pos="5760"/>
                <w:tab w:val="left" w:pos="7212"/>
              </w:tabs>
              <w:jc w:val="center"/>
              <w:rPr>
                <w:rFonts w:asciiTheme="minorHAnsi" w:hAnsiTheme="minorHAnsi" w:cstheme="minorHAnsi"/>
              </w:rPr>
            </w:pPr>
            <w:r w:rsidRPr="00E6365F">
              <w:rPr>
                <w:rFonts w:asciiTheme="minorHAnsi" w:hAnsiTheme="minorHAnsi" w:cstheme="minorHAnsi"/>
              </w:rPr>
              <w:t>□</w:t>
            </w:r>
            <w:r w:rsidRPr="00E6365F">
              <w:rPr>
                <w:rFonts w:asciiTheme="minorHAnsi" w:hAnsiTheme="minorHAnsi" w:cstheme="minorHAnsi"/>
                <w:b/>
              </w:rPr>
              <w:t xml:space="preserve"> Yes       </w:t>
            </w:r>
            <w:r w:rsidRPr="00E6365F">
              <w:rPr>
                <w:rFonts w:asciiTheme="minorHAnsi" w:hAnsiTheme="minorHAnsi" w:cstheme="minorHAnsi"/>
              </w:rPr>
              <w:t>□</w:t>
            </w:r>
            <w:r w:rsidRPr="00E6365F">
              <w:rPr>
                <w:rFonts w:asciiTheme="minorHAnsi" w:hAnsiTheme="minorHAnsi" w:cstheme="minorHAnsi"/>
                <w:b/>
              </w:rPr>
              <w:t xml:space="preserve"> No</w:t>
            </w:r>
          </w:p>
        </w:tc>
      </w:tr>
    </w:tbl>
    <w:p w14:paraId="634D4D6C" w14:textId="616AC06B" w:rsidR="00331E49" w:rsidRPr="002A7CDD" w:rsidRDefault="00331E49">
      <w:pPr>
        <w:rPr>
          <w:rFonts w:asciiTheme="minorHAnsi" w:hAnsiTheme="minorHAnsi"/>
          <w:szCs w:val="18"/>
        </w:rPr>
      </w:pPr>
    </w:p>
    <w:tbl>
      <w:tblPr>
        <w:tblW w:w="10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1"/>
      </w:tblGrid>
      <w:tr w:rsidR="008B38A1" w:rsidRPr="002A7CDD" w14:paraId="585F8830" w14:textId="77777777" w:rsidTr="00956F1E">
        <w:trPr>
          <w:trHeight w:val="195"/>
        </w:trPr>
        <w:tc>
          <w:tcPr>
            <w:tcW w:w="10811" w:type="dxa"/>
            <w:tcBorders>
              <w:top w:val="single" w:sz="4" w:space="0" w:color="000000"/>
              <w:left w:val="single" w:sz="4" w:space="0" w:color="000000"/>
              <w:bottom w:val="single" w:sz="4" w:space="0" w:color="000000"/>
              <w:right w:val="single" w:sz="4" w:space="0" w:color="000000"/>
            </w:tcBorders>
            <w:vAlign w:val="center"/>
          </w:tcPr>
          <w:p w14:paraId="563C0A2F" w14:textId="39EC3012" w:rsidR="008B38A1" w:rsidRPr="002A7CDD" w:rsidRDefault="00E11155" w:rsidP="008B38A1">
            <w:pPr>
              <w:spacing w:line="276" w:lineRule="auto"/>
              <w:rPr>
                <w:rFonts w:asciiTheme="minorHAnsi" w:eastAsia="Calibri" w:hAnsiTheme="minorHAnsi"/>
                <w:b/>
                <w:szCs w:val="18"/>
              </w:rPr>
            </w:pPr>
            <w:r w:rsidRPr="002A7CDD">
              <w:rPr>
                <w:rFonts w:asciiTheme="minorHAnsi" w:eastAsia="Calibri" w:hAnsiTheme="minorHAnsi"/>
                <w:b/>
                <w:szCs w:val="18"/>
              </w:rPr>
              <w:t>D</w:t>
            </w:r>
            <w:r w:rsidR="008B38A1" w:rsidRPr="002A7CDD">
              <w:rPr>
                <w:rFonts w:asciiTheme="minorHAnsi" w:eastAsia="Calibri" w:hAnsiTheme="minorHAnsi"/>
                <w:b/>
                <w:szCs w:val="18"/>
              </w:rPr>
              <w:t>. Compliance Statement</w:t>
            </w:r>
          </w:p>
        </w:tc>
      </w:tr>
      <w:tr w:rsidR="008B38A1" w:rsidRPr="008B38A1" w14:paraId="4CB344BE" w14:textId="77777777" w:rsidTr="007E1B2E">
        <w:trPr>
          <w:trHeight w:val="287"/>
        </w:trPr>
        <w:tc>
          <w:tcPr>
            <w:tcW w:w="10811" w:type="dxa"/>
            <w:tcBorders>
              <w:top w:val="single" w:sz="4" w:space="0" w:color="000000"/>
              <w:left w:val="single" w:sz="4" w:space="0" w:color="000000"/>
              <w:bottom w:val="single" w:sz="4" w:space="0" w:color="000000"/>
              <w:right w:val="single" w:sz="4" w:space="0" w:color="000000"/>
            </w:tcBorders>
            <w:vAlign w:val="center"/>
          </w:tcPr>
          <w:p w14:paraId="63F86E7B" w14:textId="2F83C740" w:rsidR="008B38A1" w:rsidRPr="008B38A1" w:rsidRDefault="008B38A1" w:rsidP="008B38A1">
            <w:pPr>
              <w:rPr>
                <w:rFonts w:asciiTheme="minorHAnsi" w:eastAsia="Calibri" w:hAnsiTheme="minorHAnsi"/>
                <w:sz w:val="18"/>
                <w:szCs w:val="18"/>
              </w:rPr>
            </w:pPr>
          </w:p>
        </w:tc>
      </w:tr>
    </w:tbl>
    <w:p w14:paraId="02F67619" w14:textId="77777777" w:rsidR="00A01668" w:rsidRDefault="00A01668"/>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A01668" w:rsidRPr="004C5DBE" w14:paraId="4DEFB7C6" w14:textId="77777777" w:rsidTr="009A24CB">
        <w:trPr>
          <w:trHeight w:val="206"/>
        </w:trPr>
        <w:tc>
          <w:tcPr>
            <w:tcW w:w="10943" w:type="dxa"/>
            <w:gridSpan w:val="4"/>
            <w:vAlign w:val="center"/>
          </w:tcPr>
          <w:p w14:paraId="04C9D4A7" w14:textId="77777777" w:rsidR="00A01668" w:rsidRPr="00E235FA" w:rsidRDefault="00A01668" w:rsidP="009A24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5" w:name="_Hlk86243627"/>
            <w:r w:rsidRPr="00E235FA">
              <w:rPr>
                <w:rFonts w:asciiTheme="minorHAnsi" w:hAnsiTheme="minorHAnsi" w:cs="Arial"/>
                <w:b/>
                <w:caps/>
              </w:rPr>
              <w:lastRenderedPageBreak/>
              <w:t>Documentation Author's Declaration Statement</w:t>
            </w:r>
          </w:p>
        </w:tc>
      </w:tr>
      <w:tr w:rsidR="00A01668" w:rsidRPr="004C5DBE" w14:paraId="7FAC0037" w14:textId="77777777" w:rsidTr="009A24CB">
        <w:trPr>
          <w:trHeight w:hRule="exact" w:val="262"/>
        </w:trPr>
        <w:tc>
          <w:tcPr>
            <w:tcW w:w="10943" w:type="dxa"/>
            <w:gridSpan w:val="4"/>
            <w:vAlign w:val="center"/>
          </w:tcPr>
          <w:p w14:paraId="006A0E1C" w14:textId="77777777" w:rsidR="00A01668" w:rsidRPr="00E235FA" w:rsidRDefault="00A01668" w:rsidP="00A01668">
            <w:pPr>
              <w:keepNext/>
              <w:numPr>
                <w:ilvl w:val="0"/>
                <w:numId w:val="15"/>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A01668" w:rsidRPr="004C5DBE" w14:paraId="2E4EB941" w14:textId="77777777" w:rsidTr="009A24CB">
        <w:trPr>
          <w:trHeight w:val="360"/>
        </w:trPr>
        <w:tc>
          <w:tcPr>
            <w:tcW w:w="5577" w:type="dxa"/>
            <w:gridSpan w:val="2"/>
          </w:tcPr>
          <w:p w14:paraId="04913918" w14:textId="77777777" w:rsidR="00A01668" w:rsidRPr="00E235FA" w:rsidRDefault="00A01668" w:rsidP="009A24CB">
            <w:pPr>
              <w:keepNext/>
              <w:rPr>
                <w:rFonts w:asciiTheme="minorHAnsi" w:hAnsiTheme="minorHAnsi"/>
              </w:rPr>
            </w:pPr>
            <w:r w:rsidRPr="00E235FA">
              <w:rPr>
                <w:rFonts w:asciiTheme="minorHAnsi" w:hAnsiTheme="minorHAnsi"/>
              </w:rPr>
              <w:t>Documentation Author Name:</w:t>
            </w:r>
          </w:p>
        </w:tc>
        <w:tc>
          <w:tcPr>
            <w:tcW w:w="5366" w:type="dxa"/>
            <w:gridSpan w:val="2"/>
          </w:tcPr>
          <w:p w14:paraId="5247FA00" w14:textId="77777777" w:rsidR="00A01668" w:rsidRPr="00E235FA" w:rsidRDefault="00A01668" w:rsidP="009A24CB">
            <w:pPr>
              <w:keepNext/>
              <w:rPr>
                <w:rFonts w:asciiTheme="minorHAnsi" w:hAnsiTheme="minorHAnsi"/>
              </w:rPr>
            </w:pPr>
            <w:r w:rsidRPr="00E235FA">
              <w:rPr>
                <w:rFonts w:asciiTheme="minorHAnsi" w:hAnsiTheme="minorHAnsi"/>
              </w:rPr>
              <w:t>Documentation Author Signature:</w:t>
            </w:r>
          </w:p>
        </w:tc>
      </w:tr>
      <w:tr w:rsidR="00A01668" w:rsidRPr="004C5DBE" w14:paraId="3887A318" w14:textId="77777777" w:rsidTr="009A24CB">
        <w:trPr>
          <w:trHeight w:val="360"/>
        </w:trPr>
        <w:tc>
          <w:tcPr>
            <w:tcW w:w="5577" w:type="dxa"/>
            <w:gridSpan w:val="2"/>
          </w:tcPr>
          <w:p w14:paraId="1D25B1A1" w14:textId="77777777" w:rsidR="00A01668" w:rsidRPr="00E235FA" w:rsidRDefault="00A01668" w:rsidP="009A24CB">
            <w:pPr>
              <w:keepNext/>
              <w:rPr>
                <w:rFonts w:asciiTheme="minorHAnsi" w:hAnsiTheme="minorHAnsi"/>
              </w:rPr>
            </w:pPr>
            <w:r w:rsidRPr="00E235FA">
              <w:rPr>
                <w:rFonts w:asciiTheme="minorHAnsi" w:hAnsiTheme="minorHAnsi"/>
              </w:rPr>
              <w:t>Documentation Author Company Name:</w:t>
            </w:r>
          </w:p>
        </w:tc>
        <w:tc>
          <w:tcPr>
            <w:tcW w:w="5366" w:type="dxa"/>
            <w:gridSpan w:val="2"/>
          </w:tcPr>
          <w:p w14:paraId="4A1C3E1C" w14:textId="77777777" w:rsidR="00A01668" w:rsidRPr="00E235FA" w:rsidRDefault="00A01668" w:rsidP="009A24CB">
            <w:pPr>
              <w:keepNext/>
              <w:rPr>
                <w:rFonts w:asciiTheme="minorHAnsi" w:hAnsiTheme="minorHAnsi"/>
              </w:rPr>
            </w:pPr>
            <w:r w:rsidRPr="00E235FA">
              <w:rPr>
                <w:rFonts w:asciiTheme="minorHAnsi" w:hAnsiTheme="minorHAnsi"/>
              </w:rPr>
              <w:t>Date Signed:</w:t>
            </w:r>
          </w:p>
        </w:tc>
      </w:tr>
      <w:tr w:rsidR="00A01668" w:rsidRPr="004C5DBE" w14:paraId="4755DBE4" w14:textId="77777777" w:rsidTr="009A24CB">
        <w:trPr>
          <w:trHeight w:val="360"/>
        </w:trPr>
        <w:tc>
          <w:tcPr>
            <w:tcW w:w="5577" w:type="dxa"/>
            <w:gridSpan w:val="2"/>
          </w:tcPr>
          <w:p w14:paraId="4688B146" w14:textId="77777777" w:rsidR="00A01668" w:rsidRPr="00E235FA" w:rsidRDefault="00A01668" w:rsidP="009A24CB">
            <w:pPr>
              <w:keepNext/>
              <w:rPr>
                <w:rFonts w:asciiTheme="minorHAnsi" w:hAnsiTheme="minorHAnsi"/>
              </w:rPr>
            </w:pPr>
            <w:r w:rsidRPr="00E235FA">
              <w:rPr>
                <w:rFonts w:asciiTheme="minorHAnsi" w:hAnsiTheme="minorHAnsi"/>
              </w:rPr>
              <w:t>Address:</w:t>
            </w:r>
          </w:p>
        </w:tc>
        <w:tc>
          <w:tcPr>
            <w:tcW w:w="5366" w:type="dxa"/>
            <w:gridSpan w:val="2"/>
          </w:tcPr>
          <w:p w14:paraId="0505B74E" w14:textId="77777777" w:rsidR="00A01668" w:rsidRPr="00E235FA" w:rsidRDefault="00A01668" w:rsidP="009A24CB">
            <w:pPr>
              <w:keepNext/>
              <w:rPr>
                <w:rFonts w:asciiTheme="minorHAnsi" w:hAnsiTheme="minorHAnsi"/>
              </w:rPr>
            </w:pPr>
            <w:r w:rsidRPr="00E235FA">
              <w:rPr>
                <w:rFonts w:asciiTheme="minorHAnsi" w:hAnsiTheme="minorHAnsi"/>
              </w:rPr>
              <w:t>CEA/HERS Certification Identification (If applicable):</w:t>
            </w:r>
          </w:p>
        </w:tc>
      </w:tr>
      <w:tr w:rsidR="00A01668" w:rsidRPr="004C5DBE" w14:paraId="35BCDDC1" w14:textId="77777777" w:rsidTr="009A24CB">
        <w:trPr>
          <w:trHeight w:val="360"/>
        </w:trPr>
        <w:tc>
          <w:tcPr>
            <w:tcW w:w="5577" w:type="dxa"/>
            <w:gridSpan w:val="2"/>
          </w:tcPr>
          <w:p w14:paraId="43E18847" w14:textId="77777777" w:rsidR="00A01668" w:rsidRPr="00E235FA" w:rsidRDefault="00A01668" w:rsidP="009A24CB">
            <w:pPr>
              <w:keepNext/>
              <w:rPr>
                <w:rFonts w:asciiTheme="minorHAnsi" w:hAnsiTheme="minorHAnsi"/>
              </w:rPr>
            </w:pPr>
            <w:r w:rsidRPr="00E235FA">
              <w:rPr>
                <w:rFonts w:asciiTheme="minorHAnsi" w:hAnsiTheme="minorHAnsi"/>
              </w:rPr>
              <w:t>City/State/Zip:</w:t>
            </w:r>
          </w:p>
        </w:tc>
        <w:tc>
          <w:tcPr>
            <w:tcW w:w="5366" w:type="dxa"/>
            <w:gridSpan w:val="2"/>
          </w:tcPr>
          <w:p w14:paraId="3E35EC73" w14:textId="77777777" w:rsidR="00A01668" w:rsidRPr="00E235FA" w:rsidRDefault="00A01668" w:rsidP="009A24CB">
            <w:pPr>
              <w:keepNext/>
              <w:rPr>
                <w:rFonts w:asciiTheme="minorHAnsi" w:hAnsiTheme="minorHAnsi"/>
              </w:rPr>
            </w:pPr>
            <w:r w:rsidRPr="00E235FA">
              <w:rPr>
                <w:rFonts w:asciiTheme="minorHAnsi" w:hAnsiTheme="minorHAnsi"/>
              </w:rPr>
              <w:t>Phone:</w:t>
            </w:r>
          </w:p>
        </w:tc>
      </w:tr>
      <w:tr w:rsidR="00A01668" w:rsidRPr="004C5DBE" w14:paraId="3147CA38" w14:textId="77777777" w:rsidTr="009A24CB">
        <w:tblPrEx>
          <w:tblCellMar>
            <w:left w:w="115" w:type="dxa"/>
            <w:right w:w="115" w:type="dxa"/>
          </w:tblCellMar>
        </w:tblPrEx>
        <w:trPr>
          <w:trHeight w:val="296"/>
        </w:trPr>
        <w:tc>
          <w:tcPr>
            <w:tcW w:w="10943" w:type="dxa"/>
            <w:gridSpan w:val="4"/>
            <w:vAlign w:val="center"/>
          </w:tcPr>
          <w:p w14:paraId="2994171F" w14:textId="77777777" w:rsidR="00A01668" w:rsidRPr="00E235FA" w:rsidRDefault="00A01668" w:rsidP="009A24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A01668" w:rsidRPr="004C5DBE" w14:paraId="1F27E3D8" w14:textId="77777777" w:rsidTr="009A24CB">
        <w:tblPrEx>
          <w:tblCellMar>
            <w:left w:w="115" w:type="dxa"/>
            <w:right w:w="115" w:type="dxa"/>
          </w:tblCellMar>
        </w:tblPrEx>
        <w:trPr>
          <w:trHeight w:val="504"/>
        </w:trPr>
        <w:tc>
          <w:tcPr>
            <w:tcW w:w="10943" w:type="dxa"/>
            <w:gridSpan w:val="4"/>
          </w:tcPr>
          <w:p w14:paraId="2A258489" w14:textId="77777777" w:rsidR="00A01668" w:rsidRPr="00E235FA" w:rsidRDefault="00A01668" w:rsidP="00F15EA5">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7C5A4C77" w14:textId="77777777" w:rsidR="00A01668" w:rsidRPr="00E235FA" w:rsidRDefault="00A01668" w:rsidP="00F15EA5">
            <w:pPr>
              <w:keepNext/>
              <w:numPr>
                <w:ilvl w:val="0"/>
                <w:numId w:val="16"/>
              </w:numPr>
              <w:tabs>
                <w:tab w:val="left" w:pos="-2600"/>
              </w:tabs>
              <w:ind w:left="697"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2F34631F" w14:textId="77777777" w:rsidR="00A01668" w:rsidRPr="00E235FA" w:rsidRDefault="00A01668" w:rsidP="00F15EA5">
            <w:pPr>
              <w:keepNext/>
              <w:widowControl w:val="0"/>
              <w:numPr>
                <w:ilvl w:val="0"/>
                <w:numId w:val="16"/>
              </w:numPr>
              <w:ind w:left="697"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07CB79B3" w14:textId="77777777" w:rsidR="00A01668" w:rsidRPr="00E235FA" w:rsidRDefault="00A01668" w:rsidP="00F15EA5">
            <w:pPr>
              <w:keepNext/>
              <w:numPr>
                <w:ilvl w:val="0"/>
                <w:numId w:val="16"/>
              </w:numPr>
              <w:autoSpaceDE w:val="0"/>
              <w:autoSpaceDN w:val="0"/>
              <w:adjustRightInd w:val="0"/>
              <w:ind w:left="697" w:right="90" w:hanging="270"/>
              <w:contextualSpacing/>
              <w:rPr>
                <w:rFonts w:asciiTheme="minorHAnsi" w:hAnsiTheme="minorHAnsi" w:cstheme="minorHAnsi"/>
              </w:rPr>
            </w:pPr>
            <w:r w:rsidRPr="00E235FA">
              <w:rPr>
                <w:rFonts w:asciiTheme="minorHAnsi" w:hAnsiTheme="minorHAnsi" w:cstheme="minorHAnsi"/>
              </w:rPr>
              <w:t xml:space="preserve">The constructed or installed features, materials, </w:t>
            </w:r>
            <w:proofErr w:type="gramStart"/>
            <w:r w:rsidRPr="00E235FA">
              <w:rPr>
                <w:rFonts w:asciiTheme="minorHAnsi" w:hAnsiTheme="minorHAnsi" w:cstheme="minorHAnsi"/>
              </w:rPr>
              <w:t>components</w:t>
            </w:r>
            <w:proofErr w:type="gramEnd"/>
            <w:r w:rsidRPr="00E235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4088EE9" w14:textId="77777777" w:rsidR="00A01668" w:rsidRPr="00E235FA" w:rsidRDefault="00A01668" w:rsidP="00F15EA5">
            <w:pPr>
              <w:keepNext/>
              <w:numPr>
                <w:ilvl w:val="0"/>
                <w:numId w:val="16"/>
              </w:numPr>
              <w:autoSpaceDE w:val="0"/>
              <w:autoSpaceDN w:val="0"/>
              <w:adjustRightInd w:val="0"/>
              <w:ind w:left="697"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E235FA">
              <w:rPr>
                <w:rFonts w:asciiTheme="minorHAnsi" w:hAnsiTheme="minorHAnsi" w:cstheme="minorHAnsi"/>
              </w:rPr>
              <w:t>building, and</w:t>
            </w:r>
            <w:proofErr w:type="gramEnd"/>
            <w:r w:rsidRPr="00E235FA">
              <w:rPr>
                <w:rFonts w:asciiTheme="minorHAnsi" w:hAnsiTheme="minorHAnsi" w:cstheme="minorHAnsi"/>
              </w:rPr>
              <w:t xml:space="preserve"> made available to the enforcement agency for all applicable inspections, and I will take the necessary steps to ensure this requirement is accomplished. </w:t>
            </w:r>
          </w:p>
          <w:p w14:paraId="775F5409" w14:textId="77777777" w:rsidR="00A01668" w:rsidRPr="00E235FA" w:rsidRDefault="00A01668" w:rsidP="00F15EA5">
            <w:pPr>
              <w:keepNext/>
              <w:numPr>
                <w:ilvl w:val="0"/>
                <w:numId w:val="16"/>
              </w:numPr>
              <w:autoSpaceDE w:val="0"/>
              <w:autoSpaceDN w:val="0"/>
              <w:adjustRightInd w:val="0"/>
              <w:ind w:left="697"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01668" w:rsidRPr="004C5DBE" w14:paraId="660CB832" w14:textId="77777777" w:rsidTr="009A24CB">
        <w:tblPrEx>
          <w:tblCellMar>
            <w:left w:w="108" w:type="dxa"/>
            <w:right w:w="108" w:type="dxa"/>
          </w:tblCellMar>
        </w:tblPrEx>
        <w:trPr>
          <w:trHeight w:val="360"/>
        </w:trPr>
        <w:tc>
          <w:tcPr>
            <w:tcW w:w="5307" w:type="dxa"/>
          </w:tcPr>
          <w:p w14:paraId="585C91A3" w14:textId="77777777" w:rsidR="00A01668" w:rsidRPr="00E235FA" w:rsidRDefault="00A01668" w:rsidP="009A24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724BEE95" w14:textId="77777777" w:rsidR="00A01668" w:rsidRPr="00E235FA" w:rsidRDefault="00A01668" w:rsidP="009A24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A01668" w:rsidRPr="004C5DBE" w14:paraId="62B13014"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1034FED" w14:textId="77777777" w:rsidR="00A01668" w:rsidRPr="00E235FA" w:rsidRDefault="00A01668"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71DF0F1" w14:textId="77777777" w:rsidR="00A01668" w:rsidRPr="00E235FA" w:rsidRDefault="00A01668"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A01668" w:rsidRPr="004C5DBE" w14:paraId="50697813"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28E6A00" w14:textId="77777777" w:rsidR="00A01668" w:rsidRPr="00E235FA" w:rsidRDefault="00A01668"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C8549B4" w14:textId="77777777" w:rsidR="00A01668" w:rsidRPr="00E235FA" w:rsidRDefault="00A01668"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A01668" w:rsidRPr="004C5DBE" w14:paraId="56C05F6E" w14:textId="77777777" w:rsidTr="009A24CB">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304A24" w14:textId="77777777" w:rsidR="00A01668" w:rsidRPr="00E235FA" w:rsidRDefault="00A01668"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C992DBB" w14:textId="77777777" w:rsidR="00A01668" w:rsidRPr="00E235FA" w:rsidRDefault="00A01668"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2B7C3314" w14:textId="77777777" w:rsidR="00A01668" w:rsidRPr="00E235FA" w:rsidRDefault="00A01668" w:rsidP="009A24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5"/>
    </w:tbl>
    <w:p w14:paraId="331CCDF6" w14:textId="68D9B4B5" w:rsidR="008A116E" w:rsidRDefault="008A116E">
      <w:r>
        <w:br w:type="page"/>
      </w:r>
    </w:p>
    <w:p w14:paraId="7F3468BC" w14:textId="77777777" w:rsidR="006A0A8D" w:rsidRDefault="006A0A8D" w:rsidP="000A4E0F">
      <w:pPr>
        <w:rPr>
          <w:rFonts w:asciiTheme="minorHAnsi" w:hAnsiTheme="minorHAnsi" w:cs="Arial"/>
          <w:b/>
          <w:bCs/>
          <w:i/>
          <w:caps/>
          <w:u w:val="single"/>
        </w:rPr>
        <w:sectPr w:rsidR="006A0A8D" w:rsidSect="00956F1E">
          <w:headerReference w:type="default" r:id="rId12"/>
          <w:footerReference w:type="default" r:id="rId13"/>
          <w:pgSz w:w="12240" w:h="15840" w:code="1"/>
          <w:pgMar w:top="720" w:right="720" w:bottom="720" w:left="720" w:header="432" w:footer="576" w:gutter="0"/>
          <w:cols w:space="720"/>
          <w:docGrid w:linePitch="272"/>
        </w:sectPr>
      </w:pPr>
    </w:p>
    <w:p w14:paraId="5C302169" w14:textId="43DF91DA" w:rsidR="006A0A8D" w:rsidRPr="0044189E" w:rsidRDefault="006A0A8D" w:rsidP="006A0A8D">
      <w:pPr>
        <w:jc w:val="center"/>
        <w:rPr>
          <w:rFonts w:asciiTheme="minorHAnsi" w:hAnsiTheme="minorHAnsi"/>
          <w:b/>
        </w:rPr>
      </w:pPr>
      <w:r w:rsidRPr="0044189E">
        <w:rPr>
          <w:rFonts w:asciiTheme="minorHAnsi" w:hAnsiTheme="minorHAnsi"/>
          <w:b/>
        </w:rPr>
        <w:lastRenderedPageBreak/>
        <w:t>CF2R-</w:t>
      </w:r>
      <w:r>
        <w:rPr>
          <w:rFonts w:asciiTheme="minorHAnsi" w:hAnsiTheme="minorHAnsi"/>
          <w:b/>
        </w:rPr>
        <w:t>PVB</w:t>
      </w:r>
      <w:r w:rsidRPr="0044189E">
        <w:rPr>
          <w:rFonts w:asciiTheme="minorHAnsi" w:hAnsiTheme="minorHAnsi"/>
          <w:b/>
        </w:rPr>
        <w:t>-0</w:t>
      </w:r>
      <w:r>
        <w:rPr>
          <w:rFonts w:asciiTheme="minorHAnsi" w:hAnsiTheme="minorHAnsi"/>
          <w:b/>
        </w:rPr>
        <w:t>2</w:t>
      </w:r>
      <w:r w:rsidRPr="0044189E">
        <w:rPr>
          <w:rFonts w:asciiTheme="minorHAnsi" w:hAnsiTheme="minorHAnsi"/>
          <w:b/>
        </w:rPr>
        <w:t>-E User Instructions</w:t>
      </w:r>
    </w:p>
    <w:p w14:paraId="3D7EA1BF" w14:textId="77777777" w:rsidR="006A0A8D" w:rsidRPr="0044189E" w:rsidRDefault="006A0A8D" w:rsidP="006A0A8D">
      <w:pPr>
        <w:spacing w:before="120"/>
        <w:rPr>
          <w:rFonts w:asciiTheme="minorHAnsi" w:hAnsiTheme="minorHAnsi"/>
          <w:b/>
        </w:rPr>
      </w:pPr>
    </w:p>
    <w:p w14:paraId="3E0FE5BE" w14:textId="77777777" w:rsidR="006A0A8D" w:rsidRPr="0044189E" w:rsidRDefault="006A0A8D" w:rsidP="006A0A8D">
      <w:pPr>
        <w:numPr>
          <w:ilvl w:val="0"/>
          <w:numId w:val="14"/>
        </w:numPr>
        <w:spacing w:before="120" w:line="276" w:lineRule="auto"/>
        <w:ind w:left="270" w:hanging="270"/>
        <w:contextualSpacing/>
        <w:rPr>
          <w:rFonts w:asciiTheme="minorHAnsi" w:hAnsiTheme="minorHAnsi"/>
          <w:b/>
        </w:rPr>
      </w:pPr>
      <w:r w:rsidRPr="0044189E">
        <w:rPr>
          <w:rFonts w:asciiTheme="minorHAnsi" w:hAnsiTheme="minorHAnsi"/>
          <w:b/>
        </w:rPr>
        <w:t>General Information</w:t>
      </w:r>
    </w:p>
    <w:p w14:paraId="09139E4B" w14:textId="52BA8641" w:rsidR="00235E56" w:rsidRPr="00235E56" w:rsidRDefault="00235E56">
      <w:pPr>
        <w:pStyle w:val="ListParagraph"/>
        <w:ind w:left="0"/>
        <w:rPr>
          <w:rFonts w:asciiTheme="minorHAnsi" w:hAnsiTheme="minorHAnsi"/>
        </w:rPr>
      </w:pPr>
      <w:r w:rsidRPr="00235E56">
        <w:rPr>
          <w:rFonts w:asciiTheme="minorHAnsi" w:hAnsiTheme="minorHAnsi"/>
        </w:rPr>
        <w:t xml:space="preserve">This table reports the </w:t>
      </w:r>
      <w:r>
        <w:rPr>
          <w:rFonts w:asciiTheme="minorHAnsi" w:hAnsiTheme="minorHAnsi"/>
        </w:rPr>
        <w:t>general information</w:t>
      </w:r>
      <w:r w:rsidRPr="00235E56">
        <w:rPr>
          <w:rFonts w:asciiTheme="minorHAnsi" w:hAnsiTheme="minorHAnsi"/>
        </w:rPr>
        <w:t xml:space="preserve"> that were specified on the registered CF1R compliance document for this project. For information only and requires no user input.</w:t>
      </w:r>
    </w:p>
    <w:p w14:paraId="3E757841" w14:textId="77777777" w:rsidR="006A0A8D" w:rsidRPr="0044189E" w:rsidRDefault="006A0A8D" w:rsidP="006A0A8D">
      <w:pPr>
        <w:ind w:left="360"/>
        <w:rPr>
          <w:rFonts w:asciiTheme="minorHAnsi" w:hAnsiTheme="minorHAnsi"/>
        </w:rPr>
      </w:pPr>
    </w:p>
    <w:p w14:paraId="3B93299C" w14:textId="4C1EE9CD" w:rsidR="006A0A8D" w:rsidRPr="0044189E" w:rsidRDefault="006A0A8D" w:rsidP="006A0A8D">
      <w:pPr>
        <w:numPr>
          <w:ilvl w:val="0"/>
          <w:numId w:val="14"/>
        </w:numPr>
        <w:spacing w:before="120" w:line="276" w:lineRule="auto"/>
        <w:ind w:left="270" w:hanging="270"/>
        <w:contextualSpacing/>
        <w:rPr>
          <w:rFonts w:asciiTheme="minorHAnsi" w:hAnsiTheme="minorHAnsi"/>
          <w:b/>
        </w:rPr>
      </w:pPr>
      <w:r>
        <w:rPr>
          <w:rFonts w:asciiTheme="minorHAnsi" w:hAnsiTheme="minorHAnsi"/>
          <w:b/>
        </w:rPr>
        <w:t xml:space="preserve">Design </w:t>
      </w:r>
      <w:r w:rsidR="00235E56">
        <w:rPr>
          <w:rFonts w:asciiTheme="minorHAnsi" w:hAnsiTheme="minorHAnsi"/>
          <w:b/>
        </w:rPr>
        <w:t>Battery Storage</w:t>
      </w:r>
      <w:r>
        <w:rPr>
          <w:rFonts w:asciiTheme="minorHAnsi" w:hAnsiTheme="minorHAnsi"/>
          <w:b/>
        </w:rPr>
        <w:t xml:space="preserve"> Systems Information</w:t>
      </w:r>
    </w:p>
    <w:p w14:paraId="17B010E7" w14:textId="464CD5FF" w:rsidR="006A0A8D" w:rsidRDefault="006A0A8D" w:rsidP="006A0A8D">
      <w:pPr>
        <w:rPr>
          <w:rFonts w:asciiTheme="minorHAnsi" w:hAnsiTheme="minorHAnsi"/>
        </w:rPr>
      </w:pPr>
      <w:r w:rsidRPr="007A0ABA">
        <w:rPr>
          <w:rFonts w:asciiTheme="minorHAnsi" w:hAnsiTheme="minorHAnsi"/>
        </w:rPr>
        <w:t xml:space="preserve">This table reports the </w:t>
      </w:r>
      <w:r w:rsidR="00235E56">
        <w:rPr>
          <w:rFonts w:asciiTheme="minorHAnsi" w:hAnsiTheme="minorHAnsi"/>
        </w:rPr>
        <w:t>battery storage</w:t>
      </w:r>
      <w:r w:rsidRPr="007A0ABA">
        <w:rPr>
          <w:rFonts w:asciiTheme="minorHAnsi" w:hAnsiTheme="minorHAnsi"/>
        </w:rPr>
        <w:t xml:space="preserve"> system features that were specified on the registered CF1R compliance document for this project. For information only and requires no user input.</w:t>
      </w:r>
    </w:p>
    <w:p w14:paraId="58852F7B" w14:textId="77777777" w:rsidR="006A0A8D" w:rsidRDefault="006A0A8D" w:rsidP="006A0A8D">
      <w:pPr>
        <w:rPr>
          <w:rFonts w:asciiTheme="minorHAnsi" w:hAnsiTheme="minorHAnsi"/>
          <w:sz w:val="18"/>
          <w:szCs w:val="18"/>
        </w:rPr>
      </w:pPr>
    </w:p>
    <w:p w14:paraId="087B590E" w14:textId="4539F374" w:rsidR="006A0A8D" w:rsidRPr="0044189E" w:rsidRDefault="006A0A8D" w:rsidP="006A0A8D">
      <w:pPr>
        <w:numPr>
          <w:ilvl w:val="0"/>
          <w:numId w:val="14"/>
        </w:numPr>
        <w:spacing w:before="120" w:line="276" w:lineRule="auto"/>
        <w:ind w:left="270" w:hanging="270"/>
        <w:contextualSpacing/>
        <w:rPr>
          <w:rFonts w:asciiTheme="minorHAnsi" w:hAnsiTheme="minorHAnsi"/>
          <w:b/>
        </w:rPr>
      </w:pPr>
      <w:r>
        <w:rPr>
          <w:rFonts w:asciiTheme="minorHAnsi" w:hAnsiTheme="minorHAnsi"/>
          <w:b/>
        </w:rPr>
        <w:t xml:space="preserve">Installed </w:t>
      </w:r>
      <w:r w:rsidR="00235E56">
        <w:rPr>
          <w:rFonts w:asciiTheme="minorHAnsi" w:hAnsiTheme="minorHAnsi"/>
          <w:b/>
        </w:rPr>
        <w:t xml:space="preserve">Battery Storage </w:t>
      </w:r>
      <w:r>
        <w:rPr>
          <w:rFonts w:asciiTheme="minorHAnsi" w:hAnsiTheme="minorHAnsi"/>
          <w:b/>
        </w:rPr>
        <w:t>Systems Information</w:t>
      </w:r>
    </w:p>
    <w:p w14:paraId="7F14199E" w14:textId="27477338" w:rsidR="006A0A8D" w:rsidRPr="00D82B41" w:rsidRDefault="00235E56" w:rsidP="00D82B41">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82B41">
        <w:rPr>
          <w:rFonts w:asciiTheme="minorHAnsi" w:hAnsiTheme="minorHAnsi"/>
        </w:rPr>
        <w:t>Manufacturer</w:t>
      </w:r>
      <w:r w:rsidR="00845093" w:rsidRPr="00D82B41">
        <w:rPr>
          <w:rFonts w:asciiTheme="minorHAnsi" w:hAnsiTheme="minorHAnsi"/>
        </w:rPr>
        <w:t xml:space="preserve"> – Enter the name of the manufacturer</w:t>
      </w:r>
    </w:p>
    <w:p w14:paraId="4127B0B1" w14:textId="58DE54E2" w:rsidR="006A0A8D" w:rsidRPr="00D82B41" w:rsidRDefault="00235E56" w:rsidP="00D82B41">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82B41">
        <w:rPr>
          <w:rFonts w:asciiTheme="minorHAnsi" w:hAnsiTheme="minorHAnsi"/>
        </w:rPr>
        <w:t>Model #</w:t>
      </w:r>
      <w:r w:rsidR="00845093" w:rsidRPr="00D82B41">
        <w:rPr>
          <w:rFonts w:asciiTheme="minorHAnsi" w:hAnsiTheme="minorHAnsi"/>
        </w:rPr>
        <w:t xml:space="preserve"> - Enter the model number of the battery storage system</w:t>
      </w:r>
    </w:p>
    <w:p w14:paraId="2AB25E87" w14:textId="0DAF3901" w:rsidR="006A0A8D" w:rsidRPr="00D82B41" w:rsidRDefault="00235E56" w:rsidP="00D82B41">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82B41">
        <w:rPr>
          <w:rFonts w:asciiTheme="minorHAnsi" w:hAnsiTheme="minorHAnsi"/>
        </w:rPr>
        <w:t>Battery Capacity</w:t>
      </w:r>
      <w:r w:rsidR="00845093" w:rsidRPr="00D82B41">
        <w:rPr>
          <w:rFonts w:asciiTheme="minorHAnsi" w:hAnsiTheme="minorHAnsi"/>
        </w:rPr>
        <w:t xml:space="preserve"> – Enter the rated battery capacity in kWh</w:t>
      </w:r>
    </w:p>
    <w:p w14:paraId="17E12DEC" w14:textId="28D33A93" w:rsidR="006A0A8D" w:rsidRPr="00D82B41" w:rsidRDefault="00235E56" w:rsidP="00D82B41">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82B41">
        <w:rPr>
          <w:rFonts w:asciiTheme="minorHAnsi" w:hAnsiTheme="minorHAnsi"/>
        </w:rPr>
        <w:t>Control</w:t>
      </w:r>
      <w:r w:rsidR="00845093" w:rsidRPr="00D82B41">
        <w:rPr>
          <w:rFonts w:asciiTheme="minorHAnsi" w:hAnsiTheme="minorHAnsi"/>
        </w:rPr>
        <w:t xml:space="preserve"> – Enter the control strategy of the battery storage system.  The options are basic, TOU, and Advanced DR </w:t>
      </w:r>
    </w:p>
    <w:p w14:paraId="34AB7826" w14:textId="059F198E" w:rsidR="006A0A8D" w:rsidRDefault="00235E56" w:rsidP="00D82B41">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82B41">
        <w:rPr>
          <w:rFonts w:asciiTheme="minorHAnsi" w:hAnsiTheme="minorHAnsi"/>
        </w:rPr>
        <w:t>Charging Efficiency</w:t>
      </w:r>
      <w:r w:rsidR="00845093" w:rsidRPr="00D82B41">
        <w:rPr>
          <w:rFonts w:asciiTheme="minorHAnsi" w:hAnsiTheme="minorHAnsi"/>
        </w:rPr>
        <w:t xml:space="preserve"> – Enter the rated charging efficiency</w:t>
      </w:r>
      <w:r w:rsidR="005A1392" w:rsidRPr="00D82B41">
        <w:rPr>
          <w:rFonts w:asciiTheme="minorHAnsi" w:hAnsiTheme="minorHAnsi"/>
        </w:rPr>
        <w:t xml:space="preserve"> in %</w:t>
      </w:r>
    </w:p>
    <w:p w14:paraId="312D133C" w14:textId="731CB063" w:rsidR="006A0A8D" w:rsidRDefault="00235E56" w:rsidP="00D85297">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82B41">
        <w:rPr>
          <w:rFonts w:asciiTheme="minorHAnsi" w:hAnsiTheme="minorHAnsi"/>
        </w:rPr>
        <w:t>Discharging Efficiency</w:t>
      </w:r>
      <w:r w:rsidR="00845093" w:rsidRPr="00D82B41">
        <w:rPr>
          <w:rFonts w:asciiTheme="minorHAnsi" w:hAnsiTheme="minorHAnsi"/>
        </w:rPr>
        <w:t xml:space="preserve"> – Enter the rated discharging efficiency</w:t>
      </w:r>
      <w:r w:rsidR="005A1392" w:rsidRPr="00D82B41">
        <w:rPr>
          <w:rFonts w:asciiTheme="minorHAnsi" w:hAnsiTheme="minorHAnsi"/>
        </w:rPr>
        <w:t xml:space="preserve"> in %</w:t>
      </w:r>
    </w:p>
    <w:p w14:paraId="53347805" w14:textId="38D4F1AC" w:rsidR="00D85297" w:rsidRDefault="00D85297" w:rsidP="00234013">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rPr>
          <w:ins w:id="6" w:author="Alhabibi, Haider@Energy" w:date="2022-07-12T11:09:00Z"/>
          <w:rFonts w:asciiTheme="minorHAnsi" w:hAnsiTheme="minorHAnsi"/>
        </w:rPr>
      </w:pPr>
      <w:ins w:id="7" w:author="Alhabibi, Haider@Energy" w:date="2022-07-12T16:37:00Z">
        <w:r>
          <w:rPr>
            <w:rFonts w:asciiTheme="minorHAnsi" w:hAnsiTheme="minorHAnsi" w:cstheme="minorHAnsi"/>
            <w:color w:val="242424"/>
            <w:shd w:val="clear" w:color="auto" w:fill="FFFFFF"/>
          </w:rPr>
          <w:t xml:space="preserve">6a   </w:t>
        </w:r>
      </w:ins>
      <w:ins w:id="8" w:author="Alhabibi, Haider@Energy" w:date="2022-07-12T11:09:00Z">
        <w:r w:rsidRPr="00F15EA5">
          <w:rPr>
            <w:rFonts w:asciiTheme="minorHAnsi" w:hAnsiTheme="minorHAnsi" w:cstheme="minorHAnsi"/>
            <w:color w:val="242424"/>
            <w:shd w:val="clear" w:color="auto" w:fill="FFFFFF"/>
          </w:rPr>
          <w:t>Round Trip Efficiency (%)</w:t>
        </w:r>
      </w:ins>
      <w:ins w:id="9" w:author="Alhabibi, Haider@Energy" w:date="2022-07-12T11:10:00Z">
        <w:r>
          <w:rPr>
            <w:rFonts w:asciiTheme="minorHAnsi" w:hAnsiTheme="minorHAnsi" w:cstheme="minorHAnsi"/>
            <w:color w:val="242424"/>
            <w:shd w:val="clear" w:color="auto" w:fill="FFFFFF"/>
          </w:rPr>
          <w:t xml:space="preserve">- Enter the rated </w:t>
        </w:r>
      </w:ins>
      <w:ins w:id="10" w:author="Alhabibi, Haider@Energy" w:date="2022-07-12T11:11:00Z">
        <w:r>
          <w:rPr>
            <w:rFonts w:asciiTheme="minorHAnsi" w:hAnsiTheme="minorHAnsi" w:cstheme="minorHAnsi"/>
            <w:color w:val="242424"/>
            <w:shd w:val="clear" w:color="auto" w:fill="FFFFFF"/>
          </w:rPr>
          <w:t>trip efficiency (%)</w:t>
        </w:r>
      </w:ins>
    </w:p>
    <w:p w14:paraId="2947BEF0" w14:textId="6CC3D3CE" w:rsidR="006A0A8D" w:rsidRPr="00D82B41" w:rsidRDefault="00235E56" w:rsidP="00D82B41">
      <w:pPr>
        <w:pStyle w:val="ListParagraph"/>
        <w:numPr>
          <w:ilvl w:val="0"/>
          <w:numId w:val="17"/>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D82B41">
        <w:rPr>
          <w:rFonts w:asciiTheme="minorHAnsi" w:hAnsiTheme="minorHAnsi"/>
        </w:rPr>
        <w:t>Battery Storage System Certified and listed be CEC</w:t>
      </w:r>
      <w:r w:rsidR="006A0A8D" w:rsidRPr="00D82B41">
        <w:rPr>
          <w:rFonts w:asciiTheme="minorHAnsi" w:hAnsiTheme="minorHAnsi"/>
        </w:rPr>
        <w:t xml:space="preserve"> </w:t>
      </w:r>
      <w:r w:rsidR="00845093" w:rsidRPr="00D82B41">
        <w:rPr>
          <w:rFonts w:asciiTheme="minorHAnsi" w:hAnsiTheme="minorHAnsi"/>
        </w:rPr>
        <w:t>– Check whether the battery storage system is certified and listed in the CEC website.</w:t>
      </w:r>
    </w:p>
    <w:p w14:paraId="4074C45F" w14:textId="77777777" w:rsidR="006A0A8D" w:rsidRDefault="006A0A8D" w:rsidP="006A0A8D">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p>
    <w:p w14:paraId="4196EACB" w14:textId="77777777" w:rsidR="006A0A8D" w:rsidRPr="00AC6F2C" w:rsidRDefault="006A0A8D" w:rsidP="000A4E0F">
      <w:pPr>
        <w:rPr>
          <w:rFonts w:asciiTheme="minorHAnsi" w:hAnsiTheme="minorHAnsi" w:cs="Arial"/>
          <w:b/>
          <w:i/>
          <w:caps/>
          <w:u w:val="single"/>
        </w:rPr>
      </w:pPr>
    </w:p>
    <w:p w14:paraId="4196EACE" w14:textId="77777777" w:rsidR="00A3784E" w:rsidRDefault="00A3784E" w:rsidP="000A4E0F">
      <w:pPr>
        <w:rPr>
          <w:rFonts w:ascii="Arial" w:hAnsi="Arial" w:cs="Arial"/>
          <w:b/>
          <w:bCs/>
          <w:i/>
          <w:caps/>
          <w:sz w:val="2"/>
          <w:szCs w:val="2"/>
          <w:u w:val="single"/>
        </w:rPr>
        <w:sectPr w:rsidR="00A3784E" w:rsidSect="00956F1E">
          <w:headerReference w:type="default" r:id="rId14"/>
          <w:footerReference w:type="default" r:id="rId15"/>
          <w:pgSz w:w="12240" w:h="15840" w:code="1"/>
          <w:pgMar w:top="720" w:right="720" w:bottom="720" w:left="720" w:header="432" w:footer="576" w:gutter="0"/>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11"/>
        <w:gridCol w:w="1666"/>
        <w:gridCol w:w="2128"/>
        <w:gridCol w:w="541"/>
        <w:gridCol w:w="1562"/>
        <w:gridCol w:w="4282"/>
      </w:tblGrid>
      <w:tr w:rsidR="002B369F" w:rsidRPr="00FB0E1A" w14:paraId="37BAEF8C" w14:textId="77777777" w:rsidTr="002463B2">
        <w:trPr>
          <w:trHeight w:val="144"/>
        </w:trPr>
        <w:tc>
          <w:tcPr>
            <w:tcW w:w="10790" w:type="dxa"/>
            <w:gridSpan w:val="6"/>
            <w:tcMar>
              <w:top w:w="0" w:type="dxa"/>
              <w:left w:w="115" w:type="dxa"/>
              <w:bottom w:w="0" w:type="dxa"/>
              <w:right w:w="115" w:type="dxa"/>
            </w:tcMar>
            <w:vAlign w:val="center"/>
          </w:tcPr>
          <w:p w14:paraId="78D252AF" w14:textId="167C2866" w:rsidR="002B369F" w:rsidRPr="00E13D38" w:rsidRDefault="002B369F" w:rsidP="00D85EF9">
            <w:pPr>
              <w:pStyle w:val="Heading2"/>
              <w:spacing w:before="0" w:after="0"/>
            </w:pPr>
            <w:r w:rsidRPr="00E13D38">
              <w:rPr>
                <w:rFonts w:asciiTheme="minorHAnsi" w:hAnsiTheme="minorHAnsi"/>
              </w:rPr>
              <w:lastRenderedPageBreak/>
              <w:t>A. General Information</w:t>
            </w:r>
          </w:p>
        </w:tc>
      </w:tr>
      <w:tr w:rsidR="003172B5" w:rsidRPr="00FB0E1A" w14:paraId="120B186E" w14:textId="77777777" w:rsidTr="002463B2">
        <w:trPr>
          <w:trHeight w:val="144"/>
        </w:trPr>
        <w:tc>
          <w:tcPr>
            <w:tcW w:w="611" w:type="dxa"/>
            <w:tcMar>
              <w:top w:w="0" w:type="dxa"/>
              <w:left w:w="115" w:type="dxa"/>
              <w:bottom w:w="0" w:type="dxa"/>
              <w:right w:w="115" w:type="dxa"/>
            </w:tcMar>
            <w:vAlign w:val="center"/>
          </w:tcPr>
          <w:p w14:paraId="19849DF6" w14:textId="77777777" w:rsidR="003172B5" w:rsidRPr="00E13D38" w:rsidRDefault="003172B5" w:rsidP="003172B5">
            <w:pPr>
              <w:pStyle w:val="BodyText2"/>
              <w:spacing w:before="0" w:after="0"/>
              <w:jc w:val="center"/>
              <w:rPr>
                <w:rFonts w:asciiTheme="minorHAnsi" w:hAnsiTheme="minorHAnsi"/>
                <w:sz w:val="20"/>
                <w:szCs w:val="18"/>
              </w:rPr>
            </w:pPr>
            <w:r w:rsidRPr="00E13D38">
              <w:rPr>
                <w:rFonts w:asciiTheme="minorHAnsi" w:hAnsiTheme="minorHAnsi"/>
                <w:sz w:val="20"/>
                <w:szCs w:val="18"/>
              </w:rPr>
              <w:t>01</w:t>
            </w:r>
          </w:p>
        </w:tc>
        <w:tc>
          <w:tcPr>
            <w:tcW w:w="1666" w:type="dxa"/>
            <w:vAlign w:val="center"/>
          </w:tcPr>
          <w:p w14:paraId="0FACA084" w14:textId="77777777" w:rsidR="003172B5" w:rsidRPr="00E13D38" w:rsidRDefault="003172B5" w:rsidP="003172B5">
            <w:pPr>
              <w:pStyle w:val="BodyText2"/>
              <w:spacing w:before="0" w:after="0"/>
              <w:rPr>
                <w:rFonts w:asciiTheme="minorHAnsi" w:hAnsiTheme="minorHAnsi"/>
                <w:sz w:val="20"/>
                <w:szCs w:val="18"/>
              </w:rPr>
            </w:pPr>
            <w:r w:rsidRPr="00E13D38">
              <w:rPr>
                <w:rFonts w:asciiTheme="minorHAnsi" w:hAnsiTheme="minorHAnsi"/>
                <w:sz w:val="20"/>
                <w:szCs w:val="18"/>
              </w:rPr>
              <w:t>Project Location (City)</w:t>
            </w:r>
          </w:p>
        </w:tc>
        <w:tc>
          <w:tcPr>
            <w:tcW w:w="2128" w:type="dxa"/>
            <w:vAlign w:val="center"/>
          </w:tcPr>
          <w:p w14:paraId="6C9699A1" w14:textId="60F1CF19" w:rsidR="003172B5" w:rsidRPr="00E13D38" w:rsidRDefault="003172B5" w:rsidP="002905B2">
            <w:pPr>
              <w:pStyle w:val="BodyText2"/>
              <w:spacing w:before="0" w:after="0"/>
              <w:rPr>
                <w:rFonts w:asciiTheme="minorHAnsi" w:hAnsiTheme="minorHAnsi"/>
                <w:sz w:val="20"/>
                <w:szCs w:val="18"/>
              </w:rPr>
            </w:pPr>
            <w:r w:rsidRPr="00E13D38">
              <w:rPr>
                <w:rFonts w:asciiTheme="minorHAnsi" w:hAnsiTheme="minorHAnsi"/>
                <w:sz w:val="20"/>
                <w:szCs w:val="18"/>
              </w:rPr>
              <w:t>&lt;&lt;</w:t>
            </w:r>
            <w:r w:rsidR="00956F1E">
              <w:rPr>
                <w:rFonts w:asciiTheme="minorHAnsi" w:hAnsiTheme="minorHAnsi"/>
                <w:sz w:val="20"/>
                <w:szCs w:val="18"/>
              </w:rPr>
              <w:t xml:space="preserve">Auto filled field text: </w:t>
            </w:r>
            <w:r w:rsidR="005B6252">
              <w:rPr>
                <w:rFonts w:asciiTheme="minorHAnsi" w:hAnsiTheme="minorHAnsi"/>
                <w:sz w:val="20"/>
                <w:szCs w:val="18"/>
              </w:rPr>
              <w:t xml:space="preserve">Reference text from </w:t>
            </w:r>
            <w:r w:rsidR="002463B2">
              <w:rPr>
                <w:rFonts w:asciiTheme="minorHAnsi" w:hAnsiTheme="minorHAnsi"/>
                <w:sz w:val="20"/>
                <w:szCs w:val="18"/>
              </w:rPr>
              <w:t>PVB</w:t>
            </w:r>
            <w:r w:rsidR="002905B2">
              <w:rPr>
                <w:rFonts w:asciiTheme="minorHAnsi" w:hAnsiTheme="minorHAnsi"/>
                <w:sz w:val="20"/>
                <w:szCs w:val="18"/>
              </w:rPr>
              <w:t>-01</w:t>
            </w:r>
            <w:r w:rsidRPr="00E13D38">
              <w:rPr>
                <w:rFonts w:asciiTheme="minorHAnsi" w:hAnsiTheme="minorHAnsi"/>
                <w:sz w:val="20"/>
                <w:szCs w:val="18"/>
              </w:rPr>
              <w:t>&gt;&gt;</w:t>
            </w:r>
          </w:p>
        </w:tc>
        <w:tc>
          <w:tcPr>
            <w:tcW w:w="541" w:type="dxa"/>
            <w:vAlign w:val="center"/>
          </w:tcPr>
          <w:p w14:paraId="68909FBC" w14:textId="37A2E7CC" w:rsidR="003172B5" w:rsidRPr="00E13D38" w:rsidRDefault="003172B5" w:rsidP="003172B5">
            <w:pPr>
              <w:pStyle w:val="BodyText2"/>
              <w:spacing w:before="0" w:after="0"/>
              <w:jc w:val="center"/>
              <w:rPr>
                <w:rFonts w:asciiTheme="minorHAnsi" w:hAnsiTheme="minorHAnsi"/>
                <w:sz w:val="20"/>
                <w:szCs w:val="18"/>
              </w:rPr>
            </w:pPr>
            <w:r w:rsidRPr="00E13D38">
              <w:rPr>
                <w:rFonts w:asciiTheme="minorHAnsi" w:hAnsiTheme="minorHAnsi"/>
                <w:sz w:val="20"/>
                <w:szCs w:val="18"/>
              </w:rPr>
              <w:t>0</w:t>
            </w:r>
            <w:r w:rsidR="003F3BD7">
              <w:rPr>
                <w:rFonts w:asciiTheme="minorHAnsi" w:hAnsiTheme="minorHAnsi"/>
                <w:sz w:val="20"/>
                <w:szCs w:val="18"/>
              </w:rPr>
              <w:t>2</w:t>
            </w:r>
          </w:p>
        </w:tc>
        <w:tc>
          <w:tcPr>
            <w:tcW w:w="1562" w:type="dxa"/>
            <w:vAlign w:val="center"/>
          </w:tcPr>
          <w:p w14:paraId="0F4CDF05" w14:textId="77777777" w:rsidR="003172B5" w:rsidRPr="00E13D38" w:rsidRDefault="003172B5" w:rsidP="003172B5">
            <w:pPr>
              <w:pStyle w:val="BodyText2"/>
              <w:spacing w:before="0" w:after="0"/>
              <w:rPr>
                <w:rFonts w:asciiTheme="minorHAnsi" w:hAnsiTheme="minorHAnsi"/>
                <w:sz w:val="20"/>
                <w:szCs w:val="18"/>
              </w:rPr>
            </w:pPr>
            <w:r w:rsidRPr="00E13D38">
              <w:rPr>
                <w:rFonts w:asciiTheme="minorHAnsi" w:hAnsiTheme="minorHAnsi"/>
                <w:sz w:val="20"/>
                <w:szCs w:val="18"/>
              </w:rPr>
              <w:t>Building Type</w:t>
            </w:r>
          </w:p>
        </w:tc>
        <w:tc>
          <w:tcPr>
            <w:tcW w:w="4282" w:type="dxa"/>
            <w:vAlign w:val="center"/>
          </w:tcPr>
          <w:p w14:paraId="49945F56" w14:textId="77777777" w:rsidR="002905B2" w:rsidRDefault="003172B5" w:rsidP="002905B2">
            <w:pPr>
              <w:pStyle w:val="BodyText2"/>
              <w:spacing w:before="0" w:after="0"/>
              <w:rPr>
                <w:rFonts w:asciiTheme="minorHAnsi" w:hAnsiTheme="minorHAnsi"/>
                <w:sz w:val="20"/>
                <w:szCs w:val="18"/>
              </w:rPr>
            </w:pPr>
            <w:r w:rsidRPr="00E13D38">
              <w:rPr>
                <w:rFonts w:asciiTheme="minorHAnsi" w:hAnsiTheme="minorHAnsi"/>
                <w:sz w:val="20"/>
                <w:szCs w:val="18"/>
              </w:rPr>
              <w:t>&lt;&lt;</w:t>
            </w:r>
            <w:r w:rsidR="00956F1E">
              <w:rPr>
                <w:rFonts w:asciiTheme="minorHAnsi" w:hAnsiTheme="minorHAnsi"/>
                <w:sz w:val="20"/>
                <w:szCs w:val="18"/>
              </w:rPr>
              <w:t xml:space="preserve">Auto filled field text: </w:t>
            </w:r>
            <w:r w:rsidR="005B6252">
              <w:rPr>
                <w:rFonts w:asciiTheme="minorHAnsi" w:hAnsiTheme="minorHAnsi"/>
                <w:sz w:val="20"/>
                <w:szCs w:val="18"/>
              </w:rPr>
              <w:t xml:space="preserve">Reference text from </w:t>
            </w:r>
          </w:p>
          <w:p w14:paraId="13146FA0" w14:textId="7FA33E4B" w:rsidR="003172B5" w:rsidRPr="00E13D38" w:rsidRDefault="002463B2" w:rsidP="002463B2">
            <w:pPr>
              <w:pStyle w:val="BodyText2"/>
              <w:spacing w:before="0" w:after="0"/>
              <w:rPr>
                <w:rFonts w:asciiTheme="minorHAnsi" w:hAnsiTheme="minorHAnsi"/>
                <w:sz w:val="20"/>
                <w:szCs w:val="18"/>
              </w:rPr>
            </w:pPr>
            <w:r>
              <w:rPr>
                <w:rFonts w:asciiTheme="minorHAnsi" w:hAnsiTheme="minorHAnsi"/>
                <w:sz w:val="20"/>
                <w:szCs w:val="18"/>
              </w:rPr>
              <w:t>PVB</w:t>
            </w:r>
            <w:r w:rsidR="002905B2">
              <w:rPr>
                <w:rFonts w:asciiTheme="minorHAnsi" w:hAnsiTheme="minorHAnsi"/>
                <w:sz w:val="20"/>
                <w:szCs w:val="18"/>
              </w:rPr>
              <w:t>-01</w:t>
            </w:r>
            <w:r w:rsidR="003172B5" w:rsidRPr="00E13D38">
              <w:rPr>
                <w:rFonts w:asciiTheme="minorHAnsi" w:hAnsiTheme="minorHAnsi"/>
                <w:sz w:val="20"/>
                <w:szCs w:val="18"/>
              </w:rPr>
              <w:t>&gt;&gt;</w:t>
            </w:r>
          </w:p>
        </w:tc>
      </w:tr>
      <w:tr w:rsidR="003172B5" w:rsidRPr="00FB0E1A" w14:paraId="6E7F8D95" w14:textId="77777777" w:rsidTr="002463B2">
        <w:trPr>
          <w:trHeight w:val="818"/>
        </w:trPr>
        <w:tc>
          <w:tcPr>
            <w:tcW w:w="611" w:type="dxa"/>
            <w:tcMar>
              <w:top w:w="0" w:type="dxa"/>
              <w:left w:w="115" w:type="dxa"/>
              <w:bottom w:w="0" w:type="dxa"/>
              <w:right w:w="115" w:type="dxa"/>
            </w:tcMar>
            <w:vAlign w:val="center"/>
          </w:tcPr>
          <w:p w14:paraId="4EB4FC7E" w14:textId="3499C480" w:rsidR="003172B5" w:rsidRPr="00E13D38" w:rsidRDefault="003172B5" w:rsidP="003172B5">
            <w:pPr>
              <w:pStyle w:val="BodyText2"/>
              <w:spacing w:before="0" w:after="0"/>
              <w:jc w:val="center"/>
              <w:rPr>
                <w:rFonts w:asciiTheme="minorHAnsi" w:hAnsiTheme="minorHAnsi"/>
                <w:sz w:val="20"/>
                <w:szCs w:val="18"/>
              </w:rPr>
            </w:pPr>
            <w:r w:rsidRPr="00E13D38">
              <w:rPr>
                <w:rFonts w:asciiTheme="minorHAnsi" w:hAnsiTheme="minorHAnsi"/>
                <w:sz w:val="20"/>
                <w:szCs w:val="18"/>
              </w:rPr>
              <w:t>0</w:t>
            </w:r>
            <w:r w:rsidR="006B6E56">
              <w:rPr>
                <w:rFonts w:asciiTheme="minorHAnsi" w:hAnsiTheme="minorHAnsi"/>
                <w:sz w:val="20"/>
                <w:szCs w:val="18"/>
              </w:rPr>
              <w:t>3</w:t>
            </w:r>
          </w:p>
        </w:tc>
        <w:tc>
          <w:tcPr>
            <w:tcW w:w="1666" w:type="dxa"/>
            <w:vAlign w:val="center"/>
          </w:tcPr>
          <w:p w14:paraId="10474106" w14:textId="77777777" w:rsidR="003172B5" w:rsidRPr="00E13D38" w:rsidRDefault="003172B5" w:rsidP="003172B5">
            <w:pPr>
              <w:pStyle w:val="BodyText2"/>
              <w:spacing w:before="0" w:after="0"/>
              <w:rPr>
                <w:rFonts w:asciiTheme="minorHAnsi" w:hAnsiTheme="minorHAnsi"/>
                <w:sz w:val="20"/>
                <w:szCs w:val="18"/>
              </w:rPr>
            </w:pPr>
            <w:r w:rsidRPr="00E13D38">
              <w:rPr>
                <w:rFonts w:asciiTheme="minorHAnsi" w:hAnsiTheme="minorHAnsi"/>
                <w:sz w:val="20"/>
                <w:szCs w:val="18"/>
              </w:rPr>
              <w:t>Climate Zone</w:t>
            </w:r>
          </w:p>
        </w:tc>
        <w:tc>
          <w:tcPr>
            <w:tcW w:w="2128" w:type="dxa"/>
            <w:vAlign w:val="center"/>
          </w:tcPr>
          <w:p w14:paraId="18962F17" w14:textId="0A1422B8" w:rsidR="003172B5" w:rsidRPr="00E13D38" w:rsidRDefault="003172B5" w:rsidP="002905B2">
            <w:pPr>
              <w:pStyle w:val="BodyText2"/>
              <w:spacing w:before="0" w:after="0"/>
              <w:rPr>
                <w:sz w:val="20"/>
                <w:szCs w:val="18"/>
              </w:rPr>
            </w:pPr>
            <w:r w:rsidRPr="00E13D38">
              <w:rPr>
                <w:rFonts w:asciiTheme="minorHAnsi" w:hAnsiTheme="minorHAnsi"/>
                <w:sz w:val="20"/>
                <w:szCs w:val="18"/>
              </w:rPr>
              <w:t>&lt;&lt;</w:t>
            </w:r>
            <w:r w:rsidR="00956F1E">
              <w:rPr>
                <w:rFonts w:asciiTheme="minorHAnsi" w:hAnsiTheme="minorHAnsi"/>
                <w:sz w:val="20"/>
                <w:szCs w:val="18"/>
              </w:rPr>
              <w:t xml:space="preserve"> Auto filled field text: </w:t>
            </w:r>
            <w:r w:rsidR="005B6252">
              <w:rPr>
                <w:rFonts w:asciiTheme="minorHAnsi" w:hAnsiTheme="minorHAnsi"/>
                <w:sz w:val="20"/>
                <w:szCs w:val="18"/>
              </w:rPr>
              <w:t xml:space="preserve">Reference text from </w:t>
            </w:r>
            <w:r w:rsidR="002463B2">
              <w:rPr>
                <w:rFonts w:asciiTheme="minorHAnsi" w:hAnsiTheme="minorHAnsi"/>
                <w:sz w:val="20"/>
                <w:szCs w:val="18"/>
              </w:rPr>
              <w:t>PVB</w:t>
            </w:r>
            <w:r w:rsidR="002905B2">
              <w:rPr>
                <w:rFonts w:asciiTheme="minorHAnsi" w:hAnsiTheme="minorHAnsi"/>
                <w:sz w:val="20"/>
                <w:szCs w:val="18"/>
              </w:rPr>
              <w:t>-01</w:t>
            </w:r>
            <w:r w:rsidRPr="00E13D38">
              <w:rPr>
                <w:rFonts w:asciiTheme="minorHAnsi" w:hAnsiTheme="minorHAnsi"/>
                <w:sz w:val="20"/>
                <w:szCs w:val="18"/>
              </w:rPr>
              <w:t>&gt;&gt;</w:t>
            </w:r>
          </w:p>
        </w:tc>
        <w:tc>
          <w:tcPr>
            <w:tcW w:w="541" w:type="dxa"/>
            <w:vAlign w:val="center"/>
          </w:tcPr>
          <w:p w14:paraId="549949C4" w14:textId="41849382" w:rsidR="003172B5" w:rsidRPr="00967807" w:rsidRDefault="003172B5" w:rsidP="003172B5">
            <w:pPr>
              <w:pStyle w:val="BodyText2"/>
              <w:spacing w:before="0" w:after="0"/>
              <w:jc w:val="center"/>
              <w:rPr>
                <w:rFonts w:asciiTheme="minorHAnsi" w:hAnsiTheme="minorHAnsi"/>
                <w:sz w:val="20"/>
                <w:szCs w:val="18"/>
              </w:rPr>
            </w:pPr>
            <w:r w:rsidRPr="00967807">
              <w:rPr>
                <w:rFonts w:asciiTheme="minorHAnsi" w:hAnsiTheme="minorHAnsi"/>
                <w:sz w:val="20"/>
                <w:szCs w:val="18"/>
              </w:rPr>
              <w:t>0</w:t>
            </w:r>
            <w:r w:rsidR="003F3BD7">
              <w:rPr>
                <w:rFonts w:asciiTheme="minorHAnsi" w:hAnsiTheme="minorHAnsi"/>
                <w:sz w:val="20"/>
                <w:szCs w:val="18"/>
              </w:rPr>
              <w:t>4</w:t>
            </w:r>
          </w:p>
        </w:tc>
        <w:tc>
          <w:tcPr>
            <w:tcW w:w="1562" w:type="dxa"/>
            <w:vAlign w:val="center"/>
          </w:tcPr>
          <w:p w14:paraId="17AFB7D3" w14:textId="77777777" w:rsidR="003172B5" w:rsidRPr="00E13D38" w:rsidRDefault="003172B5" w:rsidP="003172B5">
            <w:pPr>
              <w:pStyle w:val="BodyText2"/>
              <w:spacing w:before="0" w:after="0"/>
              <w:rPr>
                <w:sz w:val="20"/>
                <w:szCs w:val="18"/>
              </w:rPr>
            </w:pPr>
            <w:r w:rsidRPr="00E13D38">
              <w:rPr>
                <w:rFonts w:asciiTheme="minorHAnsi" w:hAnsiTheme="minorHAnsi"/>
                <w:sz w:val="20"/>
                <w:szCs w:val="18"/>
              </w:rPr>
              <w:t>Method of Compliance:</w:t>
            </w:r>
          </w:p>
        </w:tc>
        <w:tc>
          <w:tcPr>
            <w:tcW w:w="4282" w:type="dxa"/>
          </w:tcPr>
          <w:p w14:paraId="681AC2FB" w14:textId="389C4A15" w:rsidR="00C30B6F" w:rsidRDefault="003172B5" w:rsidP="00C30B6F">
            <w:pPr>
              <w:pStyle w:val="BodyText2"/>
              <w:spacing w:before="0" w:after="0"/>
              <w:rPr>
                <w:rFonts w:asciiTheme="minorHAnsi" w:hAnsiTheme="minorHAnsi"/>
                <w:sz w:val="20"/>
                <w:szCs w:val="18"/>
              </w:rPr>
            </w:pPr>
            <w:r w:rsidRPr="005B6252">
              <w:rPr>
                <w:rFonts w:asciiTheme="minorHAnsi" w:hAnsiTheme="minorHAnsi"/>
                <w:sz w:val="22"/>
                <w:szCs w:val="18"/>
              </w:rPr>
              <w:t>&lt;&lt;</w:t>
            </w:r>
            <w:r w:rsidR="00C30B6F">
              <w:rPr>
                <w:rFonts w:asciiTheme="minorHAnsi" w:hAnsiTheme="minorHAnsi"/>
                <w:sz w:val="20"/>
                <w:szCs w:val="18"/>
              </w:rPr>
              <w:t xml:space="preserve"> Auto filled field text: Reference text from </w:t>
            </w:r>
          </w:p>
          <w:p w14:paraId="4B2BE867" w14:textId="161BB194" w:rsidR="003172B5" w:rsidRPr="00E13D38" w:rsidRDefault="002463B2" w:rsidP="00C30B6F">
            <w:pPr>
              <w:pStyle w:val="BodyText2"/>
              <w:spacing w:before="0" w:after="0"/>
              <w:rPr>
                <w:sz w:val="20"/>
                <w:szCs w:val="18"/>
              </w:rPr>
            </w:pPr>
            <w:r>
              <w:rPr>
                <w:rFonts w:asciiTheme="minorHAnsi" w:hAnsiTheme="minorHAnsi"/>
                <w:sz w:val="20"/>
                <w:szCs w:val="18"/>
              </w:rPr>
              <w:t>PVB</w:t>
            </w:r>
            <w:r w:rsidR="00C30B6F">
              <w:rPr>
                <w:rFonts w:asciiTheme="minorHAnsi" w:hAnsiTheme="minorHAnsi"/>
                <w:sz w:val="20"/>
                <w:szCs w:val="18"/>
              </w:rPr>
              <w:t>-01</w:t>
            </w:r>
            <w:r w:rsidR="003172B5" w:rsidRPr="005B6252">
              <w:rPr>
                <w:rFonts w:asciiTheme="minorHAnsi" w:hAnsiTheme="minorHAnsi"/>
                <w:sz w:val="22"/>
                <w:szCs w:val="18"/>
              </w:rPr>
              <w:t>&gt;&gt;</w:t>
            </w:r>
          </w:p>
        </w:tc>
      </w:tr>
    </w:tbl>
    <w:p w14:paraId="527996E0" w14:textId="1E42583B" w:rsidR="002B369F" w:rsidRDefault="002B369F" w:rsidP="00012A93">
      <w:pPr>
        <w:rPr>
          <w:rFonts w:asciiTheme="minorHAnsi" w:hAnsiTheme="minorHAnsi"/>
          <w:sz w:val="18"/>
          <w:szCs w:val="18"/>
        </w:rPr>
      </w:pPr>
    </w:p>
    <w:tbl>
      <w:tblPr>
        <w:tblW w:w="5001"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2170"/>
        <w:gridCol w:w="2101"/>
        <w:gridCol w:w="2319"/>
        <w:gridCol w:w="2100"/>
        <w:gridCol w:w="2102"/>
      </w:tblGrid>
      <w:tr w:rsidR="000D1B94" w:rsidRPr="00DF3A28" w14:paraId="5A84E355" w14:textId="1D5C7C38" w:rsidTr="00F15EA5">
        <w:trPr>
          <w:cantSplit/>
          <w:trHeight w:val="118"/>
        </w:trPr>
        <w:tc>
          <w:tcPr>
            <w:tcW w:w="10792" w:type="dxa"/>
            <w:gridSpan w:val="5"/>
            <w:tcBorders>
              <w:top w:val="single" w:sz="4" w:space="0" w:color="auto"/>
              <w:left w:val="single" w:sz="4" w:space="0" w:color="auto"/>
              <w:bottom w:val="single" w:sz="4" w:space="0" w:color="auto"/>
              <w:right w:val="single" w:sz="4" w:space="0" w:color="auto"/>
            </w:tcBorders>
            <w:vAlign w:val="center"/>
          </w:tcPr>
          <w:p w14:paraId="00162ADE" w14:textId="2E43ED3C" w:rsidR="000D1B94" w:rsidRPr="00E13D38" w:rsidRDefault="000D1B94" w:rsidP="00D85EF9">
            <w:pPr>
              <w:keepNext/>
              <w:tabs>
                <w:tab w:val="left" w:pos="2160"/>
                <w:tab w:val="left" w:pos="2700"/>
                <w:tab w:val="left" w:pos="3420"/>
                <w:tab w:val="left" w:pos="3780"/>
                <w:tab w:val="left" w:pos="5760"/>
                <w:tab w:val="left" w:pos="7212"/>
              </w:tabs>
              <w:rPr>
                <w:rFonts w:asciiTheme="minorHAnsi" w:eastAsia="Calibri" w:hAnsiTheme="minorHAnsi" w:cs="Arial"/>
                <w:b/>
              </w:rPr>
            </w:pPr>
            <w:r w:rsidRPr="00E13D38">
              <w:rPr>
                <w:rFonts w:asciiTheme="minorHAnsi" w:eastAsia="Calibri" w:hAnsiTheme="minorHAnsi" w:cs="Arial"/>
                <w:b/>
              </w:rPr>
              <w:t xml:space="preserve">B. Design Battery Storage Systems Information </w:t>
            </w:r>
          </w:p>
        </w:tc>
      </w:tr>
      <w:tr w:rsidR="000D1B94" w:rsidRPr="00DF3A28" w14:paraId="3CEDC878" w14:textId="36B37F79" w:rsidTr="00F15EA5">
        <w:trPr>
          <w:cantSplit/>
          <w:trHeight w:val="118"/>
        </w:trPr>
        <w:tc>
          <w:tcPr>
            <w:tcW w:w="2170" w:type="dxa"/>
            <w:tcBorders>
              <w:top w:val="single" w:sz="4" w:space="0" w:color="auto"/>
              <w:left w:val="single" w:sz="4" w:space="0" w:color="auto"/>
              <w:bottom w:val="single" w:sz="4" w:space="0" w:color="auto"/>
              <w:right w:val="single" w:sz="4" w:space="0" w:color="auto"/>
            </w:tcBorders>
            <w:vAlign w:val="center"/>
          </w:tcPr>
          <w:p w14:paraId="37122C4A" w14:textId="77777777" w:rsidR="000D1B94" w:rsidRPr="00DF3A28" w:rsidRDefault="000D1B94" w:rsidP="000D1B94">
            <w:pPr>
              <w:keepNext/>
              <w:tabs>
                <w:tab w:val="left" w:pos="2160"/>
                <w:tab w:val="left" w:pos="2700"/>
                <w:tab w:val="left" w:pos="3420"/>
                <w:tab w:val="left" w:pos="3780"/>
                <w:tab w:val="left" w:pos="5760"/>
                <w:tab w:val="left" w:pos="7212"/>
              </w:tabs>
              <w:jc w:val="center"/>
              <w:rPr>
                <w:rFonts w:ascii="Calibri" w:hAnsi="Calibri"/>
                <w:sz w:val="18"/>
                <w:szCs w:val="18"/>
              </w:rPr>
            </w:pPr>
            <w:r w:rsidRPr="00DF3A28">
              <w:rPr>
                <w:rFonts w:ascii="Calibri" w:hAnsi="Calibri"/>
                <w:sz w:val="18"/>
                <w:szCs w:val="18"/>
              </w:rPr>
              <w:t>01</w:t>
            </w:r>
          </w:p>
        </w:tc>
        <w:tc>
          <w:tcPr>
            <w:tcW w:w="2101" w:type="dxa"/>
            <w:tcBorders>
              <w:top w:val="single" w:sz="4" w:space="0" w:color="auto"/>
              <w:left w:val="single" w:sz="4" w:space="0" w:color="auto"/>
              <w:bottom w:val="single" w:sz="4" w:space="0" w:color="auto"/>
              <w:right w:val="single" w:sz="4" w:space="0" w:color="auto"/>
            </w:tcBorders>
            <w:vAlign w:val="center"/>
          </w:tcPr>
          <w:p w14:paraId="4F39E8C0" w14:textId="77777777" w:rsidR="000D1B94" w:rsidRPr="00E13D38" w:rsidRDefault="000D1B94" w:rsidP="000D1B94">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02</w:t>
            </w:r>
          </w:p>
        </w:tc>
        <w:tc>
          <w:tcPr>
            <w:tcW w:w="2319" w:type="dxa"/>
            <w:tcBorders>
              <w:top w:val="single" w:sz="4" w:space="0" w:color="auto"/>
              <w:left w:val="single" w:sz="4" w:space="0" w:color="auto"/>
              <w:bottom w:val="single" w:sz="4" w:space="0" w:color="auto"/>
              <w:right w:val="single" w:sz="4" w:space="0" w:color="auto"/>
            </w:tcBorders>
            <w:vAlign w:val="center"/>
          </w:tcPr>
          <w:p w14:paraId="7BA2EDBB" w14:textId="77777777" w:rsidR="000D1B94" w:rsidRPr="00E13D38" w:rsidRDefault="000D1B94" w:rsidP="000D1B94">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03</w:t>
            </w:r>
          </w:p>
        </w:tc>
        <w:tc>
          <w:tcPr>
            <w:tcW w:w="2100" w:type="dxa"/>
            <w:tcBorders>
              <w:top w:val="single" w:sz="4" w:space="0" w:color="auto"/>
              <w:left w:val="single" w:sz="4" w:space="0" w:color="auto"/>
              <w:bottom w:val="single" w:sz="4" w:space="0" w:color="auto"/>
              <w:right w:val="single" w:sz="4" w:space="0" w:color="auto"/>
            </w:tcBorders>
            <w:vAlign w:val="center"/>
          </w:tcPr>
          <w:p w14:paraId="348712EC" w14:textId="77777777" w:rsidR="000D1B94" w:rsidRPr="00E13D38" w:rsidRDefault="000D1B94" w:rsidP="000D1B94">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04</w:t>
            </w:r>
          </w:p>
        </w:tc>
        <w:tc>
          <w:tcPr>
            <w:tcW w:w="2100" w:type="dxa"/>
            <w:tcBorders>
              <w:top w:val="single" w:sz="4" w:space="0" w:color="auto"/>
              <w:left w:val="single" w:sz="4" w:space="0" w:color="auto"/>
              <w:bottom w:val="single" w:sz="4" w:space="0" w:color="auto"/>
              <w:right w:val="single" w:sz="4" w:space="0" w:color="auto"/>
            </w:tcBorders>
          </w:tcPr>
          <w:p w14:paraId="1F2E282A" w14:textId="61A8281F" w:rsidR="000D1B94" w:rsidRPr="00E13D38" w:rsidRDefault="000D1B94" w:rsidP="000D1B94">
            <w:pPr>
              <w:keepNext/>
              <w:tabs>
                <w:tab w:val="left" w:pos="2160"/>
                <w:tab w:val="left" w:pos="2700"/>
                <w:tab w:val="left" w:pos="3420"/>
                <w:tab w:val="left" w:pos="3780"/>
                <w:tab w:val="left" w:pos="5760"/>
                <w:tab w:val="left" w:pos="7212"/>
              </w:tabs>
              <w:jc w:val="center"/>
              <w:rPr>
                <w:rFonts w:ascii="Calibri" w:hAnsi="Calibri"/>
                <w:szCs w:val="18"/>
              </w:rPr>
            </w:pPr>
            <w:ins w:id="11" w:author="Alhabibi, Haider@Energy" w:date="2022-07-12T09:55:00Z">
              <w:r>
                <w:rPr>
                  <w:rFonts w:ascii="Calibri" w:hAnsi="Calibri"/>
                  <w:sz w:val="18"/>
                  <w:szCs w:val="18"/>
                </w:rPr>
                <w:t>05</w:t>
              </w:r>
            </w:ins>
          </w:p>
        </w:tc>
      </w:tr>
      <w:tr w:rsidR="000D1B94" w:rsidRPr="00DF3A28" w14:paraId="494A297D" w14:textId="088A5EEF" w:rsidTr="00F15EA5">
        <w:trPr>
          <w:cantSplit/>
          <w:trHeight w:val="118"/>
        </w:trPr>
        <w:tc>
          <w:tcPr>
            <w:tcW w:w="2170" w:type="dxa"/>
            <w:tcBorders>
              <w:top w:val="single" w:sz="4" w:space="0" w:color="auto"/>
              <w:left w:val="single" w:sz="4" w:space="0" w:color="auto"/>
              <w:bottom w:val="single" w:sz="4" w:space="0" w:color="auto"/>
              <w:right w:val="single" w:sz="4" w:space="0" w:color="auto"/>
            </w:tcBorders>
            <w:vAlign w:val="bottom"/>
          </w:tcPr>
          <w:p w14:paraId="09306A2E" w14:textId="77777777" w:rsidR="000D1B94" w:rsidRPr="00DF3A28" w:rsidRDefault="000D1B94" w:rsidP="000D1B94">
            <w:pPr>
              <w:keepNext/>
              <w:tabs>
                <w:tab w:val="left" w:pos="2160"/>
                <w:tab w:val="left" w:pos="2700"/>
                <w:tab w:val="left" w:pos="3420"/>
                <w:tab w:val="left" w:pos="3780"/>
                <w:tab w:val="left" w:pos="5760"/>
                <w:tab w:val="left" w:pos="7212"/>
              </w:tabs>
              <w:jc w:val="center"/>
              <w:rPr>
                <w:rFonts w:asciiTheme="minorHAnsi" w:hAnsiTheme="minorHAnsi"/>
                <w:sz w:val="16"/>
                <w:szCs w:val="18"/>
              </w:rPr>
            </w:pPr>
            <w:r w:rsidRPr="00E13D38">
              <w:rPr>
                <w:rFonts w:asciiTheme="minorHAnsi" w:hAnsiTheme="minorHAnsi"/>
                <w:szCs w:val="18"/>
              </w:rPr>
              <w:t>Battery Capacity (kWh)</w:t>
            </w:r>
          </w:p>
        </w:tc>
        <w:tc>
          <w:tcPr>
            <w:tcW w:w="2101" w:type="dxa"/>
            <w:tcBorders>
              <w:top w:val="single" w:sz="4" w:space="0" w:color="auto"/>
              <w:left w:val="single" w:sz="4" w:space="0" w:color="auto"/>
              <w:bottom w:val="single" w:sz="4" w:space="0" w:color="auto"/>
              <w:right w:val="single" w:sz="4" w:space="0" w:color="auto"/>
            </w:tcBorders>
            <w:vAlign w:val="bottom"/>
          </w:tcPr>
          <w:p w14:paraId="21661E3C" w14:textId="77777777" w:rsidR="000D1B94" w:rsidRPr="00E13D38" w:rsidRDefault="000D1B94" w:rsidP="000D1B94">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Control</w:t>
            </w:r>
          </w:p>
        </w:tc>
        <w:tc>
          <w:tcPr>
            <w:tcW w:w="2319" w:type="dxa"/>
            <w:tcBorders>
              <w:top w:val="single" w:sz="4" w:space="0" w:color="auto"/>
              <w:left w:val="single" w:sz="4" w:space="0" w:color="auto"/>
              <w:bottom w:val="single" w:sz="4" w:space="0" w:color="auto"/>
              <w:right w:val="single" w:sz="4" w:space="0" w:color="auto"/>
            </w:tcBorders>
            <w:vAlign w:val="bottom"/>
          </w:tcPr>
          <w:p w14:paraId="65A2AE20" w14:textId="77777777" w:rsidR="000D1B94" w:rsidRPr="00E13D38" w:rsidRDefault="000D1B94" w:rsidP="000D1B94">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Charging Efficiency (%)</w:t>
            </w:r>
          </w:p>
        </w:tc>
        <w:tc>
          <w:tcPr>
            <w:tcW w:w="2100" w:type="dxa"/>
            <w:tcBorders>
              <w:top w:val="single" w:sz="4" w:space="0" w:color="auto"/>
              <w:left w:val="single" w:sz="4" w:space="0" w:color="auto"/>
              <w:bottom w:val="single" w:sz="4" w:space="0" w:color="auto"/>
              <w:right w:val="single" w:sz="4" w:space="0" w:color="auto"/>
            </w:tcBorders>
            <w:vAlign w:val="bottom"/>
          </w:tcPr>
          <w:p w14:paraId="2CFEE2A9" w14:textId="77777777" w:rsidR="000D1B94" w:rsidRPr="00E13D38" w:rsidRDefault="000D1B94" w:rsidP="000D1B94">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Discharging Efficiency (%)</w:t>
            </w:r>
          </w:p>
        </w:tc>
        <w:tc>
          <w:tcPr>
            <w:tcW w:w="2100" w:type="dxa"/>
            <w:tcBorders>
              <w:top w:val="single" w:sz="4" w:space="0" w:color="auto"/>
              <w:left w:val="single" w:sz="4" w:space="0" w:color="auto"/>
              <w:bottom w:val="single" w:sz="4" w:space="0" w:color="auto"/>
              <w:right w:val="single" w:sz="4" w:space="0" w:color="auto"/>
            </w:tcBorders>
            <w:vAlign w:val="bottom"/>
          </w:tcPr>
          <w:p w14:paraId="3F68B05F" w14:textId="0B180D06" w:rsidR="000D1B94" w:rsidRPr="001D319C" w:rsidRDefault="000D1B94" w:rsidP="000E61D5">
            <w:pPr>
              <w:keepNext/>
              <w:tabs>
                <w:tab w:val="left" w:pos="2160"/>
                <w:tab w:val="left" w:pos="2700"/>
                <w:tab w:val="left" w:pos="3420"/>
                <w:tab w:val="left" w:pos="3780"/>
                <w:tab w:val="left" w:pos="5760"/>
                <w:tab w:val="left" w:pos="7212"/>
              </w:tabs>
              <w:jc w:val="center"/>
              <w:rPr>
                <w:rFonts w:asciiTheme="minorHAnsi" w:hAnsiTheme="minorHAnsi"/>
              </w:rPr>
            </w:pPr>
            <w:ins w:id="12" w:author="Alhabibi, Haider@Energy" w:date="2022-07-12T09:55:00Z">
              <w:r w:rsidRPr="00F15EA5">
                <w:rPr>
                  <w:rFonts w:asciiTheme="minorHAnsi" w:hAnsiTheme="minorHAnsi" w:cstheme="minorHAnsi"/>
                  <w:color w:val="242424"/>
                  <w:shd w:val="clear" w:color="auto" w:fill="FFFFFF"/>
                </w:rPr>
                <w:t>Round Trip Efficiency (%)</w:t>
              </w:r>
            </w:ins>
          </w:p>
        </w:tc>
      </w:tr>
      <w:tr w:rsidR="000D1B94" w:rsidRPr="00DF3A28" w14:paraId="23A235B2" w14:textId="5CE11787" w:rsidTr="00F15EA5">
        <w:trPr>
          <w:cantSplit/>
          <w:trHeight w:val="339"/>
        </w:trPr>
        <w:tc>
          <w:tcPr>
            <w:tcW w:w="2170" w:type="dxa"/>
            <w:tcBorders>
              <w:top w:val="single" w:sz="4" w:space="0" w:color="auto"/>
              <w:left w:val="single" w:sz="4" w:space="0" w:color="auto"/>
              <w:bottom w:val="single" w:sz="4" w:space="0" w:color="auto"/>
              <w:right w:val="single" w:sz="4" w:space="0" w:color="auto"/>
            </w:tcBorders>
          </w:tcPr>
          <w:p w14:paraId="3C07267A" w14:textId="77777777" w:rsidR="000D1B94" w:rsidRDefault="000D1B94" w:rsidP="000D1B94">
            <w:pPr>
              <w:keepNext/>
              <w:tabs>
                <w:tab w:val="left" w:pos="2160"/>
                <w:tab w:val="left" w:pos="2700"/>
                <w:tab w:val="left" w:pos="3420"/>
                <w:tab w:val="left" w:pos="3780"/>
                <w:tab w:val="left" w:pos="5760"/>
                <w:tab w:val="left" w:pos="7212"/>
              </w:tabs>
              <w:rPr>
                <w:rFonts w:asciiTheme="minorHAnsi" w:hAnsiTheme="minorHAnsi"/>
                <w:sz w:val="18"/>
                <w:szCs w:val="18"/>
              </w:rPr>
            </w:pPr>
            <w:r w:rsidRPr="00280942">
              <w:rPr>
                <w:rFonts w:asciiTheme="minorHAnsi" w:hAnsiTheme="minorHAnsi"/>
                <w:sz w:val="18"/>
                <w:szCs w:val="18"/>
              </w:rPr>
              <w:t>&lt;&lt; From CF1R-PRF-</w:t>
            </w:r>
            <w:proofErr w:type="gramStart"/>
            <w:r w:rsidRPr="00280942">
              <w:rPr>
                <w:rFonts w:asciiTheme="minorHAnsi" w:hAnsiTheme="minorHAnsi"/>
                <w:sz w:val="18"/>
                <w:szCs w:val="18"/>
              </w:rPr>
              <w:t>01;</w:t>
            </w:r>
            <w:proofErr w:type="gramEnd"/>
            <w:r w:rsidRPr="00280942">
              <w:rPr>
                <w:rFonts w:asciiTheme="minorHAnsi" w:hAnsiTheme="minorHAnsi"/>
                <w:sz w:val="18"/>
                <w:szCs w:val="18"/>
              </w:rPr>
              <w:t xml:space="preserve"> </w:t>
            </w:r>
          </w:p>
          <w:p w14:paraId="29967A06" w14:textId="3F783BF4" w:rsidR="000D1B94" w:rsidRPr="00280942" w:rsidRDefault="000D1B94" w:rsidP="000D1B94">
            <w:pPr>
              <w:keepNext/>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 xml:space="preserve">else, if prescriptive, value = 7.5 </w:t>
            </w:r>
            <w:r w:rsidRPr="00280942">
              <w:rPr>
                <w:rFonts w:asciiTheme="minorHAnsi" w:hAnsiTheme="minorHAnsi"/>
                <w:sz w:val="18"/>
                <w:szCs w:val="18"/>
              </w:rPr>
              <w:t>&gt;&gt;</w:t>
            </w:r>
          </w:p>
          <w:p w14:paraId="3D266DD0" w14:textId="00844A29" w:rsidR="000D1B94" w:rsidRPr="00280942" w:rsidRDefault="000D1B94" w:rsidP="000D1B94">
            <w:pPr>
              <w:keepNext/>
              <w:tabs>
                <w:tab w:val="left" w:pos="2160"/>
                <w:tab w:val="left" w:pos="2700"/>
                <w:tab w:val="left" w:pos="3420"/>
                <w:tab w:val="left" w:pos="3780"/>
                <w:tab w:val="left" w:pos="5760"/>
                <w:tab w:val="left" w:pos="7212"/>
              </w:tabs>
              <w:rPr>
                <w:rFonts w:ascii="Calibri" w:hAnsi="Calibri"/>
                <w:sz w:val="18"/>
                <w:szCs w:val="18"/>
              </w:rPr>
            </w:pPr>
          </w:p>
        </w:tc>
        <w:tc>
          <w:tcPr>
            <w:tcW w:w="2101" w:type="dxa"/>
            <w:tcBorders>
              <w:top w:val="single" w:sz="4" w:space="0" w:color="auto"/>
              <w:left w:val="single" w:sz="4" w:space="0" w:color="auto"/>
              <w:bottom w:val="single" w:sz="4" w:space="0" w:color="auto"/>
              <w:right w:val="single" w:sz="4" w:space="0" w:color="auto"/>
            </w:tcBorders>
          </w:tcPr>
          <w:p w14:paraId="252423CA" w14:textId="77777777" w:rsidR="000D1B94" w:rsidRDefault="000D1B94" w:rsidP="000D1B94">
            <w:pPr>
              <w:keepNext/>
              <w:tabs>
                <w:tab w:val="left" w:pos="2160"/>
                <w:tab w:val="left" w:pos="2700"/>
                <w:tab w:val="left" w:pos="3420"/>
                <w:tab w:val="left" w:pos="3780"/>
                <w:tab w:val="left" w:pos="5760"/>
                <w:tab w:val="left" w:pos="7212"/>
              </w:tabs>
              <w:rPr>
                <w:rFonts w:asciiTheme="minorHAnsi" w:hAnsiTheme="minorHAnsi"/>
                <w:sz w:val="18"/>
                <w:szCs w:val="18"/>
              </w:rPr>
            </w:pPr>
            <w:r w:rsidRPr="00280942">
              <w:rPr>
                <w:rFonts w:asciiTheme="minorHAnsi" w:hAnsiTheme="minorHAnsi"/>
                <w:sz w:val="18"/>
                <w:szCs w:val="18"/>
              </w:rPr>
              <w:t>&lt;&lt;From CF1R-PRF-</w:t>
            </w:r>
            <w:proofErr w:type="gramStart"/>
            <w:r w:rsidRPr="00280942">
              <w:rPr>
                <w:rFonts w:asciiTheme="minorHAnsi" w:hAnsiTheme="minorHAnsi"/>
                <w:sz w:val="18"/>
                <w:szCs w:val="18"/>
              </w:rPr>
              <w:t>01;</w:t>
            </w:r>
            <w:proofErr w:type="gramEnd"/>
            <w:r w:rsidRPr="00280942">
              <w:rPr>
                <w:rFonts w:asciiTheme="minorHAnsi" w:hAnsiTheme="minorHAnsi"/>
                <w:sz w:val="18"/>
                <w:szCs w:val="18"/>
              </w:rPr>
              <w:t xml:space="preserve"> </w:t>
            </w:r>
          </w:p>
          <w:p w14:paraId="064F9065" w14:textId="5A1C8520" w:rsidR="000D1B94" w:rsidRPr="00280942" w:rsidRDefault="000D1B94" w:rsidP="000D1B94">
            <w:pPr>
              <w:keepNext/>
              <w:tabs>
                <w:tab w:val="left" w:pos="2160"/>
                <w:tab w:val="left" w:pos="2700"/>
                <w:tab w:val="left" w:pos="3420"/>
                <w:tab w:val="left" w:pos="3780"/>
                <w:tab w:val="left" w:pos="5760"/>
                <w:tab w:val="left" w:pos="7212"/>
              </w:tabs>
              <w:rPr>
                <w:rFonts w:ascii="Calibri" w:hAnsi="Calibri"/>
                <w:sz w:val="18"/>
                <w:szCs w:val="18"/>
              </w:rPr>
            </w:pPr>
            <w:r w:rsidRPr="00280942">
              <w:rPr>
                <w:rFonts w:asciiTheme="minorHAnsi" w:hAnsiTheme="minorHAnsi"/>
                <w:sz w:val="18"/>
                <w:szCs w:val="18"/>
              </w:rPr>
              <w:t>Else</w:t>
            </w:r>
            <w:r>
              <w:rPr>
                <w:rFonts w:asciiTheme="minorHAnsi" w:hAnsiTheme="minorHAnsi"/>
                <w:sz w:val="18"/>
                <w:szCs w:val="18"/>
              </w:rPr>
              <w:t>, if prescriptive, value</w:t>
            </w:r>
            <w:r w:rsidRPr="00280942">
              <w:rPr>
                <w:rFonts w:asciiTheme="minorHAnsi" w:hAnsiTheme="minorHAnsi"/>
                <w:sz w:val="18"/>
                <w:szCs w:val="18"/>
              </w:rPr>
              <w:t xml:space="preserve"> = N/A&gt;&gt;</w:t>
            </w:r>
          </w:p>
        </w:tc>
        <w:tc>
          <w:tcPr>
            <w:tcW w:w="2319" w:type="dxa"/>
            <w:tcBorders>
              <w:top w:val="single" w:sz="4" w:space="0" w:color="auto"/>
              <w:left w:val="single" w:sz="4" w:space="0" w:color="auto"/>
              <w:bottom w:val="single" w:sz="4" w:space="0" w:color="auto"/>
              <w:right w:val="single" w:sz="4" w:space="0" w:color="auto"/>
            </w:tcBorders>
          </w:tcPr>
          <w:p w14:paraId="7A09E104" w14:textId="77777777" w:rsidR="000D1B94" w:rsidRDefault="000D1B94" w:rsidP="000D1B94">
            <w:pPr>
              <w:keepNext/>
              <w:tabs>
                <w:tab w:val="left" w:pos="2160"/>
                <w:tab w:val="left" w:pos="2700"/>
                <w:tab w:val="left" w:pos="3420"/>
                <w:tab w:val="left" w:pos="3780"/>
                <w:tab w:val="left" w:pos="5760"/>
                <w:tab w:val="left" w:pos="7212"/>
              </w:tabs>
              <w:rPr>
                <w:rFonts w:asciiTheme="minorHAnsi" w:hAnsiTheme="minorHAnsi"/>
                <w:sz w:val="18"/>
                <w:szCs w:val="18"/>
              </w:rPr>
            </w:pPr>
            <w:r w:rsidRPr="00280942">
              <w:rPr>
                <w:rFonts w:asciiTheme="minorHAnsi" w:hAnsiTheme="minorHAnsi"/>
                <w:sz w:val="18"/>
                <w:szCs w:val="18"/>
              </w:rPr>
              <w:t>&lt;&lt;From CF1R-PRF-</w:t>
            </w:r>
            <w:proofErr w:type="gramStart"/>
            <w:r w:rsidRPr="00280942">
              <w:rPr>
                <w:rFonts w:asciiTheme="minorHAnsi" w:hAnsiTheme="minorHAnsi"/>
                <w:sz w:val="18"/>
                <w:szCs w:val="18"/>
              </w:rPr>
              <w:t>01;</w:t>
            </w:r>
            <w:proofErr w:type="gramEnd"/>
            <w:r w:rsidRPr="00280942">
              <w:rPr>
                <w:rFonts w:asciiTheme="minorHAnsi" w:hAnsiTheme="minorHAnsi"/>
                <w:sz w:val="18"/>
                <w:szCs w:val="18"/>
              </w:rPr>
              <w:t xml:space="preserve"> </w:t>
            </w:r>
          </w:p>
          <w:p w14:paraId="35631F46" w14:textId="7F78BB32" w:rsidR="000D1B94" w:rsidRPr="00280942" w:rsidRDefault="000D1B94" w:rsidP="000D1B94">
            <w:pPr>
              <w:keepNext/>
              <w:tabs>
                <w:tab w:val="left" w:pos="2160"/>
                <w:tab w:val="left" w:pos="2700"/>
                <w:tab w:val="left" w:pos="3420"/>
                <w:tab w:val="left" w:pos="3780"/>
                <w:tab w:val="left" w:pos="5760"/>
                <w:tab w:val="left" w:pos="7212"/>
              </w:tabs>
              <w:rPr>
                <w:rFonts w:ascii="Calibri" w:hAnsi="Calibri"/>
                <w:sz w:val="18"/>
                <w:szCs w:val="18"/>
              </w:rPr>
            </w:pPr>
            <w:r w:rsidRPr="00280942">
              <w:rPr>
                <w:rFonts w:asciiTheme="minorHAnsi" w:hAnsiTheme="minorHAnsi"/>
                <w:sz w:val="18"/>
                <w:szCs w:val="18"/>
              </w:rPr>
              <w:t>Else</w:t>
            </w:r>
            <w:r>
              <w:rPr>
                <w:rFonts w:asciiTheme="minorHAnsi" w:hAnsiTheme="minorHAnsi"/>
                <w:sz w:val="18"/>
                <w:szCs w:val="18"/>
              </w:rPr>
              <w:t>, if prescriptive, value</w:t>
            </w:r>
            <w:r w:rsidRPr="00280942">
              <w:rPr>
                <w:rFonts w:asciiTheme="minorHAnsi" w:hAnsiTheme="minorHAnsi"/>
                <w:sz w:val="18"/>
                <w:szCs w:val="18"/>
              </w:rPr>
              <w:t xml:space="preserve"> = N/A&gt;&gt;</w:t>
            </w:r>
          </w:p>
        </w:tc>
        <w:tc>
          <w:tcPr>
            <w:tcW w:w="2100" w:type="dxa"/>
            <w:tcBorders>
              <w:top w:val="single" w:sz="4" w:space="0" w:color="auto"/>
              <w:left w:val="single" w:sz="4" w:space="0" w:color="auto"/>
              <w:bottom w:val="single" w:sz="4" w:space="0" w:color="auto"/>
              <w:right w:val="single" w:sz="4" w:space="0" w:color="auto"/>
            </w:tcBorders>
          </w:tcPr>
          <w:p w14:paraId="5F210499" w14:textId="77777777" w:rsidR="000D1B94" w:rsidRDefault="000D1B94" w:rsidP="000D1B94">
            <w:pPr>
              <w:keepNext/>
              <w:tabs>
                <w:tab w:val="left" w:pos="2160"/>
                <w:tab w:val="left" w:pos="2700"/>
                <w:tab w:val="left" w:pos="3420"/>
                <w:tab w:val="left" w:pos="3780"/>
                <w:tab w:val="left" w:pos="5760"/>
                <w:tab w:val="left" w:pos="7212"/>
              </w:tabs>
              <w:rPr>
                <w:rFonts w:asciiTheme="minorHAnsi" w:hAnsiTheme="minorHAnsi"/>
                <w:sz w:val="18"/>
                <w:szCs w:val="18"/>
              </w:rPr>
            </w:pPr>
            <w:r w:rsidRPr="00280942">
              <w:rPr>
                <w:rFonts w:asciiTheme="minorHAnsi" w:hAnsiTheme="minorHAnsi"/>
                <w:sz w:val="18"/>
                <w:szCs w:val="18"/>
              </w:rPr>
              <w:t>&lt;&lt;From CF1R-PRF-</w:t>
            </w:r>
            <w:proofErr w:type="gramStart"/>
            <w:r w:rsidRPr="00280942">
              <w:rPr>
                <w:rFonts w:asciiTheme="minorHAnsi" w:hAnsiTheme="minorHAnsi"/>
                <w:sz w:val="18"/>
                <w:szCs w:val="18"/>
              </w:rPr>
              <w:t>01;</w:t>
            </w:r>
            <w:proofErr w:type="gramEnd"/>
            <w:r w:rsidRPr="00280942">
              <w:rPr>
                <w:rFonts w:asciiTheme="minorHAnsi" w:hAnsiTheme="minorHAnsi"/>
                <w:sz w:val="18"/>
                <w:szCs w:val="18"/>
              </w:rPr>
              <w:t xml:space="preserve"> </w:t>
            </w:r>
          </w:p>
          <w:p w14:paraId="36B39D31" w14:textId="0EFAEF67" w:rsidR="000D1B94" w:rsidRPr="00280942" w:rsidRDefault="000D1B94" w:rsidP="000D1B94">
            <w:pPr>
              <w:keepNext/>
              <w:tabs>
                <w:tab w:val="left" w:pos="2160"/>
                <w:tab w:val="left" w:pos="2700"/>
                <w:tab w:val="left" w:pos="3420"/>
                <w:tab w:val="left" w:pos="3780"/>
                <w:tab w:val="left" w:pos="5760"/>
                <w:tab w:val="left" w:pos="7212"/>
              </w:tabs>
              <w:rPr>
                <w:rFonts w:ascii="Calibri" w:hAnsi="Calibri"/>
                <w:sz w:val="18"/>
                <w:szCs w:val="18"/>
              </w:rPr>
            </w:pPr>
            <w:r w:rsidRPr="00280942">
              <w:rPr>
                <w:rFonts w:asciiTheme="minorHAnsi" w:hAnsiTheme="minorHAnsi"/>
                <w:sz w:val="18"/>
                <w:szCs w:val="18"/>
              </w:rPr>
              <w:t>Else</w:t>
            </w:r>
            <w:r>
              <w:rPr>
                <w:rFonts w:asciiTheme="minorHAnsi" w:hAnsiTheme="minorHAnsi"/>
                <w:sz w:val="18"/>
                <w:szCs w:val="18"/>
              </w:rPr>
              <w:t>, if prescriptive, value</w:t>
            </w:r>
            <w:r w:rsidRPr="00280942">
              <w:rPr>
                <w:rFonts w:asciiTheme="minorHAnsi" w:hAnsiTheme="minorHAnsi"/>
                <w:sz w:val="18"/>
                <w:szCs w:val="18"/>
              </w:rPr>
              <w:t xml:space="preserve"> = N/A&gt;&gt;</w:t>
            </w:r>
          </w:p>
        </w:tc>
        <w:tc>
          <w:tcPr>
            <w:tcW w:w="2100" w:type="dxa"/>
            <w:tcBorders>
              <w:top w:val="single" w:sz="4" w:space="0" w:color="auto"/>
              <w:left w:val="single" w:sz="4" w:space="0" w:color="auto"/>
              <w:bottom w:val="single" w:sz="4" w:space="0" w:color="auto"/>
              <w:right w:val="single" w:sz="4" w:space="0" w:color="auto"/>
            </w:tcBorders>
          </w:tcPr>
          <w:p w14:paraId="69793D0E" w14:textId="77777777" w:rsidR="004B0BB6" w:rsidRDefault="004B0BB6" w:rsidP="004B0BB6">
            <w:pPr>
              <w:keepNext/>
              <w:tabs>
                <w:tab w:val="left" w:pos="2160"/>
                <w:tab w:val="left" w:pos="2700"/>
                <w:tab w:val="left" w:pos="3420"/>
                <w:tab w:val="left" w:pos="3780"/>
                <w:tab w:val="left" w:pos="5760"/>
                <w:tab w:val="left" w:pos="7212"/>
              </w:tabs>
              <w:rPr>
                <w:ins w:id="13" w:author="Alhabibi, Haider@Energy" w:date="2022-07-12T09:59:00Z"/>
                <w:rFonts w:asciiTheme="minorHAnsi" w:hAnsiTheme="minorHAnsi"/>
                <w:sz w:val="18"/>
                <w:szCs w:val="18"/>
              </w:rPr>
            </w:pPr>
            <w:ins w:id="14" w:author="Alhabibi, Haider@Energy" w:date="2022-07-12T09:59:00Z">
              <w:r w:rsidRPr="00280942">
                <w:rPr>
                  <w:rFonts w:asciiTheme="minorHAnsi" w:hAnsiTheme="minorHAnsi"/>
                  <w:sz w:val="18"/>
                  <w:szCs w:val="18"/>
                </w:rPr>
                <w:t>&lt;&lt;From CF1R-PRF-</w:t>
              </w:r>
              <w:proofErr w:type="gramStart"/>
              <w:r w:rsidRPr="00280942">
                <w:rPr>
                  <w:rFonts w:asciiTheme="minorHAnsi" w:hAnsiTheme="minorHAnsi"/>
                  <w:sz w:val="18"/>
                  <w:szCs w:val="18"/>
                </w:rPr>
                <w:t>01;</w:t>
              </w:r>
              <w:proofErr w:type="gramEnd"/>
              <w:r w:rsidRPr="00280942">
                <w:rPr>
                  <w:rFonts w:asciiTheme="minorHAnsi" w:hAnsiTheme="minorHAnsi"/>
                  <w:sz w:val="18"/>
                  <w:szCs w:val="18"/>
                </w:rPr>
                <w:t xml:space="preserve"> </w:t>
              </w:r>
            </w:ins>
          </w:p>
          <w:p w14:paraId="42507773" w14:textId="6B283F83" w:rsidR="000D1B94" w:rsidRPr="00280942" w:rsidRDefault="004B0BB6" w:rsidP="004B0BB6">
            <w:pPr>
              <w:keepNext/>
              <w:tabs>
                <w:tab w:val="left" w:pos="2160"/>
                <w:tab w:val="left" w:pos="2700"/>
                <w:tab w:val="left" w:pos="3420"/>
                <w:tab w:val="left" w:pos="3780"/>
                <w:tab w:val="left" w:pos="5760"/>
                <w:tab w:val="left" w:pos="7212"/>
              </w:tabs>
              <w:rPr>
                <w:rFonts w:asciiTheme="minorHAnsi" w:hAnsiTheme="minorHAnsi"/>
                <w:sz w:val="18"/>
                <w:szCs w:val="18"/>
              </w:rPr>
            </w:pPr>
            <w:ins w:id="15" w:author="Alhabibi, Haider@Energy" w:date="2022-07-12T09:59:00Z">
              <w:r w:rsidRPr="00280942">
                <w:rPr>
                  <w:rFonts w:asciiTheme="minorHAnsi" w:hAnsiTheme="minorHAnsi"/>
                  <w:sz w:val="18"/>
                  <w:szCs w:val="18"/>
                </w:rPr>
                <w:t>Else</w:t>
              </w:r>
              <w:r>
                <w:rPr>
                  <w:rFonts w:asciiTheme="minorHAnsi" w:hAnsiTheme="minorHAnsi"/>
                  <w:sz w:val="18"/>
                  <w:szCs w:val="18"/>
                </w:rPr>
                <w:t>, if prescriptive, value</w:t>
              </w:r>
              <w:r w:rsidRPr="00280942">
                <w:rPr>
                  <w:rFonts w:asciiTheme="minorHAnsi" w:hAnsiTheme="minorHAnsi"/>
                  <w:sz w:val="18"/>
                  <w:szCs w:val="18"/>
                </w:rPr>
                <w:t xml:space="preserve"> = N/A&gt;&gt;</w:t>
              </w:r>
            </w:ins>
          </w:p>
        </w:tc>
      </w:tr>
    </w:tbl>
    <w:p w14:paraId="4196EB2B" w14:textId="0A06B7BE" w:rsidR="00012A93" w:rsidRDefault="00012A93" w:rsidP="00012A93">
      <w:pPr>
        <w:rPr>
          <w:rFonts w:asciiTheme="minorHAnsi" w:hAnsiTheme="minorHAnsi"/>
          <w:sz w:val="18"/>
          <w:szCs w:val="18"/>
        </w:rPr>
      </w:pPr>
    </w:p>
    <w:tbl>
      <w:tblPr>
        <w:tblW w:w="5000" w:type="pct"/>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602"/>
        <w:gridCol w:w="1383"/>
        <w:gridCol w:w="1300"/>
        <w:gridCol w:w="1218"/>
        <w:gridCol w:w="1428"/>
        <w:gridCol w:w="1619"/>
        <w:gridCol w:w="1621"/>
        <w:gridCol w:w="1619"/>
      </w:tblGrid>
      <w:tr w:rsidR="000E61D5" w:rsidRPr="00DF3A28" w14:paraId="1B2D02DC" w14:textId="228EDEB3" w:rsidTr="00F15EA5">
        <w:trPr>
          <w:cantSplit/>
          <w:trHeight w:val="130"/>
        </w:trPr>
        <w:tc>
          <w:tcPr>
            <w:tcW w:w="9171" w:type="dxa"/>
            <w:gridSpan w:val="7"/>
            <w:tcBorders>
              <w:top w:val="single" w:sz="4" w:space="0" w:color="auto"/>
              <w:left w:val="single" w:sz="4" w:space="0" w:color="auto"/>
              <w:bottom w:val="single" w:sz="4" w:space="0" w:color="auto"/>
              <w:right w:val="single" w:sz="4" w:space="0" w:color="auto"/>
            </w:tcBorders>
            <w:vAlign w:val="center"/>
          </w:tcPr>
          <w:p w14:paraId="1FDA77A7" w14:textId="08C5067C" w:rsidR="000E61D5" w:rsidRPr="00DF3A28" w:rsidRDefault="000E61D5" w:rsidP="00D85EF9">
            <w:pPr>
              <w:keepNext/>
              <w:tabs>
                <w:tab w:val="left" w:pos="2160"/>
                <w:tab w:val="left" w:pos="2700"/>
                <w:tab w:val="left" w:pos="3420"/>
                <w:tab w:val="left" w:pos="3780"/>
                <w:tab w:val="left" w:pos="5760"/>
                <w:tab w:val="left" w:pos="7212"/>
              </w:tabs>
              <w:rPr>
                <w:rFonts w:ascii="Calibri" w:hAnsi="Calibri"/>
                <w:sz w:val="18"/>
                <w:szCs w:val="18"/>
              </w:rPr>
            </w:pPr>
            <w:r>
              <w:rPr>
                <w:rFonts w:asciiTheme="minorHAnsi" w:eastAsia="Calibri" w:hAnsiTheme="minorHAnsi" w:cs="Arial"/>
                <w:b/>
              </w:rPr>
              <w:t>C</w:t>
            </w:r>
            <w:r w:rsidRPr="00DF3A28">
              <w:rPr>
                <w:rFonts w:asciiTheme="minorHAnsi" w:eastAsia="Calibri" w:hAnsiTheme="minorHAnsi" w:cs="Arial"/>
                <w:b/>
              </w:rPr>
              <w:t xml:space="preserve">. </w:t>
            </w:r>
            <w:r>
              <w:rPr>
                <w:rFonts w:asciiTheme="minorHAnsi" w:eastAsia="Calibri" w:hAnsiTheme="minorHAnsi" w:cs="Arial"/>
                <w:b/>
              </w:rPr>
              <w:t>Installed</w:t>
            </w:r>
            <w:r w:rsidRPr="00DF3A28">
              <w:rPr>
                <w:rFonts w:asciiTheme="minorHAnsi" w:eastAsia="Calibri" w:hAnsiTheme="minorHAnsi" w:cs="Arial"/>
                <w:b/>
              </w:rPr>
              <w:t xml:space="preserve"> </w:t>
            </w:r>
            <w:r>
              <w:rPr>
                <w:rFonts w:asciiTheme="minorHAnsi" w:eastAsia="Calibri" w:hAnsiTheme="minorHAnsi" w:cs="Arial"/>
                <w:b/>
              </w:rPr>
              <w:t>Battery Storage</w:t>
            </w:r>
            <w:r w:rsidRPr="00DF3A28">
              <w:rPr>
                <w:rFonts w:asciiTheme="minorHAnsi" w:eastAsia="Calibri" w:hAnsiTheme="minorHAnsi" w:cs="Arial"/>
                <w:b/>
              </w:rPr>
              <w:t xml:space="preserve"> Systems Information </w:t>
            </w:r>
          </w:p>
        </w:tc>
        <w:tc>
          <w:tcPr>
            <w:tcW w:w="1619" w:type="dxa"/>
            <w:tcBorders>
              <w:top w:val="single" w:sz="4" w:space="0" w:color="auto"/>
              <w:left w:val="single" w:sz="4" w:space="0" w:color="auto"/>
              <w:bottom w:val="single" w:sz="4" w:space="0" w:color="auto"/>
              <w:right w:val="single" w:sz="4" w:space="0" w:color="auto"/>
            </w:tcBorders>
          </w:tcPr>
          <w:p w14:paraId="5E023711" w14:textId="77777777" w:rsidR="000E61D5" w:rsidRDefault="000E61D5" w:rsidP="00D85EF9">
            <w:pPr>
              <w:keepNext/>
              <w:tabs>
                <w:tab w:val="left" w:pos="2160"/>
                <w:tab w:val="left" w:pos="2700"/>
                <w:tab w:val="left" w:pos="3420"/>
                <w:tab w:val="left" w:pos="3780"/>
                <w:tab w:val="left" w:pos="5760"/>
                <w:tab w:val="left" w:pos="7212"/>
              </w:tabs>
              <w:rPr>
                <w:rFonts w:asciiTheme="minorHAnsi" w:eastAsia="Calibri" w:hAnsiTheme="minorHAnsi" w:cs="Arial"/>
                <w:b/>
              </w:rPr>
            </w:pPr>
          </w:p>
        </w:tc>
      </w:tr>
      <w:tr w:rsidR="000E61D5" w:rsidRPr="00DF3A28" w14:paraId="1BFB515F" w14:textId="6A580EB5" w:rsidTr="00F15EA5">
        <w:trPr>
          <w:cantSplit/>
          <w:trHeight w:val="130"/>
        </w:trPr>
        <w:tc>
          <w:tcPr>
            <w:tcW w:w="1985" w:type="dxa"/>
            <w:gridSpan w:val="2"/>
            <w:tcBorders>
              <w:top w:val="single" w:sz="4" w:space="0" w:color="auto"/>
              <w:left w:val="single" w:sz="4" w:space="0" w:color="auto"/>
              <w:bottom w:val="single" w:sz="4" w:space="0" w:color="auto"/>
              <w:right w:val="single" w:sz="4" w:space="0" w:color="auto"/>
            </w:tcBorders>
            <w:vAlign w:val="center"/>
          </w:tcPr>
          <w:p w14:paraId="28D36673"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01</w:t>
            </w:r>
          </w:p>
        </w:tc>
        <w:tc>
          <w:tcPr>
            <w:tcW w:w="1300" w:type="dxa"/>
            <w:tcBorders>
              <w:top w:val="single" w:sz="4" w:space="0" w:color="auto"/>
              <w:left w:val="single" w:sz="4" w:space="0" w:color="auto"/>
              <w:bottom w:val="single" w:sz="4" w:space="0" w:color="auto"/>
              <w:right w:val="single" w:sz="4" w:space="0" w:color="auto"/>
            </w:tcBorders>
            <w:vAlign w:val="center"/>
          </w:tcPr>
          <w:p w14:paraId="510E09EA"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02</w:t>
            </w:r>
          </w:p>
        </w:tc>
        <w:tc>
          <w:tcPr>
            <w:tcW w:w="1218" w:type="dxa"/>
            <w:tcBorders>
              <w:top w:val="single" w:sz="4" w:space="0" w:color="auto"/>
              <w:left w:val="single" w:sz="4" w:space="0" w:color="auto"/>
              <w:bottom w:val="single" w:sz="4" w:space="0" w:color="auto"/>
              <w:right w:val="single" w:sz="4" w:space="0" w:color="auto"/>
            </w:tcBorders>
            <w:vAlign w:val="center"/>
          </w:tcPr>
          <w:p w14:paraId="229F426E"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03</w:t>
            </w:r>
          </w:p>
        </w:tc>
        <w:tc>
          <w:tcPr>
            <w:tcW w:w="1428" w:type="dxa"/>
            <w:tcBorders>
              <w:top w:val="single" w:sz="4" w:space="0" w:color="auto"/>
              <w:left w:val="single" w:sz="4" w:space="0" w:color="auto"/>
              <w:bottom w:val="single" w:sz="4" w:space="0" w:color="auto"/>
              <w:right w:val="single" w:sz="4" w:space="0" w:color="auto"/>
            </w:tcBorders>
            <w:vAlign w:val="center"/>
          </w:tcPr>
          <w:p w14:paraId="52C4496E"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04</w:t>
            </w:r>
          </w:p>
        </w:tc>
        <w:tc>
          <w:tcPr>
            <w:tcW w:w="1619" w:type="dxa"/>
            <w:tcBorders>
              <w:top w:val="single" w:sz="4" w:space="0" w:color="auto"/>
              <w:left w:val="single" w:sz="4" w:space="0" w:color="auto"/>
              <w:bottom w:val="single" w:sz="4" w:space="0" w:color="auto"/>
              <w:right w:val="single" w:sz="4" w:space="0" w:color="auto"/>
            </w:tcBorders>
            <w:vAlign w:val="center"/>
          </w:tcPr>
          <w:p w14:paraId="4F41E823"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05</w:t>
            </w:r>
          </w:p>
        </w:tc>
        <w:tc>
          <w:tcPr>
            <w:tcW w:w="1621" w:type="dxa"/>
            <w:tcBorders>
              <w:top w:val="single" w:sz="4" w:space="0" w:color="auto"/>
              <w:left w:val="single" w:sz="4" w:space="0" w:color="auto"/>
              <w:bottom w:val="single" w:sz="4" w:space="0" w:color="auto"/>
              <w:right w:val="single" w:sz="4" w:space="0" w:color="auto"/>
            </w:tcBorders>
            <w:vAlign w:val="center"/>
          </w:tcPr>
          <w:p w14:paraId="2E736520"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Calibri" w:hAnsi="Calibri"/>
                <w:szCs w:val="18"/>
              </w:rPr>
            </w:pPr>
            <w:r w:rsidRPr="00E13D38">
              <w:rPr>
                <w:rFonts w:ascii="Calibri" w:hAnsi="Calibri"/>
                <w:szCs w:val="18"/>
              </w:rPr>
              <w:t>06</w:t>
            </w:r>
          </w:p>
        </w:tc>
        <w:tc>
          <w:tcPr>
            <w:tcW w:w="1619" w:type="dxa"/>
            <w:tcBorders>
              <w:top w:val="single" w:sz="4" w:space="0" w:color="auto"/>
              <w:left w:val="single" w:sz="4" w:space="0" w:color="auto"/>
              <w:bottom w:val="single" w:sz="4" w:space="0" w:color="auto"/>
              <w:right w:val="single" w:sz="4" w:space="0" w:color="auto"/>
            </w:tcBorders>
          </w:tcPr>
          <w:p w14:paraId="4F392A0B" w14:textId="5E5FDCA0" w:rsidR="000E61D5" w:rsidRPr="00E13D38" w:rsidRDefault="000E61D5" w:rsidP="000E61D5">
            <w:pPr>
              <w:keepNext/>
              <w:tabs>
                <w:tab w:val="left" w:pos="2160"/>
                <w:tab w:val="left" w:pos="2700"/>
                <w:tab w:val="left" w:pos="3420"/>
                <w:tab w:val="left" w:pos="3780"/>
                <w:tab w:val="left" w:pos="5760"/>
                <w:tab w:val="left" w:pos="7212"/>
              </w:tabs>
              <w:jc w:val="center"/>
              <w:rPr>
                <w:rFonts w:ascii="Calibri" w:hAnsi="Calibri"/>
                <w:szCs w:val="18"/>
              </w:rPr>
            </w:pPr>
            <w:ins w:id="16" w:author="Alhabibi, Haider@Energy" w:date="2022-07-12T09:56:00Z">
              <w:r>
                <w:rPr>
                  <w:rFonts w:ascii="Calibri" w:hAnsi="Calibri"/>
                  <w:sz w:val="18"/>
                  <w:szCs w:val="18"/>
                </w:rPr>
                <w:t>0</w:t>
              </w:r>
            </w:ins>
            <w:ins w:id="17" w:author="Alhabibi, Haider@Energy" w:date="2022-07-12T16:37:00Z">
              <w:r w:rsidR="00234013">
                <w:rPr>
                  <w:rFonts w:ascii="Calibri" w:hAnsi="Calibri"/>
                  <w:sz w:val="18"/>
                  <w:szCs w:val="18"/>
                </w:rPr>
                <w:t>6a</w:t>
              </w:r>
            </w:ins>
          </w:p>
        </w:tc>
      </w:tr>
      <w:tr w:rsidR="000E61D5" w:rsidRPr="00DF3A28" w14:paraId="0F930F66" w14:textId="7CFBE124" w:rsidTr="00F15EA5">
        <w:trPr>
          <w:cantSplit/>
          <w:trHeight w:val="130"/>
        </w:trPr>
        <w:tc>
          <w:tcPr>
            <w:tcW w:w="1985" w:type="dxa"/>
            <w:gridSpan w:val="2"/>
            <w:tcBorders>
              <w:top w:val="single" w:sz="4" w:space="0" w:color="auto"/>
              <w:left w:val="single" w:sz="4" w:space="0" w:color="auto"/>
              <w:bottom w:val="single" w:sz="4" w:space="0" w:color="auto"/>
              <w:right w:val="single" w:sz="4" w:space="0" w:color="auto"/>
            </w:tcBorders>
            <w:vAlign w:val="bottom"/>
          </w:tcPr>
          <w:p w14:paraId="136D6DB3"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Manufacturer</w:t>
            </w:r>
          </w:p>
        </w:tc>
        <w:tc>
          <w:tcPr>
            <w:tcW w:w="1300" w:type="dxa"/>
            <w:tcBorders>
              <w:top w:val="single" w:sz="4" w:space="0" w:color="auto"/>
              <w:left w:val="single" w:sz="4" w:space="0" w:color="auto"/>
              <w:bottom w:val="single" w:sz="4" w:space="0" w:color="auto"/>
              <w:right w:val="single" w:sz="4" w:space="0" w:color="auto"/>
            </w:tcBorders>
            <w:vAlign w:val="bottom"/>
          </w:tcPr>
          <w:p w14:paraId="68162ABD"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Model #</w:t>
            </w:r>
          </w:p>
        </w:tc>
        <w:tc>
          <w:tcPr>
            <w:tcW w:w="1218" w:type="dxa"/>
            <w:tcBorders>
              <w:top w:val="single" w:sz="4" w:space="0" w:color="auto"/>
              <w:left w:val="single" w:sz="4" w:space="0" w:color="auto"/>
              <w:bottom w:val="single" w:sz="4" w:space="0" w:color="auto"/>
              <w:right w:val="single" w:sz="4" w:space="0" w:color="auto"/>
            </w:tcBorders>
            <w:vAlign w:val="bottom"/>
          </w:tcPr>
          <w:p w14:paraId="35729623"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Battery Capacity (kWh)</w:t>
            </w:r>
          </w:p>
        </w:tc>
        <w:tc>
          <w:tcPr>
            <w:tcW w:w="1428" w:type="dxa"/>
            <w:tcBorders>
              <w:top w:val="single" w:sz="4" w:space="0" w:color="auto"/>
              <w:left w:val="single" w:sz="4" w:space="0" w:color="auto"/>
              <w:bottom w:val="single" w:sz="4" w:space="0" w:color="auto"/>
              <w:right w:val="single" w:sz="4" w:space="0" w:color="auto"/>
            </w:tcBorders>
            <w:vAlign w:val="bottom"/>
          </w:tcPr>
          <w:p w14:paraId="07F691C3"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Control</w:t>
            </w:r>
          </w:p>
        </w:tc>
        <w:tc>
          <w:tcPr>
            <w:tcW w:w="1619" w:type="dxa"/>
            <w:tcBorders>
              <w:top w:val="single" w:sz="4" w:space="0" w:color="auto"/>
              <w:left w:val="single" w:sz="4" w:space="0" w:color="auto"/>
              <w:bottom w:val="single" w:sz="4" w:space="0" w:color="auto"/>
              <w:right w:val="single" w:sz="4" w:space="0" w:color="auto"/>
            </w:tcBorders>
            <w:vAlign w:val="bottom"/>
          </w:tcPr>
          <w:p w14:paraId="19429F8A"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Charging Efficiency (%)</w:t>
            </w:r>
          </w:p>
        </w:tc>
        <w:tc>
          <w:tcPr>
            <w:tcW w:w="1621" w:type="dxa"/>
            <w:tcBorders>
              <w:top w:val="single" w:sz="4" w:space="0" w:color="auto"/>
              <w:left w:val="single" w:sz="4" w:space="0" w:color="auto"/>
              <w:bottom w:val="single" w:sz="4" w:space="0" w:color="auto"/>
              <w:right w:val="single" w:sz="4" w:space="0" w:color="auto"/>
            </w:tcBorders>
            <w:vAlign w:val="bottom"/>
          </w:tcPr>
          <w:p w14:paraId="2BEF1F5D" w14:textId="77777777" w:rsidR="000E61D5" w:rsidRPr="00E13D38" w:rsidRDefault="000E61D5" w:rsidP="000E61D5">
            <w:pPr>
              <w:keepNext/>
              <w:tabs>
                <w:tab w:val="left" w:pos="2160"/>
                <w:tab w:val="left" w:pos="2700"/>
                <w:tab w:val="left" w:pos="3420"/>
                <w:tab w:val="left" w:pos="3780"/>
                <w:tab w:val="left" w:pos="5760"/>
                <w:tab w:val="left" w:pos="7212"/>
              </w:tabs>
              <w:jc w:val="center"/>
              <w:rPr>
                <w:rFonts w:asciiTheme="minorHAnsi" w:hAnsiTheme="minorHAnsi"/>
                <w:szCs w:val="18"/>
              </w:rPr>
            </w:pPr>
            <w:r w:rsidRPr="00E13D38">
              <w:rPr>
                <w:rFonts w:asciiTheme="minorHAnsi" w:hAnsiTheme="minorHAnsi"/>
                <w:szCs w:val="18"/>
              </w:rPr>
              <w:t>Discharging Efficiency (%)</w:t>
            </w:r>
          </w:p>
        </w:tc>
        <w:tc>
          <w:tcPr>
            <w:tcW w:w="1619" w:type="dxa"/>
            <w:tcBorders>
              <w:top w:val="single" w:sz="4" w:space="0" w:color="auto"/>
              <w:left w:val="single" w:sz="4" w:space="0" w:color="auto"/>
              <w:bottom w:val="single" w:sz="4" w:space="0" w:color="auto"/>
              <w:right w:val="single" w:sz="4" w:space="0" w:color="auto"/>
            </w:tcBorders>
            <w:vAlign w:val="bottom"/>
          </w:tcPr>
          <w:p w14:paraId="65F92B0C" w14:textId="2D2924B9" w:rsidR="000E61D5" w:rsidRPr="001D319C" w:rsidRDefault="000E61D5" w:rsidP="000E61D5">
            <w:pPr>
              <w:keepNext/>
              <w:tabs>
                <w:tab w:val="left" w:pos="2160"/>
                <w:tab w:val="left" w:pos="2700"/>
                <w:tab w:val="left" w:pos="3420"/>
                <w:tab w:val="left" w:pos="3780"/>
                <w:tab w:val="left" w:pos="5760"/>
                <w:tab w:val="left" w:pos="7212"/>
              </w:tabs>
              <w:jc w:val="center"/>
              <w:rPr>
                <w:rFonts w:asciiTheme="minorHAnsi" w:hAnsiTheme="minorHAnsi"/>
              </w:rPr>
            </w:pPr>
            <w:ins w:id="18" w:author="Alhabibi, Haider@Energy" w:date="2022-07-12T09:56:00Z">
              <w:r w:rsidRPr="00F15EA5">
                <w:rPr>
                  <w:rFonts w:asciiTheme="minorHAnsi" w:hAnsiTheme="minorHAnsi" w:cstheme="minorHAnsi"/>
                  <w:color w:val="242424"/>
                  <w:shd w:val="clear" w:color="auto" w:fill="FFFFFF"/>
                </w:rPr>
                <w:t>Round Trip Efficiency (%)</w:t>
              </w:r>
            </w:ins>
          </w:p>
        </w:tc>
      </w:tr>
      <w:tr w:rsidR="000E61D5" w:rsidRPr="00DF3A28" w14:paraId="4B2994D6" w14:textId="1A0BCEBC" w:rsidTr="00F15EA5">
        <w:trPr>
          <w:cantSplit/>
          <w:trHeight w:val="423"/>
        </w:trPr>
        <w:tc>
          <w:tcPr>
            <w:tcW w:w="1985" w:type="dxa"/>
            <w:gridSpan w:val="2"/>
            <w:tcBorders>
              <w:top w:val="single" w:sz="4" w:space="0" w:color="auto"/>
              <w:left w:val="single" w:sz="4" w:space="0" w:color="auto"/>
              <w:bottom w:val="single" w:sz="4" w:space="0" w:color="auto"/>
              <w:right w:val="single" w:sz="4" w:space="0" w:color="auto"/>
            </w:tcBorders>
            <w:vAlign w:val="bottom"/>
          </w:tcPr>
          <w:p w14:paraId="17C28304" w14:textId="299B0388" w:rsidR="000E61D5" w:rsidRPr="00280942" w:rsidRDefault="000E61D5" w:rsidP="000E61D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280942">
              <w:rPr>
                <w:rFonts w:asciiTheme="minorHAnsi" w:hAnsiTheme="minorHAnsi"/>
                <w:sz w:val="18"/>
                <w:szCs w:val="18"/>
              </w:rPr>
              <w:t>&lt;&lt;user input&gt;&gt;</w:t>
            </w:r>
          </w:p>
        </w:tc>
        <w:tc>
          <w:tcPr>
            <w:tcW w:w="1300" w:type="dxa"/>
            <w:tcBorders>
              <w:top w:val="single" w:sz="4" w:space="0" w:color="auto"/>
              <w:left w:val="single" w:sz="4" w:space="0" w:color="auto"/>
              <w:bottom w:val="single" w:sz="4" w:space="0" w:color="auto"/>
              <w:right w:val="single" w:sz="4" w:space="0" w:color="auto"/>
            </w:tcBorders>
            <w:vAlign w:val="bottom"/>
          </w:tcPr>
          <w:p w14:paraId="1C28E475" w14:textId="28DC5754" w:rsidR="000E61D5" w:rsidRPr="00280942" w:rsidRDefault="000E61D5" w:rsidP="000E61D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280942">
              <w:rPr>
                <w:rFonts w:asciiTheme="minorHAnsi" w:hAnsiTheme="minorHAnsi"/>
                <w:sz w:val="18"/>
                <w:szCs w:val="18"/>
              </w:rPr>
              <w:t>&lt;&lt;user input&gt;&gt;</w:t>
            </w:r>
          </w:p>
        </w:tc>
        <w:tc>
          <w:tcPr>
            <w:tcW w:w="1218" w:type="dxa"/>
            <w:tcBorders>
              <w:top w:val="single" w:sz="4" w:space="0" w:color="auto"/>
              <w:left w:val="single" w:sz="4" w:space="0" w:color="auto"/>
              <w:bottom w:val="single" w:sz="4" w:space="0" w:color="auto"/>
              <w:right w:val="single" w:sz="4" w:space="0" w:color="auto"/>
            </w:tcBorders>
            <w:vAlign w:val="bottom"/>
          </w:tcPr>
          <w:p w14:paraId="67D1123A" w14:textId="02A0DA88" w:rsidR="000E61D5" w:rsidRPr="00280942" w:rsidRDefault="000E61D5" w:rsidP="000E61D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280942">
              <w:rPr>
                <w:rFonts w:asciiTheme="minorHAnsi" w:hAnsiTheme="minorHAnsi"/>
                <w:sz w:val="18"/>
                <w:szCs w:val="18"/>
              </w:rPr>
              <w:t>&lt;&lt;</w:t>
            </w:r>
            <w:r w:rsidRPr="00280942">
              <w:rPr>
                <w:rFonts w:asciiTheme="minorHAnsi" w:hAnsiTheme="minorHAnsi" w:cs="Courier New"/>
                <w:sz w:val="18"/>
                <w:szCs w:val="18"/>
              </w:rPr>
              <w:t xml:space="preserve">reference value from B01 as </w:t>
            </w:r>
            <w:proofErr w:type="gramStart"/>
            <w:r w:rsidRPr="00280942">
              <w:rPr>
                <w:rFonts w:asciiTheme="minorHAnsi" w:hAnsiTheme="minorHAnsi" w:cs="Courier New"/>
                <w:sz w:val="18"/>
                <w:szCs w:val="18"/>
              </w:rPr>
              <w:t>default</w:t>
            </w:r>
            <w:r>
              <w:rPr>
                <w:rFonts w:asciiTheme="minorHAnsi" w:hAnsiTheme="minorHAnsi" w:cs="Courier New"/>
                <w:sz w:val="18"/>
                <w:szCs w:val="18"/>
              </w:rPr>
              <w:t>;</w:t>
            </w:r>
            <w:r w:rsidRPr="00280942">
              <w:rPr>
                <w:rFonts w:asciiTheme="minorHAnsi" w:hAnsiTheme="minorHAnsi" w:cs="Courier New"/>
                <w:sz w:val="18"/>
                <w:szCs w:val="18"/>
              </w:rPr>
              <w:t xml:space="preserve">  Allow</w:t>
            </w:r>
            <w:proofErr w:type="gramEnd"/>
            <w:r w:rsidRPr="00280942">
              <w:rPr>
                <w:rFonts w:asciiTheme="minorHAnsi" w:hAnsiTheme="minorHAnsi" w:cs="Courier New"/>
                <w:sz w:val="18"/>
                <w:szCs w:val="18"/>
              </w:rPr>
              <w:t xml:space="preserve"> user to override only if</w:t>
            </w:r>
            <w:r w:rsidRPr="00280942">
              <w:rPr>
                <w:rFonts w:asciiTheme="minorHAnsi" w:hAnsiTheme="minorHAnsi"/>
                <w:sz w:val="18"/>
                <w:szCs w:val="18"/>
              </w:rPr>
              <w:t xml:space="preserve"> ≥ B01&gt;&gt;</w:t>
            </w:r>
          </w:p>
        </w:tc>
        <w:tc>
          <w:tcPr>
            <w:tcW w:w="1428" w:type="dxa"/>
            <w:tcBorders>
              <w:top w:val="single" w:sz="4" w:space="0" w:color="auto"/>
              <w:left w:val="single" w:sz="4" w:space="0" w:color="auto"/>
              <w:bottom w:val="single" w:sz="4" w:space="0" w:color="auto"/>
              <w:right w:val="single" w:sz="4" w:space="0" w:color="auto"/>
            </w:tcBorders>
            <w:vAlign w:val="bottom"/>
          </w:tcPr>
          <w:p w14:paraId="6B92DAF8" w14:textId="13E744C2" w:rsidR="000E61D5" w:rsidRPr="007E1B2E" w:rsidRDefault="000E61D5" w:rsidP="000E61D5">
            <w:pPr>
              <w:keepNext/>
              <w:tabs>
                <w:tab w:val="left" w:pos="2160"/>
                <w:tab w:val="left" w:pos="2700"/>
                <w:tab w:val="left" w:pos="3420"/>
                <w:tab w:val="left" w:pos="3780"/>
                <w:tab w:val="left" w:pos="5760"/>
                <w:tab w:val="left" w:pos="7212"/>
              </w:tabs>
              <w:ind w:left="-104"/>
              <w:jc w:val="center"/>
              <w:rPr>
                <w:rFonts w:asciiTheme="minorHAnsi" w:hAnsiTheme="minorHAnsi"/>
                <w:sz w:val="18"/>
                <w:szCs w:val="18"/>
              </w:rPr>
            </w:pPr>
            <w:r w:rsidRPr="007E1B2E">
              <w:rPr>
                <w:rFonts w:asciiTheme="minorHAnsi" w:hAnsiTheme="minorHAnsi"/>
                <w:sz w:val="18"/>
                <w:szCs w:val="18"/>
              </w:rPr>
              <w:t xml:space="preserve">&lt;&lt;If CF1R = NCB-01 or B02 = “Basic”, user pick from list: </w:t>
            </w:r>
          </w:p>
          <w:p w14:paraId="54998BBA" w14:textId="77777777" w:rsidR="000E61D5" w:rsidRPr="007E1B2E" w:rsidRDefault="000E61D5" w:rsidP="000E61D5">
            <w:pPr>
              <w:pStyle w:val="ListParagraph"/>
              <w:keepNext/>
              <w:numPr>
                <w:ilvl w:val="0"/>
                <w:numId w:val="13"/>
              </w:numPr>
              <w:tabs>
                <w:tab w:val="left" w:pos="2160"/>
                <w:tab w:val="left" w:pos="2700"/>
                <w:tab w:val="left" w:pos="3420"/>
                <w:tab w:val="left" w:pos="3780"/>
                <w:tab w:val="left" w:pos="5760"/>
                <w:tab w:val="left" w:pos="7212"/>
              </w:tabs>
              <w:ind w:left="-104"/>
              <w:jc w:val="center"/>
              <w:rPr>
                <w:rFonts w:asciiTheme="minorHAnsi" w:hAnsiTheme="minorHAnsi"/>
                <w:sz w:val="18"/>
                <w:szCs w:val="18"/>
              </w:rPr>
            </w:pPr>
            <w:r w:rsidRPr="007E1B2E">
              <w:rPr>
                <w:rFonts w:asciiTheme="minorHAnsi" w:hAnsiTheme="minorHAnsi"/>
                <w:sz w:val="18"/>
                <w:szCs w:val="18"/>
              </w:rPr>
              <w:t>Basic</w:t>
            </w:r>
          </w:p>
          <w:p w14:paraId="462BAD3A" w14:textId="77777777" w:rsidR="000E61D5" w:rsidRPr="007E1B2E" w:rsidRDefault="000E61D5" w:rsidP="000E61D5">
            <w:pPr>
              <w:pStyle w:val="ListParagraph"/>
              <w:keepNext/>
              <w:numPr>
                <w:ilvl w:val="0"/>
                <w:numId w:val="13"/>
              </w:numPr>
              <w:tabs>
                <w:tab w:val="left" w:pos="2160"/>
                <w:tab w:val="left" w:pos="2700"/>
                <w:tab w:val="left" w:pos="3420"/>
                <w:tab w:val="left" w:pos="3780"/>
                <w:tab w:val="left" w:pos="5760"/>
                <w:tab w:val="left" w:pos="7212"/>
              </w:tabs>
              <w:ind w:left="-194"/>
              <w:jc w:val="center"/>
              <w:rPr>
                <w:rFonts w:asciiTheme="minorHAnsi" w:hAnsiTheme="minorHAnsi"/>
                <w:sz w:val="18"/>
                <w:szCs w:val="18"/>
              </w:rPr>
            </w:pPr>
            <w:r w:rsidRPr="007E1B2E">
              <w:rPr>
                <w:rFonts w:asciiTheme="minorHAnsi" w:hAnsiTheme="minorHAnsi"/>
                <w:sz w:val="18"/>
                <w:szCs w:val="18"/>
              </w:rPr>
              <w:t>TOU</w:t>
            </w:r>
          </w:p>
          <w:p w14:paraId="47F39D21" w14:textId="20D8849D" w:rsidR="000E61D5" w:rsidRPr="007E1B2E" w:rsidRDefault="000E61D5" w:rsidP="000E61D5">
            <w:pPr>
              <w:pStyle w:val="ListParagraph"/>
              <w:keepNext/>
              <w:numPr>
                <w:ilvl w:val="0"/>
                <w:numId w:val="13"/>
              </w:numPr>
              <w:tabs>
                <w:tab w:val="left" w:pos="2160"/>
                <w:tab w:val="left" w:pos="2700"/>
                <w:tab w:val="left" w:pos="3420"/>
                <w:tab w:val="left" w:pos="3780"/>
                <w:tab w:val="left" w:pos="5760"/>
                <w:tab w:val="left" w:pos="7212"/>
              </w:tabs>
              <w:ind w:left="346" w:hanging="270"/>
              <w:jc w:val="center"/>
              <w:rPr>
                <w:rFonts w:asciiTheme="minorHAnsi" w:hAnsiTheme="minorHAnsi"/>
                <w:sz w:val="18"/>
                <w:szCs w:val="18"/>
              </w:rPr>
            </w:pPr>
            <w:r w:rsidRPr="007E1B2E">
              <w:rPr>
                <w:rFonts w:asciiTheme="minorHAnsi" w:hAnsiTheme="minorHAnsi"/>
                <w:sz w:val="18"/>
                <w:szCs w:val="18"/>
              </w:rPr>
              <w:t xml:space="preserve">Advanced </w:t>
            </w:r>
            <w:proofErr w:type="gramStart"/>
            <w:r w:rsidRPr="007E1B2E">
              <w:rPr>
                <w:rFonts w:asciiTheme="minorHAnsi" w:hAnsiTheme="minorHAnsi"/>
                <w:sz w:val="18"/>
                <w:szCs w:val="18"/>
              </w:rPr>
              <w:t>DR</w:t>
            </w:r>
            <w:r>
              <w:rPr>
                <w:rFonts w:asciiTheme="minorHAnsi" w:hAnsiTheme="minorHAnsi"/>
                <w:sz w:val="18"/>
                <w:szCs w:val="18"/>
              </w:rPr>
              <w:t>;</w:t>
            </w:r>
            <w:proofErr w:type="gramEnd"/>
          </w:p>
          <w:p w14:paraId="7F779235" w14:textId="161E65D1" w:rsidR="000E61D5" w:rsidRPr="007E1B2E" w:rsidRDefault="000E61D5" w:rsidP="000E61D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7E1B2E">
              <w:rPr>
                <w:rFonts w:asciiTheme="minorHAnsi" w:hAnsiTheme="minorHAnsi"/>
                <w:sz w:val="18"/>
                <w:szCs w:val="18"/>
              </w:rPr>
              <w:t xml:space="preserve">If B02 = “TOU”, user pick from list </w:t>
            </w:r>
          </w:p>
          <w:p w14:paraId="56D26D2F" w14:textId="77777777" w:rsidR="000E61D5" w:rsidRPr="007E1B2E" w:rsidRDefault="000E61D5" w:rsidP="000E61D5">
            <w:pPr>
              <w:pStyle w:val="ListParagraph"/>
              <w:keepNext/>
              <w:numPr>
                <w:ilvl w:val="0"/>
                <w:numId w:val="13"/>
              </w:numPr>
              <w:tabs>
                <w:tab w:val="left" w:pos="2160"/>
                <w:tab w:val="left" w:pos="2700"/>
                <w:tab w:val="left" w:pos="3420"/>
                <w:tab w:val="left" w:pos="3780"/>
                <w:tab w:val="left" w:pos="5760"/>
                <w:tab w:val="left" w:pos="7212"/>
              </w:tabs>
              <w:ind w:left="-194"/>
              <w:jc w:val="center"/>
              <w:rPr>
                <w:rFonts w:asciiTheme="minorHAnsi" w:hAnsiTheme="minorHAnsi"/>
                <w:sz w:val="18"/>
                <w:szCs w:val="18"/>
              </w:rPr>
            </w:pPr>
            <w:r w:rsidRPr="007E1B2E">
              <w:rPr>
                <w:rFonts w:asciiTheme="minorHAnsi" w:hAnsiTheme="minorHAnsi"/>
                <w:sz w:val="18"/>
                <w:szCs w:val="18"/>
              </w:rPr>
              <w:t>TOU</w:t>
            </w:r>
          </w:p>
          <w:p w14:paraId="61B38A20" w14:textId="70D8D000" w:rsidR="000E61D5" w:rsidRPr="007E1B2E" w:rsidRDefault="000E61D5" w:rsidP="000E61D5">
            <w:pPr>
              <w:pStyle w:val="ListParagraph"/>
              <w:keepNext/>
              <w:numPr>
                <w:ilvl w:val="0"/>
                <w:numId w:val="13"/>
              </w:numPr>
              <w:tabs>
                <w:tab w:val="left" w:pos="2160"/>
                <w:tab w:val="left" w:pos="2700"/>
                <w:tab w:val="left" w:pos="3420"/>
                <w:tab w:val="left" w:pos="3780"/>
                <w:tab w:val="left" w:pos="5760"/>
                <w:tab w:val="left" w:pos="7212"/>
              </w:tabs>
              <w:ind w:left="346" w:hanging="270"/>
              <w:jc w:val="center"/>
              <w:rPr>
                <w:rFonts w:asciiTheme="minorHAnsi" w:hAnsiTheme="minorHAnsi"/>
                <w:sz w:val="18"/>
                <w:szCs w:val="18"/>
              </w:rPr>
            </w:pPr>
            <w:r w:rsidRPr="007E1B2E">
              <w:rPr>
                <w:rFonts w:asciiTheme="minorHAnsi" w:hAnsiTheme="minorHAnsi"/>
                <w:sz w:val="18"/>
                <w:szCs w:val="18"/>
              </w:rPr>
              <w:t xml:space="preserve">Advanced </w:t>
            </w:r>
            <w:proofErr w:type="gramStart"/>
            <w:r w:rsidRPr="007E1B2E">
              <w:rPr>
                <w:rFonts w:asciiTheme="minorHAnsi" w:hAnsiTheme="minorHAnsi"/>
                <w:sz w:val="18"/>
                <w:szCs w:val="18"/>
              </w:rPr>
              <w:t>DR</w:t>
            </w:r>
            <w:r>
              <w:rPr>
                <w:rFonts w:asciiTheme="minorHAnsi" w:hAnsiTheme="minorHAnsi"/>
                <w:sz w:val="18"/>
                <w:szCs w:val="18"/>
              </w:rPr>
              <w:t>;</w:t>
            </w:r>
            <w:proofErr w:type="gramEnd"/>
            <w:r w:rsidRPr="007E1B2E">
              <w:rPr>
                <w:rFonts w:asciiTheme="minorHAnsi" w:hAnsiTheme="minorHAnsi"/>
                <w:sz w:val="18"/>
                <w:szCs w:val="18"/>
              </w:rPr>
              <w:t xml:space="preserve"> </w:t>
            </w:r>
          </w:p>
          <w:p w14:paraId="40312FEE" w14:textId="573E9914" w:rsidR="000E61D5" w:rsidRPr="007E1B2E" w:rsidRDefault="000E61D5" w:rsidP="000E61D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7E1B2E">
              <w:rPr>
                <w:rFonts w:asciiTheme="minorHAnsi" w:hAnsiTheme="minorHAnsi"/>
                <w:sz w:val="18"/>
                <w:szCs w:val="18"/>
              </w:rPr>
              <w:t xml:space="preserve">If B02 = “Advanced DR”, user pick from list </w:t>
            </w:r>
          </w:p>
          <w:p w14:paraId="5AB51DF9" w14:textId="41EB0512" w:rsidR="000E61D5" w:rsidRPr="007E1B2E" w:rsidRDefault="000E61D5" w:rsidP="000E61D5">
            <w:pPr>
              <w:pStyle w:val="ListParagraph"/>
              <w:keepNext/>
              <w:numPr>
                <w:ilvl w:val="0"/>
                <w:numId w:val="13"/>
              </w:numPr>
              <w:tabs>
                <w:tab w:val="left" w:pos="2160"/>
                <w:tab w:val="left" w:pos="2700"/>
                <w:tab w:val="left" w:pos="3420"/>
                <w:tab w:val="left" w:pos="3780"/>
                <w:tab w:val="left" w:pos="5760"/>
                <w:tab w:val="left" w:pos="7212"/>
              </w:tabs>
              <w:ind w:left="256" w:hanging="270"/>
              <w:jc w:val="center"/>
              <w:rPr>
                <w:rFonts w:asciiTheme="minorHAnsi" w:hAnsiTheme="minorHAnsi"/>
                <w:sz w:val="18"/>
                <w:szCs w:val="18"/>
              </w:rPr>
            </w:pPr>
            <w:r w:rsidRPr="007E1B2E">
              <w:rPr>
                <w:rFonts w:asciiTheme="minorHAnsi" w:hAnsiTheme="minorHAnsi"/>
                <w:sz w:val="18"/>
                <w:szCs w:val="18"/>
              </w:rPr>
              <w:t>Advanced DR&gt;&gt;</w:t>
            </w:r>
          </w:p>
        </w:tc>
        <w:tc>
          <w:tcPr>
            <w:tcW w:w="1619" w:type="dxa"/>
            <w:tcBorders>
              <w:top w:val="single" w:sz="4" w:space="0" w:color="auto"/>
              <w:left w:val="single" w:sz="4" w:space="0" w:color="auto"/>
              <w:bottom w:val="single" w:sz="4" w:space="0" w:color="auto"/>
              <w:right w:val="single" w:sz="4" w:space="0" w:color="auto"/>
            </w:tcBorders>
            <w:vAlign w:val="bottom"/>
          </w:tcPr>
          <w:p w14:paraId="714BD0AA" w14:textId="6FEC538B" w:rsidR="000E61D5" w:rsidRPr="00280942" w:rsidRDefault="000E61D5" w:rsidP="000E61D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280942">
              <w:rPr>
                <w:rFonts w:asciiTheme="minorHAnsi" w:hAnsiTheme="minorHAnsi"/>
                <w:sz w:val="18"/>
                <w:szCs w:val="18"/>
              </w:rPr>
              <w:t>&lt;&lt;</w:t>
            </w:r>
            <w:r w:rsidRPr="00280942">
              <w:rPr>
                <w:rFonts w:asciiTheme="minorHAnsi" w:hAnsiTheme="minorHAnsi" w:cs="Courier New"/>
                <w:sz w:val="18"/>
                <w:szCs w:val="18"/>
              </w:rPr>
              <w:t xml:space="preserve">reference value from B03 as </w:t>
            </w:r>
            <w:proofErr w:type="gramStart"/>
            <w:r w:rsidRPr="00280942">
              <w:rPr>
                <w:rFonts w:asciiTheme="minorHAnsi" w:hAnsiTheme="minorHAnsi" w:cs="Courier New"/>
                <w:sz w:val="18"/>
                <w:szCs w:val="18"/>
              </w:rPr>
              <w:t>default</w:t>
            </w:r>
            <w:r>
              <w:rPr>
                <w:rFonts w:asciiTheme="minorHAnsi" w:hAnsiTheme="minorHAnsi" w:cs="Courier New"/>
                <w:sz w:val="18"/>
                <w:szCs w:val="18"/>
              </w:rPr>
              <w:t>;</w:t>
            </w:r>
            <w:r w:rsidRPr="00280942">
              <w:rPr>
                <w:rFonts w:asciiTheme="minorHAnsi" w:hAnsiTheme="minorHAnsi" w:cs="Courier New"/>
                <w:sz w:val="18"/>
                <w:szCs w:val="18"/>
              </w:rPr>
              <w:t xml:space="preserve">  Allow</w:t>
            </w:r>
            <w:proofErr w:type="gramEnd"/>
            <w:r w:rsidRPr="00280942">
              <w:rPr>
                <w:rFonts w:asciiTheme="minorHAnsi" w:hAnsiTheme="minorHAnsi" w:cs="Courier New"/>
                <w:sz w:val="18"/>
                <w:szCs w:val="18"/>
              </w:rPr>
              <w:t xml:space="preserve"> user to override only if</w:t>
            </w:r>
            <w:r w:rsidRPr="00280942">
              <w:rPr>
                <w:rFonts w:asciiTheme="minorHAnsi" w:hAnsiTheme="minorHAnsi"/>
                <w:sz w:val="18"/>
                <w:szCs w:val="18"/>
              </w:rPr>
              <w:t xml:space="preserve"> ≥ B03&gt;&gt;</w:t>
            </w:r>
          </w:p>
        </w:tc>
        <w:tc>
          <w:tcPr>
            <w:tcW w:w="1621" w:type="dxa"/>
            <w:tcBorders>
              <w:top w:val="single" w:sz="4" w:space="0" w:color="auto"/>
              <w:left w:val="single" w:sz="4" w:space="0" w:color="auto"/>
              <w:bottom w:val="single" w:sz="4" w:space="0" w:color="auto"/>
              <w:right w:val="single" w:sz="4" w:space="0" w:color="auto"/>
            </w:tcBorders>
            <w:vAlign w:val="bottom"/>
          </w:tcPr>
          <w:p w14:paraId="04910997" w14:textId="584DE7EB" w:rsidR="000E61D5" w:rsidRPr="00280942" w:rsidRDefault="000E61D5" w:rsidP="000E61D5">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280942">
              <w:rPr>
                <w:rFonts w:asciiTheme="minorHAnsi" w:hAnsiTheme="minorHAnsi"/>
                <w:sz w:val="18"/>
                <w:szCs w:val="18"/>
              </w:rPr>
              <w:t>&lt;&lt;</w:t>
            </w:r>
            <w:r w:rsidRPr="00280942">
              <w:rPr>
                <w:rFonts w:asciiTheme="minorHAnsi" w:hAnsiTheme="minorHAnsi" w:cs="Courier New"/>
                <w:sz w:val="18"/>
                <w:szCs w:val="18"/>
              </w:rPr>
              <w:t xml:space="preserve">reference value from B04 as </w:t>
            </w:r>
            <w:proofErr w:type="gramStart"/>
            <w:r w:rsidRPr="00280942">
              <w:rPr>
                <w:rFonts w:asciiTheme="minorHAnsi" w:hAnsiTheme="minorHAnsi" w:cs="Courier New"/>
                <w:sz w:val="18"/>
                <w:szCs w:val="18"/>
              </w:rPr>
              <w:t>default</w:t>
            </w:r>
            <w:r>
              <w:rPr>
                <w:rFonts w:asciiTheme="minorHAnsi" w:hAnsiTheme="minorHAnsi" w:cs="Courier New"/>
                <w:sz w:val="18"/>
                <w:szCs w:val="18"/>
              </w:rPr>
              <w:t>;</w:t>
            </w:r>
            <w:r w:rsidRPr="00280942">
              <w:rPr>
                <w:rFonts w:asciiTheme="minorHAnsi" w:hAnsiTheme="minorHAnsi" w:cs="Courier New"/>
                <w:sz w:val="18"/>
                <w:szCs w:val="18"/>
              </w:rPr>
              <w:t xml:space="preserve">  Allow</w:t>
            </w:r>
            <w:proofErr w:type="gramEnd"/>
            <w:r w:rsidRPr="00280942">
              <w:rPr>
                <w:rFonts w:asciiTheme="minorHAnsi" w:hAnsiTheme="minorHAnsi" w:cs="Courier New"/>
                <w:sz w:val="18"/>
                <w:szCs w:val="18"/>
              </w:rPr>
              <w:t xml:space="preserve"> user to override only if</w:t>
            </w:r>
            <w:r w:rsidRPr="00280942">
              <w:rPr>
                <w:rFonts w:asciiTheme="minorHAnsi" w:hAnsiTheme="minorHAnsi"/>
                <w:sz w:val="18"/>
                <w:szCs w:val="18"/>
              </w:rPr>
              <w:t xml:space="preserve"> ≥ B04&gt;&gt;</w:t>
            </w:r>
          </w:p>
        </w:tc>
        <w:tc>
          <w:tcPr>
            <w:tcW w:w="1619" w:type="dxa"/>
            <w:tcBorders>
              <w:top w:val="single" w:sz="4" w:space="0" w:color="auto"/>
              <w:left w:val="single" w:sz="4" w:space="0" w:color="auto"/>
              <w:bottom w:val="single" w:sz="4" w:space="0" w:color="auto"/>
              <w:right w:val="single" w:sz="4" w:space="0" w:color="auto"/>
            </w:tcBorders>
            <w:vAlign w:val="bottom"/>
          </w:tcPr>
          <w:p w14:paraId="5206B1A7" w14:textId="2C81A934" w:rsidR="000E61D5" w:rsidRPr="00280942" w:rsidRDefault="002B7603" w:rsidP="002B7603">
            <w:pPr>
              <w:keepNext/>
              <w:tabs>
                <w:tab w:val="left" w:pos="2160"/>
                <w:tab w:val="left" w:pos="2700"/>
                <w:tab w:val="left" w:pos="3420"/>
                <w:tab w:val="left" w:pos="3780"/>
                <w:tab w:val="left" w:pos="5760"/>
                <w:tab w:val="left" w:pos="7212"/>
              </w:tabs>
              <w:jc w:val="center"/>
              <w:rPr>
                <w:rFonts w:asciiTheme="minorHAnsi" w:hAnsiTheme="minorHAnsi"/>
                <w:sz w:val="18"/>
                <w:szCs w:val="18"/>
              </w:rPr>
            </w:pPr>
            <w:ins w:id="19" w:author="Alhabibi, Haider@Energy" w:date="2022-07-12T09:57:00Z">
              <w:r w:rsidRPr="00280942">
                <w:rPr>
                  <w:rFonts w:asciiTheme="minorHAnsi" w:hAnsiTheme="minorHAnsi"/>
                  <w:sz w:val="18"/>
                  <w:szCs w:val="18"/>
                </w:rPr>
                <w:t>&lt;&lt;</w:t>
              </w:r>
              <w:r w:rsidRPr="00280942">
                <w:rPr>
                  <w:rFonts w:asciiTheme="minorHAnsi" w:hAnsiTheme="minorHAnsi" w:cs="Courier New"/>
                  <w:sz w:val="18"/>
                  <w:szCs w:val="18"/>
                </w:rPr>
                <w:t xml:space="preserve">reference value from B04 as </w:t>
              </w:r>
              <w:proofErr w:type="gramStart"/>
              <w:r w:rsidRPr="00280942">
                <w:rPr>
                  <w:rFonts w:asciiTheme="minorHAnsi" w:hAnsiTheme="minorHAnsi" w:cs="Courier New"/>
                  <w:sz w:val="18"/>
                  <w:szCs w:val="18"/>
                </w:rPr>
                <w:t>default</w:t>
              </w:r>
              <w:r>
                <w:rPr>
                  <w:rFonts w:asciiTheme="minorHAnsi" w:hAnsiTheme="minorHAnsi" w:cs="Courier New"/>
                  <w:sz w:val="18"/>
                  <w:szCs w:val="18"/>
                </w:rPr>
                <w:t>;</w:t>
              </w:r>
              <w:r w:rsidRPr="00280942">
                <w:rPr>
                  <w:rFonts w:asciiTheme="minorHAnsi" w:hAnsiTheme="minorHAnsi" w:cs="Courier New"/>
                  <w:sz w:val="18"/>
                  <w:szCs w:val="18"/>
                </w:rPr>
                <w:t xml:space="preserve">  Allow</w:t>
              </w:r>
              <w:proofErr w:type="gramEnd"/>
              <w:r w:rsidRPr="00280942">
                <w:rPr>
                  <w:rFonts w:asciiTheme="minorHAnsi" w:hAnsiTheme="minorHAnsi" w:cs="Courier New"/>
                  <w:sz w:val="18"/>
                  <w:szCs w:val="18"/>
                </w:rPr>
                <w:t xml:space="preserve"> user to override only if</w:t>
              </w:r>
              <w:r w:rsidRPr="00280942">
                <w:rPr>
                  <w:rFonts w:asciiTheme="minorHAnsi" w:hAnsiTheme="minorHAnsi"/>
                  <w:sz w:val="18"/>
                  <w:szCs w:val="18"/>
                </w:rPr>
                <w:t xml:space="preserve"> ≥ B04&gt;&gt;</w:t>
              </w:r>
            </w:ins>
          </w:p>
        </w:tc>
      </w:tr>
      <w:tr w:rsidR="00234013" w:rsidRPr="00DF3A28" w14:paraId="796935F3" w14:textId="131E3D51" w:rsidTr="00234013">
        <w:trPr>
          <w:cantSplit/>
          <w:trHeight w:val="462"/>
        </w:trPr>
        <w:tc>
          <w:tcPr>
            <w:tcW w:w="602" w:type="dxa"/>
            <w:tcBorders>
              <w:top w:val="single" w:sz="4" w:space="0" w:color="auto"/>
              <w:left w:val="single" w:sz="4" w:space="0" w:color="auto"/>
              <w:bottom w:val="single" w:sz="4" w:space="0" w:color="auto"/>
              <w:right w:val="single" w:sz="4" w:space="0" w:color="auto"/>
            </w:tcBorders>
            <w:vAlign w:val="center"/>
          </w:tcPr>
          <w:p w14:paraId="153FAB50" w14:textId="7A383A99" w:rsidR="00234013" w:rsidRPr="00DF3A28" w:rsidRDefault="00234013" w:rsidP="000E61D5">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383" w:type="dxa"/>
            <w:tcBorders>
              <w:top w:val="single" w:sz="4" w:space="0" w:color="auto"/>
              <w:left w:val="single" w:sz="4" w:space="0" w:color="auto"/>
              <w:bottom w:val="single" w:sz="4" w:space="0" w:color="auto"/>
              <w:right w:val="single" w:sz="4" w:space="0" w:color="auto"/>
            </w:tcBorders>
            <w:vAlign w:val="center"/>
          </w:tcPr>
          <w:p w14:paraId="469BE02C" w14:textId="46DEF2BD" w:rsidR="00234013" w:rsidRPr="00DF3A28" w:rsidRDefault="00234013" w:rsidP="000E61D5">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Battery Storage System Certified and listed by CEC</w:t>
            </w:r>
          </w:p>
        </w:tc>
        <w:tc>
          <w:tcPr>
            <w:tcW w:w="8805" w:type="dxa"/>
            <w:gridSpan w:val="6"/>
            <w:tcBorders>
              <w:top w:val="single" w:sz="4" w:space="0" w:color="auto"/>
              <w:left w:val="single" w:sz="4" w:space="0" w:color="auto"/>
              <w:bottom w:val="single" w:sz="4" w:space="0" w:color="auto"/>
              <w:right w:val="single" w:sz="4" w:space="0" w:color="auto"/>
            </w:tcBorders>
            <w:vAlign w:val="center"/>
          </w:tcPr>
          <w:p w14:paraId="0A231A21" w14:textId="49939656" w:rsidR="00234013" w:rsidRPr="00AD1BCF" w:rsidRDefault="00234013" w:rsidP="000E61D5">
            <w:pPr>
              <w:keepNext/>
              <w:tabs>
                <w:tab w:val="left" w:pos="2160"/>
                <w:tab w:val="left" w:pos="2700"/>
                <w:tab w:val="left" w:pos="3420"/>
                <w:tab w:val="left" w:pos="3780"/>
                <w:tab w:val="left" w:pos="5760"/>
                <w:tab w:val="left" w:pos="7212"/>
              </w:tabs>
              <w:jc w:val="center"/>
              <w:rPr>
                <w:rFonts w:ascii="Calibri" w:hAnsi="Calibri" w:cs="Calibri"/>
                <w:sz w:val="24"/>
              </w:rPr>
            </w:pPr>
            <w:r w:rsidRPr="00AD1BCF">
              <w:rPr>
                <w:rFonts w:ascii="Calibri" w:hAnsi="Calibri" w:cs="Calibri"/>
                <w:sz w:val="24"/>
              </w:rPr>
              <w:t>□</w:t>
            </w:r>
            <w:r w:rsidRPr="00AD1BCF">
              <w:rPr>
                <w:rFonts w:asciiTheme="minorHAnsi" w:hAnsiTheme="minorHAnsi"/>
                <w:b/>
                <w:sz w:val="18"/>
              </w:rPr>
              <w:t xml:space="preserve"> </w:t>
            </w:r>
            <w:r>
              <w:rPr>
                <w:rFonts w:asciiTheme="minorHAnsi" w:hAnsiTheme="minorHAnsi"/>
                <w:b/>
                <w:sz w:val="18"/>
              </w:rPr>
              <w:t>Yes</w:t>
            </w:r>
            <w:r w:rsidRPr="00AD1BCF">
              <w:rPr>
                <w:rFonts w:asciiTheme="minorHAnsi" w:hAnsiTheme="minorHAnsi"/>
                <w:b/>
                <w:sz w:val="18"/>
              </w:rPr>
              <w:t xml:space="preserve">       </w:t>
            </w:r>
            <w:r w:rsidRPr="00AD1BCF">
              <w:rPr>
                <w:rFonts w:ascii="Calibri" w:hAnsi="Calibri" w:cs="Calibri"/>
                <w:sz w:val="24"/>
              </w:rPr>
              <w:t>□</w:t>
            </w:r>
            <w:r w:rsidRPr="00AD1BCF">
              <w:rPr>
                <w:rFonts w:asciiTheme="minorHAnsi" w:hAnsiTheme="minorHAnsi"/>
                <w:b/>
                <w:sz w:val="18"/>
              </w:rPr>
              <w:t xml:space="preserve"> </w:t>
            </w:r>
            <w:r>
              <w:rPr>
                <w:rFonts w:asciiTheme="minorHAnsi" w:hAnsiTheme="minorHAnsi"/>
                <w:b/>
                <w:sz w:val="18"/>
              </w:rPr>
              <w:t>No</w:t>
            </w:r>
          </w:p>
        </w:tc>
      </w:tr>
    </w:tbl>
    <w:p w14:paraId="4196EB7D" w14:textId="77777777" w:rsidR="00012A93" w:rsidRPr="00D85EF9" w:rsidRDefault="00012A93" w:rsidP="00012A93">
      <w:pPr>
        <w:rPr>
          <w:rFonts w:asciiTheme="minorHAnsi" w:hAnsiTheme="minorHAnsi"/>
          <w:szCs w:val="18"/>
        </w:rPr>
      </w:pPr>
    </w:p>
    <w:tbl>
      <w:tblPr>
        <w:tblW w:w="10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1"/>
      </w:tblGrid>
      <w:tr w:rsidR="00287707" w:rsidRPr="00D85EF9" w14:paraId="4B3F37E7" w14:textId="77777777" w:rsidTr="00956F1E">
        <w:trPr>
          <w:trHeight w:val="260"/>
        </w:trPr>
        <w:tc>
          <w:tcPr>
            <w:tcW w:w="10811" w:type="dxa"/>
            <w:tcBorders>
              <w:top w:val="single" w:sz="4" w:space="0" w:color="000000"/>
              <w:left w:val="single" w:sz="4" w:space="0" w:color="000000"/>
              <w:bottom w:val="single" w:sz="4" w:space="0" w:color="000000"/>
              <w:right w:val="single" w:sz="4" w:space="0" w:color="000000"/>
            </w:tcBorders>
            <w:vAlign w:val="center"/>
          </w:tcPr>
          <w:p w14:paraId="6E1C358C" w14:textId="34877CAA" w:rsidR="00287707" w:rsidRPr="00D85EF9" w:rsidRDefault="00E11155" w:rsidP="008B5CFC">
            <w:pPr>
              <w:spacing w:line="276" w:lineRule="auto"/>
              <w:rPr>
                <w:rFonts w:asciiTheme="minorHAnsi" w:eastAsia="Calibri" w:hAnsiTheme="minorHAnsi"/>
                <w:b/>
                <w:szCs w:val="18"/>
              </w:rPr>
            </w:pPr>
            <w:r w:rsidRPr="00D85EF9">
              <w:rPr>
                <w:rFonts w:asciiTheme="minorHAnsi" w:eastAsia="Calibri" w:hAnsiTheme="minorHAnsi"/>
                <w:b/>
                <w:szCs w:val="18"/>
              </w:rPr>
              <w:t>D</w:t>
            </w:r>
            <w:r w:rsidR="00287707" w:rsidRPr="00D85EF9">
              <w:rPr>
                <w:rFonts w:asciiTheme="minorHAnsi" w:eastAsia="Calibri" w:hAnsiTheme="minorHAnsi"/>
                <w:b/>
                <w:szCs w:val="18"/>
              </w:rPr>
              <w:t>. Compliance Statement</w:t>
            </w:r>
          </w:p>
        </w:tc>
      </w:tr>
      <w:tr w:rsidR="00287707" w:rsidRPr="008B38A1" w14:paraId="51800070" w14:textId="77777777" w:rsidTr="00956F1E">
        <w:trPr>
          <w:trHeight w:val="602"/>
        </w:trPr>
        <w:tc>
          <w:tcPr>
            <w:tcW w:w="10811" w:type="dxa"/>
            <w:tcBorders>
              <w:top w:val="single" w:sz="4" w:space="0" w:color="000000"/>
              <w:left w:val="single" w:sz="4" w:space="0" w:color="000000"/>
              <w:bottom w:val="single" w:sz="4" w:space="0" w:color="000000"/>
              <w:right w:val="single" w:sz="4" w:space="0" w:color="000000"/>
            </w:tcBorders>
            <w:vAlign w:val="center"/>
          </w:tcPr>
          <w:p w14:paraId="53507AB3" w14:textId="7BBA8BF8" w:rsidR="00287707" w:rsidRPr="007E1B2E" w:rsidRDefault="00287707" w:rsidP="007E1B2E">
            <w:pPr>
              <w:rPr>
                <w:rFonts w:asciiTheme="minorHAnsi" w:eastAsia="Calibri" w:hAnsiTheme="minorHAnsi"/>
                <w:b/>
                <w:sz w:val="18"/>
                <w:szCs w:val="18"/>
              </w:rPr>
            </w:pPr>
            <w:r w:rsidRPr="007E1B2E">
              <w:rPr>
                <w:rFonts w:asciiTheme="minorHAnsi" w:eastAsia="Calibri" w:hAnsiTheme="minorHAnsi"/>
                <w:b/>
                <w:szCs w:val="18"/>
              </w:rPr>
              <w:t xml:space="preserve">&lt;&lt;calculated field: </w:t>
            </w:r>
            <w:r w:rsidR="007E1B2E" w:rsidRPr="007E1B2E">
              <w:rPr>
                <w:rFonts w:asciiTheme="minorHAnsi" w:hAnsiTheme="minorHAnsi"/>
                <w:b/>
              </w:rPr>
              <w:t>C03 ≥ B01</w:t>
            </w:r>
            <w:r w:rsidR="007E1B2E" w:rsidRPr="007E1B2E">
              <w:rPr>
                <w:rFonts w:asciiTheme="minorHAnsi" w:hAnsiTheme="minorHAnsi"/>
                <w:b/>
                <w:sz w:val="16"/>
                <w:szCs w:val="18"/>
              </w:rPr>
              <w:t xml:space="preserve"> </w:t>
            </w:r>
            <w:r w:rsidR="007E1B2E" w:rsidRPr="007E1B2E">
              <w:rPr>
                <w:rFonts w:asciiTheme="minorHAnsi" w:hAnsiTheme="minorHAnsi"/>
                <w:b/>
                <w:szCs w:val="18"/>
              </w:rPr>
              <w:t>and C07 = Yes</w:t>
            </w:r>
            <w:r w:rsidR="008B5CFC">
              <w:rPr>
                <w:rFonts w:asciiTheme="minorHAnsi" w:eastAsia="Calibri" w:hAnsiTheme="minorHAnsi"/>
                <w:b/>
                <w:szCs w:val="18"/>
              </w:rPr>
              <w:t>, then display result: P</w:t>
            </w:r>
            <w:r w:rsidRPr="007E1B2E">
              <w:rPr>
                <w:rFonts w:asciiTheme="minorHAnsi" w:eastAsia="Calibri" w:hAnsiTheme="minorHAnsi"/>
                <w:b/>
                <w:szCs w:val="18"/>
              </w:rPr>
              <w:t xml:space="preserve">ass - dwelling complies with the </w:t>
            </w:r>
            <w:r w:rsidR="00E13D38" w:rsidRPr="007E1B2E">
              <w:rPr>
                <w:rFonts w:asciiTheme="minorHAnsi" w:eastAsia="Calibri" w:hAnsiTheme="minorHAnsi"/>
                <w:b/>
                <w:szCs w:val="18"/>
              </w:rPr>
              <w:t>Battery</w:t>
            </w:r>
            <w:r w:rsidR="002A5A67" w:rsidRPr="007E1B2E">
              <w:rPr>
                <w:rFonts w:asciiTheme="minorHAnsi" w:eastAsia="Calibri" w:hAnsiTheme="minorHAnsi"/>
                <w:b/>
                <w:szCs w:val="18"/>
              </w:rPr>
              <w:t xml:space="preserve"> Systems requirements</w:t>
            </w:r>
            <w:r w:rsidR="00F238A9">
              <w:rPr>
                <w:rFonts w:asciiTheme="minorHAnsi" w:eastAsia="Calibri" w:hAnsiTheme="minorHAnsi"/>
                <w:b/>
                <w:szCs w:val="18"/>
              </w:rPr>
              <w:t>; else display result: F</w:t>
            </w:r>
            <w:r w:rsidRPr="007E1B2E">
              <w:rPr>
                <w:rFonts w:asciiTheme="minorHAnsi" w:eastAsia="Calibri" w:hAnsiTheme="minorHAnsi"/>
                <w:b/>
                <w:szCs w:val="18"/>
              </w:rPr>
              <w:t xml:space="preserve">ail - dwelling does not comply with the </w:t>
            </w:r>
            <w:r w:rsidR="00E13D38" w:rsidRPr="007E1B2E">
              <w:rPr>
                <w:rFonts w:asciiTheme="minorHAnsi" w:eastAsia="Calibri" w:hAnsiTheme="minorHAnsi"/>
                <w:b/>
                <w:szCs w:val="18"/>
              </w:rPr>
              <w:t>Battery Storage</w:t>
            </w:r>
            <w:r w:rsidR="002A5A67" w:rsidRPr="007E1B2E">
              <w:rPr>
                <w:rFonts w:asciiTheme="minorHAnsi" w:eastAsia="Calibri" w:hAnsiTheme="minorHAnsi"/>
                <w:b/>
                <w:szCs w:val="18"/>
              </w:rPr>
              <w:t xml:space="preserve"> System requirements</w:t>
            </w:r>
            <w:r w:rsidRPr="007E1B2E">
              <w:rPr>
                <w:rFonts w:asciiTheme="minorHAnsi" w:eastAsia="Calibri" w:hAnsiTheme="minorHAnsi"/>
                <w:b/>
                <w:szCs w:val="18"/>
              </w:rPr>
              <w:t>&gt;&gt;</w:t>
            </w:r>
          </w:p>
        </w:tc>
      </w:tr>
    </w:tbl>
    <w:p w14:paraId="4196EB91" w14:textId="18BA3D15" w:rsidR="00614AA7" w:rsidRDefault="00614AA7" w:rsidP="000A4E0F"/>
    <w:p w14:paraId="3BC613A3" w14:textId="77777777" w:rsidR="006A0A8D" w:rsidRPr="00A3784E" w:rsidRDefault="006A0A8D" w:rsidP="00F67D83"/>
    <w:sectPr w:rsidR="006A0A8D" w:rsidRPr="00A3784E" w:rsidSect="004456D6">
      <w:headerReference w:type="default" r:id="rId16"/>
      <w:pgSz w:w="12240" w:h="15840" w:code="1"/>
      <w:pgMar w:top="720" w:right="720" w:bottom="720" w:left="720" w:header="432"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E7A55" w14:textId="77777777" w:rsidR="001D1587" w:rsidRDefault="001D1587">
      <w:r>
        <w:separator/>
      </w:r>
    </w:p>
  </w:endnote>
  <w:endnote w:type="continuationSeparator" w:id="0">
    <w:p w14:paraId="521C2D08" w14:textId="77777777" w:rsidR="001D1587" w:rsidRDefault="001D1587">
      <w:r>
        <w:continuationSeparator/>
      </w:r>
    </w:p>
  </w:endnote>
  <w:endnote w:type="continuationNotice" w:id="1">
    <w:p w14:paraId="5FCB4662" w14:textId="77777777" w:rsidR="001D1587" w:rsidRDefault="001D15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AED9" w14:textId="77777777" w:rsidR="00173923" w:rsidRPr="0071311B" w:rsidRDefault="00173923" w:rsidP="00BE7FD2">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proofErr w:type="gramStart"/>
    <w:r w:rsidRPr="0071311B">
      <w:rPr>
        <w:rFonts w:ascii="Calibri" w:hAnsi="Calibri"/>
        <w:sz w:val="18"/>
        <w:szCs w:val="18"/>
      </w:rPr>
      <w:tab/>
      <w:t xml:space="preserve">  HERS</w:t>
    </w:r>
    <w:proofErr w:type="gramEnd"/>
    <w:r w:rsidRPr="0071311B">
      <w:rPr>
        <w:rFonts w:ascii="Calibri" w:hAnsi="Calibri"/>
        <w:sz w:val="18"/>
        <w:szCs w:val="18"/>
      </w:rPr>
      <w:t xml:space="preserve"> Provider:                       </w:t>
    </w:r>
  </w:p>
  <w:p w14:paraId="70A2A351" w14:textId="6FCD00CF" w:rsidR="00173923" w:rsidRPr="00BE7FD2" w:rsidRDefault="00173923" w:rsidP="00956F1E">
    <w:pPr>
      <w:tabs>
        <w:tab w:val="right" w:pos="10800"/>
        <w:tab w:val="right" w:pos="14400"/>
      </w:tabs>
      <w:ind w:left="-90"/>
    </w:pPr>
    <w:r w:rsidRPr="0071311B">
      <w:rPr>
        <w:rFonts w:ascii="Calibri" w:hAnsi="Calibri"/>
        <w:sz w:val="18"/>
        <w:szCs w:val="18"/>
      </w:rPr>
      <w:t>CA Building Energy Efficiency Standards - 20</w:t>
    </w:r>
    <w:r w:rsidR="00AC6F2C">
      <w:rPr>
        <w:rFonts w:ascii="Calibri" w:hAnsi="Calibri"/>
        <w:sz w:val="18"/>
        <w:szCs w:val="18"/>
      </w:rPr>
      <w:t>22</w:t>
    </w:r>
    <w:r>
      <w:rPr>
        <w:rFonts w:ascii="Calibri" w:hAnsi="Calibri"/>
        <w:sz w:val="18"/>
        <w:szCs w:val="18"/>
      </w:rPr>
      <w:t xml:space="preserve"> Residential C</w:t>
    </w:r>
    <w:r w:rsidRPr="0071311B">
      <w:rPr>
        <w:rFonts w:ascii="Calibri" w:hAnsi="Calibri"/>
        <w:sz w:val="18"/>
        <w:szCs w:val="18"/>
      </w:rPr>
      <w:t>ompliance</w:t>
    </w:r>
    <w:r>
      <w:rPr>
        <w:rFonts w:ascii="Calibri" w:hAnsi="Calibri"/>
        <w:sz w:val="18"/>
        <w:szCs w:val="18"/>
      </w:rPr>
      <w:tab/>
      <w:t>January 20</w:t>
    </w:r>
    <w:r w:rsidR="00AC6F2C">
      <w:rPr>
        <w:rFonts w:ascii="Calibri" w:hAnsi="Calibri"/>
        <w:sz w:val="18"/>
        <w:szCs w:val="18"/>
      </w:rPr>
      <w:t>22</w:t>
    </w:r>
    <w:r>
      <w:rPr>
        <w:rFonts w:ascii="Calibri" w:hAnsi="Calibri"/>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BB854" w14:textId="77777777" w:rsidR="00DB1AE3" w:rsidRPr="00BE7FD2" w:rsidRDefault="00DB1AE3" w:rsidP="00DB1AE3">
    <w:pPr>
      <w:pBdr>
        <w:top w:val="single" w:sz="4" w:space="1" w:color="auto"/>
      </w:pBdr>
      <w:tabs>
        <w:tab w:val="right" w:pos="10800"/>
        <w:tab w:val="right" w:pos="14400"/>
      </w:tabs>
      <w:ind w:left="-90"/>
    </w:pPr>
    <w:r w:rsidRPr="0071311B">
      <w:rPr>
        <w:rFonts w:ascii="Calibri" w:hAnsi="Calibri"/>
        <w:sz w:val="18"/>
        <w:szCs w:val="18"/>
      </w:rPr>
      <w:t>CA Building Energy Efficiency Standards - 20</w:t>
    </w:r>
    <w:r>
      <w:rPr>
        <w:rFonts w:ascii="Calibri" w:hAnsi="Calibri"/>
        <w:sz w:val="18"/>
        <w:szCs w:val="18"/>
      </w:rPr>
      <w:t>22 Residential C</w:t>
    </w:r>
    <w:r w:rsidRPr="0071311B">
      <w:rPr>
        <w:rFonts w:ascii="Calibri" w:hAnsi="Calibri"/>
        <w:sz w:val="18"/>
        <w:szCs w:val="18"/>
      </w:rPr>
      <w:t>ompliance</w:t>
    </w:r>
    <w:r>
      <w:rPr>
        <w:rFonts w:ascii="Calibri" w:hAnsi="Calibri"/>
        <w:sz w:val="18"/>
        <w:szCs w:val="18"/>
      </w:rPr>
      <w:tab/>
      <w:t>January 2022</w:t>
    </w:r>
    <w:r>
      <w:rPr>
        <w:rFonts w:ascii="Calibri" w:hAnsi="Calibri"/>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D0FA9" w14:textId="77777777" w:rsidR="001D1587" w:rsidRDefault="001D1587">
      <w:r>
        <w:separator/>
      </w:r>
    </w:p>
  </w:footnote>
  <w:footnote w:type="continuationSeparator" w:id="0">
    <w:p w14:paraId="1DCDB76F" w14:textId="77777777" w:rsidR="001D1587" w:rsidRDefault="001D1587">
      <w:r>
        <w:continuationSeparator/>
      </w:r>
    </w:p>
  </w:footnote>
  <w:footnote w:type="continuationNotice" w:id="1">
    <w:p w14:paraId="201C6E1F" w14:textId="77777777" w:rsidR="001D1587" w:rsidRDefault="001D15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774E2" w14:textId="77777777" w:rsidR="000176B9" w:rsidRPr="009A5783" w:rsidRDefault="000176B9" w:rsidP="000176B9">
    <w:pPr>
      <w:tabs>
        <w:tab w:val="center" w:pos="4320"/>
        <w:tab w:val="right" w:pos="8640"/>
      </w:tabs>
      <w:ind w:left="360"/>
      <w:jc w:val="center"/>
      <w:rPr>
        <w:rFonts w:ascii="Arial" w:hAnsi="Arial" w:cs="Arial"/>
        <w:sz w:val="24"/>
        <w:szCs w:val="24"/>
      </w:rPr>
    </w:pPr>
    <w:r w:rsidRPr="009A5783">
      <w:rPr>
        <w:rFonts w:ascii="Calibri" w:hAnsi="Calibri" w:cs="Calibri"/>
        <w:noProof/>
        <w:sz w:val="28"/>
        <w:szCs w:val="28"/>
      </w:rPr>
      <w:drawing>
        <wp:anchor distT="0" distB="0" distL="114300" distR="114300" simplePos="0" relativeHeight="251660293" behindDoc="0" locked="0" layoutInCell="1" allowOverlap="1" wp14:anchorId="4C02A0C2" wp14:editId="1BDE080C">
          <wp:simplePos x="0" y="0"/>
          <wp:positionH relativeFrom="column">
            <wp:posOffset>0</wp:posOffset>
          </wp:positionH>
          <wp:positionV relativeFrom="paragraph">
            <wp:posOffset>47625</wp:posOffset>
          </wp:positionV>
          <wp:extent cx="2532380" cy="566420"/>
          <wp:effectExtent l="0" t="0" r="0" b="0"/>
          <wp:wrapNone/>
          <wp:docPr id="2"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BATTERY STORAGE SYSTEMS</w:t>
    </w:r>
  </w:p>
  <w:p w14:paraId="5F2BE515" w14:textId="77777777" w:rsidR="000176B9" w:rsidRPr="009A5783" w:rsidRDefault="000176B9" w:rsidP="000176B9">
    <w:pPr>
      <w:tabs>
        <w:tab w:val="center" w:pos="4320"/>
        <w:tab w:val="right" w:pos="8640"/>
      </w:tabs>
      <w:ind w:left="360"/>
      <w:rPr>
        <w:rFonts w:ascii="Arial" w:hAnsi="Arial" w:cs="Arial"/>
        <w:sz w:val="24"/>
        <w:szCs w:val="24"/>
      </w:rPr>
    </w:pPr>
    <w:r w:rsidRPr="009A5783">
      <w:rPr>
        <w:rFonts w:ascii="Arial" w:hAnsi="Arial" w:cs="Arial"/>
        <w:sz w:val="24"/>
        <w:szCs w:val="24"/>
      </w:rPr>
      <w:ptab w:relativeTo="margin" w:alignment="center" w:leader="none"/>
    </w:r>
    <w:r w:rsidRPr="009A5783">
      <w:rPr>
        <w:rFonts w:ascii="Arial" w:hAnsi="Arial" w:cs="Arial"/>
        <w:sz w:val="24"/>
        <w:szCs w:val="24"/>
      </w:rPr>
      <w:ptab w:relativeTo="margin" w:alignment="right" w:leader="none"/>
    </w:r>
    <w:r w:rsidRPr="009A5783">
      <w:rPr>
        <w:rFonts w:ascii="Calibri" w:hAnsi="Calibri" w:cs="Calibri"/>
        <w:sz w:val="28"/>
        <w:szCs w:val="28"/>
      </w:rPr>
      <w:t>CEC-CF</w:t>
    </w:r>
    <w:r>
      <w:rPr>
        <w:rFonts w:ascii="Calibri" w:hAnsi="Calibri" w:cs="Calibri"/>
        <w:sz w:val="28"/>
        <w:szCs w:val="28"/>
      </w:rPr>
      <w:t>2</w:t>
    </w:r>
    <w:r w:rsidRPr="009A5783">
      <w:rPr>
        <w:rFonts w:ascii="Calibri" w:hAnsi="Calibri" w:cs="Calibri"/>
        <w:sz w:val="28"/>
        <w:szCs w:val="28"/>
      </w:rPr>
      <w:t>R-</w:t>
    </w:r>
    <w:r>
      <w:rPr>
        <w:rFonts w:ascii="Calibri" w:hAnsi="Calibri" w:cs="Calibri"/>
        <w:sz w:val="28"/>
        <w:szCs w:val="28"/>
      </w:rPr>
      <w:t>PVB</w:t>
    </w:r>
    <w:r w:rsidRPr="009A5783">
      <w:rPr>
        <w:rFonts w:ascii="Calibri" w:hAnsi="Calibri" w:cs="Calibri"/>
        <w:sz w:val="28"/>
        <w:szCs w:val="28"/>
      </w:rPr>
      <w:t>-</w:t>
    </w:r>
    <w:r>
      <w:rPr>
        <w:rFonts w:ascii="Calibri" w:hAnsi="Calibri" w:cs="Calibri"/>
        <w:sz w:val="28"/>
        <w:szCs w:val="28"/>
      </w:rPr>
      <w:t>02</w:t>
    </w:r>
    <w:r w:rsidRPr="009A5783">
      <w:rPr>
        <w:rFonts w:ascii="Calibri" w:hAnsi="Calibri" w:cs="Calibri"/>
        <w:sz w:val="28"/>
        <w:szCs w:val="28"/>
      </w:rPr>
      <w:t>-</w:t>
    </w:r>
    <w:r>
      <w:rPr>
        <w:rFonts w:ascii="Calibri" w:hAnsi="Calibri" w:cs="Calibri"/>
        <w:sz w:val="28"/>
        <w:szCs w:val="28"/>
      </w:rPr>
      <w:t>E</w:t>
    </w:r>
  </w:p>
  <w:p w14:paraId="32002E72" w14:textId="77777777" w:rsidR="000176B9" w:rsidRPr="001A16C1" w:rsidRDefault="000176B9" w:rsidP="000176B9">
    <w:pPr>
      <w:spacing w:after="160" w:line="259" w:lineRule="auto"/>
      <w:ind w:left="360"/>
    </w:pPr>
    <w:r w:rsidRPr="009A5783">
      <w:rPr>
        <w:rFonts w:ascii="Arial" w:eastAsia="Calibri" w:hAnsi="Arial" w:cs="Arial"/>
        <w:sz w:val="24"/>
        <w:szCs w:val="22"/>
      </w:rPr>
      <w:ptab w:relativeTo="margin" w:alignment="center" w:leader="none"/>
    </w:r>
    <w:r w:rsidRPr="009A5783">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8374"/>
      <w:gridCol w:w="2425"/>
    </w:tblGrid>
    <w:tr w:rsidR="0031454C" w:rsidRPr="00F85124" w14:paraId="0C023CF5" w14:textId="77777777" w:rsidTr="00EA0E31">
      <w:trPr>
        <w:trHeight w:val="288"/>
      </w:trPr>
      <w:tc>
        <w:tcPr>
          <w:tcW w:w="3877" w:type="pct"/>
        </w:tcPr>
        <w:p w14:paraId="2AF18A0A" w14:textId="77777777" w:rsidR="0031454C" w:rsidRPr="002D18A0" w:rsidRDefault="0031454C" w:rsidP="0031454C">
          <w:pPr>
            <w:pStyle w:val="Style77"/>
            <w:rPr>
              <w:b/>
            </w:rPr>
          </w:pPr>
          <w:r>
            <w:t xml:space="preserve">CERTIFICATE OF </w:t>
          </w:r>
          <w:r w:rsidRPr="005C3113">
            <w:t>INSTALLATION</w:t>
          </w:r>
          <w:r>
            <w:t xml:space="preserve"> – USER INSTRUCTIONS</w:t>
          </w:r>
        </w:p>
      </w:tc>
      <w:tc>
        <w:tcPr>
          <w:tcW w:w="1123" w:type="pct"/>
        </w:tcPr>
        <w:p w14:paraId="0F4959AF" w14:textId="77777777" w:rsidR="0031454C" w:rsidRPr="002D18A0" w:rsidRDefault="0031454C" w:rsidP="0031454C">
          <w:pPr>
            <w:pStyle w:val="Style78"/>
            <w:rPr>
              <w:b/>
            </w:rPr>
          </w:pPr>
          <w:r w:rsidRPr="002D18A0">
            <w:t>CF</w:t>
          </w:r>
          <w:r>
            <w:t>2</w:t>
          </w:r>
          <w:r w:rsidRPr="002D18A0">
            <w:t>R-</w:t>
          </w:r>
          <w:r>
            <w:t>PVB-02</w:t>
          </w:r>
          <w:r w:rsidRPr="002D18A0">
            <w:t>-E</w:t>
          </w:r>
        </w:p>
      </w:tc>
    </w:tr>
    <w:tr w:rsidR="0031454C" w:rsidRPr="008E6418" w14:paraId="02446012" w14:textId="77777777" w:rsidTr="00EA0E31">
      <w:trPr>
        <w:trHeight w:val="288"/>
      </w:trPr>
      <w:tc>
        <w:tcPr>
          <w:tcW w:w="3877" w:type="pct"/>
        </w:tcPr>
        <w:p w14:paraId="4CE94730" w14:textId="77777777" w:rsidR="0031454C" w:rsidRPr="002D18A0" w:rsidRDefault="0031454C" w:rsidP="0031454C">
          <w:pPr>
            <w:pStyle w:val="Style77"/>
          </w:pPr>
          <w:r>
            <w:t>Battery Storage Systems</w:t>
          </w:r>
        </w:p>
      </w:tc>
      <w:tc>
        <w:tcPr>
          <w:tcW w:w="1123" w:type="pct"/>
        </w:tcPr>
        <w:p w14:paraId="2C5CE184" w14:textId="3C17FC16" w:rsidR="0031454C" w:rsidRPr="002D18A0" w:rsidRDefault="0031454C" w:rsidP="0031454C">
          <w:pPr>
            <w:pStyle w:val="Style78"/>
          </w:pPr>
          <w:r w:rsidRPr="002D18A0">
            <w:tab/>
            <w:t xml:space="preserve">(Page </w:t>
          </w:r>
          <w:r>
            <w:fldChar w:fldCharType="begin"/>
          </w:r>
          <w:r>
            <w:instrText xml:space="preserve"> PAGE   \* MERGEFORMAT </w:instrText>
          </w:r>
          <w:r>
            <w:fldChar w:fldCharType="separate"/>
          </w:r>
          <w:r>
            <w:rPr>
              <w:noProof/>
            </w:rPr>
            <w:t>1</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F15EA5">
            <w:rPr>
              <w:noProof/>
            </w:rPr>
            <w:t>1</w:t>
          </w:r>
          <w:r>
            <w:rPr>
              <w:noProof/>
            </w:rPr>
            <w:fldChar w:fldCharType="end"/>
          </w:r>
          <w:r w:rsidRPr="002D18A0">
            <w:t>)</w:t>
          </w:r>
        </w:p>
      </w:tc>
    </w:tr>
  </w:tbl>
  <w:p w14:paraId="1ABB2D8A" w14:textId="77777777" w:rsidR="00173923" w:rsidRPr="0031454C" w:rsidRDefault="00173923" w:rsidP="003145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75430" w:rsidRPr="00F85124" w14:paraId="6F6F9C7C" w14:textId="77777777" w:rsidTr="00521BAE">
      <w:trPr>
        <w:cantSplit/>
        <w:trHeight w:val="288"/>
      </w:trPr>
      <w:tc>
        <w:tcPr>
          <w:tcW w:w="4016" w:type="pct"/>
          <w:gridSpan w:val="2"/>
          <w:tcBorders>
            <w:bottom w:val="single" w:sz="4" w:space="0" w:color="auto"/>
            <w:right w:val="nil"/>
          </w:tcBorders>
          <w:vAlign w:val="center"/>
        </w:tcPr>
        <w:p w14:paraId="6D050250" w14:textId="77777777" w:rsidR="00F75430" w:rsidRPr="00F85124" w:rsidRDefault="00F75430" w:rsidP="00F75430">
          <w:pPr>
            <w:pStyle w:val="Heading1"/>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7436A547" w14:textId="77777777" w:rsidR="00F75430" w:rsidRPr="00F85124" w:rsidRDefault="00F75430" w:rsidP="00F75430">
          <w:pPr>
            <w:pStyle w:val="Heading1"/>
            <w:jc w:val="right"/>
            <w:rPr>
              <w:rFonts w:asciiTheme="minorHAnsi" w:hAnsiTheme="minorHAnsi"/>
              <w:b w:val="0"/>
              <w:bCs/>
              <w:sz w:val="20"/>
            </w:rPr>
          </w:pPr>
          <w:r>
            <w:rPr>
              <w:rFonts w:asciiTheme="minorHAnsi" w:hAnsiTheme="minorHAnsi"/>
              <w:b w:val="0"/>
              <w:bCs/>
              <w:sz w:val="20"/>
            </w:rPr>
            <w:t>CF2R-STH-01-E 1</w:t>
          </w:r>
        </w:p>
      </w:tc>
    </w:tr>
    <w:tr w:rsidR="00F75430" w:rsidRPr="00F85124" w14:paraId="2A07FA9F" w14:textId="77777777" w:rsidTr="00521BAE">
      <w:trPr>
        <w:cantSplit/>
        <w:trHeight w:val="288"/>
      </w:trPr>
      <w:tc>
        <w:tcPr>
          <w:tcW w:w="2500" w:type="pct"/>
          <w:tcBorders>
            <w:right w:val="nil"/>
          </w:tcBorders>
        </w:tcPr>
        <w:p w14:paraId="27D33F74" w14:textId="77777777" w:rsidR="00F75430" w:rsidRPr="00F85124" w:rsidRDefault="00F75430" w:rsidP="00F75430">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6E360919" w14:textId="22BDAE1C" w:rsidR="00F75430" w:rsidRPr="00F85124" w:rsidRDefault="00F75430" w:rsidP="00F75430">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F15EA5">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45CBAD2F" w14:textId="77777777" w:rsidR="00173923" w:rsidRDefault="00173923" w:rsidP="003E4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3776F"/>
    <w:multiLevelType w:val="hybridMultilevel"/>
    <w:tmpl w:val="4FF6E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26CF7"/>
    <w:multiLevelType w:val="hybridMultilevel"/>
    <w:tmpl w:val="EA4C24F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D4FAA"/>
    <w:multiLevelType w:val="hybridMultilevel"/>
    <w:tmpl w:val="414EC0BE"/>
    <w:lvl w:ilvl="0" w:tplc="ABE0620E">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F46B38"/>
    <w:multiLevelType w:val="hybridMultilevel"/>
    <w:tmpl w:val="B2C82FE6"/>
    <w:lvl w:ilvl="0" w:tplc="18B2A4C8">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FC5519"/>
    <w:multiLevelType w:val="hybridMultilevel"/>
    <w:tmpl w:val="410CDB6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A7124D"/>
    <w:multiLevelType w:val="hybridMultilevel"/>
    <w:tmpl w:val="DF7E6C2E"/>
    <w:lvl w:ilvl="0" w:tplc="02303008">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2198324">
    <w:abstractNumId w:val="3"/>
  </w:num>
  <w:num w:numId="2" w16cid:durableId="1161890296">
    <w:abstractNumId w:val="12"/>
  </w:num>
  <w:num w:numId="3" w16cid:durableId="575286353">
    <w:abstractNumId w:val="1"/>
  </w:num>
  <w:num w:numId="4" w16cid:durableId="233201135">
    <w:abstractNumId w:val="0"/>
  </w:num>
  <w:num w:numId="5" w16cid:durableId="1848254839">
    <w:abstractNumId w:val="15"/>
  </w:num>
  <w:num w:numId="6" w16cid:durableId="1802576750">
    <w:abstractNumId w:val="13"/>
  </w:num>
  <w:num w:numId="7" w16cid:durableId="1959677207">
    <w:abstractNumId w:val="2"/>
  </w:num>
  <w:num w:numId="8" w16cid:durableId="1623264524">
    <w:abstractNumId w:val="11"/>
  </w:num>
  <w:num w:numId="9" w16cid:durableId="1525284948">
    <w:abstractNumId w:val="7"/>
  </w:num>
  <w:num w:numId="10" w16cid:durableId="738792631">
    <w:abstractNumId w:val="4"/>
  </w:num>
  <w:num w:numId="11" w16cid:durableId="765853730">
    <w:abstractNumId w:val="8"/>
  </w:num>
  <w:num w:numId="12" w16cid:durableId="1122269045">
    <w:abstractNumId w:val="14"/>
  </w:num>
  <w:num w:numId="13" w16cid:durableId="976102721">
    <w:abstractNumId w:val="16"/>
  </w:num>
  <w:num w:numId="14" w16cid:durableId="849754070">
    <w:abstractNumId w:val="6"/>
  </w:num>
  <w:num w:numId="15" w16cid:durableId="1332178045">
    <w:abstractNumId w:val="10"/>
  </w:num>
  <w:num w:numId="16" w16cid:durableId="1492403626">
    <w:abstractNumId w:val="9"/>
  </w:num>
  <w:num w:numId="17" w16cid:durableId="551310885">
    <w:abstractNumId w:val="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ADD"/>
    <w:rsid w:val="0000541A"/>
    <w:rsid w:val="0001208A"/>
    <w:rsid w:val="00012A85"/>
    <w:rsid w:val="00012A93"/>
    <w:rsid w:val="00013858"/>
    <w:rsid w:val="00014B07"/>
    <w:rsid w:val="000176B9"/>
    <w:rsid w:val="000232B2"/>
    <w:rsid w:val="00023ECE"/>
    <w:rsid w:val="000247AF"/>
    <w:rsid w:val="000311A4"/>
    <w:rsid w:val="00034997"/>
    <w:rsid w:val="00051042"/>
    <w:rsid w:val="000569D4"/>
    <w:rsid w:val="00056B9D"/>
    <w:rsid w:val="000609D8"/>
    <w:rsid w:val="00062523"/>
    <w:rsid w:val="00071D49"/>
    <w:rsid w:val="00080162"/>
    <w:rsid w:val="00080688"/>
    <w:rsid w:val="00081774"/>
    <w:rsid w:val="000827E0"/>
    <w:rsid w:val="00085389"/>
    <w:rsid w:val="000A1742"/>
    <w:rsid w:val="000A2B54"/>
    <w:rsid w:val="000A4E0F"/>
    <w:rsid w:val="000A503C"/>
    <w:rsid w:val="000B4F16"/>
    <w:rsid w:val="000C5AC9"/>
    <w:rsid w:val="000C62F7"/>
    <w:rsid w:val="000D0962"/>
    <w:rsid w:val="000D1B94"/>
    <w:rsid w:val="000E084F"/>
    <w:rsid w:val="000E61D5"/>
    <w:rsid w:val="000E7638"/>
    <w:rsid w:val="000E7AA5"/>
    <w:rsid w:val="000F3C9E"/>
    <w:rsid w:val="000F7142"/>
    <w:rsid w:val="00107CC3"/>
    <w:rsid w:val="00111CCD"/>
    <w:rsid w:val="00122E96"/>
    <w:rsid w:val="00124C34"/>
    <w:rsid w:val="00157308"/>
    <w:rsid w:val="00164977"/>
    <w:rsid w:val="00167D97"/>
    <w:rsid w:val="00170A61"/>
    <w:rsid w:val="00171BD5"/>
    <w:rsid w:val="00173923"/>
    <w:rsid w:val="00177D82"/>
    <w:rsid w:val="00180112"/>
    <w:rsid w:val="00186A83"/>
    <w:rsid w:val="0019284B"/>
    <w:rsid w:val="00192B3E"/>
    <w:rsid w:val="00197241"/>
    <w:rsid w:val="001A3BFC"/>
    <w:rsid w:val="001A5F67"/>
    <w:rsid w:val="001A794A"/>
    <w:rsid w:val="001A7EE7"/>
    <w:rsid w:val="001B0B2D"/>
    <w:rsid w:val="001B39D0"/>
    <w:rsid w:val="001B7004"/>
    <w:rsid w:val="001B7920"/>
    <w:rsid w:val="001C4084"/>
    <w:rsid w:val="001C6A87"/>
    <w:rsid w:val="001D1587"/>
    <w:rsid w:val="001D2BC5"/>
    <w:rsid w:val="001D319C"/>
    <w:rsid w:val="001D635D"/>
    <w:rsid w:val="001E4DEA"/>
    <w:rsid w:val="00200CEB"/>
    <w:rsid w:val="00207D23"/>
    <w:rsid w:val="00213412"/>
    <w:rsid w:val="00231102"/>
    <w:rsid w:val="002315EE"/>
    <w:rsid w:val="0023183D"/>
    <w:rsid w:val="00231BE4"/>
    <w:rsid w:val="00234013"/>
    <w:rsid w:val="00235E56"/>
    <w:rsid w:val="002463B2"/>
    <w:rsid w:val="002478EC"/>
    <w:rsid w:val="00253F28"/>
    <w:rsid w:val="00262D27"/>
    <w:rsid w:val="0027204B"/>
    <w:rsid w:val="00280942"/>
    <w:rsid w:val="00282153"/>
    <w:rsid w:val="00282299"/>
    <w:rsid w:val="00286064"/>
    <w:rsid w:val="00287707"/>
    <w:rsid w:val="002905B2"/>
    <w:rsid w:val="002933AA"/>
    <w:rsid w:val="002A2217"/>
    <w:rsid w:val="002A28A4"/>
    <w:rsid w:val="002A570E"/>
    <w:rsid w:val="002A5A67"/>
    <w:rsid w:val="002A7CDD"/>
    <w:rsid w:val="002B143E"/>
    <w:rsid w:val="002B2286"/>
    <w:rsid w:val="002B261F"/>
    <w:rsid w:val="002B369F"/>
    <w:rsid w:val="002B7603"/>
    <w:rsid w:val="002B7822"/>
    <w:rsid w:val="002C16A2"/>
    <w:rsid w:val="002C4939"/>
    <w:rsid w:val="002C7B37"/>
    <w:rsid w:val="002D151D"/>
    <w:rsid w:val="002E25ED"/>
    <w:rsid w:val="002E299F"/>
    <w:rsid w:val="002E582C"/>
    <w:rsid w:val="00306751"/>
    <w:rsid w:val="00310A3E"/>
    <w:rsid w:val="0031454C"/>
    <w:rsid w:val="0031554E"/>
    <w:rsid w:val="003166AF"/>
    <w:rsid w:val="003172B5"/>
    <w:rsid w:val="00324FEA"/>
    <w:rsid w:val="00331E49"/>
    <w:rsid w:val="00332CBB"/>
    <w:rsid w:val="0035296B"/>
    <w:rsid w:val="00355B60"/>
    <w:rsid w:val="00363706"/>
    <w:rsid w:val="00363BD6"/>
    <w:rsid w:val="00364A2D"/>
    <w:rsid w:val="0037148B"/>
    <w:rsid w:val="00380D8D"/>
    <w:rsid w:val="00381466"/>
    <w:rsid w:val="00382CD6"/>
    <w:rsid w:val="003959C1"/>
    <w:rsid w:val="003C5860"/>
    <w:rsid w:val="003C59D8"/>
    <w:rsid w:val="003D131B"/>
    <w:rsid w:val="003D619C"/>
    <w:rsid w:val="003E419E"/>
    <w:rsid w:val="003E6D68"/>
    <w:rsid w:val="003E71E0"/>
    <w:rsid w:val="003F2CE3"/>
    <w:rsid w:val="003F3BD7"/>
    <w:rsid w:val="003F55E9"/>
    <w:rsid w:val="00414AFB"/>
    <w:rsid w:val="00415E25"/>
    <w:rsid w:val="0041739F"/>
    <w:rsid w:val="00421E7D"/>
    <w:rsid w:val="0042272B"/>
    <w:rsid w:val="00423A3E"/>
    <w:rsid w:val="00427DFA"/>
    <w:rsid w:val="004327DE"/>
    <w:rsid w:val="004456D6"/>
    <w:rsid w:val="00447F28"/>
    <w:rsid w:val="004524CE"/>
    <w:rsid w:val="004544DB"/>
    <w:rsid w:val="004711C7"/>
    <w:rsid w:val="00472C9D"/>
    <w:rsid w:val="004733C5"/>
    <w:rsid w:val="00474721"/>
    <w:rsid w:val="00474BFC"/>
    <w:rsid w:val="00485E1A"/>
    <w:rsid w:val="00490A08"/>
    <w:rsid w:val="00491F93"/>
    <w:rsid w:val="00497DDD"/>
    <w:rsid w:val="004A4590"/>
    <w:rsid w:val="004B0BB6"/>
    <w:rsid w:val="004B5AAD"/>
    <w:rsid w:val="004B644C"/>
    <w:rsid w:val="004B6AE1"/>
    <w:rsid w:val="004B79AB"/>
    <w:rsid w:val="004C7665"/>
    <w:rsid w:val="004D2E05"/>
    <w:rsid w:val="004D582D"/>
    <w:rsid w:val="004E7075"/>
    <w:rsid w:val="004F593C"/>
    <w:rsid w:val="00503342"/>
    <w:rsid w:val="005049F2"/>
    <w:rsid w:val="0050567A"/>
    <w:rsid w:val="00506E7F"/>
    <w:rsid w:val="0051413A"/>
    <w:rsid w:val="005144EC"/>
    <w:rsid w:val="0052113E"/>
    <w:rsid w:val="005227DA"/>
    <w:rsid w:val="00524693"/>
    <w:rsid w:val="00530A73"/>
    <w:rsid w:val="0053362D"/>
    <w:rsid w:val="00534237"/>
    <w:rsid w:val="00544403"/>
    <w:rsid w:val="0054722E"/>
    <w:rsid w:val="00553651"/>
    <w:rsid w:val="00557B54"/>
    <w:rsid w:val="00561BC6"/>
    <w:rsid w:val="005774A9"/>
    <w:rsid w:val="005822F1"/>
    <w:rsid w:val="00582B60"/>
    <w:rsid w:val="00583AC4"/>
    <w:rsid w:val="00585B39"/>
    <w:rsid w:val="005946DD"/>
    <w:rsid w:val="00595EC9"/>
    <w:rsid w:val="005978B5"/>
    <w:rsid w:val="005A1392"/>
    <w:rsid w:val="005A47E9"/>
    <w:rsid w:val="005B2A38"/>
    <w:rsid w:val="005B48AA"/>
    <w:rsid w:val="005B4DC9"/>
    <w:rsid w:val="005B4F4A"/>
    <w:rsid w:val="005B6252"/>
    <w:rsid w:val="005C634A"/>
    <w:rsid w:val="005D314D"/>
    <w:rsid w:val="005D5A10"/>
    <w:rsid w:val="005E19CD"/>
    <w:rsid w:val="005E781A"/>
    <w:rsid w:val="005E7F3A"/>
    <w:rsid w:val="005F011E"/>
    <w:rsid w:val="005F1465"/>
    <w:rsid w:val="005F3958"/>
    <w:rsid w:val="00602FED"/>
    <w:rsid w:val="006045D5"/>
    <w:rsid w:val="0061072F"/>
    <w:rsid w:val="00610AEE"/>
    <w:rsid w:val="0061154D"/>
    <w:rsid w:val="0061354B"/>
    <w:rsid w:val="00614AA7"/>
    <w:rsid w:val="00622817"/>
    <w:rsid w:val="00636F05"/>
    <w:rsid w:val="00642147"/>
    <w:rsid w:val="0064793D"/>
    <w:rsid w:val="00647ACA"/>
    <w:rsid w:val="006562BE"/>
    <w:rsid w:val="006614CE"/>
    <w:rsid w:val="00664BCE"/>
    <w:rsid w:val="006713E4"/>
    <w:rsid w:val="00681DC7"/>
    <w:rsid w:val="00685389"/>
    <w:rsid w:val="0068552E"/>
    <w:rsid w:val="006940BC"/>
    <w:rsid w:val="006950F5"/>
    <w:rsid w:val="00697EB0"/>
    <w:rsid w:val="006A0A8D"/>
    <w:rsid w:val="006A0B83"/>
    <w:rsid w:val="006A545B"/>
    <w:rsid w:val="006A792B"/>
    <w:rsid w:val="006B06F0"/>
    <w:rsid w:val="006B0EBD"/>
    <w:rsid w:val="006B301C"/>
    <w:rsid w:val="006B46A6"/>
    <w:rsid w:val="006B561F"/>
    <w:rsid w:val="006B6E56"/>
    <w:rsid w:val="006B7BA0"/>
    <w:rsid w:val="006B7E71"/>
    <w:rsid w:val="006C094E"/>
    <w:rsid w:val="006C5B53"/>
    <w:rsid w:val="006C67FA"/>
    <w:rsid w:val="006C6C90"/>
    <w:rsid w:val="006C7D28"/>
    <w:rsid w:val="006D1864"/>
    <w:rsid w:val="006E33B8"/>
    <w:rsid w:val="006F14FE"/>
    <w:rsid w:val="006F299A"/>
    <w:rsid w:val="006F315F"/>
    <w:rsid w:val="00715475"/>
    <w:rsid w:val="0072231F"/>
    <w:rsid w:val="00727423"/>
    <w:rsid w:val="0073015F"/>
    <w:rsid w:val="00731B56"/>
    <w:rsid w:val="00735772"/>
    <w:rsid w:val="00740D52"/>
    <w:rsid w:val="00743BDE"/>
    <w:rsid w:val="007449EF"/>
    <w:rsid w:val="00745044"/>
    <w:rsid w:val="0074769A"/>
    <w:rsid w:val="00750C86"/>
    <w:rsid w:val="007513A8"/>
    <w:rsid w:val="0075203B"/>
    <w:rsid w:val="00752A96"/>
    <w:rsid w:val="00752FFD"/>
    <w:rsid w:val="0076210E"/>
    <w:rsid w:val="00767C38"/>
    <w:rsid w:val="007712BA"/>
    <w:rsid w:val="00771774"/>
    <w:rsid w:val="00773243"/>
    <w:rsid w:val="007734A7"/>
    <w:rsid w:val="00776CB9"/>
    <w:rsid w:val="00777B2F"/>
    <w:rsid w:val="007865D9"/>
    <w:rsid w:val="007872CC"/>
    <w:rsid w:val="00791123"/>
    <w:rsid w:val="007934FD"/>
    <w:rsid w:val="00796556"/>
    <w:rsid w:val="007A7DC6"/>
    <w:rsid w:val="007B767D"/>
    <w:rsid w:val="007B77D7"/>
    <w:rsid w:val="007E1B2E"/>
    <w:rsid w:val="007E1CA9"/>
    <w:rsid w:val="007E668D"/>
    <w:rsid w:val="007E730B"/>
    <w:rsid w:val="007F0719"/>
    <w:rsid w:val="007F1A27"/>
    <w:rsid w:val="007F583F"/>
    <w:rsid w:val="0080000B"/>
    <w:rsid w:val="00804169"/>
    <w:rsid w:val="008051A4"/>
    <w:rsid w:val="008258F0"/>
    <w:rsid w:val="008358D2"/>
    <w:rsid w:val="008374FF"/>
    <w:rsid w:val="008433C6"/>
    <w:rsid w:val="00843F21"/>
    <w:rsid w:val="00845093"/>
    <w:rsid w:val="00850A0C"/>
    <w:rsid w:val="0085324B"/>
    <w:rsid w:val="00856CF2"/>
    <w:rsid w:val="00861FE1"/>
    <w:rsid w:val="00862E35"/>
    <w:rsid w:val="00865A28"/>
    <w:rsid w:val="00867FF0"/>
    <w:rsid w:val="00870909"/>
    <w:rsid w:val="00871549"/>
    <w:rsid w:val="00871886"/>
    <w:rsid w:val="00871BD4"/>
    <w:rsid w:val="00873449"/>
    <w:rsid w:val="008739DD"/>
    <w:rsid w:val="00875873"/>
    <w:rsid w:val="00886F2C"/>
    <w:rsid w:val="00887F27"/>
    <w:rsid w:val="008921A8"/>
    <w:rsid w:val="008A116E"/>
    <w:rsid w:val="008A32E2"/>
    <w:rsid w:val="008B0B93"/>
    <w:rsid w:val="008B38A1"/>
    <w:rsid w:val="008B5CFC"/>
    <w:rsid w:val="008C070F"/>
    <w:rsid w:val="008C2E91"/>
    <w:rsid w:val="008C3C12"/>
    <w:rsid w:val="008C551F"/>
    <w:rsid w:val="008C71D9"/>
    <w:rsid w:val="008D7360"/>
    <w:rsid w:val="008F01F9"/>
    <w:rsid w:val="00900AFB"/>
    <w:rsid w:val="0090309C"/>
    <w:rsid w:val="00904FC6"/>
    <w:rsid w:val="009055E0"/>
    <w:rsid w:val="0090693A"/>
    <w:rsid w:val="0092223B"/>
    <w:rsid w:val="00923900"/>
    <w:rsid w:val="0092568A"/>
    <w:rsid w:val="009433E3"/>
    <w:rsid w:val="00956F1E"/>
    <w:rsid w:val="00964AE2"/>
    <w:rsid w:val="00967807"/>
    <w:rsid w:val="00974CDA"/>
    <w:rsid w:val="00974FE2"/>
    <w:rsid w:val="00976030"/>
    <w:rsid w:val="00985E04"/>
    <w:rsid w:val="009924DA"/>
    <w:rsid w:val="00997DF2"/>
    <w:rsid w:val="009A477D"/>
    <w:rsid w:val="009B3A99"/>
    <w:rsid w:val="009B4227"/>
    <w:rsid w:val="009C0C99"/>
    <w:rsid w:val="009C1EA6"/>
    <w:rsid w:val="009C200F"/>
    <w:rsid w:val="009C33C1"/>
    <w:rsid w:val="009D3330"/>
    <w:rsid w:val="009E535A"/>
    <w:rsid w:val="009E6417"/>
    <w:rsid w:val="009F325A"/>
    <w:rsid w:val="009F4793"/>
    <w:rsid w:val="00A01668"/>
    <w:rsid w:val="00A063BD"/>
    <w:rsid w:val="00A066EB"/>
    <w:rsid w:val="00A06911"/>
    <w:rsid w:val="00A07333"/>
    <w:rsid w:val="00A12F52"/>
    <w:rsid w:val="00A20648"/>
    <w:rsid w:val="00A20953"/>
    <w:rsid w:val="00A21EB9"/>
    <w:rsid w:val="00A248E2"/>
    <w:rsid w:val="00A339B7"/>
    <w:rsid w:val="00A36284"/>
    <w:rsid w:val="00A3784E"/>
    <w:rsid w:val="00A45176"/>
    <w:rsid w:val="00A47AE5"/>
    <w:rsid w:val="00A51AA2"/>
    <w:rsid w:val="00A647D0"/>
    <w:rsid w:val="00A77F65"/>
    <w:rsid w:val="00AA07E6"/>
    <w:rsid w:val="00AA62D8"/>
    <w:rsid w:val="00AB0DA5"/>
    <w:rsid w:val="00AB1401"/>
    <w:rsid w:val="00AC58F2"/>
    <w:rsid w:val="00AC6F2C"/>
    <w:rsid w:val="00AD1BCF"/>
    <w:rsid w:val="00AD4A10"/>
    <w:rsid w:val="00AE055E"/>
    <w:rsid w:val="00AE54EA"/>
    <w:rsid w:val="00AF4A87"/>
    <w:rsid w:val="00B06CAB"/>
    <w:rsid w:val="00B078D3"/>
    <w:rsid w:val="00B12D14"/>
    <w:rsid w:val="00B13D93"/>
    <w:rsid w:val="00B1461C"/>
    <w:rsid w:val="00B30248"/>
    <w:rsid w:val="00B32B4D"/>
    <w:rsid w:val="00B32C7E"/>
    <w:rsid w:val="00B33262"/>
    <w:rsid w:val="00B33C24"/>
    <w:rsid w:val="00B41D8D"/>
    <w:rsid w:val="00B4458C"/>
    <w:rsid w:val="00B44C59"/>
    <w:rsid w:val="00B467DA"/>
    <w:rsid w:val="00B564F3"/>
    <w:rsid w:val="00B62A8D"/>
    <w:rsid w:val="00B63AC2"/>
    <w:rsid w:val="00B70359"/>
    <w:rsid w:val="00B72AE2"/>
    <w:rsid w:val="00B85DA4"/>
    <w:rsid w:val="00B94879"/>
    <w:rsid w:val="00BA133B"/>
    <w:rsid w:val="00BA4974"/>
    <w:rsid w:val="00BB3F78"/>
    <w:rsid w:val="00BB73AE"/>
    <w:rsid w:val="00BC0866"/>
    <w:rsid w:val="00BC3C59"/>
    <w:rsid w:val="00BD05B2"/>
    <w:rsid w:val="00BE101B"/>
    <w:rsid w:val="00BE2A52"/>
    <w:rsid w:val="00BE3F90"/>
    <w:rsid w:val="00BE4F93"/>
    <w:rsid w:val="00BE4FE6"/>
    <w:rsid w:val="00BE705B"/>
    <w:rsid w:val="00BE7FD2"/>
    <w:rsid w:val="00BF2620"/>
    <w:rsid w:val="00C0035D"/>
    <w:rsid w:val="00C005DB"/>
    <w:rsid w:val="00C0080E"/>
    <w:rsid w:val="00C01B78"/>
    <w:rsid w:val="00C0534F"/>
    <w:rsid w:val="00C05BD7"/>
    <w:rsid w:val="00C12E91"/>
    <w:rsid w:val="00C1747A"/>
    <w:rsid w:val="00C21229"/>
    <w:rsid w:val="00C2202E"/>
    <w:rsid w:val="00C26C77"/>
    <w:rsid w:val="00C30B6F"/>
    <w:rsid w:val="00C3365A"/>
    <w:rsid w:val="00C44F0B"/>
    <w:rsid w:val="00C50E68"/>
    <w:rsid w:val="00C511E6"/>
    <w:rsid w:val="00C63DC8"/>
    <w:rsid w:val="00C67C48"/>
    <w:rsid w:val="00C7597C"/>
    <w:rsid w:val="00C766DA"/>
    <w:rsid w:val="00C80F5D"/>
    <w:rsid w:val="00C82B7C"/>
    <w:rsid w:val="00C83E2B"/>
    <w:rsid w:val="00C83F70"/>
    <w:rsid w:val="00C86F0C"/>
    <w:rsid w:val="00C930CD"/>
    <w:rsid w:val="00C93908"/>
    <w:rsid w:val="00C94315"/>
    <w:rsid w:val="00C97917"/>
    <w:rsid w:val="00CA2650"/>
    <w:rsid w:val="00CB305B"/>
    <w:rsid w:val="00CB4F4A"/>
    <w:rsid w:val="00CB7D40"/>
    <w:rsid w:val="00CB7E06"/>
    <w:rsid w:val="00CC4C99"/>
    <w:rsid w:val="00CC5F86"/>
    <w:rsid w:val="00CD004F"/>
    <w:rsid w:val="00CE09B7"/>
    <w:rsid w:val="00CE1A30"/>
    <w:rsid w:val="00CE1DDE"/>
    <w:rsid w:val="00CE4A78"/>
    <w:rsid w:val="00CE6D56"/>
    <w:rsid w:val="00CF1035"/>
    <w:rsid w:val="00CF2621"/>
    <w:rsid w:val="00CF29FB"/>
    <w:rsid w:val="00CF67B3"/>
    <w:rsid w:val="00D00794"/>
    <w:rsid w:val="00D00CE3"/>
    <w:rsid w:val="00D27464"/>
    <w:rsid w:val="00D31B64"/>
    <w:rsid w:val="00D35621"/>
    <w:rsid w:val="00D40429"/>
    <w:rsid w:val="00D43810"/>
    <w:rsid w:val="00D520A0"/>
    <w:rsid w:val="00D543FE"/>
    <w:rsid w:val="00D63000"/>
    <w:rsid w:val="00D674A5"/>
    <w:rsid w:val="00D74240"/>
    <w:rsid w:val="00D74324"/>
    <w:rsid w:val="00D77F0F"/>
    <w:rsid w:val="00D80BBB"/>
    <w:rsid w:val="00D82B41"/>
    <w:rsid w:val="00D82C1F"/>
    <w:rsid w:val="00D85297"/>
    <w:rsid w:val="00D85EF9"/>
    <w:rsid w:val="00D86638"/>
    <w:rsid w:val="00D93C33"/>
    <w:rsid w:val="00D96417"/>
    <w:rsid w:val="00D974B6"/>
    <w:rsid w:val="00DA0B98"/>
    <w:rsid w:val="00DA287A"/>
    <w:rsid w:val="00DA72FE"/>
    <w:rsid w:val="00DB1AE3"/>
    <w:rsid w:val="00DB2AC3"/>
    <w:rsid w:val="00DB5D13"/>
    <w:rsid w:val="00DC1BCB"/>
    <w:rsid w:val="00DC5E92"/>
    <w:rsid w:val="00DD2C34"/>
    <w:rsid w:val="00DD4F70"/>
    <w:rsid w:val="00DD6CE2"/>
    <w:rsid w:val="00DE454B"/>
    <w:rsid w:val="00DE4EF5"/>
    <w:rsid w:val="00DF2782"/>
    <w:rsid w:val="00DF3A28"/>
    <w:rsid w:val="00DF6164"/>
    <w:rsid w:val="00DF66E1"/>
    <w:rsid w:val="00E061A5"/>
    <w:rsid w:val="00E1013E"/>
    <w:rsid w:val="00E11155"/>
    <w:rsid w:val="00E13D38"/>
    <w:rsid w:val="00E16B75"/>
    <w:rsid w:val="00E2270F"/>
    <w:rsid w:val="00E30CD7"/>
    <w:rsid w:val="00E351DB"/>
    <w:rsid w:val="00E364D3"/>
    <w:rsid w:val="00E369CC"/>
    <w:rsid w:val="00E42BDE"/>
    <w:rsid w:val="00E44BF7"/>
    <w:rsid w:val="00E5223F"/>
    <w:rsid w:val="00E61634"/>
    <w:rsid w:val="00E63378"/>
    <w:rsid w:val="00E6365F"/>
    <w:rsid w:val="00E84C06"/>
    <w:rsid w:val="00E938AC"/>
    <w:rsid w:val="00EA5E99"/>
    <w:rsid w:val="00EA7549"/>
    <w:rsid w:val="00EB344D"/>
    <w:rsid w:val="00EB3DD3"/>
    <w:rsid w:val="00EB7663"/>
    <w:rsid w:val="00EC2C94"/>
    <w:rsid w:val="00EC3359"/>
    <w:rsid w:val="00EC7325"/>
    <w:rsid w:val="00ED63BB"/>
    <w:rsid w:val="00ED77E8"/>
    <w:rsid w:val="00EE0196"/>
    <w:rsid w:val="00EF0AEF"/>
    <w:rsid w:val="00EF4A81"/>
    <w:rsid w:val="00EF5BE6"/>
    <w:rsid w:val="00EF6C23"/>
    <w:rsid w:val="00F009AF"/>
    <w:rsid w:val="00F0109C"/>
    <w:rsid w:val="00F06509"/>
    <w:rsid w:val="00F108EE"/>
    <w:rsid w:val="00F12D07"/>
    <w:rsid w:val="00F15EA5"/>
    <w:rsid w:val="00F16C95"/>
    <w:rsid w:val="00F20642"/>
    <w:rsid w:val="00F21A28"/>
    <w:rsid w:val="00F22EB6"/>
    <w:rsid w:val="00F238A9"/>
    <w:rsid w:val="00F35C04"/>
    <w:rsid w:val="00F40715"/>
    <w:rsid w:val="00F434FD"/>
    <w:rsid w:val="00F441AD"/>
    <w:rsid w:val="00F46D91"/>
    <w:rsid w:val="00F47EF4"/>
    <w:rsid w:val="00F51D5F"/>
    <w:rsid w:val="00F54964"/>
    <w:rsid w:val="00F56A03"/>
    <w:rsid w:val="00F57E9B"/>
    <w:rsid w:val="00F67D83"/>
    <w:rsid w:val="00F7152A"/>
    <w:rsid w:val="00F7154F"/>
    <w:rsid w:val="00F75430"/>
    <w:rsid w:val="00F758B3"/>
    <w:rsid w:val="00F76A3F"/>
    <w:rsid w:val="00F770BE"/>
    <w:rsid w:val="00F86F74"/>
    <w:rsid w:val="00F9036A"/>
    <w:rsid w:val="00F97739"/>
    <w:rsid w:val="00FB0E1A"/>
    <w:rsid w:val="00FB3B23"/>
    <w:rsid w:val="00FB5664"/>
    <w:rsid w:val="00FC1332"/>
    <w:rsid w:val="00FC2E80"/>
    <w:rsid w:val="00FC4B01"/>
    <w:rsid w:val="00FD05D0"/>
    <w:rsid w:val="00FD6110"/>
    <w:rsid w:val="00FE0BBB"/>
    <w:rsid w:val="00FE19F0"/>
    <w:rsid w:val="00FE36E7"/>
    <w:rsid w:val="00FF7B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6E9F9"/>
  <w15:docId w15:val="{45219BB9-3E52-49A9-9585-3F78E729B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1E49"/>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table" w:customStyle="1" w:styleId="TableGrid1">
    <w:name w:val="Table Grid1"/>
    <w:basedOn w:val="TableNormal"/>
    <w:next w:val="TableGrid"/>
    <w:uiPriority w:val="39"/>
    <w:rsid w:val="007450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B16582-7E7A-4FFD-8F92-38B5B5E79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7AC0C0-3128-49EF-A307-544959CFFB9F}">
  <ds:schemaRefs>
    <ds:schemaRef ds:uri="http://schemas.openxmlformats.org/officeDocument/2006/bibliography"/>
  </ds:schemaRefs>
</ds:datastoreItem>
</file>

<file path=customXml/itemProps3.xml><?xml version="1.0" encoding="utf-8"?>
<ds:datastoreItem xmlns:ds="http://schemas.openxmlformats.org/officeDocument/2006/customXml" ds:itemID="{4F38CAFF-8C3E-40CB-9934-B10DDFB7E84B}">
  <ds:schemaRefs>
    <ds:schemaRef ds:uri="5067c814-4b34-462c-a21d-c185ff6548d2"/>
    <ds:schemaRef ds:uri="http://purl.org/dc/elements/1.1/"/>
    <ds:schemaRef ds:uri="http://purl.org/dc/dcmitype/"/>
    <ds:schemaRef ds:uri="http://purl.org/dc/terms/"/>
    <ds:schemaRef ds:uri="785685f2-c2e1-4352-89aa-3faca8eaba52"/>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F5D93653-E0C2-41AA-A0B6-504D899D906B}">
  <ds:schemaRefs>
    <ds:schemaRef ds:uri="http://schemas.microsoft.com/sharepoint/v3/contenttype/forms"/>
  </ds:schemaRefs>
</ds:datastoreItem>
</file>

<file path=customXml/itemProps5.xml><?xml version="1.0" encoding="utf-8"?>
<ds:datastoreItem xmlns:ds="http://schemas.openxmlformats.org/officeDocument/2006/customXml" ds:itemID="{FF88C595-8E0F-4A56-B39F-F010D5903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908</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Heschong Mahone Group</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Heidi Hauenstein</dc:creator>
  <cp:lastModifiedBy>Alhabibi, Haider@Energy</cp:lastModifiedBy>
  <cp:revision>41</cp:revision>
  <cp:lastPrinted>2014-04-23T20:39:00Z</cp:lastPrinted>
  <dcterms:created xsi:type="dcterms:W3CDTF">2018-11-15T22:07:00Z</dcterms:created>
  <dcterms:modified xsi:type="dcterms:W3CDTF">2022-11-04T19:03:00Z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