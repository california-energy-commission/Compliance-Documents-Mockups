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77A5" w14:textId="25AD1073" w:rsidR="00AE19F1" w:rsidRPr="0056789C" w:rsidRDefault="00AE19F1" w:rsidP="00AE19F1">
      <w:pPr>
        <w:spacing w:line="259" w:lineRule="auto"/>
        <w:rPr>
          <w:rFonts w:ascii="Calibri" w:eastAsia="Calibri" w:hAnsi="Calibri" w:cs="Calibri"/>
          <w:b/>
          <w:bCs/>
          <w:sz w:val="24"/>
          <w:szCs w:val="24"/>
        </w:rPr>
      </w:pPr>
      <w:bookmarkStart w:id="0" w:name="_Hlk97833424"/>
      <w:r w:rsidRPr="13744099">
        <w:rPr>
          <w:rFonts w:asciiTheme="minorHAnsi" w:eastAsia="Calibri" w:hAnsiTheme="minorHAnsi" w:cstheme="minorBidi"/>
          <w:b/>
          <w:bCs/>
          <w:sz w:val="24"/>
          <w:szCs w:val="24"/>
        </w:rPr>
        <w:t xml:space="preserve">CERTIFICATE OF </w:t>
      </w:r>
      <w:r w:rsidRPr="13744099">
        <w:rPr>
          <w:rFonts w:ascii="Calibri" w:eastAsia="Calibri" w:hAnsi="Calibri" w:cs="Calibri"/>
          <w:b/>
          <w:bCs/>
          <w:sz w:val="24"/>
          <w:szCs w:val="24"/>
        </w:rPr>
        <w:t>INSTALLATION</w:t>
      </w:r>
    </w:p>
    <w:p w14:paraId="787ED6DF" w14:textId="77777777" w:rsidR="00AE19F1" w:rsidRPr="0056789C" w:rsidRDefault="00AE19F1" w:rsidP="00AE19F1">
      <w:pPr>
        <w:spacing w:line="259" w:lineRule="auto"/>
        <w:rPr>
          <w:rFonts w:asciiTheme="minorHAnsi" w:eastAsia="Calibri" w:hAnsiTheme="minorHAnsi" w:cstheme="minorHAnsi"/>
          <w:sz w:val="24"/>
          <w:szCs w:val="24"/>
        </w:rPr>
      </w:pPr>
      <w:r w:rsidRPr="0056789C">
        <w:rPr>
          <w:rFonts w:asciiTheme="minorHAnsi" w:eastAsia="Calibri" w:hAnsiTheme="minorHAnsi" w:cstheme="minorHAnsi"/>
          <w:b/>
          <w:sz w:val="24"/>
          <w:szCs w:val="24"/>
        </w:rPr>
        <w:t>Note:</w:t>
      </w:r>
      <w:r w:rsidRPr="0056789C">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AE19F1" w:rsidRPr="0056789C" w14:paraId="75431B25" w14:textId="77777777" w:rsidTr="00521BAE">
        <w:trPr>
          <w:trHeight w:val="288"/>
        </w:trPr>
        <w:tc>
          <w:tcPr>
            <w:tcW w:w="7177" w:type="dxa"/>
          </w:tcPr>
          <w:p w14:paraId="3506125D" w14:textId="77777777" w:rsidR="00AE19F1" w:rsidRPr="0056789C" w:rsidRDefault="00AE19F1" w:rsidP="00521BAE">
            <w:pPr>
              <w:rPr>
                <w:rFonts w:asciiTheme="minorHAnsi" w:hAnsiTheme="minorHAnsi" w:cstheme="minorHAnsi"/>
                <w:sz w:val="24"/>
                <w:szCs w:val="24"/>
              </w:rPr>
            </w:pPr>
            <w:r w:rsidRPr="0056789C">
              <w:rPr>
                <w:rFonts w:asciiTheme="minorHAnsi" w:hAnsiTheme="minorHAnsi" w:cstheme="minorHAnsi"/>
                <w:sz w:val="24"/>
                <w:szCs w:val="24"/>
              </w:rPr>
              <w:t>Project Name:</w:t>
            </w:r>
          </w:p>
        </w:tc>
        <w:tc>
          <w:tcPr>
            <w:tcW w:w="7201" w:type="dxa"/>
          </w:tcPr>
          <w:p w14:paraId="44FB3C3F" w14:textId="77777777" w:rsidR="00AE19F1" w:rsidRPr="0056789C" w:rsidRDefault="00AE19F1" w:rsidP="00521BAE">
            <w:pPr>
              <w:rPr>
                <w:rFonts w:asciiTheme="minorHAnsi" w:hAnsiTheme="minorHAnsi" w:cstheme="minorHAnsi"/>
                <w:sz w:val="24"/>
                <w:szCs w:val="24"/>
              </w:rPr>
            </w:pPr>
            <w:r w:rsidRPr="0056789C">
              <w:rPr>
                <w:rFonts w:asciiTheme="minorHAnsi" w:hAnsiTheme="minorHAnsi" w:cstheme="minorHAnsi"/>
                <w:sz w:val="24"/>
                <w:szCs w:val="24"/>
              </w:rPr>
              <w:t>Enforcement Agency:</w:t>
            </w:r>
          </w:p>
        </w:tc>
      </w:tr>
      <w:tr w:rsidR="00AE19F1" w:rsidRPr="0056789C" w14:paraId="40255911" w14:textId="77777777" w:rsidTr="00521BAE">
        <w:trPr>
          <w:trHeight w:val="288"/>
        </w:trPr>
        <w:tc>
          <w:tcPr>
            <w:tcW w:w="7177" w:type="dxa"/>
          </w:tcPr>
          <w:p w14:paraId="2A75479D" w14:textId="77777777" w:rsidR="00AE19F1" w:rsidRPr="0056789C" w:rsidRDefault="00AE19F1" w:rsidP="00521BAE">
            <w:pPr>
              <w:rPr>
                <w:rFonts w:asciiTheme="minorHAnsi" w:hAnsiTheme="minorHAnsi" w:cstheme="minorHAnsi"/>
                <w:sz w:val="24"/>
                <w:szCs w:val="24"/>
                <w:vertAlign w:val="superscript"/>
              </w:rPr>
            </w:pPr>
            <w:r w:rsidRPr="0056789C">
              <w:rPr>
                <w:rFonts w:asciiTheme="minorHAnsi" w:hAnsiTheme="minorHAnsi" w:cstheme="minorHAnsi"/>
                <w:sz w:val="24"/>
                <w:szCs w:val="24"/>
              </w:rPr>
              <w:t>Dwelling Address:</w:t>
            </w:r>
          </w:p>
        </w:tc>
        <w:tc>
          <w:tcPr>
            <w:tcW w:w="7201" w:type="dxa"/>
          </w:tcPr>
          <w:p w14:paraId="70491E89" w14:textId="77777777" w:rsidR="00AE19F1" w:rsidRPr="0056789C" w:rsidRDefault="00AE19F1" w:rsidP="00521BAE">
            <w:pPr>
              <w:rPr>
                <w:rFonts w:asciiTheme="minorHAnsi" w:hAnsiTheme="minorHAnsi" w:cstheme="minorHAnsi"/>
                <w:sz w:val="24"/>
                <w:szCs w:val="24"/>
                <w:vertAlign w:val="superscript"/>
              </w:rPr>
            </w:pPr>
            <w:r w:rsidRPr="0056789C">
              <w:rPr>
                <w:rFonts w:asciiTheme="minorHAnsi" w:hAnsiTheme="minorHAnsi" w:cstheme="minorHAnsi"/>
                <w:sz w:val="24"/>
                <w:szCs w:val="24"/>
              </w:rPr>
              <w:t>Permit Number:</w:t>
            </w:r>
          </w:p>
        </w:tc>
      </w:tr>
      <w:tr w:rsidR="00AE19F1" w:rsidRPr="0056789C" w14:paraId="0CE2810B" w14:textId="77777777" w:rsidTr="00521BAE">
        <w:trPr>
          <w:trHeight w:val="288"/>
        </w:trPr>
        <w:tc>
          <w:tcPr>
            <w:tcW w:w="7177" w:type="dxa"/>
          </w:tcPr>
          <w:p w14:paraId="73D6BF35" w14:textId="77777777" w:rsidR="00AE19F1" w:rsidRPr="0056789C" w:rsidRDefault="00AE19F1" w:rsidP="00521BAE">
            <w:pPr>
              <w:rPr>
                <w:rFonts w:asciiTheme="minorHAnsi" w:hAnsiTheme="minorHAnsi" w:cstheme="minorHAnsi"/>
                <w:sz w:val="24"/>
                <w:szCs w:val="24"/>
              </w:rPr>
            </w:pPr>
            <w:r w:rsidRPr="0056789C">
              <w:rPr>
                <w:rFonts w:asciiTheme="minorHAnsi" w:hAnsiTheme="minorHAnsi" w:cstheme="minorHAnsi"/>
                <w:sz w:val="24"/>
                <w:szCs w:val="24"/>
              </w:rPr>
              <w:t>City and Zip Code:</w:t>
            </w:r>
          </w:p>
        </w:tc>
        <w:tc>
          <w:tcPr>
            <w:tcW w:w="7201" w:type="dxa"/>
          </w:tcPr>
          <w:p w14:paraId="107252E3" w14:textId="77777777" w:rsidR="00AE19F1" w:rsidRPr="0056789C" w:rsidRDefault="00AE19F1" w:rsidP="00521BAE">
            <w:pPr>
              <w:rPr>
                <w:rFonts w:asciiTheme="minorHAnsi" w:hAnsiTheme="minorHAnsi" w:cstheme="minorHAnsi"/>
                <w:sz w:val="24"/>
                <w:szCs w:val="24"/>
              </w:rPr>
            </w:pPr>
            <w:r w:rsidRPr="001A5C9A">
              <w:rPr>
                <w:rFonts w:asciiTheme="minorHAnsi" w:hAnsiTheme="minorHAnsi" w:cstheme="minorHAnsi"/>
                <w:sz w:val="24"/>
                <w:szCs w:val="24"/>
              </w:rPr>
              <w:t>Permit Application Date</w:t>
            </w:r>
            <w:r w:rsidRPr="0056789C">
              <w:rPr>
                <w:rFonts w:asciiTheme="minorHAnsi" w:hAnsiTheme="minorHAnsi" w:cstheme="minorHAnsi"/>
                <w:sz w:val="24"/>
                <w:szCs w:val="24"/>
              </w:rPr>
              <w:t>:</w:t>
            </w:r>
          </w:p>
        </w:tc>
      </w:tr>
    </w:tbl>
    <w:p w14:paraId="1DC33467" w14:textId="687D4DC6" w:rsidR="006A5BAF" w:rsidRDefault="006A5BAF"/>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8"/>
        <w:gridCol w:w="1385"/>
        <w:gridCol w:w="1079"/>
        <w:gridCol w:w="1079"/>
        <w:gridCol w:w="991"/>
        <w:gridCol w:w="902"/>
        <w:gridCol w:w="991"/>
        <w:gridCol w:w="986"/>
        <w:gridCol w:w="1260"/>
        <w:gridCol w:w="1079"/>
      </w:tblGrid>
      <w:tr w:rsidR="00F45F0A" w:rsidRPr="00F45F0A" w14:paraId="44D988BA" w14:textId="77777777" w:rsidTr="00DB7526">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37390AC9" w14:textId="750A0DE0" w:rsidR="00F45F0A" w:rsidRPr="00F45F0A" w:rsidRDefault="00F45F0A" w:rsidP="00F45F0A">
            <w:pPr>
              <w:keepNext/>
              <w:tabs>
                <w:tab w:val="left" w:pos="2160"/>
                <w:tab w:val="left" w:pos="2700"/>
                <w:tab w:val="left" w:pos="3420"/>
                <w:tab w:val="left" w:pos="3780"/>
                <w:tab w:val="left" w:pos="5760"/>
                <w:tab w:val="left" w:pos="7212"/>
              </w:tabs>
              <w:rPr>
                <w:rFonts w:asciiTheme="minorHAnsi" w:eastAsia="Calibri" w:hAnsiTheme="minorHAnsi" w:cstheme="minorHAnsi"/>
                <w:b/>
              </w:rPr>
            </w:pPr>
            <w:r w:rsidRPr="00F45F0A">
              <w:rPr>
                <w:rFonts w:asciiTheme="minorHAnsi" w:eastAsia="Calibri" w:hAnsiTheme="minorHAnsi" w:cstheme="minorHAnsi"/>
                <w:b/>
              </w:rPr>
              <w:t xml:space="preserve">A. Design </w:t>
            </w:r>
            <w:r w:rsidR="00FF3589">
              <w:rPr>
                <w:rFonts w:asciiTheme="minorHAnsi" w:eastAsia="Calibri" w:hAnsiTheme="minorHAnsi" w:cstheme="minorHAnsi"/>
                <w:b/>
              </w:rPr>
              <w:t>Solar</w:t>
            </w:r>
            <w:r w:rsidRPr="00F45F0A">
              <w:rPr>
                <w:rFonts w:asciiTheme="minorHAnsi" w:eastAsia="Calibri" w:hAnsiTheme="minorHAnsi" w:cstheme="minorHAnsi"/>
                <w:b/>
              </w:rPr>
              <w:t xml:space="preserve"> Water Heating Systems Information </w:t>
            </w:r>
          </w:p>
          <w:p w14:paraId="225F80B6" w14:textId="07AA60B7" w:rsidR="00F45F0A" w:rsidRPr="00F45F0A" w:rsidDel="00237BB2" w:rsidRDefault="00F45F0A" w:rsidP="00F45F0A">
            <w:pPr>
              <w:keepNext/>
              <w:tabs>
                <w:tab w:val="left" w:pos="2160"/>
                <w:tab w:val="left" w:pos="2700"/>
                <w:tab w:val="left" w:pos="3420"/>
                <w:tab w:val="left" w:pos="3780"/>
                <w:tab w:val="left" w:pos="5760"/>
                <w:tab w:val="left" w:pos="7212"/>
              </w:tabs>
              <w:rPr>
                <w:rFonts w:asciiTheme="minorHAnsi" w:hAnsiTheme="minorHAnsi" w:cstheme="minorHAnsi"/>
                <w:sz w:val="18"/>
              </w:rPr>
            </w:pPr>
          </w:p>
        </w:tc>
      </w:tr>
      <w:tr w:rsidR="005A3251" w:rsidRPr="00F45F0A" w14:paraId="204BD4FE" w14:textId="77777777" w:rsidTr="005A3251">
        <w:trPr>
          <w:cantSplit/>
          <w:trHeight w:val="277"/>
        </w:trPr>
        <w:tc>
          <w:tcPr>
            <w:tcW w:w="481" w:type="pct"/>
            <w:tcBorders>
              <w:top w:val="single" w:sz="4" w:space="0" w:color="auto"/>
              <w:left w:val="single" w:sz="4" w:space="0" w:color="auto"/>
              <w:bottom w:val="single" w:sz="4" w:space="0" w:color="auto"/>
              <w:right w:val="single" w:sz="4" w:space="0" w:color="auto"/>
            </w:tcBorders>
          </w:tcPr>
          <w:p w14:paraId="685F33C4"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01</w:t>
            </w:r>
          </w:p>
        </w:tc>
        <w:tc>
          <w:tcPr>
            <w:tcW w:w="642" w:type="pct"/>
            <w:tcBorders>
              <w:top w:val="single" w:sz="4" w:space="0" w:color="auto"/>
              <w:left w:val="single" w:sz="4" w:space="0" w:color="auto"/>
              <w:bottom w:val="single" w:sz="4" w:space="0" w:color="auto"/>
              <w:right w:val="single" w:sz="4" w:space="0" w:color="auto"/>
            </w:tcBorders>
            <w:vAlign w:val="center"/>
          </w:tcPr>
          <w:p w14:paraId="2751CB22"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02</w:t>
            </w:r>
          </w:p>
        </w:tc>
        <w:tc>
          <w:tcPr>
            <w:tcW w:w="500" w:type="pct"/>
            <w:tcBorders>
              <w:top w:val="single" w:sz="4" w:space="0" w:color="auto"/>
              <w:left w:val="single" w:sz="4" w:space="0" w:color="auto"/>
              <w:bottom w:val="single" w:sz="4" w:space="0" w:color="auto"/>
              <w:right w:val="single" w:sz="4" w:space="0" w:color="auto"/>
            </w:tcBorders>
            <w:vAlign w:val="center"/>
          </w:tcPr>
          <w:p w14:paraId="07EAA488"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03</w:t>
            </w:r>
          </w:p>
        </w:tc>
        <w:tc>
          <w:tcPr>
            <w:tcW w:w="500" w:type="pct"/>
            <w:tcBorders>
              <w:top w:val="single" w:sz="4" w:space="0" w:color="auto"/>
              <w:left w:val="single" w:sz="4" w:space="0" w:color="auto"/>
              <w:bottom w:val="single" w:sz="4" w:space="0" w:color="auto"/>
              <w:right w:val="single" w:sz="4" w:space="0" w:color="auto"/>
            </w:tcBorders>
            <w:vAlign w:val="center"/>
          </w:tcPr>
          <w:p w14:paraId="4FB6AC54"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04</w:t>
            </w:r>
          </w:p>
        </w:tc>
        <w:tc>
          <w:tcPr>
            <w:tcW w:w="459" w:type="pct"/>
            <w:tcBorders>
              <w:top w:val="single" w:sz="4" w:space="0" w:color="auto"/>
              <w:left w:val="single" w:sz="4" w:space="0" w:color="auto"/>
              <w:bottom w:val="single" w:sz="4" w:space="0" w:color="auto"/>
              <w:right w:val="single" w:sz="4" w:space="0" w:color="auto"/>
            </w:tcBorders>
            <w:vAlign w:val="center"/>
          </w:tcPr>
          <w:p w14:paraId="2DFDF1D3"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05</w:t>
            </w:r>
          </w:p>
        </w:tc>
        <w:tc>
          <w:tcPr>
            <w:tcW w:w="418" w:type="pct"/>
            <w:tcBorders>
              <w:top w:val="single" w:sz="4" w:space="0" w:color="auto"/>
              <w:left w:val="single" w:sz="4" w:space="0" w:color="auto"/>
              <w:bottom w:val="single" w:sz="4" w:space="0" w:color="auto"/>
              <w:right w:val="single" w:sz="4" w:space="0" w:color="auto"/>
            </w:tcBorders>
            <w:vAlign w:val="center"/>
          </w:tcPr>
          <w:p w14:paraId="0233074B"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06</w:t>
            </w:r>
          </w:p>
        </w:tc>
        <w:tc>
          <w:tcPr>
            <w:tcW w:w="459" w:type="pct"/>
            <w:tcBorders>
              <w:top w:val="single" w:sz="4" w:space="0" w:color="auto"/>
              <w:left w:val="single" w:sz="4" w:space="0" w:color="auto"/>
              <w:bottom w:val="single" w:sz="4" w:space="0" w:color="auto"/>
              <w:right w:val="single" w:sz="4" w:space="0" w:color="auto"/>
            </w:tcBorders>
            <w:vAlign w:val="center"/>
          </w:tcPr>
          <w:p w14:paraId="7AAB8157"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07</w:t>
            </w:r>
          </w:p>
        </w:tc>
        <w:tc>
          <w:tcPr>
            <w:tcW w:w="457" w:type="pct"/>
            <w:tcBorders>
              <w:top w:val="single" w:sz="4" w:space="0" w:color="auto"/>
              <w:left w:val="single" w:sz="4" w:space="0" w:color="auto"/>
              <w:bottom w:val="single" w:sz="4" w:space="0" w:color="auto"/>
              <w:right w:val="single" w:sz="4" w:space="0" w:color="auto"/>
            </w:tcBorders>
            <w:vAlign w:val="center"/>
          </w:tcPr>
          <w:p w14:paraId="208DD02F"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08</w:t>
            </w:r>
          </w:p>
        </w:tc>
        <w:tc>
          <w:tcPr>
            <w:tcW w:w="584" w:type="pct"/>
            <w:tcBorders>
              <w:top w:val="single" w:sz="4" w:space="0" w:color="auto"/>
              <w:left w:val="single" w:sz="4" w:space="0" w:color="auto"/>
              <w:bottom w:val="single" w:sz="4" w:space="0" w:color="auto"/>
              <w:right w:val="single" w:sz="4" w:space="0" w:color="auto"/>
            </w:tcBorders>
          </w:tcPr>
          <w:p w14:paraId="7B7862ED"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09</w:t>
            </w:r>
          </w:p>
        </w:tc>
        <w:tc>
          <w:tcPr>
            <w:tcW w:w="500" w:type="pct"/>
            <w:tcBorders>
              <w:top w:val="single" w:sz="4" w:space="0" w:color="auto"/>
              <w:left w:val="single" w:sz="4" w:space="0" w:color="auto"/>
              <w:bottom w:val="single" w:sz="4" w:space="0" w:color="auto"/>
              <w:right w:val="single" w:sz="4" w:space="0" w:color="auto"/>
            </w:tcBorders>
          </w:tcPr>
          <w:p w14:paraId="547825B8"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10</w:t>
            </w:r>
          </w:p>
        </w:tc>
      </w:tr>
      <w:tr w:rsidR="005A3251" w:rsidRPr="00F45F0A" w14:paraId="1F09C5D9" w14:textId="77777777" w:rsidTr="005A3251">
        <w:trPr>
          <w:cantSplit/>
          <w:trHeight w:val="288"/>
        </w:trPr>
        <w:tc>
          <w:tcPr>
            <w:tcW w:w="481" w:type="pct"/>
            <w:tcBorders>
              <w:top w:val="single" w:sz="4" w:space="0" w:color="auto"/>
              <w:left w:val="single" w:sz="4" w:space="0" w:color="auto"/>
              <w:bottom w:val="single" w:sz="4" w:space="0" w:color="auto"/>
              <w:right w:val="single" w:sz="4" w:space="0" w:color="auto"/>
            </w:tcBorders>
            <w:vAlign w:val="bottom"/>
          </w:tcPr>
          <w:p w14:paraId="1836E340" w14:textId="61600E33"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System</w:t>
            </w:r>
            <w:r w:rsidR="00F45F0A" w:rsidRPr="00F45F0A">
              <w:rPr>
                <w:rFonts w:asciiTheme="minorHAnsi" w:hAnsiTheme="minorHAnsi" w:cstheme="minorHAnsi"/>
                <w:sz w:val="18"/>
              </w:rPr>
              <w:t xml:space="preserve"> Name</w:t>
            </w:r>
          </w:p>
        </w:tc>
        <w:tc>
          <w:tcPr>
            <w:tcW w:w="642" w:type="pct"/>
            <w:tcBorders>
              <w:top w:val="single" w:sz="4" w:space="0" w:color="auto"/>
              <w:left w:val="single" w:sz="4" w:space="0" w:color="auto"/>
              <w:bottom w:val="single" w:sz="4" w:space="0" w:color="auto"/>
              <w:right w:val="single" w:sz="4" w:space="0" w:color="auto"/>
            </w:tcBorders>
            <w:vAlign w:val="bottom"/>
          </w:tcPr>
          <w:p w14:paraId="0CB8D2F6" w14:textId="668A4EDC"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Manufacturer</w:t>
            </w:r>
          </w:p>
        </w:tc>
        <w:tc>
          <w:tcPr>
            <w:tcW w:w="500" w:type="pct"/>
            <w:tcBorders>
              <w:top w:val="single" w:sz="4" w:space="0" w:color="auto"/>
              <w:left w:val="single" w:sz="4" w:space="0" w:color="auto"/>
              <w:bottom w:val="single" w:sz="4" w:space="0" w:color="auto"/>
              <w:right w:val="single" w:sz="4" w:space="0" w:color="auto"/>
            </w:tcBorders>
            <w:vAlign w:val="bottom"/>
          </w:tcPr>
          <w:p w14:paraId="2981F080" w14:textId="4D431EDA"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Brand</w:t>
            </w:r>
          </w:p>
        </w:tc>
        <w:tc>
          <w:tcPr>
            <w:tcW w:w="500" w:type="pct"/>
            <w:tcBorders>
              <w:top w:val="single" w:sz="4" w:space="0" w:color="auto"/>
              <w:left w:val="single" w:sz="4" w:space="0" w:color="auto"/>
              <w:bottom w:val="single" w:sz="4" w:space="0" w:color="auto"/>
              <w:right w:val="single" w:sz="4" w:space="0" w:color="auto"/>
            </w:tcBorders>
            <w:vAlign w:val="bottom"/>
          </w:tcPr>
          <w:p w14:paraId="78F41CC3" w14:textId="7B94D252"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Model</w:t>
            </w:r>
          </w:p>
        </w:tc>
        <w:tc>
          <w:tcPr>
            <w:tcW w:w="459" w:type="pct"/>
            <w:tcBorders>
              <w:top w:val="single" w:sz="4" w:space="0" w:color="auto"/>
              <w:left w:val="single" w:sz="4" w:space="0" w:color="auto"/>
              <w:bottom w:val="single" w:sz="4" w:space="0" w:color="auto"/>
              <w:right w:val="single" w:sz="4" w:space="0" w:color="auto"/>
            </w:tcBorders>
            <w:vAlign w:val="bottom"/>
          </w:tcPr>
          <w:p w14:paraId="480062DE" w14:textId="66318F46" w:rsidR="00F45F0A" w:rsidRPr="00F45F0A" w:rsidRDefault="005A3251"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w:t>
            </w:r>
            <w:r w:rsidR="00036259">
              <w:rPr>
                <w:rFonts w:asciiTheme="minorHAnsi" w:hAnsiTheme="minorHAnsi" w:cstheme="minorHAnsi"/>
                <w:sz w:val="18"/>
              </w:rPr>
              <w:t xml:space="preserve"> of Collectors</w:t>
            </w:r>
          </w:p>
        </w:tc>
        <w:tc>
          <w:tcPr>
            <w:tcW w:w="418" w:type="pct"/>
            <w:tcBorders>
              <w:top w:val="single" w:sz="4" w:space="0" w:color="auto"/>
              <w:left w:val="single" w:sz="4" w:space="0" w:color="auto"/>
              <w:bottom w:val="single" w:sz="4" w:space="0" w:color="auto"/>
              <w:right w:val="single" w:sz="4" w:space="0" w:color="auto"/>
            </w:tcBorders>
            <w:vAlign w:val="bottom"/>
          </w:tcPr>
          <w:p w14:paraId="51DDCC91" w14:textId="1076ADBD"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Azimuth from North</w:t>
            </w:r>
          </w:p>
        </w:tc>
        <w:tc>
          <w:tcPr>
            <w:tcW w:w="459" w:type="pct"/>
            <w:tcBorders>
              <w:top w:val="single" w:sz="4" w:space="0" w:color="auto"/>
              <w:left w:val="single" w:sz="4" w:space="0" w:color="auto"/>
              <w:bottom w:val="single" w:sz="4" w:space="0" w:color="auto"/>
              <w:right w:val="single" w:sz="4" w:space="0" w:color="auto"/>
            </w:tcBorders>
            <w:vAlign w:val="bottom"/>
          </w:tcPr>
          <w:p w14:paraId="44FDC26C" w14:textId="711D3434"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Tilt from Horizontal</w:t>
            </w:r>
          </w:p>
        </w:tc>
        <w:tc>
          <w:tcPr>
            <w:tcW w:w="457" w:type="pct"/>
            <w:tcBorders>
              <w:top w:val="single" w:sz="4" w:space="0" w:color="auto"/>
              <w:left w:val="single" w:sz="4" w:space="0" w:color="auto"/>
              <w:bottom w:val="single" w:sz="4" w:space="0" w:color="auto"/>
              <w:right w:val="single" w:sz="4" w:space="0" w:color="auto"/>
            </w:tcBorders>
            <w:vAlign w:val="bottom"/>
          </w:tcPr>
          <w:p w14:paraId="56188AB7" w14:textId="552103ED"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Tank Volume (gal)</w:t>
            </w:r>
          </w:p>
        </w:tc>
        <w:tc>
          <w:tcPr>
            <w:tcW w:w="584" w:type="pct"/>
            <w:tcBorders>
              <w:top w:val="single" w:sz="4" w:space="0" w:color="auto"/>
              <w:left w:val="single" w:sz="4" w:space="0" w:color="auto"/>
              <w:bottom w:val="single" w:sz="4" w:space="0" w:color="auto"/>
              <w:right w:val="single" w:sz="4" w:space="0" w:color="auto"/>
            </w:tcBorders>
            <w:vAlign w:val="bottom"/>
          </w:tcPr>
          <w:p w14:paraId="2213AEA4" w14:textId="343AA6DF"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SRCC/IAPMO Number</w:t>
            </w:r>
          </w:p>
        </w:tc>
        <w:tc>
          <w:tcPr>
            <w:tcW w:w="500" w:type="pct"/>
            <w:tcBorders>
              <w:top w:val="single" w:sz="4" w:space="0" w:color="auto"/>
              <w:left w:val="single" w:sz="4" w:space="0" w:color="auto"/>
              <w:bottom w:val="single" w:sz="4" w:space="0" w:color="auto"/>
              <w:right w:val="single" w:sz="4" w:space="0" w:color="auto"/>
            </w:tcBorders>
            <w:vAlign w:val="bottom"/>
          </w:tcPr>
          <w:p w14:paraId="681F97A7" w14:textId="0D67461E"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Solar Savings Fraction</w:t>
            </w:r>
          </w:p>
        </w:tc>
      </w:tr>
      <w:tr w:rsidR="005A3251" w:rsidRPr="00F45F0A" w14:paraId="534AD947" w14:textId="77777777" w:rsidTr="005A3251">
        <w:trPr>
          <w:cantSplit/>
          <w:trHeight w:val="246"/>
        </w:trPr>
        <w:tc>
          <w:tcPr>
            <w:tcW w:w="481" w:type="pct"/>
            <w:tcBorders>
              <w:top w:val="single" w:sz="4" w:space="0" w:color="auto"/>
              <w:left w:val="single" w:sz="4" w:space="0" w:color="auto"/>
              <w:bottom w:val="single" w:sz="4" w:space="0" w:color="auto"/>
              <w:right w:val="single" w:sz="4" w:space="0" w:color="auto"/>
            </w:tcBorders>
          </w:tcPr>
          <w:p w14:paraId="54F7EA0D"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45DAD4DB"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7724B11E"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55ABCAC0"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3A8E1585"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77DC6D20"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5E534E59"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3CF19190"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1A6A0400"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702840CD"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r>
      <w:tr w:rsidR="005A3251" w:rsidRPr="00F45F0A" w14:paraId="0C7C2E70" w14:textId="77777777" w:rsidTr="005A3251">
        <w:trPr>
          <w:cantSplit/>
          <w:trHeight w:val="255"/>
        </w:trPr>
        <w:tc>
          <w:tcPr>
            <w:tcW w:w="481" w:type="pct"/>
            <w:tcBorders>
              <w:top w:val="single" w:sz="4" w:space="0" w:color="auto"/>
              <w:left w:val="single" w:sz="4" w:space="0" w:color="auto"/>
              <w:bottom w:val="single" w:sz="4" w:space="0" w:color="auto"/>
              <w:right w:val="single" w:sz="4" w:space="0" w:color="auto"/>
            </w:tcBorders>
          </w:tcPr>
          <w:p w14:paraId="797E6CB4"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021D3586"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359AFA2C"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157C2F13"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5826A226"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5D277920"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4E5E9AFD"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1E6CB800"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4BDB948B"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41DE6958"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r>
      <w:bookmarkEnd w:id="0"/>
    </w:tbl>
    <w:p w14:paraId="1BE49EBF" w14:textId="77777777" w:rsidR="00C43D65" w:rsidRDefault="00C43D65" w:rsidP="00307627">
      <w:pPr>
        <w:ind w:left="317" w:hanging="317"/>
        <w:rPr>
          <w:rFonts w:asciiTheme="minorHAnsi" w:hAnsiTheme="minorHAnsi"/>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8"/>
        <w:gridCol w:w="1385"/>
        <w:gridCol w:w="1079"/>
        <w:gridCol w:w="1079"/>
        <w:gridCol w:w="991"/>
        <w:gridCol w:w="902"/>
        <w:gridCol w:w="991"/>
        <w:gridCol w:w="986"/>
        <w:gridCol w:w="1260"/>
        <w:gridCol w:w="1079"/>
      </w:tblGrid>
      <w:tr w:rsidR="005A3251" w:rsidRPr="00F45F0A" w14:paraId="062FCF4F" w14:textId="77777777" w:rsidTr="00DB7526">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75E095E5" w14:textId="44535D24" w:rsidR="005A3251" w:rsidRPr="00F45F0A" w:rsidRDefault="005A3251" w:rsidP="00DB7526">
            <w:pPr>
              <w:keepNext/>
              <w:tabs>
                <w:tab w:val="left" w:pos="2160"/>
                <w:tab w:val="left" w:pos="2700"/>
                <w:tab w:val="left" w:pos="3420"/>
                <w:tab w:val="left" w:pos="3780"/>
                <w:tab w:val="left" w:pos="5760"/>
                <w:tab w:val="left" w:pos="7212"/>
              </w:tabs>
              <w:rPr>
                <w:rFonts w:asciiTheme="minorHAnsi" w:eastAsia="Calibri" w:hAnsiTheme="minorHAnsi" w:cstheme="minorHAnsi"/>
                <w:b/>
              </w:rPr>
            </w:pPr>
            <w:bookmarkStart w:id="1" w:name="_Hlk97833865"/>
            <w:r>
              <w:rPr>
                <w:rFonts w:asciiTheme="minorHAnsi" w:eastAsia="Calibri" w:hAnsiTheme="minorHAnsi" w:cstheme="minorHAnsi"/>
                <w:b/>
              </w:rPr>
              <w:t>B</w:t>
            </w:r>
            <w:r w:rsidRPr="00F45F0A">
              <w:rPr>
                <w:rFonts w:asciiTheme="minorHAnsi" w:eastAsia="Calibri" w:hAnsiTheme="minorHAnsi" w:cstheme="minorHAnsi"/>
                <w:b/>
              </w:rPr>
              <w:t xml:space="preserve">. </w:t>
            </w:r>
            <w:r>
              <w:rPr>
                <w:rFonts w:asciiTheme="minorHAnsi" w:eastAsia="Calibri" w:hAnsiTheme="minorHAnsi" w:cstheme="minorHAnsi"/>
                <w:b/>
              </w:rPr>
              <w:t>Installed</w:t>
            </w:r>
            <w:r w:rsidRPr="00F45F0A">
              <w:rPr>
                <w:rFonts w:asciiTheme="minorHAnsi" w:eastAsia="Calibri" w:hAnsiTheme="minorHAnsi" w:cstheme="minorHAnsi"/>
                <w:b/>
              </w:rPr>
              <w:t xml:space="preserve"> </w:t>
            </w:r>
            <w:r>
              <w:rPr>
                <w:rFonts w:asciiTheme="minorHAnsi" w:eastAsia="Calibri" w:hAnsiTheme="minorHAnsi" w:cstheme="minorHAnsi"/>
                <w:b/>
              </w:rPr>
              <w:t>Solar</w:t>
            </w:r>
            <w:r w:rsidRPr="00F45F0A">
              <w:rPr>
                <w:rFonts w:asciiTheme="minorHAnsi" w:eastAsia="Calibri" w:hAnsiTheme="minorHAnsi" w:cstheme="minorHAnsi"/>
                <w:b/>
              </w:rPr>
              <w:t xml:space="preserve"> Water Heating Systems Information </w:t>
            </w:r>
          </w:p>
          <w:p w14:paraId="43E36894" w14:textId="77777777" w:rsidR="005A3251" w:rsidRPr="00F45F0A" w:rsidDel="00237BB2" w:rsidRDefault="005A3251" w:rsidP="00DB7526">
            <w:pPr>
              <w:keepNext/>
              <w:tabs>
                <w:tab w:val="left" w:pos="2160"/>
                <w:tab w:val="left" w:pos="2700"/>
                <w:tab w:val="left" w:pos="3420"/>
                <w:tab w:val="left" w:pos="3780"/>
                <w:tab w:val="left" w:pos="5760"/>
                <w:tab w:val="left" w:pos="7212"/>
              </w:tabs>
              <w:rPr>
                <w:rFonts w:asciiTheme="minorHAnsi" w:hAnsiTheme="minorHAnsi" w:cstheme="minorHAnsi"/>
                <w:sz w:val="18"/>
              </w:rPr>
            </w:pPr>
          </w:p>
        </w:tc>
      </w:tr>
      <w:tr w:rsidR="005A3251" w:rsidRPr="00F45F0A" w14:paraId="41C10C05" w14:textId="77777777" w:rsidTr="005A3251">
        <w:trPr>
          <w:cantSplit/>
          <w:trHeight w:val="277"/>
        </w:trPr>
        <w:tc>
          <w:tcPr>
            <w:tcW w:w="481" w:type="pct"/>
            <w:tcBorders>
              <w:top w:val="single" w:sz="4" w:space="0" w:color="auto"/>
              <w:left w:val="single" w:sz="4" w:space="0" w:color="auto"/>
              <w:bottom w:val="single" w:sz="4" w:space="0" w:color="auto"/>
              <w:right w:val="single" w:sz="4" w:space="0" w:color="auto"/>
            </w:tcBorders>
          </w:tcPr>
          <w:p w14:paraId="7330BF7F"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01</w:t>
            </w:r>
          </w:p>
        </w:tc>
        <w:tc>
          <w:tcPr>
            <w:tcW w:w="642" w:type="pct"/>
            <w:tcBorders>
              <w:top w:val="single" w:sz="4" w:space="0" w:color="auto"/>
              <w:left w:val="single" w:sz="4" w:space="0" w:color="auto"/>
              <w:bottom w:val="single" w:sz="4" w:space="0" w:color="auto"/>
              <w:right w:val="single" w:sz="4" w:space="0" w:color="auto"/>
            </w:tcBorders>
            <w:vAlign w:val="center"/>
          </w:tcPr>
          <w:p w14:paraId="302F5503"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02</w:t>
            </w:r>
          </w:p>
        </w:tc>
        <w:tc>
          <w:tcPr>
            <w:tcW w:w="500" w:type="pct"/>
            <w:tcBorders>
              <w:top w:val="single" w:sz="4" w:space="0" w:color="auto"/>
              <w:left w:val="single" w:sz="4" w:space="0" w:color="auto"/>
              <w:bottom w:val="single" w:sz="4" w:space="0" w:color="auto"/>
              <w:right w:val="single" w:sz="4" w:space="0" w:color="auto"/>
            </w:tcBorders>
            <w:vAlign w:val="center"/>
          </w:tcPr>
          <w:p w14:paraId="22DD20E5"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03</w:t>
            </w:r>
          </w:p>
        </w:tc>
        <w:tc>
          <w:tcPr>
            <w:tcW w:w="500" w:type="pct"/>
            <w:tcBorders>
              <w:top w:val="single" w:sz="4" w:space="0" w:color="auto"/>
              <w:left w:val="single" w:sz="4" w:space="0" w:color="auto"/>
              <w:bottom w:val="single" w:sz="4" w:space="0" w:color="auto"/>
              <w:right w:val="single" w:sz="4" w:space="0" w:color="auto"/>
            </w:tcBorders>
            <w:vAlign w:val="center"/>
          </w:tcPr>
          <w:p w14:paraId="1843ABA3"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04</w:t>
            </w:r>
          </w:p>
        </w:tc>
        <w:tc>
          <w:tcPr>
            <w:tcW w:w="459" w:type="pct"/>
            <w:tcBorders>
              <w:top w:val="single" w:sz="4" w:space="0" w:color="auto"/>
              <w:left w:val="single" w:sz="4" w:space="0" w:color="auto"/>
              <w:bottom w:val="single" w:sz="4" w:space="0" w:color="auto"/>
              <w:right w:val="single" w:sz="4" w:space="0" w:color="auto"/>
            </w:tcBorders>
            <w:vAlign w:val="center"/>
          </w:tcPr>
          <w:p w14:paraId="771C59C3"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05</w:t>
            </w:r>
          </w:p>
        </w:tc>
        <w:tc>
          <w:tcPr>
            <w:tcW w:w="418" w:type="pct"/>
            <w:tcBorders>
              <w:top w:val="single" w:sz="4" w:space="0" w:color="auto"/>
              <w:left w:val="single" w:sz="4" w:space="0" w:color="auto"/>
              <w:bottom w:val="single" w:sz="4" w:space="0" w:color="auto"/>
              <w:right w:val="single" w:sz="4" w:space="0" w:color="auto"/>
            </w:tcBorders>
            <w:vAlign w:val="center"/>
          </w:tcPr>
          <w:p w14:paraId="15AC8DF8"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06</w:t>
            </w:r>
          </w:p>
        </w:tc>
        <w:tc>
          <w:tcPr>
            <w:tcW w:w="459" w:type="pct"/>
            <w:tcBorders>
              <w:top w:val="single" w:sz="4" w:space="0" w:color="auto"/>
              <w:left w:val="single" w:sz="4" w:space="0" w:color="auto"/>
              <w:bottom w:val="single" w:sz="4" w:space="0" w:color="auto"/>
              <w:right w:val="single" w:sz="4" w:space="0" w:color="auto"/>
            </w:tcBorders>
            <w:vAlign w:val="center"/>
          </w:tcPr>
          <w:p w14:paraId="17CF2DF3"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07</w:t>
            </w:r>
          </w:p>
        </w:tc>
        <w:tc>
          <w:tcPr>
            <w:tcW w:w="457" w:type="pct"/>
            <w:tcBorders>
              <w:top w:val="single" w:sz="4" w:space="0" w:color="auto"/>
              <w:left w:val="single" w:sz="4" w:space="0" w:color="auto"/>
              <w:bottom w:val="single" w:sz="4" w:space="0" w:color="auto"/>
              <w:right w:val="single" w:sz="4" w:space="0" w:color="auto"/>
            </w:tcBorders>
            <w:vAlign w:val="center"/>
          </w:tcPr>
          <w:p w14:paraId="0222885E"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08</w:t>
            </w:r>
          </w:p>
        </w:tc>
        <w:tc>
          <w:tcPr>
            <w:tcW w:w="584" w:type="pct"/>
            <w:tcBorders>
              <w:top w:val="single" w:sz="4" w:space="0" w:color="auto"/>
              <w:left w:val="single" w:sz="4" w:space="0" w:color="auto"/>
              <w:bottom w:val="single" w:sz="4" w:space="0" w:color="auto"/>
              <w:right w:val="single" w:sz="4" w:space="0" w:color="auto"/>
            </w:tcBorders>
          </w:tcPr>
          <w:p w14:paraId="01D61D66"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09</w:t>
            </w:r>
          </w:p>
        </w:tc>
        <w:tc>
          <w:tcPr>
            <w:tcW w:w="500" w:type="pct"/>
            <w:tcBorders>
              <w:top w:val="single" w:sz="4" w:space="0" w:color="auto"/>
              <w:left w:val="single" w:sz="4" w:space="0" w:color="auto"/>
              <w:bottom w:val="single" w:sz="4" w:space="0" w:color="auto"/>
              <w:right w:val="single" w:sz="4" w:space="0" w:color="auto"/>
            </w:tcBorders>
          </w:tcPr>
          <w:p w14:paraId="0E327BB8"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10</w:t>
            </w:r>
          </w:p>
        </w:tc>
      </w:tr>
      <w:tr w:rsidR="005A3251" w:rsidRPr="00F45F0A" w14:paraId="2D15C93E" w14:textId="77777777" w:rsidTr="005A3251">
        <w:trPr>
          <w:cantSplit/>
          <w:trHeight w:val="288"/>
        </w:trPr>
        <w:tc>
          <w:tcPr>
            <w:tcW w:w="481" w:type="pct"/>
            <w:tcBorders>
              <w:top w:val="single" w:sz="4" w:space="0" w:color="auto"/>
              <w:left w:val="single" w:sz="4" w:space="0" w:color="auto"/>
              <w:bottom w:val="single" w:sz="4" w:space="0" w:color="auto"/>
              <w:right w:val="single" w:sz="4" w:space="0" w:color="auto"/>
            </w:tcBorders>
            <w:vAlign w:val="bottom"/>
          </w:tcPr>
          <w:p w14:paraId="25F6E74A"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System</w:t>
            </w:r>
            <w:r w:rsidRPr="00F45F0A">
              <w:rPr>
                <w:rFonts w:asciiTheme="minorHAnsi" w:hAnsiTheme="minorHAnsi" w:cstheme="minorHAnsi"/>
                <w:sz w:val="18"/>
              </w:rPr>
              <w:t xml:space="preserve"> Name</w:t>
            </w:r>
          </w:p>
        </w:tc>
        <w:tc>
          <w:tcPr>
            <w:tcW w:w="642" w:type="pct"/>
            <w:tcBorders>
              <w:top w:val="single" w:sz="4" w:space="0" w:color="auto"/>
              <w:left w:val="single" w:sz="4" w:space="0" w:color="auto"/>
              <w:bottom w:val="single" w:sz="4" w:space="0" w:color="auto"/>
              <w:right w:val="single" w:sz="4" w:space="0" w:color="auto"/>
            </w:tcBorders>
            <w:vAlign w:val="bottom"/>
          </w:tcPr>
          <w:p w14:paraId="0C13D07C"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Manufacturer</w:t>
            </w:r>
          </w:p>
        </w:tc>
        <w:tc>
          <w:tcPr>
            <w:tcW w:w="500" w:type="pct"/>
            <w:tcBorders>
              <w:top w:val="single" w:sz="4" w:space="0" w:color="auto"/>
              <w:left w:val="single" w:sz="4" w:space="0" w:color="auto"/>
              <w:bottom w:val="single" w:sz="4" w:space="0" w:color="auto"/>
              <w:right w:val="single" w:sz="4" w:space="0" w:color="auto"/>
            </w:tcBorders>
            <w:vAlign w:val="bottom"/>
          </w:tcPr>
          <w:p w14:paraId="6F31ED46"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Brand</w:t>
            </w:r>
          </w:p>
        </w:tc>
        <w:tc>
          <w:tcPr>
            <w:tcW w:w="500" w:type="pct"/>
            <w:tcBorders>
              <w:top w:val="single" w:sz="4" w:space="0" w:color="auto"/>
              <w:left w:val="single" w:sz="4" w:space="0" w:color="auto"/>
              <w:bottom w:val="single" w:sz="4" w:space="0" w:color="auto"/>
              <w:right w:val="single" w:sz="4" w:space="0" w:color="auto"/>
            </w:tcBorders>
            <w:vAlign w:val="bottom"/>
          </w:tcPr>
          <w:p w14:paraId="69689A87"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Model</w:t>
            </w:r>
          </w:p>
        </w:tc>
        <w:tc>
          <w:tcPr>
            <w:tcW w:w="459" w:type="pct"/>
            <w:tcBorders>
              <w:top w:val="single" w:sz="4" w:space="0" w:color="auto"/>
              <w:left w:val="single" w:sz="4" w:space="0" w:color="auto"/>
              <w:bottom w:val="single" w:sz="4" w:space="0" w:color="auto"/>
              <w:right w:val="single" w:sz="4" w:space="0" w:color="auto"/>
            </w:tcBorders>
            <w:vAlign w:val="bottom"/>
          </w:tcPr>
          <w:p w14:paraId="6CFD0FDF"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 of Collectors</w:t>
            </w:r>
          </w:p>
        </w:tc>
        <w:tc>
          <w:tcPr>
            <w:tcW w:w="418" w:type="pct"/>
            <w:tcBorders>
              <w:top w:val="single" w:sz="4" w:space="0" w:color="auto"/>
              <w:left w:val="single" w:sz="4" w:space="0" w:color="auto"/>
              <w:bottom w:val="single" w:sz="4" w:space="0" w:color="auto"/>
              <w:right w:val="single" w:sz="4" w:space="0" w:color="auto"/>
            </w:tcBorders>
            <w:vAlign w:val="bottom"/>
          </w:tcPr>
          <w:p w14:paraId="4356CE41" w14:textId="37D9FBBD"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Azimuth from North</w:t>
            </w:r>
          </w:p>
        </w:tc>
        <w:tc>
          <w:tcPr>
            <w:tcW w:w="459" w:type="pct"/>
            <w:tcBorders>
              <w:top w:val="single" w:sz="4" w:space="0" w:color="auto"/>
              <w:left w:val="single" w:sz="4" w:space="0" w:color="auto"/>
              <w:bottom w:val="single" w:sz="4" w:space="0" w:color="auto"/>
              <w:right w:val="single" w:sz="4" w:space="0" w:color="auto"/>
            </w:tcBorders>
            <w:vAlign w:val="bottom"/>
          </w:tcPr>
          <w:p w14:paraId="74337159"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Tilt from Horizontal</w:t>
            </w:r>
          </w:p>
        </w:tc>
        <w:tc>
          <w:tcPr>
            <w:tcW w:w="457" w:type="pct"/>
            <w:tcBorders>
              <w:top w:val="single" w:sz="4" w:space="0" w:color="auto"/>
              <w:left w:val="single" w:sz="4" w:space="0" w:color="auto"/>
              <w:bottom w:val="single" w:sz="4" w:space="0" w:color="auto"/>
              <w:right w:val="single" w:sz="4" w:space="0" w:color="auto"/>
            </w:tcBorders>
            <w:vAlign w:val="bottom"/>
          </w:tcPr>
          <w:p w14:paraId="74904616"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Tank Volume (gal)</w:t>
            </w:r>
          </w:p>
        </w:tc>
        <w:tc>
          <w:tcPr>
            <w:tcW w:w="584" w:type="pct"/>
            <w:tcBorders>
              <w:top w:val="single" w:sz="4" w:space="0" w:color="auto"/>
              <w:left w:val="single" w:sz="4" w:space="0" w:color="auto"/>
              <w:bottom w:val="single" w:sz="4" w:space="0" w:color="auto"/>
              <w:right w:val="single" w:sz="4" w:space="0" w:color="auto"/>
            </w:tcBorders>
            <w:vAlign w:val="bottom"/>
          </w:tcPr>
          <w:p w14:paraId="5DDDA36A"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SRCC/IAPMO Number</w:t>
            </w:r>
          </w:p>
        </w:tc>
        <w:tc>
          <w:tcPr>
            <w:tcW w:w="500" w:type="pct"/>
            <w:tcBorders>
              <w:top w:val="single" w:sz="4" w:space="0" w:color="auto"/>
              <w:left w:val="single" w:sz="4" w:space="0" w:color="auto"/>
              <w:bottom w:val="single" w:sz="4" w:space="0" w:color="auto"/>
              <w:right w:val="single" w:sz="4" w:space="0" w:color="auto"/>
            </w:tcBorders>
            <w:vAlign w:val="bottom"/>
          </w:tcPr>
          <w:p w14:paraId="1AD3093A"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Solar Savings Fraction</w:t>
            </w:r>
          </w:p>
        </w:tc>
      </w:tr>
      <w:tr w:rsidR="005A3251" w:rsidRPr="00F45F0A" w14:paraId="3E98E9B9" w14:textId="77777777" w:rsidTr="005A3251">
        <w:trPr>
          <w:cantSplit/>
          <w:trHeight w:val="246"/>
        </w:trPr>
        <w:tc>
          <w:tcPr>
            <w:tcW w:w="481" w:type="pct"/>
            <w:tcBorders>
              <w:top w:val="single" w:sz="4" w:space="0" w:color="auto"/>
              <w:left w:val="single" w:sz="4" w:space="0" w:color="auto"/>
              <w:bottom w:val="single" w:sz="4" w:space="0" w:color="auto"/>
              <w:right w:val="single" w:sz="4" w:space="0" w:color="auto"/>
            </w:tcBorders>
          </w:tcPr>
          <w:p w14:paraId="37D61AD4"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2BCFFF8C"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658B711A"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317EEB15"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6D0D4909"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31B7D841"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74F0045C"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36E439F4"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6C901B48"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6F738A98"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r>
      <w:tr w:rsidR="005A3251" w:rsidRPr="00F45F0A" w14:paraId="4612723C" w14:textId="77777777" w:rsidTr="005A3251">
        <w:trPr>
          <w:cantSplit/>
          <w:trHeight w:val="255"/>
        </w:trPr>
        <w:tc>
          <w:tcPr>
            <w:tcW w:w="481" w:type="pct"/>
            <w:tcBorders>
              <w:top w:val="single" w:sz="4" w:space="0" w:color="auto"/>
              <w:left w:val="single" w:sz="4" w:space="0" w:color="auto"/>
              <w:bottom w:val="single" w:sz="4" w:space="0" w:color="auto"/>
              <w:right w:val="single" w:sz="4" w:space="0" w:color="auto"/>
            </w:tcBorders>
          </w:tcPr>
          <w:p w14:paraId="0B4B2578"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5CE9161A"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7501D569"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6265018C"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57F940FC"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103ED752"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55D71B1C"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3837F576"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55D0861C"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3BB5BCA2"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r>
      <w:bookmarkEnd w:id="1"/>
    </w:tbl>
    <w:p w14:paraId="3053E776" w14:textId="77777777" w:rsidR="00C43D65" w:rsidRDefault="00C43D65" w:rsidP="00307627">
      <w:pPr>
        <w:ind w:left="317" w:hanging="317"/>
        <w:rPr>
          <w:rFonts w:asciiTheme="minorHAnsi" w:hAnsiTheme="minorHAnsi"/>
        </w:rPr>
      </w:pPr>
    </w:p>
    <w:p w14:paraId="7E64DAF9" w14:textId="4491AB92" w:rsidR="00D01F35" w:rsidRPr="002D7254" w:rsidRDefault="00D01F35" w:rsidP="00440C5D">
      <w:pPr>
        <w:tabs>
          <w:tab w:val="left" w:pos="-720"/>
          <w:tab w:val="left" w:pos="0"/>
          <w:tab w:val="left" w:pos="25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rPr>
      </w:pPr>
    </w:p>
    <w:tbl>
      <w:tblPr>
        <w:tblW w:w="5000" w:type="pc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
        <w:gridCol w:w="10312"/>
      </w:tblGrid>
      <w:tr w:rsidR="008B7849" w:rsidRPr="002F3D03" w14:paraId="7E64DAFB" w14:textId="77777777" w:rsidTr="00CD7443">
        <w:trPr>
          <w:trHeight w:val="260"/>
        </w:trPr>
        <w:tc>
          <w:tcPr>
            <w:tcW w:w="10790" w:type="dxa"/>
            <w:gridSpan w:val="2"/>
          </w:tcPr>
          <w:p w14:paraId="7E64DAFA" w14:textId="53D75E55" w:rsidR="008B7849" w:rsidRDefault="00CD7443" w:rsidP="004C4EAF">
            <w:pPr>
              <w:keepNext/>
              <w:suppressAutoHyphens/>
              <w:rPr>
                <w:rFonts w:ascii="Calibri" w:hAnsi="Calibri" w:cs="Calibri"/>
                <w:b/>
              </w:rPr>
            </w:pPr>
            <w:r>
              <w:rPr>
                <w:rFonts w:asciiTheme="minorHAnsi" w:hAnsiTheme="minorHAnsi"/>
                <w:b/>
              </w:rPr>
              <w:t>C</w:t>
            </w:r>
            <w:r w:rsidR="008B7849" w:rsidRPr="00746329">
              <w:rPr>
                <w:rFonts w:asciiTheme="minorHAnsi" w:hAnsiTheme="minorHAnsi"/>
                <w:b/>
              </w:rPr>
              <w:t xml:space="preserve">. </w:t>
            </w:r>
            <w:r w:rsidR="0098515F" w:rsidRPr="00A6749D">
              <w:rPr>
                <w:rFonts w:asciiTheme="minorHAnsi" w:hAnsiTheme="minorHAnsi"/>
                <w:b/>
              </w:rPr>
              <w:t>Mandatory Measures for Solar Water Heating Systems</w:t>
            </w:r>
          </w:p>
        </w:tc>
      </w:tr>
      <w:tr w:rsidR="004C4EAF" w:rsidRPr="002F3D03" w14:paraId="7E64DAFE" w14:textId="77777777" w:rsidTr="00CD7443">
        <w:trPr>
          <w:trHeight w:val="512"/>
        </w:trPr>
        <w:tc>
          <w:tcPr>
            <w:tcW w:w="478" w:type="dxa"/>
            <w:vAlign w:val="center"/>
          </w:tcPr>
          <w:p w14:paraId="7E64DAFC" w14:textId="77777777" w:rsidR="004C4EAF" w:rsidRDefault="004C4EAF" w:rsidP="003E02EC">
            <w:pPr>
              <w:keepNext/>
              <w:ind w:left="12" w:hanging="12"/>
              <w:jc w:val="center"/>
              <w:rPr>
                <w:rFonts w:asciiTheme="minorHAnsi" w:hAnsiTheme="minorHAnsi"/>
              </w:rPr>
            </w:pPr>
            <w:r>
              <w:rPr>
                <w:rFonts w:asciiTheme="minorHAnsi" w:hAnsiTheme="minorHAnsi"/>
              </w:rPr>
              <w:t>01</w:t>
            </w:r>
          </w:p>
        </w:tc>
        <w:tc>
          <w:tcPr>
            <w:tcW w:w="10312" w:type="dxa"/>
          </w:tcPr>
          <w:p w14:paraId="7E64DAFD" w14:textId="379560BD" w:rsidR="004C4EAF" w:rsidRDefault="004C4EAF" w:rsidP="004C4EAF">
            <w:pPr>
              <w:keepNext/>
              <w:ind w:left="12" w:hanging="12"/>
              <w:rPr>
                <w:rFonts w:asciiTheme="minorHAnsi" w:hAnsiTheme="minorHAnsi"/>
              </w:rPr>
            </w:pPr>
            <w:r w:rsidRPr="00862D5D">
              <w:rPr>
                <w:rFonts w:ascii="Calibri" w:hAnsi="Calibri" w:cs="Calibri"/>
              </w:rPr>
              <w:t>Backup storage tanks for solar water-heating systems have R-</w:t>
            </w:r>
            <w:r w:rsidR="00642C71">
              <w:rPr>
                <w:rFonts w:ascii="Calibri" w:hAnsi="Calibri" w:cs="Calibri"/>
              </w:rPr>
              <w:t>3.5</w:t>
            </w:r>
            <w:r w:rsidRPr="00862D5D">
              <w:rPr>
                <w:rFonts w:ascii="Calibri" w:hAnsi="Calibri" w:cs="Calibri"/>
              </w:rPr>
              <w:t xml:space="preserve"> external insulation</w:t>
            </w:r>
            <w:r w:rsidR="008E7E5B">
              <w:rPr>
                <w:rFonts w:ascii="Calibri" w:hAnsi="Calibri" w:cs="Calibri"/>
              </w:rPr>
              <w:t>,</w:t>
            </w:r>
            <w:r w:rsidRPr="00862D5D">
              <w:rPr>
                <w:rFonts w:ascii="Calibri" w:hAnsi="Calibri" w:cs="Calibri"/>
              </w:rPr>
              <w:t xml:space="preserve"> or R-16 internal insulation where the internal insulation R-value indicated on the exterior of the tank. (§150.0(j)1)</w:t>
            </w:r>
            <w:r>
              <w:rPr>
                <w:rFonts w:ascii="Calibri" w:hAnsi="Calibri" w:cs="Calibri"/>
              </w:rPr>
              <w:t>.</w:t>
            </w:r>
          </w:p>
        </w:tc>
      </w:tr>
      <w:tr w:rsidR="004C4EAF" w:rsidRPr="002F3D03" w14:paraId="7E64DB01" w14:textId="77777777" w:rsidTr="00CD7443">
        <w:trPr>
          <w:trHeight w:val="278"/>
        </w:trPr>
        <w:tc>
          <w:tcPr>
            <w:tcW w:w="478" w:type="dxa"/>
            <w:vAlign w:val="center"/>
          </w:tcPr>
          <w:p w14:paraId="7E64DAFF" w14:textId="77777777" w:rsidR="004C4EAF" w:rsidRPr="004C4EAF" w:rsidRDefault="004C4EAF" w:rsidP="003E02EC">
            <w:pPr>
              <w:keepNext/>
              <w:ind w:left="317" w:hanging="317"/>
              <w:jc w:val="center"/>
              <w:rPr>
                <w:rFonts w:ascii="Calibri" w:hAnsi="Calibri" w:cs="Calibri"/>
              </w:rPr>
            </w:pPr>
            <w:r w:rsidRPr="004C4EAF">
              <w:rPr>
                <w:rFonts w:ascii="Calibri" w:hAnsi="Calibri" w:cs="Calibri"/>
              </w:rPr>
              <w:t>02</w:t>
            </w:r>
          </w:p>
        </w:tc>
        <w:tc>
          <w:tcPr>
            <w:tcW w:w="10312" w:type="dxa"/>
          </w:tcPr>
          <w:p w14:paraId="7E64DB00" w14:textId="0B7D01DA" w:rsidR="004C4EAF" w:rsidRDefault="004C4EAF" w:rsidP="004C4EAF">
            <w:pPr>
              <w:keepNext/>
              <w:ind w:left="317" w:hanging="317"/>
              <w:rPr>
                <w:rFonts w:ascii="Calibri" w:hAnsi="Calibri" w:cs="Calibri"/>
                <w:b/>
              </w:rPr>
            </w:pPr>
            <w:r w:rsidRPr="00862D5D">
              <w:rPr>
                <w:rFonts w:ascii="Calibri" w:hAnsi="Calibri" w:cs="Calibri"/>
              </w:rPr>
              <w:t xml:space="preserve">All domestic hot water piping (including solar) shall be </w:t>
            </w:r>
            <w:r>
              <w:rPr>
                <w:rFonts w:ascii="Calibri" w:hAnsi="Calibri" w:cs="Calibri"/>
              </w:rPr>
              <w:t>i</w:t>
            </w:r>
            <w:r w:rsidRPr="00862D5D">
              <w:rPr>
                <w:rFonts w:ascii="Calibri" w:hAnsi="Calibri" w:cs="Calibri"/>
              </w:rPr>
              <w:t>nsulated (§150</w:t>
            </w:r>
            <w:r w:rsidR="006118A6">
              <w:rPr>
                <w:rFonts w:ascii="Calibri" w:hAnsi="Calibri" w:cs="Calibri"/>
              </w:rPr>
              <w:t>.0</w:t>
            </w:r>
            <w:r w:rsidRPr="00862D5D">
              <w:rPr>
                <w:rFonts w:ascii="Calibri" w:hAnsi="Calibri" w:cs="Calibri"/>
              </w:rPr>
              <w:t>(j)2A)</w:t>
            </w:r>
            <w:r w:rsidR="0098515F">
              <w:rPr>
                <w:rFonts w:ascii="Calibri" w:hAnsi="Calibri" w:cs="Calibri"/>
              </w:rPr>
              <w:t>.</w:t>
            </w:r>
          </w:p>
        </w:tc>
      </w:tr>
      <w:tr w:rsidR="00DA4C78" w:rsidRPr="002F3D03" w14:paraId="3FFBCA99" w14:textId="77777777" w:rsidTr="00FF3589">
        <w:trPr>
          <w:trHeight w:val="278"/>
        </w:trPr>
        <w:tc>
          <w:tcPr>
            <w:tcW w:w="478" w:type="dxa"/>
            <w:vAlign w:val="center"/>
          </w:tcPr>
          <w:p w14:paraId="4911E6FF" w14:textId="2B6C320E" w:rsidR="00DA4C78" w:rsidRPr="004C4EAF" w:rsidRDefault="00DA4C78" w:rsidP="003E02EC">
            <w:pPr>
              <w:keepNext/>
              <w:ind w:left="317" w:hanging="317"/>
              <w:jc w:val="center"/>
              <w:rPr>
                <w:rFonts w:ascii="Calibri" w:hAnsi="Calibri" w:cs="Calibri"/>
              </w:rPr>
            </w:pPr>
            <w:r>
              <w:rPr>
                <w:rFonts w:ascii="Calibri" w:hAnsi="Calibri" w:cs="Calibri"/>
              </w:rPr>
              <w:t>03</w:t>
            </w:r>
          </w:p>
        </w:tc>
        <w:tc>
          <w:tcPr>
            <w:tcW w:w="10312" w:type="dxa"/>
          </w:tcPr>
          <w:p w14:paraId="4ED79855" w14:textId="419B9C5B" w:rsidR="00DA4C78" w:rsidRPr="00862D5D" w:rsidRDefault="00DA4C78" w:rsidP="004C4EAF">
            <w:pPr>
              <w:keepNext/>
              <w:ind w:left="317" w:hanging="317"/>
              <w:rPr>
                <w:rFonts w:ascii="Calibri" w:hAnsi="Calibri" w:cs="Calibri"/>
              </w:rPr>
            </w:pPr>
            <w:r w:rsidRPr="00DA4C78">
              <w:rPr>
                <w:rFonts w:ascii="Calibri" w:hAnsi="Calibri" w:cs="Calibri"/>
              </w:rPr>
              <w:t>The collectors are located in a position that is not shaded by adjacent buildings or trees.</w:t>
            </w:r>
          </w:p>
        </w:tc>
      </w:tr>
      <w:tr w:rsidR="00DA4C78" w:rsidRPr="002F3D03" w14:paraId="20FC1AB6" w14:textId="77777777" w:rsidTr="00FF3589">
        <w:trPr>
          <w:trHeight w:val="278"/>
        </w:trPr>
        <w:tc>
          <w:tcPr>
            <w:tcW w:w="478" w:type="dxa"/>
            <w:vAlign w:val="center"/>
          </w:tcPr>
          <w:p w14:paraId="30139861" w14:textId="2AEBFFE5" w:rsidR="00DA4C78" w:rsidRPr="004C4EAF" w:rsidRDefault="00CD7443" w:rsidP="003E02EC">
            <w:pPr>
              <w:keepNext/>
              <w:ind w:left="317" w:hanging="317"/>
              <w:jc w:val="center"/>
              <w:rPr>
                <w:rFonts w:ascii="Calibri" w:hAnsi="Calibri" w:cs="Calibri"/>
              </w:rPr>
            </w:pPr>
            <w:r>
              <w:rPr>
                <w:rFonts w:ascii="Calibri" w:hAnsi="Calibri" w:cs="Calibri"/>
              </w:rPr>
              <w:t>04</w:t>
            </w:r>
          </w:p>
        </w:tc>
        <w:tc>
          <w:tcPr>
            <w:tcW w:w="10312" w:type="dxa"/>
          </w:tcPr>
          <w:p w14:paraId="7AC98B90" w14:textId="50662C10" w:rsidR="00DA4C78" w:rsidRPr="00862D5D" w:rsidRDefault="00CD7443" w:rsidP="004C4EAF">
            <w:pPr>
              <w:keepNext/>
              <w:ind w:left="317" w:hanging="317"/>
              <w:rPr>
                <w:rFonts w:ascii="Calibri" w:hAnsi="Calibri" w:cs="Calibri"/>
              </w:rPr>
            </w:pPr>
            <w:r w:rsidRPr="00CD7443">
              <w:rPr>
                <w:rFonts w:ascii="Calibri" w:hAnsi="Calibri" w:cs="Calibri"/>
                <w:b/>
                <w:bCs/>
              </w:rPr>
              <w:t>OG-300 System only</w:t>
            </w:r>
            <w:r>
              <w:rPr>
                <w:rFonts w:ascii="Calibri" w:hAnsi="Calibri" w:cs="Calibri"/>
              </w:rPr>
              <w:t xml:space="preserve"> - </w:t>
            </w:r>
            <w:r w:rsidRPr="002F3D03">
              <w:rPr>
                <w:rFonts w:asciiTheme="minorHAnsi" w:hAnsiTheme="minorHAnsi"/>
              </w:rPr>
              <w:t>The collectors shall face within 35</w:t>
            </w:r>
            <w:r>
              <w:rPr>
                <w:rFonts w:asciiTheme="minorHAnsi" w:hAnsiTheme="minorHAnsi"/>
              </w:rPr>
              <w:t>°</w:t>
            </w:r>
            <w:r w:rsidRPr="002F3D03">
              <w:rPr>
                <w:rFonts w:asciiTheme="minorHAnsi" w:hAnsiTheme="minorHAnsi"/>
              </w:rPr>
              <w:t xml:space="preserve"> of south and be tilted at a slope of at least 3:12</w:t>
            </w:r>
            <w:r>
              <w:rPr>
                <w:rFonts w:asciiTheme="minorHAnsi" w:hAnsiTheme="minorHAnsi"/>
              </w:rPr>
              <w:t>.</w:t>
            </w:r>
          </w:p>
        </w:tc>
      </w:tr>
      <w:tr w:rsidR="000D4D8A" w:rsidRPr="002F3D03" w14:paraId="7E64DB06" w14:textId="77777777" w:rsidTr="00CD7443">
        <w:trPr>
          <w:trHeight w:val="242"/>
        </w:trPr>
        <w:tc>
          <w:tcPr>
            <w:tcW w:w="10790" w:type="dxa"/>
            <w:gridSpan w:val="2"/>
            <w:vAlign w:val="center"/>
          </w:tcPr>
          <w:p w14:paraId="7E64DB05" w14:textId="77777777" w:rsidR="000D4D8A" w:rsidRPr="000D4D8A" w:rsidRDefault="000D4D8A" w:rsidP="002D7254">
            <w:pPr>
              <w:spacing w:line="276" w:lineRule="auto"/>
              <w:rPr>
                <w:rFonts w:ascii="Calibri" w:eastAsia="Calibri" w:hAnsi="Calibri"/>
                <w:sz w:val="22"/>
                <w:szCs w:val="22"/>
              </w:rPr>
            </w:pPr>
            <w:r w:rsidRPr="000D4D8A">
              <w:rPr>
                <w:rFonts w:ascii="Calibri" w:eastAsia="Calibri" w:hAnsi="Calibri"/>
                <w:b/>
                <w:sz w:val="18"/>
                <w:szCs w:val="18"/>
              </w:rPr>
              <w:t>The responsible person’s signature on this compliance document affirms that all applicable requirements in this table have been met</w:t>
            </w:r>
            <w:r>
              <w:rPr>
                <w:rFonts w:ascii="Calibri" w:eastAsia="Calibri" w:hAnsi="Calibri"/>
                <w:b/>
                <w:sz w:val="18"/>
                <w:szCs w:val="18"/>
              </w:rPr>
              <w:t>.</w:t>
            </w:r>
          </w:p>
        </w:tc>
      </w:tr>
    </w:tbl>
    <w:p w14:paraId="7E64DB07" w14:textId="4A38A8E0" w:rsidR="0093044D" w:rsidRDefault="0093044D" w:rsidP="00440C5D">
      <w:pPr>
        <w:tabs>
          <w:tab w:val="left" w:pos="-720"/>
          <w:tab w:val="left" w:pos="0"/>
          <w:tab w:val="left" w:pos="25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p>
    <w:p w14:paraId="7AB36D84" w14:textId="77777777" w:rsidR="0093044D" w:rsidRDefault="0093044D">
      <w:pPr>
        <w:rPr>
          <w:rFonts w:asciiTheme="minorHAnsi" w:hAnsiTheme="minorHAnsi"/>
        </w:rPr>
      </w:pPr>
      <w:r>
        <w:rPr>
          <w:rFonts w:asciiTheme="minorHAnsi" w:hAnsiTheme="minorHAnsi"/>
        </w:rPr>
        <w:br w:type="page"/>
      </w:r>
    </w:p>
    <w:p w14:paraId="7E64DB08" w14:textId="77777777" w:rsidR="00746329" w:rsidRPr="00127AE3" w:rsidRDefault="00746329" w:rsidP="00746329">
      <w:pPr>
        <w:contextualSpacing/>
        <w:rPr>
          <w:sz w:val="2"/>
          <w:szCs w:val="2"/>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D35780" w:rsidRPr="004C5DBE" w14:paraId="58B6C1F1" w14:textId="77777777" w:rsidTr="00521BAE">
        <w:trPr>
          <w:trHeight w:val="206"/>
        </w:trPr>
        <w:tc>
          <w:tcPr>
            <w:tcW w:w="10943" w:type="dxa"/>
            <w:gridSpan w:val="4"/>
            <w:vAlign w:val="center"/>
          </w:tcPr>
          <w:p w14:paraId="36C5AE26" w14:textId="77777777" w:rsidR="00D35780" w:rsidRPr="00E235FA" w:rsidRDefault="00D35780" w:rsidP="00521BA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2" w:name="_Hlk86243627"/>
            <w:r w:rsidRPr="00E235FA">
              <w:rPr>
                <w:rFonts w:asciiTheme="minorHAnsi" w:hAnsiTheme="minorHAnsi" w:cs="Arial"/>
                <w:b/>
                <w:caps/>
              </w:rPr>
              <w:t>Documentation Author's Declaration Statement</w:t>
            </w:r>
          </w:p>
        </w:tc>
      </w:tr>
      <w:tr w:rsidR="00D35780" w:rsidRPr="004C5DBE" w14:paraId="567E0FFC" w14:textId="77777777" w:rsidTr="00521BAE">
        <w:trPr>
          <w:trHeight w:hRule="exact" w:val="262"/>
        </w:trPr>
        <w:tc>
          <w:tcPr>
            <w:tcW w:w="10943" w:type="dxa"/>
            <w:gridSpan w:val="4"/>
            <w:vAlign w:val="center"/>
          </w:tcPr>
          <w:p w14:paraId="763B2818" w14:textId="77777777" w:rsidR="00D35780" w:rsidRPr="00E235FA" w:rsidRDefault="00D35780" w:rsidP="00D35780">
            <w:pPr>
              <w:keepNext/>
              <w:numPr>
                <w:ilvl w:val="0"/>
                <w:numId w:val="31"/>
              </w:numPr>
              <w:tabs>
                <w:tab w:val="left" w:pos="-2600"/>
              </w:tabs>
              <w:ind w:right="90"/>
              <w:outlineLvl w:val="2"/>
              <w:rPr>
                <w:rFonts w:asciiTheme="minorHAnsi" w:hAnsiTheme="minorHAnsi"/>
              </w:rPr>
            </w:pPr>
            <w:r w:rsidRPr="00E235FA">
              <w:rPr>
                <w:rFonts w:asciiTheme="minorHAnsi" w:hAnsiTheme="minorHAnsi"/>
              </w:rPr>
              <w:t>I certify that this Certificate of Installation documentation is accurate and complete.</w:t>
            </w:r>
          </w:p>
        </w:tc>
      </w:tr>
      <w:tr w:rsidR="00D35780" w:rsidRPr="004C5DBE" w14:paraId="47C7DC46" w14:textId="77777777" w:rsidTr="00521BAE">
        <w:trPr>
          <w:trHeight w:val="360"/>
        </w:trPr>
        <w:tc>
          <w:tcPr>
            <w:tcW w:w="5577" w:type="dxa"/>
            <w:gridSpan w:val="2"/>
          </w:tcPr>
          <w:p w14:paraId="3D382CB6" w14:textId="77777777" w:rsidR="00D35780" w:rsidRPr="00E235FA" w:rsidRDefault="00D35780" w:rsidP="00521BAE">
            <w:pPr>
              <w:keepNext/>
              <w:rPr>
                <w:rFonts w:asciiTheme="minorHAnsi" w:hAnsiTheme="minorHAnsi"/>
              </w:rPr>
            </w:pPr>
            <w:r w:rsidRPr="00E235FA">
              <w:rPr>
                <w:rFonts w:asciiTheme="minorHAnsi" w:hAnsiTheme="minorHAnsi"/>
              </w:rPr>
              <w:t>Documentation Author Name:</w:t>
            </w:r>
          </w:p>
        </w:tc>
        <w:tc>
          <w:tcPr>
            <w:tcW w:w="5366" w:type="dxa"/>
            <w:gridSpan w:val="2"/>
          </w:tcPr>
          <w:p w14:paraId="2F1806C1" w14:textId="77777777" w:rsidR="00D35780" w:rsidRPr="00E235FA" w:rsidRDefault="00D35780" w:rsidP="00521BAE">
            <w:pPr>
              <w:keepNext/>
              <w:rPr>
                <w:rFonts w:asciiTheme="minorHAnsi" w:hAnsiTheme="minorHAnsi"/>
              </w:rPr>
            </w:pPr>
            <w:r w:rsidRPr="00E235FA">
              <w:rPr>
                <w:rFonts w:asciiTheme="minorHAnsi" w:hAnsiTheme="minorHAnsi"/>
              </w:rPr>
              <w:t>Documentation Author Signature:</w:t>
            </w:r>
          </w:p>
        </w:tc>
      </w:tr>
      <w:tr w:rsidR="00D35780" w:rsidRPr="004C5DBE" w14:paraId="63949F4A" w14:textId="77777777" w:rsidTr="00521BAE">
        <w:trPr>
          <w:trHeight w:val="360"/>
        </w:trPr>
        <w:tc>
          <w:tcPr>
            <w:tcW w:w="5577" w:type="dxa"/>
            <w:gridSpan w:val="2"/>
          </w:tcPr>
          <w:p w14:paraId="595A522E" w14:textId="77777777" w:rsidR="00D35780" w:rsidRPr="00E235FA" w:rsidRDefault="00D35780" w:rsidP="00521BAE">
            <w:pPr>
              <w:keepNext/>
              <w:rPr>
                <w:rFonts w:asciiTheme="minorHAnsi" w:hAnsiTheme="minorHAnsi"/>
              </w:rPr>
            </w:pPr>
            <w:r w:rsidRPr="00E235FA">
              <w:rPr>
                <w:rFonts w:asciiTheme="minorHAnsi" w:hAnsiTheme="minorHAnsi"/>
              </w:rPr>
              <w:t>Documentation Author Company Name:</w:t>
            </w:r>
          </w:p>
        </w:tc>
        <w:tc>
          <w:tcPr>
            <w:tcW w:w="5366" w:type="dxa"/>
            <w:gridSpan w:val="2"/>
          </w:tcPr>
          <w:p w14:paraId="790F8600" w14:textId="77777777" w:rsidR="00D35780" w:rsidRPr="00E235FA" w:rsidRDefault="00D35780" w:rsidP="00521BAE">
            <w:pPr>
              <w:keepNext/>
              <w:rPr>
                <w:rFonts w:asciiTheme="minorHAnsi" w:hAnsiTheme="minorHAnsi"/>
              </w:rPr>
            </w:pPr>
            <w:r w:rsidRPr="00E235FA">
              <w:rPr>
                <w:rFonts w:asciiTheme="minorHAnsi" w:hAnsiTheme="minorHAnsi"/>
              </w:rPr>
              <w:t>Date Signed:</w:t>
            </w:r>
          </w:p>
        </w:tc>
      </w:tr>
      <w:tr w:rsidR="00D35780" w:rsidRPr="004C5DBE" w14:paraId="64B6EA43" w14:textId="77777777" w:rsidTr="00521BAE">
        <w:trPr>
          <w:trHeight w:val="360"/>
        </w:trPr>
        <w:tc>
          <w:tcPr>
            <w:tcW w:w="5577" w:type="dxa"/>
            <w:gridSpan w:val="2"/>
          </w:tcPr>
          <w:p w14:paraId="57AFCC4C" w14:textId="77777777" w:rsidR="00D35780" w:rsidRPr="00E235FA" w:rsidRDefault="00D35780" w:rsidP="00521BAE">
            <w:pPr>
              <w:keepNext/>
              <w:rPr>
                <w:rFonts w:asciiTheme="minorHAnsi" w:hAnsiTheme="minorHAnsi"/>
              </w:rPr>
            </w:pPr>
            <w:r w:rsidRPr="00E235FA">
              <w:rPr>
                <w:rFonts w:asciiTheme="minorHAnsi" w:hAnsiTheme="minorHAnsi"/>
              </w:rPr>
              <w:t>Address:</w:t>
            </w:r>
          </w:p>
        </w:tc>
        <w:tc>
          <w:tcPr>
            <w:tcW w:w="5366" w:type="dxa"/>
            <w:gridSpan w:val="2"/>
          </w:tcPr>
          <w:p w14:paraId="0E3D6777" w14:textId="77777777" w:rsidR="00D35780" w:rsidRPr="00E235FA" w:rsidRDefault="00D35780" w:rsidP="00521BAE">
            <w:pPr>
              <w:keepNext/>
              <w:rPr>
                <w:rFonts w:asciiTheme="minorHAnsi" w:hAnsiTheme="minorHAnsi"/>
              </w:rPr>
            </w:pPr>
            <w:r w:rsidRPr="00E235FA">
              <w:rPr>
                <w:rFonts w:asciiTheme="minorHAnsi" w:hAnsiTheme="minorHAnsi"/>
              </w:rPr>
              <w:t>CEA/HERS Certification Identification (If applicable):</w:t>
            </w:r>
          </w:p>
        </w:tc>
      </w:tr>
      <w:tr w:rsidR="00D35780" w:rsidRPr="004C5DBE" w14:paraId="76C4EC95" w14:textId="77777777" w:rsidTr="00521BAE">
        <w:trPr>
          <w:trHeight w:val="360"/>
        </w:trPr>
        <w:tc>
          <w:tcPr>
            <w:tcW w:w="5577" w:type="dxa"/>
            <w:gridSpan w:val="2"/>
          </w:tcPr>
          <w:p w14:paraId="584608B8" w14:textId="77777777" w:rsidR="00D35780" w:rsidRPr="00E235FA" w:rsidRDefault="00D35780" w:rsidP="00521BAE">
            <w:pPr>
              <w:keepNext/>
              <w:rPr>
                <w:rFonts w:asciiTheme="minorHAnsi" w:hAnsiTheme="minorHAnsi"/>
              </w:rPr>
            </w:pPr>
            <w:r w:rsidRPr="00E235FA">
              <w:rPr>
                <w:rFonts w:asciiTheme="minorHAnsi" w:hAnsiTheme="minorHAnsi"/>
              </w:rPr>
              <w:t>City/State/Zip:</w:t>
            </w:r>
          </w:p>
        </w:tc>
        <w:tc>
          <w:tcPr>
            <w:tcW w:w="5366" w:type="dxa"/>
            <w:gridSpan w:val="2"/>
          </w:tcPr>
          <w:p w14:paraId="11C968C4" w14:textId="77777777" w:rsidR="00D35780" w:rsidRPr="00E235FA" w:rsidRDefault="00D35780" w:rsidP="00521BAE">
            <w:pPr>
              <w:keepNext/>
              <w:rPr>
                <w:rFonts w:asciiTheme="minorHAnsi" w:hAnsiTheme="minorHAnsi"/>
              </w:rPr>
            </w:pPr>
            <w:r w:rsidRPr="00E235FA">
              <w:rPr>
                <w:rFonts w:asciiTheme="minorHAnsi" w:hAnsiTheme="minorHAnsi"/>
              </w:rPr>
              <w:t>Phone:</w:t>
            </w:r>
          </w:p>
        </w:tc>
      </w:tr>
      <w:tr w:rsidR="00D35780" w:rsidRPr="004C5DBE" w14:paraId="6D65916F" w14:textId="77777777" w:rsidTr="00521BAE">
        <w:tblPrEx>
          <w:tblCellMar>
            <w:left w:w="115" w:type="dxa"/>
            <w:right w:w="115" w:type="dxa"/>
          </w:tblCellMar>
        </w:tblPrEx>
        <w:trPr>
          <w:trHeight w:val="296"/>
        </w:trPr>
        <w:tc>
          <w:tcPr>
            <w:tcW w:w="10943" w:type="dxa"/>
            <w:gridSpan w:val="4"/>
            <w:vAlign w:val="center"/>
          </w:tcPr>
          <w:p w14:paraId="7BB517F8" w14:textId="77777777" w:rsidR="00D35780" w:rsidRPr="00E235FA" w:rsidRDefault="00D35780" w:rsidP="00521BA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235FA">
              <w:rPr>
                <w:rFonts w:asciiTheme="minorHAnsi" w:hAnsiTheme="minorHAnsi" w:cs="Arial"/>
                <w:b/>
                <w:caps/>
              </w:rPr>
              <w:t>Responsible Person's Declaration statement</w:t>
            </w:r>
          </w:p>
        </w:tc>
      </w:tr>
      <w:tr w:rsidR="00D35780" w:rsidRPr="004C5DBE" w14:paraId="436DD89D" w14:textId="77777777" w:rsidTr="00521BAE">
        <w:tblPrEx>
          <w:tblCellMar>
            <w:left w:w="115" w:type="dxa"/>
            <w:right w:w="115" w:type="dxa"/>
          </w:tblCellMar>
        </w:tblPrEx>
        <w:trPr>
          <w:trHeight w:val="504"/>
        </w:trPr>
        <w:tc>
          <w:tcPr>
            <w:tcW w:w="10943" w:type="dxa"/>
            <w:gridSpan w:val="4"/>
          </w:tcPr>
          <w:p w14:paraId="6C893167" w14:textId="77777777" w:rsidR="00D35780" w:rsidRPr="00E235FA" w:rsidRDefault="00D35780" w:rsidP="008135C2">
            <w:pPr>
              <w:keepNext/>
              <w:tabs>
                <w:tab w:val="left" w:pos="-2600"/>
              </w:tabs>
              <w:ind w:right="90"/>
              <w:outlineLvl w:val="2"/>
              <w:rPr>
                <w:rFonts w:ascii="Calibri" w:hAnsi="Calibri"/>
              </w:rPr>
            </w:pPr>
            <w:r w:rsidRPr="00E235FA">
              <w:rPr>
                <w:rFonts w:ascii="Calibri" w:hAnsi="Calibri"/>
              </w:rPr>
              <w:t>I certify the following under penalty of perjury, under the laws of the State of California:</w:t>
            </w:r>
          </w:p>
          <w:p w14:paraId="663933C7" w14:textId="77777777" w:rsidR="00D35780" w:rsidRPr="00E235FA" w:rsidRDefault="00D35780" w:rsidP="008135C2">
            <w:pPr>
              <w:keepNext/>
              <w:numPr>
                <w:ilvl w:val="0"/>
                <w:numId w:val="40"/>
              </w:numPr>
              <w:tabs>
                <w:tab w:val="left" w:pos="-2600"/>
              </w:tabs>
              <w:ind w:left="690" w:right="90" w:hanging="270"/>
              <w:outlineLvl w:val="2"/>
              <w:rPr>
                <w:rFonts w:asciiTheme="minorHAnsi" w:eastAsiaTheme="majorEastAsia" w:hAnsiTheme="minorHAnsi" w:cstheme="minorHAnsi"/>
              </w:rPr>
            </w:pPr>
            <w:r w:rsidRPr="00E235FA">
              <w:rPr>
                <w:rFonts w:asciiTheme="minorHAnsi" w:eastAsiaTheme="majorEastAsia" w:hAnsiTheme="minorHAnsi" w:cstheme="minorHAnsi"/>
              </w:rPr>
              <w:t xml:space="preserve">The information provided on this Certificate of Installation is true and correct. </w:t>
            </w:r>
          </w:p>
          <w:p w14:paraId="3B8440C5" w14:textId="77777777" w:rsidR="00D35780" w:rsidRPr="00E235FA" w:rsidRDefault="00D35780" w:rsidP="008135C2">
            <w:pPr>
              <w:keepNext/>
              <w:widowControl w:val="0"/>
              <w:numPr>
                <w:ilvl w:val="0"/>
                <w:numId w:val="40"/>
              </w:numPr>
              <w:ind w:left="690" w:right="90" w:hanging="270"/>
              <w:rPr>
                <w:rFonts w:asciiTheme="minorHAnsi" w:hAnsiTheme="minorHAnsi" w:cstheme="minorHAnsi"/>
              </w:rPr>
            </w:pPr>
            <w:r w:rsidRPr="00E235FA">
              <w:rPr>
                <w:rFonts w:asciiTheme="minorHAnsi" w:hAnsiTheme="minorHAnsi" w:cstheme="minorHAnsi"/>
                <w:snapToGrid w:val="0"/>
              </w:rPr>
              <w:t xml:space="preserve">I am either: a) a responsible person eligible under Division 3 of the Business and Professions Code </w:t>
            </w:r>
            <w:r w:rsidRPr="00E235FA">
              <w:rPr>
                <w:rFonts w:asciiTheme="minorHAnsi" w:hAnsiTheme="minorHAnsi" w:cstheme="minorHAnsi"/>
              </w:rPr>
              <w:t xml:space="preserve">in the applicable classification to accept responsibility for the system design, construction, or installation </w:t>
            </w:r>
            <w:r w:rsidRPr="00E235FA">
              <w:rPr>
                <w:rFonts w:asciiTheme="minorHAnsi" w:hAnsiTheme="minorHAnsi" w:cstheme="minorHAnsi"/>
                <w:snapToGrid w:val="0"/>
              </w:rPr>
              <w:t xml:space="preserve">of features, materials, components, or manufactured devices </w:t>
            </w:r>
            <w:r w:rsidRPr="00E235FA">
              <w:rPr>
                <w:rFonts w:asciiTheme="minorHAnsi" w:hAnsiTheme="minorHAnsi" w:cstheme="minorHAnsi"/>
              </w:rPr>
              <w:t xml:space="preserve">for the scope of work identified on this Certificate of Installation, </w:t>
            </w:r>
            <w:r w:rsidRPr="00E235FA">
              <w:rPr>
                <w:rFonts w:asciiTheme="minorHAnsi" w:hAnsiTheme="minorHAnsi" w:cstheme="minorHAnsi"/>
                <w:snapToGrid w:val="0"/>
              </w:rPr>
              <w:t>and attest to the declarations in this statement</w:t>
            </w:r>
            <w:r w:rsidRPr="00E235FA">
              <w:rPr>
                <w:rFonts w:asciiTheme="minorHAnsi" w:hAnsiTheme="minorHAnsi" w:cstheme="minorHAnsi"/>
              </w:rPr>
              <w:t>, or b) I am an authorized representative of the responsible person and attest to the declarations in this statement on the responsible person’s behalf.</w:t>
            </w:r>
          </w:p>
          <w:p w14:paraId="5BB5997C" w14:textId="77777777" w:rsidR="00D35780" w:rsidRPr="00E235FA" w:rsidRDefault="00D35780" w:rsidP="008135C2">
            <w:pPr>
              <w:keepNext/>
              <w:numPr>
                <w:ilvl w:val="0"/>
                <w:numId w:val="40"/>
              </w:numPr>
              <w:autoSpaceDE w:val="0"/>
              <w:autoSpaceDN w:val="0"/>
              <w:adjustRightInd w:val="0"/>
              <w:ind w:left="690" w:right="90" w:hanging="270"/>
              <w:contextualSpacing/>
              <w:rPr>
                <w:rFonts w:asciiTheme="minorHAnsi" w:hAnsiTheme="minorHAnsi" w:cstheme="minorHAnsi"/>
              </w:rPr>
            </w:pPr>
            <w:r w:rsidRPr="00E235FA">
              <w:rPr>
                <w:rFonts w:asciiTheme="minorHAnsi"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0CE14AB" w14:textId="77777777" w:rsidR="00D35780" w:rsidRPr="00E235FA" w:rsidRDefault="00D35780" w:rsidP="008135C2">
            <w:pPr>
              <w:keepNext/>
              <w:numPr>
                <w:ilvl w:val="0"/>
                <w:numId w:val="40"/>
              </w:numPr>
              <w:autoSpaceDE w:val="0"/>
              <w:autoSpaceDN w:val="0"/>
              <w:adjustRightInd w:val="0"/>
              <w:ind w:left="690" w:right="90" w:hanging="270"/>
              <w:contextualSpacing/>
              <w:rPr>
                <w:rFonts w:asciiTheme="minorHAnsi" w:hAnsiTheme="minorHAnsi" w:cstheme="minorHAnsi"/>
              </w:rPr>
            </w:pPr>
            <w:r w:rsidRPr="00E235FA">
              <w:rPr>
                <w:rFonts w:asciiTheme="minorHAnsi" w:hAnsiTheme="minorHAnsi" w:cstheme="minorHAns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CFBD02B" w14:textId="77777777" w:rsidR="00D35780" w:rsidRPr="00E235FA" w:rsidRDefault="00D35780" w:rsidP="008135C2">
            <w:pPr>
              <w:keepNext/>
              <w:numPr>
                <w:ilvl w:val="0"/>
                <w:numId w:val="40"/>
              </w:numPr>
              <w:autoSpaceDE w:val="0"/>
              <w:autoSpaceDN w:val="0"/>
              <w:adjustRightInd w:val="0"/>
              <w:ind w:left="690" w:right="90" w:hanging="270"/>
              <w:contextualSpacing/>
            </w:pPr>
            <w:r w:rsidRPr="00E235FA">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D35780" w:rsidRPr="004C5DBE" w14:paraId="67B4CD33" w14:textId="77777777" w:rsidTr="00521BAE">
        <w:tblPrEx>
          <w:tblCellMar>
            <w:left w:w="108" w:type="dxa"/>
            <w:right w:w="108" w:type="dxa"/>
          </w:tblCellMar>
        </w:tblPrEx>
        <w:trPr>
          <w:trHeight w:val="360"/>
        </w:trPr>
        <w:tc>
          <w:tcPr>
            <w:tcW w:w="5307" w:type="dxa"/>
          </w:tcPr>
          <w:p w14:paraId="681BD474" w14:textId="77777777" w:rsidR="00D35780" w:rsidRPr="00E235FA" w:rsidRDefault="00D35780" w:rsidP="00521BA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Name:</w:t>
            </w:r>
          </w:p>
        </w:tc>
        <w:tc>
          <w:tcPr>
            <w:tcW w:w="5636" w:type="dxa"/>
            <w:gridSpan w:val="3"/>
          </w:tcPr>
          <w:p w14:paraId="0EB242AE" w14:textId="77777777" w:rsidR="00D35780" w:rsidRPr="00E235FA" w:rsidRDefault="00D35780" w:rsidP="00521BA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Signature:</w:t>
            </w:r>
          </w:p>
        </w:tc>
      </w:tr>
      <w:tr w:rsidR="00D35780" w:rsidRPr="004C5DBE" w14:paraId="4B16D0E6" w14:textId="77777777" w:rsidTr="00521B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30FC04" w14:textId="77777777" w:rsidR="00D35780" w:rsidRPr="00E235FA" w:rsidRDefault="00D35780"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5840DACD" w14:textId="77777777" w:rsidR="00D35780" w:rsidRPr="00E235FA" w:rsidRDefault="00D35780"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Position With Company (Title):</w:t>
            </w:r>
          </w:p>
        </w:tc>
      </w:tr>
      <w:tr w:rsidR="00D35780" w:rsidRPr="004C5DBE" w14:paraId="4F02333A" w14:textId="77777777" w:rsidTr="00521B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558ED02" w14:textId="77777777" w:rsidR="00D35780" w:rsidRPr="00E235FA" w:rsidRDefault="00D35780"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F893D50" w14:textId="77777777" w:rsidR="00D35780" w:rsidRPr="00E235FA" w:rsidRDefault="00D35780"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CSLB License:</w:t>
            </w:r>
          </w:p>
        </w:tc>
      </w:tr>
      <w:tr w:rsidR="00D35780" w:rsidRPr="004C5DBE" w14:paraId="43AC730D" w14:textId="77777777" w:rsidTr="00521B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741A01" w14:textId="77777777" w:rsidR="00D35780" w:rsidRPr="00E235FA" w:rsidRDefault="00D35780"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B165B59" w14:textId="77777777" w:rsidR="00D35780" w:rsidRPr="00E235FA" w:rsidRDefault="00D35780"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Phone:</w:t>
            </w:r>
          </w:p>
        </w:tc>
        <w:tc>
          <w:tcPr>
            <w:tcW w:w="2815" w:type="dxa"/>
            <w:tcBorders>
              <w:top w:val="single" w:sz="4" w:space="0" w:color="auto"/>
              <w:left w:val="single" w:sz="4" w:space="0" w:color="auto"/>
              <w:bottom w:val="single" w:sz="4" w:space="0" w:color="auto"/>
              <w:right w:val="single" w:sz="4" w:space="0" w:color="auto"/>
            </w:tcBorders>
          </w:tcPr>
          <w:p w14:paraId="03BB4E03" w14:textId="77777777" w:rsidR="00D35780" w:rsidRPr="00E235FA" w:rsidRDefault="00D35780"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Date Signed:</w:t>
            </w:r>
          </w:p>
        </w:tc>
      </w:tr>
      <w:bookmarkEnd w:id="2"/>
    </w:tbl>
    <w:p w14:paraId="7E64DB2F" w14:textId="77777777" w:rsidR="00004076" w:rsidRPr="002F3D03" w:rsidRDefault="00004076" w:rsidP="00004076">
      <w:pPr>
        <w:rPr>
          <w:rFonts w:asciiTheme="minorHAnsi" w:hAnsiTheme="minorHAnsi"/>
        </w:rPr>
      </w:pPr>
    </w:p>
    <w:p w14:paraId="7E64DB30" w14:textId="77777777" w:rsidR="00D01F35" w:rsidRPr="002F3D03" w:rsidRDefault="00D01F35" w:rsidP="00AC4B48">
      <w:pPr>
        <w:rPr>
          <w:rFonts w:asciiTheme="minorHAnsi" w:hAnsiTheme="minorHAnsi"/>
        </w:rPr>
      </w:pPr>
    </w:p>
    <w:p w14:paraId="7E64DB31" w14:textId="77777777" w:rsidR="00004076" w:rsidRPr="002F3D03" w:rsidRDefault="00004076" w:rsidP="00AC4B48">
      <w:pPr>
        <w:rPr>
          <w:rFonts w:asciiTheme="minorHAnsi" w:hAnsiTheme="minorHAnsi"/>
        </w:rPr>
        <w:sectPr w:rsidR="00004076" w:rsidRPr="002F3D03" w:rsidSect="002A29A8">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7E64DB33" w14:textId="6EA70BE3" w:rsidR="00477D56" w:rsidRPr="00397CEB" w:rsidRDefault="005B3839" w:rsidP="002D7254">
      <w:pPr>
        <w:jc w:val="center"/>
        <w:rPr>
          <w:rFonts w:asciiTheme="minorHAnsi" w:hAnsiTheme="minorHAnsi"/>
          <w:b/>
        </w:rPr>
      </w:pPr>
      <w:r w:rsidRPr="005B3839">
        <w:rPr>
          <w:rFonts w:asciiTheme="minorHAnsi" w:hAnsiTheme="minorHAnsi"/>
          <w:b/>
          <w:bCs/>
        </w:rPr>
        <w:lastRenderedPageBreak/>
        <w:t>CF2R-STH-01</w:t>
      </w:r>
      <w:r w:rsidR="006F1A1E">
        <w:rPr>
          <w:rFonts w:asciiTheme="minorHAnsi" w:hAnsiTheme="minorHAnsi"/>
          <w:b/>
          <w:bCs/>
        </w:rPr>
        <w:t>-H User Instructions</w:t>
      </w:r>
    </w:p>
    <w:p w14:paraId="7E64DB34" w14:textId="77777777" w:rsidR="000A0E1E" w:rsidRPr="002F3D03" w:rsidRDefault="000A0E1E" w:rsidP="00AC4B48">
      <w:pPr>
        <w:rPr>
          <w:rFonts w:asciiTheme="minorHAnsi" w:hAnsiTheme="minorHAnsi"/>
        </w:rPr>
      </w:pPr>
    </w:p>
    <w:p w14:paraId="7E64DB35" w14:textId="4E641C39" w:rsidR="00AC4B48" w:rsidRDefault="006F1A1E" w:rsidP="00AC4B48">
      <w:pPr>
        <w:rPr>
          <w:rFonts w:asciiTheme="minorHAnsi" w:hAnsiTheme="minorHAnsi"/>
          <w:b/>
        </w:rPr>
      </w:pPr>
      <w:r>
        <w:rPr>
          <w:rFonts w:asciiTheme="minorHAnsi" w:hAnsiTheme="minorHAnsi"/>
          <w:b/>
        </w:rPr>
        <w:t xml:space="preserve">Section A. </w:t>
      </w:r>
      <w:r w:rsidR="00A57671" w:rsidRPr="00F45F0A">
        <w:rPr>
          <w:rFonts w:asciiTheme="minorHAnsi" w:eastAsia="Calibri" w:hAnsiTheme="minorHAnsi" w:cstheme="minorHAnsi"/>
          <w:b/>
        </w:rPr>
        <w:t xml:space="preserve">Design </w:t>
      </w:r>
      <w:r w:rsidR="00A57671">
        <w:rPr>
          <w:rFonts w:asciiTheme="minorHAnsi" w:eastAsia="Calibri" w:hAnsiTheme="minorHAnsi" w:cstheme="minorHAnsi"/>
          <w:b/>
        </w:rPr>
        <w:t>Solar</w:t>
      </w:r>
      <w:r w:rsidR="00A57671" w:rsidRPr="00F45F0A">
        <w:rPr>
          <w:rFonts w:asciiTheme="minorHAnsi" w:eastAsia="Calibri" w:hAnsiTheme="minorHAnsi" w:cstheme="minorHAnsi"/>
          <w:b/>
        </w:rPr>
        <w:t xml:space="preserve"> Water Heating Systems Information</w:t>
      </w:r>
    </w:p>
    <w:p w14:paraId="764271CC" w14:textId="309218CC" w:rsidR="004847D3" w:rsidRPr="004847D3" w:rsidRDefault="004847D3" w:rsidP="004847D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eastAsia="Calibri" w:hAnsiTheme="minorHAnsi" w:cstheme="minorHAnsi"/>
          <w:sz w:val="18"/>
          <w:szCs w:val="18"/>
        </w:rPr>
      </w:pPr>
      <w:r w:rsidRPr="004847D3">
        <w:rPr>
          <w:rFonts w:asciiTheme="minorHAnsi" w:eastAsia="Calibri" w:hAnsiTheme="minorHAnsi" w:cstheme="minorHAnsi"/>
          <w:sz w:val="18"/>
          <w:szCs w:val="18"/>
        </w:rPr>
        <w:t xml:space="preserve"> This table reports the water heating system features that were specified on the registered CF1R compliance document for this project. This section is for </w:t>
      </w:r>
      <w:r w:rsidR="00026DB9">
        <w:rPr>
          <w:rFonts w:asciiTheme="minorHAnsi" w:eastAsia="Calibri" w:hAnsiTheme="minorHAnsi" w:cstheme="minorHAnsi"/>
          <w:sz w:val="18"/>
          <w:szCs w:val="18"/>
        </w:rPr>
        <w:t>i</w:t>
      </w:r>
      <w:r w:rsidRPr="004847D3">
        <w:rPr>
          <w:rFonts w:asciiTheme="minorHAnsi" w:eastAsia="Calibri" w:hAnsiTheme="minorHAnsi" w:cstheme="minorHAnsi"/>
          <w:sz w:val="18"/>
          <w:szCs w:val="18"/>
        </w:rPr>
        <w:t>nformation/verification purposes only and requires no user input.</w:t>
      </w:r>
    </w:p>
    <w:p w14:paraId="5C354D3B" w14:textId="6E149C76" w:rsidR="00AC54CB" w:rsidRPr="002F3D03" w:rsidRDefault="00AC54CB" w:rsidP="004847D3">
      <w:pPr>
        <w:ind w:left="1080"/>
        <w:rPr>
          <w:rFonts w:asciiTheme="minorHAnsi" w:hAnsiTheme="minorHAnsi"/>
        </w:rPr>
      </w:pPr>
    </w:p>
    <w:p w14:paraId="7E64DB46" w14:textId="4EB1626D" w:rsidR="00274A8C" w:rsidRPr="002F3D03" w:rsidRDefault="006F1A1E" w:rsidP="00E42BA5">
      <w:pPr>
        <w:spacing w:before="120"/>
        <w:rPr>
          <w:rFonts w:asciiTheme="minorHAnsi" w:hAnsiTheme="minorHAnsi"/>
          <w:b/>
        </w:rPr>
      </w:pPr>
      <w:r>
        <w:rPr>
          <w:rFonts w:asciiTheme="minorHAnsi" w:hAnsiTheme="minorHAnsi"/>
          <w:b/>
        </w:rPr>
        <w:t>Section B.</w:t>
      </w:r>
      <w:r w:rsidR="008B7849">
        <w:rPr>
          <w:rFonts w:asciiTheme="minorHAnsi" w:hAnsiTheme="minorHAnsi"/>
          <w:b/>
        </w:rPr>
        <w:t xml:space="preserve"> </w:t>
      </w:r>
      <w:r w:rsidR="00A57671">
        <w:rPr>
          <w:rFonts w:asciiTheme="minorHAnsi" w:eastAsia="Calibri" w:hAnsiTheme="minorHAnsi" w:cstheme="minorHAnsi"/>
          <w:b/>
        </w:rPr>
        <w:t>Installed</w:t>
      </w:r>
      <w:r w:rsidR="00A57671" w:rsidRPr="00F45F0A">
        <w:rPr>
          <w:rFonts w:asciiTheme="minorHAnsi" w:eastAsia="Calibri" w:hAnsiTheme="minorHAnsi" w:cstheme="minorHAnsi"/>
          <w:b/>
        </w:rPr>
        <w:t xml:space="preserve"> </w:t>
      </w:r>
      <w:r w:rsidR="00A57671">
        <w:rPr>
          <w:rFonts w:asciiTheme="minorHAnsi" w:eastAsia="Calibri" w:hAnsiTheme="minorHAnsi" w:cstheme="minorHAnsi"/>
          <w:b/>
        </w:rPr>
        <w:t>Solar</w:t>
      </w:r>
      <w:r w:rsidR="00A57671" w:rsidRPr="00F45F0A">
        <w:rPr>
          <w:rFonts w:asciiTheme="minorHAnsi" w:eastAsia="Calibri" w:hAnsiTheme="minorHAnsi" w:cstheme="minorHAnsi"/>
          <w:b/>
        </w:rPr>
        <w:t xml:space="preserve"> Water Heating Systems Information</w:t>
      </w:r>
    </w:p>
    <w:p w14:paraId="4AF40F9A" w14:textId="0D620C13" w:rsidR="00A172C7" w:rsidRPr="00A172C7" w:rsidRDefault="00A172C7" w:rsidP="00A172C7">
      <w:pPr>
        <w:keepNext/>
        <w:rPr>
          <w:rFonts w:asciiTheme="minorHAnsi" w:eastAsia="Calibri" w:hAnsiTheme="minorHAnsi" w:cstheme="minorHAnsi"/>
          <w:sz w:val="18"/>
          <w:szCs w:val="18"/>
        </w:rPr>
      </w:pPr>
      <w:r w:rsidRPr="00A172C7">
        <w:rPr>
          <w:rFonts w:asciiTheme="minorHAnsi" w:eastAsia="Calibri" w:hAnsiTheme="minorHAnsi" w:cstheme="minorHAnsi"/>
          <w:sz w:val="18"/>
          <w:szCs w:val="18"/>
        </w:rPr>
        <w:t>This table reports the water heating system information that is being installed. Require one line for each installed water heater.</w:t>
      </w:r>
      <w:r w:rsidR="007B0847">
        <w:rPr>
          <w:rFonts w:asciiTheme="minorHAnsi" w:eastAsia="Calibri" w:hAnsiTheme="minorHAnsi" w:cstheme="minorHAnsi"/>
          <w:sz w:val="18"/>
          <w:szCs w:val="18"/>
        </w:rPr>
        <w:t xml:space="preserve">  For OG-100 systems, the installed system must match the designed in Table A. </w:t>
      </w:r>
    </w:p>
    <w:p w14:paraId="10077551" w14:textId="364519C6" w:rsidR="00A172C7" w:rsidRPr="001D6254" w:rsidRDefault="00A172C7"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System Name - Reference information from Table A.</w:t>
      </w:r>
    </w:p>
    <w:p w14:paraId="092C6D42" w14:textId="0B179ABB" w:rsidR="00A172C7" w:rsidRPr="001D6254" w:rsidRDefault="009A3AEA"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Collector Manufacturer</w:t>
      </w:r>
      <w:r w:rsidR="00A172C7" w:rsidRPr="001D6254">
        <w:rPr>
          <w:rFonts w:asciiTheme="minorHAnsi" w:eastAsia="Calibri" w:hAnsiTheme="minorHAnsi" w:cstheme="minorHAnsi"/>
          <w:sz w:val="18"/>
          <w:szCs w:val="18"/>
        </w:rPr>
        <w:t xml:space="preserve"> – </w:t>
      </w:r>
      <w:r w:rsidR="00616F72" w:rsidRPr="001D6254">
        <w:rPr>
          <w:rFonts w:asciiTheme="minorHAnsi" w:eastAsia="Calibri" w:hAnsiTheme="minorHAnsi" w:cstheme="minorHAnsi"/>
          <w:sz w:val="18"/>
          <w:szCs w:val="18"/>
        </w:rPr>
        <w:t>User input for OG-300 systems.</w:t>
      </w:r>
    </w:p>
    <w:p w14:paraId="086845BC" w14:textId="15CC13E3" w:rsidR="00A172C7" w:rsidRPr="001D6254" w:rsidRDefault="0043234A"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Collector Brand</w:t>
      </w:r>
      <w:r w:rsidR="00A172C7" w:rsidRPr="001D6254">
        <w:rPr>
          <w:rFonts w:asciiTheme="minorHAnsi" w:eastAsia="Calibri" w:hAnsiTheme="minorHAnsi" w:cstheme="minorHAnsi"/>
          <w:sz w:val="18"/>
          <w:szCs w:val="18"/>
        </w:rPr>
        <w:t xml:space="preserve"> – </w:t>
      </w:r>
      <w:r w:rsidR="00616F72" w:rsidRPr="001D6254">
        <w:rPr>
          <w:rFonts w:asciiTheme="minorHAnsi" w:eastAsia="Calibri" w:hAnsiTheme="minorHAnsi" w:cstheme="minorHAnsi"/>
          <w:sz w:val="18"/>
          <w:szCs w:val="18"/>
        </w:rPr>
        <w:t>User input for OG-300 systems.</w:t>
      </w:r>
    </w:p>
    <w:p w14:paraId="368945D0" w14:textId="5017E597" w:rsidR="00616F72" w:rsidRPr="001D6254" w:rsidRDefault="00616F72"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 xml:space="preserve">Collector Model </w:t>
      </w:r>
      <w:r w:rsidR="00A172C7" w:rsidRPr="001D6254">
        <w:rPr>
          <w:rFonts w:asciiTheme="minorHAnsi" w:eastAsia="Calibri" w:hAnsiTheme="minorHAnsi" w:cstheme="minorHAnsi"/>
          <w:sz w:val="18"/>
          <w:szCs w:val="18"/>
        </w:rPr>
        <w:t xml:space="preserve">– </w:t>
      </w:r>
      <w:r w:rsidRPr="001D6254">
        <w:rPr>
          <w:rFonts w:asciiTheme="minorHAnsi" w:eastAsia="Calibri" w:hAnsiTheme="minorHAnsi" w:cstheme="minorHAnsi"/>
          <w:sz w:val="18"/>
          <w:szCs w:val="18"/>
        </w:rPr>
        <w:t>User input for OG-300 systems.</w:t>
      </w:r>
    </w:p>
    <w:p w14:paraId="1C11B4E7" w14:textId="535E9CD8" w:rsidR="00A172C7" w:rsidRPr="001D6254" w:rsidRDefault="00A172C7"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 xml:space="preserve"> # of </w:t>
      </w:r>
      <w:r w:rsidR="007B0847" w:rsidRPr="001D6254">
        <w:rPr>
          <w:rFonts w:asciiTheme="minorHAnsi" w:eastAsia="Calibri" w:hAnsiTheme="minorHAnsi" w:cstheme="minorHAnsi"/>
          <w:sz w:val="18"/>
          <w:szCs w:val="18"/>
        </w:rPr>
        <w:t>Collectors</w:t>
      </w:r>
      <w:r w:rsidRPr="001D6254">
        <w:rPr>
          <w:rFonts w:asciiTheme="minorHAnsi" w:eastAsia="Calibri" w:hAnsiTheme="minorHAnsi" w:cstheme="minorHAnsi"/>
          <w:sz w:val="18"/>
          <w:szCs w:val="18"/>
        </w:rPr>
        <w:t xml:space="preserve"> – </w:t>
      </w:r>
      <w:r w:rsidR="007B0847" w:rsidRPr="001D6254">
        <w:rPr>
          <w:rFonts w:asciiTheme="minorHAnsi" w:eastAsia="Calibri" w:hAnsiTheme="minorHAnsi" w:cstheme="minorHAnsi"/>
          <w:sz w:val="18"/>
          <w:szCs w:val="18"/>
        </w:rPr>
        <w:t>User input for OG-300 systems.</w:t>
      </w:r>
    </w:p>
    <w:p w14:paraId="6E55C773" w14:textId="225F894C" w:rsidR="00A172C7" w:rsidRPr="001D6254" w:rsidRDefault="007B0847"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Azimuth from North - User input for OG-300 systems. Must be between 145 to 215 degrees from North</w:t>
      </w:r>
    </w:p>
    <w:p w14:paraId="6BD17632" w14:textId="47348EF4" w:rsidR="00A172C7" w:rsidRPr="001D6254" w:rsidRDefault="007B0847" w:rsidP="001D6254">
      <w:pPr>
        <w:pStyle w:val="ListParagraph"/>
        <w:keepNext/>
        <w:numPr>
          <w:ilvl w:val="0"/>
          <w:numId w:val="48"/>
        </w:numPr>
        <w:rPr>
          <w:rFonts w:asciiTheme="minorHAnsi" w:eastAsia="Calibri" w:hAnsiTheme="minorHAnsi" w:cstheme="minorBidi"/>
          <w:sz w:val="18"/>
          <w:szCs w:val="18"/>
        </w:rPr>
      </w:pPr>
      <w:r w:rsidRPr="001D6254">
        <w:rPr>
          <w:rFonts w:asciiTheme="minorHAnsi" w:eastAsia="Calibri" w:hAnsiTheme="minorHAnsi" w:cstheme="minorBidi"/>
          <w:sz w:val="18"/>
          <w:szCs w:val="18"/>
        </w:rPr>
        <w:t>Tilt from Horizontal - User input for OG-300 systems. Must be between 14 to 90 degrees from horizontal</w:t>
      </w:r>
    </w:p>
    <w:p w14:paraId="5DB039E6" w14:textId="0DBB1A51" w:rsidR="00A172C7" w:rsidRPr="001D6254" w:rsidRDefault="007B0847"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SRCC/IAPMO Number - User input for OG-300 systems.</w:t>
      </w:r>
    </w:p>
    <w:p w14:paraId="2306D5DC" w14:textId="2550F14F" w:rsidR="007B0847" w:rsidRPr="001D6254" w:rsidRDefault="007B0847"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Solar Savings Fraction - User input for OG-300 systems. Must be equal or better than the solar savings fraction in Table A</w:t>
      </w:r>
    </w:p>
    <w:p w14:paraId="331D12D8" w14:textId="58472A11" w:rsidR="00A172C7" w:rsidRPr="00A172C7" w:rsidRDefault="00A172C7" w:rsidP="007B0847">
      <w:pPr>
        <w:keepNext/>
        <w:ind w:left="720" w:hanging="450"/>
        <w:rPr>
          <w:rFonts w:asciiTheme="minorHAnsi" w:eastAsia="Calibri" w:hAnsiTheme="minorHAnsi" w:cstheme="minorHAnsi"/>
          <w:sz w:val="18"/>
          <w:szCs w:val="18"/>
        </w:rPr>
      </w:pPr>
    </w:p>
    <w:p w14:paraId="7E64DB5A" w14:textId="2F486D47" w:rsidR="008B7849" w:rsidRDefault="006F1A1E" w:rsidP="00E42BA5">
      <w:pPr>
        <w:spacing w:before="120"/>
        <w:rPr>
          <w:rFonts w:asciiTheme="minorHAnsi" w:hAnsiTheme="minorHAnsi"/>
          <w:b/>
        </w:rPr>
      </w:pPr>
      <w:r>
        <w:rPr>
          <w:rFonts w:asciiTheme="minorHAnsi" w:hAnsiTheme="minorHAnsi"/>
          <w:b/>
        </w:rPr>
        <w:t xml:space="preserve">Section </w:t>
      </w:r>
      <w:r w:rsidR="000F1894">
        <w:rPr>
          <w:rFonts w:asciiTheme="minorHAnsi" w:hAnsiTheme="minorHAnsi"/>
          <w:b/>
        </w:rPr>
        <w:t>C</w:t>
      </w:r>
      <w:r>
        <w:rPr>
          <w:rFonts w:asciiTheme="minorHAnsi" w:hAnsiTheme="minorHAnsi"/>
          <w:b/>
        </w:rPr>
        <w:t>. Mandatory Measures for Solar Water Heating Systems</w:t>
      </w:r>
    </w:p>
    <w:p w14:paraId="7E64DB5C" w14:textId="09358C09" w:rsidR="00397CEB" w:rsidRPr="00397CEB" w:rsidRDefault="00397CEB" w:rsidP="001D6254">
      <w:pPr>
        <w:pStyle w:val="ListParagraph"/>
        <w:numPr>
          <w:ilvl w:val="0"/>
          <w:numId w:val="39"/>
        </w:numPr>
        <w:ind w:left="990"/>
        <w:rPr>
          <w:rFonts w:asciiTheme="minorHAnsi" w:hAnsiTheme="minorHAnsi"/>
        </w:rPr>
      </w:pPr>
      <w:r w:rsidRPr="00397CEB">
        <w:rPr>
          <w:rFonts w:asciiTheme="minorHAnsi" w:hAnsiTheme="minorHAnsi"/>
        </w:rPr>
        <w:t>Verify that all storage tanks that are part of the solar system are insulated with either R-</w:t>
      </w:r>
      <w:r w:rsidR="00433096">
        <w:rPr>
          <w:rFonts w:asciiTheme="minorHAnsi" w:hAnsiTheme="minorHAnsi"/>
        </w:rPr>
        <w:t>3.5</w:t>
      </w:r>
      <w:r w:rsidRPr="00397CEB">
        <w:rPr>
          <w:rFonts w:asciiTheme="minorHAnsi" w:hAnsiTheme="minorHAnsi"/>
        </w:rPr>
        <w:t xml:space="preserve"> external insulation or labeled that they have at least R-19 internal insulation</w:t>
      </w:r>
      <w:r w:rsidR="008E7E5B">
        <w:rPr>
          <w:rFonts w:asciiTheme="minorHAnsi" w:hAnsiTheme="minorHAnsi"/>
        </w:rPr>
        <w:t>.</w:t>
      </w:r>
    </w:p>
    <w:p w14:paraId="7E64DB5D" w14:textId="5037B3DE" w:rsidR="00397CEB" w:rsidRPr="00397CEB" w:rsidRDefault="00397CEB" w:rsidP="001D6254">
      <w:pPr>
        <w:pStyle w:val="ListParagraph"/>
        <w:numPr>
          <w:ilvl w:val="0"/>
          <w:numId w:val="39"/>
        </w:numPr>
        <w:ind w:left="990"/>
        <w:rPr>
          <w:rFonts w:asciiTheme="minorHAnsi" w:hAnsiTheme="minorHAnsi"/>
        </w:rPr>
      </w:pPr>
      <w:r w:rsidRPr="00397CEB">
        <w:rPr>
          <w:rFonts w:asciiTheme="minorHAnsi" w:hAnsiTheme="minorHAnsi"/>
        </w:rPr>
        <w:t xml:space="preserve">Verify that all piping in the solar system meets minimal insulation levels per </w:t>
      </w:r>
      <w:r w:rsidRPr="00397CEB">
        <w:rPr>
          <w:rFonts w:ascii="Calibri" w:hAnsi="Calibri" w:cs="Calibri"/>
        </w:rPr>
        <w:t>§150</w:t>
      </w:r>
      <w:r w:rsidR="00A016C9">
        <w:rPr>
          <w:rFonts w:ascii="Calibri" w:hAnsi="Calibri" w:cs="Calibri"/>
        </w:rPr>
        <w:t>.0</w:t>
      </w:r>
      <w:r w:rsidRPr="00397CEB">
        <w:rPr>
          <w:rFonts w:ascii="Calibri" w:hAnsi="Calibri" w:cs="Calibri"/>
        </w:rPr>
        <w:t>(j)2A</w:t>
      </w:r>
      <w:r w:rsidR="008E7E5B">
        <w:rPr>
          <w:rFonts w:ascii="Calibri" w:hAnsi="Calibri" w:cs="Calibri"/>
        </w:rPr>
        <w:t>.</w:t>
      </w:r>
    </w:p>
    <w:p w14:paraId="77EE93F7" w14:textId="77777777" w:rsidR="00746329" w:rsidRDefault="00746329" w:rsidP="001D6254">
      <w:pPr>
        <w:ind w:left="990"/>
        <w:rPr>
          <w:rFonts w:asciiTheme="minorHAnsi" w:hAnsiTheme="minorHAnsi"/>
        </w:rPr>
      </w:pPr>
    </w:p>
    <w:p w14:paraId="6D7EEE43" w14:textId="098CB793" w:rsidR="00E325F7" w:rsidRPr="000F1894" w:rsidRDefault="00E325F7" w:rsidP="001D6254">
      <w:pPr>
        <w:pStyle w:val="ListParagraph"/>
        <w:numPr>
          <w:ilvl w:val="0"/>
          <w:numId w:val="39"/>
        </w:numPr>
        <w:ind w:left="990"/>
        <w:rPr>
          <w:rFonts w:asciiTheme="minorHAnsi" w:hAnsiTheme="minorHAnsi"/>
        </w:rPr>
      </w:pPr>
      <w:r w:rsidRPr="000F1894">
        <w:rPr>
          <w:rFonts w:asciiTheme="minorHAnsi" w:hAnsiTheme="minorHAnsi"/>
        </w:rPr>
        <w:t>The collectors shall be located in a position that is not shaded by adjacent buildings or trees between 9:00 AM and 3:00 PM. Inspect site to determine if any structural component of the building, adjacent structures, or tree may shade the collector area.</w:t>
      </w:r>
    </w:p>
    <w:p w14:paraId="172E2CC7" w14:textId="77777777" w:rsidR="00E325F7" w:rsidRDefault="00E325F7" w:rsidP="001D6254">
      <w:pPr>
        <w:ind w:left="990"/>
        <w:rPr>
          <w:rFonts w:asciiTheme="minorHAnsi" w:hAnsiTheme="minorHAnsi"/>
        </w:rPr>
      </w:pPr>
    </w:p>
    <w:p w14:paraId="448CAADB" w14:textId="17923F65" w:rsidR="00E325F7" w:rsidRPr="000F1894" w:rsidRDefault="00E325F7" w:rsidP="001D6254">
      <w:pPr>
        <w:pStyle w:val="ListParagraph"/>
        <w:numPr>
          <w:ilvl w:val="0"/>
          <w:numId w:val="39"/>
        </w:numPr>
        <w:ind w:left="990"/>
        <w:rPr>
          <w:rFonts w:asciiTheme="minorHAnsi" w:hAnsiTheme="minorHAnsi"/>
        </w:rPr>
      </w:pPr>
      <w:r w:rsidRPr="000F1894">
        <w:rPr>
          <w:rFonts w:asciiTheme="minorHAnsi" w:hAnsiTheme="minorHAnsi"/>
        </w:rPr>
        <w:t xml:space="preserve"> OG-300 System only - Collector System orientation shall be within 35° from true south Declination from true north for the site should be calculated and included in this measurement.   </w:t>
      </w:r>
    </w:p>
    <w:p w14:paraId="7E64DB5F" w14:textId="6383738A" w:rsidR="00E325F7" w:rsidRDefault="00E325F7" w:rsidP="008B7849">
      <w:pPr>
        <w:rPr>
          <w:rFonts w:asciiTheme="minorHAnsi" w:hAnsiTheme="minorHAnsi"/>
        </w:rPr>
        <w:sectPr w:rsidR="00E325F7" w:rsidSect="002A29A8">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p w14:paraId="7E64DB99" w14:textId="77777777" w:rsidR="005A4C6F" w:rsidRDefault="005A4C6F" w:rsidP="008B7849">
      <w:pPr>
        <w:rPr>
          <w:rFonts w:asciiTheme="minorHAnsi" w:hAnsiTheme="minorHAnsi"/>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8"/>
        <w:gridCol w:w="1385"/>
        <w:gridCol w:w="1079"/>
        <w:gridCol w:w="1079"/>
        <w:gridCol w:w="991"/>
        <w:gridCol w:w="902"/>
        <w:gridCol w:w="991"/>
        <w:gridCol w:w="986"/>
        <w:gridCol w:w="1260"/>
        <w:gridCol w:w="1079"/>
      </w:tblGrid>
      <w:tr w:rsidR="000F1894" w:rsidRPr="00F45F0A" w14:paraId="36708424" w14:textId="77777777" w:rsidTr="00DB7526">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33BD3787" w14:textId="77777777" w:rsidR="000F1894" w:rsidRPr="00F45F0A" w:rsidRDefault="000F1894" w:rsidP="00DB7526">
            <w:pPr>
              <w:keepNext/>
              <w:tabs>
                <w:tab w:val="left" w:pos="2160"/>
                <w:tab w:val="left" w:pos="2700"/>
                <w:tab w:val="left" w:pos="3420"/>
                <w:tab w:val="left" w:pos="3780"/>
                <w:tab w:val="left" w:pos="5760"/>
                <w:tab w:val="left" w:pos="7212"/>
              </w:tabs>
              <w:rPr>
                <w:rFonts w:asciiTheme="minorHAnsi" w:eastAsia="Calibri" w:hAnsiTheme="minorHAnsi" w:cstheme="minorHAnsi"/>
                <w:b/>
              </w:rPr>
            </w:pPr>
            <w:r w:rsidRPr="00F45F0A">
              <w:rPr>
                <w:rFonts w:asciiTheme="minorHAnsi" w:eastAsia="Calibri" w:hAnsiTheme="minorHAnsi" w:cstheme="minorHAnsi"/>
                <w:b/>
              </w:rPr>
              <w:t xml:space="preserve">A. Design </w:t>
            </w:r>
            <w:r>
              <w:rPr>
                <w:rFonts w:asciiTheme="minorHAnsi" w:eastAsia="Calibri" w:hAnsiTheme="minorHAnsi" w:cstheme="minorHAnsi"/>
                <w:b/>
              </w:rPr>
              <w:t>Solar</w:t>
            </w:r>
            <w:r w:rsidRPr="00F45F0A">
              <w:rPr>
                <w:rFonts w:asciiTheme="minorHAnsi" w:eastAsia="Calibri" w:hAnsiTheme="minorHAnsi" w:cstheme="minorHAnsi"/>
                <w:b/>
              </w:rPr>
              <w:t xml:space="preserve"> Water Heating Systems Information </w:t>
            </w:r>
          </w:p>
          <w:p w14:paraId="7D07FC8C" w14:textId="77777777" w:rsidR="000F1894" w:rsidRPr="00F45F0A" w:rsidDel="00237BB2" w:rsidRDefault="000F1894" w:rsidP="00DB7526">
            <w:pPr>
              <w:keepNext/>
              <w:tabs>
                <w:tab w:val="left" w:pos="2160"/>
                <w:tab w:val="left" w:pos="2700"/>
                <w:tab w:val="left" w:pos="3420"/>
                <w:tab w:val="left" w:pos="3780"/>
                <w:tab w:val="left" w:pos="5760"/>
                <w:tab w:val="left" w:pos="7212"/>
              </w:tabs>
              <w:rPr>
                <w:rFonts w:asciiTheme="minorHAnsi" w:hAnsiTheme="minorHAnsi" w:cstheme="minorHAnsi"/>
                <w:sz w:val="18"/>
              </w:rPr>
            </w:pPr>
          </w:p>
        </w:tc>
      </w:tr>
      <w:tr w:rsidR="000F1894" w:rsidRPr="00F45F0A" w14:paraId="1DC21237" w14:textId="77777777" w:rsidTr="00DB7526">
        <w:trPr>
          <w:cantSplit/>
          <w:trHeight w:val="277"/>
        </w:trPr>
        <w:tc>
          <w:tcPr>
            <w:tcW w:w="481" w:type="pct"/>
            <w:tcBorders>
              <w:top w:val="single" w:sz="4" w:space="0" w:color="auto"/>
              <w:left w:val="single" w:sz="4" w:space="0" w:color="auto"/>
              <w:bottom w:val="single" w:sz="4" w:space="0" w:color="auto"/>
              <w:right w:val="single" w:sz="4" w:space="0" w:color="auto"/>
            </w:tcBorders>
          </w:tcPr>
          <w:p w14:paraId="158A2788"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01</w:t>
            </w:r>
          </w:p>
        </w:tc>
        <w:tc>
          <w:tcPr>
            <w:tcW w:w="642" w:type="pct"/>
            <w:tcBorders>
              <w:top w:val="single" w:sz="4" w:space="0" w:color="auto"/>
              <w:left w:val="single" w:sz="4" w:space="0" w:color="auto"/>
              <w:bottom w:val="single" w:sz="4" w:space="0" w:color="auto"/>
              <w:right w:val="single" w:sz="4" w:space="0" w:color="auto"/>
            </w:tcBorders>
            <w:vAlign w:val="center"/>
          </w:tcPr>
          <w:p w14:paraId="701B46B3"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02</w:t>
            </w:r>
          </w:p>
        </w:tc>
        <w:tc>
          <w:tcPr>
            <w:tcW w:w="500" w:type="pct"/>
            <w:tcBorders>
              <w:top w:val="single" w:sz="4" w:space="0" w:color="auto"/>
              <w:left w:val="single" w:sz="4" w:space="0" w:color="auto"/>
              <w:bottom w:val="single" w:sz="4" w:space="0" w:color="auto"/>
              <w:right w:val="single" w:sz="4" w:space="0" w:color="auto"/>
            </w:tcBorders>
            <w:vAlign w:val="center"/>
          </w:tcPr>
          <w:p w14:paraId="61742701"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03</w:t>
            </w:r>
          </w:p>
        </w:tc>
        <w:tc>
          <w:tcPr>
            <w:tcW w:w="500" w:type="pct"/>
            <w:tcBorders>
              <w:top w:val="single" w:sz="4" w:space="0" w:color="auto"/>
              <w:left w:val="single" w:sz="4" w:space="0" w:color="auto"/>
              <w:bottom w:val="single" w:sz="4" w:space="0" w:color="auto"/>
              <w:right w:val="single" w:sz="4" w:space="0" w:color="auto"/>
            </w:tcBorders>
            <w:vAlign w:val="center"/>
          </w:tcPr>
          <w:p w14:paraId="40093372"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04</w:t>
            </w:r>
          </w:p>
        </w:tc>
        <w:tc>
          <w:tcPr>
            <w:tcW w:w="459" w:type="pct"/>
            <w:tcBorders>
              <w:top w:val="single" w:sz="4" w:space="0" w:color="auto"/>
              <w:left w:val="single" w:sz="4" w:space="0" w:color="auto"/>
              <w:bottom w:val="single" w:sz="4" w:space="0" w:color="auto"/>
              <w:right w:val="single" w:sz="4" w:space="0" w:color="auto"/>
            </w:tcBorders>
            <w:vAlign w:val="center"/>
          </w:tcPr>
          <w:p w14:paraId="3C076D56"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05</w:t>
            </w:r>
          </w:p>
        </w:tc>
        <w:tc>
          <w:tcPr>
            <w:tcW w:w="418" w:type="pct"/>
            <w:tcBorders>
              <w:top w:val="single" w:sz="4" w:space="0" w:color="auto"/>
              <w:left w:val="single" w:sz="4" w:space="0" w:color="auto"/>
              <w:bottom w:val="single" w:sz="4" w:space="0" w:color="auto"/>
              <w:right w:val="single" w:sz="4" w:space="0" w:color="auto"/>
            </w:tcBorders>
            <w:vAlign w:val="center"/>
          </w:tcPr>
          <w:p w14:paraId="03FA5CAE"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06</w:t>
            </w:r>
          </w:p>
        </w:tc>
        <w:tc>
          <w:tcPr>
            <w:tcW w:w="459" w:type="pct"/>
            <w:tcBorders>
              <w:top w:val="single" w:sz="4" w:space="0" w:color="auto"/>
              <w:left w:val="single" w:sz="4" w:space="0" w:color="auto"/>
              <w:bottom w:val="single" w:sz="4" w:space="0" w:color="auto"/>
              <w:right w:val="single" w:sz="4" w:space="0" w:color="auto"/>
            </w:tcBorders>
            <w:vAlign w:val="center"/>
          </w:tcPr>
          <w:p w14:paraId="36C229EC"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07</w:t>
            </w:r>
          </w:p>
        </w:tc>
        <w:tc>
          <w:tcPr>
            <w:tcW w:w="457" w:type="pct"/>
            <w:tcBorders>
              <w:top w:val="single" w:sz="4" w:space="0" w:color="auto"/>
              <w:left w:val="single" w:sz="4" w:space="0" w:color="auto"/>
              <w:bottom w:val="single" w:sz="4" w:space="0" w:color="auto"/>
              <w:right w:val="single" w:sz="4" w:space="0" w:color="auto"/>
            </w:tcBorders>
            <w:vAlign w:val="center"/>
          </w:tcPr>
          <w:p w14:paraId="51CF0ABD"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08</w:t>
            </w:r>
          </w:p>
        </w:tc>
        <w:tc>
          <w:tcPr>
            <w:tcW w:w="584" w:type="pct"/>
            <w:tcBorders>
              <w:top w:val="single" w:sz="4" w:space="0" w:color="auto"/>
              <w:left w:val="single" w:sz="4" w:space="0" w:color="auto"/>
              <w:bottom w:val="single" w:sz="4" w:space="0" w:color="auto"/>
              <w:right w:val="single" w:sz="4" w:space="0" w:color="auto"/>
            </w:tcBorders>
          </w:tcPr>
          <w:p w14:paraId="0EDBE3DB"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09</w:t>
            </w:r>
          </w:p>
        </w:tc>
        <w:tc>
          <w:tcPr>
            <w:tcW w:w="500" w:type="pct"/>
            <w:tcBorders>
              <w:top w:val="single" w:sz="4" w:space="0" w:color="auto"/>
              <w:left w:val="single" w:sz="4" w:space="0" w:color="auto"/>
              <w:bottom w:val="single" w:sz="4" w:space="0" w:color="auto"/>
              <w:right w:val="single" w:sz="4" w:space="0" w:color="auto"/>
            </w:tcBorders>
          </w:tcPr>
          <w:p w14:paraId="24C11151"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10</w:t>
            </w:r>
          </w:p>
        </w:tc>
      </w:tr>
      <w:tr w:rsidR="000F1894" w:rsidRPr="00F45F0A" w14:paraId="12A804A6" w14:textId="77777777" w:rsidTr="00DB7526">
        <w:trPr>
          <w:cantSplit/>
          <w:trHeight w:val="288"/>
        </w:trPr>
        <w:tc>
          <w:tcPr>
            <w:tcW w:w="481" w:type="pct"/>
            <w:tcBorders>
              <w:top w:val="single" w:sz="4" w:space="0" w:color="auto"/>
              <w:left w:val="single" w:sz="4" w:space="0" w:color="auto"/>
              <w:bottom w:val="single" w:sz="4" w:space="0" w:color="auto"/>
              <w:right w:val="single" w:sz="4" w:space="0" w:color="auto"/>
            </w:tcBorders>
            <w:vAlign w:val="bottom"/>
          </w:tcPr>
          <w:p w14:paraId="39418DE4"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System</w:t>
            </w:r>
            <w:r w:rsidRPr="00F45F0A">
              <w:rPr>
                <w:rFonts w:asciiTheme="minorHAnsi" w:hAnsiTheme="minorHAnsi" w:cstheme="minorHAnsi"/>
                <w:sz w:val="18"/>
              </w:rPr>
              <w:t xml:space="preserve"> Name</w:t>
            </w:r>
          </w:p>
        </w:tc>
        <w:tc>
          <w:tcPr>
            <w:tcW w:w="642" w:type="pct"/>
            <w:tcBorders>
              <w:top w:val="single" w:sz="4" w:space="0" w:color="auto"/>
              <w:left w:val="single" w:sz="4" w:space="0" w:color="auto"/>
              <w:bottom w:val="single" w:sz="4" w:space="0" w:color="auto"/>
              <w:right w:val="single" w:sz="4" w:space="0" w:color="auto"/>
            </w:tcBorders>
            <w:vAlign w:val="bottom"/>
          </w:tcPr>
          <w:p w14:paraId="22ED295D"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Manufacturer</w:t>
            </w:r>
          </w:p>
        </w:tc>
        <w:tc>
          <w:tcPr>
            <w:tcW w:w="500" w:type="pct"/>
            <w:tcBorders>
              <w:top w:val="single" w:sz="4" w:space="0" w:color="auto"/>
              <w:left w:val="single" w:sz="4" w:space="0" w:color="auto"/>
              <w:bottom w:val="single" w:sz="4" w:space="0" w:color="auto"/>
              <w:right w:val="single" w:sz="4" w:space="0" w:color="auto"/>
            </w:tcBorders>
            <w:vAlign w:val="bottom"/>
          </w:tcPr>
          <w:p w14:paraId="7F589DD6"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Brand</w:t>
            </w:r>
          </w:p>
        </w:tc>
        <w:tc>
          <w:tcPr>
            <w:tcW w:w="500" w:type="pct"/>
            <w:tcBorders>
              <w:top w:val="single" w:sz="4" w:space="0" w:color="auto"/>
              <w:left w:val="single" w:sz="4" w:space="0" w:color="auto"/>
              <w:bottom w:val="single" w:sz="4" w:space="0" w:color="auto"/>
              <w:right w:val="single" w:sz="4" w:space="0" w:color="auto"/>
            </w:tcBorders>
            <w:vAlign w:val="bottom"/>
          </w:tcPr>
          <w:p w14:paraId="05AC1EC5"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Model</w:t>
            </w:r>
          </w:p>
        </w:tc>
        <w:tc>
          <w:tcPr>
            <w:tcW w:w="459" w:type="pct"/>
            <w:tcBorders>
              <w:top w:val="single" w:sz="4" w:space="0" w:color="auto"/>
              <w:left w:val="single" w:sz="4" w:space="0" w:color="auto"/>
              <w:bottom w:val="single" w:sz="4" w:space="0" w:color="auto"/>
              <w:right w:val="single" w:sz="4" w:space="0" w:color="auto"/>
            </w:tcBorders>
            <w:vAlign w:val="bottom"/>
          </w:tcPr>
          <w:p w14:paraId="37252124"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 of Collectors</w:t>
            </w:r>
          </w:p>
        </w:tc>
        <w:tc>
          <w:tcPr>
            <w:tcW w:w="418" w:type="pct"/>
            <w:tcBorders>
              <w:top w:val="single" w:sz="4" w:space="0" w:color="auto"/>
              <w:left w:val="single" w:sz="4" w:space="0" w:color="auto"/>
              <w:bottom w:val="single" w:sz="4" w:space="0" w:color="auto"/>
              <w:right w:val="single" w:sz="4" w:space="0" w:color="auto"/>
            </w:tcBorders>
            <w:vAlign w:val="bottom"/>
          </w:tcPr>
          <w:p w14:paraId="2675370C" w14:textId="70ABA491"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Azimuth from North</w:t>
            </w:r>
          </w:p>
        </w:tc>
        <w:tc>
          <w:tcPr>
            <w:tcW w:w="459" w:type="pct"/>
            <w:tcBorders>
              <w:top w:val="single" w:sz="4" w:space="0" w:color="auto"/>
              <w:left w:val="single" w:sz="4" w:space="0" w:color="auto"/>
              <w:bottom w:val="single" w:sz="4" w:space="0" w:color="auto"/>
              <w:right w:val="single" w:sz="4" w:space="0" w:color="auto"/>
            </w:tcBorders>
            <w:vAlign w:val="bottom"/>
          </w:tcPr>
          <w:p w14:paraId="79CDA072"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Tilt from Horizontal</w:t>
            </w:r>
          </w:p>
        </w:tc>
        <w:tc>
          <w:tcPr>
            <w:tcW w:w="457" w:type="pct"/>
            <w:tcBorders>
              <w:top w:val="single" w:sz="4" w:space="0" w:color="auto"/>
              <w:left w:val="single" w:sz="4" w:space="0" w:color="auto"/>
              <w:bottom w:val="single" w:sz="4" w:space="0" w:color="auto"/>
              <w:right w:val="single" w:sz="4" w:space="0" w:color="auto"/>
            </w:tcBorders>
            <w:vAlign w:val="bottom"/>
          </w:tcPr>
          <w:p w14:paraId="6091347E"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Tank Volume (gal)</w:t>
            </w:r>
          </w:p>
        </w:tc>
        <w:tc>
          <w:tcPr>
            <w:tcW w:w="584" w:type="pct"/>
            <w:tcBorders>
              <w:top w:val="single" w:sz="4" w:space="0" w:color="auto"/>
              <w:left w:val="single" w:sz="4" w:space="0" w:color="auto"/>
              <w:bottom w:val="single" w:sz="4" w:space="0" w:color="auto"/>
              <w:right w:val="single" w:sz="4" w:space="0" w:color="auto"/>
            </w:tcBorders>
            <w:vAlign w:val="bottom"/>
          </w:tcPr>
          <w:p w14:paraId="3D97A203"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SRCC/IAPMO Number</w:t>
            </w:r>
          </w:p>
        </w:tc>
        <w:tc>
          <w:tcPr>
            <w:tcW w:w="500" w:type="pct"/>
            <w:tcBorders>
              <w:top w:val="single" w:sz="4" w:space="0" w:color="auto"/>
              <w:left w:val="single" w:sz="4" w:space="0" w:color="auto"/>
              <w:bottom w:val="single" w:sz="4" w:space="0" w:color="auto"/>
              <w:right w:val="single" w:sz="4" w:space="0" w:color="auto"/>
            </w:tcBorders>
            <w:vAlign w:val="bottom"/>
          </w:tcPr>
          <w:p w14:paraId="7D2F1791"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Solar Savings Fraction</w:t>
            </w:r>
          </w:p>
        </w:tc>
      </w:tr>
      <w:tr w:rsidR="006A748D" w:rsidRPr="00F45F0A" w14:paraId="41E8BA1C" w14:textId="77777777" w:rsidTr="006A748D">
        <w:trPr>
          <w:cantSplit/>
          <w:trHeight w:val="246"/>
        </w:trPr>
        <w:tc>
          <w:tcPr>
            <w:tcW w:w="481" w:type="pct"/>
            <w:tcBorders>
              <w:top w:val="single" w:sz="4" w:space="0" w:color="auto"/>
              <w:left w:val="single" w:sz="4" w:space="0" w:color="auto"/>
              <w:bottom w:val="single" w:sz="4" w:space="0" w:color="auto"/>
              <w:right w:val="single" w:sz="4" w:space="0" w:color="auto"/>
            </w:tcBorders>
          </w:tcPr>
          <w:p w14:paraId="52C7083B" w14:textId="0299D8D6"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30376F">
              <w:rPr>
                <w:rFonts w:asciiTheme="minorHAnsi" w:hAnsiTheme="minorHAnsi" w:cstheme="minorHAnsi"/>
                <w:sz w:val="18"/>
              </w:rPr>
              <w:t>&lt;&lt;reference value from CF1R&gt;&gt;</w:t>
            </w:r>
          </w:p>
        </w:tc>
        <w:tc>
          <w:tcPr>
            <w:tcW w:w="642" w:type="pct"/>
            <w:tcBorders>
              <w:top w:val="single" w:sz="4" w:space="0" w:color="auto"/>
              <w:left w:val="single" w:sz="4" w:space="0" w:color="auto"/>
              <w:bottom w:val="single" w:sz="4" w:space="0" w:color="auto"/>
              <w:right w:val="single" w:sz="4" w:space="0" w:color="auto"/>
            </w:tcBorders>
          </w:tcPr>
          <w:p w14:paraId="768CC11D" w14:textId="77777777"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input&gt;&gt;</w:t>
            </w:r>
          </w:p>
          <w:p w14:paraId="3893948E" w14:textId="07FACD36"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2879A8C3" w14:textId="77777777"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input&gt;&gt;</w:t>
            </w:r>
          </w:p>
          <w:p w14:paraId="10B6CC41" w14:textId="3B9F3269"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247C7DC5" w14:textId="77777777"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input&gt;&gt;</w:t>
            </w:r>
          </w:p>
          <w:p w14:paraId="4FC683B9" w14:textId="655DBCE9"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tcPr>
          <w:p w14:paraId="029AFC50" w14:textId="457058E2"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w:t>
            </w:r>
            <w:ins w:id="3" w:author="Alhabibi, Haider@Energy" w:date="2022-10-05T09:51:00Z">
              <w:r w:rsidR="00FE609F" w:rsidRPr="00FE609F">
                <w:rPr>
                  <w:rFonts w:asciiTheme="minorHAnsi" w:hAnsiTheme="minorHAnsi"/>
                </w:rPr>
                <w:t xml:space="preserve"> </w:t>
              </w:r>
              <w:r w:rsidR="00FE609F" w:rsidRPr="00FE609F">
                <w:rPr>
                  <w:rFonts w:ascii="Calibri" w:eastAsia="Calibri" w:hAnsi="Calibri" w:cs="Calibri"/>
                </w:rPr>
                <w:t xml:space="preserve">or N/A if </w:t>
              </w:r>
              <w:r w:rsidR="00FE609F" w:rsidRPr="00FE609F">
                <w:rPr>
                  <w:rFonts w:ascii="Calibri" w:eastAsia="Calibri" w:hAnsi="Calibri" w:cs="Calibri"/>
                  <w:i/>
                </w:rPr>
                <w:t>SRCC Certification Type</w:t>
              </w:r>
              <w:r w:rsidR="00FE609F" w:rsidRPr="00FE609F">
                <w:rPr>
                  <w:rFonts w:ascii="Calibri" w:eastAsia="Calibri" w:hAnsi="Calibri" w:cs="Calibri"/>
                </w:rPr>
                <w:t xml:space="preserve"> = OG-300</w:t>
              </w:r>
            </w:ins>
            <w:r>
              <w:rPr>
                <w:rFonts w:ascii="Calibri" w:eastAsia="Calibri" w:hAnsi="Calibri" w:cs="Calibri"/>
              </w:rPr>
              <w:t>&gt;&gt;</w:t>
            </w:r>
          </w:p>
          <w:p w14:paraId="0DB82D32" w14:textId="58251D85"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tcPr>
          <w:p w14:paraId="75BB62C3" w14:textId="77777777"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input&gt;&gt;</w:t>
            </w:r>
          </w:p>
          <w:p w14:paraId="6DAA9A99" w14:textId="22EA6038"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tcPr>
          <w:p w14:paraId="7F351DCF" w14:textId="77777777"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input&gt;&gt;</w:t>
            </w:r>
          </w:p>
          <w:p w14:paraId="44F9CBB4" w14:textId="147A0336"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tcPr>
          <w:p w14:paraId="66750E50" w14:textId="715992D8"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w:t>
            </w:r>
            <w:ins w:id="4" w:author="Alhabibi, Haider@Energy" w:date="2022-10-05T09:51:00Z">
              <w:r w:rsidR="00FE609F" w:rsidRPr="00FE609F">
                <w:rPr>
                  <w:rFonts w:asciiTheme="minorHAnsi" w:hAnsiTheme="minorHAnsi"/>
                </w:rPr>
                <w:t xml:space="preserve"> </w:t>
              </w:r>
              <w:r w:rsidR="00FE609F" w:rsidRPr="00FE609F">
                <w:rPr>
                  <w:rFonts w:ascii="Calibri" w:eastAsia="Calibri" w:hAnsi="Calibri" w:cs="Calibri"/>
                </w:rPr>
                <w:t xml:space="preserve">or N/A if </w:t>
              </w:r>
              <w:r w:rsidR="00FE609F" w:rsidRPr="00FE609F">
                <w:rPr>
                  <w:rFonts w:ascii="Calibri" w:eastAsia="Calibri" w:hAnsi="Calibri" w:cs="Calibri"/>
                  <w:i/>
                </w:rPr>
                <w:t>SRCC Certification Type</w:t>
              </w:r>
              <w:r w:rsidR="00FE609F" w:rsidRPr="00FE609F">
                <w:rPr>
                  <w:rFonts w:ascii="Calibri" w:eastAsia="Calibri" w:hAnsi="Calibri" w:cs="Calibri"/>
                </w:rPr>
                <w:t xml:space="preserve"> = OG-300</w:t>
              </w:r>
            </w:ins>
            <w:r>
              <w:rPr>
                <w:rFonts w:ascii="Calibri" w:eastAsia="Calibri" w:hAnsi="Calibri" w:cs="Calibri"/>
              </w:rPr>
              <w:t>&gt;&gt;</w:t>
            </w:r>
          </w:p>
          <w:p w14:paraId="3E08966D" w14:textId="27D9F14E"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411F186E" w14:textId="77777777"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input&gt;&gt;</w:t>
            </w:r>
          </w:p>
          <w:p w14:paraId="6A7FABDC" w14:textId="6F0B0A23"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3EF11613" w14:textId="3AA1B897"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745571">
              <w:rPr>
                <w:rFonts w:asciiTheme="minorHAnsi" w:hAnsiTheme="minorHAnsi" w:cstheme="minorHAnsi"/>
                <w:sz w:val="18"/>
              </w:rPr>
              <w:t>&lt;&lt;reference value from CF1R&gt;&gt;</w:t>
            </w:r>
          </w:p>
        </w:tc>
      </w:tr>
      <w:tr w:rsidR="000F1894" w:rsidRPr="00F45F0A" w14:paraId="41088C69" w14:textId="77777777" w:rsidTr="00DB7526">
        <w:trPr>
          <w:cantSplit/>
          <w:trHeight w:val="255"/>
        </w:trPr>
        <w:tc>
          <w:tcPr>
            <w:tcW w:w="481" w:type="pct"/>
            <w:tcBorders>
              <w:top w:val="single" w:sz="4" w:space="0" w:color="auto"/>
              <w:left w:val="single" w:sz="4" w:space="0" w:color="auto"/>
              <w:bottom w:val="single" w:sz="4" w:space="0" w:color="auto"/>
              <w:right w:val="single" w:sz="4" w:space="0" w:color="auto"/>
            </w:tcBorders>
          </w:tcPr>
          <w:p w14:paraId="18388A88"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4C274C63"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1AAA48A9"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11B234F1"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7CA5C834"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7EFE7E1B"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0438BE89"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0FF23077"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5939FC87"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2099A2D5"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r>
    </w:tbl>
    <w:p w14:paraId="0A7EE1CC" w14:textId="77777777" w:rsidR="000F1894" w:rsidRDefault="000F1894" w:rsidP="008B7849">
      <w:pPr>
        <w:rPr>
          <w:rFonts w:asciiTheme="minorHAnsi" w:hAnsiTheme="minorHAnsi"/>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8"/>
        <w:gridCol w:w="1385"/>
        <w:gridCol w:w="1079"/>
        <w:gridCol w:w="1079"/>
        <w:gridCol w:w="991"/>
        <w:gridCol w:w="902"/>
        <w:gridCol w:w="991"/>
        <w:gridCol w:w="986"/>
        <w:gridCol w:w="1260"/>
        <w:gridCol w:w="1079"/>
      </w:tblGrid>
      <w:tr w:rsidR="000F1894" w:rsidRPr="00F45F0A" w14:paraId="1ED161FD" w14:textId="77777777" w:rsidTr="46A6D8D2">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443EAC1B" w14:textId="77777777" w:rsidR="000F1894" w:rsidRPr="00F45F0A" w:rsidRDefault="000F1894" w:rsidP="00DB7526">
            <w:pPr>
              <w:keepNext/>
              <w:tabs>
                <w:tab w:val="left" w:pos="2160"/>
                <w:tab w:val="left" w:pos="2700"/>
                <w:tab w:val="left" w:pos="3420"/>
                <w:tab w:val="left" w:pos="3780"/>
                <w:tab w:val="left" w:pos="5760"/>
                <w:tab w:val="left" w:pos="7212"/>
              </w:tabs>
              <w:rPr>
                <w:rFonts w:asciiTheme="minorHAnsi" w:eastAsia="Calibri" w:hAnsiTheme="minorHAnsi" w:cstheme="minorHAnsi"/>
                <w:b/>
              </w:rPr>
            </w:pPr>
            <w:r>
              <w:rPr>
                <w:rFonts w:asciiTheme="minorHAnsi" w:eastAsia="Calibri" w:hAnsiTheme="minorHAnsi" w:cstheme="minorHAnsi"/>
                <w:b/>
              </w:rPr>
              <w:t>B</w:t>
            </w:r>
            <w:r w:rsidRPr="00F45F0A">
              <w:rPr>
                <w:rFonts w:asciiTheme="minorHAnsi" w:eastAsia="Calibri" w:hAnsiTheme="minorHAnsi" w:cstheme="minorHAnsi"/>
                <w:b/>
              </w:rPr>
              <w:t xml:space="preserve">. </w:t>
            </w:r>
            <w:r>
              <w:rPr>
                <w:rFonts w:asciiTheme="minorHAnsi" w:eastAsia="Calibri" w:hAnsiTheme="minorHAnsi" w:cstheme="minorHAnsi"/>
                <w:b/>
              </w:rPr>
              <w:t>Installed</w:t>
            </w:r>
            <w:r w:rsidRPr="00F45F0A">
              <w:rPr>
                <w:rFonts w:asciiTheme="minorHAnsi" w:eastAsia="Calibri" w:hAnsiTheme="minorHAnsi" w:cstheme="minorHAnsi"/>
                <w:b/>
              </w:rPr>
              <w:t xml:space="preserve"> </w:t>
            </w:r>
            <w:r>
              <w:rPr>
                <w:rFonts w:asciiTheme="minorHAnsi" w:eastAsia="Calibri" w:hAnsiTheme="minorHAnsi" w:cstheme="minorHAnsi"/>
                <w:b/>
              </w:rPr>
              <w:t>Solar</w:t>
            </w:r>
            <w:r w:rsidRPr="00F45F0A">
              <w:rPr>
                <w:rFonts w:asciiTheme="minorHAnsi" w:eastAsia="Calibri" w:hAnsiTheme="minorHAnsi" w:cstheme="minorHAnsi"/>
                <w:b/>
              </w:rPr>
              <w:t xml:space="preserve"> Water Heating Systems Information </w:t>
            </w:r>
          </w:p>
          <w:p w14:paraId="335D56A2" w14:textId="77777777" w:rsidR="000F1894" w:rsidRPr="00F45F0A" w:rsidDel="00237BB2" w:rsidRDefault="000F1894" w:rsidP="00DB7526">
            <w:pPr>
              <w:keepNext/>
              <w:tabs>
                <w:tab w:val="left" w:pos="2160"/>
                <w:tab w:val="left" w:pos="2700"/>
                <w:tab w:val="left" w:pos="3420"/>
                <w:tab w:val="left" w:pos="3780"/>
                <w:tab w:val="left" w:pos="5760"/>
                <w:tab w:val="left" w:pos="7212"/>
              </w:tabs>
              <w:rPr>
                <w:rFonts w:asciiTheme="minorHAnsi" w:hAnsiTheme="minorHAnsi" w:cstheme="minorHAnsi"/>
                <w:sz w:val="18"/>
              </w:rPr>
            </w:pPr>
          </w:p>
        </w:tc>
      </w:tr>
      <w:tr w:rsidR="000F1894" w:rsidRPr="00F45F0A" w14:paraId="7E7B92F3" w14:textId="77777777" w:rsidTr="46A6D8D2">
        <w:trPr>
          <w:cantSplit/>
          <w:trHeight w:val="277"/>
        </w:trPr>
        <w:tc>
          <w:tcPr>
            <w:tcW w:w="481" w:type="pct"/>
            <w:tcBorders>
              <w:top w:val="single" w:sz="4" w:space="0" w:color="auto"/>
              <w:left w:val="single" w:sz="4" w:space="0" w:color="auto"/>
              <w:bottom w:val="single" w:sz="4" w:space="0" w:color="auto"/>
              <w:right w:val="single" w:sz="4" w:space="0" w:color="auto"/>
            </w:tcBorders>
          </w:tcPr>
          <w:p w14:paraId="61A8F848"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01</w:t>
            </w:r>
          </w:p>
        </w:tc>
        <w:tc>
          <w:tcPr>
            <w:tcW w:w="642" w:type="pct"/>
            <w:tcBorders>
              <w:top w:val="single" w:sz="4" w:space="0" w:color="auto"/>
              <w:left w:val="single" w:sz="4" w:space="0" w:color="auto"/>
              <w:bottom w:val="single" w:sz="4" w:space="0" w:color="auto"/>
              <w:right w:val="single" w:sz="4" w:space="0" w:color="auto"/>
            </w:tcBorders>
            <w:vAlign w:val="center"/>
          </w:tcPr>
          <w:p w14:paraId="2A49C60A"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02</w:t>
            </w:r>
          </w:p>
        </w:tc>
        <w:tc>
          <w:tcPr>
            <w:tcW w:w="500" w:type="pct"/>
            <w:tcBorders>
              <w:top w:val="single" w:sz="4" w:space="0" w:color="auto"/>
              <w:left w:val="single" w:sz="4" w:space="0" w:color="auto"/>
              <w:bottom w:val="single" w:sz="4" w:space="0" w:color="auto"/>
              <w:right w:val="single" w:sz="4" w:space="0" w:color="auto"/>
            </w:tcBorders>
            <w:vAlign w:val="center"/>
          </w:tcPr>
          <w:p w14:paraId="6B3F25FA"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03</w:t>
            </w:r>
          </w:p>
        </w:tc>
        <w:tc>
          <w:tcPr>
            <w:tcW w:w="500" w:type="pct"/>
            <w:tcBorders>
              <w:top w:val="single" w:sz="4" w:space="0" w:color="auto"/>
              <w:left w:val="single" w:sz="4" w:space="0" w:color="auto"/>
              <w:bottom w:val="single" w:sz="4" w:space="0" w:color="auto"/>
              <w:right w:val="single" w:sz="4" w:space="0" w:color="auto"/>
            </w:tcBorders>
            <w:vAlign w:val="center"/>
          </w:tcPr>
          <w:p w14:paraId="70A0D86F"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04</w:t>
            </w:r>
          </w:p>
        </w:tc>
        <w:tc>
          <w:tcPr>
            <w:tcW w:w="459" w:type="pct"/>
            <w:tcBorders>
              <w:top w:val="single" w:sz="4" w:space="0" w:color="auto"/>
              <w:left w:val="single" w:sz="4" w:space="0" w:color="auto"/>
              <w:bottom w:val="single" w:sz="4" w:space="0" w:color="auto"/>
              <w:right w:val="single" w:sz="4" w:space="0" w:color="auto"/>
            </w:tcBorders>
            <w:vAlign w:val="center"/>
          </w:tcPr>
          <w:p w14:paraId="659C1AD3"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05</w:t>
            </w:r>
          </w:p>
        </w:tc>
        <w:tc>
          <w:tcPr>
            <w:tcW w:w="418" w:type="pct"/>
            <w:tcBorders>
              <w:top w:val="single" w:sz="4" w:space="0" w:color="auto"/>
              <w:left w:val="single" w:sz="4" w:space="0" w:color="auto"/>
              <w:bottom w:val="single" w:sz="4" w:space="0" w:color="auto"/>
              <w:right w:val="single" w:sz="4" w:space="0" w:color="auto"/>
            </w:tcBorders>
            <w:vAlign w:val="center"/>
          </w:tcPr>
          <w:p w14:paraId="30BDFE46"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06</w:t>
            </w:r>
          </w:p>
        </w:tc>
        <w:tc>
          <w:tcPr>
            <w:tcW w:w="459" w:type="pct"/>
            <w:tcBorders>
              <w:top w:val="single" w:sz="4" w:space="0" w:color="auto"/>
              <w:left w:val="single" w:sz="4" w:space="0" w:color="auto"/>
              <w:bottom w:val="single" w:sz="4" w:space="0" w:color="auto"/>
              <w:right w:val="single" w:sz="4" w:space="0" w:color="auto"/>
            </w:tcBorders>
            <w:vAlign w:val="center"/>
          </w:tcPr>
          <w:p w14:paraId="03D0934F"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07</w:t>
            </w:r>
          </w:p>
        </w:tc>
        <w:tc>
          <w:tcPr>
            <w:tcW w:w="457" w:type="pct"/>
            <w:tcBorders>
              <w:top w:val="single" w:sz="4" w:space="0" w:color="auto"/>
              <w:left w:val="single" w:sz="4" w:space="0" w:color="auto"/>
              <w:bottom w:val="single" w:sz="4" w:space="0" w:color="auto"/>
              <w:right w:val="single" w:sz="4" w:space="0" w:color="auto"/>
            </w:tcBorders>
            <w:vAlign w:val="center"/>
          </w:tcPr>
          <w:p w14:paraId="73AFE2F0"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08</w:t>
            </w:r>
          </w:p>
        </w:tc>
        <w:tc>
          <w:tcPr>
            <w:tcW w:w="584" w:type="pct"/>
            <w:tcBorders>
              <w:top w:val="single" w:sz="4" w:space="0" w:color="auto"/>
              <w:left w:val="single" w:sz="4" w:space="0" w:color="auto"/>
              <w:bottom w:val="single" w:sz="4" w:space="0" w:color="auto"/>
              <w:right w:val="single" w:sz="4" w:space="0" w:color="auto"/>
            </w:tcBorders>
          </w:tcPr>
          <w:p w14:paraId="3DA1F598"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09</w:t>
            </w:r>
          </w:p>
        </w:tc>
        <w:tc>
          <w:tcPr>
            <w:tcW w:w="500" w:type="pct"/>
            <w:tcBorders>
              <w:top w:val="single" w:sz="4" w:space="0" w:color="auto"/>
              <w:left w:val="single" w:sz="4" w:space="0" w:color="auto"/>
              <w:bottom w:val="single" w:sz="4" w:space="0" w:color="auto"/>
              <w:right w:val="single" w:sz="4" w:space="0" w:color="auto"/>
            </w:tcBorders>
          </w:tcPr>
          <w:p w14:paraId="09578AFC"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10</w:t>
            </w:r>
          </w:p>
        </w:tc>
      </w:tr>
      <w:tr w:rsidR="000F1894" w:rsidRPr="00F45F0A" w14:paraId="461594D0" w14:textId="77777777" w:rsidTr="46A6D8D2">
        <w:trPr>
          <w:cantSplit/>
          <w:trHeight w:val="288"/>
        </w:trPr>
        <w:tc>
          <w:tcPr>
            <w:tcW w:w="481" w:type="pct"/>
            <w:tcBorders>
              <w:top w:val="single" w:sz="4" w:space="0" w:color="auto"/>
              <w:left w:val="single" w:sz="4" w:space="0" w:color="auto"/>
              <w:bottom w:val="single" w:sz="4" w:space="0" w:color="auto"/>
              <w:right w:val="single" w:sz="4" w:space="0" w:color="auto"/>
            </w:tcBorders>
            <w:vAlign w:val="bottom"/>
          </w:tcPr>
          <w:p w14:paraId="65C17753"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System</w:t>
            </w:r>
            <w:r w:rsidRPr="00F45F0A">
              <w:rPr>
                <w:rFonts w:asciiTheme="minorHAnsi" w:hAnsiTheme="minorHAnsi" w:cstheme="minorHAnsi"/>
                <w:sz w:val="18"/>
              </w:rPr>
              <w:t xml:space="preserve"> Name</w:t>
            </w:r>
          </w:p>
        </w:tc>
        <w:tc>
          <w:tcPr>
            <w:tcW w:w="642" w:type="pct"/>
            <w:tcBorders>
              <w:top w:val="single" w:sz="4" w:space="0" w:color="auto"/>
              <w:left w:val="single" w:sz="4" w:space="0" w:color="auto"/>
              <w:bottom w:val="single" w:sz="4" w:space="0" w:color="auto"/>
              <w:right w:val="single" w:sz="4" w:space="0" w:color="auto"/>
            </w:tcBorders>
            <w:vAlign w:val="bottom"/>
          </w:tcPr>
          <w:p w14:paraId="4A0B9F84"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Manufacturer</w:t>
            </w:r>
          </w:p>
        </w:tc>
        <w:tc>
          <w:tcPr>
            <w:tcW w:w="500" w:type="pct"/>
            <w:tcBorders>
              <w:top w:val="single" w:sz="4" w:space="0" w:color="auto"/>
              <w:left w:val="single" w:sz="4" w:space="0" w:color="auto"/>
              <w:bottom w:val="single" w:sz="4" w:space="0" w:color="auto"/>
              <w:right w:val="single" w:sz="4" w:space="0" w:color="auto"/>
            </w:tcBorders>
            <w:vAlign w:val="bottom"/>
          </w:tcPr>
          <w:p w14:paraId="3AF3682A"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Brand</w:t>
            </w:r>
          </w:p>
        </w:tc>
        <w:tc>
          <w:tcPr>
            <w:tcW w:w="500" w:type="pct"/>
            <w:tcBorders>
              <w:top w:val="single" w:sz="4" w:space="0" w:color="auto"/>
              <w:left w:val="single" w:sz="4" w:space="0" w:color="auto"/>
              <w:bottom w:val="single" w:sz="4" w:space="0" w:color="auto"/>
              <w:right w:val="single" w:sz="4" w:space="0" w:color="auto"/>
            </w:tcBorders>
            <w:vAlign w:val="bottom"/>
          </w:tcPr>
          <w:p w14:paraId="26EFEB9A"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Model</w:t>
            </w:r>
          </w:p>
        </w:tc>
        <w:tc>
          <w:tcPr>
            <w:tcW w:w="459" w:type="pct"/>
            <w:tcBorders>
              <w:top w:val="single" w:sz="4" w:space="0" w:color="auto"/>
              <w:left w:val="single" w:sz="4" w:space="0" w:color="auto"/>
              <w:bottom w:val="single" w:sz="4" w:space="0" w:color="auto"/>
              <w:right w:val="single" w:sz="4" w:space="0" w:color="auto"/>
            </w:tcBorders>
            <w:vAlign w:val="bottom"/>
          </w:tcPr>
          <w:p w14:paraId="5D2E2C57"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 of Collectors</w:t>
            </w:r>
          </w:p>
        </w:tc>
        <w:tc>
          <w:tcPr>
            <w:tcW w:w="418" w:type="pct"/>
            <w:tcBorders>
              <w:top w:val="single" w:sz="4" w:space="0" w:color="auto"/>
              <w:left w:val="single" w:sz="4" w:space="0" w:color="auto"/>
              <w:bottom w:val="single" w:sz="4" w:space="0" w:color="auto"/>
              <w:right w:val="single" w:sz="4" w:space="0" w:color="auto"/>
            </w:tcBorders>
            <w:vAlign w:val="bottom"/>
          </w:tcPr>
          <w:p w14:paraId="4F67E4B0" w14:textId="7BCA747E"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Azimuth from North</w:t>
            </w:r>
          </w:p>
        </w:tc>
        <w:tc>
          <w:tcPr>
            <w:tcW w:w="459" w:type="pct"/>
            <w:tcBorders>
              <w:top w:val="single" w:sz="4" w:space="0" w:color="auto"/>
              <w:left w:val="single" w:sz="4" w:space="0" w:color="auto"/>
              <w:bottom w:val="single" w:sz="4" w:space="0" w:color="auto"/>
              <w:right w:val="single" w:sz="4" w:space="0" w:color="auto"/>
            </w:tcBorders>
            <w:vAlign w:val="bottom"/>
          </w:tcPr>
          <w:p w14:paraId="5FBD2108"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Tilt from Horizontal</w:t>
            </w:r>
          </w:p>
        </w:tc>
        <w:tc>
          <w:tcPr>
            <w:tcW w:w="457" w:type="pct"/>
            <w:tcBorders>
              <w:top w:val="single" w:sz="4" w:space="0" w:color="auto"/>
              <w:left w:val="single" w:sz="4" w:space="0" w:color="auto"/>
              <w:bottom w:val="single" w:sz="4" w:space="0" w:color="auto"/>
              <w:right w:val="single" w:sz="4" w:space="0" w:color="auto"/>
            </w:tcBorders>
            <w:vAlign w:val="bottom"/>
          </w:tcPr>
          <w:p w14:paraId="75A91BBA"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Tank Volume (gal)</w:t>
            </w:r>
          </w:p>
        </w:tc>
        <w:tc>
          <w:tcPr>
            <w:tcW w:w="584" w:type="pct"/>
            <w:tcBorders>
              <w:top w:val="single" w:sz="4" w:space="0" w:color="auto"/>
              <w:left w:val="single" w:sz="4" w:space="0" w:color="auto"/>
              <w:bottom w:val="single" w:sz="4" w:space="0" w:color="auto"/>
              <w:right w:val="single" w:sz="4" w:space="0" w:color="auto"/>
            </w:tcBorders>
            <w:vAlign w:val="bottom"/>
          </w:tcPr>
          <w:p w14:paraId="73999704"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SRCC/IAPMO Number</w:t>
            </w:r>
          </w:p>
        </w:tc>
        <w:tc>
          <w:tcPr>
            <w:tcW w:w="500" w:type="pct"/>
            <w:tcBorders>
              <w:top w:val="single" w:sz="4" w:space="0" w:color="auto"/>
              <w:left w:val="single" w:sz="4" w:space="0" w:color="auto"/>
              <w:bottom w:val="single" w:sz="4" w:space="0" w:color="auto"/>
              <w:right w:val="single" w:sz="4" w:space="0" w:color="auto"/>
            </w:tcBorders>
            <w:vAlign w:val="bottom"/>
          </w:tcPr>
          <w:p w14:paraId="66437CBF"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Solar Savings Fraction</w:t>
            </w:r>
          </w:p>
        </w:tc>
      </w:tr>
      <w:tr w:rsidR="000F1894" w:rsidRPr="00F45F0A" w14:paraId="1380D4BA" w14:textId="77777777" w:rsidTr="46A6D8D2">
        <w:trPr>
          <w:cantSplit/>
          <w:trHeight w:val="246"/>
        </w:trPr>
        <w:tc>
          <w:tcPr>
            <w:tcW w:w="481" w:type="pct"/>
            <w:tcBorders>
              <w:top w:val="single" w:sz="4" w:space="0" w:color="auto"/>
              <w:left w:val="single" w:sz="4" w:space="0" w:color="auto"/>
              <w:bottom w:val="single" w:sz="4" w:space="0" w:color="auto"/>
              <w:right w:val="single" w:sz="4" w:space="0" w:color="auto"/>
            </w:tcBorders>
          </w:tcPr>
          <w:p w14:paraId="44FAB8D8" w14:textId="0EEE20B0" w:rsidR="000F1894" w:rsidRPr="00F45F0A" w:rsidRDefault="006A748D"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30376F">
              <w:rPr>
                <w:rFonts w:asciiTheme="minorHAnsi" w:hAnsiTheme="minorHAnsi" w:cstheme="minorHAnsi"/>
                <w:sz w:val="18"/>
              </w:rPr>
              <w:t xml:space="preserve">&lt;&lt;reference value from </w:t>
            </w:r>
            <w:r>
              <w:rPr>
                <w:rFonts w:asciiTheme="minorHAnsi" w:hAnsiTheme="minorHAnsi" w:cstheme="minorHAnsi"/>
                <w:sz w:val="18"/>
              </w:rPr>
              <w:t>A01</w:t>
            </w:r>
            <w:r w:rsidRPr="0030376F">
              <w:rPr>
                <w:rFonts w:asciiTheme="minorHAnsi" w:hAnsiTheme="minorHAnsi" w:cstheme="minorHAnsi"/>
                <w:sz w:val="18"/>
              </w:rPr>
              <w:t>&gt;&gt;</w:t>
            </w:r>
          </w:p>
        </w:tc>
        <w:tc>
          <w:tcPr>
            <w:tcW w:w="642" w:type="pct"/>
            <w:tcBorders>
              <w:top w:val="single" w:sz="4" w:space="0" w:color="auto"/>
              <w:left w:val="single" w:sz="4" w:space="0" w:color="auto"/>
              <w:bottom w:val="single" w:sz="4" w:space="0" w:color="auto"/>
              <w:right w:val="single" w:sz="4" w:space="0" w:color="auto"/>
            </w:tcBorders>
            <w:vAlign w:val="center"/>
          </w:tcPr>
          <w:p w14:paraId="619202AB" w14:textId="6D5CFF3A" w:rsidR="000F1894" w:rsidRPr="00F45F0A" w:rsidRDefault="00616F72" w:rsidP="3DF5E48E">
            <w:pPr>
              <w:keepNext/>
              <w:tabs>
                <w:tab w:val="left" w:pos="2160"/>
                <w:tab w:val="left" w:pos="2700"/>
                <w:tab w:val="left" w:pos="3420"/>
                <w:tab w:val="left" w:pos="3780"/>
                <w:tab w:val="left" w:pos="5760"/>
                <w:tab w:val="left" w:pos="7212"/>
              </w:tabs>
              <w:jc w:val="center"/>
              <w:rPr>
                <w:rFonts w:asciiTheme="minorHAnsi" w:hAnsiTheme="minorHAnsi" w:cstheme="minorBidi"/>
              </w:rPr>
            </w:pPr>
            <w:r w:rsidRPr="3DF5E48E">
              <w:rPr>
                <w:rFonts w:asciiTheme="minorHAnsi" w:hAnsiTheme="minorHAnsi" w:cstheme="minorBidi"/>
                <w:sz w:val="18"/>
                <w:szCs w:val="18"/>
              </w:rPr>
              <w:t>&lt;&lt; user input; else reference value from A0</w:t>
            </w:r>
            <w:r w:rsidR="00C66E8A" w:rsidRPr="3DF5E48E">
              <w:rPr>
                <w:rFonts w:asciiTheme="minorHAnsi" w:hAnsiTheme="minorHAnsi" w:cstheme="minorBidi"/>
                <w:sz w:val="18"/>
                <w:szCs w:val="18"/>
              </w:rPr>
              <w:t>2</w:t>
            </w:r>
          </w:p>
        </w:tc>
        <w:tc>
          <w:tcPr>
            <w:tcW w:w="500" w:type="pct"/>
            <w:tcBorders>
              <w:top w:val="single" w:sz="4" w:space="0" w:color="auto"/>
              <w:left w:val="single" w:sz="4" w:space="0" w:color="auto"/>
              <w:bottom w:val="single" w:sz="4" w:space="0" w:color="auto"/>
              <w:right w:val="single" w:sz="4" w:space="0" w:color="auto"/>
            </w:tcBorders>
            <w:vAlign w:val="center"/>
          </w:tcPr>
          <w:p w14:paraId="397D4FE9" w14:textId="7182F361" w:rsidR="000F1894" w:rsidRPr="00175C86" w:rsidRDefault="00175C86" w:rsidP="3DF5E48E">
            <w:pPr>
              <w:keepNext/>
              <w:tabs>
                <w:tab w:val="left" w:pos="2160"/>
                <w:tab w:val="left" w:pos="2700"/>
                <w:tab w:val="left" w:pos="3420"/>
                <w:tab w:val="left" w:pos="3780"/>
                <w:tab w:val="left" w:pos="5760"/>
                <w:tab w:val="left" w:pos="7212"/>
              </w:tabs>
              <w:jc w:val="center"/>
              <w:rPr>
                <w:rFonts w:asciiTheme="minorHAnsi" w:hAnsiTheme="minorHAnsi" w:cstheme="minorBidi"/>
                <w:sz w:val="18"/>
                <w:szCs w:val="18"/>
              </w:rPr>
            </w:pPr>
            <w:r w:rsidRPr="3DF5E48E">
              <w:rPr>
                <w:rFonts w:asciiTheme="minorHAnsi" w:hAnsiTheme="minorHAnsi" w:cstheme="minorBidi"/>
                <w:sz w:val="18"/>
                <w:szCs w:val="18"/>
              </w:rPr>
              <w:t>&lt;&lt;user input; else reference value from A03</w:t>
            </w:r>
          </w:p>
        </w:tc>
        <w:tc>
          <w:tcPr>
            <w:tcW w:w="500" w:type="pct"/>
            <w:tcBorders>
              <w:top w:val="single" w:sz="4" w:space="0" w:color="auto"/>
              <w:left w:val="single" w:sz="4" w:space="0" w:color="auto"/>
              <w:bottom w:val="single" w:sz="4" w:space="0" w:color="auto"/>
              <w:right w:val="single" w:sz="4" w:space="0" w:color="auto"/>
            </w:tcBorders>
            <w:vAlign w:val="center"/>
          </w:tcPr>
          <w:p w14:paraId="176F65CE" w14:textId="47BFBBAF" w:rsidR="000F1894" w:rsidRPr="00F45F0A" w:rsidRDefault="00175C86" w:rsidP="3DF5E48E">
            <w:pPr>
              <w:keepNext/>
              <w:tabs>
                <w:tab w:val="left" w:pos="2160"/>
                <w:tab w:val="left" w:pos="2700"/>
                <w:tab w:val="left" w:pos="3420"/>
                <w:tab w:val="left" w:pos="3780"/>
                <w:tab w:val="left" w:pos="5760"/>
                <w:tab w:val="left" w:pos="7212"/>
              </w:tabs>
              <w:jc w:val="center"/>
              <w:rPr>
                <w:rFonts w:asciiTheme="minorHAnsi" w:hAnsiTheme="minorHAnsi" w:cstheme="minorBidi"/>
              </w:rPr>
            </w:pPr>
            <w:r w:rsidRPr="3DF5E48E">
              <w:rPr>
                <w:rFonts w:asciiTheme="minorHAnsi" w:hAnsiTheme="minorHAnsi" w:cstheme="minorBidi"/>
                <w:sz w:val="18"/>
                <w:szCs w:val="18"/>
              </w:rPr>
              <w:t>&lt;&lt; user input; else reference value from A0</w:t>
            </w:r>
            <w:r w:rsidR="008D68F8" w:rsidRPr="3DF5E48E">
              <w:rPr>
                <w:rFonts w:asciiTheme="minorHAnsi" w:hAnsiTheme="minorHAnsi" w:cstheme="minorBidi"/>
                <w:sz w:val="18"/>
                <w:szCs w:val="18"/>
              </w:rPr>
              <w:t>4</w:t>
            </w:r>
          </w:p>
        </w:tc>
        <w:tc>
          <w:tcPr>
            <w:tcW w:w="459" w:type="pct"/>
            <w:tcBorders>
              <w:top w:val="single" w:sz="4" w:space="0" w:color="auto"/>
              <w:left w:val="single" w:sz="4" w:space="0" w:color="auto"/>
              <w:bottom w:val="single" w:sz="4" w:space="0" w:color="auto"/>
              <w:right w:val="single" w:sz="4" w:space="0" w:color="auto"/>
            </w:tcBorders>
            <w:vAlign w:val="center"/>
          </w:tcPr>
          <w:p w14:paraId="27A1403E" w14:textId="219014B3" w:rsidR="000F1894" w:rsidRPr="00F45F0A" w:rsidRDefault="00175C86" w:rsidP="46A6D8D2">
            <w:pPr>
              <w:keepNext/>
              <w:tabs>
                <w:tab w:val="left" w:pos="2160"/>
                <w:tab w:val="left" w:pos="2700"/>
                <w:tab w:val="left" w:pos="3420"/>
                <w:tab w:val="left" w:pos="3780"/>
                <w:tab w:val="left" w:pos="5760"/>
                <w:tab w:val="left" w:pos="7212"/>
              </w:tabs>
              <w:jc w:val="center"/>
              <w:rPr>
                <w:rFonts w:asciiTheme="minorHAnsi" w:hAnsiTheme="minorHAnsi" w:cstheme="minorBidi"/>
              </w:rPr>
            </w:pPr>
            <w:r w:rsidRPr="46A6D8D2">
              <w:rPr>
                <w:rFonts w:asciiTheme="minorHAnsi" w:hAnsiTheme="minorHAnsi" w:cstheme="minorBidi"/>
                <w:sz w:val="18"/>
                <w:szCs w:val="18"/>
              </w:rPr>
              <w:t>&lt;&lt;user input; else reference value from A0</w:t>
            </w:r>
            <w:r w:rsidR="00E020AC" w:rsidRPr="46A6D8D2">
              <w:rPr>
                <w:rFonts w:asciiTheme="minorHAnsi" w:hAnsiTheme="minorHAnsi" w:cstheme="minorBidi"/>
                <w:sz w:val="18"/>
                <w:szCs w:val="18"/>
              </w:rPr>
              <w:t>5</w:t>
            </w:r>
          </w:p>
        </w:tc>
        <w:tc>
          <w:tcPr>
            <w:tcW w:w="418" w:type="pct"/>
            <w:tcBorders>
              <w:top w:val="single" w:sz="4" w:space="0" w:color="auto"/>
              <w:left w:val="single" w:sz="4" w:space="0" w:color="auto"/>
              <w:bottom w:val="single" w:sz="4" w:space="0" w:color="auto"/>
              <w:right w:val="single" w:sz="4" w:space="0" w:color="auto"/>
            </w:tcBorders>
            <w:vAlign w:val="center"/>
          </w:tcPr>
          <w:p w14:paraId="702A4B09" w14:textId="2F76CEA0" w:rsidR="000F1894" w:rsidRPr="00F45F0A" w:rsidRDefault="009E7687" w:rsidP="46A6D8D2">
            <w:pPr>
              <w:keepNext/>
              <w:tabs>
                <w:tab w:val="left" w:pos="2160"/>
                <w:tab w:val="left" w:pos="2700"/>
                <w:tab w:val="left" w:pos="3420"/>
                <w:tab w:val="left" w:pos="3780"/>
                <w:tab w:val="left" w:pos="5760"/>
                <w:tab w:val="left" w:pos="7212"/>
              </w:tabs>
              <w:jc w:val="center"/>
              <w:rPr>
                <w:rFonts w:asciiTheme="minorHAnsi" w:hAnsiTheme="minorHAnsi" w:cstheme="minorBidi"/>
              </w:rPr>
            </w:pPr>
            <w:r w:rsidRPr="46A6D8D2">
              <w:rPr>
                <w:rFonts w:asciiTheme="minorHAnsi" w:hAnsiTheme="minorHAnsi" w:cstheme="minorBidi"/>
                <w:sz w:val="18"/>
                <w:szCs w:val="18"/>
              </w:rPr>
              <w:t>&lt;&lt; user input</w:t>
            </w:r>
            <w:r w:rsidR="000B1E0E" w:rsidRPr="46A6D8D2">
              <w:rPr>
                <w:rFonts w:asciiTheme="minorHAnsi" w:hAnsiTheme="minorHAnsi" w:cstheme="minorBidi"/>
                <w:sz w:val="18"/>
                <w:szCs w:val="18"/>
              </w:rPr>
              <w:t xml:space="preserve"> </w:t>
            </w:r>
            <w:r w:rsidR="00DF04DA" w:rsidRPr="46A6D8D2">
              <w:rPr>
                <w:rFonts w:asciiTheme="minorHAnsi" w:hAnsiTheme="minorHAnsi" w:cstheme="minorBidi"/>
                <w:sz w:val="18"/>
                <w:szCs w:val="18"/>
              </w:rPr>
              <w:t>145</w:t>
            </w:r>
            <w:r w:rsidR="000B1E0E" w:rsidRPr="46A6D8D2">
              <w:rPr>
                <w:rFonts w:asciiTheme="minorHAnsi" w:hAnsiTheme="minorHAnsi" w:cstheme="minorBidi"/>
                <w:sz w:val="18"/>
                <w:szCs w:val="18"/>
              </w:rPr>
              <w:t>≤B06≤</w:t>
            </w:r>
            <w:r w:rsidR="000478A3" w:rsidRPr="46A6D8D2">
              <w:rPr>
                <w:rFonts w:asciiTheme="minorHAnsi" w:hAnsiTheme="minorHAnsi" w:cstheme="minorBidi"/>
                <w:sz w:val="18"/>
                <w:szCs w:val="18"/>
              </w:rPr>
              <w:t>215</w:t>
            </w:r>
            <w:r w:rsidRPr="46A6D8D2">
              <w:rPr>
                <w:rFonts w:asciiTheme="minorHAnsi" w:hAnsiTheme="minorHAnsi" w:cstheme="minorBidi"/>
                <w:sz w:val="18"/>
                <w:szCs w:val="18"/>
              </w:rPr>
              <w:t>; else reference value from A0</w:t>
            </w:r>
            <w:r w:rsidR="00E020AC" w:rsidRPr="46A6D8D2">
              <w:rPr>
                <w:rFonts w:asciiTheme="minorHAnsi" w:hAnsiTheme="minorHAnsi" w:cstheme="minorBidi"/>
                <w:sz w:val="18"/>
                <w:szCs w:val="18"/>
              </w:rPr>
              <w:t>6</w:t>
            </w:r>
          </w:p>
        </w:tc>
        <w:tc>
          <w:tcPr>
            <w:tcW w:w="459" w:type="pct"/>
            <w:tcBorders>
              <w:top w:val="single" w:sz="4" w:space="0" w:color="auto"/>
              <w:left w:val="single" w:sz="4" w:space="0" w:color="auto"/>
              <w:bottom w:val="single" w:sz="4" w:space="0" w:color="auto"/>
              <w:right w:val="single" w:sz="4" w:space="0" w:color="auto"/>
            </w:tcBorders>
            <w:vAlign w:val="center"/>
          </w:tcPr>
          <w:p w14:paraId="218D812C" w14:textId="19FA8926" w:rsidR="000F1894" w:rsidRPr="00F45F0A" w:rsidRDefault="009E7687" w:rsidP="46A6D8D2">
            <w:pPr>
              <w:keepNext/>
              <w:tabs>
                <w:tab w:val="left" w:pos="2160"/>
                <w:tab w:val="left" w:pos="2700"/>
                <w:tab w:val="left" w:pos="3420"/>
                <w:tab w:val="left" w:pos="3780"/>
                <w:tab w:val="left" w:pos="5760"/>
                <w:tab w:val="left" w:pos="7212"/>
              </w:tabs>
              <w:jc w:val="center"/>
              <w:rPr>
                <w:rFonts w:asciiTheme="minorHAnsi" w:hAnsiTheme="minorHAnsi" w:cstheme="minorBidi"/>
              </w:rPr>
            </w:pPr>
            <w:r w:rsidRPr="46A6D8D2">
              <w:rPr>
                <w:rFonts w:asciiTheme="minorHAnsi" w:hAnsiTheme="minorHAnsi" w:cstheme="minorBidi"/>
                <w:sz w:val="18"/>
                <w:szCs w:val="18"/>
              </w:rPr>
              <w:t>&lt;&lt;user input</w:t>
            </w:r>
            <w:r w:rsidR="007A7767" w:rsidRPr="46A6D8D2">
              <w:rPr>
                <w:rFonts w:asciiTheme="minorHAnsi" w:hAnsiTheme="minorHAnsi" w:cstheme="minorBidi"/>
                <w:sz w:val="18"/>
                <w:szCs w:val="18"/>
              </w:rPr>
              <w:t xml:space="preserve"> </w:t>
            </w:r>
            <w:r w:rsidR="00CA1366" w:rsidRPr="46A6D8D2">
              <w:rPr>
                <w:rFonts w:asciiTheme="minorHAnsi" w:hAnsiTheme="minorHAnsi" w:cstheme="minorBidi"/>
                <w:sz w:val="18"/>
                <w:szCs w:val="18"/>
              </w:rPr>
              <w:t>B07≥14</w:t>
            </w:r>
            <w:r w:rsidRPr="46A6D8D2">
              <w:rPr>
                <w:rFonts w:asciiTheme="minorHAnsi" w:hAnsiTheme="minorHAnsi" w:cstheme="minorBidi"/>
                <w:sz w:val="18"/>
                <w:szCs w:val="18"/>
              </w:rPr>
              <w:t>; else reference value from A0</w:t>
            </w:r>
            <w:r w:rsidR="00E020AC" w:rsidRPr="46A6D8D2">
              <w:rPr>
                <w:rFonts w:asciiTheme="minorHAnsi" w:hAnsiTheme="minorHAnsi" w:cstheme="minorBidi"/>
                <w:sz w:val="18"/>
                <w:szCs w:val="18"/>
              </w:rPr>
              <w:t>7</w:t>
            </w:r>
          </w:p>
        </w:tc>
        <w:tc>
          <w:tcPr>
            <w:tcW w:w="457" w:type="pct"/>
            <w:tcBorders>
              <w:top w:val="single" w:sz="4" w:space="0" w:color="auto"/>
              <w:left w:val="single" w:sz="4" w:space="0" w:color="auto"/>
              <w:bottom w:val="single" w:sz="4" w:space="0" w:color="auto"/>
              <w:right w:val="single" w:sz="4" w:space="0" w:color="auto"/>
            </w:tcBorders>
            <w:vAlign w:val="center"/>
          </w:tcPr>
          <w:p w14:paraId="4CA133D9" w14:textId="3B6C3346" w:rsidR="000F1894" w:rsidRPr="00F45F0A" w:rsidRDefault="009E7687" w:rsidP="46A6D8D2">
            <w:pPr>
              <w:keepNext/>
              <w:tabs>
                <w:tab w:val="left" w:pos="2160"/>
                <w:tab w:val="left" w:pos="2700"/>
                <w:tab w:val="left" w:pos="3420"/>
                <w:tab w:val="left" w:pos="3780"/>
                <w:tab w:val="left" w:pos="5760"/>
                <w:tab w:val="left" w:pos="7212"/>
              </w:tabs>
              <w:jc w:val="center"/>
              <w:rPr>
                <w:rFonts w:asciiTheme="minorHAnsi" w:hAnsiTheme="minorHAnsi" w:cstheme="minorBidi"/>
              </w:rPr>
            </w:pPr>
            <w:r w:rsidRPr="46A6D8D2">
              <w:rPr>
                <w:rFonts w:asciiTheme="minorHAnsi" w:hAnsiTheme="minorHAnsi" w:cstheme="minorBidi"/>
                <w:sz w:val="18"/>
                <w:szCs w:val="18"/>
              </w:rPr>
              <w:t>&lt;&lt;user input; else reference value from A</w:t>
            </w:r>
            <w:r w:rsidR="00E020AC" w:rsidRPr="46A6D8D2">
              <w:rPr>
                <w:rFonts w:asciiTheme="minorHAnsi" w:hAnsiTheme="minorHAnsi" w:cstheme="minorBidi"/>
                <w:sz w:val="18"/>
                <w:szCs w:val="18"/>
              </w:rPr>
              <w:t>08</w:t>
            </w:r>
          </w:p>
        </w:tc>
        <w:tc>
          <w:tcPr>
            <w:tcW w:w="584" w:type="pct"/>
            <w:tcBorders>
              <w:top w:val="single" w:sz="4" w:space="0" w:color="auto"/>
              <w:left w:val="single" w:sz="4" w:space="0" w:color="auto"/>
              <w:bottom w:val="single" w:sz="4" w:space="0" w:color="auto"/>
              <w:right w:val="single" w:sz="4" w:space="0" w:color="auto"/>
            </w:tcBorders>
          </w:tcPr>
          <w:p w14:paraId="5F4EF4E1" w14:textId="40F7CE4F" w:rsidR="000F1894" w:rsidRPr="00F45F0A" w:rsidRDefault="009E7687" w:rsidP="46A6D8D2">
            <w:pPr>
              <w:keepNext/>
              <w:tabs>
                <w:tab w:val="left" w:pos="2160"/>
                <w:tab w:val="left" w:pos="2700"/>
                <w:tab w:val="left" w:pos="3420"/>
                <w:tab w:val="left" w:pos="3780"/>
                <w:tab w:val="left" w:pos="5760"/>
                <w:tab w:val="left" w:pos="7212"/>
              </w:tabs>
              <w:jc w:val="center"/>
              <w:rPr>
                <w:rFonts w:asciiTheme="minorHAnsi" w:hAnsiTheme="minorHAnsi" w:cstheme="minorBidi"/>
              </w:rPr>
            </w:pPr>
            <w:r w:rsidRPr="46A6D8D2">
              <w:rPr>
                <w:rFonts w:asciiTheme="minorHAnsi" w:hAnsiTheme="minorHAnsi" w:cstheme="minorBidi"/>
                <w:sz w:val="18"/>
                <w:szCs w:val="18"/>
              </w:rPr>
              <w:t>&lt;&lt; user input; else reference value from A</w:t>
            </w:r>
            <w:r w:rsidR="00FC0734" w:rsidRPr="46A6D8D2">
              <w:rPr>
                <w:rFonts w:asciiTheme="minorHAnsi" w:hAnsiTheme="minorHAnsi" w:cstheme="minorBidi"/>
                <w:sz w:val="18"/>
                <w:szCs w:val="18"/>
              </w:rPr>
              <w:t>09</w:t>
            </w:r>
          </w:p>
        </w:tc>
        <w:tc>
          <w:tcPr>
            <w:tcW w:w="500" w:type="pct"/>
            <w:tcBorders>
              <w:top w:val="single" w:sz="4" w:space="0" w:color="auto"/>
              <w:left w:val="single" w:sz="4" w:space="0" w:color="auto"/>
              <w:bottom w:val="single" w:sz="4" w:space="0" w:color="auto"/>
              <w:right w:val="single" w:sz="4" w:space="0" w:color="auto"/>
            </w:tcBorders>
          </w:tcPr>
          <w:p w14:paraId="73154EE6" w14:textId="7DB28A48" w:rsidR="000F1894" w:rsidRPr="00F45F0A" w:rsidRDefault="009E7687" w:rsidP="46A6D8D2">
            <w:pPr>
              <w:keepNext/>
              <w:tabs>
                <w:tab w:val="left" w:pos="2160"/>
                <w:tab w:val="left" w:pos="2700"/>
                <w:tab w:val="left" w:pos="3420"/>
                <w:tab w:val="left" w:pos="3780"/>
                <w:tab w:val="left" w:pos="5760"/>
                <w:tab w:val="left" w:pos="7212"/>
              </w:tabs>
              <w:jc w:val="center"/>
              <w:rPr>
                <w:rFonts w:asciiTheme="minorHAnsi" w:hAnsiTheme="minorHAnsi" w:cstheme="minorBidi"/>
              </w:rPr>
            </w:pPr>
            <w:r w:rsidRPr="46A6D8D2">
              <w:rPr>
                <w:rFonts w:asciiTheme="minorHAnsi" w:hAnsiTheme="minorHAnsi" w:cstheme="minorBidi"/>
                <w:sz w:val="18"/>
                <w:szCs w:val="18"/>
              </w:rPr>
              <w:t>&lt;&lt;user input</w:t>
            </w:r>
            <w:r w:rsidR="00FC0734" w:rsidRPr="46A6D8D2">
              <w:rPr>
                <w:rFonts w:asciiTheme="minorHAnsi" w:hAnsiTheme="minorHAnsi" w:cstheme="minorBidi"/>
                <w:sz w:val="18"/>
                <w:szCs w:val="18"/>
              </w:rPr>
              <w:t xml:space="preserve"> B10 ≥ A10</w:t>
            </w:r>
            <w:r w:rsidRPr="46A6D8D2">
              <w:rPr>
                <w:rFonts w:asciiTheme="minorHAnsi" w:hAnsiTheme="minorHAnsi" w:cstheme="minorBidi"/>
                <w:sz w:val="18"/>
                <w:szCs w:val="18"/>
              </w:rPr>
              <w:t>; else reference value from A</w:t>
            </w:r>
            <w:r w:rsidR="00FC0734" w:rsidRPr="46A6D8D2">
              <w:rPr>
                <w:rFonts w:asciiTheme="minorHAnsi" w:hAnsiTheme="minorHAnsi" w:cstheme="minorBidi"/>
                <w:sz w:val="18"/>
                <w:szCs w:val="18"/>
              </w:rPr>
              <w:t>10</w:t>
            </w:r>
          </w:p>
        </w:tc>
      </w:tr>
      <w:tr w:rsidR="000F1894" w:rsidRPr="00F45F0A" w14:paraId="7D719FE8" w14:textId="77777777" w:rsidTr="46A6D8D2">
        <w:trPr>
          <w:cantSplit/>
          <w:trHeight w:val="255"/>
        </w:trPr>
        <w:tc>
          <w:tcPr>
            <w:tcW w:w="481" w:type="pct"/>
            <w:tcBorders>
              <w:top w:val="single" w:sz="4" w:space="0" w:color="auto"/>
              <w:left w:val="single" w:sz="4" w:space="0" w:color="auto"/>
              <w:bottom w:val="single" w:sz="4" w:space="0" w:color="auto"/>
              <w:right w:val="single" w:sz="4" w:space="0" w:color="auto"/>
            </w:tcBorders>
          </w:tcPr>
          <w:p w14:paraId="506DB11F"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1B30CC07"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3A0FF33F"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10F39567"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6BB737E7"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6EE88E8E"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6AB1BE51"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3FDF1672"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6C6CF844"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2B7D3547"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r>
    </w:tbl>
    <w:p w14:paraId="009AB7A1" w14:textId="77777777" w:rsidR="000F1894" w:rsidRDefault="000F1894" w:rsidP="008B7849">
      <w:pPr>
        <w:rPr>
          <w:rFonts w:asciiTheme="minorHAnsi" w:hAnsiTheme="minorHAnsi"/>
        </w:rPr>
      </w:pPr>
    </w:p>
    <w:tbl>
      <w:tblPr>
        <w:tblW w:w="5000" w:type="pc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
        <w:gridCol w:w="10312"/>
      </w:tblGrid>
      <w:tr w:rsidR="006A748D" w:rsidRPr="002F3D03" w14:paraId="774AA962" w14:textId="77777777" w:rsidTr="00DB7526">
        <w:trPr>
          <w:trHeight w:val="260"/>
        </w:trPr>
        <w:tc>
          <w:tcPr>
            <w:tcW w:w="10790" w:type="dxa"/>
            <w:gridSpan w:val="2"/>
          </w:tcPr>
          <w:p w14:paraId="0810604A" w14:textId="77777777" w:rsidR="006A748D" w:rsidRDefault="006A748D" w:rsidP="00DB7526">
            <w:pPr>
              <w:keepNext/>
              <w:suppressAutoHyphens/>
              <w:rPr>
                <w:rFonts w:ascii="Calibri" w:hAnsi="Calibri" w:cs="Calibri"/>
                <w:b/>
              </w:rPr>
            </w:pPr>
            <w:r>
              <w:rPr>
                <w:rFonts w:asciiTheme="minorHAnsi" w:hAnsiTheme="minorHAnsi"/>
                <w:b/>
              </w:rPr>
              <w:t>C</w:t>
            </w:r>
            <w:r w:rsidRPr="00746329">
              <w:rPr>
                <w:rFonts w:asciiTheme="minorHAnsi" w:hAnsiTheme="minorHAnsi"/>
                <w:b/>
              </w:rPr>
              <w:t xml:space="preserve">. </w:t>
            </w:r>
            <w:r w:rsidRPr="00A6749D">
              <w:rPr>
                <w:rFonts w:asciiTheme="minorHAnsi" w:hAnsiTheme="minorHAnsi"/>
                <w:b/>
              </w:rPr>
              <w:t>Mandatory Measures for Solar Water Heating Systems</w:t>
            </w:r>
          </w:p>
        </w:tc>
      </w:tr>
      <w:tr w:rsidR="006A748D" w:rsidRPr="002F3D03" w14:paraId="0EB13CA3" w14:textId="77777777" w:rsidTr="00DB7526">
        <w:trPr>
          <w:trHeight w:val="512"/>
        </w:trPr>
        <w:tc>
          <w:tcPr>
            <w:tcW w:w="478" w:type="dxa"/>
            <w:vAlign w:val="center"/>
          </w:tcPr>
          <w:p w14:paraId="0650FEC7" w14:textId="77777777" w:rsidR="006A748D" w:rsidRDefault="006A748D" w:rsidP="00DB7526">
            <w:pPr>
              <w:keepNext/>
              <w:ind w:left="12" w:hanging="12"/>
              <w:jc w:val="center"/>
              <w:rPr>
                <w:rFonts w:asciiTheme="minorHAnsi" w:hAnsiTheme="minorHAnsi"/>
              </w:rPr>
            </w:pPr>
            <w:r>
              <w:rPr>
                <w:rFonts w:asciiTheme="minorHAnsi" w:hAnsiTheme="minorHAnsi"/>
              </w:rPr>
              <w:t>01</w:t>
            </w:r>
          </w:p>
        </w:tc>
        <w:tc>
          <w:tcPr>
            <w:tcW w:w="10312" w:type="dxa"/>
          </w:tcPr>
          <w:p w14:paraId="6C4ADA9A" w14:textId="77777777" w:rsidR="006A748D" w:rsidRDefault="006A748D" w:rsidP="00DB7526">
            <w:pPr>
              <w:keepNext/>
              <w:ind w:left="12" w:hanging="12"/>
              <w:rPr>
                <w:rFonts w:asciiTheme="minorHAnsi" w:hAnsiTheme="minorHAnsi"/>
              </w:rPr>
            </w:pPr>
            <w:r w:rsidRPr="00862D5D">
              <w:rPr>
                <w:rFonts w:ascii="Calibri" w:hAnsi="Calibri" w:cs="Calibri"/>
              </w:rPr>
              <w:t>Backup storage tanks for solar water-heating systems have R-</w:t>
            </w:r>
            <w:r>
              <w:rPr>
                <w:rFonts w:ascii="Calibri" w:hAnsi="Calibri" w:cs="Calibri"/>
              </w:rPr>
              <w:t>3.5</w:t>
            </w:r>
            <w:r w:rsidRPr="00862D5D">
              <w:rPr>
                <w:rFonts w:ascii="Calibri" w:hAnsi="Calibri" w:cs="Calibri"/>
              </w:rPr>
              <w:t xml:space="preserve"> external insulation</w:t>
            </w:r>
            <w:r>
              <w:rPr>
                <w:rFonts w:ascii="Calibri" w:hAnsi="Calibri" w:cs="Calibri"/>
              </w:rPr>
              <w:t>,</w:t>
            </w:r>
            <w:r w:rsidRPr="00862D5D">
              <w:rPr>
                <w:rFonts w:ascii="Calibri" w:hAnsi="Calibri" w:cs="Calibri"/>
              </w:rPr>
              <w:t xml:space="preserve"> or R-16 internal insulation where the internal insulation R-value indicated on the exterior of the tank. (§150.0(j)1)</w:t>
            </w:r>
            <w:r>
              <w:rPr>
                <w:rFonts w:ascii="Calibri" w:hAnsi="Calibri" w:cs="Calibri"/>
              </w:rPr>
              <w:t>.</w:t>
            </w:r>
          </w:p>
        </w:tc>
      </w:tr>
      <w:tr w:rsidR="006A748D" w:rsidRPr="002F3D03" w14:paraId="14E78098" w14:textId="77777777" w:rsidTr="00DB7526">
        <w:trPr>
          <w:trHeight w:val="278"/>
        </w:trPr>
        <w:tc>
          <w:tcPr>
            <w:tcW w:w="478" w:type="dxa"/>
            <w:vAlign w:val="center"/>
          </w:tcPr>
          <w:p w14:paraId="406FE1E7" w14:textId="77777777" w:rsidR="006A748D" w:rsidRPr="004C4EAF" w:rsidRDefault="006A748D" w:rsidP="00DB7526">
            <w:pPr>
              <w:keepNext/>
              <w:ind w:left="317" w:hanging="317"/>
              <w:jc w:val="center"/>
              <w:rPr>
                <w:rFonts w:ascii="Calibri" w:hAnsi="Calibri" w:cs="Calibri"/>
              </w:rPr>
            </w:pPr>
            <w:r w:rsidRPr="004C4EAF">
              <w:rPr>
                <w:rFonts w:ascii="Calibri" w:hAnsi="Calibri" w:cs="Calibri"/>
              </w:rPr>
              <w:t>02</w:t>
            </w:r>
          </w:p>
        </w:tc>
        <w:tc>
          <w:tcPr>
            <w:tcW w:w="10312" w:type="dxa"/>
          </w:tcPr>
          <w:p w14:paraId="1F3A2699" w14:textId="77777777" w:rsidR="006A748D" w:rsidRDefault="006A748D" w:rsidP="00DB7526">
            <w:pPr>
              <w:keepNext/>
              <w:ind w:left="317" w:hanging="317"/>
              <w:rPr>
                <w:rFonts w:ascii="Calibri" w:hAnsi="Calibri" w:cs="Calibri"/>
                <w:b/>
              </w:rPr>
            </w:pPr>
            <w:r w:rsidRPr="00862D5D">
              <w:rPr>
                <w:rFonts w:ascii="Calibri" w:hAnsi="Calibri" w:cs="Calibri"/>
              </w:rPr>
              <w:t xml:space="preserve">All domestic hot water piping (including solar) shall be </w:t>
            </w:r>
            <w:r>
              <w:rPr>
                <w:rFonts w:ascii="Calibri" w:hAnsi="Calibri" w:cs="Calibri"/>
              </w:rPr>
              <w:t>i</w:t>
            </w:r>
            <w:r w:rsidRPr="00862D5D">
              <w:rPr>
                <w:rFonts w:ascii="Calibri" w:hAnsi="Calibri" w:cs="Calibri"/>
              </w:rPr>
              <w:t>nsulated (§150</w:t>
            </w:r>
            <w:r>
              <w:rPr>
                <w:rFonts w:ascii="Calibri" w:hAnsi="Calibri" w:cs="Calibri"/>
              </w:rPr>
              <w:t>.0</w:t>
            </w:r>
            <w:r w:rsidRPr="00862D5D">
              <w:rPr>
                <w:rFonts w:ascii="Calibri" w:hAnsi="Calibri" w:cs="Calibri"/>
              </w:rPr>
              <w:t>(j)2A)</w:t>
            </w:r>
            <w:r>
              <w:rPr>
                <w:rFonts w:ascii="Calibri" w:hAnsi="Calibri" w:cs="Calibri"/>
              </w:rPr>
              <w:t>.</w:t>
            </w:r>
          </w:p>
        </w:tc>
      </w:tr>
      <w:tr w:rsidR="006A748D" w:rsidRPr="002F3D03" w14:paraId="4E946E57" w14:textId="77777777" w:rsidTr="00DB7526">
        <w:trPr>
          <w:trHeight w:val="278"/>
        </w:trPr>
        <w:tc>
          <w:tcPr>
            <w:tcW w:w="478" w:type="dxa"/>
            <w:vAlign w:val="center"/>
          </w:tcPr>
          <w:p w14:paraId="103D05DD" w14:textId="77777777" w:rsidR="006A748D" w:rsidRPr="004C4EAF" w:rsidRDefault="006A748D" w:rsidP="00DB7526">
            <w:pPr>
              <w:keepNext/>
              <w:ind w:left="317" w:hanging="317"/>
              <w:jc w:val="center"/>
              <w:rPr>
                <w:rFonts w:ascii="Calibri" w:hAnsi="Calibri" w:cs="Calibri"/>
              </w:rPr>
            </w:pPr>
            <w:r>
              <w:rPr>
                <w:rFonts w:ascii="Calibri" w:hAnsi="Calibri" w:cs="Calibri"/>
              </w:rPr>
              <w:t>03</w:t>
            </w:r>
          </w:p>
        </w:tc>
        <w:tc>
          <w:tcPr>
            <w:tcW w:w="10312" w:type="dxa"/>
          </w:tcPr>
          <w:p w14:paraId="10169D12" w14:textId="77777777" w:rsidR="006A748D" w:rsidRPr="00862D5D" w:rsidRDefault="006A748D" w:rsidP="00DB7526">
            <w:pPr>
              <w:keepNext/>
              <w:ind w:left="317" w:hanging="317"/>
              <w:rPr>
                <w:rFonts w:ascii="Calibri" w:hAnsi="Calibri" w:cs="Calibri"/>
              </w:rPr>
            </w:pPr>
            <w:r w:rsidRPr="00DA4C78">
              <w:rPr>
                <w:rFonts w:ascii="Calibri" w:hAnsi="Calibri" w:cs="Calibri"/>
              </w:rPr>
              <w:t>The collectors are located in a position that is not shaded by adjacent buildings or trees.</w:t>
            </w:r>
          </w:p>
        </w:tc>
      </w:tr>
      <w:tr w:rsidR="006A748D" w:rsidRPr="002F3D03" w14:paraId="686BB4DA" w14:textId="77777777" w:rsidTr="00DB7526">
        <w:trPr>
          <w:trHeight w:val="278"/>
        </w:trPr>
        <w:tc>
          <w:tcPr>
            <w:tcW w:w="478" w:type="dxa"/>
            <w:vAlign w:val="center"/>
          </w:tcPr>
          <w:p w14:paraId="2F59DF4A" w14:textId="77777777" w:rsidR="006A748D" w:rsidRPr="004C4EAF" w:rsidRDefault="006A748D" w:rsidP="00DB7526">
            <w:pPr>
              <w:keepNext/>
              <w:ind w:left="317" w:hanging="317"/>
              <w:jc w:val="center"/>
              <w:rPr>
                <w:rFonts w:ascii="Calibri" w:hAnsi="Calibri" w:cs="Calibri"/>
              </w:rPr>
            </w:pPr>
            <w:r>
              <w:rPr>
                <w:rFonts w:ascii="Calibri" w:hAnsi="Calibri" w:cs="Calibri"/>
              </w:rPr>
              <w:t>04</w:t>
            </w:r>
          </w:p>
        </w:tc>
        <w:tc>
          <w:tcPr>
            <w:tcW w:w="10312" w:type="dxa"/>
          </w:tcPr>
          <w:p w14:paraId="25D7F200" w14:textId="77777777" w:rsidR="006A748D" w:rsidRPr="00862D5D" w:rsidRDefault="006A748D" w:rsidP="00DB7526">
            <w:pPr>
              <w:keepNext/>
              <w:ind w:left="317" w:hanging="317"/>
              <w:rPr>
                <w:rFonts w:ascii="Calibri" w:hAnsi="Calibri" w:cs="Calibri"/>
              </w:rPr>
            </w:pPr>
            <w:r w:rsidRPr="00CD7443">
              <w:rPr>
                <w:rFonts w:ascii="Calibri" w:hAnsi="Calibri" w:cs="Calibri"/>
                <w:b/>
                <w:bCs/>
              </w:rPr>
              <w:t>OG-300 System only</w:t>
            </w:r>
            <w:r>
              <w:rPr>
                <w:rFonts w:ascii="Calibri" w:hAnsi="Calibri" w:cs="Calibri"/>
              </w:rPr>
              <w:t xml:space="preserve"> - </w:t>
            </w:r>
            <w:r w:rsidRPr="002F3D03">
              <w:rPr>
                <w:rFonts w:asciiTheme="minorHAnsi" w:hAnsiTheme="minorHAnsi"/>
              </w:rPr>
              <w:t>The collectors shall face within 35</w:t>
            </w:r>
            <w:r>
              <w:rPr>
                <w:rFonts w:asciiTheme="minorHAnsi" w:hAnsiTheme="minorHAnsi"/>
              </w:rPr>
              <w:t>°</w:t>
            </w:r>
            <w:r w:rsidRPr="002F3D03">
              <w:rPr>
                <w:rFonts w:asciiTheme="minorHAnsi" w:hAnsiTheme="minorHAnsi"/>
              </w:rPr>
              <w:t xml:space="preserve"> of south and be tilted at a slope of at least 3:12</w:t>
            </w:r>
            <w:r>
              <w:rPr>
                <w:rFonts w:asciiTheme="minorHAnsi" w:hAnsiTheme="minorHAnsi"/>
              </w:rPr>
              <w:t>.</w:t>
            </w:r>
          </w:p>
        </w:tc>
      </w:tr>
      <w:tr w:rsidR="006A748D" w:rsidRPr="002F3D03" w14:paraId="0B6D518E" w14:textId="77777777" w:rsidTr="00DB7526">
        <w:trPr>
          <w:trHeight w:val="242"/>
        </w:trPr>
        <w:tc>
          <w:tcPr>
            <w:tcW w:w="10790" w:type="dxa"/>
            <w:gridSpan w:val="2"/>
            <w:vAlign w:val="center"/>
          </w:tcPr>
          <w:p w14:paraId="0705FAA5" w14:textId="77777777" w:rsidR="006A748D" w:rsidRPr="000D4D8A" w:rsidRDefault="006A748D" w:rsidP="00DB7526">
            <w:pPr>
              <w:spacing w:line="276" w:lineRule="auto"/>
              <w:rPr>
                <w:rFonts w:ascii="Calibri" w:eastAsia="Calibri" w:hAnsi="Calibri"/>
                <w:sz w:val="22"/>
                <w:szCs w:val="22"/>
              </w:rPr>
            </w:pPr>
            <w:r w:rsidRPr="000D4D8A">
              <w:rPr>
                <w:rFonts w:ascii="Calibri" w:eastAsia="Calibri" w:hAnsi="Calibri"/>
                <w:b/>
                <w:sz w:val="18"/>
                <w:szCs w:val="18"/>
              </w:rPr>
              <w:t>The responsible person’s signature on this compliance document affirms that all applicable requirements in this table have been met</w:t>
            </w:r>
            <w:r>
              <w:rPr>
                <w:rFonts w:ascii="Calibri" w:eastAsia="Calibri" w:hAnsi="Calibri"/>
                <w:b/>
                <w:sz w:val="18"/>
                <w:szCs w:val="18"/>
              </w:rPr>
              <w:t>.</w:t>
            </w:r>
          </w:p>
        </w:tc>
      </w:tr>
    </w:tbl>
    <w:p w14:paraId="56A8DA9A" w14:textId="77777777" w:rsidR="000F1894" w:rsidRDefault="000F1894" w:rsidP="008B7849">
      <w:pPr>
        <w:rPr>
          <w:rFonts w:asciiTheme="minorHAnsi" w:hAnsiTheme="minorHAnsi"/>
        </w:rPr>
      </w:pPr>
    </w:p>
    <w:p w14:paraId="3E32E294" w14:textId="5E5961B4" w:rsidR="00F469B6" w:rsidRDefault="00F469B6"/>
    <w:p w14:paraId="05439FBD" w14:textId="77777777" w:rsidR="00F469B6" w:rsidRDefault="00F469B6"/>
    <w:p w14:paraId="7E64DC0F" w14:textId="045F79D0" w:rsidR="00C52027" w:rsidRPr="002F3D03" w:rsidRDefault="00AB4835" w:rsidP="008B7849">
      <w:pPr>
        <w:rPr>
          <w:rFonts w:asciiTheme="minorHAnsi" w:hAnsiTheme="minorHAnsi"/>
        </w:rPr>
      </w:pPr>
      <w:r>
        <w:rPr>
          <w:rFonts w:asciiTheme="minorHAnsi" w:hAnsiTheme="minorHAnsi"/>
        </w:rPr>
        <w:t xml:space="preserve">    </w:t>
      </w:r>
    </w:p>
    <w:sectPr w:rsidR="00C52027" w:rsidRPr="002F3D03" w:rsidSect="002A29A8">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5BCA7" w14:textId="77777777" w:rsidR="00092F16" w:rsidRDefault="00092F16">
      <w:r>
        <w:separator/>
      </w:r>
    </w:p>
  </w:endnote>
  <w:endnote w:type="continuationSeparator" w:id="0">
    <w:p w14:paraId="646CFB1F" w14:textId="77777777" w:rsidR="00092F16" w:rsidRDefault="00092F16">
      <w:r>
        <w:continuationSeparator/>
      </w:r>
    </w:p>
  </w:endnote>
  <w:endnote w:type="continuationNotice" w:id="1">
    <w:p w14:paraId="21A3B964" w14:textId="77777777" w:rsidR="00092F16" w:rsidRDefault="00092F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27" w14:textId="77777777" w:rsidR="00922022" w:rsidRPr="009D5C3F" w:rsidRDefault="00922022" w:rsidP="002D7254">
    <w:pPr>
      <w:pStyle w:val="Footer"/>
      <w:rPr>
        <w:i/>
      </w:rPr>
    </w:pPr>
    <w:r w:rsidRPr="009D5C3F">
      <w:t xml:space="preserve">Registration Number:                                 </w:t>
    </w:r>
    <w:r>
      <w:t xml:space="preserve">                         </w:t>
    </w:r>
    <w:r w:rsidRPr="009D5C3F">
      <w:t xml:space="preserve">          Registration Date/Time:                  </w:t>
    </w:r>
    <w:r>
      <w:t xml:space="preserve">     </w:t>
    </w:r>
    <w:r w:rsidRPr="009D5C3F">
      <w:t xml:space="preserve">            HERS Provider:                       </w:t>
    </w:r>
  </w:p>
  <w:p w14:paraId="7E64DC28" w14:textId="6129B097" w:rsidR="00922022" w:rsidRPr="009D5C3F" w:rsidRDefault="00922022" w:rsidP="002D7254">
    <w:pPr>
      <w:pStyle w:val="Footer"/>
      <w:rPr>
        <w:i/>
      </w:rPr>
    </w:pPr>
    <w:r w:rsidRPr="009D5C3F">
      <w:t>CA Building Energy Efficiency Standards - 20</w:t>
    </w:r>
    <w:r w:rsidR="008938F1">
      <w:t>22</w:t>
    </w:r>
    <w:r w:rsidRPr="009D5C3F">
      <w:t xml:space="preserve"> Residential Compliance</w:t>
    </w:r>
    <w:r w:rsidRPr="009D5C3F">
      <w:tab/>
    </w:r>
    <w:r w:rsidR="001E356E">
      <w:t xml:space="preserve">July </w:t>
    </w:r>
    <w:r w:rsidR="005D3506">
      <w:t>20</w:t>
    </w:r>
    <w:r w:rsidR="008938F1">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32" w14:textId="59CF4385" w:rsidR="00922022" w:rsidRPr="00FF1569" w:rsidRDefault="00922022" w:rsidP="002D7254">
    <w:pPr>
      <w:pStyle w:val="Footer"/>
    </w:pPr>
    <w:r w:rsidRPr="00FF1569">
      <w:t>CA Building Energy Efficiency Standards - 20</w:t>
    </w:r>
    <w:r w:rsidR="008938F1">
      <w:t>22</w:t>
    </w:r>
    <w:r w:rsidRPr="00FF1569">
      <w:t xml:space="preserve"> Residential Compliance</w:t>
    </w:r>
    <w:r w:rsidRPr="00FF1569">
      <w:tab/>
    </w:r>
    <w:r w:rsidR="001E356E">
      <w:t xml:space="preserve">July </w:t>
    </w:r>
    <w:r w:rsidR="005D3506">
      <w:t>20</w:t>
    </w:r>
    <w:r w:rsidR="008938F1">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80066" w14:textId="77777777" w:rsidR="00092F16" w:rsidRDefault="00092F16">
      <w:r>
        <w:separator/>
      </w:r>
    </w:p>
  </w:footnote>
  <w:footnote w:type="continuationSeparator" w:id="0">
    <w:p w14:paraId="772965FC" w14:textId="77777777" w:rsidR="00092F16" w:rsidRDefault="00092F16">
      <w:r>
        <w:continuationSeparator/>
      </w:r>
    </w:p>
  </w:footnote>
  <w:footnote w:type="continuationNotice" w:id="1">
    <w:p w14:paraId="007831AC" w14:textId="77777777" w:rsidR="00092F16" w:rsidRDefault="00092F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14" w14:textId="77777777" w:rsidR="00922022" w:rsidRDefault="00BE1F27">
    <w:pPr>
      <w:pStyle w:val="Header"/>
    </w:pPr>
    <w:r>
      <w:rPr>
        <w:noProof/>
      </w:rPr>
      <w:pict w14:anchorId="7E64DC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2" o:spid="_x0000_s1038"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F614C" w14:textId="77777777" w:rsidR="006A5BAF" w:rsidRPr="00CF214D" w:rsidRDefault="006A5BAF" w:rsidP="006A5BAF">
    <w:pPr>
      <w:tabs>
        <w:tab w:val="center" w:pos="4320"/>
        <w:tab w:val="right" w:pos="8640"/>
      </w:tabs>
      <w:ind w:left="360"/>
      <w:jc w:val="center"/>
      <w:rPr>
        <w:rFonts w:ascii="Arial" w:hAnsi="Arial" w:cs="Arial"/>
        <w:sz w:val="24"/>
        <w:szCs w:val="24"/>
      </w:rPr>
    </w:pPr>
    <w:r w:rsidRPr="00CF214D">
      <w:rPr>
        <w:rFonts w:ascii="Calibri" w:hAnsi="Calibri" w:cs="Calibri"/>
        <w:noProof/>
        <w:sz w:val="28"/>
        <w:szCs w:val="28"/>
      </w:rPr>
      <w:drawing>
        <wp:anchor distT="0" distB="0" distL="114300" distR="114300" simplePos="0" relativeHeight="251660296" behindDoc="0" locked="0" layoutInCell="1" allowOverlap="1" wp14:anchorId="27459A90" wp14:editId="34475F7A">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SOLAR WATER HEATING SYSTEMS</w:t>
    </w:r>
  </w:p>
  <w:p w14:paraId="53B4659E" w14:textId="77777777" w:rsidR="006A5BAF" w:rsidRPr="00CF214D" w:rsidRDefault="006A5BAF" w:rsidP="006A5BAF">
    <w:pPr>
      <w:tabs>
        <w:tab w:val="center" w:pos="4320"/>
        <w:tab w:val="right" w:pos="8640"/>
      </w:tabs>
      <w:ind w:left="360"/>
      <w:rPr>
        <w:rFonts w:ascii="Arial" w:hAnsi="Arial" w:cs="Arial"/>
        <w:sz w:val="24"/>
        <w:szCs w:val="24"/>
      </w:rPr>
    </w:pPr>
    <w:r w:rsidRPr="00CF214D">
      <w:rPr>
        <w:rFonts w:ascii="Arial" w:hAnsi="Arial" w:cs="Arial"/>
        <w:sz w:val="24"/>
        <w:szCs w:val="24"/>
      </w:rPr>
      <w:ptab w:relativeTo="margin" w:alignment="center" w:leader="none"/>
    </w:r>
    <w:r w:rsidRPr="00CF214D">
      <w:rPr>
        <w:rFonts w:ascii="Arial" w:hAnsi="Arial" w:cs="Arial"/>
        <w:sz w:val="24"/>
        <w:szCs w:val="24"/>
      </w:rPr>
      <w:ptab w:relativeTo="margin" w:alignment="right" w:leader="none"/>
    </w:r>
    <w:r w:rsidRPr="00CF214D">
      <w:rPr>
        <w:rFonts w:ascii="Calibri" w:hAnsi="Calibri" w:cs="Calibri"/>
        <w:sz w:val="28"/>
        <w:szCs w:val="28"/>
      </w:rPr>
      <w:t>CEC-CF</w:t>
    </w:r>
    <w:r>
      <w:rPr>
        <w:rFonts w:ascii="Calibri" w:hAnsi="Calibri" w:cs="Calibri"/>
        <w:sz w:val="28"/>
        <w:szCs w:val="28"/>
      </w:rPr>
      <w:t>2</w:t>
    </w:r>
    <w:r w:rsidRPr="00CF214D">
      <w:rPr>
        <w:rFonts w:ascii="Calibri" w:hAnsi="Calibri" w:cs="Calibri"/>
        <w:sz w:val="28"/>
        <w:szCs w:val="28"/>
      </w:rPr>
      <w:t>R-</w:t>
    </w:r>
    <w:r>
      <w:rPr>
        <w:rFonts w:ascii="Calibri" w:hAnsi="Calibri" w:cs="Calibri"/>
        <w:sz w:val="28"/>
        <w:szCs w:val="28"/>
      </w:rPr>
      <w:t>STH</w:t>
    </w:r>
    <w:r w:rsidRPr="00CF214D">
      <w:rPr>
        <w:rFonts w:ascii="Calibri" w:hAnsi="Calibri" w:cs="Calibri"/>
        <w:sz w:val="28"/>
        <w:szCs w:val="28"/>
      </w:rPr>
      <w:t>-</w:t>
    </w:r>
    <w:r>
      <w:rPr>
        <w:rFonts w:ascii="Calibri" w:hAnsi="Calibri" w:cs="Calibri"/>
        <w:sz w:val="28"/>
        <w:szCs w:val="28"/>
      </w:rPr>
      <w:t>01</w:t>
    </w:r>
    <w:r w:rsidRPr="00CF214D">
      <w:rPr>
        <w:rFonts w:ascii="Calibri" w:hAnsi="Calibri" w:cs="Calibri"/>
        <w:sz w:val="28"/>
        <w:szCs w:val="28"/>
      </w:rPr>
      <w:t>-</w:t>
    </w:r>
    <w:r>
      <w:rPr>
        <w:rFonts w:ascii="Calibri" w:hAnsi="Calibri" w:cs="Calibri"/>
        <w:sz w:val="28"/>
        <w:szCs w:val="28"/>
      </w:rPr>
      <w:t>E</w:t>
    </w:r>
  </w:p>
  <w:p w14:paraId="4AAB4367" w14:textId="77777777" w:rsidR="006A5BAF" w:rsidRPr="00CF214D" w:rsidRDefault="006A5BAF" w:rsidP="006A5BAF">
    <w:pPr>
      <w:spacing w:after="160" w:line="259" w:lineRule="auto"/>
      <w:ind w:left="360"/>
    </w:pPr>
    <w:r w:rsidRPr="00CF214D">
      <w:rPr>
        <w:rFonts w:ascii="Arial" w:eastAsia="Calibri" w:hAnsi="Arial" w:cs="Arial"/>
        <w:sz w:val="24"/>
        <w:szCs w:val="22"/>
      </w:rPr>
      <w:ptab w:relativeTo="margin" w:alignment="center" w:leader="none"/>
    </w:r>
    <w:r w:rsidRPr="00CF214D">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29" w14:textId="77777777" w:rsidR="00922022" w:rsidRDefault="00BE1F27">
    <w:pPr>
      <w:pStyle w:val="Header"/>
    </w:pPr>
    <w:r>
      <w:rPr>
        <w:noProof/>
      </w:rPr>
      <w:pict w14:anchorId="7E64DC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1" o:spid="_x0000_s1037"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2A" w14:textId="77777777" w:rsidR="00922022" w:rsidRDefault="00BE1F27">
    <w:pPr>
      <w:pStyle w:val="Header"/>
    </w:pPr>
    <w:r>
      <w:rPr>
        <w:noProof/>
      </w:rPr>
      <w:pict w14:anchorId="7E64DC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5" o:spid="_x0000_s104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22022" w:rsidRPr="00F85124" w14:paraId="7E64DC2D" w14:textId="77777777" w:rsidTr="00A57FCD">
      <w:trPr>
        <w:cantSplit/>
        <w:trHeight w:val="288"/>
      </w:trPr>
      <w:tc>
        <w:tcPr>
          <w:tcW w:w="4016" w:type="pct"/>
          <w:gridSpan w:val="2"/>
          <w:tcBorders>
            <w:bottom w:val="single" w:sz="4" w:space="0" w:color="auto"/>
            <w:right w:val="nil"/>
          </w:tcBorders>
          <w:vAlign w:val="center"/>
        </w:tcPr>
        <w:p w14:paraId="7E64DC2B" w14:textId="491F681E" w:rsidR="00922022" w:rsidRPr="00F85124" w:rsidRDefault="00922022" w:rsidP="00C02120">
          <w:pPr>
            <w:pStyle w:val="Heading1"/>
            <w:rPr>
              <w:rFonts w:asciiTheme="minorHAnsi" w:hAnsiTheme="minorHAnsi"/>
              <w:b w:val="0"/>
              <w:bCs/>
              <w:sz w:val="20"/>
            </w:rPr>
          </w:pPr>
          <w:r>
            <w:rPr>
              <w:rFonts w:asciiTheme="minorHAnsi" w:hAnsiTheme="minorHAnsi"/>
              <w:b w:val="0"/>
              <w:bCs/>
              <w:sz w:val="20"/>
            </w:rPr>
            <w:t>CERTIFICATE OF INSTALLATION - USER INSTRUCTIONS</w:t>
          </w:r>
        </w:p>
      </w:tc>
      <w:tc>
        <w:tcPr>
          <w:tcW w:w="984" w:type="pct"/>
          <w:tcBorders>
            <w:left w:val="nil"/>
            <w:bottom w:val="single" w:sz="4" w:space="0" w:color="auto"/>
          </w:tcBorders>
          <w:tcMar>
            <w:left w:w="115" w:type="dxa"/>
            <w:right w:w="115" w:type="dxa"/>
          </w:tcMar>
          <w:vAlign w:val="center"/>
        </w:tcPr>
        <w:p w14:paraId="7E64DC2C" w14:textId="77777777" w:rsidR="00922022" w:rsidRPr="00F85124" w:rsidRDefault="00922022" w:rsidP="00D4482E">
          <w:pPr>
            <w:pStyle w:val="Heading1"/>
            <w:jc w:val="right"/>
            <w:rPr>
              <w:rFonts w:asciiTheme="minorHAnsi" w:hAnsiTheme="minorHAnsi"/>
              <w:b w:val="0"/>
              <w:bCs/>
              <w:sz w:val="20"/>
            </w:rPr>
          </w:pPr>
          <w:r>
            <w:rPr>
              <w:rFonts w:asciiTheme="minorHAnsi" w:hAnsiTheme="minorHAnsi"/>
              <w:b w:val="0"/>
              <w:bCs/>
              <w:sz w:val="20"/>
            </w:rPr>
            <w:t>CF2R-STH-01-E</w:t>
          </w:r>
        </w:p>
      </w:tc>
    </w:tr>
    <w:tr w:rsidR="00922022" w:rsidRPr="00F85124" w14:paraId="7E64DC30" w14:textId="77777777" w:rsidTr="00C52027">
      <w:trPr>
        <w:cantSplit/>
        <w:trHeight w:val="288"/>
      </w:trPr>
      <w:tc>
        <w:tcPr>
          <w:tcW w:w="2500" w:type="pct"/>
          <w:tcBorders>
            <w:right w:val="nil"/>
          </w:tcBorders>
        </w:tcPr>
        <w:p w14:paraId="7E64DC2E" w14:textId="77777777" w:rsidR="00922022" w:rsidRPr="00F85124" w:rsidRDefault="00922022" w:rsidP="00C52027">
          <w:pPr>
            <w:tabs>
              <w:tab w:val="right" w:pos="10543"/>
            </w:tabs>
            <w:rPr>
              <w:rFonts w:asciiTheme="minorHAnsi" w:hAnsiTheme="minorHAnsi"/>
              <w:sz w:val="12"/>
              <w:szCs w:val="12"/>
            </w:rPr>
          </w:pPr>
          <w:r>
            <w:rPr>
              <w:rFonts w:asciiTheme="minorHAnsi" w:hAnsiTheme="minorHAnsi"/>
              <w:bCs/>
            </w:rPr>
            <w:t>Solar Water Heating Systems</w:t>
          </w:r>
        </w:p>
      </w:tc>
      <w:tc>
        <w:tcPr>
          <w:tcW w:w="2500" w:type="pct"/>
          <w:gridSpan w:val="2"/>
          <w:tcBorders>
            <w:left w:val="nil"/>
          </w:tcBorders>
        </w:tcPr>
        <w:p w14:paraId="7E64DC2F" w14:textId="26D3F2F1" w:rsidR="00922022" w:rsidRPr="00F85124" w:rsidRDefault="00922022" w:rsidP="00C52027">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B31B43">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BE1F2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w:t>
          </w:r>
        </w:p>
      </w:tc>
    </w:tr>
  </w:tbl>
  <w:p w14:paraId="7E64DC31" w14:textId="72EDD45B" w:rsidR="00922022" w:rsidRPr="00AC4B48" w:rsidRDefault="00922022" w:rsidP="00AC4B4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33" w14:textId="77777777" w:rsidR="00922022" w:rsidRDefault="00BE1F27">
    <w:pPr>
      <w:pStyle w:val="Header"/>
    </w:pPr>
    <w:r>
      <w:rPr>
        <w:noProof/>
      </w:rPr>
      <w:pict w14:anchorId="7E64DC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4" o:spid="_x0000_s1040"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34" w14:textId="77777777" w:rsidR="00922022" w:rsidRDefault="00BE1F27">
    <w:pPr>
      <w:pStyle w:val="Header"/>
    </w:pPr>
    <w:r>
      <w:rPr>
        <w:noProof/>
      </w:rPr>
      <w:pict w14:anchorId="7E64DC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8" o:spid="_x0000_s1044"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22022" w:rsidRPr="00F85124" w14:paraId="7E64DC37" w14:textId="77777777" w:rsidTr="00A57FCD">
      <w:trPr>
        <w:cantSplit/>
        <w:trHeight w:val="288"/>
      </w:trPr>
      <w:tc>
        <w:tcPr>
          <w:tcW w:w="4016" w:type="pct"/>
          <w:gridSpan w:val="2"/>
          <w:tcBorders>
            <w:bottom w:val="single" w:sz="4" w:space="0" w:color="auto"/>
            <w:right w:val="nil"/>
          </w:tcBorders>
          <w:vAlign w:val="center"/>
        </w:tcPr>
        <w:p w14:paraId="7E64DC35" w14:textId="6BDDC341" w:rsidR="00922022" w:rsidRPr="00F85124" w:rsidRDefault="00922022" w:rsidP="00C02120">
          <w:pPr>
            <w:pStyle w:val="Heading1"/>
            <w:rPr>
              <w:rFonts w:asciiTheme="minorHAnsi" w:hAnsiTheme="minorHAnsi"/>
              <w:b w:val="0"/>
              <w:bCs/>
              <w:sz w:val="20"/>
            </w:rPr>
          </w:pPr>
          <w:r>
            <w:rPr>
              <w:rFonts w:asciiTheme="minorHAnsi" w:hAnsiTheme="minorHAnsi"/>
              <w:b w:val="0"/>
              <w:bCs/>
              <w:sz w:val="20"/>
            </w:rPr>
            <w:t xml:space="preserve">CERTIFICATE OF INSTALLATION - </w:t>
          </w:r>
          <w:r w:rsidRPr="00B40F13">
            <w:rPr>
              <w:rFonts w:asciiTheme="minorHAnsi" w:hAnsiTheme="minorHAnsi"/>
              <w:b w:val="0"/>
              <w:bCs/>
              <w:sz w:val="20"/>
            </w:rPr>
            <w:t>DATA FIELD DEFINITIONS AND CALCULATIONS</w:t>
          </w:r>
        </w:p>
      </w:tc>
      <w:tc>
        <w:tcPr>
          <w:tcW w:w="984" w:type="pct"/>
          <w:tcBorders>
            <w:left w:val="nil"/>
            <w:bottom w:val="single" w:sz="4" w:space="0" w:color="auto"/>
          </w:tcBorders>
          <w:tcMar>
            <w:left w:w="115" w:type="dxa"/>
            <w:right w:w="115" w:type="dxa"/>
          </w:tcMar>
          <w:vAlign w:val="center"/>
        </w:tcPr>
        <w:p w14:paraId="7E64DC36" w14:textId="77777777" w:rsidR="00922022" w:rsidRPr="00F85124" w:rsidRDefault="00922022" w:rsidP="00D4482E">
          <w:pPr>
            <w:pStyle w:val="Heading1"/>
            <w:jc w:val="right"/>
            <w:rPr>
              <w:rFonts w:asciiTheme="minorHAnsi" w:hAnsiTheme="minorHAnsi"/>
              <w:b w:val="0"/>
              <w:bCs/>
              <w:sz w:val="20"/>
            </w:rPr>
          </w:pPr>
          <w:r>
            <w:rPr>
              <w:rFonts w:asciiTheme="minorHAnsi" w:hAnsiTheme="minorHAnsi"/>
              <w:b w:val="0"/>
              <w:bCs/>
              <w:sz w:val="20"/>
            </w:rPr>
            <w:t>CF2R-STH-01-E 1</w:t>
          </w:r>
        </w:p>
      </w:tc>
    </w:tr>
    <w:tr w:rsidR="00922022" w:rsidRPr="00F85124" w14:paraId="7E64DC3A" w14:textId="77777777" w:rsidTr="00C52027">
      <w:trPr>
        <w:cantSplit/>
        <w:trHeight w:val="288"/>
      </w:trPr>
      <w:tc>
        <w:tcPr>
          <w:tcW w:w="2500" w:type="pct"/>
          <w:tcBorders>
            <w:right w:val="nil"/>
          </w:tcBorders>
        </w:tcPr>
        <w:p w14:paraId="7E64DC38" w14:textId="77777777" w:rsidR="00922022" w:rsidRPr="00F85124" w:rsidRDefault="00922022" w:rsidP="00C52027">
          <w:pPr>
            <w:tabs>
              <w:tab w:val="right" w:pos="10543"/>
            </w:tabs>
            <w:rPr>
              <w:rFonts w:asciiTheme="minorHAnsi" w:hAnsiTheme="minorHAnsi"/>
              <w:sz w:val="12"/>
              <w:szCs w:val="12"/>
            </w:rPr>
          </w:pPr>
          <w:r>
            <w:rPr>
              <w:rFonts w:asciiTheme="minorHAnsi" w:hAnsiTheme="minorHAnsi"/>
              <w:bCs/>
            </w:rPr>
            <w:t>Solar Water Heating Systems</w:t>
          </w:r>
        </w:p>
      </w:tc>
      <w:tc>
        <w:tcPr>
          <w:tcW w:w="2500" w:type="pct"/>
          <w:gridSpan w:val="2"/>
          <w:tcBorders>
            <w:left w:val="nil"/>
          </w:tcBorders>
        </w:tcPr>
        <w:p w14:paraId="7E64DC39" w14:textId="00F72960" w:rsidR="00922022" w:rsidRPr="00F85124" w:rsidRDefault="00922022" w:rsidP="00C52027">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B31B43">
            <w:rPr>
              <w:rFonts w:asciiTheme="minorHAnsi" w:hAnsiTheme="minorHAnsi"/>
              <w:bCs/>
              <w:noProof/>
            </w:rPr>
            <w:t>2</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BE1F27">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7E64DC3B" w14:textId="7483B95F" w:rsidR="00922022" w:rsidRPr="00AC4B48" w:rsidRDefault="00922022" w:rsidP="00AC4B4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3C" w14:textId="77777777" w:rsidR="00922022" w:rsidRDefault="00BE1F27">
    <w:pPr>
      <w:pStyle w:val="Header"/>
    </w:pPr>
    <w:r>
      <w:rPr>
        <w:noProof/>
      </w:rPr>
      <w:pict w14:anchorId="7E64DC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7" o:spid="_x0000_s1043"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5E97C79"/>
    <w:multiLevelType w:val="hybridMultilevel"/>
    <w:tmpl w:val="29C27ABC"/>
    <w:lvl w:ilvl="0" w:tplc="247E52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D634957"/>
    <w:multiLevelType w:val="hybridMultilevel"/>
    <w:tmpl w:val="3F0AE0D6"/>
    <w:lvl w:ilvl="0" w:tplc="F54CFC8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9E5B7D"/>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921AF2"/>
    <w:multiLevelType w:val="hybridMultilevel"/>
    <w:tmpl w:val="C5420ACE"/>
    <w:lvl w:ilvl="0" w:tplc="C2549F46">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562910"/>
    <w:multiLevelType w:val="hybridMultilevel"/>
    <w:tmpl w:val="53A08E8C"/>
    <w:lvl w:ilvl="0" w:tplc="3F6433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E148D6"/>
    <w:multiLevelType w:val="hybridMultilevel"/>
    <w:tmpl w:val="B5B6842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96F6FB7"/>
    <w:multiLevelType w:val="hybridMultilevel"/>
    <w:tmpl w:val="FBDE2222"/>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15:restartNumberingAfterBreak="0">
    <w:nsid w:val="20017376"/>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237D73"/>
    <w:multiLevelType w:val="hybridMultilevel"/>
    <w:tmpl w:val="2932BB5C"/>
    <w:lvl w:ilvl="0" w:tplc="779AB0F4">
      <w:numFmt w:val="bullet"/>
      <w:lvlText w:val=""/>
      <w:lvlJc w:val="left"/>
      <w:pPr>
        <w:ind w:left="720" w:hanging="36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4" w15:restartNumberingAfterBreak="0">
    <w:nsid w:val="26AC5E71"/>
    <w:multiLevelType w:val="hybridMultilevel"/>
    <w:tmpl w:val="CEECC95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7AD4FAA"/>
    <w:multiLevelType w:val="hybridMultilevel"/>
    <w:tmpl w:val="B2E80AD8"/>
    <w:lvl w:ilvl="0" w:tplc="438009BA">
      <w:start w:val="1"/>
      <w:numFmt w:val="decimal"/>
      <w:lvlText w:val="%1."/>
      <w:lvlJc w:val="left"/>
      <w:pPr>
        <w:ind w:left="360" w:hanging="360"/>
      </w:pPr>
      <w:rPr>
        <w:rFonts w:asciiTheme="minorHAnsi" w:hAnsiTheme="minorHAnsi"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7B03FAE"/>
    <w:multiLevelType w:val="hybridMultilevel"/>
    <w:tmpl w:val="6196332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F46B38"/>
    <w:multiLevelType w:val="hybridMultilevel"/>
    <w:tmpl w:val="758AB5C4"/>
    <w:lvl w:ilvl="0" w:tplc="D57A314C">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19" w15:restartNumberingAfterBreak="0">
    <w:nsid w:val="3A7E2861"/>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AC4AA9"/>
    <w:multiLevelType w:val="hybridMultilevel"/>
    <w:tmpl w:val="C6649616"/>
    <w:lvl w:ilvl="0" w:tplc="3956E97A">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DD850A1"/>
    <w:multiLevelType w:val="hybridMultilevel"/>
    <w:tmpl w:val="DF682BDE"/>
    <w:lvl w:ilvl="0" w:tplc="F5FEBF6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5C6C12"/>
    <w:multiLevelType w:val="hybridMultilevel"/>
    <w:tmpl w:val="DC4838D4"/>
    <w:lvl w:ilvl="0" w:tplc="DCDA45E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4B802F71"/>
    <w:multiLevelType w:val="hybridMultilevel"/>
    <w:tmpl w:val="2674A7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C826D4E"/>
    <w:multiLevelType w:val="hybridMultilevel"/>
    <w:tmpl w:val="56CE84FE"/>
    <w:lvl w:ilvl="0" w:tplc="BDDA06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2A49BC"/>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B3090A"/>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56802345"/>
    <w:multiLevelType w:val="hybridMultilevel"/>
    <w:tmpl w:val="A4DC0C28"/>
    <w:lvl w:ilvl="0" w:tplc="5A04D816">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57D312C9"/>
    <w:multiLevelType w:val="hybridMultilevel"/>
    <w:tmpl w:val="302C4E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CC259DD"/>
    <w:multiLevelType w:val="hybridMultilevel"/>
    <w:tmpl w:val="EBFCA6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D526006"/>
    <w:multiLevelType w:val="hybridMultilevel"/>
    <w:tmpl w:val="9CE0EEA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7B839B5"/>
    <w:multiLevelType w:val="hybridMultilevel"/>
    <w:tmpl w:val="B3C4FCC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hint="default"/>
      </w:rPr>
    </w:lvl>
    <w:lvl w:ilvl="1" w:tplc="D506EA6C">
      <w:start w:val="2"/>
      <w:numFmt w:val="bullet"/>
      <w:lvlText w:val=""/>
      <w:lvlJc w:val="left"/>
      <w:pPr>
        <w:tabs>
          <w:tab w:val="num" w:pos="1080"/>
        </w:tabs>
        <w:ind w:left="1080" w:hanging="360"/>
      </w:pPr>
      <w:rPr>
        <w:rFonts w:ascii="Wingdings" w:eastAsia="Times New Roman" w:hAnsi="Wingdings" w:cs="Times New Roman" w:hint="default"/>
      </w:rPr>
    </w:lvl>
    <w:lvl w:ilvl="2" w:tplc="5AC49D58">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6F8C1833"/>
    <w:multiLevelType w:val="hybridMultilevel"/>
    <w:tmpl w:val="201A07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38F73AD"/>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46D3B4A"/>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9492792">
    <w:abstractNumId w:val="3"/>
  </w:num>
  <w:num w:numId="2" w16cid:durableId="633872379">
    <w:abstractNumId w:val="13"/>
  </w:num>
  <w:num w:numId="3" w16cid:durableId="1609775406">
    <w:abstractNumId w:val="13"/>
  </w:num>
  <w:num w:numId="4" w16cid:durableId="1761293471">
    <w:abstractNumId w:val="13"/>
  </w:num>
  <w:num w:numId="5" w16cid:durableId="1994487097">
    <w:abstractNumId w:val="3"/>
  </w:num>
  <w:num w:numId="6" w16cid:durableId="1704355746">
    <w:abstractNumId w:val="3"/>
  </w:num>
  <w:num w:numId="7" w16cid:durableId="947396062">
    <w:abstractNumId w:val="3"/>
  </w:num>
  <w:num w:numId="8" w16cid:durableId="419722440">
    <w:abstractNumId w:val="24"/>
  </w:num>
  <w:num w:numId="9" w16cid:durableId="2040738982">
    <w:abstractNumId w:val="28"/>
  </w:num>
  <w:num w:numId="10" w16cid:durableId="1359429393">
    <w:abstractNumId w:val="28"/>
  </w:num>
  <w:num w:numId="11" w16cid:durableId="1261989714">
    <w:abstractNumId w:val="24"/>
  </w:num>
  <w:num w:numId="12" w16cid:durableId="309596128">
    <w:abstractNumId w:val="24"/>
  </w:num>
  <w:num w:numId="13" w16cid:durableId="1756970694">
    <w:abstractNumId w:val="18"/>
  </w:num>
  <w:num w:numId="14" w16cid:durableId="200095840">
    <w:abstractNumId w:val="1"/>
  </w:num>
  <w:num w:numId="15" w16cid:durableId="86393342">
    <w:abstractNumId w:val="35"/>
  </w:num>
  <w:num w:numId="16" w16cid:durableId="2093813714">
    <w:abstractNumId w:val="8"/>
  </w:num>
  <w:num w:numId="17" w16cid:durableId="832528991">
    <w:abstractNumId w:val="30"/>
  </w:num>
  <w:num w:numId="18" w16cid:durableId="1133793065">
    <w:abstractNumId w:val="34"/>
  </w:num>
  <w:num w:numId="19" w16cid:durableId="1643071615">
    <w:abstractNumId w:val="21"/>
  </w:num>
  <w:num w:numId="20" w16cid:durableId="415328744">
    <w:abstractNumId w:val="32"/>
  </w:num>
  <w:num w:numId="21" w16cid:durableId="1998727702">
    <w:abstractNumId w:val="31"/>
  </w:num>
  <w:num w:numId="22" w16cid:durableId="575433140">
    <w:abstractNumId w:val="25"/>
  </w:num>
  <w:num w:numId="23" w16cid:durableId="978454839">
    <w:abstractNumId w:val="0"/>
  </w:num>
  <w:num w:numId="24" w16cid:durableId="714546925">
    <w:abstractNumId w:val="12"/>
  </w:num>
  <w:num w:numId="25" w16cid:durableId="2147090745">
    <w:abstractNumId w:val="20"/>
  </w:num>
  <w:num w:numId="26" w16cid:durableId="1319460243">
    <w:abstractNumId w:val="23"/>
  </w:num>
  <w:num w:numId="27" w16cid:durableId="2048722343">
    <w:abstractNumId w:val="36"/>
  </w:num>
  <w:num w:numId="28" w16cid:durableId="1349336602">
    <w:abstractNumId w:val="26"/>
  </w:num>
  <w:num w:numId="29" w16cid:durableId="2056390101">
    <w:abstractNumId w:val="4"/>
  </w:num>
  <w:num w:numId="30" w16cid:durableId="702705361">
    <w:abstractNumId w:val="33"/>
  </w:num>
  <w:num w:numId="31" w16cid:durableId="1295912315">
    <w:abstractNumId w:val="17"/>
  </w:num>
  <w:num w:numId="32" w16cid:durableId="1818103815">
    <w:abstractNumId w:val="14"/>
  </w:num>
  <w:num w:numId="33" w16cid:durableId="1608149367">
    <w:abstractNumId w:val="10"/>
  </w:num>
  <w:num w:numId="34" w16cid:durableId="1471021211">
    <w:abstractNumId w:val="22"/>
  </w:num>
  <w:num w:numId="35" w16cid:durableId="2105759141">
    <w:abstractNumId w:val="37"/>
  </w:num>
  <w:num w:numId="36" w16cid:durableId="729305042">
    <w:abstractNumId w:val="38"/>
  </w:num>
  <w:num w:numId="37" w16cid:durableId="40792204">
    <w:abstractNumId w:val="19"/>
  </w:num>
  <w:num w:numId="38" w16cid:durableId="924537095">
    <w:abstractNumId w:val="27"/>
  </w:num>
  <w:num w:numId="39" w16cid:durableId="2104716477">
    <w:abstractNumId w:val="7"/>
  </w:num>
  <w:num w:numId="40" w16cid:durableId="1685789284">
    <w:abstractNumId w:val="15"/>
  </w:num>
  <w:num w:numId="41" w16cid:durableId="360086931">
    <w:abstractNumId w:val="11"/>
  </w:num>
  <w:num w:numId="42" w16cid:durableId="1444809419">
    <w:abstractNumId w:val="29"/>
  </w:num>
  <w:num w:numId="43" w16cid:durableId="1562132787">
    <w:abstractNumId w:val="2"/>
  </w:num>
  <w:num w:numId="44" w16cid:durableId="678852459">
    <w:abstractNumId w:val="5"/>
  </w:num>
  <w:num w:numId="45" w16cid:durableId="1768229520">
    <w:abstractNumId w:val="16"/>
  </w:num>
  <w:num w:numId="46" w16cid:durableId="1566835411">
    <w:abstractNumId w:val="15"/>
  </w:num>
  <w:num w:numId="47" w16cid:durableId="63184967">
    <w:abstractNumId w:val="6"/>
  </w:num>
  <w:num w:numId="48" w16cid:durableId="63919285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B3B"/>
    <w:rsid w:val="000016CE"/>
    <w:rsid w:val="00003076"/>
    <w:rsid w:val="000036FF"/>
    <w:rsid w:val="00004076"/>
    <w:rsid w:val="00007EF0"/>
    <w:rsid w:val="00012B2A"/>
    <w:rsid w:val="00014D25"/>
    <w:rsid w:val="00016F26"/>
    <w:rsid w:val="00022425"/>
    <w:rsid w:val="00026750"/>
    <w:rsid w:val="00026DB9"/>
    <w:rsid w:val="00035A79"/>
    <w:rsid w:val="00036259"/>
    <w:rsid w:val="00037926"/>
    <w:rsid w:val="0004286A"/>
    <w:rsid w:val="00044300"/>
    <w:rsid w:val="00046C07"/>
    <w:rsid w:val="000470D7"/>
    <w:rsid w:val="000471F6"/>
    <w:rsid w:val="000478A3"/>
    <w:rsid w:val="00051F14"/>
    <w:rsid w:val="00053A0E"/>
    <w:rsid w:val="000578E7"/>
    <w:rsid w:val="00057A5B"/>
    <w:rsid w:val="0006016B"/>
    <w:rsid w:val="00060D8F"/>
    <w:rsid w:val="000631C6"/>
    <w:rsid w:val="000644B7"/>
    <w:rsid w:val="00064E33"/>
    <w:rsid w:val="000727A6"/>
    <w:rsid w:val="00074F87"/>
    <w:rsid w:val="00076F08"/>
    <w:rsid w:val="00080A37"/>
    <w:rsid w:val="00080EEE"/>
    <w:rsid w:val="000861F1"/>
    <w:rsid w:val="00091D81"/>
    <w:rsid w:val="0009276A"/>
    <w:rsid w:val="00092F16"/>
    <w:rsid w:val="00094EF2"/>
    <w:rsid w:val="000A0D18"/>
    <w:rsid w:val="000A0E1E"/>
    <w:rsid w:val="000A105B"/>
    <w:rsid w:val="000A1F02"/>
    <w:rsid w:val="000A35C7"/>
    <w:rsid w:val="000A4A99"/>
    <w:rsid w:val="000A6006"/>
    <w:rsid w:val="000A613A"/>
    <w:rsid w:val="000B1E0E"/>
    <w:rsid w:val="000B3AC8"/>
    <w:rsid w:val="000B4491"/>
    <w:rsid w:val="000B5431"/>
    <w:rsid w:val="000B7D47"/>
    <w:rsid w:val="000B7F1D"/>
    <w:rsid w:val="000C1A4A"/>
    <w:rsid w:val="000C4C97"/>
    <w:rsid w:val="000C6426"/>
    <w:rsid w:val="000C6B8F"/>
    <w:rsid w:val="000C7320"/>
    <w:rsid w:val="000D25DB"/>
    <w:rsid w:val="000D3345"/>
    <w:rsid w:val="000D4D8A"/>
    <w:rsid w:val="000D7DA8"/>
    <w:rsid w:val="000E0BE1"/>
    <w:rsid w:val="000E4A8F"/>
    <w:rsid w:val="000E53E9"/>
    <w:rsid w:val="000E76DF"/>
    <w:rsid w:val="000E7ABD"/>
    <w:rsid w:val="000F070F"/>
    <w:rsid w:val="000F0BA7"/>
    <w:rsid w:val="000F1514"/>
    <w:rsid w:val="000F1894"/>
    <w:rsid w:val="000F67E7"/>
    <w:rsid w:val="000F754C"/>
    <w:rsid w:val="000F7C75"/>
    <w:rsid w:val="001102BD"/>
    <w:rsid w:val="001131A2"/>
    <w:rsid w:val="00116F4C"/>
    <w:rsid w:val="00126F26"/>
    <w:rsid w:val="001305CE"/>
    <w:rsid w:val="001315EE"/>
    <w:rsid w:val="00135763"/>
    <w:rsid w:val="00135DDE"/>
    <w:rsid w:val="00137AA4"/>
    <w:rsid w:val="00142FD3"/>
    <w:rsid w:val="001467AA"/>
    <w:rsid w:val="00152038"/>
    <w:rsid w:val="00155ACD"/>
    <w:rsid w:val="001577AB"/>
    <w:rsid w:val="00160ED3"/>
    <w:rsid w:val="001615D7"/>
    <w:rsid w:val="00161F98"/>
    <w:rsid w:val="00162081"/>
    <w:rsid w:val="00166806"/>
    <w:rsid w:val="00166B0E"/>
    <w:rsid w:val="00171597"/>
    <w:rsid w:val="001725CD"/>
    <w:rsid w:val="001739FA"/>
    <w:rsid w:val="00174BD1"/>
    <w:rsid w:val="00175C86"/>
    <w:rsid w:val="00175D42"/>
    <w:rsid w:val="00176C75"/>
    <w:rsid w:val="00181190"/>
    <w:rsid w:val="00193939"/>
    <w:rsid w:val="0019535F"/>
    <w:rsid w:val="0019624F"/>
    <w:rsid w:val="001A5583"/>
    <w:rsid w:val="001B5BA4"/>
    <w:rsid w:val="001C21D6"/>
    <w:rsid w:val="001C44B4"/>
    <w:rsid w:val="001C5B62"/>
    <w:rsid w:val="001C7769"/>
    <w:rsid w:val="001D6254"/>
    <w:rsid w:val="001D78CA"/>
    <w:rsid w:val="001E356E"/>
    <w:rsid w:val="001E3C52"/>
    <w:rsid w:val="001F0E8D"/>
    <w:rsid w:val="001F20EE"/>
    <w:rsid w:val="00200E53"/>
    <w:rsid w:val="00202608"/>
    <w:rsid w:val="00203D30"/>
    <w:rsid w:val="00206039"/>
    <w:rsid w:val="00213E8E"/>
    <w:rsid w:val="00216C55"/>
    <w:rsid w:val="0022254F"/>
    <w:rsid w:val="00222F6D"/>
    <w:rsid w:val="002241A5"/>
    <w:rsid w:val="0022762B"/>
    <w:rsid w:val="0023630F"/>
    <w:rsid w:val="00237553"/>
    <w:rsid w:val="00237ACB"/>
    <w:rsid w:val="00237D2B"/>
    <w:rsid w:val="002420D2"/>
    <w:rsid w:val="00243047"/>
    <w:rsid w:val="002432D5"/>
    <w:rsid w:val="00245AF0"/>
    <w:rsid w:val="00251B09"/>
    <w:rsid w:val="00253101"/>
    <w:rsid w:val="002532A8"/>
    <w:rsid w:val="00255C7D"/>
    <w:rsid w:val="002562A4"/>
    <w:rsid w:val="00260054"/>
    <w:rsid w:val="002615BC"/>
    <w:rsid w:val="00262721"/>
    <w:rsid w:val="002641C7"/>
    <w:rsid w:val="002710BB"/>
    <w:rsid w:val="002719D2"/>
    <w:rsid w:val="00271E1D"/>
    <w:rsid w:val="00274579"/>
    <w:rsid w:val="00274618"/>
    <w:rsid w:val="00274A8C"/>
    <w:rsid w:val="00277212"/>
    <w:rsid w:val="0028466E"/>
    <w:rsid w:val="00284AFC"/>
    <w:rsid w:val="00284C8F"/>
    <w:rsid w:val="00285A7C"/>
    <w:rsid w:val="00287573"/>
    <w:rsid w:val="00291F72"/>
    <w:rsid w:val="00292FF8"/>
    <w:rsid w:val="00293608"/>
    <w:rsid w:val="00295ED5"/>
    <w:rsid w:val="002A1004"/>
    <w:rsid w:val="002A1276"/>
    <w:rsid w:val="002A199B"/>
    <w:rsid w:val="002A29A8"/>
    <w:rsid w:val="002A3706"/>
    <w:rsid w:val="002A3F41"/>
    <w:rsid w:val="002A52FF"/>
    <w:rsid w:val="002A6A1F"/>
    <w:rsid w:val="002B11CA"/>
    <w:rsid w:val="002B2393"/>
    <w:rsid w:val="002B4F6F"/>
    <w:rsid w:val="002C131A"/>
    <w:rsid w:val="002C1E80"/>
    <w:rsid w:val="002C586B"/>
    <w:rsid w:val="002C6AF9"/>
    <w:rsid w:val="002D07D9"/>
    <w:rsid w:val="002D1475"/>
    <w:rsid w:val="002D3BA6"/>
    <w:rsid w:val="002D6131"/>
    <w:rsid w:val="002D680A"/>
    <w:rsid w:val="002D7254"/>
    <w:rsid w:val="002D7DB8"/>
    <w:rsid w:val="002E3676"/>
    <w:rsid w:val="002E7941"/>
    <w:rsid w:val="002F065A"/>
    <w:rsid w:val="002F3D03"/>
    <w:rsid w:val="002F40A7"/>
    <w:rsid w:val="002F6775"/>
    <w:rsid w:val="0030376F"/>
    <w:rsid w:val="00303884"/>
    <w:rsid w:val="00305158"/>
    <w:rsid w:val="003051D0"/>
    <w:rsid w:val="00306026"/>
    <w:rsid w:val="00307627"/>
    <w:rsid w:val="00312A26"/>
    <w:rsid w:val="00314D52"/>
    <w:rsid w:val="00314EC3"/>
    <w:rsid w:val="003177CD"/>
    <w:rsid w:val="0032018D"/>
    <w:rsid w:val="00320F01"/>
    <w:rsid w:val="003247CA"/>
    <w:rsid w:val="003273A9"/>
    <w:rsid w:val="003320C4"/>
    <w:rsid w:val="00337397"/>
    <w:rsid w:val="00340CE9"/>
    <w:rsid w:val="00342642"/>
    <w:rsid w:val="003500C8"/>
    <w:rsid w:val="00350A8C"/>
    <w:rsid w:val="00353C3B"/>
    <w:rsid w:val="0035603C"/>
    <w:rsid w:val="00357343"/>
    <w:rsid w:val="00364D23"/>
    <w:rsid w:val="00371157"/>
    <w:rsid w:val="00372700"/>
    <w:rsid w:val="00376EAA"/>
    <w:rsid w:val="003809C0"/>
    <w:rsid w:val="00384664"/>
    <w:rsid w:val="003850E9"/>
    <w:rsid w:val="00386209"/>
    <w:rsid w:val="0038684E"/>
    <w:rsid w:val="0039142A"/>
    <w:rsid w:val="00394C8C"/>
    <w:rsid w:val="00397CEB"/>
    <w:rsid w:val="003A0693"/>
    <w:rsid w:val="003A4460"/>
    <w:rsid w:val="003A4DAC"/>
    <w:rsid w:val="003A520F"/>
    <w:rsid w:val="003A7D2C"/>
    <w:rsid w:val="003B0C78"/>
    <w:rsid w:val="003B3641"/>
    <w:rsid w:val="003B5B3C"/>
    <w:rsid w:val="003B7CF0"/>
    <w:rsid w:val="003C11D9"/>
    <w:rsid w:val="003C7B7A"/>
    <w:rsid w:val="003D1611"/>
    <w:rsid w:val="003D349A"/>
    <w:rsid w:val="003D4AF6"/>
    <w:rsid w:val="003D5183"/>
    <w:rsid w:val="003D5350"/>
    <w:rsid w:val="003E02EC"/>
    <w:rsid w:val="003E1E09"/>
    <w:rsid w:val="003E22AB"/>
    <w:rsid w:val="003E6307"/>
    <w:rsid w:val="003E69D2"/>
    <w:rsid w:val="003F064C"/>
    <w:rsid w:val="003F1C6F"/>
    <w:rsid w:val="003F32C0"/>
    <w:rsid w:val="003F49BD"/>
    <w:rsid w:val="003F5197"/>
    <w:rsid w:val="003F6A76"/>
    <w:rsid w:val="00400E1A"/>
    <w:rsid w:val="00405947"/>
    <w:rsid w:val="00410101"/>
    <w:rsid w:val="004149E9"/>
    <w:rsid w:val="00415FD0"/>
    <w:rsid w:val="00416A5D"/>
    <w:rsid w:val="00422F8B"/>
    <w:rsid w:val="00430CEA"/>
    <w:rsid w:val="00432098"/>
    <w:rsid w:val="0043234A"/>
    <w:rsid w:val="00433096"/>
    <w:rsid w:val="004338A8"/>
    <w:rsid w:val="0043390E"/>
    <w:rsid w:val="0043422C"/>
    <w:rsid w:val="00435279"/>
    <w:rsid w:val="0043530E"/>
    <w:rsid w:val="00436119"/>
    <w:rsid w:val="00437D63"/>
    <w:rsid w:val="00440841"/>
    <w:rsid w:val="00440C5D"/>
    <w:rsid w:val="00444025"/>
    <w:rsid w:val="00444744"/>
    <w:rsid w:val="004507D3"/>
    <w:rsid w:val="004510F5"/>
    <w:rsid w:val="0045301A"/>
    <w:rsid w:val="00454C3D"/>
    <w:rsid w:val="004571B6"/>
    <w:rsid w:val="00460CED"/>
    <w:rsid w:val="00462AC1"/>
    <w:rsid w:val="00464C0B"/>
    <w:rsid w:val="0046705B"/>
    <w:rsid w:val="00470951"/>
    <w:rsid w:val="00471A45"/>
    <w:rsid w:val="004725BD"/>
    <w:rsid w:val="004737C4"/>
    <w:rsid w:val="00474509"/>
    <w:rsid w:val="00474756"/>
    <w:rsid w:val="00474A7A"/>
    <w:rsid w:val="00475987"/>
    <w:rsid w:val="00477D56"/>
    <w:rsid w:val="0048031E"/>
    <w:rsid w:val="00480995"/>
    <w:rsid w:val="004809EE"/>
    <w:rsid w:val="004847D3"/>
    <w:rsid w:val="004867FF"/>
    <w:rsid w:val="00486F0B"/>
    <w:rsid w:val="004875E3"/>
    <w:rsid w:val="00491033"/>
    <w:rsid w:val="004944D6"/>
    <w:rsid w:val="004948E2"/>
    <w:rsid w:val="004A05AE"/>
    <w:rsid w:val="004A1BEB"/>
    <w:rsid w:val="004A264A"/>
    <w:rsid w:val="004A4E98"/>
    <w:rsid w:val="004A5C7F"/>
    <w:rsid w:val="004A6E7F"/>
    <w:rsid w:val="004B1012"/>
    <w:rsid w:val="004B4582"/>
    <w:rsid w:val="004B7BD2"/>
    <w:rsid w:val="004C23D9"/>
    <w:rsid w:val="004C2C61"/>
    <w:rsid w:val="004C4EAF"/>
    <w:rsid w:val="004D1025"/>
    <w:rsid w:val="004D1CE3"/>
    <w:rsid w:val="004D287C"/>
    <w:rsid w:val="004D51E5"/>
    <w:rsid w:val="004D5EC9"/>
    <w:rsid w:val="004E112A"/>
    <w:rsid w:val="004E230B"/>
    <w:rsid w:val="004E67EB"/>
    <w:rsid w:val="004E6A13"/>
    <w:rsid w:val="004F0A7F"/>
    <w:rsid w:val="004F40C1"/>
    <w:rsid w:val="004F4114"/>
    <w:rsid w:val="00511E0C"/>
    <w:rsid w:val="0051361E"/>
    <w:rsid w:val="00513D83"/>
    <w:rsid w:val="00514ADB"/>
    <w:rsid w:val="00520412"/>
    <w:rsid w:val="005214C4"/>
    <w:rsid w:val="005222CB"/>
    <w:rsid w:val="00527ACC"/>
    <w:rsid w:val="00530F4C"/>
    <w:rsid w:val="00531044"/>
    <w:rsid w:val="005340A2"/>
    <w:rsid w:val="005354A8"/>
    <w:rsid w:val="005369BA"/>
    <w:rsid w:val="00536AA4"/>
    <w:rsid w:val="00537F20"/>
    <w:rsid w:val="00541293"/>
    <w:rsid w:val="00541964"/>
    <w:rsid w:val="005437EB"/>
    <w:rsid w:val="005450F9"/>
    <w:rsid w:val="00551599"/>
    <w:rsid w:val="00552A3E"/>
    <w:rsid w:val="00554004"/>
    <w:rsid w:val="00555884"/>
    <w:rsid w:val="00562BA8"/>
    <w:rsid w:val="00562BBD"/>
    <w:rsid w:val="005678C7"/>
    <w:rsid w:val="005705A4"/>
    <w:rsid w:val="00572B72"/>
    <w:rsid w:val="00573417"/>
    <w:rsid w:val="00574E6A"/>
    <w:rsid w:val="005813CE"/>
    <w:rsid w:val="005821CB"/>
    <w:rsid w:val="00584E9E"/>
    <w:rsid w:val="00585CC5"/>
    <w:rsid w:val="005870DC"/>
    <w:rsid w:val="005877FC"/>
    <w:rsid w:val="00587B52"/>
    <w:rsid w:val="0059070E"/>
    <w:rsid w:val="00592730"/>
    <w:rsid w:val="00594C36"/>
    <w:rsid w:val="005A3251"/>
    <w:rsid w:val="005A481E"/>
    <w:rsid w:val="005A4C6F"/>
    <w:rsid w:val="005A5042"/>
    <w:rsid w:val="005A7357"/>
    <w:rsid w:val="005B3839"/>
    <w:rsid w:val="005C024E"/>
    <w:rsid w:val="005C0D34"/>
    <w:rsid w:val="005C4233"/>
    <w:rsid w:val="005C5038"/>
    <w:rsid w:val="005C73C7"/>
    <w:rsid w:val="005D2752"/>
    <w:rsid w:val="005D30D4"/>
    <w:rsid w:val="005D3506"/>
    <w:rsid w:val="005D55BB"/>
    <w:rsid w:val="005E0899"/>
    <w:rsid w:val="005E23CD"/>
    <w:rsid w:val="005E2724"/>
    <w:rsid w:val="005E3E55"/>
    <w:rsid w:val="005E68FF"/>
    <w:rsid w:val="005F00E3"/>
    <w:rsid w:val="005F0505"/>
    <w:rsid w:val="005F178B"/>
    <w:rsid w:val="005F4CDC"/>
    <w:rsid w:val="006016EB"/>
    <w:rsid w:val="006019F9"/>
    <w:rsid w:val="00601C19"/>
    <w:rsid w:val="00603A8D"/>
    <w:rsid w:val="00605944"/>
    <w:rsid w:val="006118A6"/>
    <w:rsid w:val="00611910"/>
    <w:rsid w:val="00613F4A"/>
    <w:rsid w:val="00614268"/>
    <w:rsid w:val="00616C4D"/>
    <w:rsid w:val="00616F72"/>
    <w:rsid w:val="00617B42"/>
    <w:rsid w:val="006200D7"/>
    <w:rsid w:val="0062015F"/>
    <w:rsid w:val="00621502"/>
    <w:rsid w:val="0062222C"/>
    <w:rsid w:val="006227B1"/>
    <w:rsid w:val="00622990"/>
    <w:rsid w:val="006307FE"/>
    <w:rsid w:val="00631115"/>
    <w:rsid w:val="00632F51"/>
    <w:rsid w:val="00632F73"/>
    <w:rsid w:val="0063764B"/>
    <w:rsid w:val="006411CF"/>
    <w:rsid w:val="00641C71"/>
    <w:rsid w:val="0064232C"/>
    <w:rsid w:val="00642C71"/>
    <w:rsid w:val="0064300C"/>
    <w:rsid w:val="00643519"/>
    <w:rsid w:val="00654F37"/>
    <w:rsid w:val="00663AF7"/>
    <w:rsid w:val="00667362"/>
    <w:rsid w:val="00674FED"/>
    <w:rsid w:val="0068226F"/>
    <w:rsid w:val="00682CBA"/>
    <w:rsid w:val="00684A3F"/>
    <w:rsid w:val="00685D72"/>
    <w:rsid w:val="00686B8B"/>
    <w:rsid w:val="0069136C"/>
    <w:rsid w:val="00692EDF"/>
    <w:rsid w:val="006930E5"/>
    <w:rsid w:val="00697E29"/>
    <w:rsid w:val="006A156C"/>
    <w:rsid w:val="006A57F1"/>
    <w:rsid w:val="006A589C"/>
    <w:rsid w:val="006A5BAF"/>
    <w:rsid w:val="006A722E"/>
    <w:rsid w:val="006A748D"/>
    <w:rsid w:val="006B4081"/>
    <w:rsid w:val="006B76F3"/>
    <w:rsid w:val="006C0044"/>
    <w:rsid w:val="006C0E98"/>
    <w:rsid w:val="006C7335"/>
    <w:rsid w:val="006C7406"/>
    <w:rsid w:val="006D21DC"/>
    <w:rsid w:val="006D4D01"/>
    <w:rsid w:val="006D7370"/>
    <w:rsid w:val="006D7492"/>
    <w:rsid w:val="006E1FC1"/>
    <w:rsid w:val="006F0558"/>
    <w:rsid w:val="006F0652"/>
    <w:rsid w:val="006F1A1E"/>
    <w:rsid w:val="006F2C70"/>
    <w:rsid w:val="006F5324"/>
    <w:rsid w:val="0070354F"/>
    <w:rsid w:val="007108CC"/>
    <w:rsid w:val="00713F0D"/>
    <w:rsid w:val="00714442"/>
    <w:rsid w:val="00714CBC"/>
    <w:rsid w:val="00714DAD"/>
    <w:rsid w:val="0071761E"/>
    <w:rsid w:val="00717DEA"/>
    <w:rsid w:val="00720306"/>
    <w:rsid w:val="00723136"/>
    <w:rsid w:val="00723F39"/>
    <w:rsid w:val="00733436"/>
    <w:rsid w:val="0073365A"/>
    <w:rsid w:val="00736E71"/>
    <w:rsid w:val="00741DF1"/>
    <w:rsid w:val="00743217"/>
    <w:rsid w:val="0074424A"/>
    <w:rsid w:val="00746329"/>
    <w:rsid w:val="0074729A"/>
    <w:rsid w:val="00751673"/>
    <w:rsid w:val="0075385D"/>
    <w:rsid w:val="00753CFA"/>
    <w:rsid w:val="007543B0"/>
    <w:rsid w:val="007551EC"/>
    <w:rsid w:val="007635A5"/>
    <w:rsid w:val="0076441C"/>
    <w:rsid w:val="00765F67"/>
    <w:rsid w:val="0076605C"/>
    <w:rsid w:val="007725A2"/>
    <w:rsid w:val="007755D6"/>
    <w:rsid w:val="007756F6"/>
    <w:rsid w:val="00776799"/>
    <w:rsid w:val="00777B2F"/>
    <w:rsid w:val="007833C2"/>
    <w:rsid w:val="0078517D"/>
    <w:rsid w:val="00785B34"/>
    <w:rsid w:val="00786AB3"/>
    <w:rsid w:val="007873E9"/>
    <w:rsid w:val="007919B1"/>
    <w:rsid w:val="00793E1C"/>
    <w:rsid w:val="00794C78"/>
    <w:rsid w:val="00795EB8"/>
    <w:rsid w:val="00797224"/>
    <w:rsid w:val="00797290"/>
    <w:rsid w:val="00797860"/>
    <w:rsid w:val="007A4603"/>
    <w:rsid w:val="007A7767"/>
    <w:rsid w:val="007B0847"/>
    <w:rsid w:val="007B3828"/>
    <w:rsid w:val="007B4BEA"/>
    <w:rsid w:val="007B645E"/>
    <w:rsid w:val="007C12FC"/>
    <w:rsid w:val="007C24A3"/>
    <w:rsid w:val="007D060B"/>
    <w:rsid w:val="007D0D8F"/>
    <w:rsid w:val="007D19B2"/>
    <w:rsid w:val="007D2DD3"/>
    <w:rsid w:val="007D726A"/>
    <w:rsid w:val="007E21AF"/>
    <w:rsid w:val="007E26E9"/>
    <w:rsid w:val="007E28AD"/>
    <w:rsid w:val="007E32B3"/>
    <w:rsid w:val="007F3E17"/>
    <w:rsid w:val="007F57DC"/>
    <w:rsid w:val="00804C36"/>
    <w:rsid w:val="00807045"/>
    <w:rsid w:val="00807678"/>
    <w:rsid w:val="008135C2"/>
    <w:rsid w:val="008143CE"/>
    <w:rsid w:val="0081508B"/>
    <w:rsid w:val="00815AA1"/>
    <w:rsid w:val="0081628C"/>
    <w:rsid w:val="00817725"/>
    <w:rsid w:val="00821F42"/>
    <w:rsid w:val="0082448D"/>
    <w:rsid w:val="008353B6"/>
    <w:rsid w:val="00841186"/>
    <w:rsid w:val="008459F6"/>
    <w:rsid w:val="00847E91"/>
    <w:rsid w:val="00847EF3"/>
    <w:rsid w:val="00852424"/>
    <w:rsid w:val="0085268F"/>
    <w:rsid w:val="00852832"/>
    <w:rsid w:val="00853177"/>
    <w:rsid w:val="008540F3"/>
    <w:rsid w:val="00854F29"/>
    <w:rsid w:val="00855EA3"/>
    <w:rsid w:val="00857939"/>
    <w:rsid w:val="00860E60"/>
    <w:rsid w:val="00861BF8"/>
    <w:rsid w:val="00865861"/>
    <w:rsid w:val="00865D5E"/>
    <w:rsid w:val="00866F43"/>
    <w:rsid w:val="0087268B"/>
    <w:rsid w:val="00873A16"/>
    <w:rsid w:val="00880B0D"/>
    <w:rsid w:val="00886660"/>
    <w:rsid w:val="00890DB2"/>
    <w:rsid w:val="008938F1"/>
    <w:rsid w:val="00893BDC"/>
    <w:rsid w:val="00894E3E"/>
    <w:rsid w:val="008957B8"/>
    <w:rsid w:val="00896A94"/>
    <w:rsid w:val="008A29F2"/>
    <w:rsid w:val="008A5B91"/>
    <w:rsid w:val="008A7000"/>
    <w:rsid w:val="008A7891"/>
    <w:rsid w:val="008A7F5C"/>
    <w:rsid w:val="008B05CC"/>
    <w:rsid w:val="008B064C"/>
    <w:rsid w:val="008B0962"/>
    <w:rsid w:val="008B7849"/>
    <w:rsid w:val="008C10F1"/>
    <w:rsid w:val="008C23D7"/>
    <w:rsid w:val="008C2DA9"/>
    <w:rsid w:val="008C5E35"/>
    <w:rsid w:val="008D0102"/>
    <w:rsid w:val="008D0B8D"/>
    <w:rsid w:val="008D3743"/>
    <w:rsid w:val="008D3813"/>
    <w:rsid w:val="008D68F8"/>
    <w:rsid w:val="008E429B"/>
    <w:rsid w:val="008E4542"/>
    <w:rsid w:val="008E6045"/>
    <w:rsid w:val="008E727B"/>
    <w:rsid w:val="008E7E5B"/>
    <w:rsid w:val="008F1900"/>
    <w:rsid w:val="00900C86"/>
    <w:rsid w:val="00904F07"/>
    <w:rsid w:val="00905AAA"/>
    <w:rsid w:val="00910674"/>
    <w:rsid w:val="009119ED"/>
    <w:rsid w:val="0091209A"/>
    <w:rsid w:val="00915BCF"/>
    <w:rsid w:val="0091762C"/>
    <w:rsid w:val="00922022"/>
    <w:rsid w:val="0093044D"/>
    <w:rsid w:val="00931A8C"/>
    <w:rsid w:val="00936854"/>
    <w:rsid w:val="0093735B"/>
    <w:rsid w:val="009379DB"/>
    <w:rsid w:val="0094029D"/>
    <w:rsid w:val="00941530"/>
    <w:rsid w:val="00941E17"/>
    <w:rsid w:val="009437C6"/>
    <w:rsid w:val="0094424B"/>
    <w:rsid w:val="00946688"/>
    <w:rsid w:val="00955A9A"/>
    <w:rsid w:val="009564C7"/>
    <w:rsid w:val="00956EDC"/>
    <w:rsid w:val="00967851"/>
    <w:rsid w:val="0097054E"/>
    <w:rsid w:val="00971C9F"/>
    <w:rsid w:val="00972766"/>
    <w:rsid w:val="009727B8"/>
    <w:rsid w:val="0097558E"/>
    <w:rsid w:val="009764A9"/>
    <w:rsid w:val="00976637"/>
    <w:rsid w:val="00977948"/>
    <w:rsid w:val="00980FB6"/>
    <w:rsid w:val="00982535"/>
    <w:rsid w:val="0098515F"/>
    <w:rsid w:val="00985FB5"/>
    <w:rsid w:val="0098712C"/>
    <w:rsid w:val="00992035"/>
    <w:rsid w:val="00992EF8"/>
    <w:rsid w:val="00994601"/>
    <w:rsid w:val="009A059F"/>
    <w:rsid w:val="009A1F14"/>
    <w:rsid w:val="009A3318"/>
    <w:rsid w:val="009A3AEA"/>
    <w:rsid w:val="009A3F90"/>
    <w:rsid w:val="009A51DD"/>
    <w:rsid w:val="009A698F"/>
    <w:rsid w:val="009A6F10"/>
    <w:rsid w:val="009C1F4E"/>
    <w:rsid w:val="009C3B33"/>
    <w:rsid w:val="009C4B49"/>
    <w:rsid w:val="009C4F9A"/>
    <w:rsid w:val="009C6980"/>
    <w:rsid w:val="009C7744"/>
    <w:rsid w:val="009D0F10"/>
    <w:rsid w:val="009D5C3F"/>
    <w:rsid w:val="009E2E57"/>
    <w:rsid w:val="009E3BB5"/>
    <w:rsid w:val="009E4DC3"/>
    <w:rsid w:val="009E4E57"/>
    <w:rsid w:val="009E69DE"/>
    <w:rsid w:val="009E6B59"/>
    <w:rsid w:val="009E7687"/>
    <w:rsid w:val="009F2090"/>
    <w:rsid w:val="00A0027A"/>
    <w:rsid w:val="00A00AE7"/>
    <w:rsid w:val="00A016C9"/>
    <w:rsid w:val="00A02090"/>
    <w:rsid w:val="00A044EE"/>
    <w:rsid w:val="00A05D8F"/>
    <w:rsid w:val="00A07D19"/>
    <w:rsid w:val="00A12015"/>
    <w:rsid w:val="00A12BF7"/>
    <w:rsid w:val="00A14968"/>
    <w:rsid w:val="00A14A69"/>
    <w:rsid w:val="00A16546"/>
    <w:rsid w:val="00A172C7"/>
    <w:rsid w:val="00A24BE2"/>
    <w:rsid w:val="00A24F9F"/>
    <w:rsid w:val="00A30394"/>
    <w:rsid w:val="00A3082D"/>
    <w:rsid w:val="00A32B4F"/>
    <w:rsid w:val="00A337B2"/>
    <w:rsid w:val="00A33A50"/>
    <w:rsid w:val="00A3438B"/>
    <w:rsid w:val="00A42C60"/>
    <w:rsid w:val="00A432CA"/>
    <w:rsid w:val="00A44A18"/>
    <w:rsid w:val="00A45F61"/>
    <w:rsid w:val="00A46AEC"/>
    <w:rsid w:val="00A47D4D"/>
    <w:rsid w:val="00A51851"/>
    <w:rsid w:val="00A5199B"/>
    <w:rsid w:val="00A55365"/>
    <w:rsid w:val="00A55444"/>
    <w:rsid w:val="00A57671"/>
    <w:rsid w:val="00A57FCD"/>
    <w:rsid w:val="00A600F2"/>
    <w:rsid w:val="00A6036E"/>
    <w:rsid w:val="00A605DD"/>
    <w:rsid w:val="00A677BB"/>
    <w:rsid w:val="00A702F0"/>
    <w:rsid w:val="00A70722"/>
    <w:rsid w:val="00A71ADB"/>
    <w:rsid w:val="00A742B3"/>
    <w:rsid w:val="00A75B9B"/>
    <w:rsid w:val="00A81137"/>
    <w:rsid w:val="00A8126A"/>
    <w:rsid w:val="00A81A26"/>
    <w:rsid w:val="00A87572"/>
    <w:rsid w:val="00AA01C1"/>
    <w:rsid w:val="00AA18EC"/>
    <w:rsid w:val="00AA5469"/>
    <w:rsid w:val="00AA767E"/>
    <w:rsid w:val="00AA7984"/>
    <w:rsid w:val="00AB00D0"/>
    <w:rsid w:val="00AB1578"/>
    <w:rsid w:val="00AB1907"/>
    <w:rsid w:val="00AB3E46"/>
    <w:rsid w:val="00AB4166"/>
    <w:rsid w:val="00AB4835"/>
    <w:rsid w:val="00AB59C0"/>
    <w:rsid w:val="00AC2C0E"/>
    <w:rsid w:val="00AC2E87"/>
    <w:rsid w:val="00AC348D"/>
    <w:rsid w:val="00AC4755"/>
    <w:rsid w:val="00AC4B48"/>
    <w:rsid w:val="00AC54CB"/>
    <w:rsid w:val="00AC5DE9"/>
    <w:rsid w:val="00AC65B1"/>
    <w:rsid w:val="00AD4CC3"/>
    <w:rsid w:val="00AD4FAE"/>
    <w:rsid w:val="00AD513D"/>
    <w:rsid w:val="00AD5A7C"/>
    <w:rsid w:val="00AD67BC"/>
    <w:rsid w:val="00AE19F1"/>
    <w:rsid w:val="00AE39CC"/>
    <w:rsid w:val="00AF2A43"/>
    <w:rsid w:val="00AF4004"/>
    <w:rsid w:val="00B00FD6"/>
    <w:rsid w:val="00B022B2"/>
    <w:rsid w:val="00B022E0"/>
    <w:rsid w:val="00B02E79"/>
    <w:rsid w:val="00B04FAD"/>
    <w:rsid w:val="00B13A93"/>
    <w:rsid w:val="00B177A6"/>
    <w:rsid w:val="00B17F24"/>
    <w:rsid w:val="00B23304"/>
    <w:rsid w:val="00B273D8"/>
    <w:rsid w:val="00B27A2A"/>
    <w:rsid w:val="00B31B43"/>
    <w:rsid w:val="00B33471"/>
    <w:rsid w:val="00B34290"/>
    <w:rsid w:val="00B35C45"/>
    <w:rsid w:val="00B35D8B"/>
    <w:rsid w:val="00B401EA"/>
    <w:rsid w:val="00B4146E"/>
    <w:rsid w:val="00B41EAF"/>
    <w:rsid w:val="00B4216F"/>
    <w:rsid w:val="00B429F3"/>
    <w:rsid w:val="00B446FE"/>
    <w:rsid w:val="00B45CD4"/>
    <w:rsid w:val="00B4744B"/>
    <w:rsid w:val="00B47B99"/>
    <w:rsid w:val="00B51352"/>
    <w:rsid w:val="00B5290A"/>
    <w:rsid w:val="00B55F60"/>
    <w:rsid w:val="00B602E4"/>
    <w:rsid w:val="00B6238C"/>
    <w:rsid w:val="00B63773"/>
    <w:rsid w:val="00B6647D"/>
    <w:rsid w:val="00B778B9"/>
    <w:rsid w:val="00B82CAC"/>
    <w:rsid w:val="00B82F48"/>
    <w:rsid w:val="00B867D6"/>
    <w:rsid w:val="00B94F6A"/>
    <w:rsid w:val="00B95EE2"/>
    <w:rsid w:val="00B97070"/>
    <w:rsid w:val="00BA0DC4"/>
    <w:rsid w:val="00BA23AC"/>
    <w:rsid w:val="00BA2927"/>
    <w:rsid w:val="00BA3419"/>
    <w:rsid w:val="00BA3F22"/>
    <w:rsid w:val="00BA6FA0"/>
    <w:rsid w:val="00BB1619"/>
    <w:rsid w:val="00BC4981"/>
    <w:rsid w:val="00BC4DA8"/>
    <w:rsid w:val="00BC6B1A"/>
    <w:rsid w:val="00BC6F83"/>
    <w:rsid w:val="00BC7C93"/>
    <w:rsid w:val="00BD4D76"/>
    <w:rsid w:val="00BD71C5"/>
    <w:rsid w:val="00BD7B18"/>
    <w:rsid w:val="00BD7DA4"/>
    <w:rsid w:val="00BE1F27"/>
    <w:rsid w:val="00BE229D"/>
    <w:rsid w:val="00BE2381"/>
    <w:rsid w:val="00BE7F99"/>
    <w:rsid w:val="00BF2635"/>
    <w:rsid w:val="00BF530C"/>
    <w:rsid w:val="00C02120"/>
    <w:rsid w:val="00C04EA8"/>
    <w:rsid w:val="00C054BA"/>
    <w:rsid w:val="00C06085"/>
    <w:rsid w:val="00C060F0"/>
    <w:rsid w:val="00C06AE0"/>
    <w:rsid w:val="00C072DB"/>
    <w:rsid w:val="00C107D2"/>
    <w:rsid w:val="00C135AD"/>
    <w:rsid w:val="00C13757"/>
    <w:rsid w:val="00C14210"/>
    <w:rsid w:val="00C173DB"/>
    <w:rsid w:val="00C21F8F"/>
    <w:rsid w:val="00C22F51"/>
    <w:rsid w:val="00C2497D"/>
    <w:rsid w:val="00C30FB6"/>
    <w:rsid w:val="00C30FDD"/>
    <w:rsid w:val="00C35471"/>
    <w:rsid w:val="00C367B7"/>
    <w:rsid w:val="00C36879"/>
    <w:rsid w:val="00C3693B"/>
    <w:rsid w:val="00C416CB"/>
    <w:rsid w:val="00C43D65"/>
    <w:rsid w:val="00C453CA"/>
    <w:rsid w:val="00C4593A"/>
    <w:rsid w:val="00C477A7"/>
    <w:rsid w:val="00C50E08"/>
    <w:rsid w:val="00C51617"/>
    <w:rsid w:val="00C52027"/>
    <w:rsid w:val="00C5702B"/>
    <w:rsid w:val="00C60365"/>
    <w:rsid w:val="00C6068F"/>
    <w:rsid w:val="00C65205"/>
    <w:rsid w:val="00C65399"/>
    <w:rsid w:val="00C65957"/>
    <w:rsid w:val="00C66E8A"/>
    <w:rsid w:val="00C67305"/>
    <w:rsid w:val="00C67923"/>
    <w:rsid w:val="00C71EA2"/>
    <w:rsid w:val="00C7220E"/>
    <w:rsid w:val="00C72B1F"/>
    <w:rsid w:val="00C73E32"/>
    <w:rsid w:val="00C76E3C"/>
    <w:rsid w:val="00C81BB1"/>
    <w:rsid w:val="00C874DA"/>
    <w:rsid w:val="00C95730"/>
    <w:rsid w:val="00C97F91"/>
    <w:rsid w:val="00CA129C"/>
    <w:rsid w:val="00CA1366"/>
    <w:rsid w:val="00CA1A3D"/>
    <w:rsid w:val="00CA1FA3"/>
    <w:rsid w:val="00CA2CCA"/>
    <w:rsid w:val="00CB3D99"/>
    <w:rsid w:val="00CB7159"/>
    <w:rsid w:val="00CC211E"/>
    <w:rsid w:val="00CC2F36"/>
    <w:rsid w:val="00CC3614"/>
    <w:rsid w:val="00CC6E96"/>
    <w:rsid w:val="00CD394A"/>
    <w:rsid w:val="00CD3EBD"/>
    <w:rsid w:val="00CD4750"/>
    <w:rsid w:val="00CD7443"/>
    <w:rsid w:val="00CD7D13"/>
    <w:rsid w:val="00CE2183"/>
    <w:rsid w:val="00CE2409"/>
    <w:rsid w:val="00CE2ADC"/>
    <w:rsid w:val="00CE33A8"/>
    <w:rsid w:val="00CE4AF0"/>
    <w:rsid w:val="00CE6EA5"/>
    <w:rsid w:val="00CF6791"/>
    <w:rsid w:val="00D01766"/>
    <w:rsid w:val="00D01F35"/>
    <w:rsid w:val="00D05A28"/>
    <w:rsid w:val="00D06E4B"/>
    <w:rsid w:val="00D165AA"/>
    <w:rsid w:val="00D16F77"/>
    <w:rsid w:val="00D17E5B"/>
    <w:rsid w:val="00D2673F"/>
    <w:rsid w:val="00D32BE4"/>
    <w:rsid w:val="00D35026"/>
    <w:rsid w:val="00D35780"/>
    <w:rsid w:val="00D430F6"/>
    <w:rsid w:val="00D4482E"/>
    <w:rsid w:val="00D462C2"/>
    <w:rsid w:val="00D47F2D"/>
    <w:rsid w:val="00D50B07"/>
    <w:rsid w:val="00D52EBA"/>
    <w:rsid w:val="00D53733"/>
    <w:rsid w:val="00D56CD8"/>
    <w:rsid w:val="00D62DB5"/>
    <w:rsid w:val="00D67071"/>
    <w:rsid w:val="00D77E2E"/>
    <w:rsid w:val="00D81ED4"/>
    <w:rsid w:val="00D82516"/>
    <w:rsid w:val="00D83CD6"/>
    <w:rsid w:val="00D84532"/>
    <w:rsid w:val="00D87559"/>
    <w:rsid w:val="00D877A7"/>
    <w:rsid w:val="00D916A4"/>
    <w:rsid w:val="00D92405"/>
    <w:rsid w:val="00D97077"/>
    <w:rsid w:val="00D97E5B"/>
    <w:rsid w:val="00DA115F"/>
    <w:rsid w:val="00DA23E0"/>
    <w:rsid w:val="00DA3B78"/>
    <w:rsid w:val="00DA3D14"/>
    <w:rsid w:val="00DA41D8"/>
    <w:rsid w:val="00DA43C5"/>
    <w:rsid w:val="00DA4A1D"/>
    <w:rsid w:val="00DA4C78"/>
    <w:rsid w:val="00DA7914"/>
    <w:rsid w:val="00DB17CA"/>
    <w:rsid w:val="00DB44FE"/>
    <w:rsid w:val="00DB49D1"/>
    <w:rsid w:val="00DB5125"/>
    <w:rsid w:val="00DB7526"/>
    <w:rsid w:val="00DC0505"/>
    <w:rsid w:val="00DC20F2"/>
    <w:rsid w:val="00DC242D"/>
    <w:rsid w:val="00DC32CB"/>
    <w:rsid w:val="00DC7484"/>
    <w:rsid w:val="00DC7615"/>
    <w:rsid w:val="00DD26CE"/>
    <w:rsid w:val="00DD2B0C"/>
    <w:rsid w:val="00DE0768"/>
    <w:rsid w:val="00DE0AD3"/>
    <w:rsid w:val="00DE4647"/>
    <w:rsid w:val="00DF04DA"/>
    <w:rsid w:val="00DF1740"/>
    <w:rsid w:val="00DF4760"/>
    <w:rsid w:val="00DF6ADD"/>
    <w:rsid w:val="00E00E2C"/>
    <w:rsid w:val="00E00F00"/>
    <w:rsid w:val="00E020AC"/>
    <w:rsid w:val="00E074BC"/>
    <w:rsid w:val="00E11916"/>
    <w:rsid w:val="00E11ADD"/>
    <w:rsid w:val="00E1283A"/>
    <w:rsid w:val="00E12FCC"/>
    <w:rsid w:val="00E1414A"/>
    <w:rsid w:val="00E161F3"/>
    <w:rsid w:val="00E224A4"/>
    <w:rsid w:val="00E23A7C"/>
    <w:rsid w:val="00E23EEC"/>
    <w:rsid w:val="00E24BB3"/>
    <w:rsid w:val="00E25F01"/>
    <w:rsid w:val="00E30732"/>
    <w:rsid w:val="00E325F7"/>
    <w:rsid w:val="00E32F53"/>
    <w:rsid w:val="00E336A6"/>
    <w:rsid w:val="00E36AEC"/>
    <w:rsid w:val="00E36DB7"/>
    <w:rsid w:val="00E40256"/>
    <w:rsid w:val="00E419F7"/>
    <w:rsid w:val="00E41E25"/>
    <w:rsid w:val="00E42BA5"/>
    <w:rsid w:val="00E45E2D"/>
    <w:rsid w:val="00E47FB6"/>
    <w:rsid w:val="00E510FF"/>
    <w:rsid w:val="00E533C3"/>
    <w:rsid w:val="00E570A4"/>
    <w:rsid w:val="00E61ADA"/>
    <w:rsid w:val="00E719F4"/>
    <w:rsid w:val="00E72366"/>
    <w:rsid w:val="00E756C6"/>
    <w:rsid w:val="00E76912"/>
    <w:rsid w:val="00E779B8"/>
    <w:rsid w:val="00E811DE"/>
    <w:rsid w:val="00E828C7"/>
    <w:rsid w:val="00E829EB"/>
    <w:rsid w:val="00E84CB1"/>
    <w:rsid w:val="00E92DE8"/>
    <w:rsid w:val="00E95258"/>
    <w:rsid w:val="00E9540C"/>
    <w:rsid w:val="00EA019F"/>
    <w:rsid w:val="00EA1DA0"/>
    <w:rsid w:val="00EA423A"/>
    <w:rsid w:val="00EB1719"/>
    <w:rsid w:val="00EB19D1"/>
    <w:rsid w:val="00EB2B65"/>
    <w:rsid w:val="00EB42BF"/>
    <w:rsid w:val="00EB6A58"/>
    <w:rsid w:val="00EB7206"/>
    <w:rsid w:val="00EC1289"/>
    <w:rsid w:val="00EC3FDC"/>
    <w:rsid w:val="00EC5F5E"/>
    <w:rsid w:val="00ED0EBB"/>
    <w:rsid w:val="00ED1085"/>
    <w:rsid w:val="00ED261F"/>
    <w:rsid w:val="00ED4347"/>
    <w:rsid w:val="00ED69BC"/>
    <w:rsid w:val="00EE19D8"/>
    <w:rsid w:val="00EE2A79"/>
    <w:rsid w:val="00EE35D0"/>
    <w:rsid w:val="00EE5929"/>
    <w:rsid w:val="00EE5DF9"/>
    <w:rsid w:val="00EE7347"/>
    <w:rsid w:val="00EE77ED"/>
    <w:rsid w:val="00EF00B4"/>
    <w:rsid w:val="00EF1254"/>
    <w:rsid w:val="00EF26CB"/>
    <w:rsid w:val="00F00493"/>
    <w:rsid w:val="00F00B7C"/>
    <w:rsid w:val="00F01B4C"/>
    <w:rsid w:val="00F03C64"/>
    <w:rsid w:val="00F065D5"/>
    <w:rsid w:val="00F15F7D"/>
    <w:rsid w:val="00F230AF"/>
    <w:rsid w:val="00F23B4A"/>
    <w:rsid w:val="00F25D56"/>
    <w:rsid w:val="00F31668"/>
    <w:rsid w:val="00F37039"/>
    <w:rsid w:val="00F405EC"/>
    <w:rsid w:val="00F42350"/>
    <w:rsid w:val="00F45CAA"/>
    <w:rsid w:val="00F45F0A"/>
    <w:rsid w:val="00F469B6"/>
    <w:rsid w:val="00F47137"/>
    <w:rsid w:val="00F47FE3"/>
    <w:rsid w:val="00F512AC"/>
    <w:rsid w:val="00F533BD"/>
    <w:rsid w:val="00F53F9A"/>
    <w:rsid w:val="00F5614E"/>
    <w:rsid w:val="00F60828"/>
    <w:rsid w:val="00F6376C"/>
    <w:rsid w:val="00F7041A"/>
    <w:rsid w:val="00F725F3"/>
    <w:rsid w:val="00F739C8"/>
    <w:rsid w:val="00F74FE8"/>
    <w:rsid w:val="00F770DE"/>
    <w:rsid w:val="00F77CC9"/>
    <w:rsid w:val="00F81046"/>
    <w:rsid w:val="00F821B1"/>
    <w:rsid w:val="00F864D9"/>
    <w:rsid w:val="00F94328"/>
    <w:rsid w:val="00F974B5"/>
    <w:rsid w:val="00FA1346"/>
    <w:rsid w:val="00FA2F41"/>
    <w:rsid w:val="00FB2FA7"/>
    <w:rsid w:val="00FB3189"/>
    <w:rsid w:val="00FB3217"/>
    <w:rsid w:val="00FC0300"/>
    <w:rsid w:val="00FC0734"/>
    <w:rsid w:val="00FC25BE"/>
    <w:rsid w:val="00FC2A0E"/>
    <w:rsid w:val="00FC52D6"/>
    <w:rsid w:val="00FD0366"/>
    <w:rsid w:val="00FD1218"/>
    <w:rsid w:val="00FD2471"/>
    <w:rsid w:val="00FD3283"/>
    <w:rsid w:val="00FD3686"/>
    <w:rsid w:val="00FD380D"/>
    <w:rsid w:val="00FD3F8A"/>
    <w:rsid w:val="00FD4C5A"/>
    <w:rsid w:val="00FD668D"/>
    <w:rsid w:val="00FD78C7"/>
    <w:rsid w:val="00FE153B"/>
    <w:rsid w:val="00FE3982"/>
    <w:rsid w:val="00FE609F"/>
    <w:rsid w:val="00FF1569"/>
    <w:rsid w:val="00FF3589"/>
    <w:rsid w:val="00FF556D"/>
    <w:rsid w:val="00FF6C82"/>
    <w:rsid w:val="223C8754"/>
    <w:rsid w:val="26101ACC"/>
    <w:rsid w:val="3DF5E48E"/>
    <w:rsid w:val="46A6D8D2"/>
    <w:rsid w:val="68E0B362"/>
    <w:rsid w:val="7BF430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64DA89"/>
  <w15:docId w15:val="{8D344F09-2734-4E91-9DFE-AE12C6B1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3251"/>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A5199B"/>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A5199B"/>
    <w:pPr>
      <w:keepNext/>
      <w:numPr>
        <w:ilvl w:val="2"/>
        <w:numId w:val="7"/>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F1A1E"/>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1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23"/>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6F1A1E"/>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A14968"/>
    <w:rPr>
      <w:b/>
      <w:sz w:val="30"/>
    </w:rPr>
  </w:style>
  <w:style w:type="paragraph" w:customStyle="1" w:styleId="FollowsNumbered">
    <w:name w:val="Follows Numbered"/>
    <w:basedOn w:val="Normal"/>
    <w:rsid w:val="005F00E3"/>
    <w:pPr>
      <w:spacing w:before="120"/>
      <w:ind w:left="360"/>
    </w:pPr>
    <w:rPr>
      <w:rFonts w:ascii="Arial" w:hAnsi="Arial"/>
    </w:rPr>
  </w:style>
  <w:style w:type="paragraph" w:styleId="ListParagraph">
    <w:name w:val="List Paragraph"/>
    <w:basedOn w:val="Normal"/>
    <w:uiPriority w:val="34"/>
    <w:qFormat/>
    <w:rsid w:val="00A57FCD"/>
    <w:pPr>
      <w:ind w:left="720"/>
      <w:contextualSpacing/>
    </w:pPr>
  </w:style>
  <w:style w:type="character" w:styleId="Hyperlink">
    <w:name w:val="Hyperlink"/>
    <w:basedOn w:val="DefaultParagraphFont"/>
    <w:unhideWhenUsed/>
    <w:rsid w:val="00274579"/>
    <w:rPr>
      <w:color w:val="0000FF" w:themeColor="hyperlink"/>
      <w:u w:val="single"/>
    </w:rPr>
  </w:style>
  <w:style w:type="character" w:styleId="FollowedHyperlink">
    <w:name w:val="FollowedHyperlink"/>
    <w:basedOn w:val="DefaultParagraphFont"/>
    <w:semiHidden/>
    <w:unhideWhenUsed/>
    <w:rsid w:val="00274579"/>
    <w:rPr>
      <w:color w:val="800080" w:themeColor="followedHyperlink"/>
      <w:u w:val="single"/>
    </w:rPr>
  </w:style>
  <w:style w:type="character" w:styleId="UnresolvedMention">
    <w:name w:val="Unresolved Mention"/>
    <w:basedOn w:val="DefaultParagraphFont"/>
    <w:uiPriority w:val="99"/>
    <w:unhideWhenUsed/>
    <w:rsid w:val="003320C4"/>
    <w:rPr>
      <w:color w:val="605E5C"/>
      <w:shd w:val="clear" w:color="auto" w:fill="E1DFDD"/>
    </w:rPr>
  </w:style>
  <w:style w:type="character" w:styleId="Mention">
    <w:name w:val="Mention"/>
    <w:basedOn w:val="DefaultParagraphFont"/>
    <w:uiPriority w:val="99"/>
    <w:unhideWhenUsed/>
    <w:rsid w:val="003320C4"/>
    <w:rPr>
      <w:color w:val="2B579A"/>
      <w:shd w:val="clear" w:color="auto" w:fill="E1DFDD"/>
    </w:rPr>
  </w:style>
  <w:style w:type="table" w:customStyle="1" w:styleId="TableGrid1">
    <w:name w:val="Table Grid1"/>
    <w:basedOn w:val="TableNormal"/>
    <w:next w:val="TableGrid"/>
    <w:uiPriority w:val="39"/>
    <w:rsid w:val="00AE19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905680">
      <w:bodyDiv w:val="1"/>
      <w:marLeft w:val="0"/>
      <w:marRight w:val="0"/>
      <w:marTop w:val="0"/>
      <w:marBottom w:val="0"/>
      <w:divBdr>
        <w:top w:val="none" w:sz="0" w:space="0" w:color="auto"/>
        <w:left w:val="none" w:sz="0" w:space="0" w:color="auto"/>
        <w:bottom w:val="none" w:sz="0" w:space="0" w:color="auto"/>
        <w:right w:val="none" w:sz="0" w:space="0" w:color="auto"/>
      </w:divBdr>
    </w:div>
    <w:div w:id="45193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C796FF-54CC-474A-977C-A9A7C547155F}">
  <ds:schemaRefs>
    <ds:schemaRef ds:uri="5067c814-4b34-462c-a21d-c185ff6548d2"/>
    <ds:schemaRef ds:uri="http://purl.org/dc/terms/"/>
    <ds:schemaRef ds:uri="http://purl.org/dc/dcmitype/"/>
    <ds:schemaRef ds:uri="http://schemas.microsoft.com/office/infopath/2007/PartnerControls"/>
    <ds:schemaRef ds:uri="http://purl.org/dc/elements/1.1/"/>
    <ds:schemaRef ds:uri="785685f2-c2e1-4352-89aa-3faca8eaba52"/>
    <ds:schemaRef ds:uri="http://schemas.openxmlformats.org/package/2006/metadata/core-properties"/>
    <ds:schemaRef ds:uri="http://schemas.microsoft.com/office/2006/metadata/properties"/>
    <ds:schemaRef ds:uri="http://schemas.microsoft.com/office/2006/documentManagement/types"/>
    <ds:schemaRef ds:uri="http://www.w3.org/XML/1998/namespace"/>
  </ds:schemaRefs>
</ds:datastoreItem>
</file>

<file path=customXml/itemProps2.xml><?xml version="1.0" encoding="utf-8"?>
<ds:datastoreItem xmlns:ds="http://schemas.openxmlformats.org/officeDocument/2006/customXml" ds:itemID="{70F36F61-327E-4644-84B5-103DB59E3802}">
  <ds:schemaRefs>
    <ds:schemaRef ds:uri="http://schemas.openxmlformats.org/officeDocument/2006/bibliography"/>
  </ds:schemaRefs>
</ds:datastoreItem>
</file>

<file path=customXml/itemProps3.xml><?xml version="1.0" encoding="utf-8"?>
<ds:datastoreItem xmlns:ds="http://schemas.openxmlformats.org/officeDocument/2006/customXml" ds:itemID="{D411C683-2F7A-4A75-99D5-C1B923185F6D}">
  <ds:schemaRefs>
    <ds:schemaRef ds:uri="http://schemas.openxmlformats.org/officeDocument/2006/bibliography"/>
  </ds:schemaRefs>
</ds:datastoreItem>
</file>

<file path=customXml/itemProps4.xml><?xml version="1.0" encoding="utf-8"?>
<ds:datastoreItem xmlns:ds="http://schemas.openxmlformats.org/officeDocument/2006/customXml" ds:itemID="{BDC1FB86-637A-42A5-B55E-F1CBE1C2C8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D7485D8-46C6-4565-A667-5D3EF33AC8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1278</Words>
  <Characters>7136</Characters>
  <Application>Microsoft Office Word</Application>
  <DocSecurity>0</DocSecurity>
  <Lines>59</Lines>
  <Paragraphs>16</Paragraphs>
  <ScaleCrop>false</ScaleCrop>
  <Company>California Energy Commission</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dtam-15day</dc:creator>
  <cp:keywords/>
  <cp:lastModifiedBy>Alhabibi, Haider@Energy</cp:lastModifiedBy>
  <cp:revision>18</cp:revision>
  <cp:lastPrinted>2020-03-10T22:59:00Z</cp:lastPrinted>
  <dcterms:created xsi:type="dcterms:W3CDTF">2022-03-14T20:28:00Z</dcterms:created>
  <dcterms:modified xsi:type="dcterms:W3CDTF">2022-11-04T19:16:00Z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